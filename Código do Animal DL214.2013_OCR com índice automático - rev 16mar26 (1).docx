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Garamond" w:hAnsi="Garamond" w:eastAsia="Garamond" w:cs="Garamond"/>
          <w:color w:val="000000"/>
          <w:kern w:val="2"/>
          <w:sz w:val="24"/>
          <w:szCs w:val="24"/>
          <w14:ligatures w14:val="standardContextual"/>
        </w:rPr>
        <w:id w:val="-1104807432"/>
        <w:docPartObj>
          <w:docPartGallery w:val="Table of Contents"/>
          <w:docPartUnique/>
        </w:docPartObj>
      </w:sdtPr>
      <w:sdtEndPr>
        <w:rPr>
          <w:rFonts w:ascii="Garamond" w:hAnsi="Garamond" w:eastAsia="Garamond" w:cs="Garamond"/>
          <w:b w:val="1"/>
          <w:bCs w:val="1"/>
          <w:color w:val="000000" w:themeColor="text1"/>
          <w:sz w:val="24"/>
          <w:szCs w:val="24"/>
        </w:rPr>
      </w:sdtEndPr>
      <w:sdtContent>
        <w:p w:rsidR="008C1490" w:rsidRDefault="008C1490" w14:paraId="3D92929F" w14:textId="77777777">
          <w:pPr>
            <w:pStyle w:val="Cabealhodondice"/>
          </w:pPr>
          <w:r>
            <w:t>Conteúdo</w:t>
          </w:r>
        </w:p>
        <w:p w:rsidR="008C1490" w:rsidP="679F1546" w:rsidRDefault="008C1490" w14:paraId="73D0ACDB" w14:textId="29977B08">
          <w:pPr>
            <w:pStyle w:val="ndice1"/>
            <w:tabs>
              <w:tab w:val="right" w:leader="dot" w:pos="8779"/>
            </w:tabs>
            <w:rPr>
              <w:rFonts w:ascii="Aptos" w:hAnsi="Aptos" w:eastAsia="游明朝" w:cs="Arial" w:asciiTheme="minorAscii" w:hAnsiTheme="minorAscii" w:eastAsiaTheme="minorEastAsia" w:cstheme="minorBidi"/>
              <w:noProof/>
              <w:color w:val="auto"/>
            </w:rPr>
          </w:pPr>
          <w:r>
            <w:fldChar w:fldCharType="begin"/>
          </w:r>
          <w:r>
            <w:instrText xml:space="preserve"> TOC \o "1-3" \h \z \u </w:instrText>
          </w:r>
          <w:r>
            <w:fldChar w:fldCharType="separate"/>
          </w:r>
          <w:hyperlink w:history="1" w:anchor="_Toc223954385">
            <w:r w:rsidRPr="00B534BA" w:rsidR="51F775D0">
              <w:rPr>
                <w:rStyle w:val="Hiperligao"/>
                <w:noProof/>
              </w:rPr>
              <w:t>DL 214/2013 - 2013.05.31</w:t>
            </w:r>
            <w:r>
              <w:rPr>
                <w:noProof/>
                <w:webHidden/>
              </w:rPr>
              <w:tab/>
            </w:r>
            <w:r>
              <w:rPr>
                <w:noProof/>
                <w:webHidden/>
              </w:rPr>
              <w:fldChar w:fldCharType="begin"/>
            </w:r>
            <w:r>
              <w:rPr>
                <w:noProof/>
                <w:webHidden/>
              </w:rPr>
              <w:instrText xml:space="preserve"> PAGEREF _Toc223954385 \h </w:instrText>
            </w:r>
            <w:r>
              <w:rPr>
                <w:noProof/>
                <w:webHidden/>
              </w:rPr>
            </w:r>
            <w:r>
              <w:rPr>
                <w:noProof/>
                <w:webHidden/>
              </w:rPr>
              <w:fldChar w:fldCharType="separate"/>
            </w:r>
            <w:r w:rsidR="51F775D0">
              <w:rPr>
                <w:noProof/>
                <w:webHidden/>
              </w:rPr>
              <w:t>1</w:t>
            </w:r>
            <w:r>
              <w:rPr>
                <w:noProof/>
                <w:webHidden/>
              </w:rPr>
              <w:fldChar w:fldCharType="end"/>
            </w:r>
          </w:hyperlink>
        </w:p>
        <w:p w:rsidR="008C1490" w:rsidRDefault="008C1490" w14:paraId="278437CF" w14:textId="43245599">
          <w:pPr>
            <w:pStyle w:val="ndice1"/>
            <w:tabs>
              <w:tab w:val="right" w:leader="dot" w:pos="8779"/>
            </w:tabs>
            <w:rPr>
              <w:rFonts w:asciiTheme="minorHAnsi" w:hAnsiTheme="minorHAnsi" w:eastAsiaTheme="minorEastAsia" w:cstheme="minorBidi"/>
              <w:noProof/>
              <w:color w:val="auto"/>
            </w:rPr>
          </w:pPr>
          <w:hyperlink w:history="1" w:anchor="_Toc223954386">
            <w:r w:rsidRPr="00B534BA">
              <w:rPr>
                <w:rStyle w:val="Hiperligao"/>
                <w:noProof/>
              </w:rPr>
              <w:t>CAPÍTULO I - Disposições Gerais</w:t>
            </w:r>
            <w:r>
              <w:rPr>
                <w:noProof/>
                <w:webHidden/>
              </w:rPr>
              <w:tab/>
            </w:r>
            <w:r>
              <w:rPr>
                <w:noProof/>
                <w:webHidden/>
              </w:rPr>
              <w:fldChar w:fldCharType="begin"/>
            </w:r>
            <w:r>
              <w:rPr>
                <w:noProof/>
                <w:webHidden/>
              </w:rPr>
              <w:instrText xml:space="preserve"> PAGEREF _Toc223954386 \h </w:instrText>
            </w:r>
            <w:r>
              <w:rPr>
                <w:noProof/>
                <w:webHidden/>
              </w:rPr>
            </w:r>
            <w:r>
              <w:rPr>
                <w:noProof/>
                <w:webHidden/>
              </w:rPr>
              <w:fldChar w:fldCharType="separate"/>
            </w:r>
            <w:r>
              <w:rPr>
                <w:noProof/>
                <w:webHidden/>
              </w:rPr>
              <w:t>2</w:t>
            </w:r>
            <w:r>
              <w:rPr>
                <w:noProof/>
                <w:webHidden/>
              </w:rPr>
              <w:fldChar w:fldCharType="end"/>
            </w:r>
          </w:hyperlink>
        </w:p>
        <w:p w:rsidR="008C1490" w:rsidRDefault="008C1490" w14:paraId="165DC98F" w14:textId="3E946A63">
          <w:pPr>
            <w:pStyle w:val="ndice1"/>
            <w:tabs>
              <w:tab w:val="right" w:leader="dot" w:pos="8779"/>
            </w:tabs>
            <w:rPr>
              <w:rFonts w:asciiTheme="minorHAnsi" w:hAnsiTheme="minorHAnsi" w:eastAsiaTheme="minorEastAsia" w:cstheme="minorBidi"/>
              <w:noProof/>
              <w:color w:val="auto"/>
            </w:rPr>
          </w:pPr>
          <w:hyperlink w:history="1" w:anchor="_Toc223954387">
            <w:r w:rsidRPr="00B534BA">
              <w:rPr>
                <w:rStyle w:val="Hiperligao"/>
                <w:noProof/>
              </w:rPr>
              <w:t>Artigo 1.º - Objeto</w:t>
            </w:r>
            <w:r>
              <w:rPr>
                <w:noProof/>
                <w:webHidden/>
              </w:rPr>
              <w:tab/>
            </w:r>
            <w:r>
              <w:rPr>
                <w:noProof/>
                <w:webHidden/>
              </w:rPr>
              <w:fldChar w:fldCharType="begin"/>
            </w:r>
            <w:r>
              <w:rPr>
                <w:noProof/>
                <w:webHidden/>
              </w:rPr>
              <w:instrText xml:space="preserve"> PAGEREF _Toc223954387 \h </w:instrText>
            </w:r>
            <w:r>
              <w:rPr>
                <w:noProof/>
                <w:webHidden/>
              </w:rPr>
            </w:r>
            <w:r>
              <w:rPr>
                <w:noProof/>
                <w:webHidden/>
              </w:rPr>
              <w:fldChar w:fldCharType="separate"/>
            </w:r>
            <w:r>
              <w:rPr>
                <w:noProof/>
                <w:webHidden/>
              </w:rPr>
              <w:t>2</w:t>
            </w:r>
            <w:r>
              <w:rPr>
                <w:noProof/>
                <w:webHidden/>
              </w:rPr>
              <w:fldChar w:fldCharType="end"/>
            </w:r>
          </w:hyperlink>
        </w:p>
        <w:p w:rsidR="008C1490" w:rsidRDefault="008C1490" w14:paraId="270A1FC2" w14:textId="58E6D590">
          <w:pPr>
            <w:pStyle w:val="ndice3"/>
            <w:tabs>
              <w:tab w:val="right" w:leader="dot" w:pos="8779"/>
            </w:tabs>
            <w:rPr>
              <w:rFonts w:asciiTheme="minorHAnsi" w:hAnsiTheme="minorHAnsi" w:eastAsiaTheme="minorEastAsia" w:cstheme="minorBidi"/>
              <w:noProof/>
              <w:color w:val="auto"/>
            </w:rPr>
          </w:pPr>
          <w:hyperlink w:history="1" w:anchor="_Toc223954388">
            <w:r w:rsidRPr="00B534BA">
              <w:rPr>
                <w:rStyle w:val="Hiperligao"/>
                <w:noProof/>
              </w:rPr>
              <w:t>Artigo 2.º - Âmbito</w:t>
            </w:r>
            <w:r>
              <w:rPr>
                <w:noProof/>
                <w:webHidden/>
              </w:rPr>
              <w:tab/>
            </w:r>
            <w:r>
              <w:rPr>
                <w:noProof/>
                <w:webHidden/>
              </w:rPr>
              <w:fldChar w:fldCharType="begin"/>
            </w:r>
            <w:r>
              <w:rPr>
                <w:noProof/>
                <w:webHidden/>
              </w:rPr>
              <w:instrText xml:space="preserve"> PAGEREF _Toc223954388 \h </w:instrText>
            </w:r>
            <w:r>
              <w:rPr>
                <w:noProof/>
                <w:webHidden/>
              </w:rPr>
            </w:r>
            <w:r>
              <w:rPr>
                <w:noProof/>
                <w:webHidden/>
              </w:rPr>
              <w:fldChar w:fldCharType="separate"/>
            </w:r>
            <w:r>
              <w:rPr>
                <w:noProof/>
                <w:webHidden/>
              </w:rPr>
              <w:t>2</w:t>
            </w:r>
            <w:r>
              <w:rPr>
                <w:noProof/>
                <w:webHidden/>
              </w:rPr>
              <w:fldChar w:fldCharType="end"/>
            </w:r>
          </w:hyperlink>
        </w:p>
        <w:p w:rsidR="008C1490" w:rsidRDefault="008C1490" w14:paraId="4A7120C7" w14:textId="3638DEE9">
          <w:pPr>
            <w:pStyle w:val="ndice3"/>
            <w:tabs>
              <w:tab w:val="right" w:leader="dot" w:pos="8779"/>
            </w:tabs>
            <w:rPr>
              <w:rFonts w:asciiTheme="minorHAnsi" w:hAnsiTheme="minorHAnsi" w:eastAsiaTheme="minorEastAsia" w:cstheme="minorBidi"/>
              <w:noProof/>
              <w:color w:val="auto"/>
            </w:rPr>
          </w:pPr>
          <w:hyperlink w:history="1" w:anchor="_Toc223954389">
            <w:r w:rsidRPr="00B534BA">
              <w:rPr>
                <w:rStyle w:val="Hiperligao"/>
                <w:noProof/>
              </w:rPr>
              <w:t>Artigo 3.º - Definições</w:t>
            </w:r>
            <w:r>
              <w:rPr>
                <w:noProof/>
                <w:webHidden/>
              </w:rPr>
              <w:tab/>
            </w:r>
            <w:r>
              <w:rPr>
                <w:noProof/>
                <w:webHidden/>
              </w:rPr>
              <w:fldChar w:fldCharType="begin"/>
            </w:r>
            <w:r>
              <w:rPr>
                <w:noProof/>
                <w:webHidden/>
              </w:rPr>
              <w:instrText xml:space="preserve"> PAGEREF _Toc223954389 \h </w:instrText>
            </w:r>
            <w:r>
              <w:rPr>
                <w:noProof/>
                <w:webHidden/>
              </w:rPr>
            </w:r>
            <w:r>
              <w:rPr>
                <w:noProof/>
                <w:webHidden/>
              </w:rPr>
              <w:fldChar w:fldCharType="separate"/>
            </w:r>
            <w:r>
              <w:rPr>
                <w:noProof/>
                <w:webHidden/>
              </w:rPr>
              <w:t>3</w:t>
            </w:r>
            <w:r>
              <w:rPr>
                <w:noProof/>
                <w:webHidden/>
              </w:rPr>
              <w:fldChar w:fldCharType="end"/>
            </w:r>
          </w:hyperlink>
        </w:p>
        <w:p w:rsidR="008C1490" w:rsidRDefault="008C1490" w14:paraId="7103612F" w14:textId="416EBC1E">
          <w:pPr>
            <w:pStyle w:val="ndice1"/>
            <w:tabs>
              <w:tab w:val="right" w:leader="dot" w:pos="8779"/>
            </w:tabs>
            <w:rPr>
              <w:rFonts w:asciiTheme="minorHAnsi" w:hAnsiTheme="minorHAnsi" w:eastAsiaTheme="minorEastAsia" w:cstheme="minorBidi"/>
              <w:noProof/>
              <w:color w:val="auto"/>
            </w:rPr>
          </w:pPr>
          <w:hyperlink w:history="1" w:anchor="_Toc223954390">
            <w:r w:rsidRPr="00B534BA">
              <w:rPr>
                <w:rStyle w:val="Hiperligao"/>
                <w:noProof/>
              </w:rPr>
              <w:t>CAPÍTULO II - Princípios Gerais</w:t>
            </w:r>
            <w:r>
              <w:rPr>
                <w:noProof/>
                <w:webHidden/>
              </w:rPr>
              <w:tab/>
            </w:r>
            <w:r>
              <w:rPr>
                <w:noProof/>
                <w:webHidden/>
              </w:rPr>
              <w:fldChar w:fldCharType="begin"/>
            </w:r>
            <w:r>
              <w:rPr>
                <w:noProof/>
                <w:webHidden/>
              </w:rPr>
              <w:instrText xml:space="preserve"> PAGEREF _Toc223954390 \h </w:instrText>
            </w:r>
            <w:r>
              <w:rPr>
                <w:noProof/>
                <w:webHidden/>
              </w:rPr>
            </w:r>
            <w:r>
              <w:rPr>
                <w:noProof/>
                <w:webHidden/>
              </w:rPr>
              <w:fldChar w:fldCharType="separate"/>
            </w:r>
            <w:r>
              <w:rPr>
                <w:noProof/>
                <w:webHidden/>
              </w:rPr>
              <w:t>8</w:t>
            </w:r>
            <w:r>
              <w:rPr>
                <w:noProof/>
                <w:webHidden/>
              </w:rPr>
              <w:fldChar w:fldCharType="end"/>
            </w:r>
          </w:hyperlink>
        </w:p>
        <w:p w:rsidR="008C1490" w:rsidRDefault="008C1490" w14:paraId="29B441AF" w14:textId="68D9319B">
          <w:pPr>
            <w:pStyle w:val="ndice3"/>
            <w:tabs>
              <w:tab w:val="right" w:leader="dot" w:pos="8779"/>
            </w:tabs>
            <w:rPr>
              <w:rFonts w:asciiTheme="minorHAnsi" w:hAnsiTheme="minorHAnsi" w:eastAsiaTheme="minorEastAsia" w:cstheme="minorBidi"/>
              <w:noProof/>
              <w:color w:val="auto"/>
            </w:rPr>
          </w:pPr>
          <w:hyperlink w:history="1" w:anchor="_Toc223954391">
            <w:r w:rsidRPr="00B534BA">
              <w:rPr>
                <w:rStyle w:val="Hiperligao"/>
                <w:noProof/>
              </w:rPr>
              <w:t>Artigo 4.º -Detenção responsável</w:t>
            </w:r>
            <w:r>
              <w:rPr>
                <w:noProof/>
                <w:webHidden/>
              </w:rPr>
              <w:tab/>
            </w:r>
            <w:r>
              <w:rPr>
                <w:noProof/>
                <w:webHidden/>
              </w:rPr>
              <w:fldChar w:fldCharType="begin"/>
            </w:r>
            <w:r>
              <w:rPr>
                <w:noProof/>
                <w:webHidden/>
              </w:rPr>
              <w:instrText xml:space="preserve"> PAGEREF _Toc223954391 \h </w:instrText>
            </w:r>
            <w:r>
              <w:rPr>
                <w:noProof/>
                <w:webHidden/>
              </w:rPr>
            </w:r>
            <w:r>
              <w:rPr>
                <w:noProof/>
                <w:webHidden/>
              </w:rPr>
              <w:fldChar w:fldCharType="separate"/>
            </w:r>
            <w:r>
              <w:rPr>
                <w:noProof/>
                <w:webHidden/>
              </w:rPr>
              <w:t>8</w:t>
            </w:r>
            <w:r>
              <w:rPr>
                <w:noProof/>
                <w:webHidden/>
              </w:rPr>
              <w:fldChar w:fldCharType="end"/>
            </w:r>
          </w:hyperlink>
        </w:p>
        <w:p w:rsidR="008C1490" w:rsidRDefault="008C1490" w14:paraId="0348A8ED" w14:textId="0F2A65D7">
          <w:pPr>
            <w:pStyle w:val="ndice3"/>
            <w:tabs>
              <w:tab w:val="right" w:leader="dot" w:pos="8779"/>
            </w:tabs>
            <w:rPr>
              <w:rFonts w:asciiTheme="minorHAnsi" w:hAnsiTheme="minorHAnsi" w:eastAsiaTheme="minorEastAsia" w:cstheme="minorBidi"/>
              <w:noProof/>
              <w:color w:val="auto"/>
            </w:rPr>
          </w:pPr>
          <w:hyperlink w:history="1" w:anchor="_Toc223954392">
            <w:r w:rsidRPr="00B534BA">
              <w:rPr>
                <w:rStyle w:val="Hiperligao"/>
                <w:noProof/>
              </w:rPr>
              <w:t>Artigo 5.º - Princípios básicos para o bem-estar dos animais</w:t>
            </w:r>
            <w:r>
              <w:rPr>
                <w:noProof/>
                <w:webHidden/>
              </w:rPr>
              <w:tab/>
            </w:r>
            <w:r>
              <w:rPr>
                <w:noProof/>
                <w:webHidden/>
              </w:rPr>
              <w:fldChar w:fldCharType="begin"/>
            </w:r>
            <w:r>
              <w:rPr>
                <w:noProof/>
                <w:webHidden/>
              </w:rPr>
              <w:instrText xml:space="preserve"> PAGEREF _Toc223954392 \h </w:instrText>
            </w:r>
            <w:r>
              <w:rPr>
                <w:noProof/>
                <w:webHidden/>
              </w:rPr>
            </w:r>
            <w:r>
              <w:rPr>
                <w:noProof/>
                <w:webHidden/>
              </w:rPr>
              <w:fldChar w:fldCharType="separate"/>
            </w:r>
            <w:r>
              <w:rPr>
                <w:noProof/>
                <w:webHidden/>
              </w:rPr>
              <w:t>8</w:t>
            </w:r>
            <w:r>
              <w:rPr>
                <w:noProof/>
                <w:webHidden/>
              </w:rPr>
              <w:fldChar w:fldCharType="end"/>
            </w:r>
          </w:hyperlink>
        </w:p>
        <w:p w:rsidR="008C1490" w:rsidRDefault="008C1490" w14:paraId="1585311D" w14:textId="3461DB1D">
          <w:pPr>
            <w:pStyle w:val="ndice3"/>
            <w:tabs>
              <w:tab w:val="right" w:leader="dot" w:pos="8779"/>
            </w:tabs>
            <w:rPr>
              <w:rFonts w:asciiTheme="minorHAnsi" w:hAnsiTheme="minorHAnsi" w:eastAsiaTheme="minorEastAsia" w:cstheme="minorBidi"/>
              <w:noProof/>
              <w:color w:val="auto"/>
            </w:rPr>
          </w:pPr>
          <w:hyperlink w:history="1" w:anchor="_Toc223954393">
            <w:r w:rsidRPr="00B534BA">
              <w:rPr>
                <w:rStyle w:val="Hiperligao"/>
                <w:noProof/>
              </w:rPr>
              <w:t>Artigo 6.º - Cuidados médico-veterinários</w:t>
            </w:r>
            <w:r>
              <w:rPr>
                <w:noProof/>
                <w:webHidden/>
              </w:rPr>
              <w:tab/>
            </w:r>
            <w:r>
              <w:rPr>
                <w:noProof/>
                <w:webHidden/>
              </w:rPr>
              <w:fldChar w:fldCharType="begin"/>
            </w:r>
            <w:r>
              <w:rPr>
                <w:noProof/>
                <w:webHidden/>
              </w:rPr>
              <w:instrText xml:space="preserve"> PAGEREF _Toc223954393 \h </w:instrText>
            </w:r>
            <w:r>
              <w:rPr>
                <w:noProof/>
                <w:webHidden/>
              </w:rPr>
            </w:r>
            <w:r>
              <w:rPr>
                <w:noProof/>
                <w:webHidden/>
              </w:rPr>
              <w:fldChar w:fldCharType="separate"/>
            </w:r>
            <w:r>
              <w:rPr>
                <w:noProof/>
                <w:webHidden/>
              </w:rPr>
              <w:t>9</w:t>
            </w:r>
            <w:r>
              <w:rPr>
                <w:noProof/>
                <w:webHidden/>
              </w:rPr>
              <w:fldChar w:fldCharType="end"/>
            </w:r>
          </w:hyperlink>
        </w:p>
        <w:p w:rsidR="008C1490" w:rsidRDefault="008C1490" w14:paraId="31B9F50A" w14:textId="40B223E9">
          <w:pPr>
            <w:pStyle w:val="ndice3"/>
            <w:tabs>
              <w:tab w:val="right" w:leader="dot" w:pos="8779"/>
            </w:tabs>
            <w:rPr>
              <w:rFonts w:asciiTheme="minorHAnsi" w:hAnsiTheme="minorHAnsi" w:eastAsiaTheme="minorEastAsia" w:cstheme="minorBidi"/>
              <w:noProof/>
              <w:color w:val="auto"/>
            </w:rPr>
          </w:pPr>
          <w:hyperlink w:history="1" w:anchor="_Toc223954394">
            <w:r w:rsidRPr="00B534BA">
              <w:rPr>
                <w:rStyle w:val="Hiperligao"/>
                <w:noProof/>
              </w:rPr>
              <w:t>Artigo 7.º - Treino</w:t>
            </w:r>
            <w:r>
              <w:rPr>
                <w:noProof/>
                <w:webHidden/>
              </w:rPr>
              <w:tab/>
            </w:r>
            <w:r>
              <w:rPr>
                <w:noProof/>
                <w:webHidden/>
              </w:rPr>
              <w:fldChar w:fldCharType="begin"/>
            </w:r>
            <w:r>
              <w:rPr>
                <w:noProof/>
                <w:webHidden/>
              </w:rPr>
              <w:instrText xml:space="preserve"> PAGEREF _Toc223954394 \h </w:instrText>
            </w:r>
            <w:r>
              <w:rPr>
                <w:noProof/>
                <w:webHidden/>
              </w:rPr>
            </w:r>
            <w:r>
              <w:rPr>
                <w:noProof/>
                <w:webHidden/>
              </w:rPr>
              <w:fldChar w:fldCharType="separate"/>
            </w:r>
            <w:r>
              <w:rPr>
                <w:noProof/>
                <w:webHidden/>
              </w:rPr>
              <w:t>9</w:t>
            </w:r>
            <w:r>
              <w:rPr>
                <w:noProof/>
                <w:webHidden/>
              </w:rPr>
              <w:fldChar w:fldCharType="end"/>
            </w:r>
          </w:hyperlink>
        </w:p>
        <w:p w:rsidR="008C1490" w:rsidRDefault="008C1490" w14:paraId="45FA4066" w14:textId="00AA85B0">
          <w:pPr>
            <w:pStyle w:val="ndice3"/>
            <w:tabs>
              <w:tab w:val="right" w:leader="dot" w:pos="8779"/>
            </w:tabs>
            <w:rPr>
              <w:rFonts w:asciiTheme="minorHAnsi" w:hAnsiTheme="minorHAnsi" w:eastAsiaTheme="minorEastAsia" w:cstheme="minorBidi"/>
              <w:noProof/>
              <w:color w:val="auto"/>
            </w:rPr>
          </w:pPr>
          <w:hyperlink w:history="1" w:anchor="_Toc223954395">
            <w:r w:rsidRPr="00B534BA">
              <w:rPr>
                <w:rStyle w:val="Hiperligao"/>
                <w:noProof/>
              </w:rPr>
              <w:t>Artigo 8.º -  Reprodução e criação</w:t>
            </w:r>
            <w:r>
              <w:rPr>
                <w:noProof/>
                <w:webHidden/>
              </w:rPr>
              <w:tab/>
            </w:r>
            <w:r>
              <w:rPr>
                <w:noProof/>
                <w:webHidden/>
              </w:rPr>
              <w:fldChar w:fldCharType="begin"/>
            </w:r>
            <w:r>
              <w:rPr>
                <w:noProof/>
                <w:webHidden/>
              </w:rPr>
              <w:instrText xml:space="preserve"> PAGEREF _Toc223954395 \h </w:instrText>
            </w:r>
            <w:r>
              <w:rPr>
                <w:noProof/>
                <w:webHidden/>
              </w:rPr>
            </w:r>
            <w:r>
              <w:rPr>
                <w:noProof/>
                <w:webHidden/>
              </w:rPr>
              <w:fldChar w:fldCharType="separate"/>
            </w:r>
            <w:r>
              <w:rPr>
                <w:noProof/>
                <w:webHidden/>
              </w:rPr>
              <w:t>9</w:t>
            </w:r>
            <w:r>
              <w:rPr>
                <w:noProof/>
                <w:webHidden/>
              </w:rPr>
              <w:fldChar w:fldCharType="end"/>
            </w:r>
          </w:hyperlink>
        </w:p>
        <w:p w:rsidR="008C1490" w:rsidRDefault="008C1490" w14:paraId="2C8552A3" w14:textId="684B5E2A">
          <w:pPr>
            <w:pStyle w:val="ndice3"/>
            <w:tabs>
              <w:tab w:val="right" w:leader="dot" w:pos="8779"/>
            </w:tabs>
            <w:rPr>
              <w:rFonts w:asciiTheme="minorHAnsi" w:hAnsiTheme="minorHAnsi" w:eastAsiaTheme="minorEastAsia" w:cstheme="minorBidi"/>
              <w:noProof/>
              <w:color w:val="auto"/>
            </w:rPr>
          </w:pPr>
          <w:hyperlink w:history="1" w:anchor="_Toc223954396">
            <w:r w:rsidRPr="00B534BA">
              <w:rPr>
                <w:rStyle w:val="Hiperligao"/>
                <w:noProof/>
              </w:rPr>
              <w:t>Artigo 9.º - Abandono</w:t>
            </w:r>
            <w:r>
              <w:rPr>
                <w:noProof/>
                <w:webHidden/>
              </w:rPr>
              <w:tab/>
            </w:r>
            <w:r>
              <w:rPr>
                <w:noProof/>
                <w:webHidden/>
              </w:rPr>
              <w:fldChar w:fldCharType="begin"/>
            </w:r>
            <w:r>
              <w:rPr>
                <w:noProof/>
                <w:webHidden/>
              </w:rPr>
              <w:instrText xml:space="preserve"> PAGEREF _Toc223954396 \h </w:instrText>
            </w:r>
            <w:r>
              <w:rPr>
                <w:noProof/>
                <w:webHidden/>
              </w:rPr>
            </w:r>
            <w:r>
              <w:rPr>
                <w:noProof/>
                <w:webHidden/>
              </w:rPr>
              <w:fldChar w:fldCharType="separate"/>
            </w:r>
            <w:r>
              <w:rPr>
                <w:noProof/>
                <w:webHidden/>
              </w:rPr>
              <w:t>10</w:t>
            </w:r>
            <w:r>
              <w:rPr>
                <w:noProof/>
                <w:webHidden/>
              </w:rPr>
              <w:fldChar w:fldCharType="end"/>
            </w:r>
          </w:hyperlink>
        </w:p>
        <w:p w:rsidR="008C1490" w:rsidRDefault="008C1490" w14:paraId="11BFF8EE" w14:textId="753EFB62">
          <w:pPr>
            <w:pStyle w:val="ndice1"/>
            <w:tabs>
              <w:tab w:val="right" w:leader="dot" w:pos="8779"/>
            </w:tabs>
            <w:rPr>
              <w:rFonts w:asciiTheme="minorHAnsi" w:hAnsiTheme="minorHAnsi" w:eastAsiaTheme="minorEastAsia" w:cstheme="minorBidi"/>
              <w:noProof/>
              <w:color w:val="auto"/>
            </w:rPr>
          </w:pPr>
          <w:hyperlink w:history="1" w:anchor="_Toc223954397">
            <w:r w:rsidRPr="00B534BA">
              <w:rPr>
                <w:rStyle w:val="Hiperligao"/>
                <w:noProof/>
              </w:rPr>
              <w:t>CAPÍTULO III - Detenção</w:t>
            </w:r>
            <w:r>
              <w:rPr>
                <w:noProof/>
                <w:webHidden/>
              </w:rPr>
              <w:tab/>
            </w:r>
            <w:r>
              <w:rPr>
                <w:noProof/>
                <w:webHidden/>
              </w:rPr>
              <w:fldChar w:fldCharType="begin"/>
            </w:r>
            <w:r>
              <w:rPr>
                <w:noProof/>
                <w:webHidden/>
              </w:rPr>
              <w:instrText xml:space="preserve"> PAGEREF _Toc223954397 \h </w:instrText>
            </w:r>
            <w:r>
              <w:rPr>
                <w:noProof/>
                <w:webHidden/>
              </w:rPr>
            </w:r>
            <w:r>
              <w:rPr>
                <w:noProof/>
                <w:webHidden/>
              </w:rPr>
              <w:fldChar w:fldCharType="separate"/>
            </w:r>
            <w:r>
              <w:rPr>
                <w:noProof/>
                <w:webHidden/>
              </w:rPr>
              <w:t>10</w:t>
            </w:r>
            <w:r>
              <w:rPr>
                <w:noProof/>
                <w:webHidden/>
              </w:rPr>
              <w:fldChar w:fldCharType="end"/>
            </w:r>
          </w:hyperlink>
        </w:p>
        <w:p w:rsidR="008C1490" w:rsidRDefault="008C1490" w14:paraId="0CBD8167" w14:textId="620AA130">
          <w:pPr>
            <w:pStyle w:val="ndice3"/>
            <w:tabs>
              <w:tab w:val="right" w:leader="dot" w:pos="8779"/>
            </w:tabs>
            <w:rPr>
              <w:rFonts w:asciiTheme="minorHAnsi" w:hAnsiTheme="minorHAnsi" w:eastAsiaTheme="minorEastAsia" w:cstheme="minorBidi"/>
              <w:noProof/>
              <w:color w:val="auto"/>
            </w:rPr>
          </w:pPr>
          <w:hyperlink w:history="1" w:anchor="_Toc223954398">
            <w:r w:rsidRPr="00B534BA">
              <w:rPr>
                <w:rStyle w:val="Hiperligao"/>
                <w:noProof/>
              </w:rPr>
              <w:t>Artigo 10.º - Manutenção dos animais de companhia</w:t>
            </w:r>
            <w:r>
              <w:rPr>
                <w:noProof/>
                <w:webHidden/>
              </w:rPr>
              <w:tab/>
            </w:r>
            <w:r>
              <w:rPr>
                <w:noProof/>
                <w:webHidden/>
              </w:rPr>
              <w:fldChar w:fldCharType="begin"/>
            </w:r>
            <w:r>
              <w:rPr>
                <w:noProof/>
                <w:webHidden/>
              </w:rPr>
              <w:instrText xml:space="preserve"> PAGEREF _Toc223954398 \h </w:instrText>
            </w:r>
            <w:r>
              <w:rPr>
                <w:noProof/>
                <w:webHidden/>
              </w:rPr>
            </w:r>
            <w:r>
              <w:rPr>
                <w:noProof/>
                <w:webHidden/>
              </w:rPr>
              <w:fldChar w:fldCharType="separate"/>
            </w:r>
            <w:r>
              <w:rPr>
                <w:noProof/>
                <w:webHidden/>
              </w:rPr>
              <w:t>10</w:t>
            </w:r>
            <w:r>
              <w:rPr>
                <w:noProof/>
                <w:webHidden/>
              </w:rPr>
              <w:fldChar w:fldCharType="end"/>
            </w:r>
          </w:hyperlink>
        </w:p>
        <w:p w:rsidR="008C1490" w:rsidRDefault="008C1490" w14:paraId="5D1A1612" w14:textId="5D173EE3">
          <w:pPr>
            <w:pStyle w:val="ndice3"/>
            <w:tabs>
              <w:tab w:val="right" w:leader="dot" w:pos="8779"/>
            </w:tabs>
            <w:rPr>
              <w:rFonts w:asciiTheme="minorHAnsi" w:hAnsiTheme="minorHAnsi" w:eastAsiaTheme="minorEastAsia" w:cstheme="minorBidi"/>
              <w:noProof/>
              <w:color w:val="auto"/>
            </w:rPr>
          </w:pPr>
          <w:hyperlink w:history="1" w:anchor="_Toc223954399">
            <w:r w:rsidRPr="00B534BA">
              <w:rPr>
                <w:rStyle w:val="Hiperligao"/>
                <w:noProof/>
              </w:rPr>
              <w:t>Artigo 11.º - Manutenção dos cães e gatos</w:t>
            </w:r>
            <w:r>
              <w:rPr>
                <w:noProof/>
                <w:webHidden/>
              </w:rPr>
              <w:tab/>
            </w:r>
            <w:r>
              <w:rPr>
                <w:noProof/>
                <w:webHidden/>
              </w:rPr>
              <w:fldChar w:fldCharType="begin"/>
            </w:r>
            <w:r>
              <w:rPr>
                <w:noProof/>
                <w:webHidden/>
              </w:rPr>
              <w:instrText xml:space="preserve"> PAGEREF _Toc223954399 \h </w:instrText>
            </w:r>
            <w:r>
              <w:rPr>
                <w:noProof/>
                <w:webHidden/>
              </w:rPr>
            </w:r>
            <w:r>
              <w:rPr>
                <w:noProof/>
                <w:webHidden/>
              </w:rPr>
              <w:fldChar w:fldCharType="separate"/>
            </w:r>
            <w:r>
              <w:rPr>
                <w:noProof/>
                <w:webHidden/>
              </w:rPr>
              <w:t>11</w:t>
            </w:r>
            <w:r>
              <w:rPr>
                <w:noProof/>
                <w:webHidden/>
              </w:rPr>
              <w:fldChar w:fldCharType="end"/>
            </w:r>
          </w:hyperlink>
        </w:p>
        <w:p w:rsidR="008C1490" w:rsidRDefault="008C1490" w14:paraId="4CCD9F95" w14:textId="7312EAC1">
          <w:pPr>
            <w:pStyle w:val="ndice1"/>
            <w:tabs>
              <w:tab w:val="right" w:leader="dot" w:pos="8779"/>
            </w:tabs>
            <w:rPr>
              <w:rFonts w:asciiTheme="minorHAnsi" w:hAnsiTheme="minorHAnsi" w:eastAsiaTheme="minorEastAsia" w:cstheme="minorBidi"/>
              <w:noProof/>
              <w:color w:val="auto"/>
            </w:rPr>
          </w:pPr>
          <w:hyperlink w:history="1" w:anchor="_Toc223954400">
            <w:r w:rsidRPr="00B534BA">
              <w:rPr>
                <w:rStyle w:val="Hiperligao"/>
                <w:noProof/>
              </w:rPr>
              <w:t>CAPÍTULO IV - Detenção em alojamentos</w:t>
            </w:r>
            <w:r>
              <w:rPr>
                <w:noProof/>
                <w:webHidden/>
              </w:rPr>
              <w:tab/>
            </w:r>
            <w:r>
              <w:rPr>
                <w:noProof/>
                <w:webHidden/>
              </w:rPr>
              <w:fldChar w:fldCharType="begin"/>
            </w:r>
            <w:r>
              <w:rPr>
                <w:noProof/>
                <w:webHidden/>
              </w:rPr>
              <w:instrText xml:space="preserve"> PAGEREF _Toc223954400 \h </w:instrText>
            </w:r>
            <w:r>
              <w:rPr>
                <w:noProof/>
                <w:webHidden/>
              </w:rPr>
            </w:r>
            <w:r>
              <w:rPr>
                <w:noProof/>
                <w:webHidden/>
              </w:rPr>
              <w:fldChar w:fldCharType="separate"/>
            </w:r>
            <w:r>
              <w:rPr>
                <w:noProof/>
                <w:webHidden/>
              </w:rPr>
              <w:t>12</w:t>
            </w:r>
            <w:r>
              <w:rPr>
                <w:noProof/>
                <w:webHidden/>
              </w:rPr>
              <w:fldChar w:fldCharType="end"/>
            </w:r>
          </w:hyperlink>
        </w:p>
        <w:p w:rsidR="008C1490" w:rsidRDefault="008C1490" w14:paraId="076FF851" w14:textId="16E962C4">
          <w:pPr>
            <w:pStyle w:val="ndice2"/>
            <w:tabs>
              <w:tab w:val="right" w:leader="dot" w:pos="8779"/>
            </w:tabs>
            <w:rPr>
              <w:rFonts w:asciiTheme="minorHAnsi" w:hAnsiTheme="minorHAnsi" w:eastAsiaTheme="minorEastAsia" w:cstheme="minorBidi"/>
              <w:noProof/>
              <w:color w:val="auto"/>
            </w:rPr>
          </w:pPr>
          <w:hyperlink w:history="1" w:anchor="_Toc223954401">
            <w:r w:rsidRPr="00B534BA">
              <w:rPr>
                <w:rStyle w:val="Hiperligao"/>
                <w:noProof/>
              </w:rPr>
              <w:t>SECÇÃO I - Alojamento e manutenção de animais</w:t>
            </w:r>
            <w:r>
              <w:rPr>
                <w:noProof/>
                <w:webHidden/>
              </w:rPr>
              <w:tab/>
            </w:r>
            <w:r>
              <w:rPr>
                <w:noProof/>
                <w:webHidden/>
              </w:rPr>
              <w:fldChar w:fldCharType="begin"/>
            </w:r>
            <w:r>
              <w:rPr>
                <w:noProof/>
                <w:webHidden/>
              </w:rPr>
              <w:instrText xml:space="preserve"> PAGEREF _Toc223954401 \h </w:instrText>
            </w:r>
            <w:r>
              <w:rPr>
                <w:noProof/>
                <w:webHidden/>
              </w:rPr>
            </w:r>
            <w:r>
              <w:rPr>
                <w:noProof/>
                <w:webHidden/>
              </w:rPr>
              <w:fldChar w:fldCharType="separate"/>
            </w:r>
            <w:r>
              <w:rPr>
                <w:noProof/>
                <w:webHidden/>
              </w:rPr>
              <w:t>12</w:t>
            </w:r>
            <w:r>
              <w:rPr>
                <w:noProof/>
                <w:webHidden/>
              </w:rPr>
              <w:fldChar w:fldCharType="end"/>
            </w:r>
          </w:hyperlink>
        </w:p>
        <w:p w:rsidR="008C1490" w:rsidRDefault="008C1490" w14:paraId="6D95DF17" w14:textId="246AD614">
          <w:pPr>
            <w:pStyle w:val="ndice2"/>
            <w:tabs>
              <w:tab w:val="right" w:leader="dot" w:pos="8779"/>
            </w:tabs>
            <w:rPr>
              <w:rFonts w:asciiTheme="minorHAnsi" w:hAnsiTheme="minorHAnsi" w:eastAsiaTheme="minorEastAsia" w:cstheme="minorBidi"/>
              <w:noProof/>
              <w:color w:val="auto"/>
            </w:rPr>
          </w:pPr>
          <w:hyperlink w:history="1" w:anchor="_Toc223954402">
            <w:r w:rsidRPr="00B534BA">
              <w:rPr>
                <w:rStyle w:val="Hiperligao"/>
                <w:noProof/>
              </w:rPr>
              <w:t>SUBSECÇÃO I -Condições gerais de alojamento</w:t>
            </w:r>
            <w:r>
              <w:rPr>
                <w:noProof/>
                <w:webHidden/>
              </w:rPr>
              <w:tab/>
            </w:r>
            <w:r>
              <w:rPr>
                <w:noProof/>
                <w:webHidden/>
              </w:rPr>
              <w:fldChar w:fldCharType="begin"/>
            </w:r>
            <w:r>
              <w:rPr>
                <w:noProof/>
                <w:webHidden/>
              </w:rPr>
              <w:instrText xml:space="preserve"> PAGEREF _Toc223954402 \h </w:instrText>
            </w:r>
            <w:r>
              <w:rPr>
                <w:noProof/>
                <w:webHidden/>
              </w:rPr>
            </w:r>
            <w:r>
              <w:rPr>
                <w:noProof/>
                <w:webHidden/>
              </w:rPr>
              <w:fldChar w:fldCharType="separate"/>
            </w:r>
            <w:r>
              <w:rPr>
                <w:noProof/>
                <w:webHidden/>
              </w:rPr>
              <w:t>12</w:t>
            </w:r>
            <w:r>
              <w:rPr>
                <w:noProof/>
                <w:webHidden/>
              </w:rPr>
              <w:fldChar w:fldCharType="end"/>
            </w:r>
          </w:hyperlink>
        </w:p>
        <w:p w:rsidR="008C1490" w:rsidRDefault="008C1490" w14:paraId="299C60E1" w14:textId="68A43E1D">
          <w:pPr>
            <w:pStyle w:val="ndice3"/>
            <w:tabs>
              <w:tab w:val="right" w:leader="dot" w:pos="8779"/>
            </w:tabs>
            <w:rPr>
              <w:rFonts w:asciiTheme="minorHAnsi" w:hAnsiTheme="minorHAnsi" w:eastAsiaTheme="minorEastAsia" w:cstheme="minorBidi"/>
              <w:noProof/>
              <w:color w:val="auto"/>
            </w:rPr>
          </w:pPr>
          <w:hyperlink w:history="1" w:anchor="_Toc223954403">
            <w:r w:rsidRPr="00B534BA">
              <w:rPr>
                <w:rStyle w:val="Hiperligao"/>
                <w:noProof/>
              </w:rPr>
              <w:t>Artigo 12.º - Regras gerais</w:t>
            </w:r>
            <w:r>
              <w:rPr>
                <w:noProof/>
                <w:webHidden/>
              </w:rPr>
              <w:tab/>
            </w:r>
            <w:r>
              <w:rPr>
                <w:noProof/>
                <w:webHidden/>
              </w:rPr>
              <w:fldChar w:fldCharType="begin"/>
            </w:r>
            <w:r>
              <w:rPr>
                <w:noProof/>
                <w:webHidden/>
              </w:rPr>
              <w:instrText xml:space="preserve"> PAGEREF _Toc223954403 \h </w:instrText>
            </w:r>
            <w:r>
              <w:rPr>
                <w:noProof/>
                <w:webHidden/>
              </w:rPr>
            </w:r>
            <w:r>
              <w:rPr>
                <w:noProof/>
                <w:webHidden/>
              </w:rPr>
              <w:fldChar w:fldCharType="separate"/>
            </w:r>
            <w:r>
              <w:rPr>
                <w:noProof/>
                <w:webHidden/>
              </w:rPr>
              <w:t>12</w:t>
            </w:r>
            <w:r>
              <w:rPr>
                <w:noProof/>
                <w:webHidden/>
              </w:rPr>
              <w:fldChar w:fldCharType="end"/>
            </w:r>
          </w:hyperlink>
        </w:p>
        <w:p w:rsidR="008C1490" w:rsidRDefault="008C1490" w14:paraId="6F3D6463" w14:textId="2BEE1C20">
          <w:pPr>
            <w:pStyle w:val="ndice3"/>
            <w:tabs>
              <w:tab w:val="right" w:leader="dot" w:pos="8779"/>
            </w:tabs>
            <w:rPr>
              <w:rFonts w:asciiTheme="minorHAnsi" w:hAnsiTheme="minorHAnsi" w:eastAsiaTheme="minorEastAsia" w:cstheme="minorBidi"/>
              <w:noProof/>
              <w:color w:val="auto"/>
            </w:rPr>
          </w:pPr>
          <w:hyperlink w:history="1" w:anchor="_Toc223954404">
            <w:r w:rsidRPr="00B534BA">
              <w:rPr>
                <w:rStyle w:val="Hiperligao"/>
                <w:noProof/>
              </w:rPr>
              <w:t>Artigo 13.º - Condições dos alojamentos</w:t>
            </w:r>
            <w:r>
              <w:rPr>
                <w:noProof/>
                <w:webHidden/>
              </w:rPr>
              <w:tab/>
            </w:r>
            <w:r>
              <w:rPr>
                <w:noProof/>
                <w:webHidden/>
              </w:rPr>
              <w:fldChar w:fldCharType="begin"/>
            </w:r>
            <w:r>
              <w:rPr>
                <w:noProof/>
                <w:webHidden/>
              </w:rPr>
              <w:instrText xml:space="preserve"> PAGEREF _Toc223954404 \h </w:instrText>
            </w:r>
            <w:r>
              <w:rPr>
                <w:noProof/>
                <w:webHidden/>
              </w:rPr>
            </w:r>
            <w:r>
              <w:rPr>
                <w:noProof/>
                <w:webHidden/>
              </w:rPr>
              <w:fldChar w:fldCharType="separate"/>
            </w:r>
            <w:r>
              <w:rPr>
                <w:noProof/>
                <w:webHidden/>
              </w:rPr>
              <w:t>12</w:t>
            </w:r>
            <w:r>
              <w:rPr>
                <w:noProof/>
                <w:webHidden/>
              </w:rPr>
              <w:fldChar w:fldCharType="end"/>
            </w:r>
          </w:hyperlink>
        </w:p>
        <w:p w:rsidR="008C1490" w:rsidRDefault="008C1490" w14:paraId="21412333" w14:textId="37E57F19">
          <w:pPr>
            <w:pStyle w:val="ndice3"/>
            <w:tabs>
              <w:tab w:val="right" w:leader="dot" w:pos="8779"/>
            </w:tabs>
            <w:rPr>
              <w:rFonts w:asciiTheme="minorHAnsi" w:hAnsiTheme="minorHAnsi" w:eastAsiaTheme="minorEastAsia" w:cstheme="minorBidi"/>
              <w:noProof/>
              <w:color w:val="auto"/>
            </w:rPr>
          </w:pPr>
          <w:hyperlink w:history="1" w:anchor="_Toc223954405">
            <w:r w:rsidRPr="00B534BA">
              <w:rPr>
                <w:rStyle w:val="Hiperligao"/>
                <w:noProof/>
              </w:rPr>
              <w:t>Artigo 14.º - Fatores ambientais</w:t>
            </w:r>
            <w:r>
              <w:rPr>
                <w:noProof/>
                <w:webHidden/>
              </w:rPr>
              <w:tab/>
            </w:r>
            <w:r>
              <w:rPr>
                <w:noProof/>
                <w:webHidden/>
              </w:rPr>
              <w:fldChar w:fldCharType="begin"/>
            </w:r>
            <w:r>
              <w:rPr>
                <w:noProof/>
                <w:webHidden/>
              </w:rPr>
              <w:instrText xml:space="preserve"> PAGEREF _Toc223954405 \h </w:instrText>
            </w:r>
            <w:r>
              <w:rPr>
                <w:noProof/>
                <w:webHidden/>
              </w:rPr>
            </w:r>
            <w:r>
              <w:rPr>
                <w:noProof/>
                <w:webHidden/>
              </w:rPr>
              <w:fldChar w:fldCharType="separate"/>
            </w:r>
            <w:r>
              <w:rPr>
                <w:noProof/>
                <w:webHidden/>
              </w:rPr>
              <w:t>13</w:t>
            </w:r>
            <w:r>
              <w:rPr>
                <w:noProof/>
                <w:webHidden/>
              </w:rPr>
              <w:fldChar w:fldCharType="end"/>
            </w:r>
          </w:hyperlink>
        </w:p>
        <w:p w:rsidR="008C1490" w:rsidRDefault="008C1490" w14:paraId="5AF03178" w14:textId="78F7A732">
          <w:pPr>
            <w:pStyle w:val="ndice3"/>
            <w:tabs>
              <w:tab w:val="right" w:leader="dot" w:pos="8779"/>
            </w:tabs>
            <w:rPr>
              <w:rFonts w:asciiTheme="minorHAnsi" w:hAnsiTheme="minorHAnsi" w:eastAsiaTheme="minorEastAsia" w:cstheme="minorBidi"/>
              <w:noProof/>
              <w:color w:val="auto"/>
            </w:rPr>
          </w:pPr>
          <w:hyperlink w:history="1" w:anchor="_Toc223954406">
            <w:r w:rsidRPr="00B534BA">
              <w:rPr>
                <w:rStyle w:val="Hiperligao"/>
                <w:noProof/>
              </w:rPr>
              <w:t>Artigo 15.</w:t>
            </w:r>
            <w:r w:rsidRPr="00B534BA">
              <w:rPr>
                <w:rStyle w:val="Hiperligao"/>
                <w:noProof/>
                <w:vertAlign w:val="superscript"/>
              </w:rPr>
              <w:t xml:space="preserve">o </w:t>
            </w:r>
            <w:r w:rsidRPr="00B534BA">
              <w:rPr>
                <w:rStyle w:val="Hiperligao"/>
                <w:noProof/>
              </w:rPr>
              <w:t>- Sistemas de proteção</w:t>
            </w:r>
            <w:r>
              <w:rPr>
                <w:noProof/>
                <w:webHidden/>
              </w:rPr>
              <w:tab/>
            </w:r>
            <w:r>
              <w:rPr>
                <w:noProof/>
                <w:webHidden/>
              </w:rPr>
              <w:fldChar w:fldCharType="begin"/>
            </w:r>
            <w:r>
              <w:rPr>
                <w:noProof/>
                <w:webHidden/>
              </w:rPr>
              <w:instrText xml:space="preserve"> PAGEREF _Toc223954406 \h </w:instrText>
            </w:r>
            <w:r>
              <w:rPr>
                <w:noProof/>
                <w:webHidden/>
              </w:rPr>
            </w:r>
            <w:r>
              <w:rPr>
                <w:noProof/>
                <w:webHidden/>
              </w:rPr>
              <w:fldChar w:fldCharType="separate"/>
            </w:r>
            <w:r>
              <w:rPr>
                <w:noProof/>
                <w:webHidden/>
              </w:rPr>
              <w:t>13</w:t>
            </w:r>
            <w:r>
              <w:rPr>
                <w:noProof/>
                <w:webHidden/>
              </w:rPr>
              <w:fldChar w:fldCharType="end"/>
            </w:r>
          </w:hyperlink>
        </w:p>
        <w:p w:rsidR="008C1490" w:rsidRDefault="008C1490" w14:paraId="4BA6AF8B" w14:textId="67B2B93C">
          <w:pPr>
            <w:pStyle w:val="ndice3"/>
            <w:tabs>
              <w:tab w:val="right" w:leader="dot" w:pos="8779"/>
            </w:tabs>
            <w:rPr>
              <w:rFonts w:asciiTheme="minorHAnsi" w:hAnsiTheme="minorHAnsi" w:eastAsiaTheme="minorEastAsia" w:cstheme="minorBidi"/>
              <w:noProof/>
              <w:color w:val="auto"/>
            </w:rPr>
          </w:pPr>
          <w:hyperlink w:history="1" w:anchor="_Toc223954407">
            <w:r w:rsidRPr="00B534BA">
              <w:rPr>
                <w:rStyle w:val="Hiperligao"/>
                <w:noProof/>
              </w:rPr>
              <w:t>Artigo 16.º - Carga e descarga de animais</w:t>
            </w:r>
            <w:r>
              <w:rPr>
                <w:noProof/>
                <w:webHidden/>
              </w:rPr>
              <w:tab/>
            </w:r>
            <w:r>
              <w:rPr>
                <w:noProof/>
                <w:webHidden/>
              </w:rPr>
              <w:fldChar w:fldCharType="begin"/>
            </w:r>
            <w:r>
              <w:rPr>
                <w:noProof/>
                <w:webHidden/>
              </w:rPr>
              <w:instrText xml:space="preserve"> PAGEREF _Toc223954407 \h </w:instrText>
            </w:r>
            <w:r>
              <w:rPr>
                <w:noProof/>
                <w:webHidden/>
              </w:rPr>
            </w:r>
            <w:r>
              <w:rPr>
                <w:noProof/>
                <w:webHidden/>
              </w:rPr>
              <w:fldChar w:fldCharType="separate"/>
            </w:r>
            <w:r>
              <w:rPr>
                <w:noProof/>
                <w:webHidden/>
              </w:rPr>
              <w:t>13</w:t>
            </w:r>
            <w:r>
              <w:rPr>
                <w:noProof/>
                <w:webHidden/>
              </w:rPr>
              <w:fldChar w:fldCharType="end"/>
            </w:r>
          </w:hyperlink>
        </w:p>
        <w:p w:rsidR="008C1490" w:rsidRDefault="008C1490" w14:paraId="54A9575D" w14:textId="19BD8326">
          <w:pPr>
            <w:pStyle w:val="ndice3"/>
            <w:tabs>
              <w:tab w:val="right" w:leader="dot" w:pos="8779"/>
            </w:tabs>
            <w:rPr>
              <w:rFonts w:asciiTheme="minorHAnsi" w:hAnsiTheme="minorHAnsi" w:eastAsiaTheme="minorEastAsia" w:cstheme="minorBidi"/>
              <w:noProof/>
              <w:color w:val="auto"/>
            </w:rPr>
          </w:pPr>
          <w:hyperlink w:history="1" w:anchor="_Toc223954408">
            <w:r w:rsidRPr="00B534BA">
              <w:rPr>
                <w:rStyle w:val="Hiperligao"/>
                <w:noProof/>
              </w:rPr>
              <w:t>Artigo 17.º - Segurança de pessoas, animais e bens</w:t>
            </w:r>
            <w:r>
              <w:rPr>
                <w:noProof/>
                <w:webHidden/>
              </w:rPr>
              <w:tab/>
            </w:r>
            <w:r>
              <w:rPr>
                <w:noProof/>
                <w:webHidden/>
              </w:rPr>
              <w:fldChar w:fldCharType="begin"/>
            </w:r>
            <w:r>
              <w:rPr>
                <w:noProof/>
                <w:webHidden/>
              </w:rPr>
              <w:instrText xml:space="preserve"> PAGEREF _Toc223954408 \h </w:instrText>
            </w:r>
            <w:r>
              <w:rPr>
                <w:noProof/>
                <w:webHidden/>
              </w:rPr>
            </w:r>
            <w:r>
              <w:rPr>
                <w:noProof/>
                <w:webHidden/>
              </w:rPr>
              <w:fldChar w:fldCharType="separate"/>
            </w:r>
            <w:r>
              <w:rPr>
                <w:noProof/>
                <w:webHidden/>
              </w:rPr>
              <w:t>14</w:t>
            </w:r>
            <w:r>
              <w:rPr>
                <w:noProof/>
                <w:webHidden/>
              </w:rPr>
              <w:fldChar w:fldCharType="end"/>
            </w:r>
          </w:hyperlink>
        </w:p>
        <w:p w:rsidR="008C1490" w:rsidRDefault="008C1490" w14:paraId="7F896BE3" w14:textId="0C3DDA2E">
          <w:pPr>
            <w:pStyle w:val="ndice2"/>
            <w:tabs>
              <w:tab w:val="right" w:leader="dot" w:pos="8779"/>
            </w:tabs>
            <w:rPr>
              <w:rFonts w:asciiTheme="minorHAnsi" w:hAnsiTheme="minorHAnsi" w:eastAsiaTheme="minorEastAsia" w:cstheme="minorBidi"/>
              <w:noProof/>
              <w:color w:val="auto"/>
            </w:rPr>
          </w:pPr>
          <w:hyperlink w:history="1" w:anchor="_Toc223954409">
            <w:r w:rsidRPr="00B534BA">
              <w:rPr>
                <w:rStyle w:val="Hiperligao"/>
                <w:noProof/>
              </w:rPr>
              <w:t>SUBSECÇÃO II- Condições especiais para os alojamentos de reprodução, criação, manutenção e venda de animais de companhia</w:t>
            </w:r>
            <w:r>
              <w:rPr>
                <w:noProof/>
                <w:webHidden/>
              </w:rPr>
              <w:tab/>
            </w:r>
            <w:r>
              <w:rPr>
                <w:noProof/>
                <w:webHidden/>
              </w:rPr>
              <w:fldChar w:fldCharType="begin"/>
            </w:r>
            <w:r>
              <w:rPr>
                <w:noProof/>
                <w:webHidden/>
              </w:rPr>
              <w:instrText xml:space="preserve"> PAGEREF _Toc223954409 \h </w:instrText>
            </w:r>
            <w:r>
              <w:rPr>
                <w:noProof/>
                <w:webHidden/>
              </w:rPr>
            </w:r>
            <w:r>
              <w:rPr>
                <w:noProof/>
                <w:webHidden/>
              </w:rPr>
              <w:fldChar w:fldCharType="separate"/>
            </w:r>
            <w:r>
              <w:rPr>
                <w:noProof/>
                <w:webHidden/>
              </w:rPr>
              <w:t>14</w:t>
            </w:r>
            <w:r>
              <w:rPr>
                <w:noProof/>
                <w:webHidden/>
              </w:rPr>
              <w:fldChar w:fldCharType="end"/>
            </w:r>
          </w:hyperlink>
        </w:p>
        <w:p w:rsidR="008C1490" w:rsidRDefault="008C1490" w14:paraId="55FCF340" w14:textId="46A90095">
          <w:pPr>
            <w:pStyle w:val="ndice3"/>
            <w:tabs>
              <w:tab w:val="right" w:leader="dot" w:pos="8779"/>
            </w:tabs>
            <w:rPr>
              <w:rFonts w:asciiTheme="minorHAnsi" w:hAnsiTheme="minorHAnsi" w:eastAsiaTheme="minorEastAsia" w:cstheme="minorBidi"/>
              <w:noProof/>
              <w:color w:val="auto"/>
            </w:rPr>
          </w:pPr>
          <w:hyperlink w:history="1" w:anchor="_Toc223954410">
            <w:r w:rsidRPr="00B534BA">
              <w:rPr>
                <w:rStyle w:val="Hiperligao"/>
                <w:noProof/>
              </w:rPr>
              <w:t>Artigo 18.</w:t>
            </w:r>
            <w:r w:rsidRPr="00B534BA">
              <w:rPr>
                <w:rStyle w:val="Hiperligao"/>
                <w:noProof/>
                <w:vertAlign w:val="superscript"/>
              </w:rPr>
              <w:t>o</w:t>
            </w:r>
            <w:r w:rsidRPr="00B534BA">
              <w:rPr>
                <w:rStyle w:val="Hiperligao"/>
                <w:noProof/>
              </w:rPr>
              <w:t xml:space="preserve"> - Instalações</w:t>
            </w:r>
            <w:r>
              <w:rPr>
                <w:noProof/>
                <w:webHidden/>
              </w:rPr>
              <w:tab/>
            </w:r>
            <w:r>
              <w:rPr>
                <w:noProof/>
                <w:webHidden/>
              </w:rPr>
              <w:fldChar w:fldCharType="begin"/>
            </w:r>
            <w:r>
              <w:rPr>
                <w:noProof/>
                <w:webHidden/>
              </w:rPr>
              <w:instrText xml:space="preserve"> PAGEREF _Toc223954410 \h </w:instrText>
            </w:r>
            <w:r>
              <w:rPr>
                <w:noProof/>
                <w:webHidden/>
              </w:rPr>
            </w:r>
            <w:r>
              <w:rPr>
                <w:noProof/>
                <w:webHidden/>
              </w:rPr>
              <w:fldChar w:fldCharType="separate"/>
            </w:r>
            <w:r>
              <w:rPr>
                <w:noProof/>
                <w:webHidden/>
              </w:rPr>
              <w:t>14</w:t>
            </w:r>
            <w:r>
              <w:rPr>
                <w:noProof/>
                <w:webHidden/>
              </w:rPr>
              <w:fldChar w:fldCharType="end"/>
            </w:r>
          </w:hyperlink>
        </w:p>
        <w:p w:rsidR="008C1490" w:rsidRDefault="008C1490" w14:paraId="640CCDF7" w14:textId="70A8A5A2">
          <w:pPr>
            <w:pStyle w:val="ndice3"/>
            <w:tabs>
              <w:tab w:val="right" w:leader="dot" w:pos="8779"/>
            </w:tabs>
            <w:rPr>
              <w:rFonts w:asciiTheme="minorHAnsi" w:hAnsiTheme="minorHAnsi" w:eastAsiaTheme="minorEastAsia" w:cstheme="minorBidi"/>
              <w:noProof/>
              <w:color w:val="auto"/>
            </w:rPr>
          </w:pPr>
          <w:hyperlink w:history="1" w:anchor="_Toc223954411">
            <w:r w:rsidRPr="00B534BA">
              <w:rPr>
                <w:rStyle w:val="Hiperligao"/>
                <w:noProof/>
              </w:rPr>
              <w:t>Artigo 19.º - Pessoal auxiliar</w:t>
            </w:r>
            <w:r>
              <w:rPr>
                <w:noProof/>
                <w:webHidden/>
              </w:rPr>
              <w:tab/>
            </w:r>
            <w:r>
              <w:rPr>
                <w:noProof/>
                <w:webHidden/>
              </w:rPr>
              <w:fldChar w:fldCharType="begin"/>
            </w:r>
            <w:r>
              <w:rPr>
                <w:noProof/>
                <w:webHidden/>
              </w:rPr>
              <w:instrText xml:space="preserve"> PAGEREF _Toc223954411 \h </w:instrText>
            </w:r>
            <w:r>
              <w:rPr>
                <w:noProof/>
                <w:webHidden/>
              </w:rPr>
            </w:r>
            <w:r>
              <w:rPr>
                <w:noProof/>
                <w:webHidden/>
              </w:rPr>
              <w:fldChar w:fldCharType="separate"/>
            </w:r>
            <w:r>
              <w:rPr>
                <w:noProof/>
                <w:webHidden/>
              </w:rPr>
              <w:t>15</w:t>
            </w:r>
            <w:r>
              <w:rPr>
                <w:noProof/>
                <w:webHidden/>
              </w:rPr>
              <w:fldChar w:fldCharType="end"/>
            </w:r>
          </w:hyperlink>
        </w:p>
        <w:p w:rsidR="008C1490" w:rsidRDefault="008C1490" w14:paraId="5A467643" w14:textId="0E088952">
          <w:pPr>
            <w:pStyle w:val="ndice3"/>
            <w:tabs>
              <w:tab w:val="right" w:leader="dot" w:pos="8779"/>
            </w:tabs>
            <w:rPr>
              <w:rFonts w:asciiTheme="minorHAnsi" w:hAnsiTheme="minorHAnsi" w:eastAsiaTheme="minorEastAsia" w:cstheme="minorBidi"/>
              <w:noProof/>
              <w:color w:val="auto"/>
            </w:rPr>
          </w:pPr>
          <w:hyperlink w:history="1" w:anchor="_Toc223954412">
            <w:r w:rsidRPr="00B534BA">
              <w:rPr>
                <w:rStyle w:val="Hiperligao"/>
                <w:noProof/>
              </w:rPr>
              <w:t>Artigo 20.º - Venda nos alojamentos de criação</w:t>
            </w:r>
            <w:r>
              <w:rPr>
                <w:noProof/>
                <w:webHidden/>
              </w:rPr>
              <w:tab/>
            </w:r>
            <w:r>
              <w:rPr>
                <w:noProof/>
                <w:webHidden/>
              </w:rPr>
              <w:fldChar w:fldCharType="begin"/>
            </w:r>
            <w:r>
              <w:rPr>
                <w:noProof/>
                <w:webHidden/>
              </w:rPr>
              <w:instrText xml:space="preserve"> PAGEREF _Toc223954412 \h </w:instrText>
            </w:r>
            <w:r>
              <w:rPr>
                <w:noProof/>
                <w:webHidden/>
              </w:rPr>
            </w:r>
            <w:r>
              <w:rPr>
                <w:noProof/>
                <w:webHidden/>
              </w:rPr>
              <w:fldChar w:fldCharType="separate"/>
            </w:r>
            <w:r>
              <w:rPr>
                <w:noProof/>
                <w:webHidden/>
              </w:rPr>
              <w:t>15</w:t>
            </w:r>
            <w:r>
              <w:rPr>
                <w:noProof/>
                <w:webHidden/>
              </w:rPr>
              <w:fldChar w:fldCharType="end"/>
            </w:r>
          </w:hyperlink>
        </w:p>
        <w:p w:rsidR="008C1490" w:rsidRDefault="008C1490" w14:paraId="5C33DA01" w14:textId="330A0B6F">
          <w:pPr>
            <w:pStyle w:val="ndice3"/>
            <w:tabs>
              <w:tab w:val="right" w:leader="dot" w:pos="8779"/>
            </w:tabs>
            <w:rPr>
              <w:rFonts w:asciiTheme="minorHAnsi" w:hAnsiTheme="minorHAnsi" w:eastAsiaTheme="minorEastAsia" w:cstheme="minorBidi"/>
              <w:noProof/>
              <w:color w:val="auto"/>
            </w:rPr>
          </w:pPr>
          <w:hyperlink w:history="1" w:anchor="_Toc223954413">
            <w:r w:rsidRPr="00B534BA">
              <w:rPr>
                <w:rStyle w:val="Hiperligao"/>
                <w:noProof/>
              </w:rPr>
              <w:t>Artigo 21.</w:t>
            </w:r>
            <w:r w:rsidRPr="00B534BA">
              <w:rPr>
                <w:rStyle w:val="Hiperligao"/>
                <w:noProof/>
                <w:vertAlign w:val="superscript"/>
              </w:rPr>
              <w:t>o</w:t>
            </w:r>
            <w:r w:rsidRPr="00B534BA">
              <w:rPr>
                <w:rStyle w:val="Hiperligao"/>
                <w:noProof/>
              </w:rPr>
              <w:t xml:space="preserve"> - Manutenção de registos</w:t>
            </w:r>
            <w:r>
              <w:rPr>
                <w:noProof/>
                <w:webHidden/>
              </w:rPr>
              <w:tab/>
            </w:r>
            <w:r>
              <w:rPr>
                <w:noProof/>
                <w:webHidden/>
              </w:rPr>
              <w:fldChar w:fldCharType="begin"/>
            </w:r>
            <w:r>
              <w:rPr>
                <w:noProof/>
                <w:webHidden/>
              </w:rPr>
              <w:instrText xml:space="preserve"> PAGEREF _Toc223954413 \h </w:instrText>
            </w:r>
            <w:r>
              <w:rPr>
                <w:noProof/>
                <w:webHidden/>
              </w:rPr>
            </w:r>
            <w:r>
              <w:rPr>
                <w:noProof/>
                <w:webHidden/>
              </w:rPr>
              <w:fldChar w:fldCharType="separate"/>
            </w:r>
            <w:r>
              <w:rPr>
                <w:noProof/>
                <w:webHidden/>
              </w:rPr>
              <w:t>16</w:t>
            </w:r>
            <w:r>
              <w:rPr>
                <w:noProof/>
                <w:webHidden/>
              </w:rPr>
              <w:fldChar w:fldCharType="end"/>
            </w:r>
          </w:hyperlink>
        </w:p>
        <w:p w:rsidR="008C1490" w:rsidRDefault="008C1490" w14:paraId="4C3F4742" w14:textId="06BA115D">
          <w:pPr>
            <w:pStyle w:val="ndice3"/>
            <w:tabs>
              <w:tab w:val="right" w:leader="dot" w:pos="8779"/>
            </w:tabs>
            <w:rPr>
              <w:rFonts w:asciiTheme="minorHAnsi" w:hAnsiTheme="minorHAnsi" w:eastAsiaTheme="minorEastAsia" w:cstheme="minorBidi"/>
              <w:noProof/>
              <w:color w:val="auto"/>
            </w:rPr>
          </w:pPr>
          <w:hyperlink w:history="1" w:anchor="_Toc223954414">
            <w:r w:rsidRPr="00B534BA">
              <w:rPr>
                <w:rStyle w:val="Hiperligao"/>
                <w:noProof/>
              </w:rPr>
              <w:t>Artigo 22.</w:t>
            </w:r>
            <w:r w:rsidRPr="00B534BA">
              <w:rPr>
                <w:rStyle w:val="Hiperligao"/>
                <w:noProof/>
                <w:vertAlign w:val="superscript"/>
              </w:rPr>
              <w:t>o</w:t>
            </w:r>
            <w:r w:rsidRPr="00B534BA">
              <w:rPr>
                <w:rStyle w:val="Hiperligao"/>
                <w:noProof/>
              </w:rPr>
              <w:t xml:space="preserve"> -Condições particulares para a manutenção de pequenos roedores e coelhos</w:t>
            </w:r>
            <w:r>
              <w:rPr>
                <w:noProof/>
                <w:webHidden/>
              </w:rPr>
              <w:tab/>
            </w:r>
            <w:r>
              <w:rPr>
                <w:noProof/>
                <w:webHidden/>
              </w:rPr>
              <w:fldChar w:fldCharType="begin"/>
            </w:r>
            <w:r>
              <w:rPr>
                <w:noProof/>
                <w:webHidden/>
              </w:rPr>
              <w:instrText xml:space="preserve"> PAGEREF _Toc223954414 \h </w:instrText>
            </w:r>
            <w:r>
              <w:rPr>
                <w:noProof/>
                <w:webHidden/>
              </w:rPr>
            </w:r>
            <w:r>
              <w:rPr>
                <w:noProof/>
                <w:webHidden/>
              </w:rPr>
              <w:fldChar w:fldCharType="separate"/>
            </w:r>
            <w:r>
              <w:rPr>
                <w:noProof/>
                <w:webHidden/>
              </w:rPr>
              <w:t>16</w:t>
            </w:r>
            <w:r>
              <w:rPr>
                <w:noProof/>
                <w:webHidden/>
              </w:rPr>
              <w:fldChar w:fldCharType="end"/>
            </w:r>
          </w:hyperlink>
        </w:p>
        <w:p w:rsidR="008C1490" w:rsidRDefault="008C1490" w14:paraId="329D8239" w14:textId="407A4AE8">
          <w:pPr>
            <w:pStyle w:val="ndice3"/>
            <w:tabs>
              <w:tab w:val="right" w:leader="dot" w:pos="8779"/>
            </w:tabs>
            <w:rPr>
              <w:rFonts w:asciiTheme="minorHAnsi" w:hAnsiTheme="minorHAnsi" w:eastAsiaTheme="minorEastAsia" w:cstheme="minorBidi"/>
              <w:noProof/>
              <w:color w:val="auto"/>
            </w:rPr>
          </w:pPr>
          <w:hyperlink w:history="1" w:anchor="_Toc223954415">
            <w:r w:rsidRPr="00B534BA">
              <w:rPr>
                <w:rStyle w:val="Hiperligao"/>
                <w:noProof/>
              </w:rPr>
              <w:t>Artigo 23.</w:t>
            </w:r>
            <w:r w:rsidRPr="00B534BA">
              <w:rPr>
                <w:rStyle w:val="Hiperligao"/>
                <w:noProof/>
                <w:vertAlign w:val="superscript"/>
              </w:rPr>
              <w:t>o</w:t>
            </w:r>
            <w:r w:rsidRPr="00B534BA">
              <w:rPr>
                <w:rStyle w:val="Hiperligao"/>
                <w:noProof/>
              </w:rPr>
              <w:t xml:space="preserve"> - Condições particulares para a manutenção de cães e gatos</w:t>
            </w:r>
            <w:r>
              <w:rPr>
                <w:noProof/>
                <w:webHidden/>
              </w:rPr>
              <w:tab/>
            </w:r>
            <w:r>
              <w:rPr>
                <w:noProof/>
                <w:webHidden/>
              </w:rPr>
              <w:fldChar w:fldCharType="begin"/>
            </w:r>
            <w:r>
              <w:rPr>
                <w:noProof/>
                <w:webHidden/>
              </w:rPr>
              <w:instrText xml:space="preserve"> PAGEREF _Toc223954415 \h </w:instrText>
            </w:r>
            <w:r>
              <w:rPr>
                <w:noProof/>
                <w:webHidden/>
              </w:rPr>
            </w:r>
            <w:r>
              <w:rPr>
                <w:noProof/>
                <w:webHidden/>
              </w:rPr>
              <w:fldChar w:fldCharType="separate"/>
            </w:r>
            <w:r>
              <w:rPr>
                <w:noProof/>
                <w:webHidden/>
              </w:rPr>
              <w:t>17</w:t>
            </w:r>
            <w:r>
              <w:rPr>
                <w:noProof/>
                <w:webHidden/>
              </w:rPr>
              <w:fldChar w:fldCharType="end"/>
            </w:r>
          </w:hyperlink>
        </w:p>
        <w:p w:rsidR="008C1490" w:rsidRDefault="008C1490" w14:paraId="5F9996FA" w14:textId="2886D8D2">
          <w:pPr>
            <w:pStyle w:val="ndice3"/>
            <w:tabs>
              <w:tab w:val="right" w:leader="dot" w:pos="8779"/>
            </w:tabs>
            <w:rPr>
              <w:rFonts w:asciiTheme="minorHAnsi" w:hAnsiTheme="minorHAnsi" w:eastAsiaTheme="minorEastAsia" w:cstheme="minorBidi"/>
              <w:noProof/>
              <w:color w:val="auto"/>
            </w:rPr>
          </w:pPr>
          <w:hyperlink w:history="1" w:anchor="_Toc223954416">
            <w:r w:rsidRPr="00B534BA">
              <w:rPr>
                <w:rStyle w:val="Hiperligao"/>
                <w:noProof/>
              </w:rPr>
              <w:t>Artigo 24.</w:t>
            </w:r>
            <w:r w:rsidRPr="00B534BA">
              <w:rPr>
                <w:rStyle w:val="Hiperligao"/>
                <w:noProof/>
                <w:vertAlign w:val="superscript"/>
              </w:rPr>
              <w:t>o</w:t>
            </w:r>
            <w:r w:rsidRPr="00B534BA">
              <w:rPr>
                <w:rStyle w:val="Hiperligao"/>
                <w:noProof/>
              </w:rPr>
              <w:t xml:space="preserve"> - Condições particulares para a manutenção de aves</w:t>
            </w:r>
            <w:r>
              <w:rPr>
                <w:noProof/>
                <w:webHidden/>
              </w:rPr>
              <w:tab/>
            </w:r>
            <w:r>
              <w:rPr>
                <w:noProof/>
                <w:webHidden/>
              </w:rPr>
              <w:fldChar w:fldCharType="begin"/>
            </w:r>
            <w:r>
              <w:rPr>
                <w:noProof/>
                <w:webHidden/>
              </w:rPr>
              <w:instrText xml:space="preserve"> PAGEREF _Toc223954416 \h </w:instrText>
            </w:r>
            <w:r>
              <w:rPr>
                <w:noProof/>
                <w:webHidden/>
              </w:rPr>
            </w:r>
            <w:r>
              <w:rPr>
                <w:noProof/>
                <w:webHidden/>
              </w:rPr>
              <w:fldChar w:fldCharType="separate"/>
            </w:r>
            <w:r>
              <w:rPr>
                <w:noProof/>
                <w:webHidden/>
              </w:rPr>
              <w:t>18</w:t>
            </w:r>
            <w:r>
              <w:rPr>
                <w:noProof/>
                <w:webHidden/>
              </w:rPr>
              <w:fldChar w:fldCharType="end"/>
            </w:r>
          </w:hyperlink>
        </w:p>
        <w:p w:rsidR="008C1490" w:rsidRDefault="008C1490" w14:paraId="2241DF98" w14:textId="10B2DF16">
          <w:pPr>
            <w:pStyle w:val="ndice3"/>
            <w:tabs>
              <w:tab w:val="right" w:leader="dot" w:pos="8779"/>
            </w:tabs>
            <w:rPr>
              <w:rFonts w:asciiTheme="minorHAnsi" w:hAnsiTheme="minorHAnsi" w:eastAsiaTheme="minorEastAsia" w:cstheme="minorBidi"/>
              <w:noProof/>
              <w:color w:val="auto"/>
            </w:rPr>
          </w:pPr>
          <w:hyperlink w:history="1" w:anchor="_Toc223954417">
            <w:r w:rsidRPr="00B534BA">
              <w:rPr>
                <w:rStyle w:val="Hiperligao"/>
                <w:noProof/>
              </w:rPr>
              <w:t>Artigo 25.º - Condições particulares para a manutenção de répteis</w:t>
            </w:r>
            <w:r>
              <w:rPr>
                <w:noProof/>
                <w:webHidden/>
              </w:rPr>
              <w:tab/>
            </w:r>
            <w:r>
              <w:rPr>
                <w:noProof/>
                <w:webHidden/>
              </w:rPr>
              <w:fldChar w:fldCharType="begin"/>
            </w:r>
            <w:r>
              <w:rPr>
                <w:noProof/>
                <w:webHidden/>
              </w:rPr>
              <w:instrText xml:space="preserve"> PAGEREF _Toc223954417 \h </w:instrText>
            </w:r>
            <w:r>
              <w:rPr>
                <w:noProof/>
                <w:webHidden/>
              </w:rPr>
            </w:r>
            <w:r>
              <w:rPr>
                <w:noProof/>
                <w:webHidden/>
              </w:rPr>
              <w:fldChar w:fldCharType="separate"/>
            </w:r>
            <w:r>
              <w:rPr>
                <w:noProof/>
                <w:webHidden/>
              </w:rPr>
              <w:t>19</w:t>
            </w:r>
            <w:r>
              <w:rPr>
                <w:noProof/>
                <w:webHidden/>
              </w:rPr>
              <w:fldChar w:fldCharType="end"/>
            </w:r>
          </w:hyperlink>
        </w:p>
        <w:p w:rsidR="008C1490" w:rsidRDefault="008C1490" w14:paraId="542B9DD6" w14:textId="5A0ADC37">
          <w:pPr>
            <w:pStyle w:val="ndice3"/>
            <w:tabs>
              <w:tab w:val="right" w:leader="dot" w:pos="8779"/>
            </w:tabs>
            <w:rPr>
              <w:rFonts w:asciiTheme="minorHAnsi" w:hAnsiTheme="minorHAnsi" w:eastAsiaTheme="minorEastAsia" w:cstheme="minorBidi"/>
              <w:noProof/>
              <w:color w:val="auto"/>
            </w:rPr>
          </w:pPr>
          <w:hyperlink w:history="1" w:anchor="_Toc223954418">
            <w:r w:rsidRPr="00B534BA">
              <w:rPr>
                <w:rStyle w:val="Hiperligao"/>
                <w:noProof/>
              </w:rPr>
              <w:t>Artigo 26.º - Condições particulares para a manutenção de anfíbios</w:t>
            </w:r>
            <w:r>
              <w:rPr>
                <w:noProof/>
                <w:webHidden/>
              </w:rPr>
              <w:tab/>
            </w:r>
            <w:r>
              <w:rPr>
                <w:noProof/>
                <w:webHidden/>
              </w:rPr>
              <w:fldChar w:fldCharType="begin"/>
            </w:r>
            <w:r>
              <w:rPr>
                <w:noProof/>
                <w:webHidden/>
              </w:rPr>
              <w:instrText xml:space="preserve"> PAGEREF _Toc223954418 \h </w:instrText>
            </w:r>
            <w:r>
              <w:rPr>
                <w:noProof/>
                <w:webHidden/>
              </w:rPr>
            </w:r>
            <w:r>
              <w:rPr>
                <w:noProof/>
                <w:webHidden/>
              </w:rPr>
              <w:fldChar w:fldCharType="separate"/>
            </w:r>
            <w:r>
              <w:rPr>
                <w:noProof/>
                <w:webHidden/>
              </w:rPr>
              <w:t>20</w:t>
            </w:r>
            <w:r>
              <w:rPr>
                <w:noProof/>
                <w:webHidden/>
              </w:rPr>
              <w:fldChar w:fldCharType="end"/>
            </w:r>
          </w:hyperlink>
        </w:p>
        <w:p w:rsidR="008C1490" w:rsidRDefault="008C1490" w14:paraId="28530FDB" w14:textId="70714718">
          <w:pPr>
            <w:pStyle w:val="ndice3"/>
            <w:tabs>
              <w:tab w:val="right" w:leader="dot" w:pos="8779"/>
            </w:tabs>
            <w:rPr>
              <w:rFonts w:asciiTheme="minorHAnsi" w:hAnsiTheme="minorHAnsi" w:eastAsiaTheme="minorEastAsia" w:cstheme="minorBidi"/>
              <w:noProof/>
              <w:color w:val="auto"/>
            </w:rPr>
          </w:pPr>
          <w:hyperlink w:history="1" w:anchor="_Toc223954419">
            <w:r w:rsidRPr="00B534BA">
              <w:rPr>
                <w:rStyle w:val="Hiperligao"/>
                <w:noProof/>
              </w:rPr>
              <w:t>Artigo 27.º - Condições particulares para a manutenção de peixes</w:t>
            </w:r>
            <w:r>
              <w:rPr>
                <w:noProof/>
                <w:webHidden/>
              </w:rPr>
              <w:tab/>
            </w:r>
            <w:r>
              <w:rPr>
                <w:noProof/>
                <w:webHidden/>
              </w:rPr>
              <w:fldChar w:fldCharType="begin"/>
            </w:r>
            <w:r>
              <w:rPr>
                <w:noProof/>
                <w:webHidden/>
              </w:rPr>
              <w:instrText xml:space="preserve"> PAGEREF _Toc223954419 \h </w:instrText>
            </w:r>
            <w:r>
              <w:rPr>
                <w:noProof/>
                <w:webHidden/>
              </w:rPr>
            </w:r>
            <w:r>
              <w:rPr>
                <w:noProof/>
                <w:webHidden/>
              </w:rPr>
              <w:fldChar w:fldCharType="separate"/>
            </w:r>
            <w:r>
              <w:rPr>
                <w:noProof/>
                <w:webHidden/>
              </w:rPr>
              <w:t>20</w:t>
            </w:r>
            <w:r>
              <w:rPr>
                <w:noProof/>
                <w:webHidden/>
              </w:rPr>
              <w:fldChar w:fldCharType="end"/>
            </w:r>
          </w:hyperlink>
        </w:p>
        <w:p w:rsidR="008C1490" w:rsidRDefault="008C1490" w14:paraId="15941ABB" w14:textId="474EC712">
          <w:pPr>
            <w:pStyle w:val="ndice2"/>
            <w:tabs>
              <w:tab w:val="right" w:leader="dot" w:pos="8779"/>
            </w:tabs>
            <w:rPr>
              <w:rFonts w:asciiTheme="minorHAnsi" w:hAnsiTheme="minorHAnsi" w:eastAsiaTheme="minorEastAsia" w:cstheme="minorBidi"/>
              <w:noProof/>
              <w:color w:val="auto"/>
            </w:rPr>
          </w:pPr>
          <w:hyperlink w:history="1" w:anchor="_Toc223954420">
            <w:r w:rsidRPr="00B534BA">
              <w:rPr>
                <w:rStyle w:val="Hiperligao"/>
                <w:noProof/>
              </w:rPr>
              <w:t>SUBSECÇÃO III -Alojamentos de hospedagem de particulares e associações de proteção animal e centros de recolha.</w:t>
            </w:r>
            <w:r>
              <w:rPr>
                <w:noProof/>
                <w:webHidden/>
              </w:rPr>
              <w:tab/>
            </w:r>
            <w:r>
              <w:rPr>
                <w:noProof/>
                <w:webHidden/>
              </w:rPr>
              <w:fldChar w:fldCharType="begin"/>
            </w:r>
            <w:r>
              <w:rPr>
                <w:noProof/>
                <w:webHidden/>
              </w:rPr>
              <w:instrText xml:space="preserve"> PAGEREF _Toc223954420 \h </w:instrText>
            </w:r>
            <w:r>
              <w:rPr>
                <w:noProof/>
                <w:webHidden/>
              </w:rPr>
            </w:r>
            <w:r>
              <w:rPr>
                <w:noProof/>
                <w:webHidden/>
              </w:rPr>
              <w:fldChar w:fldCharType="separate"/>
            </w:r>
            <w:r>
              <w:rPr>
                <w:noProof/>
                <w:webHidden/>
              </w:rPr>
              <w:t>21</w:t>
            </w:r>
            <w:r>
              <w:rPr>
                <w:noProof/>
                <w:webHidden/>
              </w:rPr>
              <w:fldChar w:fldCharType="end"/>
            </w:r>
          </w:hyperlink>
        </w:p>
        <w:p w:rsidR="008C1490" w:rsidRDefault="008C1490" w14:paraId="6DD22710" w14:textId="5EB00600">
          <w:pPr>
            <w:pStyle w:val="ndice3"/>
            <w:tabs>
              <w:tab w:val="right" w:leader="dot" w:pos="8779"/>
            </w:tabs>
            <w:rPr>
              <w:rFonts w:asciiTheme="minorHAnsi" w:hAnsiTheme="minorHAnsi" w:eastAsiaTheme="minorEastAsia" w:cstheme="minorBidi"/>
              <w:noProof/>
              <w:color w:val="auto"/>
            </w:rPr>
          </w:pPr>
          <w:hyperlink w:history="1" w:anchor="_Toc223954421">
            <w:r w:rsidRPr="00B534BA">
              <w:rPr>
                <w:rStyle w:val="Hiperligao"/>
                <w:noProof/>
              </w:rPr>
              <w:t>Artigo 28.</w:t>
            </w:r>
            <w:r w:rsidRPr="00B534BA">
              <w:rPr>
                <w:rStyle w:val="Hiperligao"/>
                <w:noProof/>
                <w:vertAlign w:val="superscript"/>
              </w:rPr>
              <w:t>o</w:t>
            </w:r>
            <w:r w:rsidRPr="00B534BA">
              <w:rPr>
                <w:rStyle w:val="Hiperligao"/>
                <w:noProof/>
              </w:rPr>
              <w:t xml:space="preserve"> - Instalações</w:t>
            </w:r>
            <w:r>
              <w:rPr>
                <w:noProof/>
                <w:webHidden/>
              </w:rPr>
              <w:tab/>
            </w:r>
            <w:r>
              <w:rPr>
                <w:noProof/>
                <w:webHidden/>
              </w:rPr>
              <w:fldChar w:fldCharType="begin"/>
            </w:r>
            <w:r>
              <w:rPr>
                <w:noProof/>
                <w:webHidden/>
              </w:rPr>
              <w:instrText xml:space="preserve"> PAGEREF _Toc223954421 \h </w:instrText>
            </w:r>
            <w:r>
              <w:rPr>
                <w:noProof/>
                <w:webHidden/>
              </w:rPr>
            </w:r>
            <w:r>
              <w:rPr>
                <w:noProof/>
                <w:webHidden/>
              </w:rPr>
              <w:fldChar w:fldCharType="separate"/>
            </w:r>
            <w:r>
              <w:rPr>
                <w:noProof/>
                <w:webHidden/>
              </w:rPr>
              <w:t>22</w:t>
            </w:r>
            <w:r>
              <w:rPr>
                <w:noProof/>
                <w:webHidden/>
              </w:rPr>
              <w:fldChar w:fldCharType="end"/>
            </w:r>
          </w:hyperlink>
        </w:p>
        <w:p w:rsidR="008C1490" w:rsidRDefault="008C1490" w14:paraId="32317452" w14:textId="2225C170">
          <w:pPr>
            <w:pStyle w:val="ndice3"/>
            <w:tabs>
              <w:tab w:val="right" w:leader="dot" w:pos="8779"/>
            </w:tabs>
            <w:rPr>
              <w:rFonts w:asciiTheme="minorHAnsi" w:hAnsiTheme="minorHAnsi" w:eastAsiaTheme="minorEastAsia" w:cstheme="minorBidi"/>
              <w:noProof/>
              <w:color w:val="auto"/>
            </w:rPr>
          </w:pPr>
          <w:hyperlink w:history="1" w:anchor="_Toc223954422">
            <w:r w:rsidRPr="00B534BA">
              <w:rPr>
                <w:rStyle w:val="Hiperligao"/>
                <w:noProof/>
              </w:rPr>
              <w:t>Artigo 29.</w:t>
            </w:r>
            <w:r w:rsidRPr="00B534BA">
              <w:rPr>
                <w:rStyle w:val="Hiperligao"/>
                <w:noProof/>
                <w:vertAlign w:val="superscript"/>
              </w:rPr>
              <w:t>o</w:t>
            </w:r>
            <w:r w:rsidRPr="00B534BA">
              <w:rPr>
                <w:rStyle w:val="Hiperligao"/>
                <w:noProof/>
              </w:rPr>
              <w:t xml:space="preserve"> - Outras disposições</w:t>
            </w:r>
            <w:r>
              <w:rPr>
                <w:noProof/>
                <w:webHidden/>
              </w:rPr>
              <w:tab/>
            </w:r>
            <w:r>
              <w:rPr>
                <w:noProof/>
                <w:webHidden/>
              </w:rPr>
              <w:fldChar w:fldCharType="begin"/>
            </w:r>
            <w:r>
              <w:rPr>
                <w:noProof/>
                <w:webHidden/>
              </w:rPr>
              <w:instrText xml:space="preserve"> PAGEREF _Toc223954422 \h </w:instrText>
            </w:r>
            <w:r>
              <w:rPr>
                <w:noProof/>
                <w:webHidden/>
              </w:rPr>
            </w:r>
            <w:r>
              <w:rPr>
                <w:noProof/>
                <w:webHidden/>
              </w:rPr>
              <w:fldChar w:fldCharType="separate"/>
            </w:r>
            <w:r>
              <w:rPr>
                <w:noProof/>
                <w:webHidden/>
              </w:rPr>
              <w:t>22</w:t>
            </w:r>
            <w:r>
              <w:rPr>
                <w:noProof/>
                <w:webHidden/>
              </w:rPr>
              <w:fldChar w:fldCharType="end"/>
            </w:r>
          </w:hyperlink>
        </w:p>
        <w:p w:rsidR="008C1490" w:rsidRDefault="008C1490" w14:paraId="2E4829A8" w14:textId="0549BB4D">
          <w:pPr>
            <w:pStyle w:val="ndice2"/>
            <w:tabs>
              <w:tab w:val="right" w:leader="dot" w:pos="8779"/>
            </w:tabs>
            <w:rPr>
              <w:rFonts w:asciiTheme="minorHAnsi" w:hAnsiTheme="minorHAnsi" w:eastAsiaTheme="minorEastAsia" w:cstheme="minorBidi"/>
              <w:noProof/>
              <w:color w:val="auto"/>
            </w:rPr>
          </w:pPr>
          <w:hyperlink w:history="1" w:anchor="_Toc223954423">
            <w:r w:rsidRPr="00B534BA">
              <w:rPr>
                <w:rStyle w:val="Hiperligao"/>
                <w:noProof/>
              </w:rPr>
              <w:t>SUBSECÇÃO IV - Outros alojamentos</w:t>
            </w:r>
            <w:r>
              <w:rPr>
                <w:noProof/>
                <w:webHidden/>
              </w:rPr>
              <w:tab/>
            </w:r>
            <w:r>
              <w:rPr>
                <w:noProof/>
                <w:webHidden/>
              </w:rPr>
              <w:fldChar w:fldCharType="begin"/>
            </w:r>
            <w:r>
              <w:rPr>
                <w:noProof/>
                <w:webHidden/>
              </w:rPr>
              <w:instrText xml:space="preserve"> PAGEREF _Toc223954423 \h </w:instrText>
            </w:r>
            <w:r>
              <w:rPr>
                <w:noProof/>
                <w:webHidden/>
              </w:rPr>
            </w:r>
            <w:r>
              <w:rPr>
                <w:noProof/>
                <w:webHidden/>
              </w:rPr>
              <w:fldChar w:fldCharType="separate"/>
            </w:r>
            <w:r>
              <w:rPr>
                <w:noProof/>
                <w:webHidden/>
              </w:rPr>
              <w:t>22</w:t>
            </w:r>
            <w:r>
              <w:rPr>
                <w:noProof/>
                <w:webHidden/>
              </w:rPr>
              <w:fldChar w:fldCharType="end"/>
            </w:r>
          </w:hyperlink>
        </w:p>
        <w:p w:rsidR="008C1490" w:rsidRDefault="008C1490" w14:paraId="2172F0E5" w14:textId="2803DCE8">
          <w:pPr>
            <w:pStyle w:val="ndice3"/>
            <w:tabs>
              <w:tab w:val="right" w:leader="dot" w:pos="8779"/>
            </w:tabs>
            <w:rPr>
              <w:rFonts w:asciiTheme="minorHAnsi" w:hAnsiTheme="minorHAnsi" w:eastAsiaTheme="minorEastAsia" w:cstheme="minorBidi"/>
              <w:noProof/>
              <w:color w:val="auto"/>
            </w:rPr>
          </w:pPr>
          <w:hyperlink w:history="1" w:anchor="_Toc223954424">
            <w:r w:rsidRPr="00B534BA">
              <w:rPr>
                <w:rStyle w:val="Hiperligao"/>
                <w:noProof/>
              </w:rPr>
              <w:t>Artigo 30.</w:t>
            </w:r>
            <w:r w:rsidRPr="00B534BA">
              <w:rPr>
                <w:rStyle w:val="Hiperligao"/>
                <w:noProof/>
                <w:vertAlign w:val="superscript"/>
              </w:rPr>
              <w:t>o</w:t>
            </w:r>
            <w:r w:rsidRPr="00B534BA">
              <w:rPr>
                <w:rStyle w:val="Hiperligao"/>
                <w:noProof/>
              </w:rPr>
              <w:t xml:space="preserve"> - Alojamentos destinados a fins higiénicos</w:t>
            </w:r>
            <w:r>
              <w:rPr>
                <w:noProof/>
                <w:webHidden/>
              </w:rPr>
              <w:tab/>
            </w:r>
            <w:r>
              <w:rPr>
                <w:noProof/>
                <w:webHidden/>
              </w:rPr>
              <w:fldChar w:fldCharType="begin"/>
            </w:r>
            <w:r>
              <w:rPr>
                <w:noProof/>
                <w:webHidden/>
              </w:rPr>
              <w:instrText xml:space="preserve"> PAGEREF _Toc223954424 \h </w:instrText>
            </w:r>
            <w:r>
              <w:rPr>
                <w:noProof/>
                <w:webHidden/>
              </w:rPr>
            </w:r>
            <w:r>
              <w:rPr>
                <w:noProof/>
                <w:webHidden/>
              </w:rPr>
              <w:fldChar w:fldCharType="separate"/>
            </w:r>
            <w:r>
              <w:rPr>
                <w:noProof/>
                <w:webHidden/>
              </w:rPr>
              <w:t>22</w:t>
            </w:r>
            <w:r>
              <w:rPr>
                <w:noProof/>
                <w:webHidden/>
              </w:rPr>
              <w:fldChar w:fldCharType="end"/>
            </w:r>
          </w:hyperlink>
        </w:p>
        <w:p w:rsidR="008C1490" w:rsidRDefault="008C1490" w14:paraId="51903305" w14:textId="72CD3562">
          <w:pPr>
            <w:pStyle w:val="ndice2"/>
            <w:tabs>
              <w:tab w:val="right" w:leader="dot" w:pos="8779"/>
            </w:tabs>
            <w:rPr>
              <w:rFonts w:asciiTheme="minorHAnsi" w:hAnsiTheme="minorHAnsi" w:eastAsiaTheme="minorEastAsia" w:cstheme="minorBidi"/>
              <w:noProof/>
              <w:color w:val="auto"/>
            </w:rPr>
          </w:pPr>
          <w:hyperlink w:history="1" w:anchor="_Toc223954425">
            <w:r w:rsidRPr="00B534BA">
              <w:rPr>
                <w:rStyle w:val="Hiperligao"/>
                <w:noProof/>
              </w:rPr>
              <w:t>SECÇÃO II - Autorização dos alojamentos</w:t>
            </w:r>
            <w:r>
              <w:rPr>
                <w:noProof/>
                <w:webHidden/>
              </w:rPr>
              <w:tab/>
            </w:r>
            <w:r>
              <w:rPr>
                <w:noProof/>
                <w:webHidden/>
              </w:rPr>
              <w:fldChar w:fldCharType="begin"/>
            </w:r>
            <w:r>
              <w:rPr>
                <w:noProof/>
                <w:webHidden/>
              </w:rPr>
              <w:instrText xml:space="preserve"> PAGEREF _Toc223954425 \h </w:instrText>
            </w:r>
            <w:r>
              <w:rPr>
                <w:noProof/>
                <w:webHidden/>
              </w:rPr>
            </w:r>
            <w:r>
              <w:rPr>
                <w:noProof/>
                <w:webHidden/>
              </w:rPr>
              <w:fldChar w:fldCharType="separate"/>
            </w:r>
            <w:r>
              <w:rPr>
                <w:noProof/>
                <w:webHidden/>
              </w:rPr>
              <w:t>23</w:t>
            </w:r>
            <w:r>
              <w:rPr>
                <w:noProof/>
                <w:webHidden/>
              </w:rPr>
              <w:fldChar w:fldCharType="end"/>
            </w:r>
          </w:hyperlink>
        </w:p>
        <w:p w:rsidR="008C1490" w:rsidRDefault="008C1490" w14:paraId="240218A4" w14:textId="3C4639AC">
          <w:pPr>
            <w:pStyle w:val="ndice3"/>
            <w:tabs>
              <w:tab w:val="right" w:leader="dot" w:pos="8779"/>
            </w:tabs>
            <w:rPr>
              <w:rFonts w:asciiTheme="minorHAnsi" w:hAnsiTheme="minorHAnsi" w:eastAsiaTheme="minorEastAsia" w:cstheme="minorBidi"/>
              <w:noProof/>
              <w:color w:val="auto"/>
            </w:rPr>
          </w:pPr>
          <w:hyperlink w:history="1" w:anchor="_Toc223954426">
            <w:r w:rsidRPr="00B534BA">
              <w:rPr>
                <w:rStyle w:val="Hiperligao"/>
                <w:noProof/>
              </w:rPr>
              <w:t>Artigo 31.º - Procedimento para o exercício da atividade de exploração de alojamentos</w:t>
            </w:r>
            <w:r>
              <w:rPr>
                <w:noProof/>
                <w:webHidden/>
              </w:rPr>
              <w:tab/>
            </w:r>
            <w:r>
              <w:rPr>
                <w:noProof/>
                <w:webHidden/>
              </w:rPr>
              <w:fldChar w:fldCharType="begin"/>
            </w:r>
            <w:r>
              <w:rPr>
                <w:noProof/>
                <w:webHidden/>
              </w:rPr>
              <w:instrText xml:space="preserve"> PAGEREF _Toc223954426 \h </w:instrText>
            </w:r>
            <w:r>
              <w:rPr>
                <w:noProof/>
                <w:webHidden/>
              </w:rPr>
            </w:r>
            <w:r>
              <w:rPr>
                <w:noProof/>
                <w:webHidden/>
              </w:rPr>
              <w:fldChar w:fldCharType="separate"/>
            </w:r>
            <w:r>
              <w:rPr>
                <w:noProof/>
                <w:webHidden/>
              </w:rPr>
              <w:t>23</w:t>
            </w:r>
            <w:r>
              <w:rPr>
                <w:noProof/>
                <w:webHidden/>
              </w:rPr>
              <w:fldChar w:fldCharType="end"/>
            </w:r>
          </w:hyperlink>
        </w:p>
        <w:p w:rsidR="008C1490" w:rsidRDefault="008C1490" w14:paraId="7F780C8A" w14:textId="6627822D">
          <w:pPr>
            <w:pStyle w:val="ndice3"/>
            <w:tabs>
              <w:tab w:val="right" w:leader="dot" w:pos="8779"/>
            </w:tabs>
            <w:rPr>
              <w:rFonts w:asciiTheme="minorHAnsi" w:hAnsiTheme="minorHAnsi" w:eastAsiaTheme="minorEastAsia" w:cstheme="minorBidi"/>
              <w:noProof/>
              <w:color w:val="auto"/>
            </w:rPr>
          </w:pPr>
          <w:hyperlink w:history="1" w:anchor="_Toc223954427">
            <w:r w:rsidRPr="00B534BA">
              <w:rPr>
                <w:rStyle w:val="Hiperligao"/>
                <w:noProof/>
              </w:rPr>
              <w:t>Artigo 32.º - Médico veterinário responsável pelo alojamento</w:t>
            </w:r>
            <w:r>
              <w:rPr>
                <w:noProof/>
                <w:webHidden/>
              </w:rPr>
              <w:tab/>
            </w:r>
            <w:r>
              <w:rPr>
                <w:noProof/>
                <w:webHidden/>
              </w:rPr>
              <w:fldChar w:fldCharType="begin"/>
            </w:r>
            <w:r>
              <w:rPr>
                <w:noProof/>
                <w:webHidden/>
              </w:rPr>
              <w:instrText xml:space="preserve"> PAGEREF _Toc223954427 \h </w:instrText>
            </w:r>
            <w:r>
              <w:rPr>
                <w:noProof/>
                <w:webHidden/>
              </w:rPr>
            </w:r>
            <w:r>
              <w:rPr>
                <w:noProof/>
                <w:webHidden/>
              </w:rPr>
              <w:fldChar w:fldCharType="separate"/>
            </w:r>
            <w:r>
              <w:rPr>
                <w:noProof/>
                <w:webHidden/>
              </w:rPr>
              <w:t>23</w:t>
            </w:r>
            <w:r>
              <w:rPr>
                <w:noProof/>
                <w:webHidden/>
              </w:rPr>
              <w:fldChar w:fldCharType="end"/>
            </w:r>
          </w:hyperlink>
        </w:p>
        <w:p w:rsidR="008C1490" w:rsidRDefault="008C1490" w14:paraId="3B85F67B" w14:textId="3A5C2F1B">
          <w:pPr>
            <w:pStyle w:val="ndice2"/>
            <w:tabs>
              <w:tab w:val="right" w:leader="dot" w:pos="8779"/>
            </w:tabs>
            <w:rPr>
              <w:rFonts w:asciiTheme="minorHAnsi" w:hAnsiTheme="minorHAnsi" w:eastAsiaTheme="minorEastAsia" w:cstheme="minorBidi"/>
              <w:noProof/>
              <w:color w:val="auto"/>
            </w:rPr>
          </w:pPr>
          <w:hyperlink w:history="1" w:anchor="_Toc223954428">
            <w:r w:rsidRPr="00B534BA">
              <w:rPr>
                <w:rStyle w:val="Hiperligao"/>
                <w:noProof/>
              </w:rPr>
              <w:t>SUBSECÇÃO I - Registos e autorizações prévias</w:t>
            </w:r>
            <w:r>
              <w:rPr>
                <w:noProof/>
                <w:webHidden/>
              </w:rPr>
              <w:tab/>
            </w:r>
            <w:r>
              <w:rPr>
                <w:noProof/>
                <w:webHidden/>
              </w:rPr>
              <w:fldChar w:fldCharType="begin"/>
            </w:r>
            <w:r>
              <w:rPr>
                <w:noProof/>
                <w:webHidden/>
              </w:rPr>
              <w:instrText xml:space="preserve"> PAGEREF _Toc223954428 \h </w:instrText>
            </w:r>
            <w:r>
              <w:rPr>
                <w:noProof/>
                <w:webHidden/>
              </w:rPr>
            </w:r>
            <w:r>
              <w:rPr>
                <w:noProof/>
                <w:webHidden/>
              </w:rPr>
              <w:fldChar w:fldCharType="separate"/>
            </w:r>
            <w:r>
              <w:rPr>
                <w:noProof/>
                <w:webHidden/>
              </w:rPr>
              <w:t>24</w:t>
            </w:r>
            <w:r>
              <w:rPr>
                <w:noProof/>
                <w:webHidden/>
              </w:rPr>
              <w:fldChar w:fldCharType="end"/>
            </w:r>
          </w:hyperlink>
        </w:p>
        <w:p w:rsidR="008C1490" w:rsidRDefault="008C1490" w14:paraId="1D4D9956" w14:textId="64BC8594">
          <w:pPr>
            <w:pStyle w:val="ndice3"/>
            <w:tabs>
              <w:tab w:val="right" w:leader="dot" w:pos="8779"/>
            </w:tabs>
            <w:rPr>
              <w:rFonts w:asciiTheme="minorHAnsi" w:hAnsiTheme="minorHAnsi" w:eastAsiaTheme="minorEastAsia" w:cstheme="minorBidi"/>
              <w:noProof/>
              <w:color w:val="auto"/>
            </w:rPr>
          </w:pPr>
          <w:hyperlink w:history="1" w:anchor="_Toc223954429">
            <w:r w:rsidRPr="00B534BA">
              <w:rPr>
                <w:rStyle w:val="Hiperligao"/>
                <w:noProof/>
              </w:rPr>
              <w:t>Artigo 33.º - Mera comunicação prévia</w:t>
            </w:r>
            <w:r>
              <w:rPr>
                <w:noProof/>
                <w:webHidden/>
              </w:rPr>
              <w:tab/>
            </w:r>
            <w:r>
              <w:rPr>
                <w:noProof/>
                <w:webHidden/>
              </w:rPr>
              <w:fldChar w:fldCharType="begin"/>
            </w:r>
            <w:r>
              <w:rPr>
                <w:noProof/>
                <w:webHidden/>
              </w:rPr>
              <w:instrText xml:space="preserve"> PAGEREF _Toc223954429 \h </w:instrText>
            </w:r>
            <w:r>
              <w:rPr>
                <w:noProof/>
                <w:webHidden/>
              </w:rPr>
            </w:r>
            <w:r>
              <w:rPr>
                <w:noProof/>
                <w:webHidden/>
              </w:rPr>
              <w:fldChar w:fldCharType="separate"/>
            </w:r>
            <w:r>
              <w:rPr>
                <w:noProof/>
                <w:webHidden/>
              </w:rPr>
              <w:t>24</w:t>
            </w:r>
            <w:r>
              <w:rPr>
                <w:noProof/>
                <w:webHidden/>
              </w:rPr>
              <w:fldChar w:fldCharType="end"/>
            </w:r>
          </w:hyperlink>
        </w:p>
        <w:p w:rsidR="008C1490" w:rsidRDefault="008C1490" w14:paraId="45004B1D" w14:textId="2D0B6DBD">
          <w:pPr>
            <w:pStyle w:val="ndice3"/>
            <w:tabs>
              <w:tab w:val="right" w:leader="dot" w:pos="8779"/>
            </w:tabs>
            <w:rPr>
              <w:rFonts w:asciiTheme="minorHAnsi" w:hAnsiTheme="minorHAnsi" w:eastAsiaTheme="minorEastAsia" w:cstheme="minorBidi"/>
              <w:noProof/>
              <w:color w:val="auto"/>
            </w:rPr>
          </w:pPr>
          <w:hyperlink w:history="1" w:anchor="_Toc223954430">
            <w:r w:rsidRPr="00B534BA">
              <w:rPr>
                <w:rStyle w:val="Hiperligao"/>
                <w:noProof/>
              </w:rPr>
              <w:t>Artigo 34.º -Permissão administrativa</w:t>
            </w:r>
            <w:r>
              <w:rPr>
                <w:noProof/>
                <w:webHidden/>
              </w:rPr>
              <w:tab/>
            </w:r>
            <w:r>
              <w:rPr>
                <w:noProof/>
                <w:webHidden/>
              </w:rPr>
              <w:fldChar w:fldCharType="begin"/>
            </w:r>
            <w:r>
              <w:rPr>
                <w:noProof/>
                <w:webHidden/>
              </w:rPr>
              <w:instrText xml:space="preserve"> PAGEREF _Toc223954430 \h </w:instrText>
            </w:r>
            <w:r>
              <w:rPr>
                <w:noProof/>
                <w:webHidden/>
              </w:rPr>
            </w:r>
            <w:r>
              <w:rPr>
                <w:noProof/>
                <w:webHidden/>
              </w:rPr>
              <w:fldChar w:fldCharType="separate"/>
            </w:r>
            <w:r>
              <w:rPr>
                <w:noProof/>
                <w:webHidden/>
              </w:rPr>
              <w:t>25</w:t>
            </w:r>
            <w:r>
              <w:rPr>
                <w:noProof/>
                <w:webHidden/>
              </w:rPr>
              <w:fldChar w:fldCharType="end"/>
            </w:r>
          </w:hyperlink>
        </w:p>
        <w:p w:rsidR="008C1490" w:rsidRDefault="008C1490" w14:paraId="374E6D54" w14:textId="333FF181">
          <w:pPr>
            <w:pStyle w:val="ndice3"/>
            <w:tabs>
              <w:tab w:val="right" w:leader="dot" w:pos="8779"/>
            </w:tabs>
            <w:rPr>
              <w:rFonts w:asciiTheme="minorHAnsi" w:hAnsiTheme="minorHAnsi" w:eastAsiaTheme="minorEastAsia" w:cstheme="minorBidi"/>
              <w:noProof/>
              <w:color w:val="auto"/>
            </w:rPr>
          </w:pPr>
          <w:hyperlink w:history="1" w:anchor="_Toc223954431">
            <w:r w:rsidRPr="00B534BA">
              <w:rPr>
                <w:rStyle w:val="Hiperligao"/>
                <w:noProof/>
              </w:rPr>
              <w:t>Artigo 35.° -Instrução do processo de permissão administrativa</w:t>
            </w:r>
            <w:r>
              <w:rPr>
                <w:noProof/>
                <w:webHidden/>
              </w:rPr>
              <w:tab/>
            </w:r>
            <w:r>
              <w:rPr>
                <w:noProof/>
                <w:webHidden/>
              </w:rPr>
              <w:fldChar w:fldCharType="begin"/>
            </w:r>
            <w:r>
              <w:rPr>
                <w:noProof/>
                <w:webHidden/>
              </w:rPr>
              <w:instrText xml:space="preserve"> PAGEREF _Toc223954431 \h </w:instrText>
            </w:r>
            <w:r>
              <w:rPr>
                <w:noProof/>
                <w:webHidden/>
              </w:rPr>
            </w:r>
            <w:r>
              <w:rPr>
                <w:noProof/>
                <w:webHidden/>
              </w:rPr>
              <w:fldChar w:fldCharType="separate"/>
            </w:r>
            <w:r>
              <w:rPr>
                <w:noProof/>
                <w:webHidden/>
              </w:rPr>
              <w:t>26</w:t>
            </w:r>
            <w:r>
              <w:rPr>
                <w:noProof/>
                <w:webHidden/>
              </w:rPr>
              <w:fldChar w:fldCharType="end"/>
            </w:r>
          </w:hyperlink>
        </w:p>
        <w:p w:rsidR="008C1490" w:rsidRDefault="008C1490" w14:paraId="56C50888" w14:textId="7CE7C468">
          <w:pPr>
            <w:pStyle w:val="ndice3"/>
            <w:tabs>
              <w:tab w:val="right" w:leader="dot" w:pos="8779"/>
            </w:tabs>
            <w:rPr>
              <w:rFonts w:asciiTheme="minorHAnsi" w:hAnsiTheme="minorHAnsi" w:eastAsiaTheme="minorEastAsia" w:cstheme="minorBidi"/>
              <w:noProof/>
              <w:color w:val="auto"/>
            </w:rPr>
          </w:pPr>
          <w:hyperlink w:history="1" w:anchor="_Toc223954432">
            <w:r w:rsidRPr="00B534BA">
              <w:rPr>
                <w:rStyle w:val="Hiperligao"/>
                <w:noProof/>
              </w:rPr>
              <w:t>Artigo 36.° - Decisão</w:t>
            </w:r>
            <w:r>
              <w:rPr>
                <w:noProof/>
                <w:webHidden/>
              </w:rPr>
              <w:tab/>
            </w:r>
            <w:r>
              <w:rPr>
                <w:noProof/>
                <w:webHidden/>
              </w:rPr>
              <w:fldChar w:fldCharType="begin"/>
            </w:r>
            <w:r>
              <w:rPr>
                <w:noProof/>
                <w:webHidden/>
              </w:rPr>
              <w:instrText xml:space="preserve"> PAGEREF _Toc223954432 \h </w:instrText>
            </w:r>
            <w:r>
              <w:rPr>
                <w:noProof/>
                <w:webHidden/>
              </w:rPr>
            </w:r>
            <w:r>
              <w:rPr>
                <w:noProof/>
                <w:webHidden/>
              </w:rPr>
              <w:fldChar w:fldCharType="separate"/>
            </w:r>
            <w:r>
              <w:rPr>
                <w:noProof/>
                <w:webHidden/>
              </w:rPr>
              <w:t>26</w:t>
            </w:r>
            <w:r>
              <w:rPr>
                <w:noProof/>
                <w:webHidden/>
              </w:rPr>
              <w:fldChar w:fldCharType="end"/>
            </w:r>
          </w:hyperlink>
        </w:p>
        <w:p w:rsidR="008C1490" w:rsidRDefault="008C1490" w14:paraId="5FE51B27" w14:textId="19F875F9">
          <w:pPr>
            <w:pStyle w:val="ndice3"/>
            <w:tabs>
              <w:tab w:val="right" w:leader="dot" w:pos="8779"/>
            </w:tabs>
            <w:rPr>
              <w:rFonts w:asciiTheme="minorHAnsi" w:hAnsiTheme="minorHAnsi" w:eastAsiaTheme="minorEastAsia" w:cstheme="minorBidi"/>
              <w:noProof/>
              <w:color w:val="auto"/>
            </w:rPr>
          </w:pPr>
          <w:hyperlink w:history="1" w:anchor="_Toc223954433">
            <w:r w:rsidRPr="00B534BA">
              <w:rPr>
                <w:rStyle w:val="Hiperligao"/>
                <w:noProof/>
              </w:rPr>
              <w:t>Artigo 37.º - Divulgação dos alojamentos</w:t>
            </w:r>
            <w:r>
              <w:rPr>
                <w:noProof/>
                <w:webHidden/>
              </w:rPr>
              <w:tab/>
            </w:r>
            <w:r>
              <w:rPr>
                <w:noProof/>
                <w:webHidden/>
              </w:rPr>
              <w:fldChar w:fldCharType="begin"/>
            </w:r>
            <w:r>
              <w:rPr>
                <w:noProof/>
                <w:webHidden/>
              </w:rPr>
              <w:instrText xml:space="preserve"> PAGEREF _Toc223954433 \h </w:instrText>
            </w:r>
            <w:r>
              <w:rPr>
                <w:noProof/>
                <w:webHidden/>
              </w:rPr>
            </w:r>
            <w:r>
              <w:rPr>
                <w:noProof/>
                <w:webHidden/>
              </w:rPr>
              <w:fldChar w:fldCharType="separate"/>
            </w:r>
            <w:r>
              <w:rPr>
                <w:noProof/>
                <w:webHidden/>
              </w:rPr>
              <w:t>27</w:t>
            </w:r>
            <w:r>
              <w:rPr>
                <w:noProof/>
                <w:webHidden/>
              </w:rPr>
              <w:fldChar w:fldCharType="end"/>
            </w:r>
          </w:hyperlink>
        </w:p>
        <w:p w:rsidR="008C1490" w:rsidRDefault="008C1490" w14:paraId="734F8786" w14:textId="072B6C06">
          <w:pPr>
            <w:pStyle w:val="ndice2"/>
            <w:tabs>
              <w:tab w:val="right" w:leader="dot" w:pos="8779"/>
            </w:tabs>
            <w:rPr>
              <w:rFonts w:asciiTheme="minorHAnsi" w:hAnsiTheme="minorHAnsi" w:eastAsiaTheme="minorEastAsia" w:cstheme="minorBidi"/>
              <w:noProof/>
              <w:color w:val="auto"/>
            </w:rPr>
          </w:pPr>
          <w:hyperlink w:history="1" w:anchor="_Toc223954434">
            <w:r w:rsidRPr="00B534BA">
              <w:rPr>
                <w:rStyle w:val="Hiperligao"/>
                <w:noProof/>
              </w:rPr>
              <w:t>SUBSECÇÃO II - Alteração, suspensão e encerramento dos alojamentos</w:t>
            </w:r>
            <w:r>
              <w:rPr>
                <w:noProof/>
                <w:webHidden/>
              </w:rPr>
              <w:tab/>
            </w:r>
            <w:r>
              <w:rPr>
                <w:noProof/>
                <w:webHidden/>
              </w:rPr>
              <w:fldChar w:fldCharType="begin"/>
            </w:r>
            <w:r>
              <w:rPr>
                <w:noProof/>
                <w:webHidden/>
              </w:rPr>
              <w:instrText xml:space="preserve"> PAGEREF _Toc223954434 \h </w:instrText>
            </w:r>
            <w:r>
              <w:rPr>
                <w:noProof/>
                <w:webHidden/>
              </w:rPr>
            </w:r>
            <w:r>
              <w:rPr>
                <w:noProof/>
                <w:webHidden/>
              </w:rPr>
              <w:fldChar w:fldCharType="separate"/>
            </w:r>
            <w:r>
              <w:rPr>
                <w:noProof/>
                <w:webHidden/>
              </w:rPr>
              <w:t>27</w:t>
            </w:r>
            <w:r>
              <w:rPr>
                <w:noProof/>
                <w:webHidden/>
              </w:rPr>
              <w:fldChar w:fldCharType="end"/>
            </w:r>
          </w:hyperlink>
        </w:p>
        <w:p w:rsidR="008C1490" w:rsidRDefault="008C1490" w14:paraId="4D0F1026" w14:textId="3949CC90">
          <w:pPr>
            <w:pStyle w:val="ndice3"/>
            <w:tabs>
              <w:tab w:val="right" w:leader="dot" w:pos="8779"/>
            </w:tabs>
            <w:rPr>
              <w:rFonts w:asciiTheme="minorHAnsi" w:hAnsiTheme="minorHAnsi" w:eastAsiaTheme="minorEastAsia" w:cstheme="minorBidi"/>
              <w:noProof/>
              <w:color w:val="auto"/>
            </w:rPr>
          </w:pPr>
          <w:hyperlink w:history="1" w:anchor="_Toc223954435">
            <w:r w:rsidRPr="00B534BA">
              <w:rPr>
                <w:rStyle w:val="Hiperligao"/>
                <w:noProof/>
              </w:rPr>
              <w:t>Artigo 38.º - Alteração de funcionamento dos alojamentos</w:t>
            </w:r>
            <w:r>
              <w:rPr>
                <w:noProof/>
                <w:webHidden/>
              </w:rPr>
              <w:tab/>
            </w:r>
            <w:r>
              <w:rPr>
                <w:noProof/>
                <w:webHidden/>
              </w:rPr>
              <w:fldChar w:fldCharType="begin"/>
            </w:r>
            <w:r>
              <w:rPr>
                <w:noProof/>
                <w:webHidden/>
              </w:rPr>
              <w:instrText xml:space="preserve"> PAGEREF _Toc223954435 \h </w:instrText>
            </w:r>
            <w:r>
              <w:rPr>
                <w:noProof/>
                <w:webHidden/>
              </w:rPr>
            </w:r>
            <w:r>
              <w:rPr>
                <w:noProof/>
                <w:webHidden/>
              </w:rPr>
              <w:fldChar w:fldCharType="separate"/>
            </w:r>
            <w:r>
              <w:rPr>
                <w:noProof/>
                <w:webHidden/>
              </w:rPr>
              <w:t>27</w:t>
            </w:r>
            <w:r>
              <w:rPr>
                <w:noProof/>
                <w:webHidden/>
              </w:rPr>
              <w:fldChar w:fldCharType="end"/>
            </w:r>
          </w:hyperlink>
        </w:p>
        <w:p w:rsidR="008C1490" w:rsidRDefault="008C1490" w14:paraId="55EB4E01" w14:textId="3DFA05E4">
          <w:pPr>
            <w:pStyle w:val="ndice3"/>
            <w:tabs>
              <w:tab w:val="right" w:leader="dot" w:pos="8779"/>
            </w:tabs>
            <w:rPr>
              <w:rFonts w:asciiTheme="minorHAnsi" w:hAnsiTheme="minorHAnsi" w:eastAsiaTheme="minorEastAsia" w:cstheme="minorBidi"/>
              <w:noProof/>
              <w:color w:val="auto"/>
            </w:rPr>
          </w:pPr>
          <w:hyperlink w:history="1" w:anchor="_Toc223954436">
            <w:r w:rsidRPr="00B534BA">
              <w:rPr>
                <w:rStyle w:val="Hiperligao"/>
                <w:noProof/>
              </w:rPr>
              <w:t>Artigo 39.º - Suspensão de atividade e encerramento dos alojamentos</w:t>
            </w:r>
            <w:r>
              <w:rPr>
                <w:noProof/>
                <w:webHidden/>
              </w:rPr>
              <w:tab/>
            </w:r>
            <w:r>
              <w:rPr>
                <w:noProof/>
                <w:webHidden/>
              </w:rPr>
              <w:fldChar w:fldCharType="begin"/>
            </w:r>
            <w:r>
              <w:rPr>
                <w:noProof/>
                <w:webHidden/>
              </w:rPr>
              <w:instrText xml:space="preserve"> PAGEREF _Toc223954436 \h </w:instrText>
            </w:r>
            <w:r>
              <w:rPr>
                <w:noProof/>
                <w:webHidden/>
              </w:rPr>
            </w:r>
            <w:r>
              <w:rPr>
                <w:noProof/>
                <w:webHidden/>
              </w:rPr>
              <w:fldChar w:fldCharType="separate"/>
            </w:r>
            <w:r>
              <w:rPr>
                <w:noProof/>
                <w:webHidden/>
              </w:rPr>
              <w:t>27</w:t>
            </w:r>
            <w:r>
              <w:rPr>
                <w:noProof/>
                <w:webHidden/>
              </w:rPr>
              <w:fldChar w:fldCharType="end"/>
            </w:r>
          </w:hyperlink>
        </w:p>
        <w:p w:rsidR="008C1490" w:rsidRDefault="008C1490" w14:paraId="3F1C7227" w14:textId="7016CFB0">
          <w:pPr>
            <w:pStyle w:val="ndice3"/>
            <w:tabs>
              <w:tab w:val="right" w:leader="dot" w:pos="8779"/>
            </w:tabs>
            <w:rPr>
              <w:rFonts w:asciiTheme="minorHAnsi" w:hAnsiTheme="minorHAnsi" w:eastAsiaTheme="minorEastAsia" w:cstheme="minorBidi"/>
              <w:noProof/>
              <w:color w:val="auto"/>
            </w:rPr>
          </w:pPr>
          <w:hyperlink w:history="1" w:anchor="_Toc223954437">
            <w:r w:rsidRPr="00B534BA">
              <w:rPr>
                <w:rStyle w:val="Hiperligao"/>
                <w:noProof/>
              </w:rPr>
              <w:t>Artigo 40.° - Permissão de reabertura após suspensão da atividade</w:t>
            </w:r>
            <w:r>
              <w:rPr>
                <w:noProof/>
                <w:webHidden/>
              </w:rPr>
              <w:tab/>
            </w:r>
            <w:r>
              <w:rPr>
                <w:noProof/>
                <w:webHidden/>
              </w:rPr>
              <w:fldChar w:fldCharType="begin"/>
            </w:r>
            <w:r>
              <w:rPr>
                <w:noProof/>
                <w:webHidden/>
              </w:rPr>
              <w:instrText xml:space="preserve"> PAGEREF _Toc223954437 \h </w:instrText>
            </w:r>
            <w:r>
              <w:rPr>
                <w:noProof/>
                <w:webHidden/>
              </w:rPr>
            </w:r>
            <w:r>
              <w:rPr>
                <w:noProof/>
                <w:webHidden/>
              </w:rPr>
              <w:fldChar w:fldCharType="separate"/>
            </w:r>
            <w:r>
              <w:rPr>
                <w:noProof/>
                <w:webHidden/>
              </w:rPr>
              <w:t>28</w:t>
            </w:r>
            <w:r>
              <w:rPr>
                <w:noProof/>
                <w:webHidden/>
              </w:rPr>
              <w:fldChar w:fldCharType="end"/>
            </w:r>
          </w:hyperlink>
        </w:p>
        <w:p w:rsidR="008C1490" w:rsidRDefault="008C1490" w14:paraId="41540A53" w14:textId="16F784E2">
          <w:pPr>
            <w:pStyle w:val="ndice3"/>
            <w:tabs>
              <w:tab w:val="right" w:leader="dot" w:pos="8779"/>
            </w:tabs>
            <w:rPr>
              <w:rFonts w:asciiTheme="minorHAnsi" w:hAnsiTheme="minorHAnsi" w:eastAsiaTheme="minorEastAsia" w:cstheme="minorBidi"/>
              <w:noProof/>
              <w:color w:val="auto"/>
            </w:rPr>
          </w:pPr>
          <w:hyperlink w:history="1" w:anchor="_Toc223954438">
            <w:r w:rsidRPr="00B534BA">
              <w:rPr>
                <w:rStyle w:val="Hiperligao"/>
                <w:noProof/>
              </w:rPr>
              <w:t>Artigo 41.° - Divulgação da suspensão de atividade, do encerramento e da reabertura de alojamento</w:t>
            </w:r>
            <w:r>
              <w:rPr>
                <w:noProof/>
                <w:webHidden/>
              </w:rPr>
              <w:tab/>
            </w:r>
            <w:r>
              <w:rPr>
                <w:noProof/>
                <w:webHidden/>
              </w:rPr>
              <w:fldChar w:fldCharType="begin"/>
            </w:r>
            <w:r>
              <w:rPr>
                <w:noProof/>
                <w:webHidden/>
              </w:rPr>
              <w:instrText xml:space="preserve"> PAGEREF _Toc223954438 \h </w:instrText>
            </w:r>
            <w:r>
              <w:rPr>
                <w:noProof/>
                <w:webHidden/>
              </w:rPr>
            </w:r>
            <w:r>
              <w:rPr>
                <w:noProof/>
                <w:webHidden/>
              </w:rPr>
              <w:fldChar w:fldCharType="separate"/>
            </w:r>
            <w:r>
              <w:rPr>
                <w:noProof/>
                <w:webHidden/>
              </w:rPr>
              <w:t>29</w:t>
            </w:r>
            <w:r>
              <w:rPr>
                <w:noProof/>
                <w:webHidden/>
              </w:rPr>
              <w:fldChar w:fldCharType="end"/>
            </w:r>
          </w:hyperlink>
        </w:p>
        <w:p w:rsidR="008C1490" w:rsidRDefault="008C1490" w14:paraId="501CE8EB" w14:textId="28E207F6">
          <w:pPr>
            <w:pStyle w:val="ndice3"/>
            <w:tabs>
              <w:tab w:val="right" w:leader="dot" w:pos="8779"/>
            </w:tabs>
            <w:rPr>
              <w:rFonts w:asciiTheme="minorHAnsi" w:hAnsiTheme="minorHAnsi" w:eastAsiaTheme="minorEastAsia" w:cstheme="minorBidi"/>
              <w:noProof/>
              <w:color w:val="auto"/>
            </w:rPr>
          </w:pPr>
          <w:hyperlink w:history="1" w:anchor="_Toc223954439">
            <w:r w:rsidRPr="00B534BA">
              <w:rPr>
                <w:rStyle w:val="Hiperligao"/>
                <w:noProof/>
              </w:rPr>
              <w:t>Artigo 42.º - Reconhecimento mútuo</w:t>
            </w:r>
            <w:r>
              <w:rPr>
                <w:noProof/>
                <w:webHidden/>
              </w:rPr>
              <w:tab/>
            </w:r>
            <w:r>
              <w:rPr>
                <w:noProof/>
                <w:webHidden/>
              </w:rPr>
              <w:fldChar w:fldCharType="begin"/>
            </w:r>
            <w:r>
              <w:rPr>
                <w:noProof/>
                <w:webHidden/>
              </w:rPr>
              <w:instrText xml:space="preserve"> PAGEREF _Toc223954439 \h </w:instrText>
            </w:r>
            <w:r>
              <w:rPr>
                <w:noProof/>
                <w:webHidden/>
              </w:rPr>
            </w:r>
            <w:r>
              <w:rPr>
                <w:noProof/>
                <w:webHidden/>
              </w:rPr>
              <w:fldChar w:fldCharType="separate"/>
            </w:r>
            <w:r>
              <w:rPr>
                <w:noProof/>
                <w:webHidden/>
              </w:rPr>
              <w:t>29</w:t>
            </w:r>
            <w:r>
              <w:rPr>
                <w:noProof/>
                <w:webHidden/>
              </w:rPr>
              <w:fldChar w:fldCharType="end"/>
            </w:r>
          </w:hyperlink>
        </w:p>
        <w:p w:rsidR="008C1490" w:rsidRDefault="008C1490" w14:paraId="00206640" w14:textId="0B4A86F6">
          <w:pPr>
            <w:pStyle w:val="ndice3"/>
            <w:tabs>
              <w:tab w:val="right" w:leader="dot" w:pos="8779"/>
            </w:tabs>
            <w:rPr>
              <w:rFonts w:asciiTheme="minorHAnsi" w:hAnsiTheme="minorHAnsi" w:eastAsiaTheme="minorEastAsia" w:cstheme="minorBidi"/>
              <w:noProof/>
              <w:color w:val="auto"/>
            </w:rPr>
          </w:pPr>
          <w:hyperlink w:history="1" w:anchor="_Toc223954440">
            <w:r w:rsidRPr="00B534BA">
              <w:rPr>
                <w:rStyle w:val="Hiperligao"/>
                <w:noProof/>
              </w:rPr>
              <w:t>Artigo 43.º - Acesso ao alojamento</w:t>
            </w:r>
            <w:r>
              <w:rPr>
                <w:noProof/>
                <w:webHidden/>
              </w:rPr>
              <w:tab/>
            </w:r>
            <w:r>
              <w:rPr>
                <w:noProof/>
                <w:webHidden/>
              </w:rPr>
              <w:fldChar w:fldCharType="begin"/>
            </w:r>
            <w:r>
              <w:rPr>
                <w:noProof/>
                <w:webHidden/>
              </w:rPr>
              <w:instrText xml:space="preserve"> PAGEREF _Toc223954440 \h </w:instrText>
            </w:r>
            <w:r>
              <w:rPr>
                <w:noProof/>
                <w:webHidden/>
              </w:rPr>
            </w:r>
            <w:r>
              <w:rPr>
                <w:noProof/>
                <w:webHidden/>
              </w:rPr>
              <w:fldChar w:fldCharType="separate"/>
            </w:r>
            <w:r>
              <w:rPr>
                <w:noProof/>
                <w:webHidden/>
              </w:rPr>
              <w:t>29</w:t>
            </w:r>
            <w:r>
              <w:rPr>
                <w:noProof/>
                <w:webHidden/>
              </w:rPr>
              <w:fldChar w:fldCharType="end"/>
            </w:r>
          </w:hyperlink>
        </w:p>
        <w:p w:rsidR="008C1490" w:rsidRDefault="008C1490" w14:paraId="75FF67C9" w14:textId="336D33BB">
          <w:pPr>
            <w:pStyle w:val="ndice3"/>
            <w:tabs>
              <w:tab w:val="right" w:leader="dot" w:pos="8779"/>
            </w:tabs>
            <w:rPr>
              <w:rFonts w:asciiTheme="minorHAnsi" w:hAnsiTheme="minorHAnsi" w:eastAsiaTheme="minorEastAsia" w:cstheme="minorBidi"/>
              <w:noProof/>
              <w:color w:val="auto"/>
            </w:rPr>
          </w:pPr>
          <w:hyperlink w:history="1" w:anchor="_Toc223954441">
            <w:r w:rsidRPr="00B534BA">
              <w:rPr>
                <w:rStyle w:val="Hiperligao"/>
                <w:noProof/>
              </w:rPr>
              <w:t>Artigo 44.º - Taxas</w:t>
            </w:r>
            <w:r>
              <w:rPr>
                <w:noProof/>
                <w:webHidden/>
              </w:rPr>
              <w:tab/>
            </w:r>
            <w:r>
              <w:rPr>
                <w:noProof/>
                <w:webHidden/>
              </w:rPr>
              <w:fldChar w:fldCharType="begin"/>
            </w:r>
            <w:r>
              <w:rPr>
                <w:noProof/>
                <w:webHidden/>
              </w:rPr>
              <w:instrText xml:space="preserve"> PAGEREF _Toc223954441 \h </w:instrText>
            </w:r>
            <w:r>
              <w:rPr>
                <w:noProof/>
                <w:webHidden/>
              </w:rPr>
            </w:r>
            <w:r>
              <w:rPr>
                <w:noProof/>
                <w:webHidden/>
              </w:rPr>
              <w:fldChar w:fldCharType="separate"/>
            </w:r>
            <w:r>
              <w:rPr>
                <w:noProof/>
                <w:webHidden/>
              </w:rPr>
              <w:t>30</w:t>
            </w:r>
            <w:r>
              <w:rPr>
                <w:noProof/>
                <w:webHidden/>
              </w:rPr>
              <w:fldChar w:fldCharType="end"/>
            </w:r>
          </w:hyperlink>
        </w:p>
        <w:p w:rsidR="008C1490" w:rsidRDefault="008C1490" w14:paraId="623D6F3F" w14:textId="158A56BA">
          <w:pPr>
            <w:pStyle w:val="ndice1"/>
            <w:tabs>
              <w:tab w:val="right" w:leader="dot" w:pos="8779"/>
            </w:tabs>
            <w:rPr>
              <w:rFonts w:asciiTheme="minorHAnsi" w:hAnsiTheme="minorHAnsi" w:eastAsiaTheme="minorEastAsia" w:cstheme="minorBidi"/>
              <w:noProof/>
              <w:color w:val="auto"/>
            </w:rPr>
          </w:pPr>
          <w:hyperlink w:history="1" w:anchor="_Toc223954442">
            <w:r w:rsidRPr="00B534BA">
              <w:rPr>
                <w:rStyle w:val="Hiperligao"/>
                <w:noProof/>
              </w:rPr>
              <w:t>CAPÍTULO V - Transporte, alimentação e maneio</w:t>
            </w:r>
            <w:r>
              <w:rPr>
                <w:noProof/>
                <w:webHidden/>
              </w:rPr>
              <w:tab/>
            </w:r>
            <w:r>
              <w:rPr>
                <w:noProof/>
                <w:webHidden/>
              </w:rPr>
              <w:fldChar w:fldCharType="begin"/>
            </w:r>
            <w:r>
              <w:rPr>
                <w:noProof/>
                <w:webHidden/>
              </w:rPr>
              <w:instrText xml:space="preserve"> PAGEREF _Toc223954442 \h </w:instrText>
            </w:r>
            <w:r>
              <w:rPr>
                <w:noProof/>
                <w:webHidden/>
              </w:rPr>
            </w:r>
            <w:r>
              <w:rPr>
                <w:noProof/>
                <w:webHidden/>
              </w:rPr>
              <w:fldChar w:fldCharType="separate"/>
            </w:r>
            <w:r>
              <w:rPr>
                <w:noProof/>
                <w:webHidden/>
              </w:rPr>
              <w:t>30</w:t>
            </w:r>
            <w:r>
              <w:rPr>
                <w:noProof/>
                <w:webHidden/>
              </w:rPr>
              <w:fldChar w:fldCharType="end"/>
            </w:r>
          </w:hyperlink>
        </w:p>
        <w:p w:rsidR="008C1490" w:rsidRDefault="008C1490" w14:paraId="69E1BB65" w14:textId="3506FC08">
          <w:pPr>
            <w:pStyle w:val="ndice3"/>
            <w:tabs>
              <w:tab w:val="right" w:leader="dot" w:pos="8779"/>
            </w:tabs>
            <w:rPr>
              <w:rFonts w:asciiTheme="minorHAnsi" w:hAnsiTheme="minorHAnsi" w:eastAsiaTheme="minorEastAsia" w:cstheme="minorBidi"/>
              <w:noProof/>
              <w:color w:val="auto"/>
            </w:rPr>
          </w:pPr>
          <w:hyperlink w:history="1" w:anchor="_Toc223954443">
            <w:r w:rsidRPr="00B534BA">
              <w:rPr>
                <w:rStyle w:val="Hiperligao"/>
                <w:noProof/>
              </w:rPr>
              <w:t>Artigo 45.</w:t>
            </w:r>
            <w:r w:rsidRPr="00B534BA">
              <w:rPr>
                <w:rStyle w:val="Hiperligao"/>
                <w:noProof/>
                <w:vertAlign w:val="superscript"/>
              </w:rPr>
              <w:t>o</w:t>
            </w:r>
            <w:r w:rsidRPr="00B534BA">
              <w:rPr>
                <w:rStyle w:val="Hiperligao"/>
                <w:noProof/>
              </w:rPr>
              <w:t xml:space="preserve"> - Transporte de animais</w:t>
            </w:r>
            <w:r>
              <w:rPr>
                <w:noProof/>
                <w:webHidden/>
              </w:rPr>
              <w:tab/>
            </w:r>
            <w:r>
              <w:rPr>
                <w:noProof/>
                <w:webHidden/>
              </w:rPr>
              <w:fldChar w:fldCharType="begin"/>
            </w:r>
            <w:r>
              <w:rPr>
                <w:noProof/>
                <w:webHidden/>
              </w:rPr>
              <w:instrText xml:space="preserve"> PAGEREF _Toc223954443 \h </w:instrText>
            </w:r>
            <w:r>
              <w:rPr>
                <w:noProof/>
                <w:webHidden/>
              </w:rPr>
            </w:r>
            <w:r>
              <w:rPr>
                <w:noProof/>
                <w:webHidden/>
              </w:rPr>
              <w:fldChar w:fldCharType="separate"/>
            </w:r>
            <w:r>
              <w:rPr>
                <w:noProof/>
                <w:webHidden/>
              </w:rPr>
              <w:t>30</w:t>
            </w:r>
            <w:r>
              <w:rPr>
                <w:noProof/>
                <w:webHidden/>
              </w:rPr>
              <w:fldChar w:fldCharType="end"/>
            </w:r>
          </w:hyperlink>
        </w:p>
        <w:p w:rsidR="008C1490" w:rsidRDefault="008C1490" w14:paraId="13DF0708" w14:textId="50E1C819">
          <w:pPr>
            <w:pStyle w:val="ndice3"/>
            <w:tabs>
              <w:tab w:val="right" w:leader="dot" w:pos="8779"/>
            </w:tabs>
            <w:rPr>
              <w:rFonts w:asciiTheme="minorHAnsi" w:hAnsiTheme="minorHAnsi" w:eastAsiaTheme="minorEastAsia" w:cstheme="minorBidi"/>
              <w:noProof/>
              <w:color w:val="auto"/>
            </w:rPr>
          </w:pPr>
          <w:hyperlink w:history="1" w:anchor="_Toc223954444">
            <w:r w:rsidRPr="00B534BA">
              <w:rPr>
                <w:rStyle w:val="Hiperligao"/>
                <w:noProof/>
              </w:rPr>
              <w:t>Artigo 46.º - Alimentação e abeberamento</w:t>
            </w:r>
            <w:r>
              <w:rPr>
                <w:noProof/>
                <w:webHidden/>
              </w:rPr>
              <w:tab/>
            </w:r>
            <w:r>
              <w:rPr>
                <w:noProof/>
                <w:webHidden/>
              </w:rPr>
              <w:fldChar w:fldCharType="begin"/>
            </w:r>
            <w:r>
              <w:rPr>
                <w:noProof/>
                <w:webHidden/>
              </w:rPr>
              <w:instrText xml:space="preserve"> PAGEREF _Toc223954444 \h </w:instrText>
            </w:r>
            <w:r>
              <w:rPr>
                <w:noProof/>
                <w:webHidden/>
              </w:rPr>
            </w:r>
            <w:r>
              <w:rPr>
                <w:noProof/>
                <w:webHidden/>
              </w:rPr>
              <w:fldChar w:fldCharType="separate"/>
            </w:r>
            <w:r>
              <w:rPr>
                <w:noProof/>
                <w:webHidden/>
              </w:rPr>
              <w:t>31</w:t>
            </w:r>
            <w:r>
              <w:rPr>
                <w:noProof/>
                <w:webHidden/>
              </w:rPr>
              <w:fldChar w:fldCharType="end"/>
            </w:r>
          </w:hyperlink>
        </w:p>
        <w:p w:rsidR="008C1490" w:rsidRDefault="008C1490" w14:paraId="6E1D829D" w14:textId="4F623EAB">
          <w:pPr>
            <w:pStyle w:val="ndice3"/>
            <w:tabs>
              <w:tab w:val="right" w:leader="dot" w:pos="8779"/>
            </w:tabs>
            <w:rPr>
              <w:rFonts w:asciiTheme="minorHAnsi" w:hAnsiTheme="minorHAnsi" w:eastAsiaTheme="minorEastAsia" w:cstheme="minorBidi"/>
              <w:noProof/>
              <w:color w:val="auto"/>
            </w:rPr>
          </w:pPr>
          <w:hyperlink w:history="1" w:anchor="_Toc223954445">
            <w:r w:rsidRPr="00B534BA">
              <w:rPr>
                <w:rStyle w:val="Hiperligao"/>
                <w:noProof/>
              </w:rPr>
              <w:t>Artigo 47.</w:t>
            </w:r>
            <w:r w:rsidRPr="00B534BA">
              <w:rPr>
                <w:rStyle w:val="Hiperligao"/>
                <w:noProof/>
                <w:vertAlign w:val="superscript"/>
              </w:rPr>
              <w:t>o</w:t>
            </w:r>
            <w:r w:rsidRPr="00B534BA">
              <w:rPr>
                <w:rStyle w:val="Hiperligao"/>
                <w:noProof/>
              </w:rPr>
              <w:t xml:space="preserve"> - Maneio</w:t>
            </w:r>
            <w:r>
              <w:rPr>
                <w:noProof/>
                <w:webHidden/>
              </w:rPr>
              <w:tab/>
            </w:r>
            <w:r>
              <w:rPr>
                <w:noProof/>
                <w:webHidden/>
              </w:rPr>
              <w:fldChar w:fldCharType="begin"/>
            </w:r>
            <w:r>
              <w:rPr>
                <w:noProof/>
                <w:webHidden/>
              </w:rPr>
              <w:instrText xml:space="preserve"> PAGEREF _Toc223954445 \h </w:instrText>
            </w:r>
            <w:r>
              <w:rPr>
                <w:noProof/>
                <w:webHidden/>
              </w:rPr>
            </w:r>
            <w:r>
              <w:rPr>
                <w:noProof/>
                <w:webHidden/>
              </w:rPr>
              <w:fldChar w:fldCharType="separate"/>
            </w:r>
            <w:r>
              <w:rPr>
                <w:noProof/>
                <w:webHidden/>
              </w:rPr>
              <w:t>31</w:t>
            </w:r>
            <w:r>
              <w:rPr>
                <w:noProof/>
                <w:webHidden/>
              </w:rPr>
              <w:fldChar w:fldCharType="end"/>
            </w:r>
          </w:hyperlink>
        </w:p>
        <w:p w:rsidR="008C1490" w:rsidRDefault="008C1490" w14:paraId="7D28B086" w14:textId="4A1BF3BF">
          <w:pPr>
            <w:pStyle w:val="ndice3"/>
            <w:tabs>
              <w:tab w:val="right" w:leader="dot" w:pos="8779"/>
            </w:tabs>
            <w:rPr>
              <w:rFonts w:asciiTheme="minorHAnsi" w:hAnsiTheme="minorHAnsi" w:eastAsiaTheme="minorEastAsia" w:cstheme="minorBidi"/>
              <w:noProof/>
              <w:color w:val="auto"/>
            </w:rPr>
          </w:pPr>
          <w:hyperlink w:history="1" w:anchor="_Toc223954446">
            <w:r w:rsidRPr="00B534BA">
              <w:rPr>
                <w:rStyle w:val="Hiperligao"/>
                <w:noProof/>
              </w:rPr>
              <w:t>Artigo 48.</w:t>
            </w:r>
            <w:r w:rsidRPr="00B534BA">
              <w:rPr>
                <w:rStyle w:val="Hiperligao"/>
                <w:noProof/>
                <w:vertAlign w:val="superscript"/>
              </w:rPr>
              <w:t>o</w:t>
            </w:r>
            <w:r w:rsidRPr="00B534BA">
              <w:rPr>
                <w:rStyle w:val="Hiperligao"/>
                <w:noProof/>
              </w:rPr>
              <w:t xml:space="preserve"> - Higiene</w:t>
            </w:r>
            <w:r>
              <w:rPr>
                <w:noProof/>
                <w:webHidden/>
              </w:rPr>
              <w:tab/>
            </w:r>
            <w:r>
              <w:rPr>
                <w:noProof/>
                <w:webHidden/>
              </w:rPr>
              <w:fldChar w:fldCharType="begin"/>
            </w:r>
            <w:r>
              <w:rPr>
                <w:noProof/>
                <w:webHidden/>
              </w:rPr>
              <w:instrText xml:space="preserve"> PAGEREF _Toc223954446 \h </w:instrText>
            </w:r>
            <w:r>
              <w:rPr>
                <w:noProof/>
                <w:webHidden/>
              </w:rPr>
            </w:r>
            <w:r>
              <w:rPr>
                <w:noProof/>
                <w:webHidden/>
              </w:rPr>
              <w:fldChar w:fldCharType="separate"/>
            </w:r>
            <w:r>
              <w:rPr>
                <w:noProof/>
                <w:webHidden/>
              </w:rPr>
              <w:t>32</w:t>
            </w:r>
            <w:r>
              <w:rPr>
                <w:noProof/>
                <w:webHidden/>
              </w:rPr>
              <w:fldChar w:fldCharType="end"/>
            </w:r>
          </w:hyperlink>
        </w:p>
        <w:p w:rsidR="008C1490" w:rsidRDefault="008C1490" w14:paraId="1D090FAD" w14:textId="41EDD1CD">
          <w:pPr>
            <w:pStyle w:val="ndice3"/>
            <w:tabs>
              <w:tab w:val="right" w:leader="dot" w:pos="8779"/>
            </w:tabs>
            <w:rPr>
              <w:rFonts w:asciiTheme="minorHAnsi" w:hAnsiTheme="minorHAnsi" w:eastAsiaTheme="minorEastAsia" w:cstheme="minorBidi"/>
              <w:noProof/>
              <w:color w:val="auto"/>
            </w:rPr>
          </w:pPr>
          <w:hyperlink w:history="1" w:anchor="_Toc223954447">
            <w:r w:rsidRPr="00B534BA">
              <w:rPr>
                <w:rStyle w:val="Hiperligao"/>
                <w:noProof/>
              </w:rPr>
              <w:t>Artigo 49.</w:t>
            </w:r>
            <w:r w:rsidRPr="00B534BA">
              <w:rPr>
                <w:rStyle w:val="Hiperligao"/>
                <w:noProof/>
                <w:vertAlign w:val="superscript"/>
              </w:rPr>
              <w:t xml:space="preserve">o  </w:t>
            </w:r>
            <w:r w:rsidRPr="00B534BA">
              <w:rPr>
                <w:rStyle w:val="Hiperligao"/>
                <w:noProof/>
              </w:rPr>
              <w:t>- Cuidados de saúde animal</w:t>
            </w:r>
            <w:r>
              <w:rPr>
                <w:noProof/>
                <w:webHidden/>
              </w:rPr>
              <w:tab/>
            </w:r>
            <w:r>
              <w:rPr>
                <w:noProof/>
                <w:webHidden/>
              </w:rPr>
              <w:fldChar w:fldCharType="begin"/>
            </w:r>
            <w:r>
              <w:rPr>
                <w:noProof/>
                <w:webHidden/>
              </w:rPr>
              <w:instrText xml:space="preserve"> PAGEREF _Toc223954447 \h </w:instrText>
            </w:r>
            <w:r>
              <w:rPr>
                <w:noProof/>
                <w:webHidden/>
              </w:rPr>
            </w:r>
            <w:r>
              <w:rPr>
                <w:noProof/>
                <w:webHidden/>
              </w:rPr>
              <w:fldChar w:fldCharType="separate"/>
            </w:r>
            <w:r>
              <w:rPr>
                <w:noProof/>
                <w:webHidden/>
              </w:rPr>
              <w:t>33</w:t>
            </w:r>
            <w:r>
              <w:rPr>
                <w:noProof/>
                <w:webHidden/>
              </w:rPr>
              <w:fldChar w:fldCharType="end"/>
            </w:r>
          </w:hyperlink>
        </w:p>
        <w:p w:rsidR="008C1490" w:rsidRDefault="008C1490" w14:paraId="7FAB1139" w14:textId="3723574C">
          <w:pPr>
            <w:pStyle w:val="ndice1"/>
            <w:tabs>
              <w:tab w:val="right" w:leader="dot" w:pos="8779"/>
            </w:tabs>
            <w:rPr>
              <w:rFonts w:asciiTheme="minorHAnsi" w:hAnsiTheme="minorHAnsi" w:eastAsiaTheme="minorEastAsia" w:cstheme="minorBidi"/>
              <w:noProof/>
              <w:color w:val="auto"/>
            </w:rPr>
          </w:pPr>
          <w:hyperlink w:history="1" w:anchor="_Toc223954448">
            <w:r w:rsidRPr="00B534BA">
              <w:rPr>
                <w:rStyle w:val="Hiperligao"/>
                <w:noProof/>
              </w:rPr>
              <w:t>CAPÍTULO VI - Meios de contenção</w:t>
            </w:r>
            <w:r>
              <w:rPr>
                <w:noProof/>
                <w:webHidden/>
              </w:rPr>
              <w:tab/>
            </w:r>
            <w:r>
              <w:rPr>
                <w:noProof/>
                <w:webHidden/>
              </w:rPr>
              <w:fldChar w:fldCharType="begin"/>
            </w:r>
            <w:r>
              <w:rPr>
                <w:noProof/>
                <w:webHidden/>
              </w:rPr>
              <w:instrText xml:space="preserve"> PAGEREF _Toc223954448 \h </w:instrText>
            </w:r>
            <w:r>
              <w:rPr>
                <w:noProof/>
                <w:webHidden/>
              </w:rPr>
            </w:r>
            <w:r>
              <w:rPr>
                <w:noProof/>
                <w:webHidden/>
              </w:rPr>
              <w:fldChar w:fldCharType="separate"/>
            </w:r>
            <w:r>
              <w:rPr>
                <w:noProof/>
                <w:webHidden/>
              </w:rPr>
              <w:t>33</w:t>
            </w:r>
            <w:r>
              <w:rPr>
                <w:noProof/>
                <w:webHidden/>
              </w:rPr>
              <w:fldChar w:fldCharType="end"/>
            </w:r>
          </w:hyperlink>
        </w:p>
        <w:p w:rsidR="008C1490" w:rsidRDefault="008C1490" w14:paraId="60C0AC72" w14:textId="54B2BF71">
          <w:pPr>
            <w:pStyle w:val="ndice2"/>
            <w:tabs>
              <w:tab w:val="right" w:leader="dot" w:pos="8779"/>
            </w:tabs>
            <w:rPr>
              <w:rFonts w:asciiTheme="minorHAnsi" w:hAnsiTheme="minorHAnsi" w:eastAsiaTheme="minorEastAsia" w:cstheme="minorBidi"/>
              <w:noProof/>
              <w:color w:val="auto"/>
            </w:rPr>
          </w:pPr>
          <w:hyperlink w:history="1" w:anchor="_Toc223954449">
            <w:r w:rsidRPr="00B534BA">
              <w:rPr>
                <w:rStyle w:val="Hiperligao"/>
                <w:noProof/>
              </w:rPr>
              <w:t>Artigo 50.º - Obrigatoriedade do uso de coleira ou peitoral e trela ou açaimo</w:t>
            </w:r>
            <w:r>
              <w:rPr>
                <w:noProof/>
                <w:webHidden/>
              </w:rPr>
              <w:tab/>
            </w:r>
            <w:r>
              <w:rPr>
                <w:noProof/>
                <w:webHidden/>
              </w:rPr>
              <w:fldChar w:fldCharType="begin"/>
            </w:r>
            <w:r>
              <w:rPr>
                <w:noProof/>
                <w:webHidden/>
              </w:rPr>
              <w:instrText xml:space="preserve"> PAGEREF _Toc223954449 \h </w:instrText>
            </w:r>
            <w:r>
              <w:rPr>
                <w:noProof/>
                <w:webHidden/>
              </w:rPr>
            </w:r>
            <w:r>
              <w:rPr>
                <w:noProof/>
                <w:webHidden/>
              </w:rPr>
              <w:fldChar w:fldCharType="separate"/>
            </w:r>
            <w:r>
              <w:rPr>
                <w:noProof/>
                <w:webHidden/>
              </w:rPr>
              <w:t>33</w:t>
            </w:r>
            <w:r>
              <w:rPr>
                <w:noProof/>
                <w:webHidden/>
              </w:rPr>
              <w:fldChar w:fldCharType="end"/>
            </w:r>
          </w:hyperlink>
        </w:p>
        <w:p w:rsidR="008C1490" w:rsidRDefault="008C1490" w14:paraId="5AA46B40" w14:textId="5C615517">
          <w:pPr>
            <w:pStyle w:val="ndice1"/>
            <w:tabs>
              <w:tab w:val="right" w:leader="dot" w:pos="8779"/>
            </w:tabs>
            <w:rPr>
              <w:rFonts w:asciiTheme="minorHAnsi" w:hAnsiTheme="minorHAnsi" w:eastAsiaTheme="minorEastAsia" w:cstheme="minorBidi"/>
              <w:noProof/>
              <w:color w:val="auto"/>
            </w:rPr>
          </w:pPr>
          <w:hyperlink w:history="1" w:anchor="_Toc223954450">
            <w:r w:rsidRPr="00B534BA">
              <w:rPr>
                <w:rStyle w:val="Hiperligao"/>
                <w:noProof/>
              </w:rPr>
              <w:t>CAPÍTULO VII - Intervenções cirúrgicas e mutilações</w:t>
            </w:r>
            <w:r>
              <w:rPr>
                <w:noProof/>
                <w:webHidden/>
              </w:rPr>
              <w:tab/>
            </w:r>
            <w:r>
              <w:rPr>
                <w:noProof/>
                <w:webHidden/>
              </w:rPr>
              <w:fldChar w:fldCharType="begin"/>
            </w:r>
            <w:r>
              <w:rPr>
                <w:noProof/>
                <w:webHidden/>
              </w:rPr>
              <w:instrText xml:space="preserve"> PAGEREF _Toc223954450 \h </w:instrText>
            </w:r>
            <w:r>
              <w:rPr>
                <w:noProof/>
                <w:webHidden/>
              </w:rPr>
            </w:r>
            <w:r>
              <w:rPr>
                <w:noProof/>
                <w:webHidden/>
              </w:rPr>
              <w:fldChar w:fldCharType="separate"/>
            </w:r>
            <w:r>
              <w:rPr>
                <w:noProof/>
                <w:webHidden/>
              </w:rPr>
              <w:t>34</w:t>
            </w:r>
            <w:r>
              <w:rPr>
                <w:noProof/>
                <w:webHidden/>
              </w:rPr>
              <w:fldChar w:fldCharType="end"/>
            </w:r>
          </w:hyperlink>
        </w:p>
        <w:p w:rsidR="008C1490" w:rsidRDefault="008C1490" w14:paraId="70B36E48" w14:textId="2AF04347">
          <w:pPr>
            <w:pStyle w:val="ndice3"/>
            <w:tabs>
              <w:tab w:val="right" w:leader="dot" w:pos="8779"/>
            </w:tabs>
            <w:rPr>
              <w:rFonts w:asciiTheme="minorHAnsi" w:hAnsiTheme="minorHAnsi" w:eastAsiaTheme="minorEastAsia" w:cstheme="minorBidi"/>
              <w:noProof/>
              <w:color w:val="auto"/>
            </w:rPr>
          </w:pPr>
          <w:hyperlink w:history="1" w:anchor="_Toc223954451">
            <w:r w:rsidRPr="00B534BA">
              <w:rPr>
                <w:rStyle w:val="Hiperligao"/>
                <w:noProof/>
              </w:rPr>
              <w:t>Artigo 51.</w:t>
            </w:r>
            <w:r w:rsidRPr="00B534BA">
              <w:rPr>
                <w:rStyle w:val="Hiperligao"/>
                <w:noProof/>
                <w:vertAlign w:val="superscript"/>
              </w:rPr>
              <w:t>o</w:t>
            </w:r>
            <w:r w:rsidRPr="00B534BA">
              <w:rPr>
                <w:rStyle w:val="Hiperligao"/>
                <w:noProof/>
              </w:rPr>
              <w:t xml:space="preserve"> Intervenções cirúrgicas</w:t>
            </w:r>
            <w:r>
              <w:rPr>
                <w:noProof/>
                <w:webHidden/>
              </w:rPr>
              <w:tab/>
            </w:r>
            <w:r>
              <w:rPr>
                <w:noProof/>
                <w:webHidden/>
              </w:rPr>
              <w:fldChar w:fldCharType="begin"/>
            </w:r>
            <w:r>
              <w:rPr>
                <w:noProof/>
                <w:webHidden/>
              </w:rPr>
              <w:instrText xml:space="preserve"> PAGEREF _Toc223954451 \h </w:instrText>
            </w:r>
            <w:r>
              <w:rPr>
                <w:noProof/>
                <w:webHidden/>
              </w:rPr>
            </w:r>
            <w:r>
              <w:rPr>
                <w:noProof/>
                <w:webHidden/>
              </w:rPr>
              <w:fldChar w:fldCharType="separate"/>
            </w:r>
            <w:r>
              <w:rPr>
                <w:noProof/>
                <w:webHidden/>
              </w:rPr>
              <w:t>34</w:t>
            </w:r>
            <w:r>
              <w:rPr>
                <w:noProof/>
                <w:webHidden/>
              </w:rPr>
              <w:fldChar w:fldCharType="end"/>
            </w:r>
          </w:hyperlink>
        </w:p>
        <w:p w:rsidR="008C1490" w:rsidRDefault="008C1490" w14:paraId="2E9ABFE9" w14:textId="00B6A64D">
          <w:pPr>
            <w:pStyle w:val="ndice3"/>
            <w:tabs>
              <w:tab w:val="right" w:leader="dot" w:pos="8779"/>
            </w:tabs>
            <w:rPr>
              <w:rFonts w:asciiTheme="minorHAnsi" w:hAnsiTheme="minorHAnsi" w:eastAsiaTheme="minorEastAsia" w:cstheme="minorBidi"/>
              <w:noProof/>
              <w:color w:val="auto"/>
            </w:rPr>
          </w:pPr>
          <w:hyperlink w:history="1" w:anchor="_Toc223954452">
            <w:r w:rsidRPr="00B534BA">
              <w:rPr>
                <w:rStyle w:val="Hiperligao"/>
                <w:noProof/>
              </w:rPr>
              <w:t>Artigo 52.</w:t>
            </w:r>
            <w:r w:rsidRPr="00B534BA">
              <w:rPr>
                <w:rStyle w:val="Hiperligao"/>
                <w:noProof/>
                <w:vertAlign w:val="superscript"/>
              </w:rPr>
              <w:t>o</w:t>
            </w:r>
            <w:r w:rsidRPr="00B534BA">
              <w:rPr>
                <w:rStyle w:val="Hiperligao"/>
                <w:noProof/>
              </w:rPr>
              <w:t xml:space="preserve"> - Mutilações</w:t>
            </w:r>
            <w:r>
              <w:rPr>
                <w:noProof/>
                <w:webHidden/>
              </w:rPr>
              <w:tab/>
            </w:r>
            <w:r>
              <w:rPr>
                <w:noProof/>
                <w:webHidden/>
              </w:rPr>
              <w:fldChar w:fldCharType="begin"/>
            </w:r>
            <w:r>
              <w:rPr>
                <w:noProof/>
                <w:webHidden/>
              </w:rPr>
              <w:instrText xml:space="preserve"> PAGEREF _Toc223954452 \h </w:instrText>
            </w:r>
            <w:r>
              <w:rPr>
                <w:noProof/>
                <w:webHidden/>
              </w:rPr>
            </w:r>
            <w:r>
              <w:rPr>
                <w:noProof/>
                <w:webHidden/>
              </w:rPr>
              <w:fldChar w:fldCharType="separate"/>
            </w:r>
            <w:r>
              <w:rPr>
                <w:noProof/>
                <w:webHidden/>
              </w:rPr>
              <w:t>34</w:t>
            </w:r>
            <w:r>
              <w:rPr>
                <w:noProof/>
                <w:webHidden/>
              </w:rPr>
              <w:fldChar w:fldCharType="end"/>
            </w:r>
          </w:hyperlink>
        </w:p>
        <w:p w:rsidR="008C1490" w:rsidRDefault="008C1490" w14:paraId="01C11BF3" w14:textId="4C21C145">
          <w:pPr>
            <w:pStyle w:val="ndice1"/>
            <w:tabs>
              <w:tab w:val="right" w:leader="dot" w:pos="8779"/>
            </w:tabs>
            <w:rPr>
              <w:rFonts w:asciiTheme="minorHAnsi" w:hAnsiTheme="minorHAnsi" w:eastAsiaTheme="minorEastAsia" w:cstheme="minorBidi"/>
              <w:noProof/>
              <w:color w:val="auto"/>
            </w:rPr>
          </w:pPr>
          <w:hyperlink w:history="1" w:anchor="_Toc223954453">
            <w:r w:rsidRPr="00B534BA">
              <w:rPr>
                <w:rStyle w:val="Hiperligao"/>
                <w:noProof/>
              </w:rPr>
              <w:t>CAPÍTULO VIII - Registo e identificação</w:t>
            </w:r>
            <w:r>
              <w:rPr>
                <w:noProof/>
                <w:webHidden/>
              </w:rPr>
              <w:tab/>
            </w:r>
            <w:r>
              <w:rPr>
                <w:noProof/>
                <w:webHidden/>
              </w:rPr>
              <w:fldChar w:fldCharType="begin"/>
            </w:r>
            <w:r>
              <w:rPr>
                <w:noProof/>
                <w:webHidden/>
              </w:rPr>
              <w:instrText xml:space="preserve"> PAGEREF _Toc223954453 \h </w:instrText>
            </w:r>
            <w:r>
              <w:rPr>
                <w:noProof/>
                <w:webHidden/>
              </w:rPr>
            </w:r>
            <w:r>
              <w:rPr>
                <w:noProof/>
                <w:webHidden/>
              </w:rPr>
              <w:fldChar w:fldCharType="separate"/>
            </w:r>
            <w:r>
              <w:rPr>
                <w:noProof/>
                <w:webHidden/>
              </w:rPr>
              <w:t>35</w:t>
            </w:r>
            <w:r>
              <w:rPr>
                <w:noProof/>
                <w:webHidden/>
              </w:rPr>
              <w:fldChar w:fldCharType="end"/>
            </w:r>
          </w:hyperlink>
        </w:p>
        <w:p w:rsidR="008C1490" w:rsidRDefault="008C1490" w14:paraId="6859E5A2" w14:textId="1817E828">
          <w:pPr>
            <w:pStyle w:val="ndice2"/>
            <w:tabs>
              <w:tab w:val="right" w:leader="dot" w:pos="8779"/>
            </w:tabs>
            <w:rPr>
              <w:rFonts w:asciiTheme="minorHAnsi" w:hAnsiTheme="minorHAnsi" w:eastAsiaTheme="minorEastAsia" w:cstheme="minorBidi"/>
              <w:noProof/>
              <w:color w:val="auto"/>
            </w:rPr>
          </w:pPr>
          <w:hyperlink w:history="1" w:anchor="_Toc223954454">
            <w:r w:rsidRPr="00B534BA">
              <w:rPr>
                <w:rStyle w:val="Hiperligao"/>
                <w:noProof/>
              </w:rPr>
              <w:t>SECÇÃO I - Sistema de identificação de caninos e felinos</w:t>
            </w:r>
            <w:r>
              <w:rPr>
                <w:noProof/>
                <w:webHidden/>
              </w:rPr>
              <w:tab/>
            </w:r>
            <w:r>
              <w:rPr>
                <w:noProof/>
                <w:webHidden/>
              </w:rPr>
              <w:fldChar w:fldCharType="begin"/>
            </w:r>
            <w:r>
              <w:rPr>
                <w:noProof/>
                <w:webHidden/>
              </w:rPr>
              <w:instrText xml:space="preserve"> PAGEREF _Toc223954454 \h </w:instrText>
            </w:r>
            <w:r>
              <w:rPr>
                <w:noProof/>
                <w:webHidden/>
              </w:rPr>
            </w:r>
            <w:r>
              <w:rPr>
                <w:noProof/>
                <w:webHidden/>
              </w:rPr>
              <w:fldChar w:fldCharType="separate"/>
            </w:r>
            <w:r>
              <w:rPr>
                <w:noProof/>
                <w:webHidden/>
              </w:rPr>
              <w:t>35</w:t>
            </w:r>
            <w:r>
              <w:rPr>
                <w:noProof/>
                <w:webHidden/>
              </w:rPr>
              <w:fldChar w:fldCharType="end"/>
            </w:r>
          </w:hyperlink>
        </w:p>
        <w:p w:rsidR="008C1490" w:rsidRDefault="008C1490" w14:paraId="5BCB6612" w14:textId="64B1FDF6">
          <w:pPr>
            <w:pStyle w:val="ndice3"/>
            <w:tabs>
              <w:tab w:val="right" w:leader="dot" w:pos="8779"/>
            </w:tabs>
            <w:rPr>
              <w:rFonts w:asciiTheme="minorHAnsi" w:hAnsiTheme="minorHAnsi" w:eastAsiaTheme="minorEastAsia" w:cstheme="minorBidi"/>
              <w:noProof/>
              <w:color w:val="auto"/>
            </w:rPr>
          </w:pPr>
          <w:hyperlink w:history="1" w:anchor="_Toc223954455">
            <w:r w:rsidRPr="00B534BA">
              <w:rPr>
                <w:rStyle w:val="Hiperligao"/>
                <w:noProof/>
              </w:rPr>
              <w:t>Artigo 53.º - Identificação e registo na base de dados</w:t>
            </w:r>
            <w:r>
              <w:rPr>
                <w:noProof/>
                <w:webHidden/>
              </w:rPr>
              <w:tab/>
            </w:r>
            <w:r>
              <w:rPr>
                <w:noProof/>
                <w:webHidden/>
              </w:rPr>
              <w:fldChar w:fldCharType="begin"/>
            </w:r>
            <w:r>
              <w:rPr>
                <w:noProof/>
                <w:webHidden/>
              </w:rPr>
              <w:instrText xml:space="preserve"> PAGEREF _Toc223954455 \h </w:instrText>
            </w:r>
            <w:r>
              <w:rPr>
                <w:noProof/>
                <w:webHidden/>
              </w:rPr>
            </w:r>
            <w:r>
              <w:rPr>
                <w:noProof/>
                <w:webHidden/>
              </w:rPr>
              <w:fldChar w:fldCharType="separate"/>
            </w:r>
            <w:r>
              <w:rPr>
                <w:noProof/>
                <w:webHidden/>
              </w:rPr>
              <w:t>35</w:t>
            </w:r>
            <w:r>
              <w:rPr>
                <w:noProof/>
                <w:webHidden/>
              </w:rPr>
              <w:fldChar w:fldCharType="end"/>
            </w:r>
          </w:hyperlink>
        </w:p>
        <w:p w:rsidR="008C1490" w:rsidRDefault="008C1490" w14:paraId="2517B8CD" w14:textId="1860DCB9">
          <w:pPr>
            <w:pStyle w:val="ndice3"/>
            <w:tabs>
              <w:tab w:val="right" w:leader="dot" w:pos="8779"/>
            </w:tabs>
            <w:rPr>
              <w:rFonts w:asciiTheme="minorHAnsi" w:hAnsiTheme="minorHAnsi" w:eastAsiaTheme="minorEastAsia" w:cstheme="minorBidi"/>
              <w:noProof/>
              <w:color w:val="auto"/>
            </w:rPr>
          </w:pPr>
          <w:hyperlink w:history="1" w:anchor="_Toc223954456">
            <w:r w:rsidRPr="00B534BA">
              <w:rPr>
                <w:rStyle w:val="Hiperligao"/>
                <w:noProof/>
              </w:rPr>
              <w:t>Artigo 54.º - Exceções</w:t>
            </w:r>
            <w:r>
              <w:rPr>
                <w:noProof/>
                <w:webHidden/>
              </w:rPr>
              <w:tab/>
            </w:r>
            <w:r>
              <w:rPr>
                <w:noProof/>
                <w:webHidden/>
              </w:rPr>
              <w:fldChar w:fldCharType="begin"/>
            </w:r>
            <w:r>
              <w:rPr>
                <w:noProof/>
                <w:webHidden/>
              </w:rPr>
              <w:instrText xml:space="preserve"> PAGEREF _Toc223954456 \h </w:instrText>
            </w:r>
            <w:r>
              <w:rPr>
                <w:noProof/>
                <w:webHidden/>
              </w:rPr>
            </w:r>
            <w:r>
              <w:rPr>
                <w:noProof/>
                <w:webHidden/>
              </w:rPr>
              <w:fldChar w:fldCharType="separate"/>
            </w:r>
            <w:r>
              <w:rPr>
                <w:noProof/>
                <w:webHidden/>
              </w:rPr>
              <w:t>36</w:t>
            </w:r>
            <w:r>
              <w:rPr>
                <w:noProof/>
                <w:webHidden/>
              </w:rPr>
              <w:fldChar w:fldCharType="end"/>
            </w:r>
          </w:hyperlink>
        </w:p>
        <w:p w:rsidR="008C1490" w:rsidRDefault="008C1490" w14:paraId="1A195868" w14:textId="425FCE5E">
          <w:pPr>
            <w:pStyle w:val="ndice3"/>
            <w:tabs>
              <w:tab w:val="right" w:leader="dot" w:pos="8779"/>
            </w:tabs>
            <w:rPr>
              <w:rFonts w:asciiTheme="minorHAnsi" w:hAnsiTheme="minorHAnsi" w:eastAsiaTheme="minorEastAsia" w:cstheme="minorBidi"/>
              <w:noProof/>
              <w:color w:val="auto"/>
            </w:rPr>
          </w:pPr>
          <w:hyperlink w:history="1" w:anchor="_Toc223954457">
            <w:r w:rsidRPr="00B534BA">
              <w:rPr>
                <w:rStyle w:val="Hiperligao"/>
                <w:noProof/>
              </w:rPr>
              <w:t>Artigo 55.º - Base de dados</w:t>
            </w:r>
            <w:r>
              <w:rPr>
                <w:noProof/>
                <w:webHidden/>
              </w:rPr>
              <w:tab/>
            </w:r>
            <w:r>
              <w:rPr>
                <w:noProof/>
                <w:webHidden/>
              </w:rPr>
              <w:fldChar w:fldCharType="begin"/>
            </w:r>
            <w:r>
              <w:rPr>
                <w:noProof/>
                <w:webHidden/>
              </w:rPr>
              <w:instrText xml:space="preserve"> PAGEREF _Toc223954457 \h </w:instrText>
            </w:r>
            <w:r>
              <w:rPr>
                <w:noProof/>
                <w:webHidden/>
              </w:rPr>
            </w:r>
            <w:r>
              <w:rPr>
                <w:noProof/>
                <w:webHidden/>
              </w:rPr>
              <w:fldChar w:fldCharType="separate"/>
            </w:r>
            <w:r>
              <w:rPr>
                <w:noProof/>
                <w:webHidden/>
              </w:rPr>
              <w:t>37</w:t>
            </w:r>
            <w:r>
              <w:rPr>
                <w:noProof/>
                <w:webHidden/>
              </w:rPr>
              <w:fldChar w:fldCharType="end"/>
            </w:r>
          </w:hyperlink>
        </w:p>
        <w:p w:rsidR="008C1490" w:rsidRDefault="008C1490" w14:paraId="59614FA4" w14:textId="7F11BD94">
          <w:pPr>
            <w:pStyle w:val="ndice3"/>
            <w:tabs>
              <w:tab w:val="right" w:leader="dot" w:pos="8779"/>
            </w:tabs>
            <w:rPr>
              <w:rFonts w:asciiTheme="minorHAnsi" w:hAnsiTheme="minorHAnsi" w:eastAsiaTheme="minorEastAsia" w:cstheme="minorBidi"/>
              <w:noProof/>
              <w:color w:val="auto"/>
            </w:rPr>
          </w:pPr>
          <w:hyperlink w:history="1" w:anchor="_Toc223954458">
            <w:r w:rsidRPr="00B534BA">
              <w:rPr>
                <w:rStyle w:val="Hiperligao"/>
                <w:noProof/>
              </w:rPr>
              <w:t>Artigo 56.º - Classificação dos animais</w:t>
            </w:r>
            <w:r>
              <w:rPr>
                <w:noProof/>
                <w:webHidden/>
              </w:rPr>
              <w:tab/>
            </w:r>
            <w:r>
              <w:rPr>
                <w:noProof/>
                <w:webHidden/>
              </w:rPr>
              <w:fldChar w:fldCharType="begin"/>
            </w:r>
            <w:r>
              <w:rPr>
                <w:noProof/>
                <w:webHidden/>
              </w:rPr>
              <w:instrText xml:space="preserve"> PAGEREF _Toc223954458 \h </w:instrText>
            </w:r>
            <w:r>
              <w:rPr>
                <w:noProof/>
                <w:webHidden/>
              </w:rPr>
            </w:r>
            <w:r>
              <w:rPr>
                <w:noProof/>
                <w:webHidden/>
              </w:rPr>
              <w:fldChar w:fldCharType="separate"/>
            </w:r>
            <w:r>
              <w:rPr>
                <w:noProof/>
                <w:webHidden/>
              </w:rPr>
              <w:t>37</w:t>
            </w:r>
            <w:r>
              <w:rPr>
                <w:noProof/>
                <w:webHidden/>
              </w:rPr>
              <w:fldChar w:fldCharType="end"/>
            </w:r>
          </w:hyperlink>
        </w:p>
        <w:p w:rsidR="008C1490" w:rsidRDefault="008C1490" w14:paraId="053939D2" w14:textId="0D6BD8E2">
          <w:pPr>
            <w:pStyle w:val="ndice3"/>
            <w:tabs>
              <w:tab w:val="right" w:leader="dot" w:pos="8779"/>
            </w:tabs>
            <w:rPr>
              <w:rFonts w:asciiTheme="minorHAnsi" w:hAnsiTheme="minorHAnsi" w:eastAsiaTheme="minorEastAsia" w:cstheme="minorBidi"/>
              <w:noProof/>
              <w:color w:val="auto"/>
            </w:rPr>
          </w:pPr>
          <w:hyperlink w:history="1" w:anchor="_Toc223954459">
            <w:r w:rsidRPr="00B534BA">
              <w:rPr>
                <w:rStyle w:val="Hiperligao"/>
                <w:noProof/>
              </w:rPr>
              <w:t>Artigo 57.º - Deveres do médico veterinário</w:t>
            </w:r>
            <w:r>
              <w:rPr>
                <w:noProof/>
                <w:webHidden/>
              </w:rPr>
              <w:tab/>
            </w:r>
            <w:r>
              <w:rPr>
                <w:noProof/>
                <w:webHidden/>
              </w:rPr>
              <w:fldChar w:fldCharType="begin"/>
            </w:r>
            <w:r>
              <w:rPr>
                <w:noProof/>
                <w:webHidden/>
              </w:rPr>
              <w:instrText xml:space="preserve"> PAGEREF _Toc223954459 \h </w:instrText>
            </w:r>
            <w:r>
              <w:rPr>
                <w:noProof/>
                <w:webHidden/>
              </w:rPr>
            </w:r>
            <w:r>
              <w:rPr>
                <w:noProof/>
                <w:webHidden/>
              </w:rPr>
              <w:fldChar w:fldCharType="separate"/>
            </w:r>
            <w:r>
              <w:rPr>
                <w:noProof/>
                <w:webHidden/>
              </w:rPr>
              <w:t>37</w:t>
            </w:r>
            <w:r>
              <w:rPr>
                <w:noProof/>
                <w:webHidden/>
              </w:rPr>
              <w:fldChar w:fldCharType="end"/>
            </w:r>
          </w:hyperlink>
        </w:p>
        <w:p w:rsidR="008C1490" w:rsidRDefault="008C1490" w14:paraId="7F6BEEB3" w14:textId="347067AC">
          <w:pPr>
            <w:pStyle w:val="ndice3"/>
            <w:tabs>
              <w:tab w:val="right" w:leader="dot" w:pos="8779"/>
            </w:tabs>
            <w:rPr>
              <w:rFonts w:asciiTheme="minorHAnsi" w:hAnsiTheme="minorHAnsi" w:eastAsiaTheme="minorEastAsia" w:cstheme="minorBidi"/>
              <w:noProof/>
              <w:color w:val="auto"/>
            </w:rPr>
          </w:pPr>
          <w:hyperlink w:history="1" w:anchor="_Toc223954460">
            <w:r w:rsidRPr="00B534BA">
              <w:rPr>
                <w:rStyle w:val="Hiperligao"/>
                <w:noProof/>
              </w:rPr>
              <w:t>Artigo 58.º - Deveres do detentor</w:t>
            </w:r>
            <w:r>
              <w:rPr>
                <w:noProof/>
                <w:webHidden/>
              </w:rPr>
              <w:tab/>
            </w:r>
            <w:r>
              <w:rPr>
                <w:noProof/>
                <w:webHidden/>
              </w:rPr>
              <w:fldChar w:fldCharType="begin"/>
            </w:r>
            <w:r>
              <w:rPr>
                <w:noProof/>
                <w:webHidden/>
              </w:rPr>
              <w:instrText xml:space="preserve"> PAGEREF _Toc223954460 \h </w:instrText>
            </w:r>
            <w:r>
              <w:rPr>
                <w:noProof/>
                <w:webHidden/>
              </w:rPr>
            </w:r>
            <w:r>
              <w:rPr>
                <w:noProof/>
                <w:webHidden/>
              </w:rPr>
              <w:fldChar w:fldCharType="separate"/>
            </w:r>
            <w:r>
              <w:rPr>
                <w:noProof/>
                <w:webHidden/>
              </w:rPr>
              <w:t>38</w:t>
            </w:r>
            <w:r>
              <w:rPr>
                <w:noProof/>
                <w:webHidden/>
              </w:rPr>
              <w:fldChar w:fldCharType="end"/>
            </w:r>
          </w:hyperlink>
        </w:p>
        <w:p w:rsidR="008C1490" w:rsidRDefault="008C1490" w14:paraId="6AB138D1" w14:textId="3350164B">
          <w:pPr>
            <w:pStyle w:val="ndice2"/>
            <w:tabs>
              <w:tab w:val="right" w:leader="dot" w:pos="8779"/>
            </w:tabs>
            <w:rPr>
              <w:rFonts w:asciiTheme="minorHAnsi" w:hAnsiTheme="minorHAnsi" w:eastAsiaTheme="minorEastAsia" w:cstheme="minorBidi"/>
              <w:noProof/>
              <w:color w:val="auto"/>
            </w:rPr>
          </w:pPr>
          <w:hyperlink w:history="1" w:anchor="_Toc223954461">
            <w:r w:rsidRPr="00B534BA">
              <w:rPr>
                <w:rStyle w:val="Hiperligao"/>
                <w:noProof/>
              </w:rPr>
              <w:t>SECÇÃO II - Equipamento de identificação electrónica</w:t>
            </w:r>
            <w:r>
              <w:rPr>
                <w:noProof/>
                <w:webHidden/>
              </w:rPr>
              <w:tab/>
            </w:r>
            <w:r>
              <w:rPr>
                <w:noProof/>
                <w:webHidden/>
              </w:rPr>
              <w:fldChar w:fldCharType="begin"/>
            </w:r>
            <w:r>
              <w:rPr>
                <w:noProof/>
                <w:webHidden/>
              </w:rPr>
              <w:instrText xml:space="preserve"> PAGEREF _Toc223954461 \h </w:instrText>
            </w:r>
            <w:r>
              <w:rPr>
                <w:noProof/>
                <w:webHidden/>
              </w:rPr>
            </w:r>
            <w:r>
              <w:rPr>
                <w:noProof/>
                <w:webHidden/>
              </w:rPr>
              <w:fldChar w:fldCharType="separate"/>
            </w:r>
            <w:r>
              <w:rPr>
                <w:noProof/>
                <w:webHidden/>
              </w:rPr>
              <w:t>38</w:t>
            </w:r>
            <w:r>
              <w:rPr>
                <w:noProof/>
                <w:webHidden/>
              </w:rPr>
              <w:fldChar w:fldCharType="end"/>
            </w:r>
          </w:hyperlink>
        </w:p>
        <w:p w:rsidR="008C1490" w:rsidRDefault="008C1490" w14:paraId="2BDDAA6E" w14:textId="59514A90">
          <w:pPr>
            <w:pStyle w:val="ndice3"/>
            <w:tabs>
              <w:tab w:val="right" w:leader="dot" w:pos="8779"/>
            </w:tabs>
            <w:rPr>
              <w:rFonts w:asciiTheme="minorHAnsi" w:hAnsiTheme="minorHAnsi" w:eastAsiaTheme="minorEastAsia" w:cstheme="minorBidi"/>
              <w:noProof/>
              <w:color w:val="auto"/>
            </w:rPr>
          </w:pPr>
          <w:hyperlink w:history="1" w:anchor="_Toc223954462">
            <w:r w:rsidRPr="00B534BA">
              <w:rPr>
                <w:rStyle w:val="Hiperligao"/>
                <w:noProof/>
              </w:rPr>
              <w:t>Artigo 59.º - Introdução no mercado de equipamentos de identificação electrónica</w:t>
            </w:r>
            <w:r>
              <w:rPr>
                <w:noProof/>
                <w:webHidden/>
              </w:rPr>
              <w:tab/>
            </w:r>
            <w:r>
              <w:rPr>
                <w:noProof/>
                <w:webHidden/>
              </w:rPr>
              <w:fldChar w:fldCharType="begin"/>
            </w:r>
            <w:r>
              <w:rPr>
                <w:noProof/>
                <w:webHidden/>
              </w:rPr>
              <w:instrText xml:space="preserve"> PAGEREF _Toc223954462 \h </w:instrText>
            </w:r>
            <w:r>
              <w:rPr>
                <w:noProof/>
                <w:webHidden/>
              </w:rPr>
            </w:r>
            <w:r>
              <w:rPr>
                <w:noProof/>
                <w:webHidden/>
              </w:rPr>
              <w:fldChar w:fldCharType="separate"/>
            </w:r>
            <w:r>
              <w:rPr>
                <w:noProof/>
                <w:webHidden/>
              </w:rPr>
              <w:t>39</w:t>
            </w:r>
            <w:r>
              <w:rPr>
                <w:noProof/>
                <w:webHidden/>
              </w:rPr>
              <w:fldChar w:fldCharType="end"/>
            </w:r>
          </w:hyperlink>
        </w:p>
        <w:p w:rsidR="008C1490" w:rsidRDefault="008C1490" w14:paraId="71E00524" w14:textId="6CA0025F">
          <w:pPr>
            <w:pStyle w:val="ndice1"/>
            <w:tabs>
              <w:tab w:val="right" w:leader="dot" w:pos="8779"/>
            </w:tabs>
            <w:rPr>
              <w:rFonts w:asciiTheme="minorHAnsi" w:hAnsiTheme="minorHAnsi" w:eastAsiaTheme="minorEastAsia" w:cstheme="minorBidi"/>
              <w:noProof/>
              <w:color w:val="auto"/>
            </w:rPr>
          </w:pPr>
          <w:hyperlink w:history="1" w:anchor="_Toc223954463">
            <w:r w:rsidRPr="00B534BA">
              <w:rPr>
                <w:rStyle w:val="Hiperligao"/>
                <w:noProof/>
              </w:rPr>
              <w:t>CAPÍTULO IX - Zoonoses</w:t>
            </w:r>
            <w:r>
              <w:rPr>
                <w:noProof/>
                <w:webHidden/>
              </w:rPr>
              <w:tab/>
            </w:r>
            <w:r>
              <w:rPr>
                <w:noProof/>
                <w:webHidden/>
              </w:rPr>
              <w:fldChar w:fldCharType="begin"/>
            </w:r>
            <w:r>
              <w:rPr>
                <w:noProof/>
                <w:webHidden/>
              </w:rPr>
              <w:instrText xml:space="preserve"> PAGEREF _Toc223954463 \h </w:instrText>
            </w:r>
            <w:r>
              <w:rPr>
                <w:noProof/>
                <w:webHidden/>
              </w:rPr>
            </w:r>
            <w:r>
              <w:rPr>
                <w:noProof/>
                <w:webHidden/>
              </w:rPr>
              <w:fldChar w:fldCharType="separate"/>
            </w:r>
            <w:r>
              <w:rPr>
                <w:noProof/>
                <w:webHidden/>
              </w:rPr>
              <w:t>39</w:t>
            </w:r>
            <w:r>
              <w:rPr>
                <w:noProof/>
                <w:webHidden/>
              </w:rPr>
              <w:fldChar w:fldCharType="end"/>
            </w:r>
          </w:hyperlink>
        </w:p>
        <w:p w:rsidR="008C1490" w:rsidRDefault="008C1490" w14:paraId="3A322559" w14:textId="6883970D">
          <w:pPr>
            <w:pStyle w:val="ndice2"/>
            <w:tabs>
              <w:tab w:val="right" w:leader="dot" w:pos="8779"/>
            </w:tabs>
            <w:rPr>
              <w:rFonts w:asciiTheme="minorHAnsi" w:hAnsiTheme="minorHAnsi" w:eastAsiaTheme="minorEastAsia" w:cstheme="minorBidi"/>
              <w:noProof/>
              <w:color w:val="auto"/>
            </w:rPr>
          </w:pPr>
          <w:hyperlink w:history="1" w:anchor="_Toc223954464">
            <w:r w:rsidRPr="00B534BA">
              <w:rPr>
                <w:rStyle w:val="Hiperligao"/>
                <w:noProof/>
              </w:rPr>
              <w:t>SECÇÃO I - Controlo de zoonoses</w:t>
            </w:r>
            <w:r>
              <w:rPr>
                <w:noProof/>
                <w:webHidden/>
              </w:rPr>
              <w:tab/>
            </w:r>
            <w:r>
              <w:rPr>
                <w:noProof/>
                <w:webHidden/>
              </w:rPr>
              <w:fldChar w:fldCharType="begin"/>
            </w:r>
            <w:r>
              <w:rPr>
                <w:noProof/>
                <w:webHidden/>
              </w:rPr>
              <w:instrText xml:space="preserve"> PAGEREF _Toc223954464 \h </w:instrText>
            </w:r>
            <w:r>
              <w:rPr>
                <w:noProof/>
                <w:webHidden/>
              </w:rPr>
            </w:r>
            <w:r>
              <w:rPr>
                <w:noProof/>
                <w:webHidden/>
              </w:rPr>
              <w:fldChar w:fldCharType="separate"/>
            </w:r>
            <w:r>
              <w:rPr>
                <w:noProof/>
                <w:webHidden/>
              </w:rPr>
              <w:t>39</w:t>
            </w:r>
            <w:r>
              <w:rPr>
                <w:noProof/>
                <w:webHidden/>
              </w:rPr>
              <w:fldChar w:fldCharType="end"/>
            </w:r>
          </w:hyperlink>
        </w:p>
        <w:p w:rsidR="008C1490" w:rsidRDefault="008C1490" w14:paraId="30CF9722" w14:textId="059BF72E">
          <w:pPr>
            <w:pStyle w:val="ndice3"/>
            <w:tabs>
              <w:tab w:val="right" w:leader="dot" w:pos="8779"/>
            </w:tabs>
            <w:rPr>
              <w:rFonts w:asciiTheme="minorHAnsi" w:hAnsiTheme="minorHAnsi" w:eastAsiaTheme="minorEastAsia" w:cstheme="minorBidi"/>
              <w:noProof/>
              <w:color w:val="auto"/>
            </w:rPr>
          </w:pPr>
          <w:hyperlink w:history="1" w:anchor="_Toc223954465">
            <w:r w:rsidRPr="00B534BA">
              <w:rPr>
                <w:rStyle w:val="Hiperligao"/>
                <w:noProof/>
              </w:rPr>
              <w:t>Artigo 60.º - Programa de vigilância e controlo em animais de companhia</w:t>
            </w:r>
            <w:r>
              <w:rPr>
                <w:noProof/>
                <w:webHidden/>
              </w:rPr>
              <w:tab/>
            </w:r>
            <w:r>
              <w:rPr>
                <w:noProof/>
                <w:webHidden/>
              </w:rPr>
              <w:fldChar w:fldCharType="begin"/>
            </w:r>
            <w:r>
              <w:rPr>
                <w:noProof/>
                <w:webHidden/>
              </w:rPr>
              <w:instrText xml:space="preserve"> PAGEREF _Toc223954465 \h </w:instrText>
            </w:r>
            <w:r>
              <w:rPr>
                <w:noProof/>
                <w:webHidden/>
              </w:rPr>
            </w:r>
            <w:r>
              <w:rPr>
                <w:noProof/>
                <w:webHidden/>
              </w:rPr>
              <w:fldChar w:fldCharType="separate"/>
            </w:r>
            <w:r>
              <w:rPr>
                <w:noProof/>
                <w:webHidden/>
              </w:rPr>
              <w:t>39</w:t>
            </w:r>
            <w:r>
              <w:rPr>
                <w:noProof/>
                <w:webHidden/>
              </w:rPr>
              <w:fldChar w:fldCharType="end"/>
            </w:r>
          </w:hyperlink>
        </w:p>
        <w:p w:rsidR="008C1490" w:rsidRDefault="008C1490" w14:paraId="26E5B7FD" w14:textId="2F670C0D">
          <w:pPr>
            <w:pStyle w:val="ndice2"/>
            <w:tabs>
              <w:tab w:val="right" w:leader="dot" w:pos="8779"/>
            </w:tabs>
            <w:rPr>
              <w:rFonts w:asciiTheme="minorHAnsi" w:hAnsiTheme="minorHAnsi" w:eastAsiaTheme="minorEastAsia" w:cstheme="minorBidi"/>
              <w:noProof/>
              <w:color w:val="auto"/>
            </w:rPr>
          </w:pPr>
          <w:hyperlink w:history="1" w:anchor="_Toc223954466">
            <w:r w:rsidRPr="00B534BA">
              <w:rPr>
                <w:rStyle w:val="Hiperligao"/>
                <w:noProof/>
              </w:rPr>
              <w:t>SECÇÃO II - Programa nacional de vigilância e controlo de zoonoses em animais de companhia</w:t>
            </w:r>
            <w:r>
              <w:rPr>
                <w:noProof/>
                <w:webHidden/>
              </w:rPr>
              <w:tab/>
            </w:r>
            <w:r>
              <w:rPr>
                <w:noProof/>
                <w:webHidden/>
              </w:rPr>
              <w:fldChar w:fldCharType="begin"/>
            </w:r>
            <w:r>
              <w:rPr>
                <w:noProof/>
                <w:webHidden/>
              </w:rPr>
              <w:instrText xml:space="preserve"> PAGEREF _Toc223954466 \h </w:instrText>
            </w:r>
            <w:r>
              <w:rPr>
                <w:noProof/>
                <w:webHidden/>
              </w:rPr>
            </w:r>
            <w:r>
              <w:rPr>
                <w:noProof/>
                <w:webHidden/>
              </w:rPr>
              <w:fldChar w:fldCharType="separate"/>
            </w:r>
            <w:r>
              <w:rPr>
                <w:noProof/>
                <w:webHidden/>
              </w:rPr>
              <w:t>39</w:t>
            </w:r>
            <w:r>
              <w:rPr>
                <w:noProof/>
                <w:webHidden/>
              </w:rPr>
              <w:fldChar w:fldCharType="end"/>
            </w:r>
          </w:hyperlink>
        </w:p>
        <w:p w:rsidR="008C1490" w:rsidRDefault="008C1490" w14:paraId="55D02712" w14:textId="5F41A87F">
          <w:pPr>
            <w:pStyle w:val="ndice2"/>
            <w:tabs>
              <w:tab w:val="right" w:leader="dot" w:pos="8779"/>
            </w:tabs>
            <w:rPr>
              <w:rFonts w:asciiTheme="minorHAnsi" w:hAnsiTheme="minorHAnsi" w:eastAsiaTheme="minorEastAsia" w:cstheme="minorBidi"/>
              <w:noProof/>
              <w:color w:val="auto"/>
            </w:rPr>
          </w:pPr>
          <w:hyperlink w:history="1" w:anchor="_Toc223954467">
            <w:r w:rsidRPr="00B534BA">
              <w:rPr>
                <w:rStyle w:val="Hiperligao"/>
                <w:noProof/>
              </w:rPr>
              <w:t>SUBSECÇÃO I - Raiva animal</w:t>
            </w:r>
            <w:r>
              <w:rPr>
                <w:noProof/>
                <w:webHidden/>
              </w:rPr>
              <w:tab/>
            </w:r>
            <w:r>
              <w:rPr>
                <w:noProof/>
                <w:webHidden/>
              </w:rPr>
              <w:fldChar w:fldCharType="begin"/>
            </w:r>
            <w:r>
              <w:rPr>
                <w:noProof/>
                <w:webHidden/>
              </w:rPr>
              <w:instrText xml:space="preserve"> PAGEREF _Toc223954467 \h </w:instrText>
            </w:r>
            <w:r>
              <w:rPr>
                <w:noProof/>
                <w:webHidden/>
              </w:rPr>
            </w:r>
            <w:r>
              <w:rPr>
                <w:noProof/>
                <w:webHidden/>
              </w:rPr>
              <w:fldChar w:fldCharType="separate"/>
            </w:r>
            <w:r>
              <w:rPr>
                <w:noProof/>
                <w:webHidden/>
              </w:rPr>
              <w:t>39</w:t>
            </w:r>
            <w:r>
              <w:rPr>
                <w:noProof/>
                <w:webHidden/>
              </w:rPr>
              <w:fldChar w:fldCharType="end"/>
            </w:r>
          </w:hyperlink>
        </w:p>
        <w:p w:rsidR="008C1490" w:rsidRDefault="008C1490" w14:paraId="2D77C64A" w14:textId="4CD04CD8">
          <w:pPr>
            <w:pStyle w:val="ndice3"/>
            <w:tabs>
              <w:tab w:val="right" w:leader="dot" w:pos="8779"/>
            </w:tabs>
            <w:rPr>
              <w:rFonts w:asciiTheme="minorHAnsi" w:hAnsiTheme="minorHAnsi" w:eastAsiaTheme="minorEastAsia" w:cstheme="minorBidi"/>
              <w:noProof/>
              <w:color w:val="auto"/>
            </w:rPr>
          </w:pPr>
          <w:hyperlink w:history="1" w:anchor="_Toc223954468">
            <w:r w:rsidRPr="00B534BA">
              <w:rPr>
                <w:rStyle w:val="Hiperligao"/>
                <w:noProof/>
              </w:rPr>
              <w:t>Artigo 61.º- Controlo da raiva animal</w:t>
            </w:r>
            <w:r>
              <w:rPr>
                <w:noProof/>
                <w:webHidden/>
              </w:rPr>
              <w:tab/>
            </w:r>
            <w:r>
              <w:rPr>
                <w:noProof/>
                <w:webHidden/>
              </w:rPr>
              <w:fldChar w:fldCharType="begin"/>
            </w:r>
            <w:r>
              <w:rPr>
                <w:noProof/>
                <w:webHidden/>
              </w:rPr>
              <w:instrText xml:space="preserve"> PAGEREF _Toc223954468 \h </w:instrText>
            </w:r>
            <w:r>
              <w:rPr>
                <w:noProof/>
                <w:webHidden/>
              </w:rPr>
            </w:r>
            <w:r>
              <w:rPr>
                <w:noProof/>
                <w:webHidden/>
              </w:rPr>
              <w:fldChar w:fldCharType="separate"/>
            </w:r>
            <w:r>
              <w:rPr>
                <w:noProof/>
                <w:webHidden/>
              </w:rPr>
              <w:t>39</w:t>
            </w:r>
            <w:r>
              <w:rPr>
                <w:noProof/>
                <w:webHidden/>
              </w:rPr>
              <w:fldChar w:fldCharType="end"/>
            </w:r>
          </w:hyperlink>
        </w:p>
        <w:p w:rsidR="008C1490" w:rsidRDefault="008C1490" w14:paraId="66FEDC2C" w14:textId="7F188E5D">
          <w:pPr>
            <w:pStyle w:val="ndice3"/>
            <w:tabs>
              <w:tab w:val="right" w:leader="dot" w:pos="8779"/>
            </w:tabs>
            <w:rPr>
              <w:rFonts w:asciiTheme="minorHAnsi" w:hAnsiTheme="minorHAnsi" w:eastAsiaTheme="minorEastAsia" w:cstheme="minorBidi"/>
              <w:noProof/>
              <w:color w:val="auto"/>
            </w:rPr>
          </w:pPr>
          <w:hyperlink w:history="1" w:anchor="_Toc223954469">
            <w:r w:rsidRPr="00B534BA">
              <w:rPr>
                <w:rStyle w:val="Hiperligao"/>
                <w:noProof/>
              </w:rPr>
              <w:t>Artigo 62.º - Entrada de animais de companhia suscetíveis à raiva em território nacional</w:t>
            </w:r>
            <w:r>
              <w:rPr>
                <w:noProof/>
                <w:webHidden/>
              </w:rPr>
              <w:tab/>
            </w:r>
            <w:r>
              <w:rPr>
                <w:noProof/>
                <w:webHidden/>
              </w:rPr>
              <w:fldChar w:fldCharType="begin"/>
            </w:r>
            <w:r>
              <w:rPr>
                <w:noProof/>
                <w:webHidden/>
              </w:rPr>
              <w:instrText xml:space="preserve"> PAGEREF _Toc223954469 \h </w:instrText>
            </w:r>
            <w:r>
              <w:rPr>
                <w:noProof/>
                <w:webHidden/>
              </w:rPr>
            </w:r>
            <w:r>
              <w:rPr>
                <w:noProof/>
                <w:webHidden/>
              </w:rPr>
              <w:fldChar w:fldCharType="separate"/>
            </w:r>
            <w:r>
              <w:rPr>
                <w:noProof/>
                <w:webHidden/>
              </w:rPr>
              <w:t>40</w:t>
            </w:r>
            <w:r>
              <w:rPr>
                <w:noProof/>
                <w:webHidden/>
              </w:rPr>
              <w:fldChar w:fldCharType="end"/>
            </w:r>
          </w:hyperlink>
        </w:p>
        <w:p w:rsidR="008C1490" w:rsidRDefault="008C1490" w14:paraId="5A517546" w14:textId="50FA8800">
          <w:pPr>
            <w:pStyle w:val="ndice2"/>
            <w:tabs>
              <w:tab w:val="right" w:leader="dot" w:pos="8779"/>
            </w:tabs>
            <w:rPr>
              <w:rFonts w:asciiTheme="minorHAnsi" w:hAnsiTheme="minorHAnsi" w:eastAsiaTheme="minorEastAsia" w:cstheme="minorBidi"/>
              <w:noProof/>
              <w:color w:val="auto"/>
            </w:rPr>
          </w:pPr>
          <w:hyperlink w:history="1" w:anchor="_Toc223954470">
            <w:r w:rsidRPr="00B534BA">
              <w:rPr>
                <w:rStyle w:val="Hiperligao"/>
                <w:noProof/>
              </w:rPr>
              <w:t>SUBSECÇÃO II  - Controlo de outras zoonoses</w:t>
            </w:r>
            <w:r>
              <w:rPr>
                <w:noProof/>
                <w:webHidden/>
              </w:rPr>
              <w:tab/>
            </w:r>
            <w:r>
              <w:rPr>
                <w:noProof/>
                <w:webHidden/>
              </w:rPr>
              <w:fldChar w:fldCharType="begin"/>
            </w:r>
            <w:r>
              <w:rPr>
                <w:noProof/>
                <w:webHidden/>
              </w:rPr>
              <w:instrText xml:space="preserve"> PAGEREF _Toc223954470 \h </w:instrText>
            </w:r>
            <w:r>
              <w:rPr>
                <w:noProof/>
                <w:webHidden/>
              </w:rPr>
            </w:r>
            <w:r>
              <w:rPr>
                <w:noProof/>
                <w:webHidden/>
              </w:rPr>
              <w:fldChar w:fldCharType="separate"/>
            </w:r>
            <w:r>
              <w:rPr>
                <w:noProof/>
                <w:webHidden/>
              </w:rPr>
              <w:t>40</w:t>
            </w:r>
            <w:r>
              <w:rPr>
                <w:noProof/>
                <w:webHidden/>
              </w:rPr>
              <w:fldChar w:fldCharType="end"/>
            </w:r>
          </w:hyperlink>
        </w:p>
        <w:p w:rsidR="008C1490" w:rsidRDefault="008C1490" w14:paraId="020CF0D9" w14:textId="5BEB129A">
          <w:pPr>
            <w:pStyle w:val="ndice3"/>
            <w:tabs>
              <w:tab w:val="right" w:leader="dot" w:pos="8779"/>
            </w:tabs>
            <w:rPr>
              <w:rFonts w:asciiTheme="minorHAnsi" w:hAnsiTheme="minorHAnsi" w:eastAsiaTheme="minorEastAsia" w:cstheme="minorBidi"/>
              <w:noProof/>
              <w:color w:val="auto"/>
            </w:rPr>
          </w:pPr>
          <w:hyperlink w:history="1" w:anchor="_Toc223954471">
            <w:r w:rsidRPr="00B534BA">
              <w:rPr>
                <w:rStyle w:val="Hiperligao"/>
                <w:noProof/>
              </w:rPr>
              <w:t>Artigo 63.º - Vigilância epidemiológica e controlo de outras zoonoses</w:t>
            </w:r>
            <w:r>
              <w:rPr>
                <w:noProof/>
                <w:webHidden/>
              </w:rPr>
              <w:tab/>
            </w:r>
            <w:r>
              <w:rPr>
                <w:noProof/>
                <w:webHidden/>
              </w:rPr>
              <w:fldChar w:fldCharType="begin"/>
            </w:r>
            <w:r>
              <w:rPr>
                <w:noProof/>
                <w:webHidden/>
              </w:rPr>
              <w:instrText xml:space="preserve"> PAGEREF _Toc223954471 \h </w:instrText>
            </w:r>
            <w:r>
              <w:rPr>
                <w:noProof/>
                <w:webHidden/>
              </w:rPr>
            </w:r>
            <w:r>
              <w:rPr>
                <w:noProof/>
                <w:webHidden/>
              </w:rPr>
              <w:fldChar w:fldCharType="separate"/>
            </w:r>
            <w:r>
              <w:rPr>
                <w:noProof/>
                <w:webHidden/>
              </w:rPr>
              <w:t>40</w:t>
            </w:r>
            <w:r>
              <w:rPr>
                <w:noProof/>
                <w:webHidden/>
              </w:rPr>
              <w:fldChar w:fldCharType="end"/>
            </w:r>
          </w:hyperlink>
        </w:p>
        <w:p w:rsidR="008C1490" w:rsidRDefault="008C1490" w14:paraId="45807652" w14:textId="73945C6E">
          <w:pPr>
            <w:pStyle w:val="ndice2"/>
            <w:tabs>
              <w:tab w:val="right" w:leader="dot" w:pos="8779"/>
            </w:tabs>
            <w:rPr>
              <w:rFonts w:asciiTheme="minorHAnsi" w:hAnsiTheme="minorHAnsi" w:eastAsiaTheme="minorEastAsia" w:cstheme="minorBidi"/>
              <w:noProof/>
              <w:color w:val="auto"/>
            </w:rPr>
          </w:pPr>
          <w:hyperlink w:history="1" w:anchor="_Toc223954472">
            <w:r w:rsidRPr="00B534BA">
              <w:rPr>
                <w:rStyle w:val="Hiperligao"/>
                <w:noProof/>
              </w:rPr>
              <w:t>SUBSECÇÃO III  - Outros controlos</w:t>
            </w:r>
            <w:r>
              <w:rPr>
                <w:noProof/>
                <w:webHidden/>
              </w:rPr>
              <w:tab/>
            </w:r>
            <w:r>
              <w:rPr>
                <w:noProof/>
                <w:webHidden/>
              </w:rPr>
              <w:fldChar w:fldCharType="begin"/>
            </w:r>
            <w:r>
              <w:rPr>
                <w:noProof/>
                <w:webHidden/>
              </w:rPr>
              <w:instrText xml:space="preserve"> PAGEREF _Toc223954472 \h </w:instrText>
            </w:r>
            <w:r>
              <w:rPr>
                <w:noProof/>
                <w:webHidden/>
              </w:rPr>
            </w:r>
            <w:r>
              <w:rPr>
                <w:noProof/>
                <w:webHidden/>
              </w:rPr>
              <w:fldChar w:fldCharType="separate"/>
            </w:r>
            <w:r>
              <w:rPr>
                <w:noProof/>
                <w:webHidden/>
              </w:rPr>
              <w:t>40</w:t>
            </w:r>
            <w:r>
              <w:rPr>
                <w:noProof/>
                <w:webHidden/>
              </w:rPr>
              <w:fldChar w:fldCharType="end"/>
            </w:r>
          </w:hyperlink>
        </w:p>
        <w:p w:rsidR="008C1490" w:rsidRDefault="008C1490" w14:paraId="6C47F830" w14:textId="3CA59287">
          <w:pPr>
            <w:pStyle w:val="ndice3"/>
            <w:tabs>
              <w:tab w:val="right" w:leader="dot" w:pos="8779"/>
            </w:tabs>
            <w:rPr>
              <w:rFonts w:asciiTheme="minorHAnsi" w:hAnsiTheme="minorHAnsi" w:eastAsiaTheme="minorEastAsia" w:cstheme="minorBidi"/>
              <w:noProof/>
              <w:color w:val="auto"/>
            </w:rPr>
          </w:pPr>
          <w:hyperlink w:history="1" w:anchor="_Toc223954473">
            <w:r w:rsidRPr="00B534BA">
              <w:rPr>
                <w:rStyle w:val="Hiperligao"/>
                <w:noProof/>
              </w:rPr>
              <w:t>Artigo 64.º - Exames médico-veterinários, laboratoriais ou outros</w:t>
            </w:r>
            <w:r>
              <w:rPr>
                <w:noProof/>
                <w:webHidden/>
              </w:rPr>
              <w:tab/>
            </w:r>
            <w:r>
              <w:rPr>
                <w:noProof/>
                <w:webHidden/>
              </w:rPr>
              <w:fldChar w:fldCharType="begin"/>
            </w:r>
            <w:r>
              <w:rPr>
                <w:noProof/>
                <w:webHidden/>
              </w:rPr>
              <w:instrText xml:space="preserve"> PAGEREF _Toc223954473 \h </w:instrText>
            </w:r>
            <w:r>
              <w:rPr>
                <w:noProof/>
                <w:webHidden/>
              </w:rPr>
            </w:r>
            <w:r>
              <w:rPr>
                <w:noProof/>
                <w:webHidden/>
              </w:rPr>
              <w:fldChar w:fldCharType="separate"/>
            </w:r>
            <w:r>
              <w:rPr>
                <w:noProof/>
                <w:webHidden/>
              </w:rPr>
              <w:t>41</w:t>
            </w:r>
            <w:r>
              <w:rPr>
                <w:noProof/>
                <w:webHidden/>
              </w:rPr>
              <w:fldChar w:fldCharType="end"/>
            </w:r>
          </w:hyperlink>
        </w:p>
        <w:p w:rsidR="008C1490" w:rsidRDefault="008C1490" w14:paraId="20093676" w14:textId="27DAB6F0">
          <w:pPr>
            <w:pStyle w:val="ndice1"/>
            <w:tabs>
              <w:tab w:val="right" w:leader="dot" w:pos="8779"/>
            </w:tabs>
            <w:rPr>
              <w:rFonts w:asciiTheme="minorHAnsi" w:hAnsiTheme="minorHAnsi" w:eastAsiaTheme="minorEastAsia" w:cstheme="minorBidi"/>
              <w:noProof/>
              <w:color w:val="auto"/>
            </w:rPr>
          </w:pPr>
          <w:hyperlink w:history="1" w:anchor="_Toc223954474">
            <w:r w:rsidRPr="00B534BA">
              <w:rPr>
                <w:rStyle w:val="Hiperligao"/>
                <w:noProof/>
              </w:rPr>
              <w:t>CAPÍTULO X - Gestão das populações animais</w:t>
            </w:r>
            <w:r>
              <w:rPr>
                <w:noProof/>
                <w:webHidden/>
              </w:rPr>
              <w:tab/>
            </w:r>
            <w:r>
              <w:rPr>
                <w:noProof/>
                <w:webHidden/>
              </w:rPr>
              <w:fldChar w:fldCharType="begin"/>
            </w:r>
            <w:r>
              <w:rPr>
                <w:noProof/>
                <w:webHidden/>
              </w:rPr>
              <w:instrText xml:space="preserve"> PAGEREF _Toc223954474 \h </w:instrText>
            </w:r>
            <w:r>
              <w:rPr>
                <w:noProof/>
                <w:webHidden/>
              </w:rPr>
            </w:r>
            <w:r>
              <w:rPr>
                <w:noProof/>
                <w:webHidden/>
              </w:rPr>
              <w:fldChar w:fldCharType="separate"/>
            </w:r>
            <w:r>
              <w:rPr>
                <w:noProof/>
                <w:webHidden/>
              </w:rPr>
              <w:t>41</w:t>
            </w:r>
            <w:r>
              <w:rPr>
                <w:noProof/>
                <w:webHidden/>
              </w:rPr>
              <w:fldChar w:fldCharType="end"/>
            </w:r>
          </w:hyperlink>
        </w:p>
        <w:p w:rsidR="008C1490" w:rsidRDefault="008C1490" w14:paraId="1C7B0B6F" w14:textId="47A49430">
          <w:pPr>
            <w:pStyle w:val="ndice2"/>
            <w:tabs>
              <w:tab w:val="right" w:leader="dot" w:pos="8779"/>
            </w:tabs>
            <w:rPr>
              <w:rFonts w:asciiTheme="minorHAnsi" w:hAnsiTheme="minorHAnsi" w:eastAsiaTheme="minorEastAsia" w:cstheme="minorBidi"/>
              <w:noProof/>
              <w:color w:val="auto"/>
            </w:rPr>
          </w:pPr>
          <w:hyperlink w:history="1" w:anchor="_Toc223954475">
            <w:r w:rsidRPr="00B534BA">
              <w:rPr>
                <w:rStyle w:val="Hiperligao"/>
                <w:noProof/>
              </w:rPr>
              <w:t>SECCÇÃO I - Controlo da população animal</w:t>
            </w:r>
            <w:r>
              <w:rPr>
                <w:noProof/>
                <w:webHidden/>
              </w:rPr>
              <w:tab/>
            </w:r>
            <w:r>
              <w:rPr>
                <w:noProof/>
                <w:webHidden/>
              </w:rPr>
              <w:fldChar w:fldCharType="begin"/>
            </w:r>
            <w:r>
              <w:rPr>
                <w:noProof/>
                <w:webHidden/>
              </w:rPr>
              <w:instrText xml:space="preserve"> PAGEREF _Toc223954475 \h </w:instrText>
            </w:r>
            <w:r>
              <w:rPr>
                <w:noProof/>
                <w:webHidden/>
              </w:rPr>
            </w:r>
            <w:r>
              <w:rPr>
                <w:noProof/>
                <w:webHidden/>
              </w:rPr>
              <w:fldChar w:fldCharType="separate"/>
            </w:r>
            <w:r>
              <w:rPr>
                <w:noProof/>
                <w:webHidden/>
              </w:rPr>
              <w:t>41</w:t>
            </w:r>
            <w:r>
              <w:rPr>
                <w:noProof/>
                <w:webHidden/>
              </w:rPr>
              <w:fldChar w:fldCharType="end"/>
            </w:r>
          </w:hyperlink>
        </w:p>
        <w:p w:rsidR="008C1490" w:rsidRDefault="008C1490" w14:paraId="37726E80" w14:textId="1B212A13">
          <w:pPr>
            <w:pStyle w:val="ndice3"/>
            <w:tabs>
              <w:tab w:val="right" w:leader="dot" w:pos="8779"/>
            </w:tabs>
            <w:rPr>
              <w:rFonts w:asciiTheme="minorHAnsi" w:hAnsiTheme="minorHAnsi" w:eastAsiaTheme="minorEastAsia" w:cstheme="minorBidi"/>
              <w:noProof/>
              <w:color w:val="auto"/>
            </w:rPr>
          </w:pPr>
          <w:hyperlink w:history="1" w:anchor="_Toc223954476">
            <w:r w:rsidRPr="00B534BA">
              <w:rPr>
                <w:rStyle w:val="Hiperligao"/>
                <w:noProof/>
              </w:rPr>
              <w:t>Artigo 65.º - Controlo ambiental</w:t>
            </w:r>
            <w:r>
              <w:rPr>
                <w:noProof/>
                <w:webHidden/>
              </w:rPr>
              <w:tab/>
            </w:r>
            <w:r>
              <w:rPr>
                <w:noProof/>
                <w:webHidden/>
              </w:rPr>
              <w:fldChar w:fldCharType="begin"/>
            </w:r>
            <w:r>
              <w:rPr>
                <w:noProof/>
                <w:webHidden/>
              </w:rPr>
              <w:instrText xml:space="preserve"> PAGEREF _Toc223954476 \h </w:instrText>
            </w:r>
            <w:r>
              <w:rPr>
                <w:noProof/>
                <w:webHidden/>
              </w:rPr>
            </w:r>
            <w:r>
              <w:rPr>
                <w:noProof/>
                <w:webHidden/>
              </w:rPr>
              <w:fldChar w:fldCharType="separate"/>
            </w:r>
            <w:r>
              <w:rPr>
                <w:noProof/>
                <w:webHidden/>
              </w:rPr>
              <w:t>41</w:t>
            </w:r>
            <w:r>
              <w:rPr>
                <w:noProof/>
                <w:webHidden/>
              </w:rPr>
              <w:fldChar w:fldCharType="end"/>
            </w:r>
          </w:hyperlink>
        </w:p>
        <w:p w:rsidR="008C1490" w:rsidRDefault="008C1490" w14:paraId="3C0601C9" w14:textId="61DC5FA3">
          <w:pPr>
            <w:pStyle w:val="ndice3"/>
            <w:tabs>
              <w:tab w:val="right" w:leader="dot" w:pos="8779"/>
            </w:tabs>
            <w:rPr>
              <w:rFonts w:asciiTheme="minorHAnsi" w:hAnsiTheme="minorHAnsi" w:eastAsiaTheme="minorEastAsia" w:cstheme="minorBidi"/>
              <w:noProof/>
              <w:color w:val="auto"/>
            </w:rPr>
          </w:pPr>
          <w:hyperlink w:history="1" w:anchor="_Toc223954477">
            <w:r w:rsidRPr="00B534BA">
              <w:rPr>
                <w:rStyle w:val="Hiperligao"/>
                <w:noProof/>
              </w:rPr>
              <w:t>Artigo 66.º - Controlo das populações errantes e assilvestradas</w:t>
            </w:r>
            <w:r>
              <w:rPr>
                <w:noProof/>
                <w:webHidden/>
              </w:rPr>
              <w:tab/>
            </w:r>
            <w:r>
              <w:rPr>
                <w:noProof/>
                <w:webHidden/>
              </w:rPr>
              <w:fldChar w:fldCharType="begin"/>
            </w:r>
            <w:r>
              <w:rPr>
                <w:noProof/>
                <w:webHidden/>
              </w:rPr>
              <w:instrText xml:space="preserve"> PAGEREF _Toc223954477 \h </w:instrText>
            </w:r>
            <w:r>
              <w:rPr>
                <w:noProof/>
                <w:webHidden/>
              </w:rPr>
            </w:r>
            <w:r>
              <w:rPr>
                <w:noProof/>
                <w:webHidden/>
              </w:rPr>
              <w:fldChar w:fldCharType="separate"/>
            </w:r>
            <w:r>
              <w:rPr>
                <w:noProof/>
                <w:webHidden/>
              </w:rPr>
              <w:t>41</w:t>
            </w:r>
            <w:r>
              <w:rPr>
                <w:noProof/>
                <w:webHidden/>
              </w:rPr>
              <w:fldChar w:fldCharType="end"/>
            </w:r>
          </w:hyperlink>
        </w:p>
        <w:p w:rsidR="008C1490" w:rsidRDefault="008C1490" w14:paraId="4D7F5B54" w14:textId="69A668BF">
          <w:pPr>
            <w:pStyle w:val="ndice3"/>
            <w:tabs>
              <w:tab w:val="right" w:leader="dot" w:pos="8779"/>
            </w:tabs>
            <w:rPr>
              <w:rFonts w:asciiTheme="minorHAnsi" w:hAnsiTheme="minorHAnsi" w:eastAsiaTheme="minorEastAsia" w:cstheme="minorBidi"/>
              <w:noProof/>
              <w:color w:val="auto"/>
            </w:rPr>
          </w:pPr>
          <w:hyperlink w:history="1" w:anchor="_Toc223954478">
            <w:r w:rsidRPr="00B534BA">
              <w:rPr>
                <w:rStyle w:val="Hiperligao"/>
                <w:noProof/>
              </w:rPr>
              <w:t>Artigo 67.º - Programas de captura, esterilização e devolução ao local de origem</w:t>
            </w:r>
            <w:r>
              <w:rPr>
                <w:noProof/>
                <w:webHidden/>
              </w:rPr>
              <w:tab/>
            </w:r>
            <w:r>
              <w:rPr>
                <w:noProof/>
                <w:webHidden/>
              </w:rPr>
              <w:fldChar w:fldCharType="begin"/>
            </w:r>
            <w:r>
              <w:rPr>
                <w:noProof/>
                <w:webHidden/>
              </w:rPr>
              <w:instrText xml:space="preserve"> PAGEREF _Toc223954478 \h </w:instrText>
            </w:r>
            <w:r>
              <w:rPr>
                <w:noProof/>
                <w:webHidden/>
              </w:rPr>
            </w:r>
            <w:r>
              <w:rPr>
                <w:noProof/>
                <w:webHidden/>
              </w:rPr>
              <w:fldChar w:fldCharType="separate"/>
            </w:r>
            <w:r>
              <w:rPr>
                <w:noProof/>
                <w:webHidden/>
              </w:rPr>
              <w:t>42</w:t>
            </w:r>
            <w:r>
              <w:rPr>
                <w:noProof/>
                <w:webHidden/>
              </w:rPr>
              <w:fldChar w:fldCharType="end"/>
            </w:r>
          </w:hyperlink>
        </w:p>
        <w:p w:rsidR="008C1490" w:rsidRDefault="008C1490" w14:paraId="29DF8128" w14:textId="0B54D42A">
          <w:pPr>
            <w:pStyle w:val="ndice2"/>
            <w:tabs>
              <w:tab w:val="right" w:leader="dot" w:pos="8779"/>
            </w:tabs>
            <w:rPr>
              <w:rFonts w:asciiTheme="minorHAnsi" w:hAnsiTheme="minorHAnsi" w:eastAsiaTheme="minorEastAsia" w:cstheme="minorBidi"/>
              <w:noProof/>
              <w:color w:val="auto"/>
            </w:rPr>
          </w:pPr>
          <w:hyperlink w:history="1" w:anchor="_Toc223954479">
            <w:r w:rsidRPr="00B534BA">
              <w:rPr>
                <w:rStyle w:val="Hiperligao"/>
                <w:noProof/>
              </w:rPr>
              <w:t>SECÇÃO II - Controlo da reprodução</w:t>
            </w:r>
            <w:r>
              <w:rPr>
                <w:noProof/>
                <w:webHidden/>
              </w:rPr>
              <w:tab/>
            </w:r>
            <w:r>
              <w:rPr>
                <w:noProof/>
                <w:webHidden/>
              </w:rPr>
              <w:fldChar w:fldCharType="begin"/>
            </w:r>
            <w:r>
              <w:rPr>
                <w:noProof/>
                <w:webHidden/>
              </w:rPr>
              <w:instrText xml:space="preserve"> PAGEREF _Toc223954479 \h </w:instrText>
            </w:r>
            <w:r>
              <w:rPr>
                <w:noProof/>
                <w:webHidden/>
              </w:rPr>
            </w:r>
            <w:r>
              <w:rPr>
                <w:noProof/>
                <w:webHidden/>
              </w:rPr>
              <w:fldChar w:fldCharType="separate"/>
            </w:r>
            <w:r>
              <w:rPr>
                <w:noProof/>
                <w:webHidden/>
              </w:rPr>
              <w:t>42</w:t>
            </w:r>
            <w:r>
              <w:rPr>
                <w:noProof/>
                <w:webHidden/>
              </w:rPr>
              <w:fldChar w:fldCharType="end"/>
            </w:r>
          </w:hyperlink>
        </w:p>
        <w:p w:rsidR="008C1490" w:rsidRDefault="008C1490" w14:paraId="7E6A94A0" w14:textId="73A86610">
          <w:pPr>
            <w:pStyle w:val="ndice3"/>
            <w:tabs>
              <w:tab w:val="right" w:leader="dot" w:pos="8779"/>
            </w:tabs>
            <w:rPr>
              <w:rFonts w:asciiTheme="minorHAnsi" w:hAnsiTheme="minorHAnsi" w:eastAsiaTheme="minorEastAsia" w:cstheme="minorBidi"/>
              <w:noProof/>
              <w:color w:val="auto"/>
            </w:rPr>
          </w:pPr>
          <w:hyperlink w:history="1" w:anchor="_Toc223954480">
            <w:r w:rsidRPr="00B534BA">
              <w:rPr>
                <w:rStyle w:val="Hiperligao"/>
                <w:noProof/>
              </w:rPr>
              <w:t>Artigo 68.</w:t>
            </w:r>
            <w:r w:rsidRPr="00B534BA">
              <w:rPr>
                <w:rStyle w:val="Hiperligao"/>
                <w:noProof/>
                <w:vertAlign w:val="superscript"/>
              </w:rPr>
              <w:t>o</w:t>
            </w:r>
            <w:r w:rsidRPr="00B534BA">
              <w:rPr>
                <w:rStyle w:val="Hiperligao"/>
                <w:noProof/>
              </w:rPr>
              <w:t xml:space="preserve"> - Controlo da reprodução pelo detentor</w:t>
            </w:r>
            <w:r>
              <w:rPr>
                <w:noProof/>
                <w:webHidden/>
              </w:rPr>
              <w:tab/>
            </w:r>
            <w:r>
              <w:rPr>
                <w:noProof/>
                <w:webHidden/>
              </w:rPr>
              <w:fldChar w:fldCharType="begin"/>
            </w:r>
            <w:r>
              <w:rPr>
                <w:noProof/>
                <w:webHidden/>
              </w:rPr>
              <w:instrText xml:space="preserve"> PAGEREF _Toc223954480 \h </w:instrText>
            </w:r>
            <w:r>
              <w:rPr>
                <w:noProof/>
                <w:webHidden/>
              </w:rPr>
            </w:r>
            <w:r>
              <w:rPr>
                <w:noProof/>
                <w:webHidden/>
              </w:rPr>
              <w:fldChar w:fldCharType="separate"/>
            </w:r>
            <w:r>
              <w:rPr>
                <w:noProof/>
                <w:webHidden/>
              </w:rPr>
              <w:t>43</w:t>
            </w:r>
            <w:r>
              <w:rPr>
                <w:noProof/>
                <w:webHidden/>
              </w:rPr>
              <w:fldChar w:fldCharType="end"/>
            </w:r>
          </w:hyperlink>
        </w:p>
        <w:p w:rsidR="008C1490" w:rsidRDefault="008C1490" w14:paraId="59D4A7B3" w14:textId="7392032B">
          <w:pPr>
            <w:pStyle w:val="ndice3"/>
            <w:tabs>
              <w:tab w:val="right" w:leader="dot" w:pos="8779"/>
            </w:tabs>
            <w:rPr>
              <w:rFonts w:asciiTheme="minorHAnsi" w:hAnsiTheme="minorHAnsi" w:eastAsiaTheme="minorEastAsia" w:cstheme="minorBidi"/>
              <w:noProof/>
              <w:color w:val="auto"/>
            </w:rPr>
          </w:pPr>
          <w:hyperlink w:history="1" w:anchor="_Toc223954481">
            <w:r w:rsidRPr="00B534BA">
              <w:rPr>
                <w:rStyle w:val="Hiperligao"/>
                <w:noProof/>
              </w:rPr>
              <w:t>Artigo 69.</w:t>
            </w:r>
            <w:r w:rsidRPr="00B534BA">
              <w:rPr>
                <w:rStyle w:val="Hiperligao"/>
                <w:noProof/>
                <w:vertAlign w:val="superscript"/>
              </w:rPr>
              <w:t>o</w:t>
            </w:r>
            <w:r w:rsidRPr="00B534BA">
              <w:rPr>
                <w:rStyle w:val="Hiperligao"/>
                <w:noProof/>
              </w:rPr>
              <w:t xml:space="preserve"> - Controlo da reprodução pelas câmaras municipais</w:t>
            </w:r>
            <w:r>
              <w:rPr>
                <w:noProof/>
                <w:webHidden/>
              </w:rPr>
              <w:tab/>
            </w:r>
            <w:r>
              <w:rPr>
                <w:noProof/>
                <w:webHidden/>
              </w:rPr>
              <w:fldChar w:fldCharType="begin"/>
            </w:r>
            <w:r>
              <w:rPr>
                <w:noProof/>
                <w:webHidden/>
              </w:rPr>
              <w:instrText xml:space="preserve"> PAGEREF _Toc223954481 \h </w:instrText>
            </w:r>
            <w:r>
              <w:rPr>
                <w:noProof/>
                <w:webHidden/>
              </w:rPr>
            </w:r>
            <w:r>
              <w:rPr>
                <w:noProof/>
                <w:webHidden/>
              </w:rPr>
              <w:fldChar w:fldCharType="separate"/>
            </w:r>
            <w:r>
              <w:rPr>
                <w:noProof/>
                <w:webHidden/>
              </w:rPr>
              <w:t>43</w:t>
            </w:r>
            <w:r>
              <w:rPr>
                <w:noProof/>
                <w:webHidden/>
              </w:rPr>
              <w:fldChar w:fldCharType="end"/>
            </w:r>
          </w:hyperlink>
        </w:p>
        <w:p w:rsidR="008C1490" w:rsidRDefault="008C1490" w14:paraId="4E325551" w14:textId="18CA1067">
          <w:pPr>
            <w:pStyle w:val="ndice2"/>
            <w:tabs>
              <w:tab w:val="right" w:leader="dot" w:pos="8779"/>
            </w:tabs>
            <w:rPr>
              <w:rFonts w:asciiTheme="minorHAnsi" w:hAnsiTheme="minorHAnsi" w:eastAsiaTheme="minorEastAsia" w:cstheme="minorBidi"/>
              <w:noProof/>
              <w:color w:val="auto"/>
            </w:rPr>
          </w:pPr>
          <w:hyperlink w:history="1" w:anchor="_Toc223954482">
            <w:r w:rsidRPr="00B534BA">
              <w:rPr>
                <w:rStyle w:val="Hiperligao"/>
                <w:noProof/>
              </w:rPr>
              <w:t>SECÇÃO III - Captura e recolha</w:t>
            </w:r>
            <w:r>
              <w:rPr>
                <w:noProof/>
                <w:webHidden/>
              </w:rPr>
              <w:tab/>
            </w:r>
            <w:r>
              <w:rPr>
                <w:noProof/>
                <w:webHidden/>
              </w:rPr>
              <w:fldChar w:fldCharType="begin"/>
            </w:r>
            <w:r>
              <w:rPr>
                <w:noProof/>
                <w:webHidden/>
              </w:rPr>
              <w:instrText xml:space="preserve"> PAGEREF _Toc223954482 \h </w:instrText>
            </w:r>
            <w:r>
              <w:rPr>
                <w:noProof/>
                <w:webHidden/>
              </w:rPr>
            </w:r>
            <w:r>
              <w:rPr>
                <w:noProof/>
                <w:webHidden/>
              </w:rPr>
              <w:fldChar w:fldCharType="separate"/>
            </w:r>
            <w:r>
              <w:rPr>
                <w:noProof/>
                <w:webHidden/>
              </w:rPr>
              <w:t>43</w:t>
            </w:r>
            <w:r>
              <w:rPr>
                <w:noProof/>
                <w:webHidden/>
              </w:rPr>
              <w:fldChar w:fldCharType="end"/>
            </w:r>
          </w:hyperlink>
        </w:p>
        <w:p w:rsidR="008C1490" w:rsidRDefault="008C1490" w14:paraId="7BFFF5B7" w14:textId="37349DFE">
          <w:pPr>
            <w:pStyle w:val="ndice3"/>
            <w:tabs>
              <w:tab w:val="right" w:leader="dot" w:pos="8779"/>
            </w:tabs>
            <w:rPr>
              <w:rFonts w:asciiTheme="minorHAnsi" w:hAnsiTheme="minorHAnsi" w:eastAsiaTheme="minorEastAsia" w:cstheme="minorBidi"/>
              <w:noProof/>
              <w:color w:val="auto"/>
            </w:rPr>
          </w:pPr>
          <w:hyperlink w:history="1" w:anchor="_Toc223954483">
            <w:r w:rsidRPr="00B534BA">
              <w:rPr>
                <w:rStyle w:val="Hiperligao"/>
                <w:noProof/>
              </w:rPr>
              <w:t>Artigo 70.º - Obrigações das câmaras municipais</w:t>
            </w:r>
            <w:r>
              <w:rPr>
                <w:noProof/>
                <w:webHidden/>
              </w:rPr>
              <w:tab/>
            </w:r>
            <w:r>
              <w:rPr>
                <w:noProof/>
                <w:webHidden/>
              </w:rPr>
              <w:fldChar w:fldCharType="begin"/>
            </w:r>
            <w:r>
              <w:rPr>
                <w:noProof/>
                <w:webHidden/>
              </w:rPr>
              <w:instrText xml:space="preserve"> PAGEREF _Toc223954483 \h </w:instrText>
            </w:r>
            <w:r>
              <w:rPr>
                <w:noProof/>
                <w:webHidden/>
              </w:rPr>
            </w:r>
            <w:r>
              <w:rPr>
                <w:noProof/>
                <w:webHidden/>
              </w:rPr>
              <w:fldChar w:fldCharType="separate"/>
            </w:r>
            <w:r>
              <w:rPr>
                <w:noProof/>
                <w:webHidden/>
              </w:rPr>
              <w:t>43</w:t>
            </w:r>
            <w:r>
              <w:rPr>
                <w:noProof/>
                <w:webHidden/>
              </w:rPr>
              <w:fldChar w:fldCharType="end"/>
            </w:r>
          </w:hyperlink>
        </w:p>
        <w:p w:rsidR="008C1490" w:rsidRDefault="008C1490" w14:paraId="25825FE6" w14:textId="5C6AE964">
          <w:pPr>
            <w:pStyle w:val="ndice3"/>
            <w:tabs>
              <w:tab w:val="right" w:leader="dot" w:pos="8779"/>
            </w:tabs>
            <w:rPr>
              <w:rFonts w:asciiTheme="minorHAnsi" w:hAnsiTheme="minorHAnsi" w:eastAsiaTheme="minorEastAsia" w:cstheme="minorBidi"/>
              <w:noProof/>
              <w:color w:val="auto"/>
            </w:rPr>
          </w:pPr>
          <w:hyperlink w:history="1" w:anchor="_Toc223954484">
            <w:r w:rsidRPr="00B534BA">
              <w:rPr>
                <w:rStyle w:val="Hiperligao"/>
                <w:noProof/>
              </w:rPr>
              <w:t>Artigo 71.º - Centros de recolha</w:t>
            </w:r>
            <w:r>
              <w:rPr>
                <w:noProof/>
                <w:webHidden/>
              </w:rPr>
              <w:tab/>
            </w:r>
            <w:r>
              <w:rPr>
                <w:noProof/>
                <w:webHidden/>
              </w:rPr>
              <w:fldChar w:fldCharType="begin"/>
            </w:r>
            <w:r>
              <w:rPr>
                <w:noProof/>
                <w:webHidden/>
              </w:rPr>
              <w:instrText xml:space="preserve"> PAGEREF _Toc223954484 \h </w:instrText>
            </w:r>
            <w:r>
              <w:rPr>
                <w:noProof/>
                <w:webHidden/>
              </w:rPr>
            </w:r>
            <w:r>
              <w:rPr>
                <w:noProof/>
                <w:webHidden/>
              </w:rPr>
              <w:fldChar w:fldCharType="separate"/>
            </w:r>
            <w:r>
              <w:rPr>
                <w:noProof/>
                <w:webHidden/>
              </w:rPr>
              <w:t>45</w:t>
            </w:r>
            <w:r>
              <w:rPr>
                <w:noProof/>
                <w:webHidden/>
              </w:rPr>
              <w:fldChar w:fldCharType="end"/>
            </w:r>
          </w:hyperlink>
        </w:p>
        <w:p w:rsidR="008C1490" w:rsidRDefault="008C1490" w14:paraId="15A5BC1F" w14:textId="6B5CED1E">
          <w:pPr>
            <w:pStyle w:val="ndice3"/>
            <w:tabs>
              <w:tab w:val="right" w:leader="dot" w:pos="8779"/>
            </w:tabs>
            <w:rPr>
              <w:rFonts w:asciiTheme="minorHAnsi" w:hAnsiTheme="minorHAnsi" w:eastAsiaTheme="minorEastAsia" w:cstheme="minorBidi"/>
              <w:noProof/>
              <w:color w:val="auto"/>
            </w:rPr>
          </w:pPr>
          <w:hyperlink w:history="1" w:anchor="_Toc223954485">
            <w:r w:rsidRPr="00B534BA">
              <w:rPr>
                <w:rStyle w:val="Hiperligao"/>
                <w:noProof/>
              </w:rPr>
              <w:t>Artigo 72.º - Exame clínico dos animais e período mínimo de permanência</w:t>
            </w:r>
            <w:r>
              <w:rPr>
                <w:noProof/>
                <w:webHidden/>
              </w:rPr>
              <w:tab/>
            </w:r>
            <w:r>
              <w:rPr>
                <w:noProof/>
                <w:webHidden/>
              </w:rPr>
              <w:fldChar w:fldCharType="begin"/>
            </w:r>
            <w:r>
              <w:rPr>
                <w:noProof/>
                <w:webHidden/>
              </w:rPr>
              <w:instrText xml:space="preserve"> PAGEREF _Toc223954485 \h </w:instrText>
            </w:r>
            <w:r>
              <w:rPr>
                <w:noProof/>
                <w:webHidden/>
              </w:rPr>
            </w:r>
            <w:r>
              <w:rPr>
                <w:noProof/>
                <w:webHidden/>
              </w:rPr>
              <w:fldChar w:fldCharType="separate"/>
            </w:r>
            <w:r>
              <w:rPr>
                <w:noProof/>
                <w:webHidden/>
              </w:rPr>
              <w:t>45</w:t>
            </w:r>
            <w:r>
              <w:rPr>
                <w:noProof/>
                <w:webHidden/>
              </w:rPr>
              <w:fldChar w:fldCharType="end"/>
            </w:r>
          </w:hyperlink>
        </w:p>
        <w:p w:rsidR="008C1490" w:rsidRDefault="008C1490" w14:paraId="122EA245" w14:textId="416EC3A0">
          <w:pPr>
            <w:pStyle w:val="ndice3"/>
            <w:tabs>
              <w:tab w:val="right" w:leader="dot" w:pos="8779"/>
            </w:tabs>
            <w:rPr>
              <w:rFonts w:asciiTheme="minorHAnsi" w:hAnsiTheme="minorHAnsi" w:eastAsiaTheme="minorEastAsia" w:cstheme="minorBidi"/>
              <w:noProof/>
              <w:color w:val="auto"/>
            </w:rPr>
          </w:pPr>
          <w:hyperlink w:history="1" w:anchor="_Toc223954486">
            <w:r w:rsidRPr="00B534BA">
              <w:rPr>
                <w:rStyle w:val="Hiperligao"/>
                <w:noProof/>
              </w:rPr>
              <w:t>Artigo 73.º - Despesas</w:t>
            </w:r>
            <w:r>
              <w:rPr>
                <w:noProof/>
                <w:webHidden/>
              </w:rPr>
              <w:tab/>
            </w:r>
            <w:r>
              <w:rPr>
                <w:noProof/>
                <w:webHidden/>
              </w:rPr>
              <w:fldChar w:fldCharType="begin"/>
            </w:r>
            <w:r>
              <w:rPr>
                <w:noProof/>
                <w:webHidden/>
              </w:rPr>
              <w:instrText xml:space="preserve"> PAGEREF _Toc223954486 \h </w:instrText>
            </w:r>
            <w:r>
              <w:rPr>
                <w:noProof/>
                <w:webHidden/>
              </w:rPr>
            </w:r>
            <w:r>
              <w:rPr>
                <w:noProof/>
                <w:webHidden/>
              </w:rPr>
              <w:fldChar w:fldCharType="separate"/>
            </w:r>
            <w:r>
              <w:rPr>
                <w:noProof/>
                <w:webHidden/>
              </w:rPr>
              <w:t>46</w:t>
            </w:r>
            <w:r>
              <w:rPr>
                <w:noProof/>
                <w:webHidden/>
              </w:rPr>
              <w:fldChar w:fldCharType="end"/>
            </w:r>
          </w:hyperlink>
        </w:p>
        <w:p w:rsidR="008C1490" w:rsidRDefault="008C1490" w14:paraId="2213DC9A" w14:textId="12A46DF7">
          <w:pPr>
            <w:pStyle w:val="ndice3"/>
            <w:tabs>
              <w:tab w:val="right" w:leader="dot" w:pos="8779"/>
            </w:tabs>
            <w:rPr>
              <w:rFonts w:asciiTheme="minorHAnsi" w:hAnsiTheme="minorHAnsi" w:eastAsiaTheme="minorEastAsia" w:cstheme="minorBidi"/>
              <w:noProof/>
              <w:color w:val="auto"/>
            </w:rPr>
          </w:pPr>
          <w:hyperlink w:history="1" w:anchor="_Toc223954487">
            <w:r w:rsidRPr="00B534BA">
              <w:rPr>
                <w:rStyle w:val="Hiperligao"/>
                <w:noProof/>
              </w:rPr>
              <w:t>Artigo 74.º - Captura e eliminação compulsivas de animais</w:t>
            </w:r>
            <w:r>
              <w:rPr>
                <w:noProof/>
                <w:webHidden/>
              </w:rPr>
              <w:tab/>
            </w:r>
            <w:r>
              <w:rPr>
                <w:noProof/>
                <w:webHidden/>
              </w:rPr>
              <w:fldChar w:fldCharType="begin"/>
            </w:r>
            <w:r>
              <w:rPr>
                <w:noProof/>
                <w:webHidden/>
              </w:rPr>
              <w:instrText xml:space="preserve"> PAGEREF _Toc223954487 \h </w:instrText>
            </w:r>
            <w:r>
              <w:rPr>
                <w:noProof/>
                <w:webHidden/>
              </w:rPr>
            </w:r>
            <w:r>
              <w:rPr>
                <w:noProof/>
                <w:webHidden/>
              </w:rPr>
              <w:fldChar w:fldCharType="separate"/>
            </w:r>
            <w:r>
              <w:rPr>
                <w:noProof/>
                <w:webHidden/>
              </w:rPr>
              <w:t>46</w:t>
            </w:r>
            <w:r>
              <w:rPr>
                <w:noProof/>
                <w:webHidden/>
              </w:rPr>
              <w:fldChar w:fldCharType="end"/>
            </w:r>
          </w:hyperlink>
        </w:p>
        <w:p w:rsidR="008C1490" w:rsidRDefault="008C1490" w14:paraId="6F02C7E0" w14:textId="38B8693A">
          <w:pPr>
            <w:pStyle w:val="ndice2"/>
            <w:tabs>
              <w:tab w:val="right" w:leader="dot" w:pos="8779"/>
            </w:tabs>
            <w:rPr>
              <w:rFonts w:asciiTheme="minorHAnsi" w:hAnsiTheme="minorHAnsi" w:eastAsiaTheme="minorEastAsia" w:cstheme="minorBidi"/>
              <w:noProof/>
              <w:color w:val="auto"/>
            </w:rPr>
          </w:pPr>
          <w:hyperlink w:history="1" w:anchor="_Toc223954488">
            <w:r w:rsidRPr="00B534BA">
              <w:rPr>
                <w:rStyle w:val="Hiperligao"/>
                <w:noProof/>
              </w:rPr>
              <w:t>SECÇÃO IV - Animais capturados</w:t>
            </w:r>
            <w:r>
              <w:rPr>
                <w:noProof/>
                <w:webHidden/>
              </w:rPr>
              <w:tab/>
            </w:r>
            <w:r>
              <w:rPr>
                <w:noProof/>
                <w:webHidden/>
              </w:rPr>
              <w:fldChar w:fldCharType="begin"/>
            </w:r>
            <w:r>
              <w:rPr>
                <w:noProof/>
                <w:webHidden/>
              </w:rPr>
              <w:instrText xml:space="preserve"> PAGEREF _Toc223954488 \h </w:instrText>
            </w:r>
            <w:r>
              <w:rPr>
                <w:noProof/>
                <w:webHidden/>
              </w:rPr>
            </w:r>
            <w:r>
              <w:rPr>
                <w:noProof/>
                <w:webHidden/>
              </w:rPr>
              <w:fldChar w:fldCharType="separate"/>
            </w:r>
            <w:r>
              <w:rPr>
                <w:noProof/>
                <w:webHidden/>
              </w:rPr>
              <w:t>46</w:t>
            </w:r>
            <w:r>
              <w:rPr>
                <w:noProof/>
                <w:webHidden/>
              </w:rPr>
              <w:fldChar w:fldCharType="end"/>
            </w:r>
          </w:hyperlink>
        </w:p>
        <w:p w:rsidR="008C1490" w:rsidRDefault="008C1490" w14:paraId="58BAC499" w14:textId="2969B3D8">
          <w:pPr>
            <w:pStyle w:val="ndice3"/>
            <w:tabs>
              <w:tab w:val="right" w:leader="dot" w:pos="8779"/>
            </w:tabs>
            <w:rPr>
              <w:rFonts w:asciiTheme="minorHAnsi" w:hAnsiTheme="minorHAnsi" w:eastAsiaTheme="minorEastAsia" w:cstheme="minorBidi"/>
              <w:noProof/>
              <w:color w:val="auto"/>
            </w:rPr>
          </w:pPr>
          <w:hyperlink w:history="1" w:anchor="_Toc223954489">
            <w:r w:rsidRPr="00B534BA">
              <w:rPr>
                <w:rStyle w:val="Hiperligao"/>
                <w:noProof/>
              </w:rPr>
              <w:t>Artigo 75.º - Destino dos animais</w:t>
            </w:r>
            <w:r>
              <w:rPr>
                <w:noProof/>
                <w:webHidden/>
              </w:rPr>
              <w:tab/>
            </w:r>
            <w:r>
              <w:rPr>
                <w:noProof/>
                <w:webHidden/>
              </w:rPr>
              <w:fldChar w:fldCharType="begin"/>
            </w:r>
            <w:r>
              <w:rPr>
                <w:noProof/>
                <w:webHidden/>
              </w:rPr>
              <w:instrText xml:space="preserve"> PAGEREF _Toc223954489 \h </w:instrText>
            </w:r>
            <w:r>
              <w:rPr>
                <w:noProof/>
                <w:webHidden/>
              </w:rPr>
            </w:r>
            <w:r>
              <w:rPr>
                <w:noProof/>
                <w:webHidden/>
              </w:rPr>
              <w:fldChar w:fldCharType="separate"/>
            </w:r>
            <w:r>
              <w:rPr>
                <w:noProof/>
                <w:webHidden/>
              </w:rPr>
              <w:t>46</w:t>
            </w:r>
            <w:r>
              <w:rPr>
                <w:noProof/>
                <w:webHidden/>
              </w:rPr>
              <w:fldChar w:fldCharType="end"/>
            </w:r>
          </w:hyperlink>
        </w:p>
        <w:p w:rsidR="008C1490" w:rsidRDefault="008C1490" w14:paraId="101514E6" w14:textId="4987BC0E">
          <w:pPr>
            <w:pStyle w:val="ndice2"/>
            <w:tabs>
              <w:tab w:val="right" w:leader="dot" w:pos="8779"/>
            </w:tabs>
            <w:rPr>
              <w:rFonts w:asciiTheme="minorHAnsi" w:hAnsiTheme="minorHAnsi" w:eastAsiaTheme="minorEastAsia" w:cstheme="minorBidi"/>
              <w:noProof/>
              <w:color w:val="auto"/>
            </w:rPr>
          </w:pPr>
          <w:hyperlink w:history="1" w:anchor="_Toc223954490">
            <w:r w:rsidRPr="00B534BA">
              <w:rPr>
                <w:rStyle w:val="Hiperligao"/>
                <w:noProof/>
              </w:rPr>
              <w:t>SECÇÃO V - Cedência de animais</w:t>
            </w:r>
            <w:r>
              <w:rPr>
                <w:noProof/>
                <w:webHidden/>
              </w:rPr>
              <w:tab/>
            </w:r>
            <w:r>
              <w:rPr>
                <w:noProof/>
                <w:webHidden/>
              </w:rPr>
              <w:fldChar w:fldCharType="begin"/>
            </w:r>
            <w:r>
              <w:rPr>
                <w:noProof/>
                <w:webHidden/>
              </w:rPr>
              <w:instrText xml:space="preserve"> PAGEREF _Toc223954490 \h </w:instrText>
            </w:r>
            <w:r>
              <w:rPr>
                <w:noProof/>
                <w:webHidden/>
              </w:rPr>
            </w:r>
            <w:r>
              <w:rPr>
                <w:noProof/>
                <w:webHidden/>
              </w:rPr>
              <w:fldChar w:fldCharType="separate"/>
            </w:r>
            <w:r>
              <w:rPr>
                <w:noProof/>
                <w:webHidden/>
              </w:rPr>
              <w:t>48</w:t>
            </w:r>
            <w:r>
              <w:rPr>
                <w:noProof/>
                <w:webHidden/>
              </w:rPr>
              <w:fldChar w:fldCharType="end"/>
            </w:r>
          </w:hyperlink>
        </w:p>
        <w:p w:rsidR="008C1490" w:rsidRDefault="008C1490" w14:paraId="13CF83F0" w14:textId="5C05C5FC">
          <w:pPr>
            <w:pStyle w:val="ndice3"/>
            <w:tabs>
              <w:tab w:val="right" w:leader="dot" w:pos="8779"/>
            </w:tabs>
            <w:rPr>
              <w:rFonts w:asciiTheme="minorHAnsi" w:hAnsiTheme="minorHAnsi" w:eastAsiaTheme="minorEastAsia" w:cstheme="minorBidi"/>
              <w:noProof/>
              <w:color w:val="auto"/>
            </w:rPr>
          </w:pPr>
          <w:hyperlink w:history="1" w:anchor="_Toc223954491">
            <w:r w:rsidRPr="00B534BA">
              <w:rPr>
                <w:rStyle w:val="Hiperligao"/>
                <w:noProof/>
              </w:rPr>
              <w:t>Artigo 76.º - Condições da cedência</w:t>
            </w:r>
            <w:r>
              <w:rPr>
                <w:noProof/>
                <w:webHidden/>
              </w:rPr>
              <w:tab/>
            </w:r>
            <w:r>
              <w:rPr>
                <w:noProof/>
                <w:webHidden/>
              </w:rPr>
              <w:fldChar w:fldCharType="begin"/>
            </w:r>
            <w:r>
              <w:rPr>
                <w:noProof/>
                <w:webHidden/>
              </w:rPr>
              <w:instrText xml:space="preserve"> PAGEREF _Toc223954491 \h </w:instrText>
            </w:r>
            <w:r>
              <w:rPr>
                <w:noProof/>
                <w:webHidden/>
              </w:rPr>
            </w:r>
            <w:r>
              <w:rPr>
                <w:noProof/>
                <w:webHidden/>
              </w:rPr>
              <w:fldChar w:fldCharType="separate"/>
            </w:r>
            <w:r>
              <w:rPr>
                <w:noProof/>
                <w:webHidden/>
              </w:rPr>
              <w:t>48</w:t>
            </w:r>
            <w:r>
              <w:rPr>
                <w:noProof/>
                <w:webHidden/>
              </w:rPr>
              <w:fldChar w:fldCharType="end"/>
            </w:r>
          </w:hyperlink>
        </w:p>
        <w:p w:rsidR="008C1490" w:rsidRDefault="008C1490" w14:paraId="1B055380" w14:textId="0082BE16">
          <w:pPr>
            <w:pStyle w:val="ndice3"/>
            <w:tabs>
              <w:tab w:val="right" w:leader="dot" w:pos="8779"/>
            </w:tabs>
            <w:rPr>
              <w:rFonts w:asciiTheme="minorHAnsi" w:hAnsiTheme="minorHAnsi" w:eastAsiaTheme="minorEastAsia" w:cstheme="minorBidi"/>
              <w:noProof/>
              <w:color w:val="auto"/>
            </w:rPr>
          </w:pPr>
          <w:hyperlink w:history="1" w:anchor="_Toc223954492">
            <w:r w:rsidRPr="00B534BA">
              <w:rPr>
                <w:rStyle w:val="Hiperligao"/>
                <w:noProof/>
              </w:rPr>
              <w:t>Artigo 77.º - Cedência por associações de proteção animal</w:t>
            </w:r>
            <w:r>
              <w:rPr>
                <w:noProof/>
                <w:webHidden/>
              </w:rPr>
              <w:tab/>
            </w:r>
            <w:r>
              <w:rPr>
                <w:noProof/>
                <w:webHidden/>
              </w:rPr>
              <w:fldChar w:fldCharType="begin"/>
            </w:r>
            <w:r>
              <w:rPr>
                <w:noProof/>
                <w:webHidden/>
              </w:rPr>
              <w:instrText xml:space="preserve"> PAGEREF _Toc223954492 \h </w:instrText>
            </w:r>
            <w:r>
              <w:rPr>
                <w:noProof/>
                <w:webHidden/>
              </w:rPr>
            </w:r>
            <w:r>
              <w:rPr>
                <w:noProof/>
                <w:webHidden/>
              </w:rPr>
              <w:fldChar w:fldCharType="separate"/>
            </w:r>
            <w:r>
              <w:rPr>
                <w:noProof/>
                <w:webHidden/>
              </w:rPr>
              <w:t>49</w:t>
            </w:r>
            <w:r>
              <w:rPr>
                <w:noProof/>
                <w:webHidden/>
              </w:rPr>
              <w:fldChar w:fldCharType="end"/>
            </w:r>
          </w:hyperlink>
        </w:p>
        <w:p w:rsidR="008C1490" w:rsidRDefault="008C1490" w14:paraId="366109A7" w14:textId="7D6DED02">
          <w:pPr>
            <w:pStyle w:val="ndice1"/>
            <w:tabs>
              <w:tab w:val="right" w:leader="dot" w:pos="8779"/>
            </w:tabs>
            <w:rPr>
              <w:rFonts w:asciiTheme="minorHAnsi" w:hAnsiTheme="minorHAnsi" w:eastAsiaTheme="minorEastAsia" w:cstheme="minorBidi"/>
              <w:noProof/>
              <w:color w:val="auto"/>
            </w:rPr>
          </w:pPr>
          <w:hyperlink w:history="1" w:anchor="_Toc223954493">
            <w:r w:rsidRPr="00B534BA">
              <w:rPr>
                <w:rStyle w:val="Hiperligao"/>
                <w:noProof/>
              </w:rPr>
              <w:t>CAPÍTULO XI - Cadáveres de animais de companhia</w:t>
            </w:r>
            <w:r>
              <w:rPr>
                <w:noProof/>
                <w:webHidden/>
              </w:rPr>
              <w:tab/>
            </w:r>
            <w:r>
              <w:rPr>
                <w:noProof/>
                <w:webHidden/>
              </w:rPr>
              <w:fldChar w:fldCharType="begin"/>
            </w:r>
            <w:r>
              <w:rPr>
                <w:noProof/>
                <w:webHidden/>
              </w:rPr>
              <w:instrText xml:space="preserve"> PAGEREF _Toc223954493 \h </w:instrText>
            </w:r>
            <w:r>
              <w:rPr>
                <w:noProof/>
                <w:webHidden/>
              </w:rPr>
            </w:r>
            <w:r>
              <w:rPr>
                <w:noProof/>
                <w:webHidden/>
              </w:rPr>
              <w:fldChar w:fldCharType="separate"/>
            </w:r>
            <w:r>
              <w:rPr>
                <w:noProof/>
                <w:webHidden/>
              </w:rPr>
              <w:t>50</w:t>
            </w:r>
            <w:r>
              <w:rPr>
                <w:noProof/>
                <w:webHidden/>
              </w:rPr>
              <w:fldChar w:fldCharType="end"/>
            </w:r>
          </w:hyperlink>
        </w:p>
        <w:p w:rsidR="008C1490" w:rsidRDefault="008C1490" w14:paraId="43BC0F54" w14:textId="5BE79C17">
          <w:pPr>
            <w:pStyle w:val="ndice3"/>
            <w:tabs>
              <w:tab w:val="right" w:leader="dot" w:pos="8779"/>
            </w:tabs>
            <w:rPr>
              <w:rFonts w:asciiTheme="minorHAnsi" w:hAnsiTheme="minorHAnsi" w:eastAsiaTheme="minorEastAsia" w:cstheme="minorBidi"/>
              <w:noProof/>
              <w:color w:val="auto"/>
            </w:rPr>
          </w:pPr>
          <w:hyperlink w:history="1" w:anchor="_Toc223954494">
            <w:r w:rsidRPr="00B534BA">
              <w:rPr>
                <w:rStyle w:val="Hiperligao"/>
                <w:noProof/>
              </w:rPr>
              <w:t>Artigo 78.º - Destruição de cadáveres</w:t>
            </w:r>
            <w:r>
              <w:rPr>
                <w:noProof/>
                <w:webHidden/>
              </w:rPr>
              <w:tab/>
            </w:r>
            <w:r>
              <w:rPr>
                <w:noProof/>
                <w:webHidden/>
              </w:rPr>
              <w:fldChar w:fldCharType="begin"/>
            </w:r>
            <w:r>
              <w:rPr>
                <w:noProof/>
                <w:webHidden/>
              </w:rPr>
              <w:instrText xml:space="preserve"> PAGEREF _Toc223954494 \h </w:instrText>
            </w:r>
            <w:r>
              <w:rPr>
                <w:noProof/>
                <w:webHidden/>
              </w:rPr>
            </w:r>
            <w:r>
              <w:rPr>
                <w:noProof/>
                <w:webHidden/>
              </w:rPr>
              <w:fldChar w:fldCharType="separate"/>
            </w:r>
            <w:r>
              <w:rPr>
                <w:noProof/>
                <w:webHidden/>
              </w:rPr>
              <w:t>50</w:t>
            </w:r>
            <w:r>
              <w:rPr>
                <w:noProof/>
                <w:webHidden/>
              </w:rPr>
              <w:fldChar w:fldCharType="end"/>
            </w:r>
          </w:hyperlink>
        </w:p>
        <w:p w:rsidR="008C1490" w:rsidRDefault="008C1490" w14:paraId="20A4E42E" w14:textId="65A0EF98">
          <w:pPr>
            <w:pStyle w:val="ndice1"/>
            <w:tabs>
              <w:tab w:val="right" w:leader="dot" w:pos="8779"/>
            </w:tabs>
            <w:rPr>
              <w:rFonts w:asciiTheme="minorHAnsi" w:hAnsiTheme="minorHAnsi" w:eastAsiaTheme="minorEastAsia" w:cstheme="minorBidi"/>
              <w:noProof/>
              <w:color w:val="auto"/>
            </w:rPr>
          </w:pPr>
          <w:hyperlink w:history="1" w:anchor="_Toc223954495">
            <w:r w:rsidRPr="00B534BA">
              <w:rPr>
                <w:rStyle w:val="Hiperligao"/>
                <w:noProof/>
              </w:rPr>
              <w:t>CAPÍTULO XII - Exposições e comércio</w:t>
            </w:r>
            <w:r>
              <w:rPr>
                <w:noProof/>
                <w:webHidden/>
              </w:rPr>
              <w:tab/>
            </w:r>
            <w:r>
              <w:rPr>
                <w:noProof/>
                <w:webHidden/>
              </w:rPr>
              <w:fldChar w:fldCharType="begin"/>
            </w:r>
            <w:r>
              <w:rPr>
                <w:noProof/>
                <w:webHidden/>
              </w:rPr>
              <w:instrText xml:space="preserve"> PAGEREF _Toc223954495 \h </w:instrText>
            </w:r>
            <w:r>
              <w:rPr>
                <w:noProof/>
                <w:webHidden/>
              </w:rPr>
            </w:r>
            <w:r>
              <w:rPr>
                <w:noProof/>
                <w:webHidden/>
              </w:rPr>
              <w:fldChar w:fldCharType="separate"/>
            </w:r>
            <w:r>
              <w:rPr>
                <w:noProof/>
                <w:webHidden/>
              </w:rPr>
              <w:t>50</w:t>
            </w:r>
            <w:r>
              <w:rPr>
                <w:noProof/>
                <w:webHidden/>
              </w:rPr>
              <w:fldChar w:fldCharType="end"/>
            </w:r>
          </w:hyperlink>
        </w:p>
        <w:p w:rsidR="008C1490" w:rsidRDefault="008C1490" w14:paraId="70D28A4E" w14:textId="30335869">
          <w:pPr>
            <w:pStyle w:val="ndice3"/>
            <w:tabs>
              <w:tab w:val="right" w:leader="dot" w:pos="8779"/>
            </w:tabs>
            <w:rPr>
              <w:rFonts w:asciiTheme="minorHAnsi" w:hAnsiTheme="minorHAnsi" w:eastAsiaTheme="minorEastAsia" w:cstheme="minorBidi"/>
              <w:noProof/>
              <w:color w:val="auto"/>
            </w:rPr>
          </w:pPr>
          <w:hyperlink w:history="1" w:anchor="_Toc223954496">
            <w:r w:rsidRPr="00B534BA">
              <w:rPr>
                <w:rStyle w:val="Hiperligao"/>
                <w:noProof/>
              </w:rPr>
              <w:t>Artigo 79.º - Concursos e exposições</w:t>
            </w:r>
            <w:r>
              <w:rPr>
                <w:noProof/>
                <w:webHidden/>
              </w:rPr>
              <w:tab/>
            </w:r>
            <w:r>
              <w:rPr>
                <w:noProof/>
                <w:webHidden/>
              </w:rPr>
              <w:fldChar w:fldCharType="begin"/>
            </w:r>
            <w:r>
              <w:rPr>
                <w:noProof/>
                <w:webHidden/>
              </w:rPr>
              <w:instrText xml:space="preserve"> PAGEREF _Toc223954496 \h </w:instrText>
            </w:r>
            <w:r>
              <w:rPr>
                <w:noProof/>
                <w:webHidden/>
              </w:rPr>
            </w:r>
            <w:r>
              <w:rPr>
                <w:noProof/>
                <w:webHidden/>
              </w:rPr>
              <w:fldChar w:fldCharType="separate"/>
            </w:r>
            <w:r>
              <w:rPr>
                <w:noProof/>
                <w:webHidden/>
              </w:rPr>
              <w:t>50</w:t>
            </w:r>
            <w:r>
              <w:rPr>
                <w:noProof/>
                <w:webHidden/>
              </w:rPr>
              <w:fldChar w:fldCharType="end"/>
            </w:r>
          </w:hyperlink>
        </w:p>
        <w:p w:rsidR="008C1490" w:rsidRDefault="008C1490" w14:paraId="5810CB1F" w14:textId="1BC9C4E9">
          <w:pPr>
            <w:pStyle w:val="ndice3"/>
            <w:tabs>
              <w:tab w:val="right" w:leader="dot" w:pos="8779"/>
            </w:tabs>
            <w:rPr>
              <w:rFonts w:asciiTheme="minorHAnsi" w:hAnsiTheme="minorHAnsi" w:eastAsiaTheme="minorEastAsia" w:cstheme="minorBidi"/>
              <w:noProof/>
              <w:color w:val="auto"/>
            </w:rPr>
          </w:pPr>
          <w:hyperlink w:history="1" w:anchor="_Toc223954497">
            <w:r w:rsidRPr="00B534BA">
              <w:rPr>
                <w:rStyle w:val="Hiperligao"/>
                <w:noProof/>
              </w:rPr>
              <w:t>Artigo 80.º - Comércio de animais de companhia</w:t>
            </w:r>
            <w:r>
              <w:rPr>
                <w:noProof/>
                <w:webHidden/>
              </w:rPr>
              <w:tab/>
            </w:r>
            <w:r>
              <w:rPr>
                <w:noProof/>
                <w:webHidden/>
              </w:rPr>
              <w:fldChar w:fldCharType="begin"/>
            </w:r>
            <w:r>
              <w:rPr>
                <w:noProof/>
                <w:webHidden/>
              </w:rPr>
              <w:instrText xml:space="preserve"> PAGEREF _Toc223954497 \h </w:instrText>
            </w:r>
            <w:r>
              <w:rPr>
                <w:noProof/>
                <w:webHidden/>
              </w:rPr>
            </w:r>
            <w:r>
              <w:rPr>
                <w:noProof/>
                <w:webHidden/>
              </w:rPr>
              <w:fldChar w:fldCharType="separate"/>
            </w:r>
            <w:r>
              <w:rPr>
                <w:noProof/>
                <w:webHidden/>
              </w:rPr>
              <w:t>52</w:t>
            </w:r>
            <w:r>
              <w:rPr>
                <w:noProof/>
                <w:webHidden/>
              </w:rPr>
              <w:fldChar w:fldCharType="end"/>
            </w:r>
          </w:hyperlink>
        </w:p>
        <w:p w:rsidR="008C1490" w:rsidRDefault="008C1490" w14:paraId="174D369C" w14:textId="11667020">
          <w:pPr>
            <w:pStyle w:val="ndice3"/>
            <w:tabs>
              <w:tab w:val="right" w:leader="dot" w:pos="8779"/>
            </w:tabs>
            <w:rPr>
              <w:rFonts w:asciiTheme="minorHAnsi" w:hAnsiTheme="minorHAnsi" w:eastAsiaTheme="minorEastAsia" w:cstheme="minorBidi"/>
              <w:noProof/>
              <w:color w:val="auto"/>
            </w:rPr>
          </w:pPr>
          <w:hyperlink w:history="1" w:anchor="_Toc223954498">
            <w:r w:rsidRPr="00B534BA">
              <w:rPr>
                <w:rStyle w:val="Hiperligao"/>
                <w:noProof/>
              </w:rPr>
              <w:t>Artigo 81.º - Alojamento por espécies</w:t>
            </w:r>
            <w:r>
              <w:rPr>
                <w:noProof/>
                <w:webHidden/>
              </w:rPr>
              <w:tab/>
            </w:r>
            <w:r>
              <w:rPr>
                <w:noProof/>
                <w:webHidden/>
              </w:rPr>
              <w:fldChar w:fldCharType="begin"/>
            </w:r>
            <w:r>
              <w:rPr>
                <w:noProof/>
                <w:webHidden/>
              </w:rPr>
              <w:instrText xml:space="preserve"> PAGEREF _Toc223954498 \h </w:instrText>
            </w:r>
            <w:r>
              <w:rPr>
                <w:noProof/>
                <w:webHidden/>
              </w:rPr>
            </w:r>
            <w:r>
              <w:rPr>
                <w:noProof/>
                <w:webHidden/>
              </w:rPr>
              <w:fldChar w:fldCharType="separate"/>
            </w:r>
            <w:r>
              <w:rPr>
                <w:noProof/>
                <w:webHidden/>
              </w:rPr>
              <w:t>54</w:t>
            </w:r>
            <w:r>
              <w:rPr>
                <w:noProof/>
                <w:webHidden/>
              </w:rPr>
              <w:fldChar w:fldCharType="end"/>
            </w:r>
          </w:hyperlink>
        </w:p>
        <w:p w:rsidR="008C1490" w:rsidRDefault="008C1490" w14:paraId="0834CA0E" w14:textId="63864890">
          <w:pPr>
            <w:pStyle w:val="ndice3"/>
            <w:tabs>
              <w:tab w:val="right" w:leader="dot" w:pos="8779"/>
            </w:tabs>
            <w:rPr>
              <w:rFonts w:asciiTheme="minorHAnsi" w:hAnsiTheme="minorHAnsi" w:eastAsiaTheme="minorEastAsia" w:cstheme="minorBidi"/>
              <w:noProof/>
              <w:color w:val="auto"/>
            </w:rPr>
          </w:pPr>
          <w:hyperlink w:history="1" w:anchor="_Toc223954499">
            <w:r w:rsidRPr="00B534BA">
              <w:rPr>
                <w:rStyle w:val="Hiperligao"/>
                <w:noProof/>
              </w:rPr>
              <w:t>Artigo 82.º - Venda em feiras e mercados</w:t>
            </w:r>
            <w:r>
              <w:rPr>
                <w:noProof/>
                <w:webHidden/>
              </w:rPr>
              <w:tab/>
            </w:r>
            <w:r>
              <w:rPr>
                <w:noProof/>
                <w:webHidden/>
              </w:rPr>
              <w:fldChar w:fldCharType="begin"/>
            </w:r>
            <w:r>
              <w:rPr>
                <w:noProof/>
                <w:webHidden/>
              </w:rPr>
              <w:instrText xml:space="preserve"> PAGEREF _Toc223954499 \h </w:instrText>
            </w:r>
            <w:r>
              <w:rPr>
                <w:noProof/>
                <w:webHidden/>
              </w:rPr>
            </w:r>
            <w:r>
              <w:rPr>
                <w:noProof/>
                <w:webHidden/>
              </w:rPr>
              <w:fldChar w:fldCharType="separate"/>
            </w:r>
            <w:r>
              <w:rPr>
                <w:noProof/>
                <w:webHidden/>
              </w:rPr>
              <w:t>54</w:t>
            </w:r>
            <w:r>
              <w:rPr>
                <w:noProof/>
                <w:webHidden/>
              </w:rPr>
              <w:fldChar w:fldCharType="end"/>
            </w:r>
          </w:hyperlink>
        </w:p>
        <w:p w:rsidR="008C1490" w:rsidRDefault="008C1490" w14:paraId="6C382438" w14:textId="1684398B">
          <w:pPr>
            <w:pStyle w:val="ndice3"/>
            <w:tabs>
              <w:tab w:val="right" w:leader="dot" w:pos="8779"/>
            </w:tabs>
            <w:rPr>
              <w:rFonts w:asciiTheme="minorHAnsi" w:hAnsiTheme="minorHAnsi" w:eastAsiaTheme="minorEastAsia" w:cstheme="minorBidi"/>
              <w:noProof/>
              <w:color w:val="auto"/>
            </w:rPr>
          </w:pPr>
          <w:hyperlink w:history="1" w:anchor="_Toc223954500">
            <w:r w:rsidRPr="00B534BA">
              <w:rPr>
                <w:rStyle w:val="Hiperligao"/>
                <w:noProof/>
              </w:rPr>
              <w:t>Artigo 83.º - Fêmeas prenhes e ninhadas</w:t>
            </w:r>
            <w:r>
              <w:rPr>
                <w:noProof/>
                <w:webHidden/>
              </w:rPr>
              <w:tab/>
            </w:r>
            <w:r>
              <w:rPr>
                <w:noProof/>
                <w:webHidden/>
              </w:rPr>
              <w:fldChar w:fldCharType="begin"/>
            </w:r>
            <w:r>
              <w:rPr>
                <w:noProof/>
                <w:webHidden/>
              </w:rPr>
              <w:instrText xml:space="preserve"> PAGEREF _Toc223954500 \h </w:instrText>
            </w:r>
            <w:r>
              <w:rPr>
                <w:noProof/>
                <w:webHidden/>
              </w:rPr>
            </w:r>
            <w:r>
              <w:rPr>
                <w:noProof/>
                <w:webHidden/>
              </w:rPr>
              <w:fldChar w:fldCharType="separate"/>
            </w:r>
            <w:r>
              <w:rPr>
                <w:noProof/>
                <w:webHidden/>
              </w:rPr>
              <w:t>55</w:t>
            </w:r>
            <w:r>
              <w:rPr>
                <w:noProof/>
                <w:webHidden/>
              </w:rPr>
              <w:fldChar w:fldCharType="end"/>
            </w:r>
          </w:hyperlink>
        </w:p>
        <w:p w:rsidR="008C1490" w:rsidRDefault="008C1490" w14:paraId="40D26DD5" w14:textId="465DCAF4">
          <w:pPr>
            <w:pStyle w:val="ndice1"/>
            <w:tabs>
              <w:tab w:val="right" w:leader="dot" w:pos="8779"/>
            </w:tabs>
            <w:rPr>
              <w:rFonts w:asciiTheme="minorHAnsi" w:hAnsiTheme="minorHAnsi" w:eastAsiaTheme="minorEastAsia" w:cstheme="minorBidi"/>
              <w:noProof/>
              <w:color w:val="auto"/>
            </w:rPr>
          </w:pPr>
          <w:hyperlink w:history="1" w:anchor="_Toc223954501">
            <w:r w:rsidRPr="00B534BA">
              <w:rPr>
                <w:rStyle w:val="Hiperligao"/>
                <w:noProof/>
              </w:rPr>
              <w:t>CAPÍTULO XIII - Animais de companhia registados em livro genealógico</w:t>
            </w:r>
            <w:r>
              <w:rPr>
                <w:noProof/>
                <w:webHidden/>
              </w:rPr>
              <w:tab/>
            </w:r>
            <w:r>
              <w:rPr>
                <w:noProof/>
                <w:webHidden/>
              </w:rPr>
              <w:fldChar w:fldCharType="begin"/>
            </w:r>
            <w:r>
              <w:rPr>
                <w:noProof/>
                <w:webHidden/>
              </w:rPr>
              <w:instrText xml:space="preserve"> PAGEREF _Toc223954501 \h </w:instrText>
            </w:r>
            <w:r>
              <w:rPr>
                <w:noProof/>
                <w:webHidden/>
              </w:rPr>
            </w:r>
            <w:r>
              <w:rPr>
                <w:noProof/>
                <w:webHidden/>
              </w:rPr>
              <w:fldChar w:fldCharType="separate"/>
            </w:r>
            <w:r>
              <w:rPr>
                <w:noProof/>
                <w:webHidden/>
              </w:rPr>
              <w:t>55</w:t>
            </w:r>
            <w:r>
              <w:rPr>
                <w:noProof/>
                <w:webHidden/>
              </w:rPr>
              <w:fldChar w:fldCharType="end"/>
            </w:r>
          </w:hyperlink>
        </w:p>
        <w:p w:rsidR="008C1490" w:rsidRDefault="008C1490" w14:paraId="63CC5706" w14:textId="04412B9F">
          <w:pPr>
            <w:pStyle w:val="ndice2"/>
            <w:tabs>
              <w:tab w:val="right" w:leader="dot" w:pos="8779"/>
            </w:tabs>
            <w:rPr>
              <w:rFonts w:asciiTheme="minorHAnsi" w:hAnsiTheme="minorHAnsi" w:eastAsiaTheme="minorEastAsia" w:cstheme="minorBidi"/>
              <w:noProof/>
              <w:color w:val="auto"/>
            </w:rPr>
          </w:pPr>
          <w:hyperlink w:history="1" w:anchor="_Toc223954502">
            <w:r w:rsidRPr="00B534BA">
              <w:rPr>
                <w:rStyle w:val="Hiperligao"/>
                <w:noProof/>
              </w:rPr>
              <w:t>SECÇÃO I - Gestão dos livros genealógicos</w:t>
            </w:r>
            <w:r>
              <w:rPr>
                <w:noProof/>
                <w:webHidden/>
              </w:rPr>
              <w:tab/>
            </w:r>
            <w:r>
              <w:rPr>
                <w:noProof/>
                <w:webHidden/>
              </w:rPr>
              <w:fldChar w:fldCharType="begin"/>
            </w:r>
            <w:r>
              <w:rPr>
                <w:noProof/>
                <w:webHidden/>
              </w:rPr>
              <w:instrText xml:space="preserve"> PAGEREF _Toc223954502 \h </w:instrText>
            </w:r>
            <w:r>
              <w:rPr>
                <w:noProof/>
                <w:webHidden/>
              </w:rPr>
            </w:r>
            <w:r>
              <w:rPr>
                <w:noProof/>
                <w:webHidden/>
              </w:rPr>
              <w:fldChar w:fldCharType="separate"/>
            </w:r>
            <w:r>
              <w:rPr>
                <w:noProof/>
                <w:webHidden/>
              </w:rPr>
              <w:t>55</w:t>
            </w:r>
            <w:r>
              <w:rPr>
                <w:noProof/>
                <w:webHidden/>
              </w:rPr>
              <w:fldChar w:fldCharType="end"/>
            </w:r>
          </w:hyperlink>
        </w:p>
        <w:p w:rsidR="008C1490" w:rsidRDefault="008C1490" w14:paraId="3133686F" w14:textId="6A605A13">
          <w:pPr>
            <w:pStyle w:val="ndice3"/>
            <w:tabs>
              <w:tab w:val="right" w:leader="dot" w:pos="8779"/>
            </w:tabs>
            <w:rPr>
              <w:rFonts w:asciiTheme="minorHAnsi" w:hAnsiTheme="minorHAnsi" w:eastAsiaTheme="minorEastAsia" w:cstheme="minorBidi"/>
              <w:noProof/>
              <w:color w:val="auto"/>
            </w:rPr>
          </w:pPr>
          <w:hyperlink w:history="1" w:anchor="_Toc223954503">
            <w:r w:rsidRPr="00B534BA">
              <w:rPr>
                <w:rStyle w:val="Hiperligao"/>
                <w:noProof/>
              </w:rPr>
              <w:t>Artigo 84.º - Reconhecimento das organizações ou associações de criadores</w:t>
            </w:r>
            <w:r>
              <w:rPr>
                <w:noProof/>
                <w:webHidden/>
              </w:rPr>
              <w:tab/>
            </w:r>
            <w:r>
              <w:rPr>
                <w:noProof/>
                <w:webHidden/>
              </w:rPr>
              <w:fldChar w:fldCharType="begin"/>
            </w:r>
            <w:r>
              <w:rPr>
                <w:noProof/>
                <w:webHidden/>
              </w:rPr>
              <w:instrText xml:space="preserve"> PAGEREF _Toc223954503 \h </w:instrText>
            </w:r>
            <w:r>
              <w:rPr>
                <w:noProof/>
                <w:webHidden/>
              </w:rPr>
            </w:r>
            <w:r>
              <w:rPr>
                <w:noProof/>
                <w:webHidden/>
              </w:rPr>
              <w:fldChar w:fldCharType="separate"/>
            </w:r>
            <w:r>
              <w:rPr>
                <w:noProof/>
                <w:webHidden/>
              </w:rPr>
              <w:t>55</w:t>
            </w:r>
            <w:r>
              <w:rPr>
                <w:noProof/>
                <w:webHidden/>
              </w:rPr>
              <w:fldChar w:fldCharType="end"/>
            </w:r>
          </w:hyperlink>
        </w:p>
        <w:p w:rsidR="008C1490" w:rsidRDefault="008C1490" w14:paraId="1C3A2957" w14:textId="150DBFEB">
          <w:pPr>
            <w:pStyle w:val="ndice2"/>
            <w:tabs>
              <w:tab w:val="right" w:leader="dot" w:pos="8779"/>
            </w:tabs>
            <w:rPr>
              <w:rFonts w:asciiTheme="minorHAnsi" w:hAnsiTheme="minorHAnsi" w:eastAsiaTheme="minorEastAsia" w:cstheme="minorBidi"/>
              <w:noProof/>
              <w:color w:val="auto"/>
            </w:rPr>
          </w:pPr>
          <w:hyperlink w:history="1" w:anchor="_Toc223954504">
            <w:r w:rsidRPr="00B534BA">
              <w:rPr>
                <w:rStyle w:val="Hiperligao"/>
                <w:noProof/>
              </w:rPr>
              <w:t>SECÇÃO II - Reprodução dos animais registados nos livros genealógicos</w:t>
            </w:r>
            <w:r>
              <w:rPr>
                <w:noProof/>
                <w:webHidden/>
              </w:rPr>
              <w:tab/>
            </w:r>
            <w:r>
              <w:rPr>
                <w:noProof/>
                <w:webHidden/>
              </w:rPr>
              <w:fldChar w:fldCharType="begin"/>
            </w:r>
            <w:r>
              <w:rPr>
                <w:noProof/>
                <w:webHidden/>
              </w:rPr>
              <w:instrText xml:space="preserve"> PAGEREF _Toc223954504 \h </w:instrText>
            </w:r>
            <w:r>
              <w:rPr>
                <w:noProof/>
                <w:webHidden/>
              </w:rPr>
            </w:r>
            <w:r>
              <w:rPr>
                <w:noProof/>
                <w:webHidden/>
              </w:rPr>
              <w:fldChar w:fldCharType="separate"/>
            </w:r>
            <w:r>
              <w:rPr>
                <w:noProof/>
                <w:webHidden/>
              </w:rPr>
              <w:t>56</w:t>
            </w:r>
            <w:r>
              <w:rPr>
                <w:noProof/>
                <w:webHidden/>
              </w:rPr>
              <w:fldChar w:fldCharType="end"/>
            </w:r>
          </w:hyperlink>
        </w:p>
        <w:p w:rsidR="008C1490" w:rsidRDefault="008C1490" w14:paraId="7E50BF3A" w14:textId="498C3392">
          <w:pPr>
            <w:pStyle w:val="ndice3"/>
            <w:tabs>
              <w:tab w:val="right" w:leader="dot" w:pos="8779"/>
            </w:tabs>
            <w:rPr>
              <w:rFonts w:asciiTheme="minorHAnsi" w:hAnsiTheme="minorHAnsi" w:eastAsiaTheme="minorEastAsia" w:cstheme="minorBidi"/>
              <w:noProof/>
              <w:color w:val="auto"/>
            </w:rPr>
          </w:pPr>
          <w:hyperlink w:history="1" w:anchor="_Toc223954505">
            <w:r w:rsidRPr="00B534BA">
              <w:rPr>
                <w:rStyle w:val="Hiperligao"/>
                <w:noProof/>
              </w:rPr>
              <w:t>Artigo 85.º - Requisitos dos reprodutores</w:t>
            </w:r>
            <w:r>
              <w:rPr>
                <w:noProof/>
                <w:webHidden/>
              </w:rPr>
              <w:tab/>
            </w:r>
            <w:r>
              <w:rPr>
                <w:noProof/>
                <w:webHidden/>
              </w:rPr>
              <w:fldChar w:fldCharType="begin"/>
            </w:r>
            <w:r>
              <w:rPr>
                <w:noProof/>
                <w:webHidden/>
              </w:rPr>
              <w:instrText xml:space="preserve"> PAGEREF _Toc223954505 \h </w:instrText>
            </w:r>
            <w:r>
              <w:rPr>
                <w:noProof/>
                <w:webHidden/>
              </w:rPr>
            </w:r>
            <w:r>
              <w:rPr>
                <w:noProof/>
                <w:webHidden/>
              </w:rPr>
              <w:fldChar w:fldCharType="separate"/>
            </w:r>
            <w:r>
              <w:rPr>
                <w:noProof/>
                <w:webHidden/>
              </w:rPr>
              <w:t>56</w:t>
            </w:r>
            <w:r>
              <w:rPr>
                <w:noProof/>
                <w:webHidden/>
              </w:rPr>
              <w:fldChar w:fldCharType="end"/>
            </w:r>
          </w:hyperlink>
        </w:p>
        <w:p w:rsidR="008C1490" w:rsidRDefault="008C1490" w14:paraId="7AC4FEFD" w14:textId="6AE6F4A2">
          <w:pPr>
            <w:pStyle w:val="ndice1"/>
            <w:tabs>
              <w:tab w:val="right" w:leader="dot" w:pos="8779"/>
            </w:tabs>
            <w:rPr>
              <w:rFonts w:asciiTheme="minorHAnsi" w:hAnsiTheme="minorHAnsi" w:eastAsiaTheme="minorEastAsia" w:cstheme="minorBidi"/>
              <w:noProof/>
              <w:color w:val="auto"/>
            </w:rPr>
          </w:pPr>
          <w:hyperlink w:history="1" w:anchor="_Toc223954506">
            <w:r w:rsidRPr="00B534BA">
              <w:rPr>
                <w:rStyle w:val="Hiperligao"/>
                <w:noProof/>
              </w:rPr>
              <w:t>CAPÍTULO XIV - Medidas administrativas, fiscalização e contraordenações</w:t>
            </w:r>
            <w:r>
              <w:rPr>
                <w:noProof/>
                <w:webHidden/>
              </w:rPr>
              <w:tab/>
            </w:r>
            <w:r>
              <w:rPr>
                <w:noProof/>
                <w:webHidden/>
              </w:rPr>
              <w:fldChar w:fldCharType="begin"/>
            </w:r>
            <w:r>
              <w:rPr>
                <w:noProof/>
                <w:webHidden/>
              </w:rPr>
              <w:instrText xml:space="preserve"> PAGEREF _Toc223954506 \h </w:instrText>
            </w:r>
            <w:r>
              <w:rPr>
                <w:noProof/>
                <w:webHidden/>
              </w:rPr>
            </w:r>
            <w:r>
              <w:rPr>
                <w:noProof/>
                <w:webHidden/>
              </w:rPr>
              <w:fldChar w:fldCharType="separate"/>
            </w:r>
            <w:r>
              <w:rPr>
                <w:noProof/>
                <w:webHidden/>
              </w:rPr>
              <w:t>57</w:t>
            </w:r>
            <w:r>
              <w:rPr>
                <w:noProof/>
                <w:webHidden/>
              </w:rPr>
              <w:fldChar w:fldCharType="end"/>
            </w:r>
          </w:hyperlink>
        </w:p>
        <w:p w:rsidR="008C1490" w:rsidRDefault="008C1490" w14:paraId="727737E7" w14:textId="7C7DD6C3">
          <w:pPr>
            <w:pStyle w:val="ndice3"/>
            <w:tabs>
              <w:tab w:val="right" w:leader="dot" w:pos="8779"/>
            </w:tabs>
            <w:rPr>
              <w:rFonts w:asciiTheme="minorHAnsi" w:hAnsiTheme="minorHAnsi" w:eastAsiaTheme="minorEastAsia" w:cstheme="minorBidi"/>
              <w:noProof/>
              <w:color w:val="auto"/>
            </w:rPr>
          </w:pPr>
          <w:hyperlink w:history="1" w:anchor="_Toc223954507">
            <w:r w:rsidRPr="00B534BA">
              <w:rPr>
                <w:rStyle w:val="Hiperligao"/>
                <w:noProof/>
              </w:rPr>
              <w:t>Artigo 86.º - Medidas administrativas</w:t>
            </w:r>
            <w:r>
              <w:rPr>
                <w:noProof/>
                <w:webHidden/>
              </w:rPr>
              <w:tab/>
            </w:r>
            <w:r>
              <w:rPr>
                <w:noProof/>
                <w:webHidden/>
              </w:rPr>
              <w:fldChar w:fldCharType="begin"/>
            </w:r>
            <w:r>
              <w:rPr>
                <w:noProof/>
                <w:webHidden/>
              </w:rPr>
              <w:instrText xml:space="preserve"> PAGEREF _Toc223954507 \h </w:instrText>
            </w:r>
            <w:r>
              <w:rPr>
                <w:noProof/>
                <w:webHidden/>
              </w:rPr>
            </w:r>
            <w:r>
              <w:rPr>
                <w:noProof/>
                <w:webHidden/>
              </w:rPr>
              <w:fldChar w:fldCharType="separate"/>
            </w:r>
            <w:r>
              <w:rPr>
                <w:noProof/>
                <w:webHidden/>
              </w:rPr>
              <w:t>57</w:t>
            </w:r>
            <w:r>
              <w:rPr>
                <w:noProof/>
                <w:webHidden/>
              </w:rPr>
              <w:fldChar w:fldCharType="end"/>
            </w:r>
          </w:hyperlink>
        </w:p>
        <w:p w:rsidR="008C1490" w:rsidRDefault="008C1490" w14:paraId="62A88CD5" w14:textId="0D24D8A4">
          <w:pPr>
            <w:pStyle w:val="ndice3"/>
            <w:tabs>
              <w:tab w:val="right" w:leader="dot" w:pos="8779"/>
            </w:tabs>
            <w:rPr>
              <w:rFonts w:asciiTheme="minorHAnsi" w:hAnsiTheme="minorHAnsi" w:eastAsiaTheme="minorEastAsia" w:cstheme="minorBidi"/>
              <w:noProof/>
              <w:color w:val="auto"/>
            </w:rPr>
          </w:pPr>
          <w:hyperlink w:history="1" w:anchor="_Toc223954508">
            <w:r w:rsidRPr="00B534BA">
              <w:rPr>
                <w:rStyle w:val="Hiperligao"/>
                <w:noProof/>
              </w:rPr>
              <w:t>Artigo 87.º - Fiscalização</w:t>
            </w:r>
            <w:r>
              <w:rPr>
                <w:noProof/>
                <w:webHidden/>
              </w:rPr>
              <w:tab/>
            </w:r>
            <w:r>
              <w:rPr>
                <w:noProof/>
                <w:webHidden/>
              </w:rPr>
              <w:fldChar w:fldCharType="begin"/>
            </w:r>
            <w:r>
              <w:rPr>
                <w:noProof/>
                <w:webHidden/>
              </w:rPr>
              <w:instrText xml:space="preserve"> PAGEREF _Toc223954508 \h </w:instrText>
            </w:r>
            <w:r>
              <w:rPr>
                <w:noProof/>
                <w:webHidden/>
              </w:rPr>
            </w:r>
            <w:r>
              <w:rPr>
                <w:noProof/>
                <w:webHidden/>
              </w:rPr>
              <w:fldChar w:fldCharType="separate"/>
            </w:r>
            <w:r>
              <w:rPr>
                <w:noProof/>
                <w:webHidden/>
              </w:rPr>
              <w:t>57</w:t>
            </w:r>
            <w:r>
              <w:rPr>
                <w:noProof/>
                <w:webHidden/>
              </w:rPr>
              <w:fldChar w:fldCharType="end"/>
            </w:r>
          </w:hyperlink>
        </w:p>
        <w:p w:rsidR="008C1490" w:rsidRDefault="008C1490" w14:paraId="772FA137" w14:textId="2E9A7878">
          <w:pPr>
            <w:pStyle w:val="ndice3"/>
            <w:tabs>
              <w:tab w:val="right" w:leader="dot" w:pos="8779"/>
            </w:tabs>
            <w:rPr>
              <w:rFonts w:asciiTheme="minorHAnsi" w:hAnsiTheme="minorHAnsi" w:eastAsiaTheme="minorEastAsia" w:cstheme="minorBidi"/>
              <w:noProof/>
              <w:color w:val="auto"/>
            </w:rPr>
          </w:pPr>
          <w:hyperlink w:history="1" w:anchor="_Toc223954509">
            <w:r w:rsidRPr="00B534BA">
              <w:rPr>
                <w:rStyle w:val="Hiperligao"/>
                <w:noProof/>
              </w:rPr>
              <w:t>Artigo 88.º - Medidas preventivas</w:t>
            </w:r>
            <w:r>
              <w:rPr>
                <w:noProof/>
                <w:webHidden/>
              </w:rPr>
              <w:tab/>
            </w:r>
            <w:r>
              <w:rPr>
                <w:noProof/>
                <w:webHidden/>
              </w:rPr>
              <w:fldChar w:fldCharType="begin"/>
            </w:r>
            <w:r>
              <w:rPr>
                <w:noProof/>
                <w:webHidden/>
              </w:rPr>
              <w:instrText xml:space="preserve"> PAGEREF _Toc223954509 \h </w:instrText>
            </w:r>
            <w:r>
              <w:rPr>
                <w:noProof/>
                <w:webHidden/>
              </w:rPr>
            </w:r>
            <w:r>
              <w:rPr>
                <w:noProof/>
                <w:webHidden/>
              </w:rPr>
              <w:fldChar w:fldCharType="separate"/>
            </w:r>
            <w:r>
              <w:rPr>
                <w:noProof/>
                <w:webHidden/>
              </w:rPr>
              <w:t>58</w:t>
            </w:r>
            <w:r>
              <w:rPr>
                <w:noProof/>
                <w:webHidden/>
              </w:rPr>
              <w:fldChar w:fldCharType="end"/>
            </w:r>
          </w:hyperlink>
        </w:p>
        <w:p w:rsidR="008C1490" w:rsidRDefault="008C1490" w14:paraId="7948B303" w14:textId="2DE9C562">
          <w:pPr>
            <w:pStyle w:val="ndice3"/>
            <w:tabs>
              <w:tab w:val="right" w:leader="dot" w:pos="8779"/>
            </w:tabs>
            <w:rPr>
              <w:rFonts w:asciiTheme="minorHAnsi" w:hAnsiTheme="minorHAnsi" w:eastAsiaTheme="minorEastAsia" w:cstheme="minorBidi"/>
              <w:noProof/>
              <w:color w:val="auto"/>
            </w:rPr>
          </w:pPr>
          <w:hyperlink w:history="1" w:anchor="_Toc223954510">
            <w:r w:rsidRPr="00B534BA">
              <w:rPr>
                <w:rStyle w:val="Hiperligao"/>
                <w:noProof/>
              </w:rPr>
              <w:t>Artigo 89.º  - Contraordenações</w:t>
            </w:r>
            <w:r>
              <w:rPr>
                <w:noProof/>
                <w:webHidden/>
              </w:rPr>
              <w:tab/>
            </w:r>
            <w:r>
              <w:rPr>
                <w:noProof/>
                <w:webHidden/>
              </w:rPr>
              <w:fldChar w:fldCharType="begin"/>
            </w:r>
            <w:r>
              <w:rPr>
                <w:noProof/>
                <w:webHidden/>
              </w:rPr>
              <w:instrText xml:space="preserve"> PAGEREF _Toc223954510 \h </w:instrText>
            </w:r>
            <w:r>
              <w:rPr>
                <w:noProof/>
                <w:webHidden/>
              </w:rPr>
            </w:r>
            <w:r>
              <w:rPr>
                <w:noProof/>
                <w:webHidden/>
              </w:rPr>
              <w:fldChar w:fldCharType="separate"/>
            </w:r>
            <w:r>
              <w:rPr>
                <w:noProof/>
                <w:webHidden/>
              </w:rPr>
              <w:t>59</w:t>
            </w:r>
            <w:r>
              <w:rPr>
                <w:noProof/>
                <w:webHidden/>
              </w:rPr>
              <w:fldChar w:fldCharType="end"/>
            </w:r>
          </w:hyperlink>
        </w:p>
        <w:p w:rsidR="008C1490" w:rsidRDefault="008C1490" w14:paraId="750879FD" w14:textId="27743E1B">
          <w:pPr>
            <w:pStyle w:val="ndice3"/>
            <w:tabs>
              <w:tab w:val="right" w:leader="dot" w:pos="8779"/>
            </w:tabs>
            <w:rPr>
              <w:rFonts w:asciiTheme="minorHAnsi" w:hAnsiTheme="minorHAnsi" w:eastAsiaTheme="minorEastAsia" w:cstheme="minorBidi"/>
              <w:noProof/>
              <w:color w:val="auto"/>
            </w:rPr>
          </w:pPr>
          <w:hyperlink w:history="1" w:anchor="_Toc223954511">
            <w:r w:rsidRPr="00B534BA">
              <w:rPr>
                <w:rStyle w:val="Hiperligao"/>
                <w:noProof/>
              </w:rPr>
              <w:t>Artigo 90.º - Sanções acessórias</w:t>
            </w:r>
            <w:r>
              <w:rPr>
                <w:noProof/>
                <w:webHidden/>
              </w:rPr>
              <w:tab/>
            </w:r>
            <w:r>
              <w:rPr>
                <w:noProof/>
                <w:webHidden/>
              </w:rPr>
              <w:fldChar w:fldCharType="begin"/>
            </w:r>
            <w:r>
              <w:rPr>
                <w:noProof/>
                <w:webHidden/>
              </w:rPr>
              <w:instrText xml:space="preserve"> PAGEREF _Toc223954511 \h </w:instrText>
            </w:r>
            <w:r>
              <w:rPr>
                <w:noProof/>
                <w:webHidden/>
              </w:rPr>
            </w:r>
            <w:r>
              <w:rPr>
                <w:noProof/>
                <w:webHidden/>
              </w:rPr>
              <w:fldChar w:fldCharType="separate"/>
            </w:r>
            <w:r>
              <w:rPr>
                <w:noProof/>
                <w:webHidden/>
              </w:rPr>
              <w:t>61</w:t>
            </w:r>
            <w:r>
              <w:rPr>
                <w:noProof/>
                <w:webHidden/>
              </w:rPr>
              <w:fldChar w:fldCharType="end"/>
            </w:r>
          </w:hyperlink>
        </w:p>
        <w:p w:rsidR="008C1490" w:rsidRDefault="008C1490" w14:paraId="613CE182" w14:textId="7D2135B4">
          <w:pPr>
            <w:pStyle w:val="ndice3"/>
            <w:tabs>
              <w:tab w:val="right" w:leader="dot" w:pos="8779"/>
            </w:tabs>
            <w:rPr>
              <w:rFonts w:asciiTheme="minorHAnsi" w:hAnsiTheme="minorHAnsi" w:eastAsiaTheme="minorEastAsia" w:cstheme="minorBidi"/>
              <w:noProof/>
              <w:color w:val="auto"/>
            </w:rPr>
          </w:pPr>
          <w:hyperlink w:history="1" w:anchor="_Toc223954512">
            <w:r w:rsidRPr="00B534BA">
              <w:rPr>
                <w:rStyle w:val="Hiperligao"/>
                <w:noProof/>
              </w:rPr>
              <w:t>Artigo 91.º - Instrução e decisão</w:t>
            </w:r>
            <w:r>
              <w:rPr>
                <w:noProof/>
                <w:webHidden/>
              </w:rPr>
              <w:tab/>
            </w:r>
            <w:r>
              <w:rPr>
                <w:noProof/>
                <w:webHidden/>
              </w:rPr>
              <w:fldChar w:fldCharType="begin"/>
            </w:r>
            <w:r>
              <w:rPr>
                <w:noProof/>
                <w:webHidden/>
              </w:rPr>
              <w:instrText xml:space="preserve"> PAGEREF _Toc223954512 \h </w:instrText>
            </w:r>
            <w:r>
              <w:rPr>
                <w:noProof/>
                <w:webHidden/>
              </w:rPr>
            </w:r>
            <w:r>
              <w:rPr>
                <w:noProof/>
                <w:webHidden/>
              </w:rPr>
              <w:fldChar w:fldCharType="separate"/>
            </w:r>
            <w:r>
              <w:rPr>
                <w:noProof/>
                <w:webHidden/>
              </w:rPr>
              <w:t>61</w:t>
            </w:r>
            <w:r>
              <w:rPr>
                <w:noProof/>
                <w:webHidden/>
              </w:rPr>
              <w:fldChar w:fldCharType="end"/>
            </w:r>
          </w:hyperlink>
        </w:p>
        <w:p w:rsidR="008C1490" w:rsidRDefault="008C1490" w14:paraId="77A42924" w14:textId="32ED0C55">
          <w:pPr>
            <w:pStyle w:val="ndice3"/>
            <w:tabs>
              <w:tab w:val="right" w:leader="dot" w:pos="8779"/>
            </w:tabs>
            <w:rPr>
              <w:rFonts w:asciiTheme="minorHAnsi" w:hAnsiTheme="minorHAnsi" w:eastAsiaTheme="minorEastAsia" w:cstheme="minorBidi"/>
              <w:noProof/>
              <w:color w:val="auto"/>
            </w:rPr>
          </w:pPr>
          <w:hyperlink w:history="1" w:anchor="_Toc223954513">
            <w:r w:rsidRPr="00B534BA">
              <w:rPr>
                <w:rStyle w:val="Hiperligao"/>
                <w:noProof/>
              </w:rPr>
              <w:t>Artigo 92.º - Distribuição do produto das coimas</w:t>
            </w:r>
            <w:r>
              <w:rPr>
                <w:noProof/>
                <w:webHidden/>
              </w:rPr>
              <w:tab/>
            </w:r>
            <w:r>
              <w:rPr>
                <w:noProof/>
                <w:webHidden/>
              </w:rPr>
              <w:fldChar w:fldCharType="begin"/>
            </w:r>
            <w:r>
              <w:rPr>
                <w:noProof/>
                <w:webHidden/>
              </w:rPr>
              <w:instrText xml:space="preserve"> PAGEREF _Toc223954513 \h </w:instrText>
            </w:r>
            <w:r>
              <w:rPr>
                <w:noProof/>
                <w:webHidden/>
              </w:rPr>
            </w:r>
            <w:r>
              <w:rPr>
                <w:noProof/>
                <w:webHidden/>
              </w:rPr>
              <w:fldChar w:fldCharType="separate"/>
            </w:r>
            <w:r>
              <w:rPr>
                <w:noProof/>
                <w:webHidden/>
              </w:rPr>
              <w:t>62</w:t>
            </w:r>
            <w:r>
              <w:rPr>
                <w:noProof/>
                <w:webHidden/>
              </w:rPr>
              <w:fldChar w:fldCharType="end"/>
            </w:r>
          </w:hyperlink>
        </w:p>
        <w:p w:rsidR="008C1490" w:rsidRDefault="008C1490" w14:paraId="6FCB4003" w14:textId="310B9605">
          <w:pPr>
            <w:pStyle w:val="ndice3"/>
            <w:tabs>
              <w:tab w:val="right" w:leader="dot" w:pos="8779"/>
            </w:tabs>
            <w:rPr>
              <w:rFonts w:asciiTheme="minorHAnsi" w:hAnsiTheme="minorHAnsi" w:eastAsiaTheme="minorEastAsia" w:cstheme="minorBidi"/>
              <w:noProof/>
              <w:color w:val="auto"/>
            </w:rPr>
          </w:pPr>
          <w:hyperlink w:history="1" w:anchor="_Toc223954514">
            <w:r w:rsidRPr="00B534BA">
              <w:rPr>
                <w:rStyle w:val="Hiperligao"/>
                <w:noProof/>
              </w:rPr>
              <w:t>Artigo 93.º - Direito subsidiário</w:t>
            </w:r>
            <w:r>
              <w:rPr>
                <w:noProof/>
                <w:webHidden/>
              </w:rPr>
              <w:tab/>
            </w:r>
            <w:r>
              <w:rPr>
                <w:noProof/>
                <w:webHidden/>
              </w:rPr>
              <w:fldChar w:fldCharType="begin"/>
            </w:r>
            <w:r>
              <w:rPr>
                <w:noProof/>
                <w:webHidden/>
              </w:rPr>
              <w:instrText xml:space="preserve"> PAGEREF _Toc223954514 \h </w:instrText>
            </w:r>
            <w:r>
              <w:rPr>
                <w:noProof/>
                <w:webHidden/>
              </w:rPr>
            </w:r>
            <w:r>
              <w:rPr>
                <w:noProof/>
                <w:webHidden/>
              </w:rPr>
              <w:fldChar w:fldCharType="separate"/>
            </w:r>
            <w:r>
              <w:rPr>
                <w:noProof/>
                <w:webHidden/>
              </w:rPr>
              <w:t>62</w:t>
            </w:r>
            <w:r>
              <w:rPr>
                <w:noProof/>
                <w:webHidden/>
              </w:rPr>
              <w:fldChar w:fldCharType="end"/>
            </w:r>
          </w:hyperlink>
        </w:p>
        <w:p w:rsidR="008C1490" w:rsidRDefault="008C1490" w14:paraId="6363AFB2" w14:textId="69258D6E">
          <w:pPr>
            <w:pStyle w:val="ndice1"/>
            <w:tabs>
              <w:tab w:val="right" w:leader="dot" w:pos="8779"/>
            </w:tabs>
            <w:rPr>
              <w:rFonts w:asciiTheme="minorHAnsi" w:hAnsiTheme="minorHAnsi" w:eastAsiaTheme="minorEastAsia" w:cstheme="minorBidi"/>
              <w:noProof/>
              <w:color w:val="auto"/>
            </w:rPr>
          </w:pPr>
          <w:hyperlink w:history="1" w:anchor="_Toc223954515">
            <w:r w:rsidRPr="00B534BA">
              <w:rPr>
                <w:rStyle w:val="Hiperligao"/>
                <w:noProof/>
              </w:rPr>
              <w:t>CAPÍTULO XV - Disposições complementares, finais e transitórias</w:t>
            </w:r>
            <w:r>
              <w:rPr>
                <w:noProof/>
                <w:webHidden/>
              </w:rPr>
              <w:tab/>
            </w:r>
            <w:r>
              <w:rPr>
                <w:noProof/>
                <w:webHidden/>
              </w:rPr>
              <w:fldChar w:fldCharType="begin"/>
            </w:r>
            <w:r>
              <w:rPr>
                <w:noProof/>
                <w:webHidden/>
              </w:rPr>
              <w:instrText xml:space="preserve"> PAGEREF _Toc223954515 \h </w:instrText>
            </w:r>
            <w:r>
              <w:rPr>
                <w:noProof/>
                <w:webHidden/>
              </w:rPr>
            </w:r>
            <w:r>
              <w:rPr>
                <w:noProof/>
                <w:webHidden/>
              </w:rPr>
              <w:fldChar w:fldCharType="separate"/>
            </w:r>
            <w:r>
              <w:rPr>
                <w:noProof/>
                <w:webHidden/>
              </w:rPr>
              <w:t>62</w:t>
            </w:r>
            <w:r>
              <w:rPr>
                <w:noProof/>
                <w:webHidden/>
              </w:rPr>
              <w:fldChar w:fldCharType="end"/>
            </w:r>
          </w:hyperlink>
        </w:p>
        <w:p w:rsidR="008C1490" w:rsidRDefault="008C1490" w14:paraId="02581C34" w14:textId="4F86A0C6">
          <w:pPr>
            <w:pStyle w:val="ndice3"/>
            <w:tabs>
              <w:tab w:val="right" w:leader="dot" w:pos="8779"/>
            </w:tabs>
            <w:rPr>
              <w:rFonts w:asciiTheme="minorHAnsi" w:hAnsiTheme="minorHAnsi" w:eastAsiaTheme="minorEastAsia" w:cstheme="minorBidi"/>
              <w:noProof/>
              <w:color w:val="auto"/>
            </w:rPr>
          </w:pPr>
          <w:hyperlink w:history="1" w:anchor="_Toc223954516">
            <w:r w:rsidRPr="00B534BA">
              <w:rPr>
                <w:rStyle w:val="Hiperligao"/>
                <w:noProof/>
              </w:rPr>
              <w:t>Artigo 94.º - Formulários e publicitação</w:t>
            </w:r>
            <w:r>
              <w:rPr>
                <w:noProof/>
                <w:webHidden/>
              </w:rPr>
              <w:tab/>
            </w:r>
            <w:r>
              <w:rPr>
                <w:noProof/>
                <w:webHidden/>
              </w:rPr>
              <w:fldChar w:fldCharType="begin"/>
            </w:r>
            <w:r>
              <w:rPr>
                <w:noProof/>
                <w:webHidden/>
              </w:rPr>
              <w:instrText xml:space="preserve"> PAGEREF _Toc223954516 \h </w:instrText>
            </w:r>
            <w:r>
              <w:rPr>
                <w:noProof/>
                <w:webHidden/>
              </w:rPr>
            </w:r>
            <w:r>
              <w:rPr>
                <w:noProof/>
                <w:webHidden/>
              </w:rPr>
              <w:fldChar w:fldCharType="separate"/>
            </w:r>
            <w:r>
              <w:rPr>
                <w:noProof/>
                <w:webHidden/>
              </w:rPr>
              <w:t>62</w:t>
            </w:r>
            <w:r>
              <w:rPr>
                <w:noProof/>
                <w:webHidden/>
              </w:rPr>
              <w:fldChar w:fldCharType="end"/>
            </w:r>
          </w:hyperlink>
        </w:p>
        <w:p w:rsidR="008C1490" w:rsidRDefault="008C1490" w14:paraId="093EB6E2" w14:textId="0033B0F7">
          <w:pPr>
            <w:pStyle w:val="ndice3"/>
            <w:tabs>
              <w:tab w:val="right" w:leader="dot" w:pos="8779"/>
            </w:tabs>
            <w:rPr>
              <w:rFonts w:asciiTheme="minorHAnsi" w:hAnsiTheme="minorHAnsi" w:eastAsiaTheme="minorEastAsia" w:cstheme="minorBidi"/>
              <w:noProof/>
              <w:color w:val="auto"/>
            </w:rPr>
          </w:pPr>
          <w:hyperlink w:history="1" w:anchor="_Toc223954517">
            <w:r w:rsidRPr="00B534BA">
              <w:rPr>
                <w:rStyle w:val="Hiperligao"/>
                <w:noProof/>
              </w:rPr>
              <w:t>Artigo 95.º  - Desmaterialização de atos e procedimentos</w:t>
            </w:r>
            <w:r>
              <w:rPr>
                <w:noProof/>
                <w:webHidden/>
              </w:rPr>
              <w:tab/>
            </w:r>
            <w:r>
              <w:rPr>
                <w:noProof/>
                <w:webHidden/>
              </w:rPr>
              <w:fldChar w:fldCharType="begin"/>
            </w:r>
            <w:r>
              <w:rPr>
                <w:noProof/>
                <w:webHidden/>
              </w:rPr>
              <w:instrText xml:space="preserve"> PAGEREF _Toc223954517 \h </w:instrText>
            </w:r>
            <w:r>
              <w:rPr>
                <w:noProof/>
                <w:webHidden/>
              </w:rPr>
            </w:r>
            <w:r>
              <w:rPr>
                <w:noProof/>
                <w:webHidden/>
              </w:rPr>
              <w:fldChar w:fldCharType="separate"/>
            </w:r>
            <w:r>
              <w:rPr>
                <w:noProof/>
                <w:webHidden/>
              </w:rPr>
              <w:t>62</w:t>
            </w:r>
            <w:r>
              <w:rPr>
                <w:noProof/>
                <w:webHidden/>
              </w:rPr>
              <w:fldChar w:fldCharType="end"/>
            </w:r>
          </w:hyperlink>
        </w:p>
        <w:p w:rsidR="008C1490" w:rsidRDefault="008C1490" w14:paraId="45FAB43A" w14:textId="7CD984AF">
          <w:pPr>
            <w:pStyle w:val="ndice3"/>
            <w:tabs>
              <w:tab w:val="right" w:leader="dot" w:pos="8779"/>
            </w:tabs>
            <w:rPr>
              <w:rFonts w:asciiTheme="minorHAnsi" w:hAnsiTheme="minorHAnsi" w:eastAsiaTheme="minorEastAsia" w:cstheme="minorBidi"/>
              <w:noProof/>
              <w:color w:val="auto"/>
            </w:rPr>
          </w:pPr>
          <w:hyperlink w:history="1" w:anchor="_Toc223954518">
            <w:r w:rsidRPr="00B534BA">
              <w:rPr>
                <w:rStyle w:val="Hiperligao"/>
                <w:noProof/>
              </w:rPr>
              <w:t>Artigo 96.º - Cooperação administrativa</w:t>
            </w:r>
            <w:r>
              <w:rPr>
                <w:noProof/>
                <w:webHidden/>
              </w:rPr>
              <w:tab/>
            </w:r>
            <w:r>
              <w:rPr>
                <w:noProof/>
                <w:webHidden/>
              </w:rPr>
              <w:fldChar w:fldCharType="begin"/>
            </w:r>
            <w:r>
              <w:rPr>
                <w:noProof/>
                <w:webHidden/>
              </w:rPr>
              <w:instrText xml:space="preserve"> PAGEREF _Toc223954518 \h </w:instrText>
            </w:r>
            <w:r>
              <w:rPr>
                <w:noProof/>
                <w:webHidden/>
              </w:rPr>
            </w:r>
            <w:r>
              <w:rPr>
                <w:noProof/>
                <w:webHidden/>
              </w:rPr>
              <w:fldChar w:fldCharType="separate"/>
            </w:r>
            <w:r>
              <w:rPr>
                <w:noProof/>
                <w:webHidden/>
              </w:rPr>
              <w:t>63</w:t>
            </w:r>
            <w:r>
              <w:rPr>
                <w:noProof/>
                <w:webHidden/>
              </w:rPr>
              <w:fldChar w:fldCharType="end"/>
            </w:r>
          </w:hyperlink>
        </w:p>
        <w:p w:rsidR="008C1490" w:rsidRDefault="008C1490" w14:paraId="3DE0E16A" w14:textId="65A9AB31">
          <w:pPr>
            <w:pStyle w:val="ndice3"/>
            <w:tabs>
              <w:tab w:val="right" w:leader="dot" w:pos="8779"/>
            </w:tabs>
            <w:rPr>
              <w:rFonts w:asciiTheme="minorHAnsi" w:hAnsiTheme="minorHAnsi" w:eastAsiaTheme="minorEastAsia" w:cstheme="minorBidi"/>
              <w:noProof/>
              <w:color w:val="auto"/>
            </w:rPr>
          </w:pPr>
          <w:hyperlink w:history="1" w:anchor="_Toc223954519">
            <w:r w:rsidRPr="00B534BA">
              <w:rPr>
                <w:rStyle w:val="Hiperligao"/>
                <w:noProof/>
              </w:rPr>
              <w:t>Artigo 97.º - Regiões Autónomas</w:t>
            </w:r>
            <w:r>
              <w:rPr>
                <w:noProof/>
                <w:webHidden/>
              </w:rPr>
              <w:tab/>
            </w:r>
            <w:r>
              <w:rPr>
                <w:noProof/>
                <w:webHidden/>
              </w:rPr>
              <w:fldChar w:fldCharType="begin"/>
            </w:r>
            <w:r>
              <w:rPr>
                <w:noProof/>
                <w:webHidden/>
              </w:rPr>
              <w:instrText xml:space="preserve"> PAGEREF _Toc223954519 \h </w:instrText>
            </w:r>
            <w:r>
              <w:rPr>
                <w:noProof/>
                <w:webHidden/>
              </w:rPr>
            </w:r>
            <w:r>
              <w:rPr>
                <w:noProof/>
                <w:webHidden/>
              </w:rPr>
              <w:fldChar w:fldCharType="separate"/>
            </w:r>
            <w:r>
              <w:rPr>
                <w:noProof/>
                <w:webHidden/>
              </w:rPr>
              <w:t>63</w:t>
            </w:r>
            <w:r>
              <w:rPr>
                <w:noProof/>
                <w:webHidden/>
              </w:rPr>
              <w:fldChar w:fldCharType="end"/>
            </w:r>
          </w:hyperlink>
        </w:p>
        <w:p w:rsidR="008C1490" w:rsidRDefault="008C1490" w14:paraId="77346D94" w14:textId="1D343E5D">
          <w:pPr>
            <w:pStyle w:val="ndice3"/>
            <w:tabs>
              <w:tab w:val="right" w:leader="dot" w:pos="8779"/>
            </w:tabs>
            <w:rPr>
              <w:rFonts w:asciiTheme="minorHAnsi" w:hAnsiTheme="minorHAnsi" w:eastAsiaTheme="minorEastAsia" w:cstheme="minorBidi"/>
              <w:noProof/>
              <w:color w:val="auto"/>
            </w:rPr>
          </w:pPr>
          <w:hyperlink w:history="1" w:anchor="_Toc223954520">
            <w:r w:rsidRPr="00B534BA">
              <w:rPr>
                <w:rStyle w:val="Hiperligao"/>
                <w:noProof/>
              </w:rPr>
              <w:t>Artigo 98.º - Norma revogatória</w:t>
            </w:r>
            <w:r>
              <w:rPr>
                <w:noProof/>
                <w:webHidden/>
              </w:rPr>
              <w:tab/>
            </w:r>
            <w:r>
              <w:rPr>
                <w:noProof/>
                <w:webHidden/>
              </w:rPr>
              <w:fldChar w:fldCharType="begin"/>
            </w:r>
            <w:r>
              <w:rPr>
                <w:noProof/>
                <w:webHidden/>
              </w:rPr>
              <w:instrText xml:space="preserve"> PAGEREF _Toc223954520 \h </w:instrText>
            </w:r>
            <w:r>
              <w:rPr>
                <w:noProof/>
                <w:webHidden/>
              </w:rPr>
            </w:r>
            <w:r>
              <w:rPr>
                <w:noProof/>
                <w:webHidden/>
              </w:rPr>
              <w:fldChar w:fldCharType="separate"/>
            </w:r>
            <w:r>
              <w:rPr>
                <w:noProof/>
                <w:webHidden/>
              </w:rPr>
              <w:t>63</w:t>
            </w:r>
            <w:r>
              <w:rPr>
                <w:noProof/>
                <w:webHidden/>
              </w:rPr>
              <w:fldChar w:fldCharType="end"/>
            </w:r>
          </w:hyperlink>
        </w:p>
        <w:p w:rsidR="008C1490" w:rsidRDefault="008C1490" w14:paraId="315CD14F" w14:textId="299B62B2">
          <w:pPr>
            <w:pStyle w:val="ndice3"/>
            <w:tabs>
              <w:tab w:val="right" w:leader="dot" w:pos="8779"/>
            </w:tabs>
            <w:rPr>
              <w:rFonts w:asciiTheme="minorHAnsi" w:hAnsiTheme="minorHAnsi" w:eastAsiaTheme="minorEastAsia" w:cstheme="minorBidi"/>
              <w:noProof/>
              <w:color w:val="auto"/>
            </w:rPr>
          </w:pPr>
          <w:hyperlink w:history="1" w:anchor="_Toc223954521">
            <w:r w:rsidRPr="00B534BA">
              <w:rPr>
                <w:rStyle w:val="Hiperligao"/>
                <w:noProof/>
              </w:rPr>
              <w:t>Artigo 99.º - Entrada em vigor</w:t>
            </w:r>
            <w:r>
              <w:rPr>
                <w:noProof/>
                <w:webHidden/>
              </w:rPr>
              <w:tab/>
            </w:r>
            <w:r>
              <w:rPr>
                <w:noProof/>
                <w:webHidden/>
              </w:rPr>
              <w:fldChar w:fldCharType="begin"/>
            </w:r>
            <w:r>
              <w:rPr>
                <w:noProof/>
                <w:webHidden/>
              </w:rPr>
              <w:instrText xml:space="preserve"> PAGEREF _Toc223954521 \h </w:instrText>
            </w:r>
            <w:r>
              <w:rPr>
                <w:noProof/>
                <w:webHidden/>
              </w:rPr>
            </w:r>
            <w:r>
              <w:rPr>
                <w:noProof/>
                <w:webHidden/>
              </w:rPr>
              <w:fldChar w:fldCharType="separate"/>
            </w:r>
            <w:r>
              <w:rPr>
                <w:noProof/>
                <w:webHidden/>
              </w:rPr>
              <w:t>64</w:t>
            </w:r>
            <w:r>
              <w:rPr>
                <w:noProof/>
                <w:webHidden/>
              </w:rPr>
              <w:fldChar w:fldCharType="end"/>
            </w:r>
          </w:hyperlink>
        </w:p>
        <w:p w:rsidR="008C1490" w:rsidRDefault="008C1490" w14:paraId="50D697FE" w14:textId="53332F25">
          <w:pPr>
            <w:pStyle w:val="ndice1"/>
            <w:tabs>
              <w:tab w:val="right" w:leader="dot" w:pos="8779"/>
            </w:tabs>
            <w:rPr>
              <w:rFonts w:asciiTheme="minorHAnsi" w:hAnsiTheme="minorHAnsi" w:eastAsiaTheme="minorEastAsia" w:cstheme="minorBidi"/>
              <w:noProof/>
              <w:color w:val="auto"/>
            </w:rPr>
          </w:pPr>
          <w:hyperlink w:history="1" w:anchor="_Toc223954522">
            <w:r w:rsidRPr="00B534BA">
              <w:rPr>
                <w:rStyle w:val="Hiperligao"/>
                <w:noProof/>
              </w:rPr>
              <w:t>ANEXO I - Normas mínimas de proteção animal para a reprodução</w:t>
            </w:r>
            <w:r>
              <w:rPr>
                <w:noProof/>
                <w:webHidden/>
              </w:rPr>
              <w:tab/>
            </w:r>
            <w:r>
              <w:rPr>
                <w:noProof/>
                <w:webHidden/>
              </w:rPr>
              <w:fldChar w:fldCharType="begin"/>
            </w:r>
            <w:r>
              <w:rPr>
                <w:noProof/>
                <w:webHidden/>
              </w:rPr>
              <w:instrText xml:space="preserve"> PAGEREF _Toc223954522 \h </w:instrText>
            </w:r>
            <w:r>
              <w:rPr>
                <w:noProof/>
                <w:webHidden/>
              </w:rPr>
            </w:r>
            <w:r>
              <w:rPr>
                <w:noProof/>
                <w:webHidden/>
              </w:rPr>
              <w:fldChar w:fldCharType="separate"/>
            </w:r>
            <w:r>
              <w:rPr>
                <w:noProof/>
                <w:webHidden/>
              </w:rPr>
              <w:t>65</w:t>
            </w:r>
            <w:r>
              <w:rPr>
                <w:noProof/>
                <w:webHidden/>
              </w:rPr>
              <w:fldChar w:fldCharType="end"/>
            </w:r>
          </w:hyperlink>
        </w:p>
        <w:p w:rsidR="008C1490" w:rsidRDefault="008C1490" w14:paraId="5391D260" w14:textId="58094673">
          <w:pPr>
            <w:pStyle w:val="ndice1"/>
            <w:tabs>
              <w:tab w:val="right" w:leader="dot" w:pos="8779"/>
            </w:tabs>
            <w:rPr>
              <w:rFonts w:asciiTheme="minorHAnsi" w:hAnsiTheme="minorHAnsi" w:eastAsiaTheme="minorEastAsia" w:cstheme="minorBidi"/>
              <w:noProof/>
              <w:color w:val="auto"/>
            </w:rPr>
          </w:pPr>
          <w:hyperlink w:history="1" w:anchor="_Toc223954523">
            <w:r w:rsidRPr="00B534BA">
              <w:rPr>
                <w:rStyle w:val="Hiperligao"/>
                <w:noProof/>
              </w:rPr>
              <w:t>ANEXO II - Dimensões mínimas para o alojamento de cães e gatos</w:t>
            </w:r>
            <w:r>
              <w:rPr>
                <w:noProof/>
                <w:webHidden/>
              </w:rPr>
              <w:tab/>
            </w:r>
            <w:r>
              <w:rPr>
                <w:noProof/>
                <w:webHidden/>
              </w:rPr>
              <w:fldChar w:fldCharType="begin"/>
            </w:r>
            <w:r>
              <w:rPr>
                <w:noProof/>
                <w:webHidden/>
              </w:rPr>
              <w:instrText xml:space="preserve"> PAGEREF _Toc223954523 \h </w:instrText>
            </w:r>
            <w:r>
              <w:rPr>
                <w:noProof/>
                <w:webHidden/>
              </w:rPr>
            </w:r>
            <w:r>
              <w:rPr>
                <w:noProof/>
                <w:webHidden/>
              </w:rPr>
              <w:fldChar w:fldCharType="separate"/>
            </w:r>
            <w:r>
              <w:rPr>
                <w:noProof/>
                <w:webHidden/>
              </w:rPr>
              <w:t>66</w:t>
            </w:r>
            <w:r>
              <w:rPr>
                <w:noProof/>
                <w:webHidden/>
              </w:rPr>
              <w:fldChar w:fldCharType="end"/>
            </w:r>
          </w:hyperlink>
        </w:p>
        <w:p w:rsidR="008C1490" w:rsidRDefault="008C1490" w14:paraId="3B0FB3B5" w14:textId="76E0954C">
          <w:r>
            <w:rPr>
              <w:b/>
              <w:bCs/>
            </w:rPr>
            <w:fldChar w:fldCharType="end"/>
          </w:r>
        </w:p>
      </w:sdtContent>
    </w:sdt>
    <w:p w:rsidR="008C1490" w:rsidP="00D36507" w:rsidRDefault="008C1490" w14:paraId="0E9D249F" w14:textId="77777777">
      <w:pPr>
        <w:pStyle w:val="Ttulo1"/>
        <w:sectPr w:rsidR="008C1490" w:rsidSect="005E68AA">
          <w:footerReference w:type="first" r:id="rId11"/>
          <w:pgSz w:w="11904" w:h="16840" w:orient="portrait"/>
          <w:pgMar w:top="1713" w:right="1555" w:bottom="1443" w:left="1560" w:header="709" w:footer="709" w:gutter="0"/>
          <w:pgNumType w:start="1"/>
          <w:cols w:space="720"/>
          <w:titlePg/>
          <w:docGrid w:linePitch="326"/>
        </w:sectPr>
      </w:pPr>
    </w:p>
    <w:p w:rsidR="005101CF" w:rsidP="73C0FD60" w:rsidRDefault="725C3F1B" w14:paraId="516A2ECB" w14:textId="21B8194E">
      <w:pPr>
        <w:pStyle w:val="Ttulo1"/>
        <w:jc w:val="center"/>
        <w:pPrChange w:author="Susana Margarida Gonçalves Silva Santos" w:date="2026-04-30T07:25:31.187Z">
          <w:pPr>
            <w:pStyle w:val="Ttulo1"/>
            <w:jc w:val="left"/>
          </w:pPr>
        </w:pPrChange>
      </w:pPr>
      <w:bookmarkStart w:name="_Toc223954385" w:id="0"/>
      <w:r w:rsidR="27245FA9">
        <w:rPr/>
        <w:t xml:space="preserve">DL </w:t>
      </w:r>
      <w:ins w:author="Susana Margarida Gonçalves Silva Santos" w:date="2026-04-30T07:25:43.921Z" w16du:dateUtc="2026-04-30T07:25:43.921Z" w:id="1493876317">
        <w:r w:rsidR="0CC495DF">
          <w:t>-------</w:t>
        </w:r>
      </w:ins>
      <w:r w:rsidR="27245FA9">
        <w:rPr/>
        <w:t>/20</w:t>
      </w:r>
      <w:r w:rsidR="13C7EA6A">
        <w:rPr/>
        <w:t>26</w:t>
      </w:r>
    </w:p>
    <w:p w:rsidR="18407EC0" w:rsidP="73C0FD60" w:rsidRDefault="18407EC0" w14:paraId="314A7AA3" w14:textId="335FC401">
      <w:pPr>
        <w:pStyle w:val="Normal"/>
        <w:jc w:val="center"/>
        <w:pPrChange w:author="Susana Margarida Gonçalves Silva Santos" w:date="2026-04-30T07:25:31.188Z">
          <w:pPr>
            <w:pStyle w:val="Ttulo1"/>
          </w:pPr>
        </w:pPrChange>
      </w:pPr>
      <w:r w:rsidR="18407EC0">
        <w:rPr/>
        <w:t>__/__2026</w:t>
      </w:r>
    </w:p>
    <w:bookmarkEnd w:id="0"/>
    <w:p w:rsidR="005101CF" w:rsidP="73C0FD60" w:rsidRDefault="00A626AB" w14:paraId="537F8216" w14:textId="36446632">
      <w:pPr>
        <w:pStyle w:val="Normal"/>
        <w:spacing w:after="0" w:line="259" w:lineRule="auto"/>
        <w:ind/>
        <w:pPrChange w:author="Susana Margarida Gonçalves Silva Santos" w:date="2026-04-30T07:24:55.671Z">
          <w:pPr>
            <w:pStyle w:val="Ttulo1"/>
          </w:pPr>
        </w:pPrChange>
      </w:pPr>
      <w:r w:rsidR="0B861554">
        <w:rPr/>
        <w:t xml:space="preserve"> </w:t>
      </w:r>
    </w:p>
    <w:p w:rsidR="005101CF" w:rsidRDefault="00A626AB" w14:paraId="5DAE6B38" w14:textId="77777777">
      <w:pPr>
        <w:spacing w:after="116"/>
        <w:ind w:left="127" w:right="136" w:firstLine="0"/>
      </w:pPr>
      <w:r>
        <w:t xml:space="preserve">A regulação da detenção dos animais de companhia assume particular importância no momento presente. A promoção de uma detenção responsável de animais de companhia constitui um objetivo determinante do XIX Governo Constitucional, assumindo-se como medida destinada a contrariar o número muito elevado e crescente de abandono de animais e as suas consequências nefastas para a saúde e segurança das pessoas e para o bem-estar dos animais. </w:t>
      </w:r>
    </w:p>
    <w:p w:rsidR="005101CF" w:rsidRDefault="00A626AB" w14:paraId="07542C66" w14:textId="23F35E2C">
      <w:pPr>
        <w:spacing w:after="116"/>
        <w:ind w:left="127" w:right="136" w:firstLine="0"/>
      </w:pPr>
      <w:r>
        <w:t xml:space="preserve">A prevenção do abandono de animais passa, em primeiro lugar, por evitar a criação não planeada e indiscriminada de animais, que constitui uma das causas de abandono ou de cuidados insuficientes ou inapropriados aos animais não desejados e, nesta medida, de falta de bem-estar dos mesmos.  </w:t>
      </w:r>
    </w:p>
    <w:p w:rsidR="005101CF" w:rsidRDefault="00A626AB" w14:paraId="4337EB7E" w14:textId="77777777">
      <w:pPr>
        <w:spacing w:after="114"/>
        <w:ind w:left="127" w:right="136" w:firstLine="0"/>
      </w:pPr>
      <w:r>
        <w:t xml:space="preserve">Por outro lado, a promoção de uma detenção responsável deve ser incentivada através da aquisição dos animais em locais autorizados para a respetiva venda. Na verdade, os detentores devem estar cientes das consequências da aquisição de animais fora dos locais autorizados para esse efeito, designadamente quanto às garantias conferidas quanto à raça e saúde do animal.  </w:t>
      </w:r>
    </w:p>
    <w:p w:rsidR="005101CF" w:rsidRDefault="00A626AB" w14:paraId="53522194" w14:textId="6CE2F1E1">
      <w:pPr>
        <w:spacing w:after="114"/>
        <w:ind w:left="127" w:right="136" w:firstLine="0"/>
      </w:pPr>
      <w:r>
        <w:t xml:space="preserve">No mesmo sentido, o presente diploma procede também à criação de um sistema de identificação </w:t>
      </w:r>
      <w:r w:rsidR="003D615A">
        <w:t>eletrónica</w:t>
      </w:r>
      <w:r>
        <w:t xml:space="preserve"> para todos os cães e gatos, procurando, desta forma, permitir um efetivo controlo das populações animais. Este sistema permite agilizar a ligação do animal ao seu detentor, possibilitando a responsabilização deste último pelo cumprimento dos parâmetros sanitários e de bem-estar animal e por eventuais danos causados a terceiros pelo animal. </w:t>
      </w:r>
    </w:p>
    <w:p w:rsidR="005101CF" w:rsidRDefault="00A626AB" w14:paraId="10DF1EAF" w14:textId="77777777">
      <w:pPr>
        <w:ind w:left="127" w:right="136" w:firstLine="0"/>
      </w:pPr>
      <w:r>
        <w:t xml:space="preserve">A existência de um número alargado de colónias de gatos justifica igualmente a criação, pelo presente diploma, de um programa inovador de captura, esterilização e devolução ao local de origem dos animais, devidamente monitorizado pelas câmaras municipais. </w:t>
      </w:r>
    </w:p>
    <w:p w:rsidR="005101CF" w:rsidRDefault="6F6E9877" w14:paraId="719F7130" w14:textId="77777777">
      <w:pPr>
        <w:spacing w:after="116"/>
        <w:ind w:left="127" w:right="136" w:firstLine="0"/>
        <w:rPr>
          <w:ins w:author="Maria Helena Menezes Maia" w:date="2026-03-19T13:28:00Z" w16du:dateUtc="2026-03-19T13:28:28Z" w:id="6"/>
        </w:rPr>
      </w:pPr>
      <w:r>
        <w:t xml:space="preserve">Por outro lado, são estabelecidas regras de atuação das associações de proteção animal legalmente constituídas, procurando, desta forma, promover um mais efetivo controlo sanitário das populações. </w:t>
      </w:r>
    </w:p>
    <w:p w:rsidR="674C1543" w:rsidP="3EC49A07" w:rsidRDefault="674C1543" w14:paraId="2332AC08" w14:textId="7CCF54BC">
      <w:pPr>
        <w:spacing w:after="116"/>
        <w:ind w:left="127" w:right="136" w:firstLine="0"/>
        <w:rPr>
          <w:ins w:author="Maria Helena Menezes Maia" w:date="2026-03-19T13:34:00Z" w16du:dateUtc="2026-03-19T13:34:03Z" w:id="7"/>
        </w:rPr>
      </w:pPr>
      <w:ins w:author="Maria Helena Menezes Maia" w:date="2026-03-19T13:34:00Z" w16du:dateUtc="2026-03-19T13:34:57Z" w:id="8">
        <w:r>
          <w:t xml:space="preserve">Para </w:t>
        </w:r>
      </w:ins>
      <w:ins w:author="Maria Helena Menezes Maia" w:date="2026-03-19T13:35:00Z" w16du:dateUtc="2026-03-19T13:35:16Z" w:id="9">
        <w:r>
          <w:t>incorporar na introdução/generalidades, i</w:t>
        </w:r>
      </w:ins>
      <w:ins w:author="Maria Helena Menezes Maia" w:date="2026-03-19T13:28:00Z" w16du:dateUtc="2026-03-19T13:28:59Z" w:id="10">
        <w:r w:rsidR="68AADA1A">
          <w:t xml:space="preserve">mporta </w:t>
        </w:r>
      </w:ins>
      <w:ins w:author="Maria Helena Menezes Maia" w:date="2026-03-19T13:41:00Z" w16du:dateUtc="2026-03-19T13:41:35Z" w:id="11">
        <w:r w:rsidR="1F394EC2">
          <w:t>ter em atenção estes pontos</w:t>
        </w:r>
      </w:ins>
      <w:ins w:author="Maria Helena Menezes Maia" w:date="2026-03-19T13:34:00Z" w16du:dateUtc="2026-03-19T13:34:03Z" w:id="12">
        <w:r w:rsidR="4C89459F">
          <w:t>:</w:t>
        </w:r>
      </w:ins>
    </w:p>
    <w:p w:rsidR="18B9A3FE" w:rsidP="5B4186A4" w:rsidRDefault="13406E23" w14:paraId="3851A0BF" w14:textId="4DCD3823">
      <w:pPr>
        <w:spacing w:after="160" w:line="257" w:lineRule="auto"/>
        <w:ind w:left="39" w:right="0"/>
        <w:rPr>
          <w:ins w:author="Maria Helena Menezes Maia" w:date="2026-03-19T13:43:00Z" w16du:dateUtc="2026-03-19T13:43:47Z" w:id="13"/>
          <w:rFonts w:ascii="Segoe UI" w:hAnsi="Segoe UI" w:eastAsia="Segoe UI" w:cs="Segoe UI"/>
          <w:sz w:val="22"/>
          <w:szCs w:val="22"/>
          <w:rPrChange w:author="Maria Helena Menezes Maia" w:date="2026-04-01T16:05:00Z" w:id="14">
            <w:rPr>
              <w:ins w:author="Maria Helena Menezes Maia" w:date="2026-03-19T13:43:00Z" w16du:dateUtc="2026-03-19T13:43:47Z" w:id="15"/>
              <w:rFonts w:ascii="Aptos" w:hAnsi="Aptos" w:eastAsia="Aptos" w:cs="Aptos"/>
              <w:sz w:val="22"/>
              <w:szCs w:val="22"/>
            </w:rPr>
          </w:rPrChange>
        </w:rPr>
      </w:pPr>
      <w:ins w:author="Maria Helena Menezes Maia" w:date="2026-03-19T13:43:00Z" w16du:dateUtc="2026-03-19T13:43:17Z" w:id="16">
        <w:r w:rsidRPr="5B4186A4">
          <w:rPr>
            <w:rFonts w:ascii="Segoe UI" w:hAnsi="Segoe UI" w:eastAsia="Segoe UI" w:cs="Segoe UI"/>
            <w:rPrChange w:author="Maria Helena Menezes Maia" w:date="2026-04-01T16:05:00Z" w16du:dateUtc="2026-04-01T16:05:29Z" w:id="17">
              <w:rPr/>
            </w:rPrChange>
          </w:rPr>
          <w:t xml:space="preserve">   </w:t>
        </w:r>
        <w:r w:rsidRPr="5B4186A4">
          <w:rPr>
            <w:rFonts w:ascii="Segoe UI" w:hAnsi="Segoe UI" w:eastAsia="Segoe UI" w:cs="Segoe UI"/>
            <w:color w:val="000000" w:themeColor="text1"/>
            <w:rPrChange w:author="Maria Helena Menezes Maia" w:date="2026-03-19T13:47:00Z" w16du:dateUtc="2026-03-19T13:47:54Z" w:id="18">
              <w:rPr/>
            </w:rPrChange>
          </w:rPr>
          <w:t xml:space="preserve">Frisar a importância de </w:t>
        </w:r>
      </w:ins>
      <w:ins w:author="Maria Helena Menezes Maia" w:date="2026-03-19T13:44:00Z" w16du:dateUtc="2026-03-19T13:44:22Z" w:id="19">
        <w:r w:rsidRPr="5B4186A4">
          <w:rPr>
            <w:rFonts w:ascii="Segoe UI" w:hAnsi="Segoe UI" w:eastAsia="Segoe UI" w:cs="Segoe UI"/>
            <w:color w:val="000000" w:themeColor="text1"/>
            <w:rPrChange w:author="Maria Helena Menezes Maia" w:date="2026-03-19T13:47:00Z" w16du:dateUtc="2026-03-19T13:47:54Z" w:id="20">
              <w:rPr/>
            </w:rPrChange>
          </w:rPr>
          <w:t xml:space="preserve">manter </w:t>
        </w:r>
      </w:ins>
      <w:ins w:author="Maria Helena Menezes Maia" w:date="2026-03-19T13:43:00Z" w16du:dateUtc="2026-03-19T13:43:17Z" w:id="21">
        <w:r w:rsidRPr="5B4186A4">
          <w:rPr>
            <w:rFonts w:ascii="Segoe UI" w:hAnsi="Segoe UI" w:eastAsia="Segoe UI" w:cs="Segoe UI"/>
            <w:color w:val="000000" w:themeColor="text1"/>
            <w:rPrChange w:author="Maria Helena Menezes Maia" w:date="2026-03-19T13:47:00Z" w16du:dateUtc="2026-03-19T13:47:54Z" w:id="22">
              <w:rPr>
                <w:rFonts w:ascii="Aptos" w:hAnsi="Aptos" w:eastAsia="Aptos" w:cs="Aptos"/>
                <w:sz w:val="22"/>
                <w:szCs w:val="22"/>
              </w:rPr>
            </w:rPrChange>
          </w:rPr>
          <w:t xml:space="preserve">ações com vista à manutenção a indemnidade do país relativamente à raiva, e à elaboração de estudos epidemiológicos e medidas </w:t>
        </w:r>
        <w:r w:rsidRPr="5B4186A4">
          <w:rPr>
            <w:rFonts w:ascii="Segoe UI" w:hAnsi="Segoe UI" w:eastAsia="Segoe UI" w:cs="Segoe UI"/>
            <w:color w:val="000000" w:themeColor="text1"/>
            <w:rPrChange w:author="Maria Helena Menezes Maia" w:date="2026-03-19T13:47:00Z" w16du:dateUtc="2026-03-19T13:47:54Z" w:id="23">
              <w:rPr>
                <w:rFonts w:ascii="Aptos" w:hAnsi="Aptos" w:eastAsia="Aptos" w:cs="Aptos"/>
                <w:sz w:val="22"/>
                <w:szCs w:val="22"/>
              </w:rPr>
            </w:rPrChange>
          </w:rPr>
          <w:t>de controlo de outras zoonoses, como equinococose</w:t>
        </w:r>
      </w:ins>
      <w:ins w:author="Maria Helena Menezes Maia" w:date="2026-04-01T17:59:00Z" w16du:dateUtc="2026-04-01T17:59:57Z" w:id="24">
        <w:r w:rsidRPr="5B4186A4" w:rsidR="3ED1AA64">
          <w:rPr>
            <w:rFonts w:ascii="Segoe UI" w:hAnsi="Segoe UI" w:eastAsia="Segoe UI" w:cs="Segoe UI"/>
            <w:color w:val="000000" w:themeColor="text1"/>
          </w:rPr>
          <w:t>/hidatidose</w:t>
        </w:r>
      </w:ins>
      <w:ins w:author="Maria Helena Menezes Maia" w:date="2026-03-19T13:43:00Z" w16du:dateUtc="2026-03-19T13:43:17Z" w:id="25">
        <w:r w:rsidRPr="5B4186A4">
          <w:rPr>
            <w:rFonts w:ascii="Segoe UI" w:hAnsi="Segoe UI" w:eastAsia="Segoe UI" w:cs="Segoe UI"/>
            <w:color w:val="000000" w:themeColor="text1"/>
            <w:rPrChange w:author="Maria Helena Menezes Maia" w:date="2026-03-19T13:47:00Z" w16du:dateUtc="2026-03-19T13:47:54Z" w:id="26">
              <w:rPr>
                <w:rFonts w:ascii="Aptos" w:hAnsi="Aptos" w:eastAsia="Aptos" w:cs="Aptos"/>
                <w:sz w:val="22"/>
                <w:szCs w:val="22"/>
              </w:rPr>
            </w:rPrChange>
          </w:rPr>
          <w:t xml:space="preserve">, leishmaniose, sarna </w:t>
        </w:r>
      </w:ins>
      <w:ins w:author="Maria Helena Menezes Maia" w:date="2026-04-01T18:02:00Z" w16du:dateUtc="2026-04-01T18:02:08Z" w:id="27">
        <w:r w:rsidRPr="5B4186A4" w:rsidR="2BFBBF81">
          <w:rPr>
            <w:rFonts w:ascii="Segoe UI" w:hAnsi="Segoe UI" w:eastAsia="Segoe UI" w:cs="Segoe UI"/>
            <w:color w:val="000000" w:themeColor="text1"/>
          </w:rPr>
          <w:t xml:space="preserve">e dermatofitose, </w:t>
        </w:r>
      </w:ins>
      <w:ins w:author="Maria Helena Menezes Maia" w:date="2026-04-01T18:01:00Z" w16du:dateUtc="2026-04-01T18:01:11Z" w:id="28">
        <w:r w:rsidRPr="5B4186A4" w:rsidR="2842A06D">
          <w:rPr>
            <w:rFonts w:ascii="Segoe UI" w:hAnsi="Segoe UI" w:eastAsia="Segoe UI" w:cs="Segoe UI"/>
            <w:color w:val="000000" w:themeColor="text1"/>
          </w:rPr>
          <w:t xml:space="preserve">passíveis de </w:t>
        </w:r>
      </w:ins>
      <w:ins w:author="Maria Helena Menezes Maia" w:date="2026-04-01T18:02:00Z" w16du:dateUtc="2026-04-01T18:02:24Z" w:id="29">
        <w:r w:rsidRPr="5B4186A4" w:rsidR="320C97FA">
          <w:rPr>
            <w:rFonts w:ascii="Segoe UI" w:hAnsi="Segoe UI" w:eastAsia="Segoe UI" w:cs="Segoe UI"/>
            <w:color w:val="000000" w:themeColor="text1"/>
          </w:rPr>
          <w:t>transmissão</w:t>
        </w:r>
      </w:ins>
      <w:ins w:author="Maria Helena Menezes Maia" w:date="2026-04-01T18:01:00Z" w16du:dateUtc="2026-04-01T18:01:11Z" w:id="30">
        <w:r w:rsidRPr="5B4186A4" w:rsidR="2842A06D">
          <w:rPr>
            <w:rFonts w:ascii="Segoe UI" w:hAnsi="Segoe UI" w:eastAsia="Segoe UI" w:cs="Segoe UI"/>
            <w:color w:val="000000" w:themeColor="text1"/>
          </w:rPr>
          <w:t xml:space="preserve"> </w:t>
        </w:r>
      </w:ins>
      <w:ins w:author="Maria Helena Menezes Maia" w:date="2026-04-01T18:00:00Z" w16du:dateUtc="2026-04-01T18:00:13Z" w:id="31">
        <w:r w:rsidRPr="5B4186A4" w:rsidR="40FFD8ED">
          <w:rPr>
            <w:rFonts w:ascii="Segoe UI" w:hAnsi="Segoe UI" w:eastAsia="Segoe UI" w:cs="Segoe UI"/>
            <w:color w:val="000000" w:themeColor="text1"/>
          </w:rPr>
          <w:t xml:space="preserve">ao homem </w:t>
        </w:r>
      </w:ins>
      <w:ins w:author="Maria Helena Menezes Maia" w:date="2026-04-01T18:01:00Z" w16du:dateUtc="2026-04-01T18:01:24Z" w:id="32">
        <w:r w:rsidRPr="5B4186A4" w:rsidR="5AC4ED79">
          <w:rPr>
            <w:rFonts w:ascii="Segoe UI" w:hAnsi="Segoe UI" w:eastAsia="Segoe UI" w:cs="Segoe UI"/>
            <w:color w:val="000000" w:themeColor="text1"/>
          </w:rPr>
          <w:t>pelos animais de companhia</w:t>
        </w:r>
      </w:ins>
      <w:ins w:author="Maria Helena Menezes Maia" w:date="2026-03-19T13:43:00Z" w16du:dateUtc="2026-03-19T13:43:17Z" w:id="33">
        <w:r w:rsidRPr="5B4186A4">
          <w:rPr>
            <w:rFonts w:ascii="Segoe UI" w:hAnsi="Segoe UI" w:eastAsia="Segoe UI" w:cs="Segoe UI"/>
            <w:color w:val="000000" w:themeColor="text1"/>
            <w:rPrChange w:author="Maria Helena Menezes Maia" w:date="2026-03-19T13:47:00Z" w16du:dateUtc="2026-03-19T13:47:54Z" w:id="34">
              <w:rPr>
                <w:rFonts w:ascii="Aptos" w:hAnsi="Aptos" w:eastAsia="Aptos" w:cs="Aptos"/>
                <w:sz w:val="22"/>
                <w:szCs w:val="22"/>
              </w:rPr>
            </w:rPrChange>
          </w:rPr>
          <w:t>.</w:t>
        </w:r>
      </w:ins>
    </w:p>
    <w:p w:rsidR="4C89459F" w:rsidP="5B4186A4" w:rsidRDefault="2A37CB05" w14:paraId="39971208" w14:textId="5B58C0E5">
      <w:pPr>
        <w:spacing w:after="116"/>
        <w:ind w:left="127" w:right="136" w:firstLine="0"/>
        <w:rPr>
          <w:ins w:author="Maria Helena Menezes Maia" w:date="2026-04-01T16:04:00Z" w16du:dateUtc="2026-04-01T16:04:26Z" w:id="35"/>
          <w:rFonts w:ascii="Segoe UI" w:hAnsi="Segoe UI" w:eastAsia="Segoe UI" w:cs="Segoe UI"/>
        </w:rPr>
      </w:pPr>
      <w:ins w:author="Maria Helena Menezes Maia" w:date="2026-03-19T13:34:00Z" w16du:dateUtc="2026-03-19T13:34:09Z" w:id="36">
        <w:r w:rsidRPr="5B4186A4">
          <w:rPr>
            <w:rFonts w:ascii="Segoe UI" w:hAnsi="Segoe UI" w:eastAsia="Segoe UI" w:cs="Segoe UI"/>
            <w:rPrChange w:author="Maria Helena Menezes Maia" w:date="2026-04-01T16:05:00Z" w16du:dateUtc="2026-04-01T16:05:29Z" w:id="37">
              <w:rPr/>
            </w:rPrChange>
          </w:rPr>
          <w:t>E</w:t>
        </w:r>
      </w:ins>
      <w:ins w:author="Maria Helena Menezes Maia" w:date="2026-03-19T13:33:00Z" w16du:dateUtc="2026-03-19T13:33:29Z" w:id="38">
        <w:r w:rsidRPr="5B4186A4" w:rsidR="76FD7BE3">
          <w:rPr>
            <w:rFonts w:ascii="Segoe UI" w:hAnsi="Segoe UI" w:eastAsia="Segoe UI" w:cs="Segoe UI"/>
            <w:rPrChange w:author="Maria Helena Menezes Maia" w:date="2026-04-01T16:05:00Z" w16du:dateUtc="2026-04-01T16:05:29Z" w:id="39">
              <w:rPr/>
            </w:rPrChange>
          </w:rPr>
          <w:t>st</w:t>
        </w:r>
      </w:ins>
      <w:ins w:author="Maria Helena Menezes Maia" w:date="2026-03-19T13:35:00Z" w16du:dateUtc="2026-03-19T13:35:55Z" w:id="40">
        <w:r w:rsidRPr="5B4186A4" w:rsidR="65096B5B">
          <w:rPr>
            <w:rFonts w:ascii="Segoe UI" w:hAnsi="Segoe UI" w:eastAsia="Segoe UI" w:cs="Segoe UI"/>
            <w:rPrChange w:author="Maria Helena Menezes Maia" w:date="2026-04-01T16:05:00Z" w16du:dateUtc="2026-04-01T16:05:29Z" w:id="41">
              <w:rPr/>
            </w:rPrChange>
          </w:rPr>
          <w:t xml:space="preserve">e diploma </w:t>
        </w:r>
      </w:ins>
      <w:ins w:author="Maria Helena Menezes Maia" w:date="2026-03-19T13:36:00Z" w16du:dateUtc="2026-03-19T13:36:21Z" w:id="42">
        <w:r w:rsidRPr="5B4186A4" w:rsidR="65096B5B">
          <w:rPr>
            <w:rFonts w:ascii="Segoe UI" w:hAnsi="Segoe UI" w:eastAsia="Segoe UI" w:cs="Segoe UI"/>
            <w:rPrChange w:author="Maria Helena Menezes Maia" w:date="2026-04-01T16:05:00Z" w16du:dateUtc="2026-04-01T16:05:29Z" w:id="43">
              <w:rPr/>
            </w:rPrChange>
          </w:rPr>
          <w:t>visa também a</w:t>
        </w:r>
      </w:ins>
      <w:ins w:author="Maria Helena Menezes Maia" w:date="2026-03-19T13:33:00Z" w16du:dateUtc="2026-03-19T13:33:29Z" w:id="44">
        <w:r w:rsidRPr="5B4186A4" w:rsidR="76FD7BE3">
          <w:rPr>
            <w:rFonts w:ascii="Segoe UI" w:hAnsi="Segoe UI" w:eastAsia="Segoe UI" w:cs="Segoe UI"/>
            <w:rPrChange w:author="Maria Helena Menezes Maia" w:date="2026-04-01T16:05:00Z" w16du:dateUtc="2026-04-01T16:05:29Z" w:id="45">
              <w:rPr/>
            </w:rPrChange>
          </w:rPr>
          <w:t xml:space="preserve"> atualiz</w:t>
        </w:r>
      </w:ins>
      <w:ins w:author="Maria Helena Menezes Maia" w:date="2026-03-19T13:28:00Z" w16du:dateUtc="2026-03-19T13:28:59Z" w:id="46">
        <w:r w:rsidRPr="5B4186A4" w:rsidR="683DAF13">
          <w:rPr>
            <w:rFonts w:ascii="Segoe UI" w:hAnsi="Segoe UI" w:eastAsia="Segoe UI" w:cs="Segoe UI"/>
            <w:rPrChange w:author="Maria Helena Menezes Maia" w:date="2026-04-01T16:05:00Z" w16du:dateUtc="2026-04-01T16:05:29Z" w:id="47">
              <w:rPr/>
            </w:rPrChange>
          </w:rPr>
          <w:t>a</w:t>
        </w:r>
      </w:ins>
      <w:ins w:author="Maria Helena Menezes Maia" w:date="2026-03-19T13:33:00Z" w16du:dateUtc="2026-03-19T13:33:42Z" w:id="48">
        <w:r w:rsidRPr="5B4186A4" w:rsidR="5172A9AE">
          <w:rPr>
            <w:rFonts w:ascii="Segoe UI" w:hAnsi="Segoe UI" w:eastAsia="Segoe UI" w:cs="Segoe UI"/>
            <w:rPrChange w:author="Maria Helena Menezes Maia" w:date="2026-04-01T16:05:00Z" w16du:dateUtc="2026-04-01T16:05:29Z" w:id="49">
              <w:rPr/>
            </w:rPrChange>
          </w:rPr>
          <w:t xml:space="preserve">ção </w:t>
        </w:r>
      </w:ins>
      <w:ins w:author="Maria Helena Menezes Maia" w:date="2026-03-19T13:29:00Z" w16du:dateUtc="2026-03-19T13:29:50Z" w:id="50">
        <w:r w:rsidRPr="5B4186A4" w:rsidR="683DAF13">
          <w:rPr>
            <w:rFonts w:ascii="Segoe UI" w:hAnsi="Segoe UI" w:eastAsia="Segoe UI" w:cs="Segoe UI"/>
            <w:rPrChange w:author="Maria Helena Menezes Maia" w:date="2026-04-01T16:05:00Z" w16du:dateUtc="2026-04-01T16:05:29Z" w:id="51">
              <w:rPr/>
            </w:rPrChange>
          </w:rPr>
          <w:t xml:space="preserve">dos vários diplomas </w:t>
        </w:r>
      </w:ins>
      <w:ins w:author="Maria Helena Menezes Maia" w:date="2026-03-19T13:33:00Z" w16du:dateUtc="2026-03-19T13:33:13Z" w:id="52">
        <w:r w:rsidRPr="5B4186A4" w:rsidR="33809CF7">
          <w:rPr>
            <w:rFonts w:ascii="Segoe UI" w:hAnsi="Segoe UI" w:eastAsia="Segoe UI" w:cs="Segoe UI"/>
            <w:rPrChange w:author="Maria Helena Menezes Maia" w:date="2026-04-01T16:05:00Z" w16du:dateUtc="2026-04-01T16:05:29Z" w:id="53">
              <w:rPr/>
            </w:rPrChange>
          </w:rPr>
          <w:t>nacionais</w:t>
        </w:r>
      </w:ins>
      <w:ins w:author="Maria Helena Menezes Maia" w:date="2026-03-19T13:36:00Z" w16du:dateUtc="2026-03-19T13:36:32Z" w:id="54">
        <w:r w:rsidRPr="5B4186A4" w:rsidR="261C350F">
          <w:rPr>
            <w:rFonts w:ascii="Segoe UI" w:hAnsi="Segoe UI" w:eastAsia="Segoe UI" w:cs="Segoe UI"/>
            <w:rPrChange w:author="Maria Helena Menezes Maia" w:date="2026-04-01T16:05:00Z" w16du:dateUtc="2026-04-01T16:05:29Z" w:id="55">
              <w:rPr/>
            </w:rPrChange>
          </w:rPr>
          <w:t>, tendo por base</w:t>
        </w:r>
      </w:ins>
      <w:ins w:author="Maria Helena Menezes Maia" w:date="2026-03-19T13:33:00Z" w16du:dateUtc="2026-03-19T13:33:13Z" w:id="56">
        <w:r w:rsidRPr="5B4186A4" w:rsidR="33809CF7">
          <w:rPr>
            <w:rFonts w:ascii="Segoe UI" w:hAnsi="Segoe UI" w:eastAsia="Segoe UI" w:cs="Segoe UI"/>
            <w:rPrChange w:author="Maria Helena Menezes Maia" w:date="2026-04-01T16:05:00Z" w16du:dateUtc="2026-04-01T16:05:29Z" w:id="57">
              <w:rPr/>
            </w:rPrChange>
          </w:rPr>
          <w:t xml:space="preserve"> </w:t>
        </w:r>
      </w:ins>
      <w:ins w:author="Maria Helena Menezes Maia" w:date="2026-03-19T13:29:00Z" w16du:dateUtc="2026-03-19T13:29:50Z" w:id="58">
        <w:r w:rsidRPr="5B4186A4" w:rsidR="683DAF13">
          <w:rPr>
            <w:rFonts w:ascii="Segoe UI" w:hAnsi="Segoe UI" w:eastAsia="Segoe UI" w:cs="Segoe UI"/>
            <w:rPrChange w:author="Maria Helena Menezes Maia" w:date="2026-04-01T16:05:00Z" w16du:dateUtc="2026-04-01T16:05:29Z" w:id="59">
              <w:rPr/>
            </w:rPrChange>
          </w:rPr>
          <w:t xml:space="preserve">novos conhecimentos </w:t>
        </w:r>
        <w:r w:rsidRPr="5B4186A4" w:rsidR="358A383D">
          <w:rPr>
            <w:rFonts w:ascii="Segoe UI" w:hAnsi="Segoe UI" w:eastAsia="Segoe UI" w:cs="Segoe UI"/>
            <w:rPrChange w:author="Maria Helena Menezes Maia" w:date="2026-04-01T16:05:00Z" w16du:dateUtc="2026-04-01T16:05:29Z" w:id="60">
              <w:rPr/>
            </w:rPrChange>
          </w:rPr>
          <w:t xml:space="preserve">científicos, </w:t>
        </w:r>
      </w:ins>
      <w:ins w:author="Maria Helena Menezes Maia" w:date="2026-04-01T16:07:00Z" w16du:dateUtc="2026-04-01T16:07:54Z" w:id="61">
        <w:r w:rsidRPr="5B4186A4" w:rsidR="24CB3EAB">
          <w:rPr>
            <w:rFonts w:ascii="Segoe UI" w:hAnsi="Segoe UI" w:eastAsia="Segoe UI" w:cs="Segoe UI"/>
          </w:rPr>
          <w:t xml:space="preserve">a experiência prática adquirida com a aplicação da legislação </w:t>
        </w:r>
      </w:ins>
      <w:ins w:author="Maria Helena Menezes Maia" w:date="2026-04-01T16:08:00Z" w16du:dateUtc="2026-04-01T16:08:15Z" w:id="62">
        <w:r w:rsidRPr="5B4186A4" w:rsidR="24CB3EAB">
          <w:rPr>
            <w:rFonts w:ascii="Segoe UI" w:hAnsi="Segoe UI" w:eastAsia="Segoe UI" w:cs="Segoe UI"/>
          </w:rPr>
          <w:t>a</w:t>
        </w:r>
        <w:r w:rsidRPr="5B4186A4" w:rsidR="396244A8">
          <w:rPr>
            <w:rFonts w:ascii="Segoe UI" w:hAnsi="Segoe UI" w:eastAsia="Segoe UI" w:cs="Segoe UI"/>
          </w:rPr>
          <w:t xml:space="preserve"> atualizar, </w:t>
        </w:r>
      </w:ins>
      <w:ins w:author="Maria Helena Menezes Maia" w:date="2026-03-19T13:39:00Z" w16du:dateUtc="2026-03-19T13:39:28Z" w:id="63">
        <w:r w:rsidRPr="5B4186A4" w:rsidR="1FC9E4C6">
          <w:rPr>
            <w:rFonts w:ascii="Segoe UI" w:hAnsi="Segoe UI" w:eastAsia="Segoe UI" w:cs="Segoe UI"/>
            <w:rPrChange w:author="Maria Helena Menezes Maia" w:date="2026-04-01T16:05:00Z" w16du:dateUtc="2026-04-01T16:05:29Z" w:id="64">
              <w:rPr/>
            </w:rPrChange>
          </w:rPr>
          <w:t>bem como a</w:t>
        </w:r>
      </w:ins>
      <w:ins w:author="Maria Helena Menezes Maia" w:date="2026-03-19T13:30:00Z" w16du:dateUtc="2026-03-19T13:30:26Z" w:id="65">
        <w:r w:rsidRPr="5B4186A4" w:rsidR="358A383D">
          <w:rPr>
            <w:rFonts w:ascii="Segoe UI" w:hAnsi="Segoe UI" w:eastAsia="Segoe UI" w:cs="Segoe UI"/>
            <w:rPrChange w:author="Maria Helena Menezes Maia" w:date="2026-04-01T16:05:00Z" w16du:dateUtc="2026-04-01T16:05:29Z" w:id="66">
              <w:rPr/>
            </w:rPrChange>
          </w:rPr>
          <w:t xml:space="preserve"> evolução da sociedade e criação de novos paradigmas</w:t>
        </w:r>
      </w:ins>
      <w:ins w:author="Maria Helena Menezes Maia" w:date="2026-03-19T13:32:00Z" w16du:dateUtc="2026-03-19T13:32:44Z" w:id="67">
        <w:r w:rsidRPr="5B4186A4" w:rsidR="1B733092">
          <w:rPr>
            <w:rFonts w:ascii="Segoe UI" w:hAnsi="Segoe UI" w:eastAsia="Segoe UI" w:cs="Segoe UI"/>
            <w:rPrChange w:author="Maria Helena Menezes Maia" w:date="2026-04-01T16:05:00Z" w16du:dateUtc="2026-04-01T16:05:29Z" w:id="68">
              <w:rPr/>
            </w:rPrChange>
          </w:rPr>
          <w:t xml:space="preserve"> no que respeita </w:t>
        </w:r>
      </w:ins>
      <w:ins w:author="Maria Helena Menezes Maia" w:date="2026-03-25T11:45:00Z" w16du:dateUtc="2026-03-25T11:45:36Z" w:id="69">
        <w:r w:rsidRPr="5B4186A4" w:rsidR="0EB48866">
          <w:rPr>
            <w:rFonts w:ascii="Segoe UI" w:hAnsi="Segoe UI" w:eastAsia="Segoe UI" w:cs="Segoe UI"/>
            <w:rPrChange w:author="Maria Helena Menezes Maia" w:date="2026-04-01T16:05:00Z" w16du:dateUtc="2026-04-01T16:05:29Z" w:id="70">
              <w:rPr/>
            </w:rPrChange>
          </w:rPr>
          <w:t xml:space="preserve">a relação com </w:t>
        </w:r>
      </w:ins>
      <w:ins w:author="Maria Helena Menezes Maia" w:date="2026-03-19T13:32:00Z" w16du:dateUtc="2026-03-19T13:32:44Z" w:id="71">
        <w:r w:rsidRPr="5B4186A4" w:rsidR="1B733092">
          <w:rPr>
            <w:rFonts w:ascii="Segoe UI" w:hAnsi="Segoe UI" w:eastAsia="Segoe UI" w:cs="Segoe UI"/>
            <w:rPrChange w:author="Maria Helena Menezes Maia" w:date="2026-04-01T16:05:00Z" w16du:dateUtc="2026-04-01T16:05:29Z" w:id="72">
              <w:rPr/>
            </w:rPrChange>
          </w:rPr>
          <w:t>os animais de companhia</w:t>
        </w:r>
      </w:ins>
      <w:ins w:author="Maria Helena Menezes Maia" w:date="2026-03-19T13:31:00Z" w16du:dateUtc="2026-03-19T13:31:30Z" w:id="73">
        <w:r w:rsidRPr="5B4186A4" w:rsidR="60C53E13">
          <w:rPr>
            <w:rFonts w:ascii="Segoe UI" w:hAnsi="Segoe UI" w:eastAsia="Segoe UI" w:cs="Segoe UI"/>
            <w:rPrChange w:author="Maria Helena Menezes Maia" w:date="2026-04-01T16:05:00Z" w16du:dateUtc="2026-04-01T16:05:29Z" w:id="74">
              <w:rPr/>
            </w:rPrChange>
          </w:rPr>
          <w:t xml:space="preserve">, </w:t>
        </w:r>
      </w:ins>
      <w:ins w:author="Maria Helena Menezes Maia" w:date="2026-03-19T13:40:00Z" w16du:dateUtc="2026-03-19T13:40:30Z" w:id="75">
        <w:r w:rsidRPr="5B4186A4" w:rsidR="2C892604">
          <w:rPr>
            <w:rFonts w:ascii="Segoe UI" w:hAnsi="Segoe UI" w:eastAsia="Segoe UI" w:cs="Segoe UI"/>
            <w:rPrChange w:author="Maria Helena Menezes Maia" w:date="2026-04-01T16:05:00Z" w16du:dateUtc="2026-04-01T16:05:29Z" w:id="76">
              <w:rPr/>
            </w:rPrChange>
          </w:rPr>
          <w:t xml:space="preserve">e a harmonização </w:t>
        </w:r>
      </w:ins>
      <w:ins w:author="Maria Helena Menezes Maia" w:date="2026-03-19T13:32:00Z" w16du:dateUtc="2026-03-19T13:32:58Z" w:id="77">
        <w:r w:rsidRPr="5B4186A4" w:rsidR="2A9C7F62">
          <w:rPr>
            <w:rFonts w:ascii="Segoe UI" w:hAnsi="Segoe UI" w:eastAsia="Segoe UI" w:cs="Segoe UI"/>
            <w:rPrChange w:author="Maria Helena Menezes Maia" w:date="2026-04-01T16:05:00Z" w16du:dateUtc="2026-04-01T16:05:29Z" w:id="78">
              <w:rPr/>
            </w:rPrChange>
          </w:rPr>
          <w:t xml:space="preserve">com </w:t>
        </w:r>
      </w:ins>
      <w:ins w:author="Maria Helena Menezes Maia" w:date="2026-03-19T13:33:00Z" w16du:dateUtc="2026-03-19T13:33:00Z" w:id="79">
        <w:r w:rsidRPr="5B4186A4" w:rsidR="2A9C7F62">
          <w:rPr>
            <w:rFonts w:ascii="Segoe UI" w:hAnsi="Segoe UI" w:eastAsia="Segoe UI" w:cs="Segoe UI"/>
            <w:rPrChange w:author="Maria Helena Menezes Maia" w:date="2026-04-01T16:05:00Z" w16du:dateUtc="2026-04-01T16:05:29Z" w:id="80">
              <w:rPr/>
            </w:rPrChange>
          </w:rPr>
          <w:t xml:space="preserve">a </w:t>
        </w:r>
      </w:ins>
      <w:ins w:author="Maria Helena Menezes Maia" w:date="2026-03-19T13:31:00Z" w16du:dateUtc="2026-03-19T13:31:30Z" w:id="81">
        <w:r w:rsidRPr="5B4186A4" w:rsidR="60C53E13">
          <w:rPr>
            <w:rFonts w:ascii="Segoe UI" w:hAnsi="Segoe UI" w:eastAsia="Segoe UI" w:cs="Segoe UI"/>
            <w:rPrChange w:author="Maria Helena Menezes Maia" w:date="2026-04-01T16:05:00Z" w16du:dateUtc="2026-04-01T16:05:29Z" w:id="82">
              <w:rPr/>
            </w:rPrChange>
          </w:rPr>
          <w:t>publicação de novos diplomas, incluindo</w:t>
        </w:r>
      </w:ins>
      <w:ins w:author="Maria Helena Menezes Maia" w:date="2026-03-19T13:32:00Z" w16du:dateUtc="2026-03-19T13:32:20Z" w:id="83">
        <w:r w:rsidRPr="5B4186A4" w:rsidR="489A5672">
          <w:rPr>
            <w:rFonts w:ascii="Segoe UI" w:hAnsi="Segoe UI" w:eastAsia="Segoe UI" w:cs="Segoe UI"/>
            <w:rPrChange w:author="Maria Helena Menezes Maia" w:date="2026-04-01T16:05:00Z" w16du:dateUtc="2026-04-01T16:05:29Z" w:id="84">
              <w:rPr/>
            </w:rPrChange>
          </w:rPr>
          <w:t xml:space="preserve"> </w:t>
        </w:r>
        <w:r w:rsidRPr="5B4186A4" w:rsidR="60C53E13">
          <w:rPr>
            <w:rFonts w:ascii="Segoe UI" w:hAnsi="Segoe UI" w:eastAsia="Segoe UI" w:cs="Segoe UI"/>
            <w:rPrChange w:author="Maria Helena Menezes Maia" w:date="2026-04-01T16:05:00Z" w16du:dateUtc="2026-04-01T16:05:29Z" w:id="85">
              <w:rPr/>
            </w:rPrChange>
          </w:rPr>
          <w:t>da UE</w:t>
        </w:r>
      </w:ins>
      <w:ins w:author="Maria Helena Menezes Maia" w:date="2026-03-20T09:24:00Z" w16du:dateUtc="2026-03-20T09:24:51Z" w:id="86">
        <w:r w:rsidRPr="5B4186A4" w:rsidR="4B5B0839">
          <w:rPr>
            <w:rFonts w:ascii="Segoe UI" w:hAnsi="Segoe UI" w:eastAsia="Segoe UI" w:cs="Segoe UI"/>
            <w:rPrChange w:author="Maria Helena Menezes Maia" w:date="2026-04-01T16:05:00Z" w16du:dateUtc="2026-04-01T16:05:29Z" w:id="87">
              <w:rPr/>
            </w:rPrChange>
          </w:rPr>
          <w:t xml:space="preserve">, designadamente o Regulamento </w:t>
        </w:r>
      </w:ins>
      <w:ins w:author="Maria Helena Menezes Maia" w:date="2026-03-20T09:25:00Z" w16du:dateUtc="2026-03-20T09:25:37Z" w:id="88">
        <w:r w:rsidRPr="5B4186A4" w:rsidR="3F50EE04">
          <w:rPr>
            <w:rFonts w:ascii="Segoe UI" w:hAnsi="Segoe UI" w:eastAsia="Segoe UI" w:cs="Segoe UI"/>
            <w:rPrChange w:author="Maria Helena Menezes Maia" w:date="2026-04-01T16:05:00Z" w16du:dateUtc="2026-04-01T16:05:29Z" w:id="89">
              <w:rPr/>
            </w:rPrChange>
          </w:rPr>
          <w:t xml:space="preserve">(UE) </w:t>
        </w:r>
      </w:ins>
      <w:ins w:author="Maria Helena Menezes Maia" w:date="2026-03-20T09:24:00Z" w16du:dateUtc="2026-03-20T09:24:51Z" w:id="90">
        <w:r w:rsidRPr="5B4186A4" w:rsidR="4B5B0839">
          <w:rPr>
            <w:rFonts w:ascii="Segoe UI" w:hAnsi="Segoe UI" w:eastAsia="Segoe UI" w:cs="Segoe UI"/>
            <w:rPrChange w:author="Maria Helena Menezes Maia" w:date="2026-04-01T16:05:00Z" w16du:dateUtc="2026-04-01T16:05:29Z" w:id="91">
              <w:rPr/>
            </w:rPrChange>
          </w:rPr>
          <w:t>2016/429 (Lei da Saúde Animal)</w:t>
        </w:r>
      </w:ins>
      <w:ins w:author="Maria Helena Menezes Maia" w:date="2026-03-19T13:33:00Z" w16du:dateUtc="2026-03-19T13:33:52Z" w:id="92">
        <w:r w:rsidRPr="5B4186A4" w:rsidR="0B75DAEA">
          <w:rPr>
            <w:rFonts w:ascii="Segoe UI" w:hAnsi="Segoe UI" w:eastAsia="Segoe UI" w:cs="Segoe UI"/>
            <w:rPrChange w:author="Maria Helena Menezes Maia" w:date="2026-04-01T16:05:00Z" w16du:dateUtc="2026-04-01T16:05:29Z" w:id="93">
              <w:rPr/>
            </w:rPrChange>
          </w:rPr>
          <w:t>.</w:t>
        </w:r>
      </w:ins>
    </w:p>
    <w:p w:rsidR="363BF695" w:rsidRDefault="6C2BCF27" w14:paraId="59D65B22" w14:textId="254D812A">
      <w:pPr>
        <w:spacing w:after="0"/>
        <w:rPr>
          <w:ins w:author="Maria Helena Menezes Maia" w:date="2026-04-01T16:04:00Z" w16du:dateUtc="2026-04-01T16:04:27Z" w:id="94"/>
          <w:rFonts w:ascii="Segoe UI" w:hAnsi="Segoe UI" w:eastAsia="Segoe UI" w:cs="Segoe UI"/>
          <w:color w:val="000000" w:themeColor="text1"/>
          <w:sz w:val="22"/>
          <w:szCs w:val="22"/>
          <w:rPrChange w:author="Maria Helena Menezes Maia" w:date="2026-04-01T16:05:00Z" w:id="95">
            <w:rPr>
              <w:ins w:author="Maria Helena Menezes Maia" w:date="2026-04-01T16:04:00Z" w16du:dateUtc="2026-04-01T16:04:27Z" w:id="96"/>
              <w:rFonts w:ascii="Segoe UI" w:hAnsi="Segoe UI" w:eastAsia="Segoe UI" w:cs="Segoe UI"/>
              <w:i/>
              <w:iCs/>
              <w:color w:val="000000" w:themeColor="text1"/>
              <w:sz w:val="22"/>
              <w:szCs w:val="22"/>
            </w:rPr>
          </w:rPrChange>
        </w:rPr>
        <w:pPrChange w:author="Maria Helena Menezes Maia" w:date="2026-04-01T16:04:00Z" w:id="97">
          <w:pPr/>
        </w:pPrChange>
      </w:pPr>
      <w:ins w:author="Maria Helena Menezes Maia" w:date="2026-04-01T16:04:00Z" w16du:dateUtc="2026-04-01T16:04:27Z" w:id="98">
        <w:r w:rsidRPr="59B417D6">
          <w:rPr>
            <w:rFonts w:ascii="Segoe UI" w:hAnsi="Segoe UI" w:eastAsia="Segoe UI" w:cs="Segoe UI"/>
            <w:color w:val="000000" w:themeColor="text1"/>
            <w:sz w:val="22"/>
            <w:szCs w:val="22"/>
            <w:rPrChange w:author="Maria Helena Menezes Maia" w:date="2026-04-01T16:05:00Z" w16du:dateUtc="2026-04-01T16:05:29Z" w:id="99">
              <w:rPr>
                <w:rFonts w:ascii="Segoe UI" w:hAnsi="Segoe UI" w:eastAsia="Segoe UI" w:cs="Segoe UI"/>
                <w:i/>
                <w:iCs/>
                <w:color w:val="000000" w:themeColor="text1"/>
                <w:sz w:val="22"/>
                <w:szCs w:val="22"/>
              </w:rPr>
            </w:rPrChange>
          </w:rPr>
          <w:t>A importação em território nacional de animais de companhia é efetuada ao abrigo das</w:t>
        </w:r>
      </w:ins>
      <w:ins w:author="Maria Helena Menezes Maia" w:date="2026-04-01T16:05:00Z" w16du:dateUtc="2026-04-01T16:05:10Z" w:id="100">
        <w:r w:rsidRPr="59B417D6">
          <w:rPr>
            <w:rFonts w:ascii="Segoe UI" w:hAnsi="Segoe UI" w:eastAsia="Segoe UI" w:cs="Segoe UI"/>
            <w:color w:val="000000" w:themeColor="text1"/>
            <w:sz w:val="22"/>
            <w:szCs w:val="22"/>
          </w:rPr>
          <w:t xml:space="preserve"> </w:t>
        </w:r>
      </w:ins>
      <w:ins w:author="Maria Helena Menezes Maia" w:date="2026-04-01T16:04:00Z" w16du:dateUtc="2026-04-01T16:04:27Z" w:id="101">
        <w:r w:rsidRPr="59B417D6">
          <w:rPr>
            <w:rFonts w:ascii="Segoe UI" w:hAnsi="Segoe UI" w:eastAsia="Segoe UI" w:cs="Segoe UI"/>
            <w:color w:val="000000" w:themeColor="text1"/>
            <w:sz w:val="22"/>
            <w:szCs w:val="22"/>
            <w:rPrChange w:author="Maria Helena Menezes Maia" w:date="2026-04-01T16:05:00Z" w16du:dateUtc="2026-04-01T16:05:05Z" w:id="102">
              <w:rPr>
                <w:rFonts w:ascii="Segoe UI" w:hAnsi="Segoe UI" w:eastAsia="Segoe UI" w:cs="Segoe UI"/>
                <w:i/>
                <w:iCs/>
                <w:color w:val="000000" w:themeColor="text1"/>
                <w:sz w:val="22"/>
                <w:szCs w:val="22"/>
              </w:rPr>
            </w:rPrChange>
          </w:rPr>
          <w:t>regras sanitárias e de bem-estar animal portuguesas e comunitárias</w:t>
        </w:r>
      </w:ins>
      <w:ins w:author="Maria Helena Menezes Maia" w:date="2026-04-02T10:52:00Z" w16du:dateUtc="2026-04-02T10:52:32Z" w:id="103">
        <w:r w:rsidRPr="59B417D6" w:rsidR="50F72614">
          <w:rPr>
            <w:rFonts w:ascii="Segoe UI" w:hAnsi="Segoe UI" w:eastAsia="Segoe UI" w:cs="Segoe UI"/>
            <w:color w:val="000000" w:themeColor="text1"/>
            <w:sz w:val="22"/>
            <w:szCs w:val="22"/>
          </w:rPr>
          <w:t xml:space="preserve"> [ex. D.L 79/2011, de </w:t>
        </w:r>
      </w:ins>
      <w:ins w:author="Maria Helena Menezes Maia" w:date="2026-04-02T10:53:00Z" w16du:dateUtc="2026-04-02T10:53:59Z" w:id="104">
        <w:r w:rsidRPr="59B417D6" w:rsidR="1A61914E">
          <w:rPr>
            <w:rFonts w:ascii="Segoe UI" w:hAnsi="Segoe UI" w:eastAsia="Segoe UI" w:cs="Segoe UI"/>
            <w:color w:val="000000" w:themeColor="text1"/>
            <w:sz w:val="22"/>
            <w:szCs w:val="22"/>
          </w:rPr>
          <w:t>20 junh</w:t>
        </w:r>
      </w:ins>
      <w:ins w:author="Maria Helena Menezes Maia" w:date="2026-04-02T10:54:00Z" w16du:dateUtc="2026-04-02T10:54:03Z" w:id="105">
        <w:r w:rsidRPr="59B417D6" w:rsidR="1A61914E">
          <w:rPr>
            <w:rFonts w:ascii="Segoe UI" w:hAnsi="Segoe UI" w:eastAsia="Segoe UI" w:cs="Segoe UI"/>
            <w:color w:val="000000" w:themeColor="text1"/>
            <w:sz w:val="22"/>
            <w:szCs w:val="22"/>
          </w:rPr>
          <w:t>o prevê</w:t>
        </w:r>
      </w:ins>
      <w:ins w:author="Maria Helena Menezes Maia" w:date="2026-04-02T10:54:00Z" w16du:dateUtc="2026-04-02T10:54:53Z" w:id="106">
        <w:r w:rsidRPr="59B417D6" w:rsidR="1A61914E">
          <w:rPr>
            <w:rFonts w:ascii="Segoe UI" w:hAnsi="Segoe UI" w:eastAsia="Segoe UI" w:cs="Segoe UI"/>
            <w:color w:val="000000" w:themeColor="text1"/>
            <w:sz w:val="22"/>
            <w:szCs w:val="22"/>
          </w:rPr>
          <w:t xml:space="preserve"> normas para importação de animais de companhia, designadamente o</w:t>
        </w:r>
      </w:ins>
      <w:ins w:author="Maria Helena Menezes Maia" w:date="2026-04-02T10:57:00Z" w16du:dateUtc="2026-04-02T10:57:59Z" w:id="107">
        <w:r w:rsidRPr="59B417D6" w:rsidR="2F766337">
          <w:rPr>
            <w:rFonts w:ascii="Segoe UI" w:hAnsi="Segoe UI" w:eastAsia="Segoe UI" w:cs="Segoe UI"/>
            <w:color w:val="000000" w:themeColor="text1"/>
            <w:sz w:val="22"/>
            <w:szCs w:val="22"/>
          </w:rPr>
          <w:t>brigat</w:t>
        </w:r>
      </w:ins>
      <w:ins w:author="Maria Helena Menezes Maia" w:date="2026-04-02T10:58:00Z" w16du:dateUtc="2026-04-02T10:58:04Z" w:id="108">
        <w:r w:rsidRPr="59B417D6" w:rsidR="2F766337">
          <w:rPr>
            <w:rFonts w:ascii="Segoe UI" w:hAnsi="Segoe UI" w:eastAsia="Segoe UI" w:cs="Segoe UI"/>
            <w:color w:val="000000" w:themeColor="text1"/>
            <w:sz w:val="22"/>
            <w:szCs w:val="22"/>
          </w:rPr>
          <w:t>oriedade de</w:t>
        </w:r>
      </w:ins>
      <w:ins w:author="Maria Helena Menezes Maia" w:date="2026-04-02T10:54:00Z" w16du:dateUtc="2026-04-02T10:54:53Z" w:id="109">
        <w:r w:rsidRPr="59B417D6" w:rsidR="1A61914E">
          <w:rPr>
            <w:rFonts w:ascii="Segoe UI" w:hAnsi="Segoe UI" w:eastAsia="Segoe UI" w:cs="Segoe UI"/>
            <w:color w:val="000000" w:themeColor="text1"/>
            <w:sz w:val="22"/>
            <w:szCs w:val="22"/>
          </w:rPr>
          <w:t xml:space="preserve"> registo como operador comercial</w:t>
        </w:r>
        <w:r w:rsidRPr="59B417D6" w:rsidR="76742F75">
          <w:rPr>
            <w:rFonts w:ascii="Segoe UI" w:hAnsi="Segoe UI" w:eastAsia="Segoe UI" w:cs="Segoe UI"/>
            <w:color w:val="000000" w:themeColor="text1"/>
            <w:sz w:val="22"/>
            <w:szCs w:val="22"/>
          </w:rPr>
          <w:t>]</w:t>
        </w:r>
        <w:r w:rsidRPr="59B417D6" w:rsidR="1A61914E">
          <w:rPr>
            <w:rFonts w:ascii="Segoe UI" w:hAnsi="Segoe UI" w:eastAsia="Segoe UI" w:cs="Segoe UI"/>
            <w:color w:val="000000" w:themeColor="text1"/>
            <w:sz w:val="22"/>
            <w:szCs w:val="22"/>
          </w:rPr>
          <w:t>.</w:t>
        </w:r>
      </w:ins>
    </w:p>
    <w:p w:rsidR="71B6BC43" w:rsidP="5B4186A4" w:rsidRDefault="20A5E758" w14:paraId="6F019B2F" w14:textId="6969E4BE">
      <w:pPr>
        <w:spacing w:after="116"/>
        <w:ind w:left="127" w:right="136" w:firstLine="0"/>
        <w:rPr>
          <w:ins w:author="Maria Helena Menezes Maia" w:date="2026-03-19T13:41:00Z" w16du:dateUtc="2026-03-19T13:41:42Z" w:id="110"/>
          <w:rFonts w:ascii="Segoe UI" w:hAnsi="Segoe UI" w:eastAsia="Segoe UI" w:cs="Segoe UI"/>
        </w:rPr>
      </w:pPr>
      <w:ins w:author="Maria Helena Menezes Maia" w:date="2026-03-19T13:42:00Z" w16du:dateUtc="2026-03-19T13:42:27Z" w:id="111">
        <w:r w:rsidRPr="59B417D6">
          <w:rPr>
            <w:rFonts w:ascii="Segoe UI" w:hAnsi="Segoe UI" w:eastAsia="Segoe UI" w:cs="Segoe UI"/>
            <w:rPrChange w:author="Maria Helena Menezes Maia" w:date="2026-04-01T16:05:00Z" w16du:dateUtc="2026-04-01T16:05:29Z" w:id="112">
              <w:rPr/>
            </w:rPrChange>
          </w:rPr>
          <w:t xml:space="preserve">Atualizar o quadro contraordenacional decorrente </w:t>
        </w:r>
      </w:ins>
      <w:ins w:author="Maria Helena Menezes Maia" w:date="2026-04-05T15:01:00Z" w16du:dateUtc="2026-04-05T15:01:42Z" w:id="113">
        <w:r w:rsidRPr="59B417D6" w:rsidR="27BC4584">
          <w:rPr>
            <w:rFonts w:ascii="Segoe UI" w:hAnsi="Segoe UI" w:eastAsia="Segoe UI" w:cs="Segoe UI"/>
          </w:rPr>
          <w:t>de incumprimentos aos normativos</w:t>
        </w:r>
      </w:ins>
      <w:ins w:author="Maria Helena Menezes Maia" w:date="2026-03-19T13:43:00Z" w16du:dateUtc="2026-03-19T13:43:05Z" w:id="114">
        <w:r w:rsidRPr="59B417D6">
          <w:rPr>
            <w:rFonts w:ascii="Segoe UI" w:hAnsi="Segoe UI" w:eastAsia="Segoe UI" w:cs="Segoe UI"/>
            <w:rPrChange w:author="Maria Helena Menezes Maia" w:date="2026-04-01T16:05:00Z" w16du:dateUtc="2026-04-01T16:05:29Z" w:id="115">
              <w:rPr/>
            </w:rPrChange>
          </w:rPr>
          <w:t xml:space="preserve"> </w:t>
        </w:r>
      </w:ins>
      <w:ins w:author="Maria Helena Menezes Maia" w:date="2026-04-05T15:02:00Z" w16du:dateUtc="2026-04-05T15:02:04Z" w:id="116">
        <w:r w:rsidRPr="59B417D6" w:rsidR="0EE515A8">
          <w:rPr>
            <w:rFonts w:ascii="Segoe UI" w:hAnsi="Segoe UI" w:eastAsia="Segoe UI" w:cs="Segoe UI"/>
          </w:rPr>
          <w:t xml:space="preserve">e </w:t>
        </w:r>
      </w:ins>
      <w:ins w:author="Maria Helena Menezes Maia" w:date="2026-03-19T13:42:00Z" w16du:dateUtc="2026-03-19T13:42:27Z" w:id="117">
        <w:r w:rsidRPr="59B417D6">
          <w:rPr>
            <w:rFonts w:ascii="Segoe UI" w:hAnsi="Segoe UI" w:eastAsia="Segoe UI" w:cs="Segoe UI"/>
            <w:rPrChange w:author="Maria Helena Menezes Maia" w:date="2026-04-01T16:05:00Z" w16du:dateUtc="2026-04-01T16:05:29Z" w:id="118">
              <w:rPr/>
            </w:rPrChange>
          </w:rPr>
          <w:t>os montantes de coimas</w:t>
        </w:r>
      </w:ins>
      <w:ins w:author="Maria Helena Menezes Maia" w:date="2026-04-05T15:02:00Z" w16du:dateUtc="2026-04-05T15:02:15Z" w:id="119">
        <w:r w:rsidRPr="59B417D6" w:rsidR="20C97009">
          <w:rPr>
            <w:rFonts w:ascii="Segoe UI" w:hAnsi="Segoe UI" w:eastAsia="Segoe UI" w:cs="Segoe UI"/>
          </w:rPr>
          <w:t xml:space="preserve"> aplicáveis</w:t>
        </w:r>
      </w:ins>
    </w:p>
    <w:p w:rsidR="3EC49A07" w:rsidP="3EC49A07" w:rsidRDefault="3EC49A07" w14:paraId="0A60F0B7" w14:textId="77C2D16E">
      <w:pPr>
        <w:spacing w:after="116"/>
        <w:ind w:left="127" w:right="136" w:firstLine="0"/>
        <w:rPr>
          <w:del w:author="Maria Helena Menezes Maia" w:date="2026-03-19T13:43:00Z" w16du:dateUtc="2026-03-19T13:43:17Z" w:id="120"/>
        </w:rPr>
      </w:pPr>
    </w:p>
    <w:p w:rsidR="005101CF" w:rsidRDefault="24859B86" w14:paraId="0CC632A8" w14:textId="77777777">
      <w:pPr>
        <w:spacing w:after="116"/>
        <w:ind w:left="127" w:right="136" w:firstLine="0"/>
      </w:pPr>
      <w:r>
        <w:t>Neste contexto, entende-se adequado e oportuno reunir, num único diploma, todas as regras em matéria de reprodução, criação, detenção, manei</w:t>
      </w:r>
      <w:del w:author="Maria Helena Menezes Maia" w:date="2026-03-31T17:58:00Z" w16du:dateUtc="2026-03-31T17:58:36Z" w:id="121">
        <w:r w:rsidDel="24859B86" w:rsidR="00A626AB">
          <w:delText>r</w:delText>
        </w:r>
      </w:del>
      <w:r>
        <w:t xml:space="preserve">o e comércio de animais de companhia. A consolidação destas relevantes matérias visa, igualmente, promover e facilitar o respetivo conhecimento pelos detentores de animais que, assim, passam a poder identificar de forma mais explícita e simples os seus deveres, bem como simplificar a tarefa das autoridades que se encontram obrigadas a fazer cumprir as normas em apreço. </w:t>
      </w:r>
    </w:p>
    <w:p w:rsidR="005101CF" w:rsidRDefault="00A626AB" w14:paraId="2A920005" w14:textId="77777777">
      <w:pPr>
        <w:spacing w:after="116"/>
        <w:ind w:left="127" w:right="136" w:firstLine="0"/>
      </w:pPr>
      <w:r>
        <w:t xml:space="preserve">Nestes termos, o presente diploma, estabelece as regras em matéria de reprodução, criação, detenção, maneiro e comércio de animais de companhia, aprovando as normas complementares da Convenção Europeia para a Proteção dos Animais de Companhia, aprovada pelo Decreto n.º 13/93, de 13 de abril. </w:t>
      </w:r>
    </w:p>
    <w:p w:rsidR="005101CF" w:rsidRDefault="00A626AB" w14:paraId="3E178101" w14:textId="77777777">
      <w:pPr>
        <w:spacing w:after="116"/>
        <w:ind w:left="127" w:right="136" w:firstLine="0"/>
      </w:pPr>
      <w:r>
        <w:t>Foram ouvidos a Associação Nacional de Municípios Portugueses, a Associação Nacional de Freguesias e os órgãos de governo próprios das Regiões Autónomas.</w:t>
      </w:r>
      <w:r>
        <w:rPr>
          <w:i/>
        </w:rPr>
        <w:t xml:space="preserve"> </w:t>
      </w:r>
    </w:p>
    <w:p w:rsidR="005101CF" w:rsidRDefault="00A626AB" w14:paraId="26BCDE41" w14:textId="77777777">
      <w:pPr>
        <w:spacing w:after="230" w:line="259" w:lineRule="auto"/>
        <w:ind w:left="127" w:right="136" w:firstLine="0"/>
      </w:pPr>
      <w:r>
        <w:t xml:space="preserve">Assim: </w:t>
      </w:r>
    </w:p>
    <w:p w:rsidR="005E68AA" w:rsidRDefault="005E68AA" w14:paraId="1E12657A" w14:textId="4B67218C">
      <w:pPr>
        <w:spacing w:after="114"/>
        <w:ind w:left="127" w:right="136" w:firstLine="0"/>
      </w:pPr>
      <w:r>
        <w:t xml:space="preserve">Nos termos da alínea </w:t>
      </w:r>
      <w:r w:rsidRPr="63EE49F9">
        <w:rPr>
          <w:i/>
          <w:iCs/>
        </w:rPr>
        <w:t>a)</w:t>
      </w:r>
      <w:r>
        <w:t xml:space="preserve"> do n.º 1 do artigo 198.º da Constituição, o Governo decreta o seguinte: </w:t>
      </w:r>
      <w:r>
        <w:br/>
      </w:r>
      <w:r>
        <w:br/>
      </w:r>
    </w:p>
    <w:p w:rsidR="00D36507" w:rsidP="009E7E58" w:rsidRDefault="00A626AB" w14:paraId="3C40256C" w14:textId="6784D497">
      <w:pPr>
        <w:pStyle w:val="Ttulo1"/>
        <w:ind w:right="0"/>
      </w:pPr>
      <w:bookmarkStart w:name="_Toc223954386" w:id="122"/>
      <w:r>
        <w:t xml:space="preserve">CAPÍTULO I </w:t>
      </w:r>
      <w:r w:rsidR="00D36507">
        <w:t xml:space="preserve">- </w:t>
      </w:r>
      <w:r>
        <w:t>Disposições Gerais</w:t>
      </w:r>
      <w:bookmarkEnd w:id="122"/>
    </w:p>
    <w:p w:rsidRPr="009E7E58" w:rsidR="009E7E58" w:rsidP="009E7E58" w:rsidRDefault="009E7E58" w14:paraId="42B83903" w14:textId="77777777"/>
    <w:p w:rsidRPr="00D36507" w:rsidR="005101CF" w:rsidP="00D36507" w:rsidRDefault="00A626AB" w14:paraId="0B6B5805" w14:textId="12A5BAEA">
      <w:pPr>
        <w:pStyle w:val="Ttulo1"/>
        <w:ind w:right="0"/>
      </w:pPr>
      <w:bookmarkStart w:name="_Toc223954387" w:id="123"/>
      <w:r>
        <w:t xml:space="preserve">Artigo 1.º </w:t>
      </w:r>
    </w:p>
    <w:p w:rsidRPr="00D36507" w:rsidR="005101CF" w:rsidP="00D36507" w:rsidRDefault="00A626AB" w14:paraId="6F9696D5" w14:textId="08F82760">
      <w:pPr>
        <w:pStyle w:val="Ttulo1"/>
        <w:ind w:right="0"/>
      </w:pPr>
      <w:r>
        <w:t>Objeto</w:t>
      </w:r>
      <w:bookmarkEnd w:id="123"/>
      <w:r>
        <w:t xml:space="preserve"> </w:t>
      </w:r>
    </w:p>
    <w:p w:rsidR="005101CF" w:rsidRDefault="23D08FF2" w14:paraId="7F25647C" w14:textId="397BD3AA">
      <w:pPr>
        <w:spacing w:after="228" w:line="259" w:lineRule="auto"/>
        <w:ind w:left="127" w:right="136" w:firstLine="0"/>
      </w:pPr>
      <w:r>
        <w:t>1 -</w:t>
      </w:r>
      <w:r w:rsidRPr="420E2B96">
        <w:rPr>
          <w:rFonts w:ascii="Arial" w:hAnsi="Arial" w:eastAsia="Arial" w:cs="Arial"/>
        </w:rPr>
        <w:t xml:space="preserve"> </w:t>
      </w:r>
      <w:r>
        <w:t xml:space="preserve">O presente diploma aprova o </w:t>
      </w:r>
      <w:r w:rsidR="4D391E88">
        <w:t xml:space="preserve">Regime Geral </w:t>
      </w:r>
      <w:r>
        <w:t xml:space="preserve">do Animal de Companhia. </w:t>
      </w:r>
    </w:p>
    <w:p w:rsidR="005101CF" w:rsidP="420E2B96" w:rsidRDefault="5764284E" w14:paraId="1F53F959" w14:textId="1DFBE3AF">
      <w:pPr>
        <w:spacing w:after="0" w:line="259" w:lineRule="auto"/>
        <w:ind w:left="142" w:right="0" w:firstLine="0"/>
        <w:jc w:val="left"/>
        <w:rPr>
          <w:ins w:author="Maria Cristina Tavares Briosa" w:date="2026-04-06T15:53:00Z" w16du:dateUtc="2026-04-06T15:53:42Z" w:id="124"/>
          <w:strike/>
        </w:rPr>
      </w:pPr>
      <w:r>
        <w:t>2 -</w:t>
      </w:r>
      <w:r w:rsidRPr="420E2B96">
        <w:rPr>
          <w:rFonts w:ascii="Arial" w:hAnsi="Arial" w:eastAsia="Arial" w:cs="Arial"/>
        </w:rPr>
        <w:t xml:space="preserve"> </w:t>
      </w:r>
      <w:r w:rsidRPr="420E2B96">
        <w:rPr>
          <w:strike/>
        </w:rPr>
        <w:t xml:space="preserve">O presente diploma estabelece as normas complementares da Convenção Europeia para a Proteção dos Animais de Companhia, aprovada pelo Decreto n.º 13/93, de 13 de abril, de ora em diante designada de Convenção, designadamente no que respeita às boas práticas de manutenção dos animais. </w:t>
      </w:r>
    </w:p>
    <w:p w:rsidR="007A7EAC" w:rsidP="420E2B96" w:rsidRDefault="007A7EAC" w14:paraId="1EFF09EA" w14:textId="32A733F2">
      <w:pPr>
        <w:spacing w:after="0" w:line="259" w:lineRule="auto"/>
        <w:ind w:left="142" w:right="0" w:firstLine="0"/>
        <w:jc w:val="left"/>
        <w:rPr>
          <w:color w:val="FF0000"/>
        </w:rPr>
      </w:pPr>
    </w:p>
    <w:p w:rsidR="005101CF" w:rsidP="00D36507" w:rsidRDefault="00A626AB" w14:paraId="707D9AED" w14:textId="76888C59">
      <w:pPr>
        <w:pStyle w:val="Ttulo3"/>
        <w:ind w:left="0" w:right="0" w:firstLine="0"/>
      </w:pPr>
      <w:bookmarkStart w:name="_Toc223954388" w:id="125"/>
      <w:r>
        <w:t xml:space="preserve">Artigo 2.º </w:t>
      </w:r>
    </w:p>
    <w:p w:rsidR="005101CF" w:rsidP="00D36507" w:rsidRDefault="00A626AB" w14:paraId="30307792" w14:textId="6975C5F1">
      <w:pPr>
        <w:pStyle w:val="Ttulo3"/>
        <w:ind w:left="0" w:right="0" w:firstLine="0"/>
      </w:pPr>
      <w:r>
        <w:t>Âmbito</w:t>
      </w:r>
      <w:bookmarkEnd w:id="125"/>
      <w:r>
        <w:t xml:space="preserve"> </w:t>
      </w:r>
    </w:p>
    <w:p w:rsidR="005101CF" w:rsidDel="00FA14DA" w:rsidP="00FA14DA" w:rsidRDefault="146D9B59" w14:paraId="4E67E5FE" w14:textId="14143AA6">
      <w:pPr>
        <w:numPr>
          <w:ilvl w:val="0"/>
          <w:numId w:val="45"/>
        </w:numPr>
        <w:ind w:left="300" w:right="136" w:hanging="173"/>
        <w:rPr>
          <w:del w:author="Gui Jorge Machado Sarmento" w:date="2026-04-20T22:28:00Z" w16du:dateUtc="2026-04-20T21:28:00Z" w:id="126"/>
          <w:rFonts w:ascii="Aptos" w:hAnsi="Aptos" w:eastAsia="Aptos" w:cs="Aptos"/>
          <w:sz w:val="22"/>
          <w:szCs w:val="22"/>
        </w:rPr>
      </w:pPr>
      <w:del w:author="Gui Jorge Machado Sarmento" w:date="2026-04-20T22:28:00Z" w16du:dateUtc="2026-04-20T21:28:00Z" w:id="127">
        <w:r w:rsidDel="00FA14DA">
          <w:delText>O presente diploma estabelece as normas a que obedece a reprodução, a criação, a detenção, o maneio</w:delText>
        </w:r>
      </w:del>
      <w:ins w:author="Maria Helena Menezes Maia" w:date="2026-03-17T17:46:00Z" w16du:dateUtc="2026-03-17T17:46:29Z" w:id="128">
        <w:del w:author="Gui Jorge Machado Sarmento" w:date="2026-04-20T22:28:00Z" w16du:dateUtc="2026-04-20T21:28:00Z" w:id="129">
          <w:r w:rsidDel="00FA14DA" w:rsidR="56CEB28D">
            <w:delText>, a circulação</w:delText>
          </w:r>
        </w:del>
      </w:ins>
      <w:ins w:author="Maria Helena Menezes Maia" w:date="2026-03-17T17:47:00Z" w16du:dateUtc="2026-03-17T17:47:25Z" w:id="130">
        <w:del w:author="Gui Jorge Machado Sarmento" w:date="2026-04-20T22:28:00Z" w16du:dateUtc="2026-04-20T21:28:00Z" w:id="131">
          <w:r w:rsidDel="00FA14DA" w:rsidR="56CEB28D">
            <w:delText>,</w:delText>
          </w:r>
        </w:del>
      </w:ins>
      <w:del w:author="Gui Jorge Machado Sarmento" w:date="2026-04-20T22:28:00Z" w16du:dateUtc="2026-04-20T21:28:00Z" w:id="132">
        <w:r w:rsidDel="00FA14DA" w:rsidR="6F6E9877">
          <w:delText xml:space="preserve"> </w:delText>
        </w:r>
        <w:r w:rsidDel="00FA14DA">
          <w:delText>e o comércio de animais de companhia, bem como o controlo sanitário dos animais de companhia, designadamente o controlo das principais zoonoses dos cães e gatos</w:delText>
        </w:r>
        <w:r w:rsidDel="00FA14DA" w:rsidR="6F6E9877">
          <w:delText>.</w:delText>
        </w:r>
        <w:r w:rsidDel="00FA14DA">
          <w:delText xml:space="preserve"> </w:delText>
        </w:r>
      </w:del>
      <w:ins w:author="Maria Helena Menezes Maia" w:date="2026-03-19T13:50:00Z" w16du:dateUtc="2026-03-19T13:50:37Z" w:id="133">
        <w:del w:author="Gui Jorge Machado Sarmento" w:date="2026-04-20T22:28:00Z" w16du:dateUtc="2026-04-20T21:28:00Z" w:id="134">
          <w:r w:rsidDel="00FA14DA" w:rsidR="5F2ABAE0">
            <w:delText xml:space="preserve">O 314 referia </w:delText>
          </w:r>
        </w:del>
      </w:ins>
      <w:ins w:author="Maria Helena Menezes Maia" w:date="2026-03-19T13:51:00Z" w16du:dateUtc="2026-03-19T13:51:20Z" w:id="135">
        <w:del w:author="Gui Jorge Machado Sarmento" w:date="2026-04-20T22:28:00Z" w16du:dateUtc="2026-04-20T21:28:00Z" w:id="136">
          <w:r w:rsidDel="00FA14DA" w:rsidR="5F2ABAE0">
            <w:delText xml:space="preserve">“aprova o </w:delText>
          </w:r>
          <w:r w:rsidRPr="59B417D6" w:rsidDel="00FA14DA" w:rsidR="5F2ABAE0">
            <w:rPr>
              <w:rFonts w:ascii="Aptos" w:hAnsi="Aptos" w:eastAsia="Aptos" w:cs="Aptos"/>
              <w:sz w:val="22"/>
              <w:szCs w:val="22"/>
            </w:rPr>
            <w:delText>Programa Nacional de Luta e Vigilância Epidemiológica da Raiva Animal e Outras Zoonoses (PNLVERAZ), constituído pelo conjunto de ações de profilaxia médica e sanitária destinadas a manter o estatuto de indemnidade do País relativamente à raiva e o desenvolvimento de ações de vigilância sanitária com vista ao estudo epidemiológico e combate às outras zoonoses, e estabelece as regras relativas à posse e detenção, comércio, exposições e entrada de animais suscetíveis à raiva em território nacional.</w:delText>
          </w:r>
        </w:del>
      </w:ins>
      <w:ins w:author="Maria Helena Menezes Maia" w:date="2026-03-19T13:53:00Z" w16du:dateUtc="2026-03-19T13:53:23Z" w:id="137">
        <w:del w:author="Gui Jorge Machado Sarmento" w:date="2026-04-20T22:28:00Z" w16du:dateUtc="2026-04-20T21:28:00Z" w:id="138">
          <w:r w:rsidRPr="59B417D6" w:rsidDel="00FA14DA" w:rsidR="3F149812">
            <w:rPr>
              <w:rFonts w:ascii="Aptos" w:hAnsi="Aptos" w:eastAsia="Aptos" w:cs="Aptos"/>
              <w:sz w:val="22"/>
              <w:szCs w:val="22"/>
            </w:rPr>
            <w:delText>”</w:delText>
          </w:r>
        </w:del>
      </w:ins>
      <w:ins w:author="Maria Helena Menezes Maia" w:date="2026-03-19T13:59:00Z" w16du:dateUtc="2026-03-19T13:59:38Z" w:id="139">
        <w:del w:author="Gui Jorge Machado Sarmento" w:date="2026-04-20T22:28:00Z" w16du:dateUtc="2026-04-20T21:28:00Z" w:id="140">
          <w:r w:rsidRPr="59B417D6" w:rsidDel="00FA14DA" w:rsidR="396768E5">
            <w:rPr>
              <w:rFonts w:ascii="Aptos" w:hAnsi="Aptos" w:eastAsia="Aptos" w:cs="Aptos"/>
              <w:sz w:val="22"/>
              <w:szCs w:val="22"/>
            </w:rPr>
            <w:delText xml:space="preserve"> </w:delText>
          </w:r>
        </w:del>
      </w:ins>
      <w:ins w:author="Maria Helena Menezes Maia" w:date="2026-03-19T16:48:00Z" w16du:dateUtc="2026-03-19T16:48:07Z" w:id="141">
        <w:del w:author="Gui Jorge Machado Sarmento" w:date="2026-04-20T22:28:00Z" w16du:dateUtc="2026-04-20T21:28:00Z" w:id="142">
          <w:r w:rsidRPr="59B417D6" w:rsidDel="00FA14DA" w:rsidR="7C309ED8">
            <w:rPr>
              <w:rFonts w:ascii="Aptos" w:hAnsi="Aptos" w:eastAsia="Aptos" w:cs="Aptos"/>
              <w:sz w:val="22"/>
              <w:szCs w:val="22"/>
            </w:rPr>
            <w:delText xml:space="preserve">podemos </w:delText>
          </w:r>
        </w:del>
      </w:ins>
      <w:ins w:author="Maria Helena Menezes Maia" w:date="2026-03-19T13:59:00Z" w16du:dateUtc="2026-03-19T13:59:38Z" w:id="143">
        <w:del w:author="Gui Jorge Machado Sarmento" w:date="2026-04-20T22:28:00Z" w16du:dateUtc="2026-04-20T21:28:00Z" w:id="144">
          <w:r w:rsidRPr="59B417D6" w:rsidDel="00FA14DA" w:rsidR="396768E5">
            <w:rPr>
              <w:rFonts w:ascii="Aptos" w:hAnsi="Aptos" w:eastAsia="Aptos" w:cs="Aptos"/>
              <w:sz w:val="22"/>
              <w:szCs w:val="22"/>
            </w:rPr>
            <w:delText>manter</w:delText>
          </w:r>
        </w:del>
      </w:ins>
      <w:ins w:author="Maria Helena Menezes Maia" w:date="2026-03-19T16:48:00Z" w16du:dateUtc="2026-03-19T16:48:23Z" w:id="145">
        <w:del w:author="Gui Jorge Machado Sarmento" w:date="2026-04-20T22:28:00Z" w16du:dateUtc="2026-04-20T21:28:00Z" w:id="146">
          <w:r w:rsidRPr="59B417D6" w:rsidDel="00FA14DA" w:rsidR="16F5D496">
            <w:rPr>
              <w:rFonts w:ascii="Aptos" w:hAnsi="Aptos" w:eastAsia="Aptos" w:cs="Aptos"/>
              <w:sz w:val="22"/>
              <w:szCs w:val="22"/>
            </w:rPr>
            <w:delText xml:space="preserve"> a redação</w:delText>
          </w:r>
        </w:del>
      </w:ins>
      <w:ins w:author="Maria Helena Menezes Maia" w:date="2026-04-01T16:09:00Z" w16du:dateUtc="2026-04-01T16:09:45Z" w:id="147">
        <w:del w:author="Gui Jorge Machado Sarmento" w:date="2026-04-20T22:28:00Z" w16du:dateUtc="2026-04-20T21:28:00Z" w:id="148">
          <w:r w:rsidRPr="59B417D6" w:rsidDel="00FA14DA" w:rsidR="0488C9AE">
            <w:rPr>
              <w:rFonts w:ascii="Aptos" w:hAnsi="Aptos" w:eastAsia="Aptos" w:cs="Aptos"/>
              <w:sz w:val="22"/>
              <w:szCs w:val="22"/>
            </w:rPr>
            <w:delText xml:space="preserve"> substituindo “aprova” para “atualiza”</w:delText>
          </w:r>
        </w:del>
      </w:ins>
      <w:ins w:author="Maria Helena Menezes Maia" w:date="2026-04-05T15:04:00Z" w16du:dateUtc="2026-04-05T15:04:47Z" w:id="149">
        <w:del w:author="Gui Jorge Machado Sarmento" w:date="2026-04-20T22:28:00Z" w16du:dateUtc="2026-04-20T21:28:00Z" w:id="150">
          <w:r w:rsidRPr="59B417D6" w:rsidDel="00FA14DA" w:rsidR="0E110A63">
            <w:rPr>
              <w:rFonts w:ascii="Aptos" w:hAnsi="Aptos" w:eastAsia="Aptos" w:cs="Aptos"/>
              <w:sz w:val="22"/>
              <w:szCs w:val="22"/>
            </w:rPr>
            <w:delText xml:space="preserve"> e </w:delText>
          </w:r>
        </w:del>
      </w:ins>
      <w:ins w:author="Maria Helena Menezes Maia" w:date="2026-04-05T15:05:00Z" w16du:dateUtc="2026-04-05T15:05:17Z" w:id="151">
        <w:del w:author="Gui Jorge Machado Sarmento" w:date="2026-04-20T22:28:00Z" w16du:dateUtc="2026-04-20T21:28:00Z" w:id="152">
          <w:r w:rsidRPr="59B417D6" w:rsidDel="00FA14DA" w:rsidR="0E110A63">
            <w:rPr>
              <w:rFonts w:ascii="Aptos" w:hAnsi="Aptos" w:eastAsia="Aptos" w:cs="Aptos"/>
              <w:sz w:val="22"/>
              <w:szCs w:val="22"/>
            </w:rPr>
            <w:delText>“luta” por “prevenção” n</w:delText>
          </w:r>
          <w:r w:rsidRPr="59B417D6" w:rsidDel="00FA14DA" w:rsidR="540115F3">
            <w:rPr>
              <w:rFonts w:ascii="Aptos" w:hAnsi="Aptos" w:eastAsia="Aptos" w:cs="Aptos"/>
              <w:sz w:val="22"/>
              <w:szCs w:val="22"/>
            </w:rPr>
            <w:delText>o que respeita a raiva</w:delText>
          </w:r>
        </w:del>
      </w:ins>
      <w:ins w:author="Maria Helena Menezes Maia" w:date="2026-04-05T15:06:00Z" w16du:dateUtc="2026-04-05T15:06:10Z" w:id="153">
        <w:del w:author="Gui Jorge Machado Sarmento" w:date="2026-04-20T22:28:00Z" w16du:dateUtc="2026-04-20T21:28:00Z" w:id="154">
          <w:r w:rsidRPr="59B417D6" w:rsidDel="00FA14DA" w:rsidR="540115F3">
            <w:rPr>
              <w:rFonts w:ascii="Aptos" w:hAnsi="Aptos" w:eastAsia="Aptos" w:cs="Aptos"/>
              <w:sz w:val="22"/>
              <w:szCs w:val="22"/>
            </w:rPr>
            <w:delText>?</w:delText>
          </w:r>
        </w:del>
      </w:ins>
    </w:p>
    <w:p w:rsidR="005101CF" w:rsidDel="00FA14DA" w:rsidP="00FA14DA" w:rsidRDefault="00A626AB" w14:paraId="02EF25D5" w14:textId="291D7206">
      <w:pPr>
        <w:numPr>
          <w:ilvl w:val="0"/>
          <w:numId w:val="45"/>
        </w:numPr>
        <w:ind w:left="300" w:right="136" w:hanging="173"/>
        <w:rPr>
          <w:del w:author="Gui Jorge Machado Sarmento" w:date="2026-04-20T22:28:00Z" w16du:dateUtc="2026-04-20T21:28:00Z" w:id="155"/>
        </w:rPr>
      </w:pPr>
      <w:del w:author="Gui Jorge Machado Sarmento" w:date="2026-04-20T22:28:00Z" w16du:dateUtc="2026-04-20T21:28:00Z" w:id="156">
        <w:r w:rsidDel="00FA14DA">
          <w:delText>-</w:delText>
        </w:r>
        <w:r w:rsidDel="00FA14DA">
          <w:rPr>
            <w:rFonts w:ascii="Arial" w:hAnsi="Arial" w:eastAsia="Arial" w:cs="Arial"/>
          </w:rPr>
          <w:delText xml:space="preserve"> </w:delText>
        </w:r>
        <w:r w:rsidDel="00FA14DA">
          <w:delText xml:space="preserve">Excluem-se do âmbito de aplicação deste diploma as espécies da fauna selvagem autóctone e exótica e os seus descendentes criados em cativeiro, bem como os touros de lide, que são objeto de regulamentação específica. </w:delText>
        </w:r>
      </w:del>
    </w:p>
    <w:p w:rsidR="005101CF" w:rsidDel="00FA14DA" w:rsidP="003702F8" w:rsidRDefault="725C3F1B" w14:paraId="2B8B06B7" w14:textId="2160BC22">
      <w:pPr>
        <w:numPr>
          <w:ilvl w:val="0"/>
          <w:numId w:val="45"/>
        </w:numPr>
        <w:ind w:left="300" w:right="136" w:hanging="173"/>
        <w:rPr>
          <w:ins w:author="Maria Rosário Silva Lemos Cidadão" w:date="2026-03-25T15:12:00Z" w16du:dateUtc="2026-03-25T15:12:00Z" w:id="157"/>
          <w:del w:author="Gui Jorge Machado Sarmento" w:date="2026-04-20T22:28:00Z" w16du:dateUtc="2026-04-20T21:28:00Z" w:id="158"/>
        </w:rPr>
      </w:pPr>
      <w:del w:author="Gui Jorge Machado Sarmento" w:date="2026-04-20T22:28:00Z" w16du:dateUtc="2026-04-20T21:28:00Z" w:id="159">
        <w:r w:rsidDel="00FA14DA">
          <w:delText>-</w:delText>
        </w:r>
        <w:r w:rsidRPr="4CCB09DA" w:rsidDel="00FA14DA">
          <w:rPr>
            <w:rFonts w:ascii="Arial" w:hAnsi="Arial" w:eastAsia="Arial" w:cs="Arial"/>
          </w:rPr>
          <w:delText xml:space="preserve"> </w:delText>
        </w:r>
        <w:r w:rsidDel="00FA14DA">
          <w:delText xml:space="preserve">O presente diploma não prejudica a aplicação do Decreto-Lei n.º 74/2007, de 27 de março, que consagra o direito de acessibilidade das pessoas com deficiência sensorial, mental, orgânica e motora, acompanhadas de cães de assistência, a locais, transportes e estabelecimentos de acesso público, bem como as condições a que estão sujeitos estes animais. </w:delText>
        </w:r>
      </w:del>
    </w:p>
    <w:p w:rsidR="50B7C0F9" w:rsidDel="00FA14DA" w:rsidP="003702F8" w:rsidRDefault="2C34CE77" w14:paraId="4773BDE6" w14:textId="21E79709">
      <w:pPr>
        <w:numPr>
          <w:ilvl w:val="0"/>
          <w:numId w:val="45"/>
        </w:numPr>
        <w:ind w:left="300" w:right="136" w:hanging="173"/>
        <w:rPr>
          <w:ins w:author="Maria Helena Menezes Maia" w:date="2026-04-02T10:31:00Z" w16du:dateUtc="2026-04-02T10:31:45Z" w:id="160"/>
          <w:del w:author="Gui Jorge Machado Sarmento" w:date="2026-04-20T22:28:00Z" w16du:dateUtc="2026-04-20T21:28:00Z" w:id="161"/>
        </w:rPr>
      </w:pPr>
      <w:ins w:author="Maria Helena Menezes Maia" w:date="2026-04-01T15:43:00Z" w16du:dateUtc="2026-04-01T15:43:23Z" w:id="162">
        <w:del w:author="Gui Jorge Machado Sarmento" w:date="2026-04-20T22:28:00Z" w16du:dateUtc="2026-04-20T21:28:00Z" w:id="163">
          <w:r w:rsidDel="00FA14DA">
            <w:delText xml:space="preserve">A DGAV assegura </w:delText>
          </w:r>
        </w:del>
      </w:ins>
      <w:ins w:author="Maria Helena Menezes Maia" w:date="2026-04-01T15:46:00Z" w16du:dateUtc="2026-04-01T15:46:16Z" w:id="164">
        <w:del w:author="Gui Jorge Machado Sarmento" w:date="2026-04-20T22:28:00Z" w16du:dateUtc="2026-04-20T21:28:00Z" w:id="165">
          <w:r w:rsidDel="00FA14DA" w:rsidR="25036034">
            <w:delText xml:space="preserve">a execução </w:delText>
          </w:r>
        </w:del>
      </w:ins>
      <w:ins w:author="Maria Helena Menezes Maia" w:date="2026-04-01T15:47:00Z" w16du:dateUtc="2026-04-01T15:47:28Z" w:id="166">
        <w:del w:author="Gui Jorge Machado Sarmento" w:date="2026-04-20T22:28:00Z" w16du:dateUtc="2026-04-20T21:28:00Z" w:id="167">
          <w:r w:rsidDel="00FA14DA" w:rsidR="274830E3">
            <w:delText xml:space="preserve">do </w:delText>
          </w:r>
        </w:del>
      </w:ins>
      <w:ins w:author="Maria Helena Menezes Maia" w:date="2026-04-01T15:48:00Z" w16du:dateUtc="2026-04-01T15:48:15Z" w:id="168">
        <w:del w:author="Gui Jorge Machado Sarmento" w:date="2026-04-20T22:28:00Z" w16du:dateUtc="2026-04-20T21:28:00Z" w:id="169">
          <w:r w:rsidDel="00FA14DA" w:rsidR="550C9F14">
            <w:delText>R</w:delText>
          </w:r>
        </w:del>
      </w:ins>
      <w:ins w:author="Maria Helena Menezes Maia" w:date="2026-04-01T15:49:00Z" w16du:dateUtc="2026-04-01T15:49:36Z" w:id="170">
        <w:del w:author="Gui Jorge Machado Sarmento" w:date="2026-04-20T22:28:00Z" w16du:dateUtc="2026-04-20T21:28:00Z" w:id="171">
          <w:r w:rsidDel="00FA14DA" w:rsidR="10E95287">
            <w:delText xml:space="preserve">egulamento Delegado </w:delText>
          </w:r>
        </w:del>
      </w:ins>
      <w:ins w:author="Maria Helena Menezes Maia" w:date="2026-04-01T15:48:00Z" w16du:dateUtc="2026-04-01T15:48:15Z" w:id="172">
        <w:del w:author="Gui Jorge Machado Sarmento" w:date="2026-04-20T22:28:00Z" w16du:dateUtc="2026-04-20T21:28:00Z" w:id="173">
          <w:r w:rsidDel="00FA14DA" w:rsidR="550C9F14">
            <w:delText>(UE) 2026/131 da Comissão de 20 de janeiro de 2026 que complementa o Regulamento (UE) 2016/429 do Parlamento Europeu e do Conselho no que diz respeito aos requisitos de saúde animal aplicáveis à circulação sem caráter comercial de animais de companhia</w:delText>
          </w:r>
        </w:del>
      </w:ins>
      <w:ins w:author="Maria Helena Menezes Maia" w:date="2026-04-01T15:55:00Z" w16du:dateUtc="2026-04-01T15:55:26Z" w:id="174">
        <w:del w:author="Gui Jorge Machado Sarmento" w:date="2026-04-20T22:28:00Z" w16du:dateUtc="2026-04-20T21:28:00Z" w:id="175">
          <w:r w:rsidDel="00FA14DA" w:rsidR="5E0E0B9E">
            <w:delText xml:space="preserve"> – ou deve entrar nas competências</w:delText>
          </w:r>
        </w:del>
      </w:ins>
    </w:p>
    <w:p w:rsidR="50B7C0F9" w:rsidDel="00FA14DA" w:rsidP="003702F8" w:rsidRDefault="43C82ED4" w14:paraId="0C673841" w14:textId="3C7EC82D">
      <w:pPr>
        <w:numPr>
          <w:ilvl w:val="0"/>
          <w:numId w:val="45"/>
        </w:numPr>
        <w:ind w:left="300" w:right="136" w:hanging="173"/>
        <w:rPr>
          <w:ins w:author="Maria Helena Menezes Maia" w:date="2026-04-08T16:37:00Z" w16du:dateUtc="2026-04-08T16:37:52Z" w:id="176"/>
          <w:del w:author="Gui Jorge Machado Sarmento" w:date="2026-04-20T22:28:00Z" w16du:dateUtc="2026-04-20T21:28:00Z" w:id="177"/>
        </w:rPr>
      </w:pPr>
      <w:ins w:author="Maria Helena Menezes Maia" w:date="2026-04-02T10:32:00Z" w16du:dateUtc="2026-04-02T10:32:59Z" w:id="178">
        <w:del w:author="Gui Jorge Machado Sarmento" w:date="2026-04-20T22:28:00Z" w16du:dateUtc="2026-04-20T21:28:00Z" w:id="179">
          <w:r w:rsidDel="00FA14DA">
            <w:delText>A entr</w:delText>
          </w:r>
        </w:del>
      </w:ins>
      <w:ins w:author="Maria Helena Menezes Maia" w:date="2026-04-02T10:33:00Z" w16du:dateUtc="2026-04-02T10:33:55Z" w:id="180">
        <w:del w:author="Gui Jorge Machado Sarmento" w:date="2026-04-20T22:28:00Z" w16du:dateUtc="2026-04-20T21:28:00Z" w:id="181">
          <w:r w:rsidDel="00FA14DA" w:rsidR="2E6A389C">
            <w:delText>a</w:delText>
          </w:r>
        </w:del>
      </w:ins>
      <w:ins w:author="Maria Helena Menezes Maia" w:date="2026-04-02T10:32:00Z" w16du:dateUtc="2026-04-02T10:32:59Z" w:id="182">
        <w:del w:author="Gui Jorge Machado Sarmento" w:date="2026-04-20T22:28:00Z" w16du:dateUtc="2026-04-20T21:28:00Z" w:id="183">
          <w:r w:rsidDel="00FA14DA">
            <w:delText>da</w:delText>
          </w:r>
        </w:del>
      </w:ins>
      <w:ins w:author="Maria Helena Menezes Maia" w:date="2026-04-02T10:33:00Z" w16du:dateUtc="2026-04-02T10:33:51Z" w:id="184">
        <w:del w:author="Gui Jorge Machado Sarmento" w:date="2026-04-20T22:28:00Z" w16du:dateUtc="2026-04-20T21:28:00Z" w:id="185">
          <w:r w:rsidDel="00FA14DA">
            <w:delText xml:space="preserve"> </w:delText>
          </w:r>
        </w:del>
      </w:ins>
      <w:ins w:author="Maria Helena Menezes Maia" w:date="2026-04-02T10:34:00Z" w16du:dateUtc="2026-04-02T10:34:21Z" w:id="186">
        <w:del w:author="Gui Jorge Machado Sarmento" w:date="2026-04-20T22:28:00Z" w16du:dateUtc="2026-04-20T21:28:00Z" w:id="187">
          <w:r w:rsidDel="00FA14DA" w:rsidR="2FFF3DA6">
            <w:delText xml:space="preserve">em Portugal </w:delText>
          </w:r>
        </w:del>
      </w:ins>
      <w:ins w:author="Maria Helena Menezes Maia" w:date="2026-04-02T10:33:00Z" w16du:dateUtc="2026-04-02T10:33:51Z" w:id="188">
        <w:del w:author="Gui Jorge Machado Sarmento" w:date="2026-04-20T22:28:00Z" w16du:dateUtc="2026-04-20T21:28:00Z" w:id="189">
          <w:r w:rsidDel="00FA14DA">
            <w:delText>de animais de companhia que não cães, gatos</w:delText>
          </w:r>
        </w:del>
      </w:ins>
      <w:ins w:author="Maria Helena Menezes Maia" w:date="2026-04-02T10:34:00Z" w16du:dateUtc="2026-04-02T10:34:05Z" w:id="190">
        <w:del w:author="Gui Jorge Machado Sarmento" w:date="2026-04-20T22:28:00Z" w16du:dateUtc="2026-04-20T21:28:00Z" w:id="191">
          <w:r w:rsidDel="00FA14DA" w:rsidR="7BD9D858">
            <w:delText>,</w:delText>
          </w:r>
        </w:del>
      </w:ins>
      <w:ins w:author="Maria Helena Menezes Maia" w:date="2026-04-02T10:33:00Z" w16du:dateUtc="2026-04-02T10:33:51Z" w:id="192">
        <w:del w:author="Gui Jorge Machado Sarmento" w:date="2026-04-20T22:28:00Z" w16du:dateUtc="2026-04-20T21:28:00Z" w:id="193">
          <w:r w:rsidDel="00FA14DA">
            <w:delText xml:space="preserve"> furões </w:delText>
          </w:r>
        </w:del>
      </w:ins>
      <w:ins w:author="Maria Helena Menezes Maia" w:date="2026-04-02T10:34:00Z" w16du:dateUtc="2026-04-02T10:34:59Z" w:id="194">
        <w:del w:author="Gui Jorge Machado Sarmento" w:date="2026-04-20T22:28:00Z" w16du:dateUtc="2026-04-20T21:28:00Z" w:id="195">
          <w:r w:rsidDel="00FA14DA" w:rsidR="1DA5C519">
            <w:delText>e aves a partir de Países Terceiros</w:delText>
          </w:r>
        </w:del>
      </w:ins>
      <w:ins w:author="Maria Helena Menezes Maia" w:date="2026-04-02T10:35:00Z" w16du:dateUtc="2026-04-02T10:35:16Z" w:id="196">
        <w:del w:author="Gui Jorge Machado Sarmento" w:date="2026-04-20T22:28:00Z" w16du:dateUtc="2026-04-20T21:28:00Z" w:id="197">
          <w:r w:rsidDel="00FA14DA" w:rsidR="1DA5C519">
            <w:delText xml:space="preserve"> </w:delText>
          </w:r>
        </w:del>
      </w:ins>
      <w:ins w:author="Maria Helena Menezes Maia" w:date="2026-04-02T10:36:00Z" w16du:dateUtc="2026-04-02T10:36:36Z" w:id="198">
        <w:del w:author="Gui Jorge Machado Sarmento" w:date="2026-04-20T22:28:00Z" w16du:dateUtc="2026-04-20T21:28:00Z" w:id="199">
          <w:r w:rsidDel="00FA14DA" w:rsidR="76F122C2">
            <w:delText>está dependente de autorização da DGAV.</w:delText>
          </w:r>
        </w:del>
      </w:ins>
    </w:p>
    <w:p w:rsidR="4A870BD1" w:rsidDel="00FA14DA" w:rsidP="003702F8" w:rsidRDefault="4A870BD1" w14:paraId="1FC7AEAB" w14:textId="369B1CD7">
      <w:pPr>
        <w:numPr>
          <w:ilvl w:val="0"/>
          <w:numId w:val="45"/>
        </w:numPr>
        <w:ind w:left="300" w:right="136" w:hanging="173"/>
        <w:rPr>
          <w:ins w:author="Maria Helena Menezes Maia" w:date="2026-04-01T15:55:00Z" w16du:dateUtc="2026-04-01T15:55:58Z" w:id="200"/>
          <w:del w:author="Gui Jorge Machado Sarmento" w:date="2026-04-20T22:28:00Z" w16du:dateUtc="2026-04-20T21:28:00Z" w:id="201"/>
        </w:rPr>
      </w:pPr>
      <w:ins w:author="Maria Helena Menezes Maia" w:date="2026-04-08T16:37:00Z" w16du:dateUtc="2026-04-08T16:37:57Z" w:id="202">
        <w:del w:author="Gui Jorge Machado Sarmento" w:date="2026-04-20T22:28:00Z" w16du:dateUtc="2026-04-20T21:28:00Z" w:id="203">
          <w:r w:rsidDel="00FA14DA">
            <w:delText xml:space="preserve">A entrada em </w:delText>
          </w:r>
        </w:del>
      </w:ins>
      <w:ins w:author="Maria Helena Menezes Maia" w:date="2026-04-08T16:38:00Z" w16du:dateUtc="2026-04-08T16:38:56Z" w:id="204">
        <w:del w:author="Gui Jorge Machado Sarmento" w:date="2026-04-20T22:28:00Z" w16du:dateUtc="2026-04-20T21:28:00Z" w:id="205">
          <w:r w:rsidDel="00FA14DA">
            <w:delText>Portugal de furões</w:delText>
          </w:r>
        </w:del>
      </w:ins>
      <w:ins w:author="Maria Helena Menezes Maia" w:date="2026-04-08T16:39:00Z" w16du:dateUtc="2026-04-08T16:39:57Z" w:id="206">
        <w:del w:author="Gui Jorge Machado Sarmento" w:date="2026-04-20T22:28:00Z" w16du:dateUtc="2026-04-20T21:28:00Z" w:id="207">
          <w:r w:rsidDel="00FA14DA" w:rsidR="447F1960">
            <w:delText>, quer como animal de companhia quer destinado ao comer</w:delText>
          </w:r>
        </w:del>
      </w:ins>
      <w:ins w:author="Maria Helena Menezes Maia" w:date="2026-04-08T16:40:00Z" w16du:dateUtc="2026-04-08T16:40:07Z" w:id="208">
        <w:del w:author="Gui Jorge Machado Sarmento" w:date="2026-04-20T22:28:00Z" w16du:dateUtc="2026-04-20T21:28:00Z" w:id="209">
          <w:r w:rsidDel="00FA14DA" w:rsidR="447F1960">
            <w:delText>cio,</w:delText>
          </w:r>
        </w:del>
      </w:ins>
      <w:ins w:author="Maria Helena Menezes Maia" w:date="2026-04-08T16:38:00Z" w16du:dateUtc="2026-04-08T16:38:56Z" w:id="210">
        <w:del w:author="Gui Jorge Machado Sarmento" w:date="2026-04-20T22:28:00Z" w16du:dateUtc="2026-04-20T21:28:00Z" w:id="211">
          <w:r w:rsidDel="00FA14DA">
            <w:delText xml:space="preserve"> está dependente de autor</w:delText>
          </w:r>
          <w:r w:rsidDel="00FA14DA" w:rsidR="141F1750">
            <w:delText>ização</w:delText>
          </w:r>
        </w:del>
      </w:ins>
      <w:ins w:author="Maria Helena Menezes Maia" w:date="2026-04-08T16:40:00Z" w16du:dateUtc="2026-04-08T16:40:27Z" w:id="212">
        <w:del w:author="Gui Jorge Machado Sarmento" w:date="2026-04-20T22:28:00Z" w16du:dateUtc="2026-04-20T21:28:00Z" w:id="213">
          <w:r w:rsidDel="00FA14DA" w:rsidR="7B37DE5C">
            <w:delText xml:space="preserve"> do ICNF, IP.</w:delText>
          </w:r>
        </w:del>
      </w:ins>
      <w:ins w:author="Maria Helena Menezes Maia" w:date="2026-04-08T16:38:00Z" w16du:dateUtc="2026-04-08T16:38:56Z" w:id="214">
        <w:del w:author="Gui Jorge Machado Sarmento" w:date="2026-04-20T22:28:00Z" w16du:dateUtc="2026-04-20T21:28:00Z" w:id="215">
          <w:r w:rsidDel="00FA14DA" w:rsidR="141F1750">
            <w:delText xml:space="preserve"> </w:delText>
          </w:r>
        </w:del>
      </w:ins>
    </w:p>
    <w:p w:rsidR="50B7C0F9" w:rsidDel="00FA14DA" w:rsidP="003702F8" w:rsidRDefault="47B559F5" w14:paraId="03210FF1" w14:textId="20097A34">
      <w:pPr>
        <w:numPr>
          <w:ilvl w:val="0"/>
          <w:numId w:val="45"/>
        </w:numPr>
        <w:ind w:left="300" w:right="136" w:hanging="173"/>
        <w:rPr>
          <w:ins w:author="Maria Helena Menezes Maia" w:date="2026-04-01T15:42:00Z" w16du:dateUtc="2026-04-01T15:42:56Z" w:id="216"/>
          <w:del w:author="Gui Jorge Machado Sarmento" w:date="2026-04-20T22:28:00Z" w16du:dateUtc="2026-04-20T21:28:00Z" w:id="217"/>
        </w:rPr>
      </w:pPr>
      <w:ins w:author="Maria Helena Menezes Maia" w:date="2026-04-01T15:48:00Z" w16du:dateUtc="2026-04-01T15:48:15Z" w:id="218">
        <w:del w:author="Gui Jorge Machado Sarmento" w:date="2026-04-20T22:28:00Z" w16du:dateUtc="2026-04-20T21:28:00Z" w:id="219">
          <w:r w:rsidDel="00FA14DA">
            <w:delText xml:space="preserve"> </w:delText>
          </w:r>
        </w:del>
      </w:ins>
      <w:del w:author="Gui Jorge Machado Sarmento" w:date="2026-04-20T22:28:00Z" w16du:dateUtc="2026-04-20T21:28:00Z" w:id="220">
        <w:r w:rsidDel="00FA14DA" w:rsidR="50B7C0F9">
          <w:delText>C</w:delText>
        </w:r>
        <w:r w:rsidDel="00FA14DA" w:rsidR="1175AE20">
          <w:delText>umprimento</w:delText>
        </w:r>
      </w:del>
      <w:ins w:author="Maria Rosário Silva Lemos Cidadão" w:date="2026-03-25T15:12:00Z" w16du:dateUtc="2026-03-25T15:12:29Z" w:id="221">
        <w:del w:author="Gui Jorge Machado Sarmento" w:date="2026-04-20T22:28:00Z" w16du:dateUtc="2026-04-20T21:28:00Z" w:id="222">
          <w:r w:rsidDel="00FA14DA" w:rsidR="47611FEF">
            <w:delText xml:space="preserve"> das disposições de </w:delText>
          </w:r>
        </w:del>
      </w:ins>
      <w:ins w:author="Maria Rosário Silva Lemos Cidadão" w:date="2026-03-25T15:13:00Z" w16du:dateUtc="2026-03-25T15:13:28Z" w:id="223">
        <w:del w:author="Gui Jorge Machado Sarmento" w:date="2026-04-20T22:28:00Z" w16du:dateUtc="2026-04-20T21:28:00Z" w:id="224">
          <w:r w:rsidDel="00FA14DA" w:rsidR="47611FEF">
            <w:delText>e assegura a execução ....</w:delText>
          </w:r>
        </w:del>
      </w:ins>
    </w:p>
    <w:p w:rsidR="5B4186A4" w:rsidDel="00FA14DA" w:rsidP="003702F8" w:rsidRDefault="5B4186A4" w14:paraId="1596FABB" w14:textId="26A1D05E">
      <w:pPr>
        <w:numPr>
          <w:ilvl w:val="0"/>
          <w:numId w:val="45"/>
        </w:numPr>
        <w:ind w:left="300" w:right="136" w:hanging="173"/>
        <w:rPr>
          <w:ins w:author="Maria Rosário Silva Lemos Cidadão" w:date="2026-03-25T15:12:00Z" w16du:dateUtc="2026-03-25T15:12:29Z" w:id="225"/>
          <w:del w:author="Gui Jorge Machado Sarmento" w:date="2026-04-20T22:28:00Z" w16du:dateUtc="2026-04-20T21:28:00Z" w:id="226"/>
        </w:rPr>
      </w:pPr>
    </w:p>
    <w:p w:rsidR="50B7C0F9" w:rsidDel="00FA14DA" w:rsidP="003702F8" w:rsidRDefault="50B7C0F9" w14:paraId="1A5291F0" w14:textId="6DD88CAD">
      <w:pPr>
        <w:numPr>
          <w:ilvl w:val="0"/>
          <w:numId w:val="45"/>
        </w:numPr>
        <w:ind w:left="300" w:right="136" w:hanging="173"/>
        <w:rPr>
          <w:ins w:author="Maria Rosário Silva Lemos Cidadão" w:date="2026-03-25T15:12:00Z" w16du:dateUtc="2026-03-25T15:12:30Z" w:id="227"/>
          <w:del w:author="Gui Jorge Machado Sarmento" w:date="2026-04-20T22:28:00Z" w16du:dateUtc="2026-04-20T21:28:00Z" w:id="228"/>
          <w:rFonts w:ascii="Calibri" w:hAnsi="Calibri" w:eastAsia="Calibri" w:cs="Calibri"/>
          <w:sz w:val="22"/>
          <w:szCs w:val="22"/>
        </w:rPr>
      </w:pPr>
      <w:ins w:author="Maria Rosário Silva Lemos Cidadão" w:date="2026-03-25T15:12:00Z" w16du:dateUtc="2026-03-25T15:12:30Z" w:id="229">
        <w:del w:author="Gui Jorge Machado Sarmento" w:date="2026-04-20T22:28:00Z" w16du:dateUtc="2026-04-20T21:28:00Z" w:id="230">
          <w:r w:rsidRPr="4CCB09DA" w:rsidDel="00FA14DA">
            <w:rPr>
              <w:rFonts w:ascii="Calibri" w:hAnsi="Calibri" w:eastAsia="Calibri" w:cs="Calibri"/>
              <w:sz w:val="22"/>
              <w:szCs w:val="22"/>
            </w:rPr>
            <w:delText>Identificação de animais das espécies referidas no Anexo I do Regulamento (UE) n.º 2016/429, do Parlamento Europeu e do Conselho, de 9 de março de 2016</w:delText>
          </w:r>
        </w:del>
      </w:ins>
    </w:p>
    <w:p w:rsidR="50B7C0F9" w:rsidDel="00FA14DA" w:rsidP="003702F8" w:rsidRDefault="537F8AB3" w14:paraId="0DBD96A8" w14:textId="3AE74B98">
      <w:pPr>
        <w:numPr>
          <w:ilvl w:val="0"/>
          <w:numId w:val="45"/>
        </w:numPr>
        <w:ind w:left="300" w:right="136" w:hanging="173"/>
        <w:rPr>
          <w:ins w:author="Maria Helena Menezes Maia" w:date="2026-03-31T18:07:00Z" w16du:dateUtc="2026-03-31T18:07:57Z" w:id="231"/>
          <w:del w:author="Gui Jorge Machado Sarmento" w:date="2026-04-20T22:28:00Z" w16du:dateUtc="2026-04-20T21:28:00Z" w:id="232"/>
          <w:rFonts w:ascii="Calibri" w:hAnsi="Calibri" w:eastAsia="Calibri" w:cs="Calibri"/>
          <w:sz w:val="22"/>
          <w:szCs w:val="22"/>
        </w:rPr>
      </w:pPr>
      <w:ins w:author="Maria Rosário Silva Lemos Cidadão" w:date="2026-03-25T15:12:00Z" w16du:dateUtc="2026-03-25T15:12:30Z" w:id="233">
        <w:del w:author="Gui Jorge Machado Sarmento" w:date="2026-04-20T22:28:00Z" w16du:dateUtc="2026-04-20T21:28:00Z" w:id="234">
          <w:r w:rsidRPr="5B4186A4" w:rsidDel="00FA14DA">
            <w:rPr>
              <w:rFonts w:ascii="Calibri" w:hAnsi="Calibri" w:eastAsia="Calibri" w:cs="Calibri"/>
              <w:sz w:val="22"/>
              <w:szCs w:val="22"/>
            </w:rPr>
            <w:delText>Regulamento Delegado (</w:delText>
          </w:r>
        </w:del>
      </w:ins>
      <w:del w:author="Gui Jorge Machado Sarmento" w:date="2026-04-20T22:28:00Z" w16du:dateUtc="2026-04-20T21:28:00Z" w:id="235">
        <w:r w:rsidRPr="5B4186A4" w:rsidDel="00FA14DA" w:rsidR="13B485D0">
          <w:rPr>
            <w:rFonts w:ascii="Calibri" w:hAnsi="Calibri" w:eastAsia="Calibri" w:cs="Calibri"/>
            <w:sz w:val="22"/>
            <w:szCs w:val="22"/>
          </w:rPr>
          <w:delText xml:space="preserve">UE) </w:delText>
        </w:r>
      </w:del>
      <w:ins w:author="Maria Rosário Silva Lemos Cidadão" w:date="2026-03-30T09:08:00Z" w16du:dateUtc="2026-03-30T09:08:09Z" w:id="236">
        <w:del w:author="Gui Jorge Machado Sarmento" w:date="2026-04-20T22:28:00Z" w16du:dateUtc="2026-04-20T21:28:00Z" w:id="237">
          <w:r w:rsidRPr="5B4186A4" w:rsidDel="00FA14DA" w:rsidR="4B2BAB9A">
            <w:rPr>
              <w:rFonts w:ascii="Calibri" w:hAnsi="Calibri" w:eastAsia="Calibri" w:cs="Calibri"/>
              <w:sz w:val="22"/>
              <w:szCs w:val="22"/>
            </w:rPr>
            <w:delText>2026/131</w:delText>
          </w:r>
        </w:del>
      </w:ins>
      <w:del w:author="Gui Jorge Machado Sarmento" w:date="2026-04-20T22:28:00Z" w16du:dateUtc="2026-04-20T21:28:00Z" w:id="238">
        <w:r w:rsidRPr="5B4186A4" w:rsidDel="00FA14DA" w:rsidR="13B485D0">
          <w:rPr>
            <w:rFonts w:ascii="Calibri" w:hAnsi="Calibri" w:eastAsia="Calibri" w:cs="Calibri"/>
            <w:sz w:val="22"/>
            <w:szCs w:val="22"/>
          </w:rPr>
          <w:delText xml:space="preserve"> </w:delText>
        </w:r>
      </w:del>
      <w:ins w:author="Maria Rosário Silva Lemos Cidadão" w:date="2026-03-25T15:12:00Z" w16du:dateUtc="2026-03-25T15:12:30Z" w:id="239">
        <w:del w:author="Gui Jorge Machado Sarmento" w:date="2026-04-20T22:28:00Z" w16du:dateUtc="2026-04-20T21:28:00Z" w:id="240">
          <w:r w:rsidRPr="5B4186A4" w:rsidDel="00FA14DA">
            <w:rPr>
              <w:rFonts w:ascii="Calibri" w:hAnsi="Calibri" w:eastAsia="Calibri" w:cs="Calibri"/>
              <w:sz w:val="22"/>
              <w:szCs w:val="22"/>
            </w:rPr>
            <w:delText xml:space="preserve"> da Comissão</w:delText>
          </w:r>
        </w:del>
      </w:ins>
      <w:ins w:author="Maria Rosário Silva Lemos Cidadão" w:date="2026-03-30T09:08:00Z" w16du:dateUtc="2026-03-30T09:08:27Z" w:id="241">
        <w:del w:author="Gui Jorge Machado Sarmento" w:date="2026-04-20T22:28:00Z" w16du:dateUtc="2026-04-20T21:28:00Z" w:id="242">
          <w:r w:rsidRPr="5B4186A4" w:rsidDel="00FA14DA" w:rsidR="5F5FD016">
            <w:rPr>
              <w:rFonts w:ascii="Calibri" w:hAnsi="Calibri" w:eastAsia="Calibri" w:cs="Calibri"/>
              <w:sz w:val="22"/>
              <w:szCs w:val="22"/>
            </w:rPr>
            <w:delText xml:space="preserve"> de 20 de janeiro de 2026</w:delText>
          </w:r>
        </w:del>
      </w:ins>
      <w:ins w:author="Maria Rosário Silva Lemos Cidadão" w:date="2026-03-25T15:12:00Z" w16du:dateUtc="2026-03-25T15:12:30Z" w:id="243">
        <w:del w:author="Gui Jorge Machado Sarmento" w:date="2026-04-20T22:28:00Z" w16du:dateUtc="2026-04-20T21:28:00Z" w:id="244">
          <w:r w:rsidRPr="5B4186A4" w:rsidDel="00FA14DA">
            <w:rPr>
              <w:rFonts w:ascii="Calibri" w:hAnsi="Calibri" w:eastAsia="Calibri" w:cs="Calibri"/>
              <w:sz w:val="22"/>
              <w:szCs w:val="22"/>
            </w:rPr>
            <w:delText>, que complementa o Regulamento (UE) 2016/429 do Parlamento Europeu e do Conselho no que diz respeito aos requisitos de saúde animal aplicáveis à circulação sem carácter comercial de animais de companhia</w:delText>
          </w:r>
        </w:del>
      </w:ins>
    </w:p>
    <w:p w:rsidR="15DA40D7" w:rsidDel="00FA14DA" w:rsidP="003702F8" w:rsidRDefault="15DA40D7" w14:paraId="7B8CD7E9" w14:textId="53A5812A">
      <w:pPr>
        <w:numPr>
          <w:ilvl w:val="0"/>
          <w:numId w:val="45"/>
        </w:numPr>
        <w:ind w:left="300" w:right="136" w:hanging="173"/>
        <w:rPr>
          <w:ins w:author="Maria Rosário Silva Lemos Cidadão" w:date="2026-03-25T15:12:00Z" w16du:dateUtc="2026-03-25T15:12:30Z" w:id="245"/>
          <w:del w:author="Gui Jorge Machado Sarmento" w:date="2026-04-20T22:28:00Z" w16du:dateUtc="2026-04-20T21:28:00Z" w:id="246"/>
          <w:rFonts w:ascii="Calibri" w:hAnsi="Calibri" w:eastAsia="Calibri" w:cs="Calibri"/>
          <w:sz w:val="22"/>
          <w:szCs w:val="22"/>
        </w:rPr>
      </w:pPr>
      <w:ins w:author="Maria Helena Menezes Maia" w:date="2026-03-31T18:12:00Z" w16du:dateUtc="2026-03-31T18:12:59Z" w:id="247">
        <w:del w:author="Gui Jorge Machado Sarmento" w:date="2026-04-20T22:28:00Z" w16du:dateUtc="2026-04-20T21:28:00Z" w:id="248">
          <w:r w:rsidRPr="5B4186A4" w:rsidDel="00FA14DA">
            <w:rPr>
              <w:rFonts w:ascii="Calibri" w:hAnsi="Calibri" w:eastAsia="Calibri" w:cs="Calibri"/>
              <w:sz w:val="22"/>
              <w:szCs w:val="22"/>
            </w:rPr>
            <w:delText>para se prever o regime contrao</w:delText>
          </w:r>
        </w:del>
      </w:ins>
      <w:ins w:author="Maria Helena Menezes Maia" w:date="2026-03-31T18:13:00Z" w16du:dateUtc="2026-03-31T18:13:09Z" w:id="249">
        <w:del w:author="Gui Jorge Machado Sarmento" w:date="2026-04-20T22:28:00Z" w16du:dateUtc="2026-04-20T21:28:00Z" w:id="250">
          <w:r w:rsidRPr="5B4186A4" w:rsidDel="00FA14DA">
            <w:rPr>
              <w:rFonts w:ascii="Calibri" w:hAnsi="Calibri" w:eastAsia="Calibri" w:cs="Calibri"/>
              <w:sz w:val="22"/>
              <w:szCs w:val="22"/>
            </w:rPr>
            <w:delText xml:space="preserve">rdenacional </w:delText>
          </w:r>
          <w:r w:rsidRPr="5B4186A4" w:rsidDel="00FA14DA" w:rsidR="4F093481">
            <w:rPr>
              <w:rFonts w:ascii="Calibri" w:hAnsi="Calibri" w:eastAsia="Calibri" w:cs="Calibri"/>
              <w:sz w:val="22"/>
              <w:szCs w:val="22"/>
            </w:rPr>
            <w:delText>aos incumprimentos</w:delText>
          </w:r>
        </w:del>
      </w:ins>
      <w:ins w:author="Maria Helena Menezes Maia" w:date="2026-03-31T18:13:00Z" w16du:dateUtc="2026-03-31T18:13:49Z" w:id="251">
        <w:del w:author="Gui Jorge Machado Sarmento" w:date="2026-04-20T22:28:00Z" w16du:dateUtc="2026-04-20T21:28:00Z" w:id="252">
          <w:r w:rsidRPr="5B4186A4" w:rsidDel="00FA14DA" w:rsidR="342A88F2">
            <w:rPr>
              <w:rFonts w:ascii="Calibri" w:hAnsi="Calibri" w:eastAsia="Calibri" w:cs="Calibri"/>
              <w:sz w:val="22"/>
              <w:szCs w:val="22"/>
            </w:rPr>
            <w:delText xml:space="preserve"> às normas previstas nessa legislação</w:delText>
          </w:r>
        </w:del>
      </w:ins>
    </w:p>
    <w:p w:rsidR="50B7C0F9" w:rsidDel="00FA14DA" w:rsidP="003702F8" w:rsidRDefault="50B7C0F9" w14:paraId="1ABE85DE" w14:textId="17865C7C">
      <w:pPr>
        <w:numPr>
          <w:ilvl w:val="0"/>
          <w:numId w:val="45"/>
        </w:numPr>
        <w:ind w:left="300" w:right="136" w:hanging="173"/>
        <w:rPr>
          <w:ins w:author="Maria Rosário Silva Lemos Cidadão" w:date="2026-03-25T15:12:00Z" w16du:dateUtc="2026-03-25T15:12:30Z" w:id="253"/>
          <w:del w:author="Gui Jorge Machado Sarmento" w:date="2026-04-20T22:28:00Z" w16du:dateUtc="2026-04-20T21:28:00Z" w:id="254"/>
          <w:rFonts w:ascii="Calibri" w:hAnsi="Calibri" w:eastAsia="Calibri" w:cs="Calibri"/>
          <w:sz w:val="22"/>
          <w:szCs w:val="22"/>
        </w:rPr>
      </w:pPr>
      <w:ins w:author="Maria Rosário Silva Lemos Cidadão" w:date="2026-03-25T15:12:00Z" w16du:dateUtc="2026-03-25T15:12:30Z" w:id="255">
        <w:del w:author="Gui Jorge Machado Sarmento" w:date="2026-04-20T22:28:00Z" w16du:dateUtc="2026-04-20T21:28:00Z" w:id="256">
          <w:r w:rsidRPr="3A36914A" w:rsidDel="00FA14DA">
            <w:rPr>
              <w:rFonts w:ascii="Calibri" w:hAnsi="Calibri" w:eastAsia="Calibri" w:cs="Calibri"/>
              <w:sz w:val="22"/>
              <w:szCs w:val="22"/>
            </w:rPr>
            <w:delText xml:space="preserve">Regulamento Delegado (UE) </w:delText>
          </w:r>
        </w:del>
      </w:ins>
      <w:ins w:author="Maria Rosário Silva Lemos Cidadão" w:date="2026-03-30T09:09:00Z" w16du:dateUtc="2026-03-30T09:09:36Z" w:id="257">
        <w:del w:author="Gui Jorge Machado Sarmento" w:date="2026-04-20T22:28:00Z" w16du:dateUtc="2026-04-20T21:28:00Z" w:id="258">
          <w:r w:rsidRPr="3A36914A" w:rsidDel="00FA14DA" w:rsidR="10DF64FB">
            <w:rPr>
              <w:rFonts w:ascii="Calibri" w:hAnsi="Calibri" w:eastAsia="Calibri" w:cs="Calibri"/>
              <w:sz w:val="22"/>
              <w:szCs w:val="22"/>
            </w:rPr>
            <w:delText xml:space="preserve">2026/132 da Comissão de 20 de janeiro de 2026 que altera o Regulamento Delegado (UE) </w:delText>
          </w:r>
        </w:del>
      </w:ins>
      <w:ins w:author="Maria Rosário Silva Lemos Cidadão" w:date="2026-03-25T15:12:00Z" w16du:dateUtc="2026-03-25T15:12:30Z" w:id="259">
        <w:del w:author="Gui Jorge Machado Sarmento" w:date="2026-04-20T22:28:00Z" w16du:dateUtc="2026-04-20T21:28:00Z" w:id="260">
          <w:r w:rsidRPr="3A36914A" w:rsidDel="00FA14DA">
            <w:rPr>
              <w:rFonts w:ascii="Calibri" w:hAnsi="Calibri" w:eastAsia="Calibri" w:cs="Calibri"/>
              <w:sz w:val="22"/>
              <w:szCs w:val="22"/>
            </w:rPr>
            <w:delText xml:space="preserve">2019/2035 </w:delText>
          </w:r>
        </w:del>
      </w:ins>
      <w:ins w:author="Maria Rosário Silva Lemos Cidadão" w:date="2026-03-30T09:10:00Z" w16du:dateUtc="2026-03-30T09:10:59Z" w:id="261">
        <w:del w:author="Gui Jorge Machado Sarmento" w:date="2026-04-20T22:28:00Z" w16du:dateUtc="2026-04-20T21:28:00Z" w:id="262">
          <w:r w:rsidRPr="3A36914A" w:rsidDel="00FA14DA" w:rsidR="14C24789">
            <w:rPr>
              <w:rFonts w:ascii="Calibri" w:hAnsi="Calibri" w:eastAsia="Calibri" w:cs="Calibri"/>
              <w:sz w:val="22"/>
              <w:szCs w:val="22"/>
            </w:rPr>
            <w:delText xml:space="preserve">no que se refere às regras aplicáveis à rastreabilidade </w:delText>
          </w:r>
        </w:del>
      </w:ins>
      <w:ins w:author="Maria Rosário Silva Lemos Cidadão" w:date="2026-03-30T09:11:00Z" w16du:dateUtc="2026-03-30T09:11:11Z" w:id="263">
        <w:del w:author="Gui Jorge Machado Sarmento" w:date="2026-04-20T22:28:00Z" w16du:dateUtc="2026-04-20T21:28:00Z" w:id="264">
          <w:r w:rsidRPr="3A36914A" w:rsidDel="00FA14DA" w:rsidR="14C24789">
            <w:rPr>
              <w:rFonts w:ascii="Calibri" w:hAnsi="Calibri" w:eastAsia="Calibri" w:cs="Calibri"/>
              <w:sz w:val="22"/>
              <w:szCs w:val="22"/>
            </w:rPr>
            <w:delText>de cães, gatos e furões detidos</w:delText>
          </w:r>
        </w:del>
      </w:ins>
    </w:p>
    <w:p w:rsidR="50B7C0F9" w:rsidDel="00FA14DA" w:rsidP="003702F8" w:rsidRDefault="58D4AF46" w14:paraId="240521DC" w14:textId="44B5ABEF">
      <w:pPr>
        <w:numPr>
          <w:ilvl w:val="0"/>
          <w:numId w:val="45"/>
        </w:numPr>
        <w:ind w:left="300" w:right="136" w:hanging="173"/>
        <w:rPr>
          <w:ins w:author="Maria Helena Menezes Maia" w:date="2026-03-27T18:04:00Z" w16du:dateUtc="2026-03-27T18:04:57Z" w:id="265"/>
          <w:del w:author="Gui Jorge Machado Sarmento" w:date="2026-04-20T22:28:00Z" w16du:dateUtc="2026-04-20T21:28:00Z" w:id="266"/>
          <w:rFonts w:ascii="Calibri" w:hAnsi="Calibri" w:eastAsia="Calibri" w:cs="Calibri"/>
          <w:sz w:val="22"/>
          <w:szCs w:val="22"/>
        </w:rPr>
      </w:pPr>
      <w:ins w:author="Maria Rosário Silva Lemos Cidadão" w:date="2026-03-25T15:12:00Z" w16du:dateUtc="2026-03-25T15:12:30Z" w:id="267">
        <w:del w:author="Gui Jorge Machado Sarmento" w:date="2026-04-20T22:28:00Z" w16du:dateUtc="2026-04-20T21:28:00Z" w:id="268">
          <w:r w:rsidRPr="3A36914A" w:rsidDel="00FA14DA">
            <w:rPr>
              <w:rFonts w:ascii="Calibri" w:hAnsi="Calibri" w:eastAsia="Calibri" w:cs="Calibri"/>
              <w:sz w:val="22"/>
              <w:szCs w:val="22"/>
            </w:rPr>
            <w:delText xml:space="preserve">Regulamento (UE) …/2026, do Parlamento Europeu e do Conselho, de …, relativo ao bem-estar dos cães e dos gatos e à respetiva </w:delText>
          </w:r>
        </w:del>
      </w:ins>
      <w:del w:author="Gui Jorge Machado Sarmento" w:date="2026-04-20T22:28:00Z" w16du:dateUtc="2026-04-20T21:28:00Z" w:id="269">
        <w:r w:rsidRPr="3A36914A" w:rsidDel="00FA14DA" w:rsidR="177BF505">
          <w:rPr>
            <w:rFonts w:ascii="Calibri" w:hAnsi="Calibri" w:eastAsia="Calibri" w:cs="Calibri"/>
            <w:sz w:val="22"/>
            <w:szCs w:val="22"/>
          </w:rPr>
          <w:delText>rastreabilidade</w:delText>
        </w:r>
      </w:del>
      <w:ins w:author="Maria Helena Menezes Maia" w:date="2026-03-27T18:04:00Z" w16du:dateUtc="2026-03-27T18:04:55Z" w:id="270">
        <w:del w:author="Gui Jorge Machado Sarmento" w:date="2026-04-20T22:28:00Z" w16du:dateUtc="2026-04-20T21:28:00Z" w:id="271">
          <w:r w:rsidRPr="3A36914A" w:rsidDel="00FA14DA" w:rsidR="3E4FA08E">
            <w:rPr>
              <w:rFonts w:ascii="Calibri" w:hAnsi="Calibri" w:eastAsia="Calibri" w:cs="Calibri"/>
              <w:sz w:val="22"/>
              <w:szCs w:val="22"/>
            </w:rPr>
            <w:delText>.</w:delText>
          </w:r>
        </w:del>
      </w:ins>
    </w:p>
    <w:p w:rsidR="3E4FA08E" w:rsidDel="00FA14DA" w:rsidP="003702F8" w:rsidRDefault="727EF521" w14:paraId="2F43F4C0" w14:textId="12DC5D5C">
      <w:pPr>
        <w:numPr>
          <w:ilvl w:val="0"/>
          <w:numId w:val="45"/>
        </w:numPr>
        <w:ind w:left="300" w:right="136" w:hanging="173"/>
        <w:rPr>
          <w:ins w:author="Maria Cristina Tavares Briosa" w:date="2026-03-19T17:42:00Z" w16du:dateUtc="2026-03-19T17:42:17Z" w:id="272"/>
          <w:del w:author="Gui Jorge Machado Sarmento" w:date="2026-04-20T22:28:00Z" w16du:dateUtc="2026-04-20T21:28:00Z" w:id="273"/>
          <w:rFonts w:ascii="Calibri" w:hAnsi="Calibri" w:eastAsia="Calibri" w:cs="Calibri"/>
          <w:sz w:val="22"/>
          <w:szCs w:val="22"/>
        </w:rPr>
      </w:pPr>
      <w:ins w:author="Maria Helena Menezes Maia" w:date="2026-03-27T18:05:00Z" w16du:dateUtc="2026-03-27T18:05:27Z" w:id="274">
        <w:del w:author="Gui Jorge Machado Sarmento" w:date="2026-04-20T22:28:00Z" w16du:dateUtc="2026-04-20T21:28:00Z" w:id="275">
          <w:r w:rsidRPr="5B4186A4" w:rsidDel="00FA14DA">
            <w:rPr>
              <w:rFonts w:ascii="Calibri" w:hAnsi="Calibri" w:eastAsia="Calibri" w:cs="Calibri"/>
              <w:sz w:val="22"/>
              <w:szCs w:val="22"/>
            </w:rPr>
            <w:delText>No D.L. 82/2019 está previsto que</w:delText>
          </w:r>
        </w:del>
      </w:ins>
      <w:ins w:author="Maria Helena Menezes Maia" w:date="2026-03-27T18:08:00Z" w16du:dateUtc="2026-03-27T18:08:05Z" w:id="276">
        <w:del w:author="Gui Jorge Machado Sarmento" w:date="2026-04-20T22:28:00Z" w16du:dateUtc="2026-04-20T21:28:00Z" w:id="277">
          <w:r w:rsidRPr="5B4186A4" w:rsidDel="00FA14DA" w:rsidR="567050D7">
            <w:rPr>
              <w:rFonts w:ascii="Calibri" w:hAnsi="Calibri" w:eastAsia="Calibri" w:cs="Calibri"/>
              <w:sz w:val="22"/>
              <w:szCs w:val="22"/>
            </w:rPr>
            <w:delText xml:space="preserve"> </w:delText>
          </w:r>
          <w:r w:rsidRPr="5B4186A4" w:rsidDel="00FA14DA" w:rsidR="13564D2E">
            <w:rPr>
              <w:rFonts w:ascii="Calibri" w:hAnsi="Calibri" w:eastAsia="Calibri" w:cs="Calibri"/>
              <w:sz w:val="22"/>
              <w:szCs w:val="22"/>
            </w:rPr>
            <w:delText>é</w:delText>
          </w:r>
        </w:del>
      </w:ins>
      <w:ins w:author="Maria Helena Menezes Maia" w:date="2026-03-27T18:07:00Z" w16du:dateUtc="2026-03-27T18:07:59Z" w:id="278">
        <w:del w:author="Gui Jorge Machado Sarmento" w:date="2026-04-20T22:28:00Z" w16du:dateUtc="2026-04-20T21:28:00Z" w:id="279">
          <w:r w:rsidRPr="5B4186A4" w:rsidDel="00FA14DA" w:rsidR="13564D2E">
            <w:rPr>
              <w:rFonts w:ascii="Calibri" w:hAnsi="Calibri" w:eastAsia="Calibri" w:cs="Calibri"/>
              <w:sz w:val="22"/>
              <w:szCs w:val="22"/>
            </w:rPr>
            <w:delText xml:space="preserve"> à D</w:delText>
          </w:r>
        </w:del>
      </w:ins>
      <w:ins w:author="Maria Helena Menezes Maia" w:date="2026-03-27T18:08:00Z" w16du:dateUtc="2026-03-27T18:08:53Z" w:id="280">
        <w:del w:author="Gui Jorge Machado Sarmento" w:date="2026-04-20T22:28:00Z" w16du:dateUtc="2026-04-20T21:28:00Z" w:id="281">
          <w:r w:rsidRPr="5B4186A4" w:rsidDel="00FA14DA" w:rsidR="13564D2E">
            <w:rPr>
              <w:rFonts w:ascii="Calibri" w:hAnsi="Calibri" w:eastAsia="Calibri" w:cs="Calibri"/>
              <w:sz w:val="22"/>
              <w:szCs w:val="22"/>
            </w:rPr>
            <w:delText xml:space="preserve">GAV </w:delText>
          </w:r>
          <w:r w:rsidRPr="5B4186A4" w:rsidDel="00FA14DA" w:rsidR="4ABE7B93">
            <w:rPr>
              <w:rFonts w:ascii="Calibri" w:hAnsi="Calibri" w:eastAsia="Calibri" w:cs="Calibri"/>
              <w:sz w:val="22"/>
              <w:szCs w:val="22"/>
            </w:rPr>
            <w:delText>que compete a instrução dos procedimentos de contraordenação</w:delText>
          </w:r>
        </w:del>
      </w:ins>
      <w:ins w:author="Maria Helena Menezes Maia" w:date="2026-03-27T18:09:00Z" w16du:dateUtc="2026-03-27T18:09:52Z" w:id="282">
        <w:del w:author="Gui Jorge Machado Sarmento" w:date="2026-04-20T22:28:00Z" w16du:dateUtc="2026-04-20T21:28:00Z" w:id="283">
          <w:r w:rsidRPr="5B4186A4" w:rsidDel="00FA14DA" w:rsidR="4ABE7B93">
            <w:rPr>
              <w:rFonts w:ascii="Calibri" w:hAnsi="Calibri" w:eastAsia="Calibri" w:cs="Calibri"/>
              <w:sz w:val="22"/>
              <w:szCs w:val="22"/>
            </w:rPr>
            <w:delText xml:space="preserve"> previstos no artigo 21º </w:delText>
          </w:r>
          <w:r w:rsidRPr="5B4186A4" w:rsidDel="00FA14DA" w:rsidR="502CE460">
            <w:rPr>
              <w:rFonts w:ascii="Calibri" w:hAnsi="Calibri" w:eastAsia="Calibri" w:cs="Calibri"/>
              <w:sz w:val="22"/>
              <w:szCs w:val="22"/>
            </w:rPr>
            <w:delText>(“Instrução e decisão”)</w:delText>
          </w:r>
        </w:del>
      </w:ins>
      <w:ins w:author="Maria Helena Menezes Maia" w:date="2026-03-27T18:10:00Z" w16du:dateUtc="2026-03-27T18:10:19Z" w:id="284">
        <w:del w:author="Gui Jorge Machado Sarmento" w:date="2026-04-20T22:28:00Z" w16du:dateUtc="2026-04-20T21:28:00Z" w:id="285">
          <w:r w:rsidRPr="5B4186A4" w:rsidDel="00FA14DA" w:rsidR="502CE460">
            <w:rPr>
              <w:rFonts w:ascii="Calibri" w:hAnsi="Calibri" w:eastAsia="Calibri" w:cs="Calibri"/>
              <w:sz w:val="22"/>
              <w:szCs w:val="22"/>
            </w:rPr>
            <w:delText>. É necessário manter</w:delText>
          </w:r>
          <w:r w:rsidRPr="5B4186A4" w:rsidDel="00FA14DA" w:rsidR="01F26AEA">
            <w:rPr>
              <w:rFonts w:ascii="Calibri" w:hAnsi="Calibri" w:eastAsia="Calibri" w:cs="Calibri"/>
              <w:sz w:val="22"/>
              <w:szCs w:val="22"/>
            </w:rPr>
            <w:delText>.</w:delText>
          </w:r>
        </w:del>
      </w:ins>
      <w:commentRangeStart w:id="286"/>
      <w:del w:author="Gui Jorge Machado Sarmento" w:date="2026-04-20T22:28:00Z" w16du:dateUtc="2026-04-20T21:28:00Z" w:id="287">
        <w:commentRangeEnd w:id="286"/>
        <w:r w:rsidDel="00FA14DA" w:rsidR="3E4FA08E">
          <w:rPr>
            <w:rStyle w:val="Refdecomentrio"/>
            <w:rFonts w:ascii="Calibri" w:hAnsi="Calibri" w:eastAsia="Calibri" w:cs="Calibri"/>
            <w:sz w:val="22"/>
            <w:szCs w:val="22"/>
          </w:rPr>
          <w:commentReference w:id="286"/>
        </w:r>
      </w:del>
    </w:p>
    <w:p w:rsidRPr="003702F8" w:rsidR="00FA14DA" w:rsidP="00FA14DA" w:rsidRDefault="00FA14DA" w14:paraId="5DD40EC4" w14:textId="25FEAC9D">
      <w:pPr>
        <w:pStyle w:val="Ttulo3"/>
        <w:numPr>
          <w:ilvl w:val="0"/>
          <w:numId w:val="172"/>
        </w:numPr>
        <w:spacing w:after="114"/>
        <w:ind w:right="136"/>
        <w:jc w:val="both"/>
        <w:rPr>
          <w:b w:val="0"/>
          <w:bCs/>
        </w:rPr>
      </w:pPr>
      <w:commentRangeStart w:id="288"/>
      <w:r w:rsidRPr="003702F8">
        <w:rPr>
          <w:b w:val="0"/>
          <w:bCs/>
        </w:rPr>
        <w:t>O presente diploma estabelece as normas a que obedece a reprodução, a criação, a detenção, o maneio, a circulação e o comércio de animais de companhia das espécies identificadas no Anexo I do Regulamento (UE) n.º 2016/429, do Parlamento Europeu e do Conselho, de 9 de março de 2016, bem como o controlo sanitário destes animais, nomeadamente no que respeita à prevenção e vigilância epidemiológica da raiva e de outras zoonoses dos cães e dos gatos.</w:t>
      </w:r>
    </w:p>
    <w:p w:rsidRPr="003702F8" w:rsidR="00FA14DA" w:rsidP="00FA14DA" w:rsidRDefault="00FA14DA" w14:paraId="2B475124" w14:textId="33EF3F97">
      <w:pPr>
        <w:pStyle w:val="Ttulo3"/>
        <w:numPr>
          <w:ilvl w:val="0"/>
          <w:numId w:val="172"/>
        </w:numPr>
        <w:spacing w:after="114"/>
        <w:ind w:right="136"/>
        <w:jc w:val="both"/>
        <w:rPr>
          <w:b w:val="0"/>
          <w:bCs/>
        </w:rPr>
      </w:pPr>
      <w:r w:rsidRPr="003702F8">
        <w:rPr>
          <w:b w:val="0"/>
          <w:bCs/>
        </w:rPr>
        <w:t>Ficam excluídas do âmbito de aplicação do presente diploma as espécies da fauna selvagem autóctone e exótica e os seus descendentes criados em cativeiro, bem como os touros de lide, objeto de regulamentação específica.</w:t>
      </w:r>
    </w:p>
    <w:p w:rsidRPr="003702F8" w:rsidR="00FA14DA" w:rsidP="00FA14DA" w:rsidRDefault="00FA14DA" w14:paraId="36155073" w14:textId="4A7B849A">
      <w:pPr>
        <w:pStyle w:val="Ttulo3"/>
        <w:numPr>
          <w:ilvl w:val="0"/>
          <w:numId w:val="172"/>
        </w:numPr>
        <w:spacing w:after="114"/>
        <w:ind w:right="136"/>
        <w:jc w:val="both"/>
        <w:rPr>
          <w:b w:val="0"/>
          <w:bCs/>
        </w:rPr>
      </w:pPr>
      <w:r w:rsidRPr="003702F8">
        <w:rPr>
          <w:b w:val="0"/>
          <w:bCs/>
        </w:rPr>
        <w:t>O presente diploma assegura, no plano nacional, a execução do Regulamento Delegado (UE) 2026/131 da Comissão, de 20 de janeiro de 2026, relativo aos requisitos de saúde animal aplicáveis à circulação sem caráter comercial de animais de companhia, e do Regulamento Delegado (UE) 2026/132 da Comissão, de 20 de janeiro de 2026, relativo à rastreabilidade de cães, gatos e furões, bem como a aplicação das disposições em matéria de contraordenações por incumprimento das obrigações neles previstas.</w:t>
      </w:r>
    </w:p>
    <w:p w:rsidRPr="003702F8" w:rsidR="00FA14DA" w:rsidP="00FA14DA" w:rsidRDefault="00FA14DA" w14:paraId="6ABC247D" w14:textId="5674BADA">
      <w:pPr>
        <w:pStyle w:val="Ttulo3"/>
        <w:numPr>
          <w:ilvl w:val="0"/>
          <w:numId w:val="172"/>
        </w:numPr>
        <w:spacing w:after="114"/>
        <w:ind w:right="136"/>
        <w:jc w:val="both"/>
        <w:rPr>
          <w:b w:val="0"/>
          <w:bCs/>
        </w:rPr>
      </w:pPr>
      <w:r w:rsidRPr="003702F8">
        <w:rPr>
          <w:b w:val="0"/>
          <w:bCs/>
        </w:rPr>
        <w:t xml:space="preserve">O presente diploma assegura igualmente a execução do </w:t>
      </w:r>
      <w:r w:rsidRPr="00E00241">
        <w:rPr>
          <w:b w:val="0"/>
          <w:bCs/>
          <w:highlight w:val="yellow"/>
        </w:rPr>
        <w:t>regulamento do Parlamento Europeu e do Conselho relativo ao bem-estar dos cães e dos gatos e à respetiva rastreabilidade, a publicar no Jornal Oficial da União Europeia</w:t>
      </w:r>
      <w:r w:rsidRPr="003702F8">
        <w:rPr>
          <w:b w:val="0"/>
          <w:bCs/>
        </w:rPr>
        <w:t>.</w:t>
      </w:r>
    </w:p>
    <w:p w:rsidRPr="003702F8" w:rsidR="00FA14DA" w:rsidP="00FA14DA" w:rsidRDefault="00FA14DA" w14:paraId="4ED0D202" w14:textId="64DBB9F9">
      <w:pPr>
        <w:pStyle w:val="Ttulo3"/>
        <w:numPr>
          <w:ilvl w:val="0"/>
          <w:numId w:val="172"/>
        </w:numPr>
        <w:spacing w:after="114"/>
        <w:ind w:right="136"/>
        <w:jc w:val="both"/>
        <w:rPr>
          <w:b w:val="0"/>
          <w:bCs/>
        </w:rPr>
      </w:pPr>
      <w:r w:rsidRPr="003702F8">
        <w:rPr>
          <w:b w:val="0"/>
          <w:bCs/>
        </w:rPr>
        <w:t>A entrada em território nacional de animais de companhia de espécies não abrangidas pelo Regulamento Delegado (UE) 2026/131, provenientes de países terceiros, carece de autorização prévia da Direção-Geral de Alimentação e Veterinária.</w:t>
      </w:r>
    </w:p>
    <w:p w:rsidRPr="003702F8" w:rsidR="002B5462" w:rsidP="002B5462" w:rsidRDefault="00FA14DA" w14:paraId="35230D1E" w14:textId="77777777">
      <w:pPr>
        <w:pStyle w:val="Ttulo3"/>
        <w:numPr>
          <w:ilvl w:val="0"/>
          <w:numId w:val="172"/>
        </w:numPr>
        <w:spacing w:after="114"/>
        <w:ind w:right="136"/>
        <w:jc w:val="both"/>
        <w:rPr>
          <w:b w:val="0"/>
          <w:bCs/>
        </w:rPr>
      </w:pPr>
      <w:r w:rsidRPr="003702F8">
        <w:rPr>
          <w:b w:val="0"/>
          <w:bCs/>
        </w:rPr>
        <w:t>A entrada em território nacional de furões, quer a título de animal de companhia, quer para fins comerciais, provenientes de países terceiros, carece igualmente de autorização do Instituto da Conservação da Natureza e das Florestas, I. P., nos termos da legislação aplicável.</w:t>
      </w:r>
    </w:p>
    <w:p w:rsidRPr="003702F8" w:rsidR="002B5462" w:rsidP="00E00241" w:rsidRDefault="002B5462" w14:paraId="46FBB03D" w14:textId="7435203F">
      <w:pPr>
        <w:pStyle w:val="Ttulo3"/>
        <w:numPr>
          <w:ilvl w:val="0"/>
          <w:numId w:val="172"/>
        </w:numPr>
        <w:spacing w:after="114"/>
        <w:ind w:right="136"/>
        <w:jc w:val="both"/>
        <w:rPr>
          <w:b w:val="0"/>
          <w:bCs/>
        </w:rPr>
      </w:pPr>
      <w:r w:rsidRPr="003702F8">
        <w:rPr>
          <w:b w:val="0"/>
          <w:bCs/>
        </w:rPr>
        <w:t>O presente diploma não prejudica a aplicação do Decreto-Lei n.º 74/2007, de 27 de março, relativo ao direito de acessibilidade das pessoas com deficiência acompanhadas de cães de assistência.</w:t>
      </w:r>
      <w:commentRangeEnd w:id="288"/>
      <w:r w:rsidRPr="003702F8" w:rsidR="000E5422">
        <w:rPr>
          <w:rStyle w:val="Refdecomentrio"/>
          <w:b w:val="0"/>
          <w:bCs/>
          <w:sz w:val="24"/>
          <w:szCs w:val="24"/>
        </w:rPr>
        <w:commentReference w:id="288"/>
      </w:r>
    </w:p>
    <w:p w:rsidRPr="002B5462" w:rsidR="002B5462" w:rsidP="00E00241" w:rsidRDefault="002B5462" w14:paraId="091C4F7F" w14:textId="77777777"/>
    <w:p w:rsidR="005101CF" w:rsidP="3EC49A07" w:rsidRDefault="6F6E9877" w14:paraId="067F7560" w14:textId="12F13E90">
      <w:pPr>
        <w:pStyle w:val="Ttulo3"/>
        <w:spacing w:after="114"/>
        <w:ind w:left="127" w:right="136" w:firstLine="0"/>
      </w:pPr>
      <w:bookmarkStart w:name="_Toc223954389" w:id="289"/>
      <w:r>
        <w:t xml:space="preserve">Artigo 3.º </w:t>
      </w:r>
    </w:p>
    <w:p w:rsidR="005101CF" w:rsidP="00D36507" w:rsidRDefault="00D36507" w14:paraId="0F8D6604" w14:textId="7F680FFA">
      <w:pPr>
        <w:pStyle w:val="Ttulo3"/>
      </w:pPr>
      <w:commentRangeStart w:id="290"/>
      <w:r>
        <w:t>D</w:t>
      </w:r>
      <w:r w:rsidR="00A626AB">
        <w:t>efinições</w:t>
      </w:r>
      <w:bookmarkEnd w:id="289"/>
      <w:r w:rsidR="00A626AB">
        <w:t xml:space="preserve"> </w:t>
      </w:r>
      <w:commentRangeEnd w:id="290"/>
      <w:r w:rsidR="00324D81">
        <w:rPr>
          <w:rStyle w:val="Refdecomentrio"/>
          <w:sz w:val="24"/>
          <w:szCs w:val="24"/>
        </w:rPr>
        <w:commentReference w:id="290"/>
      </w:r>
    </w:p>
    <w:p w:rsidR="12B3BE50" w:rsidP="00324D81" w:rsidRDefault="350E168B" w14:paraId="233BBF5B" w14:textId="4793F253">
      <w:pPr>
        <w:ind w:left="0" w:firstLine="0"/>
      </w:pPr>
      <w:r w:rsidRPr="00DB15B0">
        <w:t>1 -</w:t>
      </w:r>
      <w:r w:rsidRPr="00324D81">
        <w:rPr>
          <w:rFonts w:eastAsia="Arial" w:cs="Arial"/>
        </w:rPr>
        <w:t xml:space="preserve"> </w:t>
      </w:r>
      <w:r w:rsidRPr="00DB15B0">
        <w:t>Para efeito do presente diploma, entende-se por:</w:t>
      </w:r>
    </w:p>
    <w:p w:rsidRPr="00DB15B0" w:rsidR="00324D81" w:rsidDel="003F30B6" w:rsidP="004A4E89" w:rsidRDefault="00324D81" w14:paraId="7EE122F3" w14:textId="77777777">
      <w:pPr>
        <w:spacing w:after="287" w:line="259" w:lineRule="auto"/>
        <w:ind w:left="0" w:right="136" w:firstLine="0"/>
        <w:rPr>
          <w:del w:author="Gui Jorge Machado Sarmento" w:date="2026-04-20T22:34:00Z" w16du:dateUtc="2026-04-20T21:34:00Z" w:id="291"/>
        </w:rPr>
      </w:pPr>
    </w:p>
    <w:p w:rsidRPr="004A4E89" w:rsidR="10E1C5B3" w:rsidP="00FF79A7" w:rsidRDefault="003F30B6" w14:paraId="4A66B0E2" w14:textId="4F284156">
      <w:pPr>
        <w:pStyle w:val="PargrafodaLista"/>
        <w:numPr>
          <w:ilvl w:val="0"/>
          <w:numId w:val="176"/>
        </w:numPr>
        <w:rPr>
          <w:rFonts w:eastAsia="Segoe UI" w:cs="Segoe UI"/>
          <w:color w:val="auto"/>
        </w:rPr>
      </w:pPr>
      <w:r w:rsidRPr="7F7CCA47" w:rsidR="261B75EB">
        <w:rPr>
          <w:rFonts w:eastAsia="Segoe UI" w:cs="Segoe UI"/>
          <w:color w:val="auto"/>
        </w:rPr>
        <w:t>«Abandono»</w:t>
      </w:r>
      <w:r w:rsidRPr="7F7CCA47" w:rsidR="02E02CE2">
        <w:rPr>
          <w:rFonts w:eastAsia="Segoe UI" w:cs="Segoe UI"/>
          <w:color w:val="auto"/>
        </w:rPr>
        <w:t>, c</w:t>
      </w:r>
      <w:r w:rsidRPr="7F7CCA47" w:rsidR="261B75EB">
        <w:rPr>
          <w:rFonts w:eastAsia="Segoe UI" w:cs="Segoe UI"/>
          <w:color w:val="auto"/>
        </w:rPr>
        <w:t>onsidera -se abandono de animais de companhia a não prestação de cuidados no alojamento, bem como a sua remoção efetuada pelos seus detentores para fora do domicílio ou dos locais onde costumam estar mantidos, com vista a pôr termo à sua detenção, sem que que exista comprovativo da sua transmissão para a guarda e</w:t>
      </w:r>
      <w:r w:rsidRPr="7F7CCA47" w:rsidR="7C41F46B">
        <w:rPr>
          <w:rFonts w:eastAsia="Segoe UI" w:cs="Segoe UI"/>
          <w:color w:val="auto"/>
        </w:rPr>
        <w:t xml:space="preserve"> </w:t>
      </w:r>
      <w:r w:rsidRPr="7F7CCA47" w:rsidR="261B75EB">
        <w:rPr>
          <w:rFonts w:eastAsia="Segoe UI" w:cs="Segoe UI"/>
          <w:color w:val="auto"/>
        </w:rPr>
        <w:t>responsabilidade de outras pessoas, das autarquias locais ou das sociedades zoófilas.</w:t>
      </w:r>
    </w:p>
    <w:p w:rsidR="4E09FC06" w:rsidP="7F7CCA47" w:rsidRDefault="4E09FC06" w14:paraId="45D7C83B" w14:textId="6C24E520">
      <w:pPr>
        <w:pStyle w:val="PargrafodaLista"/>
        <w:numPr>
          <w:ilvl w:val="0"/>
          <w:numId w:val="176"/>
        </w:numPr>
        <w:rPr>
          <w:rFonts w:ascii="Garamond" w:hAnsi="Garamond" w:eastAsia="Garamond" w:cs="Garamond"/>
          <w:b w:val="0"/>
          <w:bCs w:val="0"/>
          <w:noProof w:val="0"/>
          <w:lang w:val="pt-PT"/>
        </w:rPr>
      </w:pPr>
      <w:r w:rsidRPr="73C0FD60" w:rsidR="7C24EC98">
        <w:rPr>
          <w:rFonts w:ascii="Garamond" w:hAnsi="Garamond" w:eastAsia="Garamond" w:cs="Garamond"/>
          <w:b w:val="0"/>
          <w:bCs w:val="0"/>
          <w:color w:val="auto"/>
        </w:rPr>
        <w:t xml:space="preserve">«Abrigo» - </w:t>
      </w:r>
      <w:r w:rsidRPr="73C0FD60" w:rsidR="58E84864">
        <w:rPr>
          <w:rFonts w:ascii="Garamond" w:hAnsi="Garamond" w:eastAsia="Garamond" w:cs="Garamond"/>
          <w:b w:val="0"/>
          <w:bCs w:val="0"/>
          <w:i w:val="0"/>
          <w:iCs w:val="0"/>
          <w:caps w:val="0"/>
          <w:smallCaps w:val="0"/>
          <w:noProof w:val="0"/>
          <w:color w:val="000000" w:themeColor="text1" w:themeTint="FF" w:themeShade="FF"/>
          <w:sz w:val="24"/>
          <w:szCs w:val="24"/>
          <w:lang w:val="pt-PT"/>
        </w:rPr>
        <w:t>qualquer instalação</w:t>
      </w:r>
      <w:ins w:author="Susana Margarida Gonçalves Silva Santos" w:date="2026-04-30T09:34:59.952Z" w16du:dateUtc="2026-04-30T09:34:59.952Z" w:id="835391905">
        <w:r w:rsidRPr="73C0FD60" w:rsidR="36A7ECF5">
          <w:rPr>
            <w:rFonts w:ascii="Garamond" w:hAnsi="Garamond" w:eastAsia="Garamond" w:cs="Garamond"/>
            <w:b w:val="0"/>
            <w:bCs w:val="0"/>
            <w:i w:val="0"/>
            <w:iCs w:val="0"/>
            <w:caps w:val="0"/>
            <w:smallCaps w:val="0"/>
            <w:noProof w:val="0"/>
            <w:color w:val="000000" w:themeColor="text1" w:themeTint="FF" w:themeShade="FF"/>
            <w:sz w:val="24"/>
            <w:szCs w:val="24"/>
            <w:lang w:val="pt-PT"/>
          </w:rPr>
          <w:t xml:space="preserve"> de associação zoófila (I</w:t>
        </w:r>
      </w:ins>
      <w:ins w:author="Susana Margarida Gonçalves Silva Santos" w:date="2026-04-30T09:35:01.079Z" w16du:dateUtc="2026-04-30T09:35:01.079Z" w:id="1565326428">
        <w:r w:rsidRPr="73C0FD60" w:rsidR="36A7ECF5">
          <w:rPr>
            <w:rFonts w:ascii="Garamond" w:hAnsi="Garamond" w:eastAsia="Garamond" w:cs="Garamond"/>
            <w:b w:val="0"/>
            <w:bCs w:val="0"/>
            <w:i w:val="0"/>
            <w:iCs w:val="0"/>
            <w:caps w:val="0"/>
            <w:smallCaps w:val="0"/>
            <w:noProof w:val="0"/>
            <w:color w:val="000000" w:themeColor="text1" w:themeTint="FF" w:themeShade="FF"/>
            <w:sz w:val="24"/>
            <w:szCs w:val="24"/>
            <w:lang w:val="pt-PT"/>
          </w:rPr>
          <w:t>AZ)</w:t>
        </w:r>
      </w:ins>
      <w:r w:rsidRPr="73C0FD60" w:rsidR="58E84864">
        <w:rPr>
          <w:rFonts w:ascii="Garamond" w:hAnsi="Garamond" w:eastAsia="Garamond" w:cs="Garamond"/>
          <w:b w:val="0"/>
          <w:bCs w:val="0"/>
          <w:i w:val="0"/>
          <w:iCs w:val="0"/>
          <w:caps w:val="0"/>
          <w:smallCaps w:val="0"/>
          <w:noProof w:val="0"/>
          <w:color w:val="000000" w:themeColor="text1" w:themeTint="FF" w:themeShade="FF"/>
          <w:sz w:val="24"/>
          <w:szCs w:val="24"/>
          <w:lang w:val="pt-PT"/>
        </w:rPr>
        <w:t xml:space="preserve"> ou estrutura, </w:t>
      </w:r>
      <w:commentRangeStart w:id="2105892356"/>
      <w:r w:rsidRPr="73C0FD60" w:rsidR="58E84864">
        <w:rPr>
          <w:rFonts w:ascii="Garamond" w:hAnsi="Garamond" w:eastAsia="Garamond" w:cs="Garamond"/>
          <w:b w:val="0"/>
          <w:bCs w:val="0"/>
          <w:i w:val="1"/>
          <w:iCs w:val="1"/>
          <w:caps w:val="0"/>
          <w:smallCaps w:val="0"/>
          <w:noProof w:val="0"/>
          <w:color w:val="000000" w:themeColor="text1" w:themeTint="FF" w:themeShade="FF"/>
          <w:sz w:val="24"/>
          <w:szCs w:val="24"/>
          <w:highlight w:val="yellow"/>
          <w:lang w:val="pt-PT"/>
          <w:rPrChange w:author="Susana Margarida Gonçalves Silva Santos" w:date="2026-04-22T18:47:22.134Z" w16du:dateUtc="2026-04-22T18:47:22.134Z" w:id="208836513">
            <w:rPr>
              <w:rFonts w:ascii="Garamond" w:hAnsi="Garamond" w:eastAsia="Garamond" w:cs="Garamond"/>
              <w:b w:val="0"/>
              <w:bCs w:val="0"/>
              <w:i w:val="1"/>
              <w:iCs w:val="1"/>
              <w:caps w:val="0"/>
              <w:smallCaps w:val="0"/>
              <w:noProof w:val="0"/>
              <w:color w:val="000000" w:themeColor="text1" w:themeTint="FF" w:themeShade="FF"/>
              <w:sz w:val="24"/>
              <w:szCs w:val="24"/>
              <w:highlight w:val="red"/>
              <w:lang w:val="pt-PT"/>
            </w:rPr>
          </w:rPrChange>
        </w:rPr>
        <w:t>incluindo</w:t>
      </w:r>
      <w:r w:rsidRPr="73C0FD60" w:rsidR="58E84864">
        <w:rPr>
          <w:rFonts w:ascii="Garamond" w:hAnsi="Garamond" w:eastAsia="Garamond" w:cs="Garamond"/>
          <w:b w:val="0"/>
          <w:bCs w:val="0"/>
          <w:i w:val="0"/>
          <w:iCs w:val="0"/>
          <w:caps w:val="0"/>
          <w:smallCaps w:val="0"/>
          <w:noProof w:val="0"/>
          <w:color w:val="000000" w:themeColor="text1" w:themeTint="FF" w:themeShade="FF"/>
          <w:sz w:val="24"/>
          <w:szCs w:val="24"/>
          <w:highlight w:val="yellow"/>
          <w:lang w:val="pt-PT"/>
          <w:rPrChange w:author="Susana Margarida Gonçalves Silva Santos" w:date="2026-04-22T18:47:22.134Z" w16du:dateUtc="2026-04-22T18:47:22.134Z" w:id="681353837">
            <w:rPr>
              <w:rFonts w:ascii="Garamond" w:hAnsi="Garamond" w:eastAsia="Garamond" w:cs="Garamond"/>
              <w:b w:val="0"/>
              <w:bCs w:val="0"/>
              <w:i w:val="0"/>
              <w:iCs w:val="0"/>
              <w:caps w:val="0"/>
              <w:smallCaps w:val="0"/>
              <w:noProof w:val="0"/>
              <w:color w:val="000000" w:themeColor="text1" w:themeTint="FF" w:themeShade="FF"/>
              <w:sz w:val="24"/>
              <w:szCs w:val="24"/>
              <w:highlight w:val="red"/>
              <w:lang w:val="pt-PT"/>
            </w:rPr>
          </w:rPrChange>
        </w:rPr>
        <w:t xml:space="preserve"> as casas particulares,</w:t>
      </w:r>
      <w:r w:rsidRPr="73C0FD60" w:rsidR="58E84864">
        <w:rPr>
          <w:rFonts w:ascii="Garamond" w:hAnsi="Garamond" w:eastAsia="Garamond" w:cs="Garamond"/>
          <w:b w:val="0"/>
          <w:bCs w:val="0"/>
          <w:i w:val="0"/>
          <w:iCs w:val="0"/>
          <w:caps w:val="0"/>
          <w:smallCaps w:val="0"/>
          <w:noProof w:val="0"/>
          <w:color w:val="000000" w:themeColor="text1" w:themeTint="FF" w:themeShade="FF"/>
          <w:sz w:val="24"/>
          <w:szCs w:val="24"/>
          <w:highlight w:val="yellow"/>
          <w:lang w:val="pt-PT"/>
          <w:rPrChange w:author="Susana Margarida Gonçalves Silva Santos" w:date="2026-04-22T18:47:22.135Z" w16du:dateUtc="2026-04-22T18:47:22.135Z" w:id="2141409053">
            <w:rPr>
              <w:rFonts w:ascii="Garamond" w:hAnsi="Garamond" w:eastAsia="Garamond" w:cs="Garamond"/>
              <w:b w:val="0"/>
              <w:bCs w:val="0"/>
              <w:i w:val="0"/>
              <w:iCs w:val="0"/>
              <w:caps w:val="0"/>
              <w:smallCaps w:val="0"/>
              <w:noProof w:val="0"/>
              <w:color w:val="000000" w:themeColor="text1" w:themeTint="FF" w:themeShade="FF"/>
              <w:sz w:val="24"/>
              <w:szCs w:val="24"/>
              <w:highlight w:val="red"/>
              <w:lang w:val="pt-PT"/>
            </w:rPr>
          </w:rPrChange>
        </w:rPr>
        <w:t xml:space="preserve"> </w:t>
      </w:r>
      <w:commentRangeEnd w:id="2105892356"/>
      <w:r>
        <w:rPr>
          <w:rStyle w:val="CommentReference"/>
        </w:rPr>
        <w:commentReference w:id="2105892356"/>
      </w:r>
      <w:r w:rsidRPr="73C0FD60" w:rsidR="58E84864">
        <w:rPr>
          <w:rFonts w:ascii="Garamond" w:hAnsi="Garamond" w:eastAsia="Garamond" w:cs="Garamond"/>
          <w:b w:val="0"/>
          <w:bCs w:val="0"/>
          <w:i w:val="0"/>
          <w:iCs w:val="0"/>
          <w:caps w:val="0"/>
          <w:smallCaps w:val="0"/>
          <w:noProof w:val="0"/>
          <w:color w:val="000000" w:themeColor="text1" w:themeTint="FF" w:themeShade="FF"/>
          <w:sz w:val="24"/>
          <w:szCs w:val="24"/>
          <w:lang w:val="pt-PT"/>
        </w:rPr>
        <w:t>o</w:t>
      </w:r>
      <w:r w:rsidRPr="73C0FD60" w:rsidR="58E84864">
        <w:rPr>
          <w:rFonts w:ascii="Garamond" w:hAnsi="Garamond" w:eastAsia="Garamond" w:cs="Garamond"/>
          <w:b w:val="0"/>
          <w:bCs w:val="0"/>
          <w:i w:val="0"/>
          <w:iCs w:val="0"/>
          <w:caps w:val="0"/>
          <w:smallCaps w:val="0"/>
          <w:noProof w:val="0"/>
          <w:color w:val="000000" w:themeColor="text1" w:themeTint="FF" w:themeShade="FF"/>
          <w:sz w:val="24"/>
          <w:szCs w:val="24"/>
          <w:lang w:val="pt-PT"/>
          <w:rPrChange w:author="Susana Margarida Gonçalves Silva Santos" w:date="2026-04-22T18:47:16.646Z" w16du:dateUtc="2026-04-22T18:47:16.646Z" w:id="932134886">
            <w:rPr>
              <w:rFonts w:ascii="Garamond" w:hAnsi="Garamond" w:eastAsia="Garamond" w:cs="Garamond"/>
              <w:b w:val="0"/>
              <w:bCs w:val="0"/>
              <w:i w:val="0"/>
              <w:iCs w:val="0"/>
              <w:caps w:val="0"/>
              <w:smallCaps w:val="0"/>
              <w:noProof w:val="0"/>
              <w:color w:val="000000" w:themeColor="text1" w:themeTint="FF" w:themeShade="FF"/>
              <w:sz w:val="24"/>
              <w:szCs w:val="24"/>
              <w:lang w:val="pt-PT"/>
            </w:rPr>
          </w:rPrChange>
        </w:rPr>
        <w:t>n</w:t>
      </w:r>
      <w:r w:rsidRPr="73C0FD60" w:rsidR="58E84864">
        <w:rPr>
          <w:rFonts w:ascii="Garamond" w:hAnsi="Garamond" w:eastAsia="Garamond" w:cs="Garamond"/>
          <w:b w:val="0"/>
          <w:bCs w:val="0"/>
          <w:i w:val="0"/>
          <w:iCs w:val="0"/>
          <w:caps w:val="0"/>
          <w:smallCaps w:val="0"/>
          <w:noProof w:val="0"/>
          <w:color w:val="000000" w:themeColor="text1" w:themeTint="FF" w:themeShade="FF"/>
          <w:sz w:val="24"/>
          <w:szCs w:val="24"/>
          <w:lang w:val="pt-PT"/>
        </w:rPr>
        <w:t>de</w:t>
      </w:r>
      <w:r w:rsidRPr="73C0FD60" w:rsidR="58E84864">
        <w:rPr>
          <w:rFonts w:ascii="Garamond" w:hAnsi="Garamond" w:eastAsia="Garamond" w:cs="Garamond"/>
          <w:b w:val="0"/>
          <w:bCs w:val="0"/>
          <w:i w:val="0"/>
          <w:iCs w:val="0"/>
          <w:caps w:val="0"/>
          <w:smallCaps w:val="0"/>
          <w:noProof w:val="0"/>
          <w:color w:val="000000" w:themeColor="text1" w:themeTint="FF" w:themeShade="FF"/>
          <w:sz w:val="24"/>
          <w:szCs w:val="24"/>
          <w:lang w:val="pt-PT"/>
        </w:rPr>
        <w:t xml:space="preserve"> são detidos cães </w:t>
      </w:r>
      <w:r w:rsidRPr="73C0FD60" w:rsidR="58E84864">
        <w:rPr>
          <w:rFonts w:ascii="Garamond" w:hAnsi="Garamond" w:eastAsia="Garamond" w:cs="Garamond"/>
          <w:b w:val="0"/>
          <w:bCs w:val="0"/>
          <w:i w:val="1"/>
          <w:iCs w:val="1"/>
          <w:caps w:val="0"/>
          <w:smallCaps w:val="0"/>
          <w:noProof w:val="0"/>
          <w:color w:val="000000" w:themeColor="text1" w:themeTint="FF" w:themeShade="FF"/>
          <w:sz w:val="24"/>
          <w:szCs w:val="24"/>
          <w:lang w:val="pt-PT"/>
        </w:rPr>
        <w:t>ou</w:t>
      </w:r>
      <w:r w:rsidRPr="73C0FD60" w:rsidR="58E84864">
        <w:rPr>
          <w:rFonts w:ascii="Garamond" w:hAnsi="Garamond" w:eastAsia="Garamond" w:cs="Garamond"/>
          <w:b w:val="0"/>
          <w:bCs w:val="0"/>
          <w:i w:val="0"/>
          <w:iCs w:val="0"/>
          <w:caps w:val="0"/>
          <w:smallCaps w:val="0"/>
          <w:noProof w:val="0"/>
          <w:color w:val="000000" w:themeColor="text1" w:themeTint="FF" w:themeShade="FF"/>
          <w:sz w:val="24"/>
          <w:szCs w:val="24"/>
          <w:lang w:val="pt-PT"/>
        </w:rPr>
        <w:t xml:space="preserve"> gatos não desejados, abandonados, perdidos, confiscados ou anteriormente errantes, para efeitos de </w:t>
      </w:r>
      <w:r w:rsidRPr="73C0FD60" w:rsidR="58E84864">
        <w:rPr>
          <w:rFonts w:ascii="Garamond" w:hAnsi="Garamond" w:eastAsia="Garamond" w:cs="Garamond"/>
          <w:b w:val="0"/>
          <w:bCs w:val="0"/>
          <w:i w:val="1"/>
          <w:iCs w:val="1"/>
          <w:caps w:val="0"/>
          <w:smallCaps w:val="0"/>
          <w:noProof w:val="0"/>
          <w:color w:val="000000" w:themeColor="text1" w:themeTint="FF" w:themeShade="FF"/>
          <w:sz w:val="24"/>
          <w:szCs w:val="24"/>
          <w:lang w:val="pt-PT"/>
        </w:rPr>
        <w:t>colocação no mercado.</w:t>
      </w:r>
    </w:p>
    <w:p w:rsidRPr="004A4E89" w:rsidR="005101CF" w:rsidP="00FF79A7" w:rsidRDefault="00A626AB" w14:paraId="63E6E307" w14:textId="046FDE26">
      <w:pPr>
        <w:pStyle w:val="PargrafodaLista"/>
        <w:numPr>
          <w:ilvl w:val="0"/>
          <w:numId w:val="176"/>
        </w:numPr>
        <w:rPr>
          <w:ins w:author="Susana Margarida Gonçalves Silva Santos" w:date="2026-04-22T07:26:44.382Z" w16du:dateUtc="2026-04-22T07:26:44.382Z" w:id="308485409"/>
          <w:color w:val="auto"/>
        </w:rPr>
      </w:pPr>
      <w:r w:rsidRPr="2540EB0A" w:rsidR="00A626AB">
        <w:rPr>
          <w:color w:val="auto"/>
        </w:rPr>
        <w:t xml:space="preserve">«Açaimo funcional», o utensílio que, aplicado ao animal sem lhe dificultar a função respiratória, não lhe permita comer nem morder; </w:t>
      </w:r>
    </w:p>
    <w:p w:rsidR="0AF2E4AB" w:rsidP="73C0FD60" w:rsidRDefault="0AF2E4AB" w14:paraId="4EBD1434" w14:textId="0FDF1564">
      <w:pPr>
        <w:pStyle w:val="PargrafodaLista"/>
        <w:numPr>
          <w:ilvl w:val="0"/>
          <w:numId w:val="176"/>
        </w:numPr>
        <w:rPr>
          <w:rFonts w:ascii="Garamond" w:hAnsi="Garamond" w:eastAsia="Garamond" w:cs="Garamond"/>
          <w:b w:val="0"/>
          <w:bCs w:val="0"/>
          <w:i w:val="0"/>
          <w:iCs w:val="0"/>
          <w:caps w:val="0"/>
          <w:smallCaps w:val="0"/>
          <w:noProof w:val="0"/>
          <w:color w:val="001D35"/>
          <w:sz w:val="24"/>
          <w:szCs w:val="24"/>
          <w:lang w:val="pt-PT"/>
          <w:rPrChange w:author="Susana Margarida Gonçalves Silva Santos" w:date="2026-04-22T18:47:58.664Z" w:id="1867450235">
            <w:rPr>
              <w:noProof w:val="0"/>
              <w:lang w:val="pt-PT"/>
            </w:rPr>
          </w:rPrChange>
        </w:rPr>
      </w:pPr>
      <w:ins w:author="Susana Margarida Gonçalves Silva Santos" w:date="2026-04-30T09:27:46.27Z" w16du:dateUtc="2026-04-30T09:27:46.27Z" w:id="535665100">
        <w:r w:rsidRPr="73C0FD60" w:rsidR="0AF2E4AB">
          <w:rPr>
            <w:rFonts w:ascii="Garamond" w:hAnsi="Garamond" w:eastAsia="Garamond" w:cs="Garamond"/>
            <w:b w:val="0"/>
            <w:bCs w:val="0"/>
            <w:i w:val="0"/>
            <w:iCs w:val="0"/>
            <w:caps w:val="0"/>
            <w:smallCaps w:val="0"/>
            <w:noProof w:val="0"/>
            <w:color w:val="001D35"/>
            <w:sz w:val="24"/>
            <w:szCs w:val="24"/>
            <w:lang w:val="pt-PT"/>
          </w:rPr>
          <w:t xml:space="preserve">Cessão </w:t>
        </w:r>
      </w:ins>
      <w:ins w:author="Susana Margarida Gonçalves Silva Santos" w:date="2026-04-30T09:22:26.534Z" w16du:dateUtc="2026-04-30T09:22:26.534Z" w:id="1021407748">
        <w:r w:rsidRPr="73C0FD60" w:rsidR="5C8807EB">
          <w:rPr>
            <w:rFonts w:ascii="Garamond" w:hAnsi="Garamond" w:eastAsia="Garamond" w:cs="Garamond"/>
            <w:b w:val="0"/>
            <w:bCs w:val="0"/>
            <w:i w:val="0"/>
            <w:iCs w:val="0"/>
            <w:caps w:val="0"/>
            <w:smallCaps w:val="0"/>
            <w:noProof w:val="0"/>
            <w:color w:val="001D35"/>
            <w:sz w:val="24"/>
            <w:szCs w:val="24"/>
            <w:lang w:val="pt-PT"/>
          </w:rPr>
          <w:t xml:space="preserve">- </w:t>
        </w:r>
      </w:ins>
      <w:ins w:author="Susana Margarida Gonçalves Silva Santos" w:date="2026-04-30T09:23:58.604Z" w16du:dateUtc="2026-04-30T09:23:58.604Z" w:id="683603021">
        <w:r w:rsidRPr="73C0FD60" w:rsidR="5C8807EB">
          <w:rPr>
            <w:rFonts w:ascii="Garamond" w:hAnsi="Garamond" w:eastAsia="Garamond" w:cs="Garamond"/>
            <w:b w:val="0"/>
            <w:bCs w:val="0"/>
            <w:i w:val="0"/>
            <w:iCs w:val="0"/>
            <w:caps w:val="0"/>
            <w:smallCaps w:val="0"/>
            <w:noProof w:val="0"/>
            <w:color w:val="001D35"/>
            <w:sz w:val="24"/>
            <w:szCs w:val="24"/>
            <w:lang w:val="pt-PT"/>
          </w:rPr>
          <w:t xml:space="preserve">Transmissão da </w:t>
        </w:r>
        <w:r w:rsidRPr="73C0FD60" w:rsidR="5C8807EB">
          <w:rPr>
            <w:rFonts w:ascii="Garamond" w:hAnsi="Garamond" w:eastAsia="Garamond" w:cs="Garamond"/>
            <w:b w:val="0"/>
            <w:bCs w:val="0"/>
            <w:i w:val="0"/>
            <w:iCs w:val="0"/>
            <w:caps w:val="0"/>
            <w:smallCaps w:val="0"/>
            <w:noProof w:val="0"/>
            <w:color w:val="001D35"/>
            <w:sz w:val="24"/>
            <w:szCs w:val="24"/>
            <w:highlight w:val="yellow"/>
            <w:lang w:val="pt-PT"/>
            <w:rPrChange w:author="Susana Margarida Gonçalves Silva Santos" w:date="2026-04-30T09:51:13.261Z" w16du:dateUtc="2026-04-30T09:51:13.261Z" w:id="1015075812">
              <w:rPr>
                <w:rFonts w:ascii="Garamond" w:hAnsi="Garamond" w:eastAsia="Garamond" w:cs="Garamond"/>
                <w:b w:val="0"/>
                <w:bCs w:val="0"/>
                <w:i w:val="0"/>
                <w:iCs w:val="0"/>
                <w:caps w:val="0"/>
                <w:smallCaps w:val="0"/>
                <w:noProof w:val="0"/>
                <w:color w:val="001D35"/>
                <w:sz w:val="24"/>
                <w:szCs w:val="24"/>
                <w:lang w:val="pt-PT"/>
              </w:rPr>
            </w:rPrChange>
          </w:rPr>
          <w:t>tutela</w:t>
        </w:r>
        <w:r w:rsidRPr="73C0FD60" w:rsidR="5C8807EB">
          <w:rPr>
            <w:rFonts w:ascii="Garamond" w:hAnsi="Garamond" w:eastAsia="Garamond" w:cs="Garamond"/>
            <w:b w:val="0"/>
            <w:bCs w:val="0"/>
            <w:i w:val="0"/>
            <w:iCs w:val="0"/>
            <w:caps w:val="0"/>
            <w:smallCaps w:val="0"/>
            <w:noProof w:val="0"/>
            <w:color w:val="001D35"/>
            <w:sz w:val="24"/>
            <w:szCs w:val="24"/>
            <w:lang w:val="pt-PT"/>
          </w:rPr>
          <w:t>, da respons</w:t>
        </w:r>
        <w:r w:rsidRPr="73C0FD60" w:rsidR="5679B284">
          <w:rPr>
            <w:rFonts w:ascii="Garamond" w:hAnsi="Garamond" w:eastAsia="Garamond" w:cs="Garamond"/>
            <w:b w:val="0"/>
            <w:bCs w:val="0"/>
            <w:i w:val="0"/>
            <w:iCs w:val="0"/>
            <w:caps w:val="0"/>
            <w:smallCaps w:val="0"/>
            <w:noProof w:val="0"/>
            <w:color w:val="001D35"/>
            <w:sz w:val="24"/>
            <w:szCs w:val="24"/>
            <w:lang w:val="pt-PT"/>
          </w:rPr>
          <w:t>abilidade</w:t>
        </w:r>
      </w:ins>
      <w:ins w:author="Susana Margarida Gonçalves Silva Santos" w:date="2026-04-30T09:53:08.29Z" w16du:dateUtc="2026-04-30T09:53:08.29Z" w:id="32071559">
        <w:r w:rsidRPr="73C0FD60" w:rsidR="0D8523EF">
          <w:rPr>
            <w:rFonts w:ascii="Garamond" w:hAnsi="Garamond" w:eastAsia="Garamond" w:cs="Garamond"/>
            <w:b w:val="0"/>
            <w:bCs w:val="0"/>
            <w:i w:val="0"/>
            <w:iCs w:val="0"/>
            <w:caps w:val="0"/>
            <w:smallCaps w:val="0"/>
            <w:noProof w:val="0"/>
            <w:color w:val="001D35"/>
            <w:sz w:val="24"/>
            <w:szCs w:val="24"/>
            <w:lang w:val="pt-PT"/>
          </w:rPr>
          <w:t xml:space="preserve"> E/OU</w:t>
        </w:r>
      </w:ins>
      <w:ins w:author="Susana Margarida Gonçalves Silva Santos" w:date="2026-04-30T09:23:58.604Z" w16du:dateUtc="2026-04-30T09:23:58.604Z" w:id="1238813286">
        <w:r w:rsidRPr="73C0FD60" w:rsidR="5679B284">
          <w:rPr>
            <w:rFonts w:ascii="Garamond" w:hAnsi="Garamond" w:eastAsia="Garamond" w:cs="Garamond"/>
            <w:b w:val="0"/>
            <w:bCs w:val="0"/>
            <w:i w:val="0"/>
            <w:iCs w:val="0"/>
            <w:caps w:val="0"/>
            <w:smallCaps w:val="0"/>
            <w:noProof w:val="0"/>
            <w:color w:val="001D35"/>
            <w:sz w:val="24"/>
            <w:szCs w:val="24"/>
            <w:lang w:val="pt-PT"/>
          </w:rPr>
          <w:t xml:space="preserve"> </w:t>
        </w:r>
      </w:ins>
      <w:ins w:author="Susana Margarida Gonçalves Silva Santos" w:date="2026-04-30T09:55:37.359Z" w16du:dateUtc="2026-04-30T09:55:37.359Z" w:id="348157590">
        <w:r w:rsidRPr="73C0FD60" w:rsidR="740C184E">
          <w:rPr>
            <w:rFonts w:ascii="Garamond" w:hAnsi="Garamond" w:eastAsia="Garamond" w:cs="Garamond"/>
            <w:b w:val="0"/>
            <w:bCs w:val="0"/>
            <w:i w:val="0"/>
            <w:iCs w:val="0"/>
            <w:caps w:val="0"/>
            <w:smallCaps w:val="0"/>
            <w:noProof w:val="0"/>
            <w:color w:val="001D35"/>
            <w:sz w:val="24"/>
            <w:szCs w:val="24"/>
            <w:lang w:val="pt-PT"/>
          </w:rPr>
          <w:t xml:space="preserve">(?) </w:t>
        </w:r>
      </w:ins>
      <w:ins w:author="Susana Margarida Gonçalves Silva Santos" w:date="2026-04-30T09:23:58.604Z" w16du:dateUtc="2026-04-30T09:23:58.604Z" w:id="2004303557">
        <w:r w:rsidRPr="73C0FD60" w:rsidR="5679B284">
          <w:rPr>
            <w:rFonts w:ascii="Garamond" w:hAnsi="Garamond" w:eastAsia="Garamond" w:cs="Garamond"/>
            <w:b w:val="0"/>
            <w:bCs w:val="0"/>
            <w:i w:val="0"/>
            <w:iCs w:val="0"/>
            <w:caps w:val="0"/>
            <w:smallCaps w:val="0"/>
            <w:noProof w:val="0"/>
            <w:color w:val="001D35"/>
            <w:sz w:val="24"/>
            <w:szCs w:val="24"/>
            <w:lang w:val="pt-PT"/>
          </w:rPr>
          <w:t xml:space="preserve">da titularidade de um </w:t>
        </w:r>
      </w:ins>
      <w:ins w:author="Susana Margarida Gonçalves Silva Santos" w:date="2026-04-30T09:24:59.887Z" w16du:dateUtc="2026-04-30T09:24:59.887Z" w:id="1916556841">
        <w:r w:rsidRPr="73C0FD60" w:rsidR="5679B284">
          <w:rPr>
            <w:rFonts w:ascii="Garamond" w:hAnsi="Garamond" w:eastAsia="Garamond" w:cs="Garamond"/>
            <w:b w:val="0"/>
            <w:bCs w:val="0"/>
            <w:i w:val="0"/>
            <w:iCs w:val="0"/>
            <w:caps w:val="0"/>
            <w:smallCaps w:val="0"/>
            <w:noProof w:val="0"/>
            <w:color w:val="001D35"/>
            <w:sz w:val="24"/>
            <w:szCs w:val="24"/>
            <w:lang w:val="pt-PT"/>
          </w:rPr>
          <w:t>cão e gato ou outro animal de companhia</w:t>
        </w:r>
        <w:r w:rsidRPr="73C0FD60" w:rsidR="2802DAD3">
          <w:rPr>
            <w:rFonts w:ascii="Garamond" w:hAnsi="Garamond" w:eastAsia="Garamond" w:cs="Garamond"/>
            <w:b w:val="0"/>
            <w:bCs w:val="0"/>
            <w:i w:val="0"/>
            <w:iCs w:val="0"/>
            <w:caps w:val="0"/>
            <w:smallCaps w:val="0"/>
            <w:noProof w:val="0"/>
            <w:color w:val="001D35"/>
            <w:sz w:val="24"/>
            <w:szCs w:val="24"/>
            <w:lang w:val="pt-PT"/>
          </w:rPr>
          <w:t xml:space="preserve">, designadamente </w:t>
        </w:r>
      </w:ins>
      <w:ins w:author="Susana Margarida Gonçalves Silva Santos" w:date="2026-04-30T09:28:59.806Z" w16du:dateUtc="2026-04-30T09:28:59.806Z" w:id="218624485">
        <w:r w:rsidRPr="73C0FD60" w:rsidR="49282C72">
          <w:rPr>
            <w:rFonts w:ascii="Garamond" w:hAnsi="Garamond" w:eastAsia="Garamond" w:cs="Garamond"/>
            <w:b w:val="0"/>
            <w:bCs w:val="0"/>
            <w:i w:val="0"/>
            <w:iCs w:val="0"/>
            <w:caps w:val="0"/>
            <w:smallCaps w:val="0"/>
            <w:noProof w:val="0"/>
            <w:color w:val="001D35"/>
            <w:sz w:val="24"/>
            <w:szCs w:val="24"/>
            <w:lang w:val="pt-PT"/>
          </w:rPr>
          <w:t xml:space="preserve">por intermédio de iniciativas de adoção, praticados por </w:t>
        </w:r>
      </w:ins>
      <w:ins w:author="Susana Margarida Gonçalves Silva Santos" w:date="2026-04-30T09:29:39.689Z" w16du:dateUtc="2026-04-30T09:29:39.689Z" w:id="808944840">
        <w:r w:rsidRPr="73C0FD60" w:rsidR="6E8D3822">
          <w:rPr>
            <w:rFonts w:ascii="Garamond" w:hAnsi="Garamond" w:eastAsia="Garamond" w:cs="Garamond"/>
            <w:b w:val="0"/>
            <w:bCs w:val="0"/>
            <w:i w:val="0"/>
            <w:iCs w:val="0"/>
            <w:caps w:val="0"/>
            <w:smallCaps w:val="0"/>
            <w:noProof w:val="0"/>
            <w:color w:val="001D35"/>
            <w:sz w:val="24"/>
            <w:szCs w:val="24"/>
            <w:lang w:val="pt-PT"/>
          </w:rPr>
          <w:t>Municípios</w:t>
        </w:r>
      </w:ins>
      <w:ins w:author="Susana Margarida Gonçalves Silva Santos" w:date="2026-04-30T09:28:59.806Z" w16du:dateUtc="2026-04-30T09:28:59.806Z" w:id="959125937">
        <w:r w:rsidRPr="73C0FD60" w:rsidR="49282C72">
          <w:rPr>
            <w:rFonts w:ascii="Garamond" w:hAnsi="Garamond" w:eastAsia="Garamond" w:cs="Garamond"/>
            <w:b w:val="0"/>
            <w:bCs w:val="0"/>
            <w:i w:val="0"/>
            <w:iCs w:val="0"/>
            <w:caps w:val="0"/>
            <w:smallCaps w:val="0"/>
            <w:noProof w:val="0"/>
            <w:color w:val="001D35"/>
            <w:sz w:val="24"/>
            <w:szCs w:val="24"/>
            <w:lang w:val="pt-PT"/>
          </w:rPr>
          <w:t xml:space="preserve"> </w:t>
        </w:r>
      </w:ins>
      <w:ins w:author="Susana Margarida Gonçalves Silva Santos" w:date="2026-04-30T09:30:49.487Z" w16du:dateUtc="2026-04-30T09:30:49.487Z" w:id="1014526040">
        <w:r w:rsidRPr="73C0FD60" w:rsidR="7AF2B9CF">
          <w:rPr>
            <w:rFonts w:ascii="Garamond" w:hAnsi="Garamond" w:eastAsia="Garamond" w:cs="Garamond"/>
            <w:b w:val="0"/>
            <w:bCs w:val="0"/>
            <w:i w:val="0"/>
            <w:iCs w:val="0"/>
            <w:caps w:val="0"/>
            <w:smallCaps w:val="0"/>
            <w:noProof w:val="0"/>
            <w:color w:val="001D35"/>
            <w:sz w:val="24"/>
            <w:szCs w:val="24"/>
            <w:lang w:val="pt-PT"/>
          </w:rPr>
          <w:t xml:space="preserve">(CRO) </w:t>
        </w:r>
      </w:ins>
      <w:ins w:author="Susana Margarida Gonçalves Silva Santos" w:date="2026-04-30T09:28:59.806Z" w16du:dateUtc="2026-04-30T09:28:59.806Z" w:id="1161906608">
        <w:r w:rsidRPr="73C0FD60" w:rsidR="49282C72">
          <w:rPr>
            <w:rFonts w:ascii="Garamond" w:hAnsi="Garamond" w:eastAsia="Garamond" w:cs="Garamond"/>
            <w:b w:val="0"/>
            <w:bCs w:val="0"/>
            <w:i w:val="0"/>
            <w:iCs w:val="0"/>
            <w:caps w:val="0"/>
            <w:smallCaps w:val="0"/>
            <w:noProof w:val="0"/>
            <w:color w:val="001D35"/>
            <w:sz w:val="24"/>
            <w:szCs w:val="24"/>
            <w:lang w:val="pt-PT"/>
          </w:rPr>
          <w:t>ou por Associaç</w:t>
        </w:r>
      </w:ins>
      <w:ins w:author="Susana Margarida Gonçalves Silva Santos" w:date="2026-04-30T09:29:06.734Z" w16du:dateUtc="2026-04-30T09:29:06.734Z" w:id="734917998">
        <w:r w:rsidRPr="73C0FD60" w:rsidR="49282C72">
          <w:rPr>
            <w:rFonts w:ascii="Garamond" w:hAnsi="Garamond" w:eastAsia="Garamond" w:cs="Garamond"/>
            <w:b w:val="0"/>
            <w:bCs w:val="0"/>
            <w:i w:val="0"/>
            <w:iCs w:val="0"/>
            <w:caps w:val="0"/>
            <w:smallCaps w:val="0"/>
            <w:noProof w:val="0"/>
            <w:color w:val="001D35"/>
            <w:sz w:val="24"/>
            <w:szCs w:val="24"/>
            <w:lang w:val="pt-PT"/>
          </w:rPr>
          <w:t>ões Zo</w:t>
        </w:r>
        <w:r w:rsidRPr="73C0FD60" w:rsidR="5EA22E88">
          <w:rPr>
            <w:rFonts w:ascii="Garamond" w:hAnsi="Garamond" w:eastAsia="Garamond" w:cs="Garamond"/>
            <w:b w:val="0"/>
            <w:bCs w:val="0"/>
            <w:i w:val="0"/>
            <w:iCs w:val="0"/>
            <w:caps w:val="0"/>
            <w:smallCaps w:val="0"/>
            <w:noProof w:val="0"/>
            <w:color w:val="001D35"/>
            <w:sz w:val="24"/>
            <w:szCs w:val="24"/>
            <w:lang w:val="pt-PT"/>
          </w:rPr>
          <w:t>ófilas</w:t>
        </w:r>
      </w:ins>
      <w:ins w:author="Susana Margarida Gonçalves Silva Santos" w:date="2026-04-30T09:31:02.522Z" w16du:dateUtc="2026-04-30T09:31:02.522Z" w:id="203309452">
        <w:r w:rsidRPr="73C0FD60" w:rsidR="2F0669E6">
          <w:rPr>
            <w:rFonts w:ascii="Garamond" w:hAnsi="Garamond" w:eastAsia="Garamond" w:cs="Garamond"/>
            <w:b w:val="0"/>
            <w:bCs w:val="0"/>
            <w:i w:val="0"/>
            <w:iCs w:val="0"/>
            <w:caps w:val="0"/>
            <w:smallCaps w:val="0"/>
            <w:noProof w:val="0"/>
            <w:color w:val="001D35"/>
            <w:sz w:val="24"/>
            <w:szCs w:val="24"/>
            <w:lang w:val="pt-PT"/>
          </w:rPr>
          <w:t xml:space="preserve"> (Abrigos)</w:t>
        </w:r>
      </w:ins>
      <w:ins w:author="Susana Margarida Gonçalves Silva Santos" w:date="2026-04-30T09:25:24.891Z" w16du:dateUtc="2026-04-30T09:25:24.891Z" w:id="45131233">
        <w:r w:rsidRPr="73C0FD60" w:rsidR="2802DAD3">
          <w:rPr>
            <w:rFonts w:ascii="Garamond" w:hAnsi="Garamond" w:eastAsia="Garamond" w:cs="Garamond"/>
            <w:b w:val="0"/>
            <w:bCs w:val="0"/>
            <w:i w:val="0"/>
            <w:iCs w:val="0"/>
            <w:caps w:val="0"/>
            <w:smallCaps w:val="0"/>
            <w:noProof w:val="0"/>
            <w:color w:val="001D35"/>
            <w:sz w:val="24"/>
            <w:szCs w:val="24"/>
            <w:lang w:val="pt-PT"/>
          </w:rPr>
          <w:t>.</w:t>
        </w:r>
      </w:ins>
    </w:p>
    <w:p w:rsidRPr="004A4E89" w:rsidR="047B255F" w:rsidP="00FF79A7" w:rsidRDefault="047B255F" w14:paraId="1E08E158" w14:textId="1072EC70">
      <w:pPr>
        <w:pStyle w:val="PargrafodaLista"/>
        <w:numPr>
          <w:ilvl w:val="0"/>
          <w:numId w:val="176"/>
        </w:numPr>
        <w:rPr>
          <w:color w:val="auto"/>
        </w:rPr>
      </w:pPr>
      <w:r w:rsidRPr="004A4E89">
        <w:rPr>
          <w:rFonts w:eastAsia="Times New Roman" w:cs="Times New Roman"/>
          <w:color w:val="auto"/>
        </w:rPr>
        <w:t xml:space="preserve">«Alojamento», edifícios ou espaço exterior delimitado em estabelecimentos onde são detidos </w:t>
      </w:r>
      <w:r w:rsidRPr="004A4E89" w:rsidR="29B3C58D">
        <w:rPr>
          <w:rFonts w:eastAsia="Times New Roman" w:cs="Times New Roman"/>
          <w:color w:val="auto"/>
        </w:rPr>
        <w:t>animais de companhia</w:t>
      </w:r>
      <w:r w:rsidRPr="004A4E89">
        <w:rPr>
          <w:rFonts w:eastAsia="Times New Roman" w:cs="Times New Roman"/>
          <w:color w:val="auto"/>
        </w:rPr>
        <w:t xml:space="preserve"> de forma temporária ou permanente;</w:t>
      </w:r>
    </w:p>
    <w:p w:rsidRPr="004A4E89" w:rsidR="005101CF" w:rsidP="00FF79A7" w:rsidRDefault="08F96F30" w14:paraId="4527E7DF" w14:textId="77777777">
      <w:pPr>
        <w:pStyle w:val="PargrafodaLista"/>
        <w:numPr>
          <w:ilvl w:val="0"/>
          <w:numId w:val="176"/>
        </w:numPr>
        <w:rPr>
          <w:color w:val="auto"/>
        </w:rPr>
      </w:pPr>
      <w:r w:rsidRPr="004A4E89">
        <w:rPr>
          <w:color w:val="auto"/>
        </w:rPr>
        <w:t xml:space="preserve">«Altura da gaiola», a distância vertical entre o chão e a parte horizontal superior da cobertura ou da gaiola; </w:t>
      </w:r>
    </w:p>
    <w:p w:rsidRPr="004A4E89" w:rsidR="10E1C5B3" w:rsidP="00FF79A7" w:rsidRDefault="3AE80327" w14:paraId="6302D80F" w14:textId="137FED18">
      <w:pPr>
        <w:pStyle w:val="PargrafodaLista"/>
        <w:numPr>
          <w:ilvl w:val="0"/>
          <w:numId w:val="176"/>
        </w:numPr>
        <w:rPr>
          <w:rFonts w:eastAsia="Times New Roman" w:cs="Times New Roman"/>
          <w:color w:val="auto"/>
        </w:rPr>
      </w:pPr>
      <w:r w:rsidRPr="004A4E89">
        <w:rPr>
          <w:rFonts w:eastAsia="Times New Roman" w:cs="Times New Roman"/>
          <w:color w:val="auto"/>
        </w:rPr>
        <w:t>«Amarrar», ato de prender um cão ou gato a um ponto de fixação ou a um objeto para o manter numa zona desejada ou para restringir o seu movimento</w:t>
      </w:r>
      <w:del w:author="Gui Jorge Machado Sarmento" w:date="2026-04-20T22:34:00Z" w16du:dateUtc="2026-04-20T21:34:00Z" w:id="292">
        <w:r w:rsidRPr="004A4E89" w:rsidDel="003F30B6">
          <w:rPr>
            <w:rFonts w:eastAsia="Times New Roman" w:cs="Times New Roman"/>
            <w:color w:val="auto"/>
          </w:rPr>
          <w:delText>;</w:delText>
        </w:r>
      </w:del>
    </w:p>
    <w:p w:rsidRPr="004A4E89" w:rsidR="005101CF" w:rsidP="00FF79A7" w:rsidRDefault="343A9C9E" w14:paraId="26F73FBD" w14:textId="59E48263">
      <w:pPr>
        <w:pStyle w:val="PargrafodaLista"/>
        <w:numPr>
          <w:ilvl w:val="0"/>
          <w:numId w:val="176"/>
        </w:numPr>
        <w:rPr>
          <w:rFonts w:eastAsia="Aptos" w:cs="Aptos"/>
          <w:color w:val="auto"/>
        </w:rPr>
      </w:pPr>
      <w:r w:rsidRPr="004A4E89">
        <w:rPr>
          <w:color w:val="auto"/>
        </w:rPr>
        <w:t>«Animal de companhia», ani</w:t>
      </w:r>
      <w:r w:rsidRPr="004A4E89" w:rsidR="2A0A1FD4">
        <w:rPr>
          <w:color w:val="auto"/>
        </w:rPr>
        <w:t xml:space="preserve">mal </w:t>
      </w:r>
      <w:r w:rsidRPr="004A4E89" w:rsidR="131F8EC3">
        <w:rPr>
          <w:rFonts w:eastAsia="Calibri" w:cs="Calibri"/>
          <w:color w:val="auto"/>
        </w:rPr>
        <w:t xml:space="preserve">das espécies listadas no anexo I do Regulamento (UE) 2016/429 do Parlamento e do conselho de 9 de março, </w:t>
      </w:r>
      <w:r w:rsidRPr="004A4E89" w:rsidR="13F4F690">
        <w:rPr>
          <w:rFonts w:eastAsia="Calibri" w:cs="Calibri"/>
          <w:color w:val="auto"/>
        </w:rPr>
        <w:t xml:space="preserve">detido ou </w:t>
      </w:r>
      <w:commentRangeStart w:id="293"/>
      <w:r w:rsidRPr="004A4E89">
        <w:rPr>
          <w:color w:val="auto"/>
        </w:rPr>
        <w:t>destinado</w:t>
      </w:r>
      <w:commentRangeEnd w:id="293"/>
      <w:r w:rsidRPr="004A4E89" w:rsidR="00FF79A7">
        <w:rPr>
          <w:rStyle w:val="Refdecomentrio"/>
          <w:color w:val="auto"/>
          <w:sz w:val="24"/>
          <w:szCs w:val="24"/>
        </w:rPr>
        <w:commentReference w:id="293"/>
      </w:r>
      <w:r w:rsidRPr="004A4E89">
        <w:rPr>
          <w:color w:val="auto"/>
        </w:rPr>
        <w:t xml:space="preserve"> a ser detido</w:t>
      </w:r>
      <w:r w:rsidRPr="004A4E89" w:rsidR="00FF79A7">
        <w:rPr>
          <w:color w:val="auto"/>
        </w:rPr>
        <w:t xml:space="preserve"> </w:t>
      </w:r>
      <w:r w:rsidRPr="004A4E89">
        <w:rPr>
          <w:color w:val="auto"/>
        </w:rPr>
        <w:t>pelo homem, designadamente no seu lar, para seu entretenimento e companhia</w:t>
      </w:r>
      <w:commentRangeStart w:id="294"/>
      <w:r w:rsidRPr="004A4E89">
        <w:rPr>
          <w:color w:val="auto"/>
        </w:rPr>
        <w:t>;</w:t>
      </w:r>
      <w:commentRangeEnd w:id="294"/>
      <w:r w:rsidRPr="004A4E89" w:rsidR="000E5422">
        <w:rPr>
          <w:rStyle w:val="Refdecomentrio"/>
          <w:color w:val="auto"/>
          <w:sz w:val="24"/>
          <w:szCs w:val="24"/>
        </w:rPr>
        <w:commentReference w:id="294"/>
      </w:r>
      <w:r w:rsidRPr="004A4E89" w:rsidR="57207C1D">
        <w:rPr>
          <w:color w:val="auto"/>
        </w:rPr>
        <w:t xml:space="preserve"> </w:t>
      </w:r>
    </w:p>
    <w:p w:rsidRPr="004A4E89" w:rsidR="4CCB09DA" w:rsidP="00FF79A7" w:rsidRDefault="000A031E" w14:paraId="5E70B198" w14:textId="24DCDA73">
      <w:pPr>
        <w:pStyle w:val="PargrafodaLista"/>
        <w:numPr>
          <w:ilvl w:val="0"/>
          <w:numId w:val="176"/>
        </w:numPr>
        <w:rPr>
          <w:color w:val="auto"/>
        </w:rPr>
      </w:pPr>
      <w:r w:rsidRPr="004A4E89">
        <w:rPr>
          <w:color w:val="auto"/>
        </w:rPr>
        <w:t>«</w:t>
      </w:r>
      <w:r w:rsidRPr="004A4E89" w:rsidR="1C9FFAE5">
        <w:rPr>
          <w:color w:val="auto"/>
        </w:rPr>
        <w:t>Animal errante», qualquer animal que seja encontrado na via pública ou outros lugares públicos, fora do controlo e guarda dos respetivos detentores ou relativamente ao qual existem fortes indícios de que foi abandonado ou não tem detentor e não esteja identificado.</w:t>
      </w:r>
    </w:p>
    <w:p w:rsidRPr="004A4E89" w:rsidR="00FF79A7" w:rsidP="00FF79A7" w:rsidRDefault="03CB4080" w14:paraId="434CE969" w14:textId="77777777">
      <w:pPr>
        <w:pStyle w:val="PargrafodaLista"/>
        <w:numPr>
          <w:ilvl w:val="0"/>
          <w:numId w:val="176"/>
        </w:numPr>
        <w:rPr>
          <w:color w:val="auto"/>
        </w:rPr>
      </w:pPr>
      <w:r w:rsidRPr="004A4E89">
        <w:rPr>
          <w:color w:val="auto"/>
        </w:rPr>
        <w:t>«Animal para fins militares ou policiais», o animal que é detido pelas Forças Armadas e pelas forças e serviços de emergência e de segurança do Estado e que se destina aos fins específicos destas entidades;</w:t>
      </w:r>
    </w:p>
    <w:p w:rsidRPr="004A4E89" w:rsidR="28F57B4E" w:rsidP="00FF79A7" w:rsidRDefault="000A031E" w14:paraId="649BC9E9" w14:textId="5DACA543">
      <w:pPr>
        <w:pStyle w:val="PargrafodaLista"/>
        <w:numPr>
          <w:ilvl w:val="0"/>
          <w:numId w:val="176"/>
        </w:numPr>
        <w:rPr>
          <w:color w:val="auto"/>
        </w:rPr>
      </w:pPr>
      <w:r w:rsidRPr="004A4E89">
        <w:rPr>
          <w:color w:val="auto"/>
        </w:rPr>
        <w:t>«</w:t>
      </w:r>
      <w:r w:rsidRPr="004A4E89" w:rsidR="6E16D668">
        <w:rPr>
          <w:color w:val="auto"/>
        </w:rPr>
        <w:t>Animal perigoso» qualquer animal que se encontre numa das seguintes condições:</w:t>
      </w:r>
    </w:p>
    <w:p w:rsidRPr="009C4C41" w:rsidR="28F57B4E" w:rsidP="009C4C41" w:rsidRDefault="6E16D668" w14:paraId="2F379028" w14:textId="57FAE3A3">
      <w:pPr>
        <w:pStyle w:val="PargrafodaLista"/>
        <w:numPr>
          <w:ilvl w:val="0"/>
          <w:numId w:val="177"/>
        </w:numPr>
        <w:rPr>
          <w:color w:val="auto"/>
        </w:rPr>
      </w:pPr>
      <w:r w:rsidRPr="009C4C41">
        <w:rPr>
          <w:color w:val="auto"/>
        </w:rPr>
        <w:t>Tenha mordido, atacado ou ofendido o corpo ou a saúde de uma pessoa;</w:t>
      </w:r>
    </w:p>
    <w:p w:rsidRPr="009C4C41" w:rsidR="28F57B4E" w:rsidP="009C4C41" w:rsidRDefault="6E16D668" w14:paraId="0FF06464" w14:textId="58DBB47E">
      <w:pPr>
        <w:pStyle w:val="PargrafodaLista"/>
        <w:numPr>
          <w:ilvl w:val="0"/>
          <w:numId w:val="177"/>
        </w:numPr>
        <w:rPr>
          <w:color w:val="auto"/>
        </w:rPr>
      </w:pPr>
      <w:r w:rsidRPr="009C4C41">
        <w:rPr>
          <w:color w:val="auto"/>
        </w:rPr>
        <w:t>Tenha ferido gravemente ou morto um outro animal, fora da esfera de bens imóveis que constituem a propriedade do seu detentor;</w:t>
      </w:r>
    </w:p>
    <w:p w:rsidRPr="009C4C41" w:rsidR="28F57B4E" w:rsidP="009C4C41" w:rsidRDefault="6E16D668" w14:paraId="312B6A76" w14:textId="028021BF">
      <w:pPr>
        <w:pStyle w:val="PargrafodaLista"/>
        <w:numPr>
          <w:ilvl w:val="0"/>
          <w:numId w:val="177"/>
        </w:numPr>
        <w:rPr>
          <w:color w:val="auto"/>
        </w:rPr>
      </w:pPr>
      <w:r w:rsidRPr="009C4C41">
        <w:rPr>
          <w:color w:val="auto"/>
        </w:rPr>
        <w:t>Tenha sido declarado, voluntariamente, pelo seu detentor, à junta de freguesia da sua área de residência, que tem um caráter e comportamento agressivos;</w:t>
      </w:r>
    </w:p>
    <w:p w:rsidRPr="009C4C41" w:rsidR="3240F904" w:rsidP="009C4C41" w:rsidRDefault="6E16D668" w14:paraId="1FAF6808" w14:textId="7FB927A0">
      <w:pPr>
        <w:pStyle w:val="PargrafodaLista"/>
        <w:numPr>
          <w:ilvl w:val="0"/>
          <w:numId w:val="177"/>
        </w:numPr>
        <w:rPr>
          <w:color w:val="auto"/>
        </w:rPr>
      </w:pPr>
      <w:r w:rsidRPr="009C4C41">
        <w:rPr>
          <w:color w:val="auto"/>
        </w:rPr>
        <w:t>Tenha sido considerado pela autoridade competente como um risco para a segurança de pessoas ou animais, devido ao seu comportamento agressivo ou especificidade fisiológica</w:t>
      </w:r>
      <w:r w:rsidRPr="009C4C41" w:rsidR="00FF79A7">
        <w:rPr>
          <w:color w:val="auto"/>
        </w:rPr>
        <w:t>.</w:t>
      </w:r>
    </w:p>
    <w:p w:rsidRPr="004A4E89" w:rsidR="000A031E" w:rsidP="00FF79A7" w:rsidRDefault="000A031E" w14:paraId="2DBFD02A" w14:textId="6BEDBB98">
      <w:pPr>
        <w:pStyle w:val="PargrafodaLista"/>
        <w:numPr>
          <w:ilvl w:val="0"/>
          <w:numId w:val="176"/>
        </w:numPr>
        <w:ind w:left="487"/>
        <w:rPr>
          <w:color w:val="auto"/>
        </w:rPr>
      </w:pPr>
      <w:r w:rsidRPr="004A4E89">
        <w:rPr>
          <w:color w:val="auto"/>
        </w:rPr>
        <w:t>«</w:t>
      </w:r>
      <w:r w:rsidRPr="004A4E89" w:rsidR="1ADE24E7">
        <w:rPr>
          <w:color w:val="auto"/>
        </w:rPr>
        <w:t>Animal potencialmente perigoso» qualquer animal que, devido às características da espécie, ao comportamento agressivo, ao tamanho ou à potência de mandíbula, possa causar lesão ou morte a pessoas ou outros animais, nomeadamente os cães pertencentes às raças previamente definidas como potencialmente perigosas em portaria do membro do Governo responsável pela área da agricultura, bem como os cruzamentos de primeira geração destas, os cruzamentos destas entre si ou cruzamentos destas com outras raças, obtendo assim uma tipologia semelhante a algumas das raças referidas naquele diploma regulamentar;</w:t>
      </w:r>
    </w:p>
    <w:p w:rsidRPr="004A4E89" w:rsidR="29EECFC6" w:rsidP="00FF79A7" w:rsidRDefault="29B3ADC2" w14:paraId="4E711280" w14:textId="23194143">
      <w:pPr>
        <w:pStyle w:val="PargrafodaLista"/>
        <w:numPr>
          <w:ilvl w:val="0"/>
          <w:numId w:val="176"/>
        </w:numPr>
        <w:ind w:left="487"/>
        <w:rPr>
          <w:color w:val="auto"/>
        </w:rPr>
      </w:pPr>
      <w:r w:rsidRPr="004A4E89">
        <w:rPr>
          <w:color w:val="auto"/>
        </w:rPr>
        <w:t xml:space="preserve">«Animal de raça pura», o animal </w:t>
      </w:r>
      <w:r w:rsidRPr="004A4E89" w:rsidR="5B2B3A38">
        <w:rPr>
          <w:color w:val="auto"/>
        </w:rPr>
        <w:t>registado em</w:t>
      </w:r>
      <w:r w:rsidRPr="004A4E89">
        <w:rPr>
          <w:color w:val="auto"/>
        </w:rPr>
        <w:t xml:space="preserve"> Livro de Origens reconhecido oficialmente;</w:t>
      </w:r>
    </w:p>
    <w:p w:rsidRPr="004A4E89" w:rsidR="005101CF" w:rsidP="00FF79A7" w:rsidRDefault="08F96F30" w14:paraId="7DFE5C92" w14:textId="77777777">
      <w:pPr>
        <w:pStyle w:val="PargrafodaLista"/>
        <w:numPr>
          <w:ilvl w:val="0"/>
          <w:numId w:val="176"/>
        </w:numPr>
        <w:ind w:left="487"/>
        <w:rPr>
          <w:color w:val="auto"/>
        </w:rPr>
      </w:pPr>
      <w:r w:rsidRPr="004A4E89">
        <w:rPr>
          <w:color w:val="auto"/>
        </w:rPr>
        <w:t xml:space="preserve">«Animal selvagem», todo o espécimen de espécie da fauna selvagem autóctone ou exótica e seus descendentes criados em cativeiro; </w:t>
      </w:r>
    </w:p>
    <w:p w:rsidRPr="004A4E89" w:rsidR="005101CF" w:rsidP="00FF79A7" w:rsidRDefault="00A626AB" w14:paraId="283468CA" w14:textId="77777777">
      <w:pPr>
        <w:pStyle w:val="PargrafodaLista"/>
        <w:numPr>
          <w:ilvl w:val="0"/>
          <w:numId w:val="176"/>
        </w:numPr>
        <w:ind w:left="487"/>
        <w:rPr>
          <w:color w:val="auto"/>
        </w:rPr>
      </w:pPr>
      <w:r w:rsidRPr="004A4E89">
        <w:rPr>
          <w:color w:val="auto"/>
        </w:rPr>
        <w:t xml:space="preserve">«Animal suspeito de raiva», qualquer animal suscetível que: </w:t>
      </w:r>
    </w:p>
    <w:p w:rsidRPr="009C4C41" w:rsidR="009C4C41" w:rsidP="009C4C41" w:rsidRDefault="3EB949F8" w14:paraId="1A5E7898" w14:textId="77777777">
      <w:pPr>
        <w:pStyle w:val="PargrafodaLista"/>
        <w:numPr>
          <w:ilvl w:val="0"/>
          <w:numId w:val="178"/>
        </w:numPr>
        <w:rPr>
          <w:color w:val="auto"/>
        </w:rPr>
      </w:pPr>
      <w:r w:rsidRPr="009C4C41">
        <w:rPr>
          <w:color w:val="auto"/>
        </w:rPr>
        <w:t>Por sinais ou alterações de comportamento exibidos, seja considerado como tal por um médico veterinário;</w:t>
      </w:r>
    </w:p>
    <w:p w:rsidRPr="009C4C41" w:rsidR="005101CF" w:rsidP="009C4C41" w:rsidRDefault="6F6E9877" w14:paraId="12B53B06" w14:textId="3331D8FF">
      <w:pPr>
        <w:pStyle w:val="PargrafodaLista"/>
        <w:numPr>
          <w:ilvl w:val="0"/>
          <w:numId w:val="178"/>
        </w:numPr>
        <w:rPr>
          <w:color w:val="auto"/>
        </w:rPr>
      </w:pPr>
      <w:r w:rsidRPr="009C4C41">
        <w:rPr>
          <w:color w:val="auto"/>
        </w:rPr>
        <w:t xml:space="preserve">Tenha agredido pessoas ou animais; </w:t>
      </w:r>
    </w:p>
    <w:p w:rsidRPr="009C4C41" w:rsidR="005101CF" w:rsidP="009C4C41" w:rsidRDefault="11589B1D" w14:paraId="7DA4DBD4" w14:textId="1DC332CC">
      <w:pPr>
        <w:pStyle w:val="PargrafodaLista"/>
        <w:numPr>
          <w:ilvl w:val="0"/>
          <w:numId w:val="178"/>
        </w:numPr>
        <w:rPr>
          <w:color w:val="auto"/>
        </w:rPr>
      </w:pPr>
      <w:r w:rsidRPr="009C4C41">
        <w:rPr>
          <w:color w:val="auto"/>
        </w:rPr>
        <w:t xml:space="preserve">Tenha sido agredido por outro animal suscetível à raiva; </w:t>
      </w:r>
    </w:p>
    <w:p w:rsidRPr="004A4E89" w:rsidR="005101CF" w:rsidP="00FF79A7" w:rsidRDefault="5764284E" w14:paraId="61BB4E65" w14:textId="2BB443F6">
      <w:pPr>
        <w:pStyle w:val="PargrafodaLista"/>
        <w:numPr>
          <w:ilvl w:val="0"/>
          <w:numId w:val="176"/>
        </w:numPr>
        <w:ind w:left="487"/>
        <w:rPr>
          <w:color w:val="auto"/>
        </w:rPr>
      </w:pPr>
      <w:r w:rsidRPr="004A4E89">
        <w:rPr>
          <w:color w:val="auto"/>
        </w:rPr>
        <w:t xml:space="preserve">«Autoridade competente», a Direção-Geral de Alimentação e Veterinária (DGAV), os médicos veterinários municipais, as câmaras municipais, as juntas de freguesia, o Instituto da Conservação da Natureza e das Florestas, I. P. (ICNF, I. P.), a Guarda Nacional Republicana (GNR), a Polícia de Segurança Pública (PSP), a Polícia Municipal (PM) e a Polícia Marítima; </w:t>
      </w:r>
    </w:p>
    <w:p w:rsidRPr="004A4E89" w:rsidR="005101CF" w:rsidP="00FF79A7" w:rsidRDefault="00A626AB" w14:paraId="69BB68A2" w14:textId="77777777">
      <w:pPr>
        <w:pStyle w:val="PargrafodaLista"/>
        <w:numPr>
          <w:ilvl w:val="0"/>
          <w:numId w:val="176"/>
        </w:numPr>
        <w:ind w:left="487"/>
        <w:rPr>
          <w:color w:val="auto"/>
        </w:rPr>
      </w:pPr>
      <w:r w:rsidRPr="004A4E89">
        <w:rPr>
          <w:color w:val="auto"/>
        </w:rPr>
        <w:t xml:space="preserve">«Ave de médio porte», qualquer animal adulto desta classe cuja altura seja igual ou superior a 50 cm, contada a partir da extremidade superior da cabeça até à extremidade inferior das patas com o animal assente numa superfície plana e horizontal e na sua posição natural considerando-se, ainda, igual comprimento para as asas quando em plena extensão; </w:t>
      </w:r>
    </w:p>
    <w:p w:rsidRPr="004A4E89" w:rsidR="420E2B96" w:rsidP="00FF79A7" w:rsidRDefault="2865470E" w14:paraId="3A68C496" w14:textId="7D5BE634">
      <w:pPr>
        <w:pStyle w:val="PargrafodaLista"/>
        <w:numPr>
          <w:ilvl w:val="0"/>
          <w:numId w:val="176"/>
        </w:numPr>
        <w:ind w:left="487"/>
        <w:rPr>
          <w:color w:val="auto"/>
        </w:rPr>
      </w:pPr>
      <w:r w:rsidRPr="004A4E89">
        <w:rPr>
          <w:rFonts w:eastAsia="Times New Roman" w:cs="Times New Roman"/>
          <w:color w:val="auto"/>
        </w:rPr>
        <w:t xml:space="preserve">«Bem-estar animal», </w:t>
      </w:r>
      <w:r w:rsidRPr="004A4E89" w:rsidR="6BB511B0">
        <w:rPr>
          <w:rFonts w:eastAsia="Times New Roman" w:cs="Times New Roman"/>
          <w:color w:val="auto"/>
        </w:rPr>
        <w:t xml:space="preserve">o estado físico e mental de um </w:t>
      </w:r>
      <w:r w:rsidRPr="004A4E89" w:rsidR="40AB8D46">
        <w:rPr>
          <w:rFonts w:eastAsia="Times New Roman" w:cs="Times New Roman"/>
          <w:color w:val="auto"/>
        </w:rPr>
        <w:t>animal de companhia</w:t>
      </w:r>
      <w:r w:rsidRPr="004A4E89" w:rsidR="6BB511B0">
        <w:rPr>
          <w:rFonts w:eastAsia="Times New Roman" w:cs="Times New Roman"/>
          <w:color w:val="auto"/>
        </w:rPr>
        <w:t xml:space="preserve"> que recebe alimentação adequada, é detido   num ambiente adequado, está de boa saúde, apresenta um comportamento adequado e, no geral, tem uma experiência mental positiva da vida; </w:t>
      </w:r>
    </w:p>
    <w:p w:rsidRPr="004A4E89" w:rsidR="005101CF" w:rsidP="00FF79A7" w:rsidRDefault="03772B6D" w14:paraId="097B55B0" w14:textId="352D3EFF">
      <w:pPr>
        <w:pStyle w:val="PargrafodaLista"/>
        <w:numPr>
          <w:ilvl w:val="0"/>
          <w:numId w:val="176"/>
        </w:numPr>
        <w:ind w:left="487"/>
        <w:rPr>
          <w:color w:val="auto"/>
        </w:rPr>
      </w:pPr>
      <w:commentRangeStart w:id="295"/>
      <w:r w:rsidRPr="004A4E89">
        <w:rPr>
          <w:rFonts w:eastAsia="Times New Roman" w:cs="Times New Roman"/>
          <w:color w:val="auto"/>
        </w:rPr>
        <w:t>«Canil», uma estrutura física que contém um ou mais compartimentos para alojar cães.</w:t>
      </w:r>
      <w:commentRangeEnd w:id="295"/>
      <w:r w:rsidRPr="004A4E89" w:rsidR="00FF79A7">
        <w:rPr>
          <w:rStyle w:val="Refdecomentrio"/>
          <w:color w:val="auto"/>
          <w:sz w:val="24"/>
          <w:szCs w:val="24"/>
        </w:rPr>
        <w:commentReference w:id="295"/>
      </w:r>
    </w:p>
    <w:p w:rsidRPr="004A4E89" w:rsidR="00FF79A7" w:rsidP="00FF79A7" w:rsidRDefault="2EDD86FF" w14:paraId="570CF5D6" w14:textId="77777777">
      <w:pPr>
        <w:pStyle w:val="PargrafodaLista"/>
        <w:numPr>
          <w:ilvl w:val="0"/>
          <w:numId w:val="176"/>
        </w:numPr>
        <w:ind w:left="487"/>
        <w:rPr>
          <w:color w:val="auto"/>
        </w:rPr>
      </w:pPr>
      <w:r w:rsidRPr="004A4E89">
        <w:rPr>
          <w:rFonts w:eastAsia="Times New Roman" w:cs="Times New Roman"/>
          <w:color w:val="auto"/>
        </w:rPr>
        <w:t>«Cadela</w:t>
      </w:r>
      <w:r w:rsidRPr="004A4E89" w:rsidR="3439A3FC">
        <w:rPr>
          <w:rFonts w:eastAsia="Times New Roman" w:cs="Times New Roman"/>
          <w:color w:val="auto"/>
        </w:rPr>
        <w:t xml:space="preserve"> reprodutora</w:t>
      </w:r>
      <w:r w:rsidRPr="004A4E89">
        <w:rPr>
          <w:rFonts w:eastAsia="Times New Roman" w:cs="Times New Roman"/>
          <w:color w:val="auto"/>
        </w:rPr>
        <w:t>», a fêmea do cão, desde o primeiro acasalamento ou inseminação até ao desmame da sua última ninhada</w:t>
      </w:r>
      <w:r w:rsidRPr="004A4E89" w:rsidR="000A031E">
        <w:rPr>
          <w:rFonts w:eastAsia="Times New Roman" w:cs="Times New Roman"/>
          <w:color w:val="auto"/>
        </w:rPr>
        <w:t>;</w:t>
      </w:r>
    </w:p>
    <w:p w:rsidRPr="004A4E89" w:rsidR="4BCB11F9" w:rsidP="00FF79A7" w:rsidRDefault="1A789A11" w14:paraId="05DCB60D" w14:textId="69DCCF63">
      <w:pPr>
        <w:pStyle w:val="PargrafodaLista"/>
        <w:numPr>
          <w:ilvl w:val="0"/>
          <w:numId w:val="176"/>
        </w:numPr>
        <w:ind w:left="487"/>
        <w:rPr>
          <w:color w:val="auto"/>
        </w:rPr>
      </w:pPr>
      <w:r w:rsidRPr="004A4E89">
        <w:rPr>
          <w:rFonts w:eastAsia="Times New Roman" w:cs="Times New Roman"/>
          <w:color w:val="auto"/>
        </w:rPr>
        <w:t>«Cão», um animal da espécie Canis lupus familiaris;</w:t>
      </w:r>
    </w:p>
    <w:p w:rsidRPr="004A4E89" w:rsidR="005101CF" w:rsidP="00FF79A7" w:rsidRDefault="08F96F30" w14:paraId="36074EDB" w14:textId="35E431FA">
      <w:pPr>
        <w:pStyle w:val="PargrafodaLista"/>
        <w:numPr>
          <w:ilvl w:val="0"/>
          <w:numId w:val="176"/>
        </w:numPr>
        <w:ind w:left="487"/>
        <w:rPr>
          <w:rFonts w:eastAsia="Times New Roman" w:cs="Times New Roman"/>
          <w:color w:val="auto"/>
        </w:rPr>
      </w:pPr>
      <w:r w:rsidRPr="004A4E89">
        <w:rPr>
          <w:color w:val="auto"/>
        </w:rPr>
        <w:t>«Cão assilvestrado», o cão doméstico que regressou ao estado selvagem e não está dependente diretamente dos humanos;</w:t>
      </w:r>
    </w:p>
    <w:p w:rsidRPr="004A4E89" w:rsidR="005101CF" w:rsidP="00FF79A7" w:rsidRDefault="08F96F30" w14:paraId="40BE61E3" w14:textId="67B8D0CA">
      <w:pPr>
        <w:pStyle w:val="PargrafodaLista"/>
        <w:numPr>
          <w:ilvl w:val="0"/>
          <w:numId w:val="176"/>
        </w:numPr>
        <w:ind w:left="487"/>
        <w:rPr>
          <w:ins w:author="Susana Margarida Gonçalves Silva Santos" w:date="2026-04-22T07:29:17.965Z" w16du:dateUtc="2026-04-22T07:29:17.965Z" w:id="940557749"/>
          <w:color w:val="auto"/>
        </w:rPr>
      </w:pPr>
      <w:r w:rsidRPr="2540EB0A" w:rsidR="08F96F30">
        <w:rPr>
          <w:color w:val="auto"/>
        </w:rPr>
        <w:t>«Cão de caça», o cão cujo detentor é um indivíduo habilitado com carta de caçador atualizada, com exceção dos casos previstos no artigo 22.º da Lei n</w:t>
      </w:r>
      <w:r w:rsidRPr="2540EB0A" w:rsidR="000A031E">
        <w:rPr>
          <w:color w:val="auto"/>
        </w:rPr>
        <w:t>.</w:t>
      </w:r>
      <w:r w:rsidRPr="2540EB0A" w:rsidR="08F96F30">
        <w:rPr>
          <w:color w:val="auto"/>
        </w:rPr>
        <w:t xml:space="preserve">º </w:t>
      </w:r>
      <w:r w:rsidRPr="2540EB0A" w:rsidR="0DFF4CF2">
        <w:rPr>
          <w:color w:val="auto"/>
        </w:rPr>
        <w:t xml:space="preserve">173/99, de 21 de setembro, ou que é declarado como tal pelo seu detentor; </w:t>
      </w:r>
    </w:p>
    <w:p w:rsidR="74459CBD" w:rsidP="73C0FD60" w:rsidRDefault="74459CBD" w14:paraId="54DACD72" w14:textId="3B84CD34">
      <w:pPr>
        <w:pStyle w:val="PargrafodaLista"/>
        <w:numPr>
          <w:ilvl w:val="0"/>
          <w:numId w:val="176"/>
        </w:numPr>
        <w:rPr>
          <w:del w:author="Susana Margarida Gonçalves Silva Santos" w:date="2026-04-28T10:07:46.881Z" w16du:dateUtc="2026-04-28T10:07:46.881Z" w:id="2002915488"/>
          <w:rFonts w:eastAsia="Times New Roman" w:cs="Times New Roman"/>
          <w:color w:val="auto"/>
          <w:rPrChange w:author="Susana Margarida Gonçalves Silva Santos" w:date="2026-04-22T18:48:12.33Z" w:id="108875425">
            <w:rPr>
              <w:del w:author="Susana Margarida Gonçalves Silva Santos" w:date="2026-04-28T10:07:46.881Z" w16du:dateUtc="2026-04-28T10:07:46.881Z" w:id="1180940567"/>
              <w:noProof w:val="0"/>
              <w:lang w:val="pt-PT"/>
            </w:rPr>
          </w:rPrChange>
        </w:rPr>
      </w:pPr>
      <w:ins w:author="Susana Margarida Gonçalves Silva Santos" w:date="2026-04-28T10:11:39.223Z" w16du:dateUtc="2026-04-28T10:11:39.223Z" w:id="1476265497">
        <w:r w:rsidRPr="73C0FD60" w:rsidR="74459CBD">
          <w:rPr>
            <w:rFonts w:ascii="Garamond" w:hAnsi="Garamond" w:eastAsia="Garamond" w:cs="Garamond"/>
            <w:b w:val="0"/>
            <w:bCs w:val="0"/>
            <w:i w:val="0"/>
            <w:iCs w:val="0"/>
            <w:caps w:val="0"/>
            <w:smallCaps w:val="0"/>
            <w:noProof w:val="0"/>
            <w:color w:val="0A0A0A"/>
            <w:sz w:val="24"/>
            <w:szCs w:val="24"/>
            <w:lang w:val="pt-PT"/>
          </w:rPr>
          <w:t xml:space="preserve">Cedência - </w:t>
        </w:r>
      </w:ins>
      <w:ins w:author="Susana Margarida Gonçalves Silva Santos" w:date="2026-04-28T10:12:45.648Z" w16du:dateUtc="2026-04-28T10:12:45.648Z" w:id="24389484">
        <w:r w:rsidRPr="73C0FD60" w:rsidR="74459CBD">
          <w:rPr>
            <w:rFonts w:ascii="Garamond" w:hAnsi="Garamond" w:eastAsia="Garamond" w:cs="Garamond"/>
            <w:b w:val="0"/>
            <w:bCs w:val="0"/>
            <w:i w:val="0"/>
            <w:iCs w:val="0"/>
            <w:caps w:val="0"/>
            <w:smallCaps w:val="0"/>
            <w:noProof w:val="0"/>
            <w:color w:val="0A0A0A"/>
            <w:sz w:val="24"/>
            <w:szCs w:val="24"/>
            <w:lang w:val="pt-PT"/>
          </w:rPr>
          <w:t>Ato de colocação no mercado</w:t>
        </w:r>
        <w:r w:rsidRPr="73C0FD60" w:rsidR="3614FCCC">
          <w:rPr>
            <w:rFonts w:ascii="Garamond" w:hAnsi="Garamond" w:eastAsia="Garamond" w:cs="Garamond"/>
            <w:b w:val="0"/>
            <w:bCs w:val="0"/>
            <w:i w:val="0"/>
            <w:iCs w:val="0"/>
            <w:caps w:val="0"/>
            <w:smallCaps w:val="0"/>
            <w:noProof w:val="0"/>
            <w:color w:val="0A0A0A"/>
            <w:sz w:val="24"/>
            <w:szCs w:val="24"/>
            <w:lang w:val="pt-PT"/>
          </w:rPr>
          <w:t>, a</w:t>
        </w:r>
        <w:r w:rsidRPr="73C0FD60" w:rsidR="74459CBD">
          <w:rPr>
            <w:rFonts w:ascii="Garamond" w:hAnsi="Garamond" w:eastAsia="Garamond" w:cs="Garamond"/>
            <w:b w:val="0"/>
            <w:bCs w:val="0"/>
            <w:i w:val="0"/>
            <w:iCs w:val="0"/>
            <w:caps w:val="0"/>
            <w:smallCaps w:val="0"/>
            <w:noProof w:val="0"/>
            <w:color w:val="0A0A0A"/>
            <w:sz w:val="24"/>
            <w:szCs w:val="24"/>
            <w:lang w:val="pt-PT"/>
          </w:rPr>
          <w:t xml:space="preserve"> </w:t>
        </w:r>
        <w:r w:rsidRPr="73C0FD60" w:rsidR="5AFA3B2C">
          <w:rPr>
            <w:rFonts w:ascii="Garamond" w:hAnsi="Garamond" w:eastAsia="Garamond" w:cs="Garamond"/>
            <w:b w:val="0"/>
            <w:bCs w:val="0"/>
            <w:i w:val="0"/>
            <w:iCs w:val="0"/>
            <w:caps w:val="0"/>
            <w:smallCaps w:val="0"/>
            <w:noProof w:val="0"/>
            <w:color w:val="0A0A0A"/>
            <w:sz w:val="24"/>
            <w:szCs w:val="24"/>
            <w:lang w:val="pt-PT"/>
          </w:rPr>
          <w:t xml:space="preserve">título gratuito de </w:t>
        </w:r>
      </w:ins>
      <w:ins w:author="Susana Margarida Gonçalves Silva Santos" w:date="2026-04-28T10:13:36.55Z" w16du:dateUtc="2026-04-28T10:13:36.55Z" w:id="144590076">
        <w:r w:rsidRPr="73C0FD60" w:rsidR="379C2318">
          <w:rPr>
            <w:rFonts w:ascii="Garamond" w:hAnsi="Garamond" w:eastAsia="Garamond" w:cs="Garamond"/>
            <w:b w:val="0"/>
            <w:bCs w:val="0"/>
            <w:i w:val="0"/>
            <w:iCs w:val="0"/>
            <w:caps w:val="0"/>
            <w:smallCaps w:val="0"/>
            <w:noProof w:val="0"/>
            <w:color w:val="0A0A0A"/>
            <w:sz w:val="24"/>
            <w:szCs w:val="24"/>
            <w:lang w:val="pt-PT"/>
          </w:rPr>
          <w:t xml:space="preserve">animais de companhia, </w:t>
        </w:r>
      </w:ins>
      <w:ins w:author="Susana Margarida Gonçalves Silva Santos" w:date="2026-04-28T10:15:00.432Z" w16du:dateUtc="2026-04-28T10:15:00.432Z" w:id="1968453996">
        <w:r w:rsidRPr="73C0FD60" w:rsidR="5B0CE954">
          <w:rPr>
            <w:rFonts w:ascii="Garamond" w:hAnsi="Garamond" w:eastAsia="Garamond" w:cs="Garamond"/>
            <w:b w:val="0"/>
            <w:bCs w:val="0"/>
            <w:i w:val="0"/>
            <w:iCs w:val="0"/>
            <w:caps w:val="0"/>
            <w:smallCaps w:val="0"/>
            <w:noProof w:val="0"/>
            <w:color w:val="0A0A0A"/>
            <w:sz w:val="24"/>
            <w:szCs w:val="24"/>
            <w:lang w:val="pt-PT"/>
          </w:rPr>
          <w:t xml:space="preserve">ou </w:t>
        </w:r>
        <w:r w:rsidRPr="73C0FD60" w:rsidR="5B0CE954">
          <w:rPr>
            <w:rFonts w:eastAsia="Times New Roman" w:cs="Times New Roman"/>
            <w:color w:val="auto"/>
          </w:rPr>
          <w:t>doações ocasionais em intervalos irregulares por pessoas singulares que não sejam operadores sem publicidade em linha</w:t>
        </w:r>
      </w:ins>
      <w:ins w:author="Susana Margarida Gonçalves Silva Santos" w:date="2026-04-28T10:16:45.285Z" w16du:dateUtc="2026-04-28T10:16:45.285Z" w:id="20160310">
        <w:r w:rsidRPr="73C0FD60" w:rsidR="16BDEE31">
          <w:rPr>
            <w:rFonts w:eastAsia="Times New Roman" w:cs="Times New Roman"/>
            <w:color w:val="auto"/>
          </w:rPr>
          <w:t xml:space="preserve">, </w:t>
        </w:r>
      </w:ins>
      <w:r w:rsidRPr="73C0FD60" w:rsidR="73C0FD60">
        <w:rPr>
          <w:rFonts w:ascii="Garamond" w:hAnsi="Garamond" w:eastAsia="Garamond" w:cs="Garamond"/>
          <w:b w:val="0"/>
          <w:bCs w:val="0"/>
          <w:i w:val="0"/>
          <w:iCs w:val="0"/>
          <w:caps w:val="0"/>
          <w:smallCaps w:val="0"/>
          <w:noProof w:val="0"/>
          <w:color w:val="0A0A0A"/>
          <w:sz w:val="24"/>
          <w:szCs w:val="24"/>
          <w:lang w:val="pt-PT"/>
        </w:rPr>
        <w:t>com vista à promoção da sua adoção</w:t>
      </w:r>
      <w:ins w:author="Susana Margarida Gonçalves Silva Santos" w:date="2026-04-28T10:16:51.275Z" w16du:dateUtc="2026-04-28T10:16:51.275Z" w:id="856264319">
        <w:r w:rsidRPr="73C0FD60" w:rsidR="719A342E">
          <w:rPr>
            <w:rFonts w:ascii="Garamond" w:hAnsi="Garamond" w:eastAsia="Garamond" w:cs="Garamond"/>
            <w:b w:val="0"/>
            <w:bCs w:val="0"/>
            <w:i w:val="0"/>
            <w:iCs w:val="0"/>
            <w:caps w:val="0"/>
            <w:smallCaps w:val="0"/>
            <w:noProof w:val="0"/>
            <w:color w:val="0A0A0A"/>
            <w:sz w:val="24"/>
            <w:szCs w:val="24"/>
            <w:lang w:val="pt-PT"/>
          </w:rPr>
          <w:t>.</w:t>
        </w:r>
      </w:ins>
      <w:del w:author="Susana Margarida Gonçalves Silva Santos" w:date="2026-04-28T10:16:50.895Z" w16du:dateUtc="2026-04-28T10:16:50.895Z" w:id="1536521099">
        <w:r w:rsidRPr="73C0FD60" w:rsidDel="73C0FD60">
          <w:rPr>
            <w:rFonts w:ascii="Garamond" w:hAnsi="Garamond" w:eastAsia="Garamond" w:cs="Garamond"/>
            <w:b w:val="0"/>
            <w:bCs w:val="0"/>
            <w:i w:val="0"/>
            <w:iCs w:val="0"/>
            <w:caps w:val="0"/>
            <w:smallCaps w:val="0"/>
            <w:noProof w:val="0"/>
            <w:color w:val="0A0A0A"/>
            <w:sz w:val="24"/>
            <w:szCs w:val="24"/>
            <w:lang w:val="pt-PT"/>
          </w:rPr>
          <w:delText xml:space="preserve"> </w:delText>
        </w:r>
      </w:del>
    </w:p>
    <w:p w:rsidRPr="004A4E89" w:rsidR="261A0E2E" w:rsidP="73C0FD60" w:rsidRDefault="3BBCF609" w14:paraId="2C45B15F" w14:textId="57AE2D02">
      <w:pPr>
        <w:ind w:left="142" w:hanging="0"/>
        <w:rPr>
          <w:rFonts w:eastAsia="Times New Roman" w:cs="Times New Roman"/>
          <w:color w:val="auto"/>
          <w:highlight w:val="yellow"/>
        </w:rPr>
        <w:pPrChange w:author="Susana Margarida Gonçalves Silva Santos" w:date="2026-04-28T10:07:51.01Z">
          <w:pPr/>
        </w:pPrChange>
      </w:pPr>
      <w:r w:rsidRPr="73C0FD60" w:rsidR="56D107C6">
        <w:rPr>
          <w:color w:val="auto"/>
          <w:highlight w:val="yellow"/>
        </w:rPr>
        <w:t xml:space="preserve">Se necessário para estabelecer o limite/nº máximo de animais de companhia por fogo </w:t>
      </w:r>
    </w:p>
    <w:p w:rsidR="18BFE1BA" w:rsidP="7F7CCA47" w:rsidRDefault="18BFE1BA" w14:paraId="39A15075" w14:textId="2733F989">
      <w:pPr>
        <w:rPr>
          <w:color w:val="auto"/>
        </w:rPr>
      </w:pPr>
      <w:r w:rsidRPr="7F7CCA47" w:rsidR="18BFE1BA">
        <w:rPr>
          <w:color w:val="auto"/>
          <w:highlight w:val="yellow"/>
        </w:rPr>
        <w:t xml:space="preserve">Cão adulto / Furão adulto / </w:t>
      </w:r>
      <w:r w:rsidRPr="7F7CCA47" w:rsidR="4E2ECA5E">
        <w:rPr>
          <w:color w:val="auto"/>
          <w:highlight w:val="yellow"/>
        </w:rPr>
        <w:t>Gato adulto</w:t>
      </w:r>
    </w:p>
    <w:p w:rsidRPr="004A4E89" w:rsidR="005101CF" w:rsidP="00FF79A7" w:rsidRDefault="03CB4080" w14:paraId="62BE1B9A" w14:textId="77777777">
      <w:pPr>
        <w:pStyle w:val="PargrafodaLista"/>
        <w:numPr>
          <w:ilvl w:val="0"/>
          <w:numId w:val="176"/>
        </w:numPr>
        <w:rPr>
          <w:color w:val="auto"/>
        </w:rPr>
      </w:pPr>
      <w:r w:rsidRPr="004A4E89">
        <w:rPr>
          <w:color w:val="auto"/>
        </w:rPr>
        <w:t xml:space="preserve">«Centro de recolha», qualquer alojamento oficial onde um animal é hospedado por um período determinado pela autoridade competente, nomeadamente os canis e os gatis municipais; </w:t>
      </w:r>
    </w:p>
    <w:p w:rsidRPr="004A4E89" w:rsidR="1F75639D" w:rsidP="00FF79A7" w:rsidRDefault="1967F8AB" w14:paraId="6B1198BE" w14:textId="0F6737A9">
      <w:pPr>
        <w:pStyle w:val="PargrafodaLista"/>
        <w:numPr>
          <w:ilvl w:val="0"/>
          <w:numId w:val="176"/>
        </w:numPr>
        <w:rPr>
          <w:color w:val="auto"/>
        </w:rPr>
      </w:pPr>
      <w:r w:rsidRPr="004A4E89">
        <w:rPr>
          <w:rFonts w:eastAsia="Times New Roman" w:cs="Times New Roman"/>
          <w:color w:val="auto"/>
        </w:rPr>
        <w:t xml:space="preserve">«Contentor», qualquer grade, caixa ou recetáculo ou outra estrutura móvel utilizada para confinar </w:t>
      </w:r>
      <w:r w:rsidRPr="004A4E89" w:rsidR="37FA2E56">
        <w:rPr>
          <w:rFonts w:eastAsia="Times New Roman" w:cs="Times New Roman"/>
          <w:color w:val="auto"/>
        </w:rPr>
        <w:t>c</w:t>
      </w:r>
      <w:r w:rsidRPr="004A4E89">
        <w:rPr>
          <w:rFonts w:eastAsia="Times New Roman" w:cs="Times New Roman"/>
          <w:color w:val="auto"/>
        </w:rPr>
        <w:t>ães ou gatos</w:t>
      </w:r>
    </w:p>
    <w:p w:rsidRPr="004A4E89" w:rsidR="420E2B96" w:rsidP="00FF79A7" w:rsidRDefault="3F289AE6" w14:paraId="31AF7021" w14:textId="7C464A75">
      <w:pPr>
        <w:pStyle w:val="PargrafodaLista"/>
        <w:numPr>
          <w:ilvl w:val="0"/>
          <w:numId w:val="176"/>
        </w:numPr>
        <w:rPr>
          <w:rFonts w:eastAsia="Times New Roman" w:cs="Times New Roman"/>
          <w:color w:val="auto"/>
        </w:rPr>
      </w:pPr>
      <w:r w:rsidRPr="73C0FD60" w:rsidR="592A6876">
        <w:rPr>
          <w:rFonts w:eastAsia="Times New Roman" w:cs="Times New Roman"/>
          <w:color w:val="auto"/>
        </w:rPr>
        <w:t xml:space="preserve">«Colocação no mercado», a venda, oferta para fins de venda, distribuição ou qualquer outra forma de transferência de propriedade ou responsabilidade relativa a cães e gatos, quer a título oneroso quer a título gratuito, assim como a publicidade de cães e gatos para esses fins, com exceção das </w:t>
      </w:r>
      <w:r w:rsidRPr="73C0FD60" w:rsidR="592A6876">
        <w:rPr>
          <w:rFonts w:eastAsia="Times New Roman" w:cs="Times New Roman"/>
          <w:color w:val="auto"/>
          <w:highlight w:val="yellow"/>
          <w:rPrChange w:author="Susana Margarida Gonçalves Silva Santos" w:date="2026-04-28T11:54:12.822Z" w16du:dateUtc="2026-04-28T11:54:12.822Z" w:id="492040374">
            <w:rPr>
              <w:rFonts w:eastAsia="Times New Roman" w:cs="Times New Roman"/>
              <w:color w:val="auto"/>
            </w:rPr>
          </w:rPrChange>
        </w:rPr>
        <w:t>doações ocasionais</w:t>
      </w:r>
      <w:r w:rsidRPr="73C0FD60" w:rsidR="592A6876">
        <w:rPr>
          <w:rFonts w:eastAsia="Times New Roman" w:cs="Times New Roman"/>
          <w:color w:val="auto"/>
        </w:rPr>
        <w:t xml:space="preserve"> a intervalos irregulares por pessoas singulares que não sejam operadores sem publicidade em linha;</w:t>
      </w:r>
    </w:p>
    <w:p w:rsidRPr="004A4E89" w:rsidR="005101CF" w:rsidP="00FF79A7" w:rsidRDefault="23D08FF2" w14:paraId="1DFBBD4A" w14:textId="4DBF591B">
      <w:pPr>
        <w:pStyle w:val="PargrafodaLista"/>
        <w:numPr>
          <w:ilvl w:val="0"/>
          <w:numId w:val="176"/>
        </w:numPr>
        <w:rPr>
          <w:color w:val="auto"/>
        </w:rPr>
      </w:pPr>
      <w:r w:rsidRPr="004A4E89">
        <w:rPr>
          <w:color w:val="auto"/>
        </w:rPr>
        <w:t>«Criador», a pessoa individual ou coletiva que se dedica à reprodução e criação de animais, com vista ao melhoramento da raça, à participação em provas ou concursos e ou como atividade comercial</w:t>
      </w:r>
      <w:r w:rsidRPr="004A4E89" w:rsidR="000A031E">
        <w:rPr>
          <w:color w:val="auto"/>
        </w:rPr>
        <w:t>;</w:t>
      </w:r>
    </w:p>
    <w:p w:rsidRPr="004A4E89" w:rsidR="005101CF" w:rsidP="00FF79A7" w:rsidRDefault="000A031E" w14:paraId="3235D07E" w14:textId="4142754F">
      <w:pPr>
        <w:pStyle w:val="PargrafodaLista"/>
        <w:numPr>
          <w:ilvl w:val="0"/>
          <w:numId w:val="176"/>
        </w:numPr>
        <w:rPr>
          <w:color w:val="auto"/>
        </w:rPr>
      </w:pPr>
      <w:r w:rsidRPr="004A4E89">
        <w:rPr>
          <w:color w:val="auto"/>
        </w:rPr>
        <w:t>«</w:t>
      </w:r>
      <w:r w:rsidRPr="004A4E89" w:rsidR="5B34F7ED">
        <w:rPr>
          <w:color w:val="auto"/>
        </w:rPr>
        <w:t>Criação comercial de animais de companhia’, a atividade que consiste em possuir uma ou mais fêmeas reprodutoras cujas crias sejam destinadas ao comércio</w:t>
      </w:r>
      <w:r w:rsidRPr="004A4E89">
        <w:rPr>
          <w:color w:val="auto"/>
        </w:rPr>
        <w:t>;</w:t>
      </w:r>
    </w:p>
    <w:p w:rsidRPr="004A4E89" w:rsidR="4CCB09DA" w:rsidP="000F645F" w:rsidRDefault="000A031E" w14:paraId="43E6B92C" w14:textId="14DDB150">
      <w:pPr>
        <w:pStyle w:val="PargrafodaLista"/>
        <w:numPr>
          <w:ilvl w:val="0"/>
          <w:numId w:val="176"/>
        </w:numPr>
        <w:rPr>
          <w:rFonts w:eastAsia="Calibri" w:cs="Calibri"/>
          <w:color w:val="auto"/>
        </w:rPr>
      </w:pPr>
      <w:r w:rsidRPr="004A4E89">
        <w:rPr>
          <w:rFonts w:eastAsia="Calibri" w:cs="Calibri"/>
          <w:color w:val="auto"/>
        </w:rPr>
        <w:t>«</w:t>
      </w:r>
      <w:r w:rsidRPr="004A4E89" w:rsidR="78B3D744">
        <w:rPr>
          <w:rFonts w:eastAsia="Calibri" w:cs="Calibri"/>
          <w:color w:val="auto"/>
        </w:rPr>
        <w:t>Detentor» a pessoa singular ou coletiva que se encontre na situação de possuidor precário, nos termos previstos no artigo 1253.º do Código Civil, de animal de companhia, e que, por esse facto, e enquanto se mantiver como tal, se torna responsável pela sua guarda, acomodação ou utilização, pelo seu bem estar e cuidados de saúde, com ou sem fins comerciais, num determinado momento»</w:t>
      </w:r>
      <w:r w:rsidRPr="004A4E89">
        <w:rPr>
          <w:rFonts w:eastAsia="Calibri" w:cs="Calibri"/>
          <w:color w:val="auto"/>
        </w:rPr>
        <w:t>;</w:t>
      </w:r>
    </w:p>
    <w:p w:rsidRPr="004A4E89" w:rsidR="007A7EAC" w:rsidP="00FF79A7" w:rsidRDefault="5764284E" w14:paraId="41DF71A4" w14:textId="2B56796C">
      <w:pPr>
        <w:pStyle w:val="PargrafodaLista"/>
        <w:numPr>
          <w:ilvl w:val="0"/>
          <w:numId w:val="176"/>
        </w:numPr>
        <w:ind w:left="487"/>
        <w:rPr>
          <w:strike w:val="1"/>
          <w:color w:val="auto"/>
        </w:rPr>
      </w:pPr>
      <w:r w:rsidRPr="7F7CCA47" w:rsidR="0A6E1445">
        <w:rPr>
          <w:color w:val="auto"/>
        </w:rPr>
        <w:t xml:space="preserve">«Enriquecimento ambiental», o conjunto de técnicas de maneio e </w:t>
      </w:r>
      <w:r w:rsidRPr="7F7CCA47" w:rsidR="644BC31A">
        <w:rPr>
          <w:color w:val="auto"/>
        </w:rPr>
        <w:t>conceção</w:t>
      </w:r>
      <w:r w:rsidRPr="7F7CCA47" w:rsidR="0A6E1445">
        <w:rPr>
          <w:color w:val="auto"/>
        </w:rPr>
        <w:t xml:space="preserve"> dos alojamentos, que visam aumentar a diversidade do ambiente, potenciando comportamentos variáveis no animal;  </w:t>
      </w:r>
    </w:p>
    <w:p w:rsidR="41A6AD5F" w:rsidP="7F7CCA47" w:rsidRDefault="41A6AD5F" w14:paraId="1650DAE7" w14:textId="7CA72201">
      <w:pPr>
        <w:pStyle w:val="PargrafodaLista"/>
        <w:numPr>
          <w:ilvl w:val="0"/>
          <w:numId w:val="176"/>
        </w:numPr>
        <w:ind w:left="487"/>
        <w:rPr/>
      </w:pPr>
      <w:r w:rsidRPr="7F7CCA47" w:rsidR="41A6AD5F">
        <w:rPr>
          <w:color w:val="FF0000"/>
        </w:rPr>
        <w:t>«</w:t>
      </w:r>
      <w:r w:rsidRPr="7F7CCA47" w:rsidR="32BEDE51">
        <w:rPr>
          <w:color w:val="FF0000"/>
        </w:rPr>
        <w:t>Entidade promotora</w:t>
      </w:r>
      <w:r w:rsidRPr="7F7CCA47" w:rsidR="4C23B578">
        <w:rPr>
          <w:color w:val="FF0000"/>
        </w:rPr>
        <w:t>»</w:t>
      </w:r>
      <w:r w:rsidRPr="7F7CCA47" w:rsidR="2FAE5896">
        <w:rPr>
          <w:color w:val="FF0000"/>
        </w:rPr>
        <w:t xml:space="preserve"> – O município responsável pela promoção do programa CED</w:t>
      </w:r>
      <w:r w:rsidRPr="7F7CCA47" w:rsidR="522F17A1">
        <w:rPr>
          <w:color w:val="FF0000"/>
        </w:rPr>
        <w:t>;</w:t>
      </w:r>
    </w:p>
    <w:p w:rsidR="522F17A1" w:rsidP="7F7CCA47" w:rsidRDefault="522F17A1" w14:paraId="0727D8C5" w14:textId="377469B9">
      <w:pPr>
        <w:pStyle w:val="PargrafodaLista"/>
        <w:numPr>
          <w:ilvl w:val="0"/>
          <w:numId w:val="176"/>
        </w:numPr>
        <w:ind w:left="487"/>
        <w:rPr>
          <w:color w:val="FF0000"/>
        </w:rPr>
      </w:pPr>
      <w:r w:rsidRPr="7F7CCA47" w:rsidR="522F17A1">
        <w:rPr>
          <w:color w:val="FF0000"/>
        </w:rPr>
        <w:t xml:space="preserve">«Entidade responsável» - </w:t>
      </w:r>
      <w:r w:rsidRPr="7F7CCA47" w:rsidR="5A108EC9">
        <w:rPr>
          <w:color w:val="FF0000"/>
        </w:rPr>
        <w:t>O município, a</w:t>
      </w:r>
      <w:r w:rsidRPr="7F7CCA47" w:rsidR="522F17A1">
        <w:rPr>
          <w:color w:val="FF0000"/>
        </w:rPr>
        <w:t xml:space="preserve"> associação zoófila</w:t>
      </w:r>
      <w:r w:rsidRPr="7F7CCA47" w:rsidR="04508421">
        <w:rPr>
          <w:color w:val="FF0000"/>
        </w:rPr>
        <w:t xml:space="preserve"> legalmente constituída ou a pessoa singular ou </w:t>
      </w:r>
      <w:r w:rsidRPr="7F7CCA47" w:rsidR="04299D71">
        <w:rPr>
          <w:color w:val="FF0000"/>
        </w:rPr>
        <w:t xml:space="preserve">coletiva responsável pela </w:t>
      </w:r>
      <w:r w:rsidRPr="7F7CCA47" w:rsidR="08B9E60C">
        <w:rPr>
          <w:color w:val="FF0000"/>
        </w:rPr>
        <w:t>execução</w:t>
      </w:r>
      <w:r w:rsidRPr="7F7CCA47" w:rsidR="04299D71">
        <w:rPr>
          <w:color w:val="FF0000"/>
        </w:rPr>
        <w:t xml:space="preserve"> </w:t>
      </w:r>
      <w:r w:rsidRPr="7F7CCA47" w:rsidR="04299D71">
        <w:rPr>
          <w:color w:val="FF0000"/>
        </w:rPr>
        <w:t xml:space="preserve">do protocolo </w:t>
      </w:r>
      <w:r w:rsidRPr="7F7CCA47" w:rsidR="04299D71">
        <w:rPr>
          <w:color w:val="FF0000"/>
        </w:rPr>
        <w:t>do programa CED;</w:t>
      </w:r>
    </w:p>
    <w:p w:rsidRPr="004A4E89" w:rsidR="005101CF" w:rsidP="00FF79A7" w:rsidRDefault="000A031E" w14:paraId="0A6EF35B" w14:textId="6D828986">
      <w:pPr>
        <w:pStyle w:val="PargrafodaLista"/>
        <w:numPr>
          <w:ilvl w:val="0"/>
          <w:numId w:val="176"/>
        </w:numPr>
        <w:ind w:left="487"/>
        <w:rPr>
          <w:color w:val="auto"/>
        </w:rPr>
      </w:pPr>
      <w:r w:rsidRPr="004A4E89">
        <w:rPr>
          <w:rFonts w:eastAsia="Times New Roman" w:cs="Times New Roman"/>
          <w:color w:val="auto"/>
        </w:rPr>
        <w:t>«</w:t>
      </w:r>
      <w:r w:rsidRPr="004A4E89" w:rsidR="03CB4080">
        <w:rPr>
          <w:rFonts w:eastAsia="Times New Roman" w:cs="Times New Roman"/>
          <w:color w:val="auto"/>
        </w:rPr>
        <w:t>Envergadura de uma ave», a largura medida da extremidade de uma asa à outra, com as mesmas em plena extensão;</w:t>
      </w:r>
      <w:r w:rsidRPr="004A4E89" w:rsidR="03CB4080">
        <w:rPr>
          <w:color w:val="auto"/>
        </w:rPr>
        <w:t xml:space="preserve"> </w:t>
      </w:r>
    </w:p>
    <w:p w:rsidRPr="004A4E89" w:rsidR="1DE90B50" w:rsidP="00FF79A7" w:rsidRDefault="08357114" w14:paraId="26E1AE98" w14:textId="2BF56226">
      <w:pPr>
        <w:pStyle w:val="PargrafodaLista"/>
        <w:numPr>
          <w:ilvl w:val="0"/>
          <w:numId w:val="176"/>
        </w:numPr>
        <w:ind w:left="487"/>
        <w:rPr>
          <w:rFonts w:eastAsia="Times New Roman" w:cs="Times New Roman"/>
          <w:color w:val="auto"/>
        </w:rPr>
      </w:pPr>
      <w:r w:rsidRPr="41599A0F" w:rsidR="59477A16">
        <w:rPr>
          <w:rFonts w:eastAsia="Times New Roman" w:cs="Times New Roman"/>
          <w:color w:val="auto"/>
        </w:rPr>
        <w:t xml:space="preserve">«Estabelecimento», um </w:t>
      </w:r>
      <w:commentRangeStart w:id="70130170"/>
      <w:r w:rsidRPr="41599A0F" w:rsidR="59477A16">
        <w:rPr>
          <w:rFonts w:eastAsia="Times New Roman" w:cs="Times New Roman"/>
          <w:color w:val="auto"/>
        </w:rPr>
        <w:t>estabelecimento</w:t>
      </w:r>
      <w:commentRangeEnd w:id="70130170"/>
      <w:r>
        <w:rPr>
          <w:rStyle w:val="CommentReference"/>
        </w:rPr>
        <w:commentReference w:id="70130170"/>
      </w:r>
      <w:r w:rsidRPr="41599A0F" w:rsidR="59477A16">
        <w:rPr>
          <w:rFonts w:eastAsia="Times New Roman" w:cs="Times New Roman"/>
          <w:color w:val="auto"/>
        </w:rPr>
        <w:t xml:space="preserve"> de criação, um </w:t>
      </w:r>
      <w:commentRangeStart w:id="296"/>
      <w:r w:rsidRPr="41599A0F" w:rsidR="59477A16">
        <w:rPr>
          <w:rFonts w:eastAsia="Times New Roman" w:cs="Times New Roman"/>
          <w:color w:val="auto"/>
        </w:rPr>
        <w:t>estabelecimento</w:t>
      </w:r>
      <w:commentRangeEnd w:id="296"/>
      <w:r>
        <w:rPr>
          <w:rStyle w:val="CommentReference"/>
        </w:rPr>
        <w:commentReference w:id="296"/>
      </w:r>
      <w:r w:rsidRPr="41599A0F" w:rsidR="59477A16">
        <w:rPr>
          <w:rFonts w:eastAsia="Times New Roman" w:cs="Times New Roman"/>
          <w:color w:val="auto"/>
        </w:rPr>
        <w:t xml:space="preserve"> de venda, um abrigo ou um</w:t>
      </w:r>
      <w:commentRangeStart w:id="23999783"/>
      <w:r w:rsidRPr="41599A0F" w:rsidR="59477A16">
        <w:rPr>
          <w:rFonts w:eastAsia="Times New Roman" w:cs="Times New Roman"/>
          <w:color w:val="auto"/>
        </w:rPr>
        <w:t xml:space="preserve"> </w:t>
      </w:r>
      <w:r w:rsidRPr="41599A0F" w:rsidR="59477A16">
        <w:rPr>
          <w:rFonts w:eastAsia="Times New Roman" w:cs="Times New Roman"/>
          <w:color w:val="auto"/>
          <w:highlight w:val="yellow"/>
          <w:rPrChange w:author="Susana Margarida Gonçalves Silva Santos" w:date="2026-04-22T18:49:16.607Z" w16du:dateUtc="2026-04-22T18:49:16.607Z" w:id="791796671">
            <w:rPr>
              <w:rFonts w:eastAsia="Times New Roman" w:cs="Times New Roman"/>
              <w:color w:val="auto"/>
              <w:highlight w:val="red"/>
            </w:rPr>
          </w:rPrChange>
        </w:rPr>
        <w:t>lar de acolhimento.</w:t>
      </w:r>
      <w:commentRangeEnd w:id="23999783"/>
      <w:r>
        <w:rPr>
          <w:rStyle w:val="CommentReference"/>
        </w:rPr>
        <w:commentReference w:id="23999783"/>
      </w:r>
    </w:p>
    <w:p w:rsidRPr="004A4E89" w:rsidR="1DE90B50" w:rsidP="00FF79A7" w:rsidRDefault="08357114" w14:paraId="2E435D0A" w14:textId="103FEC7B">
      <w:pPr>
        <w:pStyle w:val="PargrafodaLista"/>
        <w:numPr>
          <w:ilvl w:val="0"/>
          <w:numId w:val="176"/>
        </w:numPr>
        <w:ind w:left="487"/>
        <w:rPr>
          <w:rFonts w:eastAsia="Times New Roman" w:cs="Times New Roman"/>
          <w:color w:val="auto"/>
        </w:rPr>
      </w:pPr>
      <w:r w:rsidRPr="004A4E89">
        <w:rPr>
          <w:rFonts w:eastAsia="Times New Roman" w:cs="Times New Roman"/>
          <w:color w:val="auto"/>
        </w:rPr>
        <w:t>«Estabelecimento de criação», qualquer instalação ou estrutura, incluindo casas particulares, onde são mantidos cães ou gatos para fins de reprodução com vista à colocação da sua descendência no mercado.</w:t>
      </w:r>
    </w:p>
    <w:p w:rsidRPr="004A4E89" w:rsidR="10E1C5B3" w:rsidP="00FF79A7" w:rsidRDefault="30D0FED5" w14:paraId="5CDA2573" w14:textId="387A9D18">
      <w:pPr>
        <w:pStyle w:val="PargrafodaLista"/>
        <w:numPr>
          <w:ilvl w:val="0"/>
          <w:numId w:val="176"/>
        </w:numPr>
        <w:ind w:left="487"/>
        <w:rPr>
          <w:rFonts w:eastAsia="Times New Roman" w:cs="Times New Roman"/>
          <w:color w:val="auto"/>
        </w:rPr>
      </w:pPr>
      <w:r w:rsidRPr="004A4E89">
        <w:rPr>
          <w:rFonts w:eastAsia="Times New Roman" w:cs="Times New Roman"/>
          <w:color w:val="auto"/>
        </w:rPr>
        <w:t>«Estabelecimento de venda», qualquer instalação ou estrutura onde cães ou gatos são detidos para venda</w:t>
      </w:r>
      <w:r w:rsidRPr="004A4E89" w:rsidR="00FF79A7">
        <w:rPr>
          <w:rFonts w:eastAsia="Times New Roman" w:cs="Times New Roman"/>
          <w:color w:val="auto"/>
        </w:rPr>
        <w:t xml:space="preserve"> </w:t>
      </w:r>
      <w:r w:rsidRPr="004A4E89">
        <w:rPr>
          <w:rFonts w:eastAsia="Times New Roman" w:cs="Times New Roman"/>
          <w:color w:val="auto"/>
        </w:rPr>
        <w:t>sem aí terem nascido, incluindo lojas de animais de companhia, bem como quaisquer instalações ou estruturas destinadas a operações de agrupamento nas quais sejam agrupados cães ou gatos a partir de mais do que um estabelecimento</w:t>
      </w:r>
      <w:r w:rsidRPr="004A4E89" w:rsidR="4E256CD4">
        <w:rPr>
          <w:rFonts w:eastAsia="Times New Roman" w:cs="Times New Roman"/>
          <w:color w:val="auto"/>
        </w:rPr>
        <w:t>.</w:t>
      </w:r>
      <w:r w:rsidRPr="004A4E89">
        <w:rPr>
          <w:rFonts w:eastAsia="Times New Roman" w:cs="Times New Roman"/>
          <w:color w:val="auto"/>
        </w:rPr>
        <w:t xml:space="preserve"> </w:t>
      </w:r>
    </w:p>
    <w:p w:rsidRPr="004A4E89" w:rsidR="00CF1434" w:rsidP="00FF79A7" w:rsidRDefault="00A626AB" w14:paraId="0BCC56DD" w14:textId="1216D7FD">
      <w:pPr>
        <w:pStyle w:val="PargrafodaLista"/>
        <w:numPr>
          <w:ilvl w:val="0"/>
          <w:numId w:val="176"/>
        </w:numPr>
        <w:ind w:left="487"/>
        <w:rPr>
          <w:color w:val="auto"/>
        </w:rPr>
      </w:pPr>
      <w:r w:rsidRPr="004A4E89">
        <w:rPr>
          <w:color w:val="auto"/>
        </w:rPr>
        <w:t xml:space="preserve">«Esterilização», o procedimento cirúrgico que impede de forma definitiva a reprodução animal e consiste na orquiectomia dos machos e na ovariectomia ou ovariohisterectomia das fêmeas; </w:t>
      </w:r>
    </w:p>
    <w:p w:rsidRPr="004A4E89" w:rsidR="10E1C5B3" w:rsidP="00FF79A7" w:rsidRDefault="73DDF4DB" w14:paraId="6842009F" w14:textId="13082DCA">
      <w:pPr>
        <w:pStyle w:val="PargrafodaLista"/>
        <w:numPr>
          <w:ilvl w:val="0"/>
          <w:numId w:val="176"/>
        </w:numPr>
        <w:ind w:left="487"/>
        <w:rPr>
          <w:rFonts w:eastAsia="Times New Roman" w:cs="Times New Roman"/>
          <w:color w:val="auto"/>
        </w:rPr>
      </w:pPr>
      <w:r w:rsidRPr="004A4E89">
        <w:rPr>
          <w:rFonts w:eastAsia="Times New Roman" w:cs="Times New Roman"/>
          <w:color w:val="auto"/>
        </w:rPr>
        <w:t>«Estratégia de reprodução»,</w:t>
      </w:r>
      <w:commentRangeStart w:id="297"/>
      <w:commentRangeStart w:id="298"/>
      <w:r w:rsidRPr="004A4E89">
        <w:rPr>
          <w:rFonts w:eastAsia="Times New Roman" w:cs="Times New Roman"/>
          <w:color w:val="auto"/>
        </w:rPr>
        <w:t xml:space="preserve"> um conjunto de ações sistemáticas, incluindo o registo, a seleção, a reprodução e o </w:t>
      </w:r>
      <w:r w:rsidRPr="004A4E89" w:rsidR="17CE72F8">
        <w:rPr>
          <w:rFonts w:eastAsia="Times New Roman" w:cs="Times New Roman"/>
          <w:color w:val="auto"/>
        </w:rPr>
        <w:t>cruzamento</w:t>
      </w:r>
      <w:r w:rsidRPr="004A4E89" w:rsidR="5D4C2E1E">
        <w:rPr>
          <w:rFonts w:eastAsia="Times New Roman" w:cs="Times New Roman"/>
          <w:color w:val="auto"/>
        </w:rPr>
        <w:t xml:space="preserve"> </w:t>
      </w:r>
      <w:r w:rsidRPr="004A4E89">
        <w:rPr>
          <w:rFonts w:eastAsia="Times New Roman" w:cs="Times New Roman"/>
          <w:color w:val="auto"/>
        </w:rPr>
        <w:t>de cães ou gatos reprodutores e dos respetivos produtos germinais, concebidas e aplicadas com vista a preservar ou reforçar as características fenotípicas ou genotípicas pretendidas da população reprodutora alvo;</w:t>
      </w:r>
      <w:commentRangeEnd w:id="297"/>
      <w:r w:rsidRPr="004A4E89" w:rsidR="00FF79A7">
        <w:rPr>
          <w:rStyle w:val="Refdecomentrio"/>
          <w:rFonts w:eastAsia="Times New Roman" w:cs="Times New Roman"/>
          <w:color w:val="auto"/>
          <w:sz w:val="24"/>
          <w:szCs w:val="24"/>
        </w:rPr>
        <w:commentReference w:id="297"/>
      </w:r>
      <w:commentRangeEnd w:id="298"/>
      <w:r>
        <w:rPr>
          <w:rStyle w:val="CommentReference"/>
        </w:rPr>
        <w:commentReference w:id="298"/>
      </w:r>
    </w:p>
    <w:p w:rsidRPr="004A4E89" w:rsidR="38F5E692" w:rsidP="00FF79A7" w:rsidRDefault="4BBA88FA" w14:paraId="375411C9" w14:textId="4169E49D">
      <w:pPr>
        <w:pStyle w:val="PargrafodaLista"/>
        <w:numPr>
          <w:ilvl w:val="0"/>
          <w:numId w:val="176"/>
        </w:numPr>
        <w:ind w:left="487"/>
        <w:rPr>
          <w:rFonts w:eastAsia="Times New Roman" w:cs="Times New Roman"/>
          <w:color w:val="auto"/>
        </w:rPr>
      </w:pPr>
      <w:r w:rsidRPr="004A4E89">
        <w:rPr>
          <w:rFonts w:eastAsia="Times New Roman" w:cs="Times New Roman"/>
          <w:color w:val="auto"/>
        </w:rPr>
        <w:t>«Eutanásia», o ato de induzir a morte através de um método que provoca uma perda de consciência rápida e irreversível com um mínimo de dor e angústia e que põe termo à vida do</w:t>
      </w:r>
      <w:r w:rsidRPr="004A4E89" w:rsidR="572B6DEA">
        <w:rPr>
          <w:rFonts w:eastAsia="Times New Roman" w:cs="Times New Roman"/>
          <w:color w:val="auto"/>
        </w:rPr>
        <w:t xml:space="preserve"> animal</w:t>
      </w:r>
      <w:commentRangeStart w:id="299"/>
      <w:commentRangeStart w:id="300"/>
      <w:r w:rsidRPr="004A4E89">
        <w:rPr>
          <w:rFonts w:eastAsia="Times New Roman" w:cs="Times New Roman"/>
          <w:color w:val="auto"/>
        </w:rPr>
        <w:t>.</w:t>
      </w:r>
      <w:commentRangeEnd w:id="299"/>
      <w:r w:rsidRPr="004A4E89" w:rsidR="00FF79A7">
        <w:rPr>
          <w:rStyle w:val="Refdecomentrio"/>
          <w:rFonts w:eastAsia="Times New Roman" w:cs="Times New Roman"/>
          <w:color w:val="auto"/>
          <w:sz w:val="24"/>
          <w:szCs w:val="24"/>
        </w:rPr>
        <w:commentReference w:id="299"/>
      </w:r>
      <w:commentRangeEnd w:id="300"/>
      <w:r>
        <w:rPr>
          <w:rStyle w:val="CommentReference"/>
        </w:rPr>
        <w:commentReference w:id="300"/>
      </w:r>
    </w:p>
    <w:p w:rsidRPr="004A4E89" w:rsidR="00CF1434" w:rsidP="00FF79A7" w:rsidRDefault="03CB4080" w14:paraId="4DCD9807" w14:textId="524F16D1">
      <w:pPr>
        <w:pStyle w:val="PargrafodaLista"/>
        <w:numPr>
          <w:ilvl w:val="0"/>
          <w:numId w:val="176"/>
        </w:numPr>
        <w:ind w:left="487"/>
        <w:rPr>
          <w:strike/>
          <w:color w:val="auto"/>
        </w:rPr>
      </w:pPr>
      <w:r w:rsidRPr="004A4E89">
        <w:rPr>
          <w:color w:val="auto"/>
        </w:rPr>
        <w:t>«Gaiola ou jaula», o espaço fixo ou móvel, fechado por paredes sólidas, uma das quais, pelo menos, constituída por grades, redes metálicas ou, eventualmente, por redes de outro tipo, em que são mantidos ou transportados animais, sendo a liberdade de movimentos destes animais limitada em função da taxa de povoamento e das dimensões da gaiola ou jaula;</w:t>
      </w:r>
    </w:p>
    <w:p w:rsidRPr="004A4E89" w:rsidR="30861A77" w:rsidP="00FF79A7" w:rsidRDefault="1672B09C" w14:paraId="44ABFB34" w14:textId="5CDF6810">
      <w:pPr>
        <w:pStyle w:val="PargrafodaLista"/>
        <w:numPr>
          <w:ilvl w:val="0"/>
          <w:numId w:val="176"/>
        </w:numPr>
        <w:ind w:left="487"/>
        <w:rPr>
          <w:color w:val="auto"/>
        </w:rPr>
      </w:pPr>
      <w:r w:rsidRPr="004A4E89">
        <w:rPr>
          <w:rFonts w:eastAsia="Times New Roman" w:cs="Times New Roman"/>
          <w:color w:val="auto"/>
        </w:rPr>
        <w:t>«Gata</w:t>
      </w:r>
      <w:r w:rsidRPr="004A4E89" w:rsidR="6058F714">
        <w:rPr>
          <w:rFonts w:eastAsia="Times New Roman" w:cs="Times New Roman"/>
          <w:color w:val="auto"/>
        </w:rPr>
        <w:t xml:space="preserve"> reprodutora</w:t>
      </w:r>
      <w:r w:rsidRPr="004A4E89">
        <w:rPr>
          <w:rFonts w:eastAsia="Times New Roman" w:cs="Times New Roman"/>
          <w:color w:val="auto"/>
        </w:rPr>
        <w:t>», a fêmea do gato, desde o primeiro acasalamento ou inseminação até ao desmame da sua última ninhada</w:t>
      </w:r>
      <w:r w:rsidRPr="004A4E89" w:rsidR="7408E1FF">
        <w:rPr>
          <w:rFonts w:eastAsia="Times New Roman" w:cs="Times New Roman"/>
          <w:color w:val="auto"/>
        </w:rPr>
        <w:t>.</w:t>
      </w:r>
    </w:p>
    <w:p w:rsidRPr="004A4E89" w:rsidR="2224612E" w:rsidP="00FF79A7" w:rsidRDefault="7498712E" w14:paraId="4A07C119" w14:textId="654097D2">
      <w:pPr>
        <w:pStyle w:val="PargrafodaLista"/>
        <w:numPr>
          <w:ilvl w:val="0"/>
          <w:numId w:val="176"/>
        </w:numPr>
        <w:ind w:left="487"/>
        <w:rPr>
          <w:color w:val="auto"/>
        </w:rPr>
      </w:pPr>
      <w:r w:rsidRPr="004A4E89">
        <w:rPr>
          <w:rFonts w:eastAsia="Times New Roman" w:cs="Times New Roman"/>
          <w:color w:val="auto"/>
        </w:rPr>
        <w:t>«Gatil», uma estrutura física que contém um ou mais compartimentos para alojar gatos</w:t>
      </w:r>
      <w:r w:rsidRPr="004A4E89" w:rsidR="76259812">
        <w:rPr>
          <w:rFonts w:eastAsia="Times New Roman" w:cs="Times New Roman"/>
          <w:color w:val="auto"/>
        </w:rPr>
        <w:t>.</w:t>
      </w:r>
    </w:p>
    <w:p w:rsidRPr="004A4E89" w:rsidR="00FF79A7" w:rsidP="00FF79A7" w:rsidRDefault="67244151" w14:paraId="760934DD" w14:textId="77777777">
      <w:pPr>
        <w:pStyle w:val="PargrafodaLista"/>
        <w:numPr>
          <w:ilvl w:val="0"/>
          <w:numId w:val="176"/>
        </w:numPr>
        <w:ind w:left="487"/>
        <w:rPr>
          <w:rFonts w:eastAsia="Times New Roman" w:cs="Times New Roman"/>
          <w:color w:val="auto"/>
        </w:rPr>
      </w:pPr>
      <w:r w:rsidRPr="004A4E89">
        <w:rPr>
          <w:rFonts w:eastAsia="Times New Roman" w:cs="Times New Roman"/>
          <w:color w:val="auto"/>
        </w:rPr>
        <w:t>«Gato», um animal da espécie Felis silvestris catus;</w:t>
      </w:r>
    </w:p>
    <w:p w:rsidRPr="004A4E89" w:rsidR="00CF1434" w:rsidP="00FF79A7" w:rsidRDefault="5764284E" w14:paraId="477A6111" w14:textId="4270A225">
      <w:pPr>
        <w:pStyle w:val="PargrafodaLista"/>
        <w:numPr>
          <w:ilvl w:val="0"/>
          <w:numId w:val="176"/>
        </w:numPr>
        <w:ind w:left="487"/>
        <w:rPr>
          <w:rFonts w:eastAsia="Times New Roman" w:cs="Times New Roman"/>
          <w:color w:val="auto"/>
        </w:rPr>
      </w:pPr>
      <w:r w:rsidRPr="004A4E89">
        <w:rPr>
          <w:color w:val="auto"/>
        </w:rPr>
        <w:t xml:space="preserve">«Hospedagem», o alojamento, permanente ou temporário, de um </w:t>
      </w:r>
      <w:commentRangeStart w:id="301"/>
      <w:commentRangeStart w:id="302"/>
      <w:r w:rsidRPr="004A4E89">
        <w:rPr>
          <w:color w:val="auto"/>
        </w:rPr>
        <w:t>animal</w:t>
      </w:r>
      <w:commentRangeEnd w:id="301"/>
      <w:r w:rsidRPr="004A4E89" w:rsidR="00FF79A7">
        <w:rPr>
          <w:rStyle w:val="Refdecomentrio"/>
          <w:color w:val="auto"/>
          <w:sz w:val="24"/>
          <w:szCs w:val="24"/>
        </w:rPr>
        <w:commentReference w:id="301"/>
      </w:r>
      <w:commentRangeEnd w:id="302"/>
      <w:r>
        <w:rPr>
          <w:rStyle w:val="CommentReference"/>
        </w:rPr>
        <w:commentReference w:id="302"/>
      </w:r>
      <w:r w:rsidRPr="004A4E89">
        <w:rPr>
          <w:color w:val="auto"/>
        </w:rPr>
        <w:t xml:space="preserve"> de companhia;  </w:t>
      </w:r>
    </w:p>
    <w:p w:rsidRPr="004A4E89" w:rsidR="005101CF" w:rsidP="00FF79A7" w:rsidRDefault="00FF79A7" w14:paraId="2E0B2EC3" w14:textId="7A028651">
      <w:pPr>
        <w:pStyle w:val="PargrafodaLista"/>
        <w:numPr>
          <w:ilvl w:val="0"/>
          <w:numId w:val="176"/>
        </w:numPr>
        <w:ind w:left="487"/>
        <w:rPr>
          <w:color w:val="auto"/>
        </w:rPr>
      </w:pPr>
      <w:r w:rsidRPr="004A4E89">
        <w:rPr>
          <w:color w:val="auto"/>
        </w:rPr>
        <w:t>«</w:t>
      </w:r>
      <w:r w:rsidRPr="004A4E89" w:rsidR="00A626AB">
        <w:rPr>
          <w:color w:val="auto"/>
        </w:rPr>
        <w:t>Hospedagem sem fins lucrativos» o alojamento, permanente ou temporário, de animais de companhia que não vise a obtenção de rendimentos; ii)</w:t>
      </w:r>
      <w:r w:rsidRPr="004A4E89" w:rsidR="00A626AB">
        <w:rPr>
          <w:rFonts w:eastAsia="Arial" w:cs="Arial"/>
          <w:color w:val="auto"/>
        </w:rPr>
        <w:t xml:space="preserve"> </w:t>
      </w:r>
      <w:r w:rsidRPr="004A4E89" w:rsidR="00A626AB">
        <w:rPr>
          <w:color w:val="auto"/>
        </w:rPr>
        <w:t>«Hospedagem com fins lucrativos», o alojamento para reprodução, criação, manutenção e venda de animais de companhia que vise interesses comerciais ou lucrativos, incluindo-se no alojamento para manutenção os hotéis e os centros de treino de cães com alojamento;</w:t>
      </w:r>
    </w:p>
    <w:p w:rsidRPr="004A4E89" w:rsidR="12231D79" w:rsidP="00FF79A7" w:rsidRDefault="73FDC1C9" w14:paraId="37D100D9" w14:textId="11FC7010">
      <w:pPr>
        <w:pStyle w:val="PargrafodaLista"/>
        <w:numPr>
          <w:ilvl w:val="0"/>
          <w:numId w:val="176"/>
        </w:numPr>
        <w:ind w:left="487"/>
        <w:rPr>
          <w:rFonts w:eastAsia="Times New Roman" w:cs="Times New Roman"/>
          <w:color w:val="auto"/>
        </w:rPr>
      </w:pPr>
      <w:r w:rsidRPr="7F7CCA47" w:rsidR="6FEBDD9E">
        <w:rPr>
          <w:color w:val="auto"/>
        </w:rPr>
        <w:t xml:space="preserve">«Identificação </w:t>
      </w:r>
      <w:r w:rsidRPr="7F7CCA47" w:rsidR="7129EB33">
        <w:rPr>
          <w:color w:val="auto"/>
        </w:rPr>
        <w:t>de animal de companhia</w:t>
      </w:r>
      <w:r w:rsidRPr="7F7CCA47" w:rsidR="6FEBDD9E">
        <w:rPr>
          <w:color w:val="auto"/>
        </w:rPr>
        <w:t xml:space="preserve">», </w:t>
      </w:r>
      <w:r w:rsidRPr="7F7CCA47" w:rsidR="0C5F58A2">
        <w:rPr>
          <w:color w:val="auto"/>
        </w:rPr>
        <w:t xml:space="preserve">a </w:t>
      </w:r>
      <w:r w:rsidRPr="7F7CCA47" w:rsidR="6004B884">
        <w:rPr>
          <w:rFonts w:eastAsia="Calibri" w:cs="Calibri"/>
          <w:color w:val="auto"/>
        </w:rPr>
        <w:t xml:space="preserve">marcação do animal por implantação de um transponder, ou outro </w:t>
      </w:r>
      <w:r w:rsidRPr="7F7CCA47" w:rsidR="74D316CE">
        <w:rPr>
          <w:rFonts w:eastAsia="Calibri" w:cs="Calibri"/>
          <w:color w:val="auto"/>
        </w:rPr>
        <w:t>dispositivo</w:t>
      </w:r>
      <w:r w:rsidRPr="7F7CCA47" w:rsidR="6004B884">
        <w:rPr>
          <w:rFonts w:eastAsia="Calibri" w:cs="Calibri"/>
          <w:color w:val="auto"/>
        </w:rPr>
        <w:t xml:space="preserve"> autorizado para a espécie em causa, e o seu registo no SIAC;</w:t>
      </w:r>
    </w:p>
    <w:p w:rsidR="52A6FB4F" w:rsidP="7F7CCA47" w:rsidRDefault="52A6FB4F" w14:paraId="2096C14C" w14:textId="39ED8094">
      <w:pPr>
        <w:pStyle w:val="PargrafodaLista"/>
        <w:numPr>
          <w:ilvl w:val="0"/>
          <w:numId w:val="176"/>
        </w:numPr>
        <w:ind w:left="487"/>
        <w:rPr>
          <w:color w:val="auto"/>
        </w:rPr>
      </w:pPr>
      <w:r w:rsidRPr="7F7CCA47" w:rsidR="52A6FB4F">
        <w:rPr>
          <w:rFonts w:eastAsia="Times New Roman" w:cs="Times New Roman"/>
          <w:color w:val="auto"/>
          <w:highlight w:val="yellow"/>
        </w:rPr>
        <w:t>«Jaula»,</w:t>
      </w:r>
      <w:r w:rsidRPr="7F7CCA47" w:rsidR="52A6FB4F">
        <w:rPr>
          <w:rFonts w:eastAsia="Times New Roman" w:cs="Times New Roman"/>
          <w:color w:val="auto"/>
        </w:rPr>
        <w:t xml:space="preserve"> </w:t>
      </w:r>
      <w:r w:rsidRPr="7F7CCA47" w:rsidR="52A6FB4F">
        <w:rPr>
          <w:color w:val="auto"/>
        </w:rPr>
        <w:t xml:space="preserve">o espaço fixo, fechado por paredes sólidas, uma das quais, pelo menos, constituída por grades, redes metálicas ou, eventualmente, por redes de outro tipo, em que </w:t>
      </w:r>
      <w:r w:rsidRPr="7F7CCA47" w:rsidR="0190A236">
        <w:rPr>
          <w:color w:val="auto"/>
        </w:rPr>
        <w:t xml:space="preserve">os animais, designadamente cães e gatos, </w:t>
      </w:r>
      <w:r w:rsidRPr="7F7CCA47" w:rsidR="52A6FB4F">
        <w:rPr>
          <w:color w:val="auto"/>
        </w:rPr>
        <w:t>são mantidos</w:t>
      </w:r>
      <w:r w:rsidRPr="7F7CCA47" w:rsidR="3E48D42F">
        <w:rPr>
          <w:color w:val="auto"/>
        </w:rPr>
        <w:t>.</w:t>
      </w:r>
    </w:p>
    <w:p w:rsidRPr="004A4E89" w:rsidR="12231D79" w:rsidP="00FF79A7" w:rsidRDefault="00FF79A7" w14:paraId="36DCBC75" w14:textId="53B209E6">
      <w:pPr>
        <w:pStyle w:val="PargrafodaLista"/>
        <w:numPr>
          <w:ilvl w:val="0"/>
          <w:numId w:val="176"/>
        </w:numPr>
        <w:ind w:left="487"/>
        <w:rPr>
          <w:rFonts w:eastAsia="Times New Roman" w:cs="Times New Roman"/>
          <w:color w:val="auto"/>
        </w:rPr>
      </w:pPr>
      <w:r w:rsidRPr="004A4E89">
        <w:rPr>
          <w:rFonts w:eastAsia="Times New Roman" w:cs="Times New Roman"/>
          <w:color w:val="auto"/>
        </w:rPr>
        <w:t>«</w:t>
      </w:r>
      <w:r w:rsidRPr="004A4E89" w:rsidR="57E50D12">
        <w:rPr>
          <w:rFonts w:eastAsia="Times New Roman" w:cs="Times New Roman"/>
          <w:color w:val="auto"/>
        </w:rPr>
        <w:t>Lar de acolhimento», uma casa particular onde cães ou gatos são detidos em nome de um operador responsável por cães ou gatos não desejados, abandonados, perdidos, confiscados ou anteriormente errantes</w:t>
      </w:r>
      <w:r w:rsidRPr="004A4E89" w:rsidR="4C9D71FF">
        <w:rPr>
          <w:rFonts w:eastAsia="Times New Roman" w:cs="Times New Roman"/>
          <w:color w:val="auto"/>
        </w:rPr>
        <w:t>.</w:t>
      </w:r>
    </w:p>
    <w:p w:rsidRPr="004A4E89" w:rsidR="00CF1434" w:rsidP="00FF79A7" w:rsidRDefault="23D08FF2" w14:paraId="248EF694" w14:textId="5BE72645">
      <w:pPr>
        <w:pStyle w:val="PargrafodaLista"/>
        <w:numPr>
          <w:ilvl w:val="0"/>
          <w:numId w:val="176"/>
        </w:numPr>
        <w:ind w:left="487"/>
        <w:rPr>
          <w:color w:val="auto"/>
        </w:rPr>
      </w:pPr>
      <w:r w:rsidRPr="679F1546" w:rsidR="7A941AAA">
        <w:rPr>
          <w:color w:val="auto"/>
        </w:rPr>
        <w:t xml:space="preserve">«Leitor», o aparelho destinado à leitura e visualização do código constante do </w:t>
      </w:r>
      <w:r w:rsidRPr="679F1546" w:rsidR="709C2B0D">
        <w:rPr>
          <w:color w:val="auto"/>
        </w:rPr>
        <w:t>transponder</w:t>
      </w:r>
      <w:r w:rsidRPr="679F1546" w:rsidR="7A941AAA">
        <w:rPr>
          <w:color w:val="auto"/>
        </w:rPr>
        <w:t xml:space="preserve">; </w:t>
      </w:r>
    </w:p>
    <w:p w:rsidR="0C15CD2F" w:rsidP="679F1546" w:rsidRDefault="0C15CD2F" w14:paraId="3DB3F871" w14:textId="2EB7E24C">
      <w:pPr>
        <w:pStyle w:val="PargrafodaLista"/>
        <w:numPr>
          <w:ilvl w:val="0"/>
          <w:numId w:val="176"/>
        </w:numPr>
        <w:ind w:left="487"/>
        <w:rPr>
          <w:lang w:val="pt"/>
        </w:rPr>
      </w:pPr>
      <w:r w:rsidRPr="679F1546" w:rsidR="0C15CD2F">
        <w:rPr>
          <w:lang w:val="pt"/>
        </w:rPr>
        <w:t>«Luz», a luz natural, complementada, sempre que necessário, por luz artificial.</w:t>
      </w:r>
    </w:p>
    <w:p w:rsidR="679F1546" w:rsidP="679F1546" w:rsidRDefault="679F1546" w14:paraId="3E92DA38" w14:textId="593BD8AC">
      <w:pPr>
        <w:pStyle w:val="PargrafodaLista"/>
        <w:numPr>
          <w:ilvl w:val="0"/>
          <w:numId w:val="176"/>
        </w:numPr>
        <w:ind w:left="487"/>
        <w:rPr>
          <w:color w:val="auto"/>
        </w:rPr>
      </w:pPr>
    </w:p>
    <w:p w:rsidRPr="004A4E89" w:rsidR="00CF1434" w:rsidP="00FF79A7" w:rsidRDefault="63833F54" w14:paraId="714C596E" w14:textId="229F1371">
      <w:pPr>
        <w:pStyle w:val="PargrafodaLista"/>
        <w:numPr>
          <w:ilvl w:val="0"/>
          <w:numId w:val="176"/>
        </w:numPr>
        <w:ind w:left="487"/>
        <w:rPr>
          <w:color w:val="auto"/>
        </w:rPr>
      </w:pPr>
      <w:r w:rsidRPr="004A4E89">
        <w:rPr>
          <w:rFonts w:eastAsia="Times New Roman" w:cs="Times New Roman"/>
          <w:color w:val="auto"/>
        </w:rPr>
        <w:t>«Mamífero, peixe e réptil de médio porte», qualquer animal adulto destas classes que apresente comprimento igual ou superior a 50 cm, contado a partir da extremidade próxima da cabeça até à extremidade distal da coluna;</w:t>
      </w:r>
    </w:p>
    <w:p w:rsidRPr="004A4E89" w:rsidR="79D65A6C" w:rsidP="00FF79A7" w:rsidRDefault="10F806B8" w14:paraId="45EC5F3A" w14:textId="2DD66A75">
      <w:pPr>
        <w:pStyle w:val="PargrafodaLista"/>
        <w:numPr>
          <w:ilvl w:val="0"/>
          <w:numId w:val="176"/>
        </w:numPr>
        <w:ind w:left="487"/>
        <w:rPr>
          <w:rFonts w:eastAsia="Calibri" w:cs="Calibri"/>
          <w:color w:val="auto"/>
        </w:rPr>
      </w:pPr>
      <w:r w:rsidRPr="004A4E89">
        <w:rPr>
          <w:rFonts w:eastAsia="Calibri" w:cs="Calibri"/>
          <w:color w:val="auto"/>
        </w:rPr>
        <w:t>«Marcação», a aplicação, por médico veterinário, de um transponder, ou outro dispositivo adequado à espécie em causa</w:t>
      </w:r>
      <w:r w:rsidRPr="004A4E89" w:rsidR="082B69CA">
        <w:rPr>
          <w:rFonts w:eastAsia="Calibri" w:cs="Calibri"/>
          <w:color w:val="auto"/>
        </w:rPr>
        <w:t>.</w:t>
      </w:r>
    </w:p>
    <w:p w:rsidRPr="004A4E89" w:rsidR="4CCB09DA" w:rsidP="00FF79A7" w:rsidRDefault="082B69CA" w14:paraId="2DB89DC5" w14:textId="3D9666F4">
      <w:pPr>
        <w:pStyle w:val="PargrafodaLista"/>
        <w:numPr>
          <w:ilvl w:val="0"/>
          <w:numId w:val="176"/>
        </w:numPr>
        <w:ind w:left="487"/>
        <w:rPr>
          <w:rFonts w:eastAsia="Calibri" w:cs="Calibri"/>
          <w:color w:val="auto"/>
        </w:rPr>
      </w:pPr>
      <w:r w:rsidRPr="004A4E89">
        <w:rPr>
          <w:rFonts w:eastAsia="Times New Roman" w:cs="Times New Roman"/>
          <w:color w:val="auto"/>
        </w:rPr>
        <w:t xml:space="preserve">«Mutilação», uma intervenção, incluindo uma intervenção cirúrgica, realizada por razões que não sejam terapêuticas ou de diagnóstico, exceto a esterilização ou a implantação de um transponder, que provoca danos ou perda de uma parte sensível do corpo, ou a alteração da estrutura óssea, </w:t>
      </w:r>
      <w:r w:rsidRPr="004A4E89" w:rsidR="0079D88C">
        <w:rPr>
          <w:rFonts w:eastAsia="Times New Roman" w:cs="Times New Roman"/>
          <w:color w:val="auto"/>
        </w:rPr>
        <w:t>dos animais de companhia.</w:t>
      </w:r>
    </w:p>
    <w:p w:rsidRPr="004A4E89" w:rsidR="5EB46249" w:rsidP="00FF79A7" w:rsidRDefault="025AF0E3" w14:paraId="0D34CF4B" w14:textId="633A11BA">
      <w:pPr>
        <w:pStyle w:val="PargrafodaLista"/>
        <w:numPr>
          <w:ilvl w:val="0"/>
          <w:numId w:val="176"/>
        </w:numPr>
        <w:ind w:left="487"/>
        <w:rPr>
          <w:rFonts w:eastAsia="Calibri" w:cs="Calibri"/>
          <w:color w:val="auto"/>
        </w:rPr>
      </w:pPr>
      <w:r w:rsidRPr="004A4E89">
        <w:rPr>
          <w:rFonts w:eastAsia="Calibri" w:cs="Calibri"/>
          <w:color w:val="auto"/>
        </w:rPr>
        <w:t xml:space="preserve">«Pessoa acreditada perante </w:t>
      </w:r>
      <w:r w:rsidRPr="004A4E89" w:rsidR="367A96F2">
        <w:rPr>
          <w:rFonts w:eastAsia="Calibri" w:cs="Calibri"/>
          <w:color w:val="auto"/>
        </w:rPr>
        <w:t>a base de dados oficial</w:t>
      </w:r>
      <w:r w:rsidRPr="004A4E89">
        <w:rPr>
          <w:rFonts w:eastAsia="Calibri" w:cs="Calibri"/>
          <w:color w:val="auto"/>
        </w:rPr>
        <w:t>», pessoa singular que no âmbito de uma pessoa coletiva desenvolva atividades ligadas aos animais de companhia, com um perfil de acesso determinado pela Direção-Geral de Veterinária</w:t>
      </w:r>
      <w:r w:rsidRPr="004A4E89" w:rsidR="5E09C876">
        <w:rPr>
          <w:rFonts w:eastAsia="Calibri" w:cs="Calibri"/>
          <w:color w:val="auto"/>
        </w:rPr>
        <w:t>.</w:t>
      </w:r>
    </w:p>
    <w:p w:rsidRPr="004A4E89" w:rsidR="004A4E89" w:rsidP="004A4E89" w:rsidRDefault="117FCAFF" w14:paraId="1ABC7743" w14:textId="77777777">
      <w:pPr>
        <w:pStyle w:val="PargrafodaLista"/>
        <w:numPr>
          <w:ilvl w:val="0"/>
          <w:numId w:val="176"/>
        </w:numPr>
        <w:ind w:left="487"/>
        <w:rPr>
          <w:color w:val="auto"/>
        </w:rPr>
      </w:pPr>
      <w:r w:rsidRPr="004A4E89">
        <w:rPr>
          <w:rFonts w:eastAsia="Calibri" w:cs="Calibri"/>
          <w:color w:val="auto"/>
        </w:rPr>
        <w:t xml:space="preserve">«Operador», qualquer pessoa singular ou coletiva que coloca </w:t>
      </w:r>
      <w:r w:rsidRPr="004A4E89" w:rsidR="0671D981">
        <w:rPr>
          <w:rFonts w:eastAsia="Calibri" w:cs="Calibri"/>
          <w:color w:val="auto"/>
        </w:rPr>
        <w:t>animais de companhia</w:t>
      </w:r>
      <w:r w:rsidRPr="004A4E89">
        <w:rPr>
          <w:rFonts w:eastAsia="Calibri" w:cs="Calibri"/>
          <w:color w:val="auto"/>
        </w:rPr>
        <w:t xml:space="preserve"> no mercado e é responsável por um estabelecimento de criação, por um estabelecimento de venda ou por um abrigo e pelos cães ou gatos aí detidos, ou que coloca </w:t>
      </w:r>
      <w:r w:rsidRPr="004A4E89" w:rsidR="70B80CD6">
        <w:rPr>
          <w:rFonts w:eastAsia="Calibri" w:cs="Calibri"/>
          <w:color w:val="auto"/>
        </w:rPr>
        <w:t>animais de companhia</w:t>
      </w:r>
      <w:r w:rsidRPr="004A4E89">
        <w:rPr>
          <w:rFonts w:eastAsia="Calibri" w:cs="Calibri"/>
          <w:color w:val="auto"/>
        </w:rPr>
        <w:t xml:space="preserve"> numa casa de acolhimento e é responsável pelos </w:t>
      </w:r>
      <w:r w:rsidRPr="004A4E89" w:rsidR="5D765418">
        <w:rPr>
          <w:rFonts w:eastAsia="Calibri" w:cs="Calibri"/>
          <w:color w:val="auto"/>
        </w:rPr>
        <w:t>animais</w:t>
      </w:r>
      <w:r w:rsidRPr="004A4E89">
        <w:rPr>
          <w:rFonts w:eastAsia="Calibri" w:cs="Calibri"/>
          <w:color w:val="auto"/>
        </w:rPr>
        <w:t xml:space="preserve"> aí detidos</w:t>
      </w:r>
      <w:r w:rsidRPr="004A4E89" w:rsidR="67F277C4">
        <w:rPr>
          <w:rFonts w:eastAsia="Calibri" w:cs="Calibri"/>
          <w:color w:val="auto"/>
        </w:rPr>
        <w:t>.</w:t>
      </w:r>
    </w:p>
    <w:p w:rsidRPr="004A4E89" w:rsidR="00CF1434" w:rsidP="004A4E89" w:rsidRDefault="2865470E" w14:paraId="2C4C745B" w14:textId="7FC645B2">
      <w:pPr>
        <w:pStyle w:val="PargrafodaLista"/>
        <w:numPr>
          <w:ilvl w:val="0"/>
          <w:numId w:val="176"/>
        </w:numPr>
        <w:ind w:left="487"/>
        <w:rPr>
          <w:color w:val="auto"/>
        </w:rPr>
      </w:pPr>
      <w:r w:rsidRPr="004A4E89">
        <w:rPr>
          <w:color w:val="auto"/>
        </w:rPr>
        <w:t xml:space="preserve">«Pessoa competente», qualquer pessoa que possua os conhecimentos e a experiência prática para prestar cuidados aos animais, nomeadamente proceder </w:t>
      </w:r>
      <w:r w:rsidR="00CB60B6">
        <w:rPr>
          <w:color w:val="auto"/>
        </w:rPr>
        <w:t>à</w:t>
      </w:r>
      <w:r w:rsidRPr="004A4E89">
        <w:rPr>
          <w:color w:val="auto"/>
        </w:rPr>
        <w:t xml:space="preserve"> </w:t>
      </w:r>
      <w:r w:rsidRPr="004A4E89" w:rsidR="00CB60B6">
        <w:rPr>
          <w:color w:val="auto"/>
        </w:rPr>
        <w:t>sua occisão</w:t>
      </w:r>
      <w:r w:rsidRPr="004A4E89" w:rsidR="0C2D98C5">
        <w:rPr>
          <w:color w:val="auto"/>
        </w:rPr>
        <w:t xml:space="preserve"> ou eutanásia</w:t>
      </w:r>
      <w:r w:rsidRPr="004A4E89">
        <w:rPr>
          <w:color w:val="auto"/>
        </w:rPr>
        <w:t xml:space="preserve">; </w:t>
      </w:r>
    </w:p>
    <w:p w:rsidRPr="004A4E89" w:rsidR="10E1C5B3" w:rsidP="004A4E89" w:rsidRDefault="113F547A" w14:paraId="4B253C06" w14:textId="03C315BB">
      <w:pPr>
        <w:pStyle w:val="PargrafodaLista"/>
        <w:numPr>
          <w:ilvl w:val="0"/>
          <w:numId w:val="176"/>
        </w:numPr>
        <w:ind w:left="487"/>
        <w:rPr>
          <w:color w:val="auto"/>
        </w:rPr>
      </w:pPr>
      <w:r w:rsidRPr="004A4E89">
        <w:rPr>
          <w:rFonts w:eastAsia="Times New Roman" w:cs="Times New Roman"/>
          <w:color w:val="auto"/>
        </w:rPr>
        <w:t xml:space="preserve">«Plataforma em linha», uma plataforma em linha na aceção do artigo 3.º, alínea i), do Regulamento (UE) 2022/2065, do </w:t>
      </w:r>
      <w:commentRangeStart w:id="303"/>
      <w:r w:rsidRPr="004A4E89">
        <w:rPr>
          <w:rFonts w:eastAsia="Times New Roman" w:cs="Times New Roman"/>
          <w:color w:val="auto"/>
        </w:rPr>
        <w:t>Parlamento Europeu e do Conselho</w:t>
      </w:r>
      <w:commentRangeEnd w:id="303"/>
      <w:r w:rsidR="00FF79A7">
        <w:rPr>
          <w:rStyle w:val="Refdecomentrio"/>
          <w:sz w:val="24"/>
          <w:szCs w:val="24"/>
        </w:rPr>
        <w:commentReference w:id="303"/>
      </w:r>
      <w:hyperlink w:anchor="_ftn1" r:id="rId16">
        <w:r w:rsidRPr="004A4E89">
          <w:rPr>
            <w:rStyle w:val="Hiperligao"/>
            <w:rFonts w:eastAsia="Times New Roman" w:cs="Times New Roman"/>
            <w:color w:val="auto"/>
            <w:vertAlign w:val="superscript"/>
          </w:rPr>
          <w:t>[1]</w:t>
        </w:r>
      </w:hyperlink>
      <w:r w:rsidRPr="004A4E89">
        <w:rPr>
          <w:rFonts w:eastAsia="Times New Roman" w:cs="Times New Roman"/>
          <w:color w:val="auto"/>
        </w:rPr>
        <w:t>, que intermedeia a colocação no mercado</w:t>
      </w:r>
      <w:r w:rsidRPr="004A4E89" w:rsidR="00FF79A7">
        <w:rPr>
          <w:rFonts w:eastAsia="Times New Roman" w:cs="Times New Roman"/>
          <w:color w:val="auto"/>
        </w:rPr>
        <w:t xml:space="preserve"> </w:t>
      </w:r>
      <w:r w:rsidRPr="004A4E89">
        <w:rPr>
          <w:rFonts w:eastAsia="Times New Roman" w:cs="Times New Roman"/>
          <w:color w:val="auto"/>
        </w:rPr>
        <w:t>de cães ou gatos</w:t>
      </w:r>
      <w:r w:rsidRPr="004A4E89">
        <w:rPr>
          <w:color w:val="auto"/>
        </w:rPr>
        <w:t xml:space="preserve"> . </w:t>
      </w:r>
    </w:p>
    <w:p w:rsidRPr="004A4E89" w:rsidR="19B04003" w:rsidP="004A4E89" w:rsidRDefault="19B04003" w14:paraId="154F4ADD" w14:textId="0CB34845">
      <w:pPr>
        <w:pStyle w:val="PargrafodaLista"/>
        <w:numPr>
          <w:ilvl w:val="0"/>
          <w:numId w:val="176"/>
        </w:numPr>
        <w:ind w:left="487"/>
        <w:rPr>
          <w:color w:val="auto"/>
        </w:rPr>
      </w:pPr>
      <w:r w:rsidRPr="004A4E89">
        <w:rPr>
          <w:rFonts w:eastAsia="Times New Roman" w:cs="Times New Roman"/>
          <w:color w:val="auto"/>
        </w:rPr>
        <w:t xml:space="preserve">«Propriedade responsável», conjunto de comportamentos de um proprietário ou futuro proprietário de um cão ou gato coerentes com </w:t>
      </w:r>
      <w:r w:rsidRPr="004A4E89" w:rsidR="1B806C9A">
        <w:rPr>
          <w:rFonts w:eastAsia="Times New Roman" w:cs="Times New Roman"/>
          <w:color w:val="auto"/>
        </w:rPr>
        <w:t>o</w:t>
      </w:r>
      <w:r w:rsidRPr="004A4E89">
        <w:rPr>
          <w:rFonts w:eastAsia="Times New Roman" w:cs="Times New Roman"/>
          <w:color w:val="auto"/>
        </w:rPr>
        <w:t xml:space="preserve"> compromisso de desempenhar várias funções centradas na satisfação das necessidades de saúde, comportamentais, ambientais e físicas do cão ou do gato e de minimizar os riscos que o cão ou gato pode representar para a comunidade, para outros animais ou para o ambiente;</w:t>
      </w:r>
    </w:p>
    <w:p w:rsidRPr="004A4E89" w:rsidR="62CB2754" w:rsidP="004A4E89" w:rsidRDefault="62CB2754" w14:paraId="219B0071" w14:textId="325A3B23">
      <w:pPr>
        <w:pStyle w:val="PargrafodaLista"/>
        <w:numPr>
          <w:ilvl w:val="0"/>
          <w:numId w:val="176"/>
        </w:numPr>
        <w:ind w:left="487"/>
        <w:rPr>
          <w:rFonts w:eastAsia="Times New Roman" w:cs="Times New Roman"/>
          <w:color w:val="auto"/>
        </w:rPr>
      </w:pPr>
      <w:r w:rsidRPr="004A4E89">
        <w:rPr>
          <w:rFonts w:eastAsia="Times New Roman" w:cs="Times New Roman"/>
          <w:color w:val="auto"/>
        </w:rPr>
        <w:t>«Publicidade», qualquer forma de comunicação com o público, ou com uma parte deste, que tenha o efeito direto ou indireto de promover um cão ou um gato, uma ou mais das suas características físicas, ou uma raça, com o intuito de despertar interesse, de provocar o contacto ou de atrair vendas;</w:t>
      </w:r>
    </w:p>
    <w:p w:rsidRPr="004A4E89" w:rsidR="00CF1434" w:rsidP="004A4E89" w:rsidRDefault="00A626AB" w14:paraId="238EBB05" w14:textId="6D4C899F">
      <w:pPr>
        <w:pStyle w:val="PargrafodaLista"/>
        <w:numPr>
          <w:ilvl w:val="0"/>
          <w:numId w:val="176"/>
        </w:numPr>
        <w:ind w:left="487"/>
        <w:rPr>
          <w:color w:val="auto"/>
        </w:rPr>
      </w:pPr>
      <w:r w:rsidRPr="7F7CCA47" w:rsidR="22998B98">
        <w:rPr>
          <w:color w:val="auto"/>
        </w:rPr>
        <w:t xml:space="preserve">«Recinto </w:t>
      </w:r>
      <w:r w:rsidRPr="7F7CCA47" w:rsidR="6B06044A">
        <w:rPr>
          <w:color w:val="auto"/>
        </w:rPr>
        <w:t>fechado/</w:t>
      </w:r>
      <w:r w:rsidRPr="7F7CCA47" w:rsidR="6B06044A">
        <w:rPr>
          <w:b w:val="1"/>
          <w:bCs w:val="1"/>
          <w:color w:val="FF0000"/>
        </w:rPr>
        <w:t>coberto</w:t>
      </w:r>
      <w:r w:rsidRPr="7F7CCA47" w:rsidR="22998B98">
        <w:rPr>
          <w:color w:val="auto"/>
        </w:rPr>
        <w:t>», a superfície cercada por paredes, grades</w:t>
      </w:r>
      <w:commentRangeStart w:id="304"/>
      <w:r w:rsidRPr="7F7CCA47" w:rsidR="22998B98">
        <w:rPr>
          <w:color w:val="auto"/>
        </w:rPr>
        <w:t xml:space="preserve"> ou redes metálicas, na qual são mantidos um ou vários animais, sendo a sua liberdade de movimentos, em regra, menos limitada do que numa gaiola; </w:t>
      </w:r>
    </w:p>
    <w:p w:rsidRPr="004A4E89" w:rsidR="00FF79A7" w:rsidP="004A4E89" w:rsidRDefault="00A626AB" w14:paraId="644456FA" w14:textId="4C85EA78">
      <w:pPr>
        <w:pStyle w:val="PargrafodaLista"/>
        <w:numPr>
          <w:ilvl w:val="0"/>
          <w:numId w:val="176"/>
        </w:numPr>
        <w:ind w:left="487"/>
        <w:rPr>
          <w:color w:val="auto"/>
        </w:rPr>
      </w:pPr>
      <w:r w:rsidRPr="7F7CCA47" w:rsidR="22998B98">
        <w:rPr>
          <w:color w:val="auto"/>
        </w:rPr>
        <w:t>«Recinto fechado exterior</w:t>
      </w:r>
      <w:r w:rsidRPr="7F7CCA47" w:rsidR="22998B98">
        <w:rPr>
          <w:color w:val="auto"/>
        </w:rPr>
        <w:t xml:space="preserve">», a superfície cercada por uma vedação, paredes, grades ou redes metálicas, frequentemente situada no exterior de uma construção fixa, à qual os animais mantidos em gaiolas ou jaula ou recinto fechado têm acesso, podendo movimentar-se livremente durante determinados </w:t>
      </w:r>
      <w:r w:rsidRPr="7F7CCA47" w:rsidR="6E3D1EDD">
        <w:rPr>
          <w:color w:val="auto"/>
        </w:rPr>
        <w:t>períodos</w:t>
      </w:r>
      <w:r w:rsidRPr="7F7CCA47" w:rsidR="22998B98">
        <w:rPr>
          <w:color w:val="auto"/>
        </w:rPr>
        <w:t>, segundo as</w:t>
      </w:r>
      <w:commentRangeEnd w:id="304"/>
      <w:r>
        <w:rPr>
          <w:rStyle w:val="CommentReference"/>
        </w:rPr>
        <w:commentReference w:id="304"/>
      </w:r>
      <w:r w:rsidRPr="7F7CCA47" w:rsidR="22998B98">
        <w:rPr>
          <w:color w:val="auto"/>
        </w:rPr>
        <w:t xml:space="preserve"> suas necessidades etológicas e fisiológicas, como, por exemplo, a de fazerem exercício; </w:t>
      </w:r>
    </w:p>
    <w:p w:rsidRPr="004A4E89" w:rsidR="00CF1434" w:rsidP="004A4E89" w:rsidRDefault="00FF79A7" w14:paraId="69C39BD1" w14:textId="7F41BE13">
      <w:pPr>
        <w:pStyle w:val="PargrafodaLista"/>
        <w:numPr>
          <w:ilvl w:val="0"/>
          <w:numId w:val="176"/>
        </w:numPr>
        <w:ind w:left="487"/>
        <w:rPr>
          <w:color w:val="auto"/>
        </w:rPr>
      </w:pPr>
      <w:r w:rsidRPr="004A4E89">
        <w:rPr>
          <w:color w:val="auto"/>
        </w:rPr>
        <w:t>«</w:t>
      </w:r>
      <w:r w:rsidRPr="004A4E89" w:rsidR="2FDC8081">
        <w:rPr>
          <w:strike/>
          <w:color w:val="auto"/>
        </w:rPr>
        <w:t>Registo», a operação de introdução dos dados do animal e do seu detentor na</w:t>
      </w:r>
      <w:r w:rsidRPr="004A4E89">
        <w:rPr>
          <w:strike/>
          <w:color w:val="auto"/>
        </w:rPr>
        <w:t xml:space="preserve"> </w:t>
      </w:r>
      <w:r w:rsidRPr="004A4E89" w:rsidR="350E168B">
        <w:rPr>
          <w:strike/>
          <w:color w:val="auto"/>
        </w:rPr>
        <w:t>Base de Dados;</w:t>
      </w:r>
      <w:r w:rsidRPr="004A4E89" w:rsidR="350E168B">
        <w:rPr>
          <w:color w:val="auto"/>
        </w:rPr>
        <w:t xml:space="preserve"> </w:t>
      </w:r>
    </w:p>
    <w:p w:rsidRPr="004A4E89" w:rsidR="5C417271" w:rsidP="004A4E89" w:rsidRDefault="63DD2718" w14:paraId="1F9EA1B5" w14:textId="0B18BAC0">
      <w:pPr>
        <w:pStyle w:val="PargrafodaLista"/>
        <w:numPr>
          <w:ilvl w:val="0"/>
          <w:numId w:val="176"/>
        </w:numPr>
        <w:ind w:left="487"/>
        <w:rPr>
          <w:rFonts w:eastAsia="Calibri" w:cs="Calibri"/>
          <w:color w:val="auto"/>
        </w:rPr>
      </w:pPr>
      <w:r w:rsidRPr="004A4E89">
        <w:rPr>
          <w:rFonts w:eastAsia="Calibri" w:cs="Calibri"/>
          <w:color w:val="auto"/>
        </w:rPr>
        <w:t xml:space="preserve">«Registo Animal» o conjunto de informação coligida </w:t>
      </w:r>
      <w:r w:rsidRPr="004A4E89" w:rsidR="79D26A82">
        <w:rPr>
          <w:rFonts w:eastAsia="Calibri" w:cs="Calibri"/>
          <w:color w:val="auto"/>
        </w:rPr>
        <w:t>numa base de dados oficial,</w:t>
      </w:r>
      <w:r w:rsidRPr="004A4E89">
        <w:rPr>
          <w:rFonts w:eastAsia="Calibri" w:cs="Calibri"/>
          <w:color w:val="auto"/>
        </w:rPr>
        <w:t xml:space="preserve"> com os elementos relativos ao número de transponder, elementos da resenha do animal (espécie raça, data de nascimento, sexo, pelagem, identificação da mãe quando conhecida assim como outras particularidades ou </w:t>
      </w:r>
      <w:r w:rsidRPr="004A4E89" w:rsidR="292ECA7D">
        <w:rPr>
          <w:rFonts w:eastAsia="Calibri" w:cs="Calibri"/>
          <w:color w:val="auto"/>
        </w:rPr>
        <w:t>características</w:t>
      </w:r>
      <w:r w:rsidRPr="004A4E89">
        <w:rPr>
          <w:rFonts w:eastAsia="Calibri" w:cs="Calibri"/>
          <w:color w:val="auto"/>
        </w:rPr>
        <w:t>), identificação do titular, do detentor, ou do lar de acolhimento e respetivos dados de contacto, do médico veterinário que procede ao registo, das medidas sanitárias obrigatórias e das preventivas, do nº de passaporte ou boletim sanitário,  ou informações relevantes;</w:t>
      </w:r>
    </w:p>
    <w:p w:rsidRPr="004A4E89" w:rsidR="10E1C5B3" w:rsidP="004A4E89" w:rsidRDefault="08F96F30" w14:paraId="299C7A36" w14:textId="35C39688">
      <w:pPr>
        <w:pStyle w:val="PargrafodaLista"/>
        <w:numPr>
          <w:ilvl w:val="0"/>
          <w:numId w:val="176"/>
        </w:numPr>
        <w:ind w:left="487"/>
        <w:rPr>
          <w:color w:val="auto"/>
        </w:rPr>
      </w:pPr>
      <w:commentRangeStart w:id="305"/>
      <w:r w:rsidRPr="004A4E89">
        <w:rPr>
          <w:color w:val="auto"/>
        </w:rPr>
        <w:t>«Reprodutor», o macho ou a fêmea, com aptidão reconhecida, com a finalidade de produzir descendência;</w:t>
      </w:r>
      <w:commentRangeEnd w:id="305"/>
      <w:r w:rsidRPr="004A4E89" w:rsidR="00FF79A7">
        <w:rPr>
          <w:rStyle w:val="Refdecomentrio"/>
          <w:color w:val="auto"/>
          <w:sz w:val="24"/>
          <w:szCs w:val="24"/>
        </w:rPr>
        <w:commentReference w:id="305"/>
      </w:r>
    </w:p>
    <w:p w:rsidRPr="004A4E89" w:rsidR="00CF1434" w:rsidP="004A4E89" w:rsidRDefault="725C3F1B" w14:paraId="0FBFBFEC" w14:textId="05CC9242">
      <w:pPr>
        <w:pStyle w:val="PargrafodaLista"/>
        <w:numPr>
          <w:ilvl w:val="0"/>
          <w:numId w:val="176"/>
        </w:numPr>
        <w:ind w:left="487"/>
        <w:rPr>
          <w:color w:val="auto"/>
        </w:rPr>
      </w:pPr>
      <w:r w:rsidRPr="004A4E89">
        <w:rPr>
          <w:color w:val="auto"/>
        </w:rPr>
        <w:t xml:space="preserve">«Sequestro», a ação compulsiva de isolamento de animais, por motivos sanitários, por um </w:t>
      </w:r>
      <w:r w:rsidRPr="004A4E89" w:rsidR="2387729B">
        <w:rPr>
          <w:color w:val="auto"/>
        </w:rPr>
        <w:t>período</w:t>
      </w:r>
      <w:r w:rsidRPr="004A4E89">
        <w:rPr>
          <w:color w:val="auto"/>
        </w:rPr>
        <w:t xml:space="preserve"> a definir caso a caso; </w:t>
      </w:r>
    </w:p>
    <w:p w:rsidRPr="004A4E89" w:rsidR="535C1408" w:rsidP="004A4E89" w:rsidRDefault="58B6D3FC" w14:paraId="55874799" w14:textId="6C687A9A">
      <w:pPr>
        <w:pStyle w:val="PargrafodaLista"/>
        <w:numPr>
          <w:ilvl w:val="0"/>
          <w:numId w:val="176"/>
        </w:numPr>
        <w:ind w:left="487"/>
        <w:rPr>
          <w:rFonts w:eastAsia="Calibri" w:cs="Calibri"/>
          <w:color w:val="auto"/>
        </w:rPr>
      </w:pPr>
      <w:r w:rsidRPr="004A4E89">
        <w:rPr>
          <w:rFonts w:eastAsia="Calibri" w:cs="Calibri"/>
          <w:color w:val="auto"/>
        </w:rPr>
        <w:t>«Sistema de Informação de Animais de Companhia (SIAC)» o sistema de registo e gestão de dados que reúne a informação relativa à identificação dos animais de companhia, à sua titularidade ou detenção e ainda toda a informação sanitária obrigatória. ou outras disposições determinadas como obrigatórias</w:t>
      </w:r>
    </w:p>
    <w:p w:rsidRPr="004A4E89" w:rsidR="4CCB09DA" w:rsidP="004A4E89" w:rsidRDefault="0496F020" w14:paraId="4AB0B34F" w14:textId="30E8F7D0">
      <w:pPr>
        <w:pStyle w:val="PargrafodaLista"/>
        <w:numPr>
          <w:ilvl w:val="0"/>
          <w:numId w:val="176"/>
        </w:numPr>
        <w:ind w:left="487"/>
        <w:rPr>
          <w:color w:val="auto"/>
        </w:rPr>
      </w:pPr>
      <w:r w:rsidRPr="004A4E89">
        <w:rPr>
          <w:rFonts w:eastAsia="Times New Roman" w:cs="Times New Roman"/>
          <w:color w:val="auto"/>
        </w:rPr>
        <w:t>«Sofrimento</w:t>
      </w:r>
      <w:commentRangeStart w:id="306"/>
      <w:r w:rsidRPr="004A4E89">
        <w:rPr>
          <w:rFonts w:eastAsia="Times New Roman" w:cs="Times New Roman"/>
          <w:color w:val="auto"/>
        </w:rPr>
        <w:t>»,</w:t>
      </w:r>
      <w:commentRangeEnd w:id="306"/>
      <w:r w:rsidRPr="004A4E89" w:rsidR="00FF79A7">
        <w:rPr>
          <w:rStyle w:val="Refdecomentrio"/>
          <w:rFonts w:eastAsia="Times New Roman" w:cs="Times New Roman"/>
          <w:color w:val="auto"/>
          <w:sz w:val="24"/>
          <w:szCs w:val="24"/>
        </w:rPr>
        <w:commentReference w:id="306"/>
      </w:r>
      <w:r w:rsidRPr="004A4E89">
        <w:rPr>
          <w:rFonts w:eastAsia="Times New Roman" w:cs="Times New Roman"/>
          <w:color w:val="auto"/>
        </w:rPr>
        <w:t xml:space="preserve"> um estado físico ou mental desagradável e indesejado, resultante da exposição de um </w:t>
      </w:r>
      <w:commentRangeStart w:id="307"/>
      <w:r w:rsidRPr="004A4E89">
        <w:rPr>
          <w:rFonts w:eastAsia="Times New Roman" w:cs="Times New Roman"/>
          <w:color w:val="auto"/>
        </w:rPr>
        <w:t xml:space="preserve">cão ou gato </w:t>
      </w:r>
      <w:commentRangeEnd w:id="307"/>
      <w:r w:rsidRPr="004A4E89" w:rsidR="00FF79A7">
        <w:rPr>
          <w:rStyle w:val="Refdecomentrio"/>
          <w:rFonts w:eastAsia="Times New Roman" w:cs="Times New Roman"/>
          <w:color w:val="auto"/>
          <w:sz w:val="24"/>
          <w:szCs w:val="24"/>
        </w:rPr>
        <w:commentReference w:id="307"/>
      </w:r>
      <w:r w:rsidRPr="004A4E89">
        <w:rPr>
          <w:rFonts w:eastAsia="Times New Roman" w:cs="Times New Roman"/>
          <w:color w:val="auto"/>
        </w:rPr>
        <w:t>a estímulos nocivos ou da ausência continuada de estímulos positivos importantes</w:t>
      </w:r>
      <w:r w:rsidRPr="004A4E89" w:rsidR="46253D18">
        <w:rPr>
          <w:rFonts w:eastAsia="Times New Roman" w:cs="Times New Roman"/>
          <w:color w:val="auto"/>
        </w:rPr>
        <w:t>.</w:t>
      </w:r>
    </w:p>
    <w:p w:rsidRPr="004A4E89" w:rsidR="46253D18" w:rsidP="004A4E89" w:rsidRDefault="46253D18" w14:paraId="0106ED5C" w14:textId="7B6C9CD2">
      <w:pPr>
        <w:pStyle w:val="PargrafodaLista"/>
        <w:numPr>
          <w:ilvl w:val="0"/>
          <w:numId w:val="176"/>
        </w:numPr>
        <w:ind w:left="487"/>
        <w:rPr>
          <w:rFonts w:eastAsia="Times New Roman" w:cs="Times New Roman"/>
          <w:color w:val="auto"/>
        </w:rPr>
      </w:pPr>
      <w:r w:rsidRPr="004A4E89">
        <w:rPr>
          <w:rFonts w:eastAsia="Times New Roman" w:cs="Times New Roman"/>
          <w:color w:val="auto"/>
        </w:rPr>
        <w:t xml:space="preserve">«Tratador de animais», uma pessoa que trata dos </w:t>
      </w:r>
      <w:commentRangeStart w:id="308"/>
      <w:r w:rsidRPr="004A4E89">
        <w:rPr>
          <w:rFonts w:eastAsia="Times New Roman" w:cs="Times New Roman"/>
          <w:color w:val="auto"/>
        </w:rPr>
        <w:t>cães ou gatos</w:t>
      </w:r>
      <w:commentRangeEnd w:id="308"/>
      <w:r w:rsidRPr="004A4E89" w:rsidR="00FF79A7">
        <w:rPr>
          <w:rStyle w:val="Refdecomentrio"/>
          <w:rFonts w:eastAsia="Times New Roman" w:cs="Times New Roman"/>
          <w:color w:val="auto"/>
          <w:sz w:val="24"/>
          <w:szCs w:val="24"/>
        </w:rPr>
        <w:commentReference w:id="308"/>
      </w:r>
      <w:r w:rsidRPr="004A4E89">
        <w:rPr>
          <w:rFonts w:eastAsia="Times New Roman" w:cs="Times New Roman"/>
          <w:color w:val="auto"/>
        </w:rPr>
        <w:t xml:space="preserve"> criados ou detidos num estabelecimento, incluindo voluntários, estagiários e trabalhadores a tempo parcial, sob a responsabilidade de um operador;</w:t>
      </w:r>
    </w:p>
    <w:p w:rsidRPr="004A4E89" w:rsidR="41E4C4F7" w:rsidP="004A4E89" w:rsidRDefault="00FF79A7" w14:paraId="36986ABC" w14:textId="469000BD">
      <w:pPr>
        <w:pStyle w:val="PargrafodaLista"/>
        <w:numPr>
          <w:ilvl w:val="0"/>
          <w:numId w:val="176"/>
        </w:numPr>
        <w:ind w:left="487"/>
        <w:rPr>
          <w:ins w:author="Maria Cristina Tavares Briosa" w:date="2026-03-19T17:48:00Z" w16du:dateUtc="2026-03-19T17:48:59Z" w:id="309"/>
          <w:color w:val="auto"/>
        </w:rPr>
      </w:pPr>
      <w:r w:rsidRPr="004A4E89">
        <w:rPr>
          <w:color w:val="auto"/>
        </w:rPr>
        <w:t>«</w:t>
      </w:r>
      <w:r w:rsidRPr="004A4E89" w:rsidR="41E4C4F7">
        <w:rPr>
          <w:color w:val="auto"/>
        </w:rPr>
        <w:t>Venda de animal de companhia</w:t>
      </w:r>
      <w:r w:rsidRPr="004A4E89">
        <w:rPr>
          <w:color w:val="auto"/>
        </w:rPr>
        <w:t>»</w:t>
      </w:r>
      <w:r w:rsidRPr="004A4E89" w:rsidR="2FB46659">
        <w:rPr>
          <w:color w:val="auto"/>
        </w:rPr>
        <w:t xml:space="preserve">, </w:t>
      </w:r>
      <w:r w:rsidRPr="004A4E89" w:rsidR="29FEADEF">
        <w:rPr>
          <w:color w:val="auto"/>
        </w:rPr>
        <w:t>a transmissão a</w:t>
      </w:r>
      <w:r w:rsidRPr="004A4E89">
        <w:rPr>
          <w:color w:val="auto"/>
        </w:rPr>
        <w:t xml:space="preserve"> </w:t>
      </w:r>
      <w:r w:rsidRPr="004A4E89" w:rsidR="29FEADEF">
        <w:rPr>
          <w:color w:val="auto"/>
        </w:rPr>
        <w:t>título oneroso de um animal de companhia</w:t>
      </w:r>
      <w:r w:rsidRPr="004A4E89">
        <w:rPr>
          <w:color w:val="auto"/>
        </w:rPr>
        <w:t>;</w:t>
      </w:r>
    </w:p>
    <w:p w:rsidRPr="004A4E89" w:rsidR="00FF79A7" w:rsidP="004A4E89" w:rsidRDefault="00FF79A7" w14:paraId="57012D9B" w14:textId="16141369">
      <w:pPr>
        <w:pStyle w:val="PargrafodaLista"/>
        <w:numPr>
          <w:ilvl w:val="0"/>
          <w:numId w:val="176"/>
        </w:numPr>
        <w:ind w:left="487"/>
        <w:rPr>
          <w:color w:val="auto"/>
        </w:rPr>
      </w:pPr>
      <w:r w:rsidRPr="004A4E89">
        <w:rPr>
          <w:color w:val="auto"/>
        </w:rPr>
        <w:t>«</w:t>
      </w:r>
      <w:r w:rsidRPr="004A4E89" w:rsidR="2CEC4F9B">
        <w:rPr>
          <w:color w:val="auto"/>
        </w:rPr>
        <w:t>Vendedor de animal de companhia</w:t>
      </w:r>
      <w:r w:rsidRPr="004A4E89">
        <w:rPr>
          <w:color w:val="auto"/>
        </w:rPr>
        <w:t xml:space="preserve">» qualquer pessoa que, sendo ou não proprietário ou mero </w:t>
      </w:r>
      <w:commentRangeStart w:id="310"/>
      <w:r w:rsidRPr="004A4E89">
        <w:rPr>
          <w:color w:val="auto"/>
        </w:rPr>
        <w:t xml:space="preserve">detentor </w:t>
      </w:r>
      <w:commentRangeEnd w:id="310"/>
      <w:r w:rsidRPr="004A4E89" w:rsidR="00CB60B6">
        <w:rPr>
          <w:rStyle w:val="Refdecomentrio"/>
          <w:color w:val="auto"/>
          <w:sz w:val="24"/>
          <w:szCs w:val="24"/>
        </w:rPr>
        <w:commentReference w:id="310"/>
      </w:r>
      <w:r w:rsidRPr="004A4E89">
        <w:rPr>
          <w:color w:val="auto"/>
        </w:rPr>
        <w:t>eventual, exerce a atividade de venda de animais de companhia;</w:t>
      </w:r>
    </w:p>
    <w:p w:rsidRPr="004A4E89" w:rsidR="00FF79A7" w:rsidP="004A4E89" w:rsidRDefault="0A596ADF" w14:paraId="7A85A92D" w14:textId="7B84F9AC">
      <w:pPr>
        <w:pStyle w:val="PargrafodaLista"/>
        <w:numPr>
          <w:ilvl w:val="0"/>
          <w:numId w:val="176"/>
        </w:numPr>
        <w:ind w:left="487"/>
        <w:rPr>
          <w:rFonts w:eastAsia="Calibri" w:cs="Calibri"/>
          <w:color w:val="auto"/>
        </w:rPr>
      </w:pPr>
      <w:r w:rsidRPr="004A4E89">
        <w:rPr>
          <w:rFonts w:eastAsia="Calibri" w:cs="Calibri"/>
          <w:color w:val="auto"/>
        </w:rPr>
        <w:t xml:space="preserve">«Titular» pessoa singular ou coletiva que figura como proprietário de animal de companhia ou como operador, </w:t>
      </w:r>
      <w:r w:rsidRPr="004A4E89" w:rsidR="40468284">
        <w:rPr>
          <w:rFonts w:eastAsia="Calibri" w:cs="Calibri"/>
          <w:color w:val="auto"/>
        </w:rPr>
        <w:t>na base de dados oficial</w:t>
      </w:r>
      <w:r w:rsidRPr="004A4E89" w:rsidR="00FF79A7">
        <w:rPr>
          <w:rFonts w:eastAsia="Calibri" w:cs="Calibri"/>
          <w:color w:val="auto"/>
        </w:rPr>
        <w:t>;</w:t>
      </w:r>
    </w:p>
    <w:p w:rsidRPr="004A4E89" w:rsidR="55CC9BA4" w:rsidP="004A4E89" w:rsidRDefault="60FB3F33" w14:paraId="4E500C74" w14:textId="23EF18AB">
      <w:pPr>
        <w:pStyle w:val="PargrafodaLista"/>
        <w:numPr>
          <w:ilvl w:val="0"/>
          <w:numId w:val="176"/>
        </w:numPr>
        <w:ind w:left="487"/>
        <w:rPr>
          <w:rFonts w:eastAsia="Calibri" w:cs="Calibri"/>
          <w:color w:val="auto"/>
        </w:rPr>
      </w:pPr>
      <w:r w:rsidRPr="004A4E89">
        <w:rPr>
          <w:color w:val="auto"/>
        </w:rPr>
        <w:t xml:space="preserve">«Zoonose», qualquer doença que pode ser transmitida </w:t>
      </w:r>
      <w:r w:rsidRPr="004A4E89" w:rsidR="0E883AB7">
        <w:rPr>
          <w:color w:val="auto"/>
        </w:rPr>
        <w:t xml:space="preserve">pelos </w:t>
      </w:r>
      <w:r w:rsidRPr="004A4E89">
        <w:rPr>
          <w:color w:val="auto"/>
        </w:rPr>
        <w:t>animais</w:t>
      </w:r>
      <w:r w:rsidRPr="004A4E89" w:rsidR="0E883AB7">
        <w:rPr>
          <w:color w:val="auto"/>
        </w:rPr>
        <w:t xml:space="preserve"> ao</w:t>
      </w:r>
      <w:r w:rsidRPr="004A4E89">
        <w:rPr>
          <w:color w:val="auto"/>
        </w:rPr>
        <w:t xml:space="preserve"> homem. </w:t>
      </w:r>
    </w:p>
    <w:p w:rsidRPr="003702F8" w:rsidR="005101CF" w:rsidP="004A4E89" w:rsidRDefault="004A4E89" w14:paraId="1960767F" w14:textId="344C7B4D">
      <w:pPr>
        <w:ind w:left="142" w:firstLine="0"/>
        <w:rPr>
          <w:color w:val="auto"/>
        </w:rPr>
      </w:pPr>
      <w:r w:rsidRPr="003702F8">
        <w:rPr>
          <w:color w:val="auto"/>
        </w:rPr>
        <w:t xml:space="preserve">2 </w:t>
      </w:r>
      <w:r w:rsidR="00CB60B6">
        <w:rPr>
          <w:color w:val="auto"/>
        </w:rPr>
        <w:t>–</w:t>
      </w:r>
      <w:r w:rsidRPr="003702F8">
        <w:rPr>
          <w:color w:val="auto"/>
        </w:rPr>
        <w:t xml:space="preserve"> </w:t>
      </w:r>
    </w:p>
    <w:p w:rsidRPr="004A4E89" w:rsidR="005101CF" w:rsidP="004A4E89" w:rsidRDefault="004A4E89" w14:paraId="24AEA8FA" w14:textId="0DBE3E93">
      <w:pPr>
        <w:ind w:left="142" w:firstLine="0"/>
        <w:rPr>
          <w:color w:val="auto"/>
        </w:rPr>
      </w:pPr>
      <w:r w:rsidRPr="004A4E89">
        <w:rPr>
          <w:color w:val="auto"/>
        </w:rPr>
        <w:t xml:space="preserve">3 - </w:t>
      </w:r>
      <w:r w:rsidRPr="004A4E89" w:rsidR="00A626AB">
        <w:rPr>
          <w:color w:val="auto"/>
        </w:rPr>
        <w:t xml:space="preserve">Para efeito do disposto na alínea ii) do n.º 1, nos alojamentos com fins lucrativos destinados à reprodução e criação só é permitida a reprodução, criação ou outra atividade conexa de animais pertencentes ao titular da exploração do alojamento, sem prejuízo do disposto no número seguinte. </w:t>
      </w:r>
    </w:p>
    <w:p w:rsidRPr="00964431" w:rsidR="005101CF" w:rsidP="000F645F" w:rsidRDefault="004A4E89" w14:paraId="31D75945" w14:textId="11D62D79">
      <w:r w:rsidRPr="004A4E89">
        <w:t xml:space="preserve">4 - </w:t>
      </w:r>
      <w:r w:rsidRPr="004A4E89" w:rsidR="00A626AB">
        <w:t xml:space="preserve">Excetua-se do disposto no número anterior o acolhimento temporário de animais não pertencentes ao titular da exploração do alojamento, quando tenha por fim o acasalamento com animal aí alojado. </w:t>
      </w:r>
    </w:p>
    <w:p w:rsidRPr="000F645F" w:rsidR="005101CF" w:rsidDel="00A83E2A" w:rsidRDefault="52C0BD3F" w14:paraId="4B49EF38" w14:textId="5A1F08DE">
      <w:pPr>
        <w:jc w:val="center"/>
        <w:rPr>
          <w:ins w:author="Maria Cristina Tavares Briosa" w:date="2026-03-26T16:51:00Z" w16du:dateUtc="2026-03-26T16:51:55Z" w:id="311"/>
          <w:del w:author="Gui Jorge Machado Sarmento" w:date="2026-04-20T23:03:00Z" w16du:dateUtc="2026-04-20T22:03:00Z" w:id="312"/>
          <w:b/>
          <w:bCs/>
          <w:color w:val="000000" w:themeColor="text1"/>
        </w:rPr>
        <w:pPrChange w:author="Maria Cristina Tavares Briosa" w:date="2026-03-26T16:51:00Z" w:id="313">
          <w:pPr/>
        </w:pPrChange>
      </w:pPr>
      <w:del w:author="Gui Jorge Machado Sarmento" w:date="2026-04-20T23:03:00Z" w16du:dateUtc="2026-04-20T22:03:00Z" w:id="314">
        <w:r w:rsidRPr="000F645F" w:rsidDel="00A83E2A">
          <w:rPr>
            <w:b/>
            <w:bCs/>
            <w:color w:val="000000" w:themeColor="text1"/>
          </w:rPr>
          <w:delText>Artigo .º</w:delText>
        </w:r>
      </w:del>
      <w:ins w:author="Susana Margarida Gonçalves Silva Santos" w:date="2026-04-16T09:29:00Z" w16du:dateUtc="2026-04-16T09:29:27Z" w:id="315">
        <w:del w:author="Gui Jorge Machado Sarmento" w:date="2026-04-20T23:03:00Z" w16du:dateUtc="2026-04-20T22:03:00Z" w:id="316">
          <w:r w:rsidRPr="000F645F" w:rsidDel="00A83E2A" w:rsidR="7499D522">
            <w:rPr>
              <w:b/>
              <w:bCs/>
              <w:color w:val="000000" w:themeColor="text1"/>
            </w:rPr>
            <w:delText xml:space="preserve"> A</w:delText>
          </w:r>
        </w:del>
      </w:ins>
    </w:p>
    <w:p w:rsidRPr="000F645F" w:rsidR="005101CF" w:rsidDel="00A83E2A" w:rsidRDefault="4E874596" w14:paraId="17938A50" w14:textId="78ED2B99">
      <w:pPr>
        <w:jc w:val="center"/>
        <w:rPr>
          <w:del w:author="Gui Jorge Machado Sarmento" w:date="2026-04-20T23:03:00Z" w16du:dateUtc="2026-04-20T22:03:00Z" w:id="317"/>
          <w:b/>
          <w:bCs/>
          <w:color w:val="000000" w:themeColor="text1"/>
        </w:rPr>
        <w:pPrChange w:author="Maria Cristina Tavares Briosa" w:date="2026-03-26T16:51:00Z" w:id="318">
          <w:pPr/>
        </w:pPrChange>
      </w:pPr>
      <w:del w:author="Gui Jorge Machado Sarmento" w:date="2026-04-20T23:03:00Z" w16du:dateUtc="2026-04-20T22:03:00Z" w:id="319">
        <w:r w:rsidRPr="000F645F" w:rsidDel="00A83E2A">
          <w:rPr>
            <w:b/>
            <w:bCs/>
            <w:color w:val="000000" w:themeColor="text1"/>
          </w:rPr>
          <w:delText xml:space="preserve">Dos </w:delText>
        </w:r>
      </w:del>
      <w:ins w:author="Maria Cristina Tavares Briosa" w:date="2026-03-26T16:51:00Z" w16du:dateUtc="2026-03-26T16:51:55Z" w:id="320">
        <w:del w:author="Gui Jorge Machado Sarmento" w:date="2026-04-20T23:03:00Z" w16du:dateUtc="2026-04-20T22:03:00Z" w:id="321">
          <w:r w:rsidRPr="000F645F" w:rsidDel="00A83E2A" w:rsidR="65FB018E">
            <w:rPr>
              <w:b/>
              <w:bCs/>
              <w:color w:val="000000" w:themeColor="text1"/>
            </w:rPr>
            <w:delText xml:space="preserve">Animais </w:delText>
          </w:r>
          <w:commentRangeStart w:id="322"/>
          <w:r w:rsidRPr="000F645F" w:rsidDel="00A83E2A" w:rsidR="65FB018E">
            <w:rPr>
              <w:b/>
              <w:bCs/>
              <w:color w:val="000000" w:themeColor="text1"/>
            </w:rPr>
            <w:delText>de</w:delText>
          </w:r>
        </w:del>
      </w:ins>
      <w:del w:author="Gui Jorge Machado Sarmento" w:date="2026-04-20T23:03:00Z" w16du:dateUtc="2026-04-20T22:03:00Z" w:id="323">
        <w:commentRangeEnd w:id="322"/>
        <w:r w:rsidRPr="000F645F" w:rsidDel="00A83E2A" w:rsidR="000E5422">
          <w:rPr>
            <w:rStyle w:val="Refdecomentrio"/>
            <w:b/>
            <w:bCs/>
            <w:color w:val="000000" w:themeColor="text1"/>
            <w:sz w:val="24"/>
            <w:szCs w:val="24"/>
          </w:rPr>
          <w:commentReference w:id="322"/>
        </w:r>
      </w:del>
      <w:ins w:author="Maria Cristina Tavares Briosa" w:date="2026-03-26T16:51:00Z" w16du:dateUtc="2026-03-26T16:51:55Z" w:id="324">
        <w:del w:author="Gui Jorge Machado Sarmento" w:date="2026-04-20T23:03:00Z" w16du:dateUtc="2026-04-20T22:03:00Z" w:id="325">
          <w:r w:rsidRPr="000F645F" w:rsidDel="00A83E2A" w:rsidR="65FB018E">
            <w:rPr>
              <w:b/>
              <w:bCs/>
              <w:color w:val="000000" w:themeColor="text1"/>
            </w:rPr>
            <w:delText xml:space="preserve"> Companhia</w:delText>
          </w:r>
        </w:del>
      </w:ins>
    </w:p>
    <w:p w:rsidRPr="000F645F" w:rsidR="37C9A193" w:rsidDel="00A83E2A" w:rsidRDefault="37C9A193" w14:paraId="495AEF7C" w14:textId="71C8A16D">
      <w:pPr>
        <w:jc w:val="center"/>
        <w:rPr>
          <w:ins w:author="Susana Margarida Gonçalves Silva Santos" w:date="2026-04-16T09:54:00Z" w16du:dateUtc="2026-04-16T09:54:41Z" w:id="326"/>
          <w:del w:author="Gui Jorge Machado Sarmento" w:date="2026-04-20T23:03:00Z" w16du:dateUtc="2026-04-20T22:03:00Z" w:id="327"/>
          <w:b/>
          <w:bCs/>
          <w:color w:val="000000" w:themeColor="text1"/>
        </w:rPr>
        <w:pPrChange w:author="Susana Margarida Gonçalves Silva Santos" w:date="2026-04-16T09:53:00Z" w:id="328">
          <w:pPr>
            <w:spacing w:after="230" w:line="360" w:lineRule="auto"/>
            <w:jc w:val="center"/>
          </w:pPr>
        </w:pPrChange>
      </w:pPr>
      <w:del w:author="Gui Jorge Machado Sarmento" w:date="2026-04-20T23:03:00Z" w16du:dateUtc="2026-04-20T22:03:00Z" w:id="329">
        <w:r w:rsidRPr="000F645F" w:rsidDel="00A83E2A">
          <w:rPr>
            <w:b/>
            <w:bCs/>
            <w:color w:val="000000" w:themeColor="text1"/>
          </w:rPr>
          <w:delText>Animais de companhia, para efeitos do presente diploma são, as espécies contidas na parte A do anexo I, do</w:delText>
        </w:r>
        <w:r w:rsidRPr="000F645F" w:rsidDel="00A83E2A" w:rsidR="2D5573DC">
          <w:rPr>
            <w:b/>
            <w:bCs/>
            <w:color w:val="000000" w:themeColor="text1"/>
          </w:rPr>
          <w:delText xml:space="preserve"> Regulamento UE 2016/429 – “Lei da saúde Animal”.</w:delText>
        </w:r>
      </w:del>
    </w:p>
    <w:p w:rsidRPr="000F645F" w:rsidR="2D5573DC" w:rsidDel="00A83E2A" w:rsidRDefault="2D5573DC" w14:paraId="4AF59D86" w14:textId="3655B8A2">
      <w:pPr>
        <w:jc w:val="center"/>
        <w:rPr>
          <w:ins w:author="Susana Margarida Gonçalves Silva Santos" w:date="2026-04-16T09:59:00Z" w16du:dateUtc="2026-04-16T09:59:33Z" w:id="330"/>
          <w:del w:author="Gui Jorge Machado Sarmento" w:date="2026-04-20T23:03:00Z" w16du:dateUtc="2026-04-20T22:03:00Z" w:id="331"/>
          <w:b/>
          <w:bCs/>
          <w:color w:val="000000" w:themeColor="text1"/>
        </w:rPr>
        <w:pPrChange w:author="Susana Margarida Gonçalves Silva Santos" w:date="2026-04-16T09:54:00Z" w:id="332">
          <w:pPr/>
        </w:pPrChange>
      </w:pPr>
      <w:ins w:author="Susana Margarida Gonçalves Silva Santos" w:date="2026-04-16T09:54:00Z" w16du:dateUtc="2026-04-16T09:54:53Z" w:id="333">
        <w:del w:author="Gui Jorge Machado Sarmento" w:date="2026-04-20T23:03:00Z" w16du:dateUtc="2026-04-20T22:03:00Z" w:id="334">
          <w:r w:rsidRPr="000F645F" w:rsidDel="00A83E2A">
            <w:rPr>
              <w:b/>
              <w:bCs/>
              <w:color w:val="000000" w:themeColor="text1"/>
            </w:rPr>
            <w:delText>Para além destes podem ser as e</w:delText>
          </w:r>
        </w:del>
      </w:ins>
      <w:ins w:author="Susana Margarida Gonçalves Silva Santos" w:date="2026-04-16T09:55:00Z" w16du:dateUtc="2026-04-16T09:55:22Z" w:id="335">
        <w:del w:author="Gui Jorge Machado Sarmento" w:date="2026-04-20T23:03:00Z" w16du:dateUtc="2026-04-20T22:03:00Z" w:id="336">
          <w:r w:rsidRPr="000F645F" w:rsidDel="00A83E2A">
            <w:rPr>
              <w:b/>
              <w:bCs/>
              <w:color w:val="000000" w:themeColor="text1"/>
            </w:rPr>
            <w:delText>spécies</w:delText>
          </w:r>
        </w:del>
      </w:ins>
      <w:ins w:author="Susana Margarida Gonçalves Silva Santos" w:date="2026-04-16T09:54:00Z" w16du:dateUtc="2026-04-16T09:54:59Z" w:id="337">
        <w:del w:author="Gui Jorge Machado Sarmento" w:date="2026-04-20T23:03:00Z" w16du:dateUtc="2026-04-20T22:03:00Z" w:id="338">
          <w:r w:rsidRPr="000F645F" w:rsidDel="00A83E2A">
            <w:rPr>
              <w:b/>
              <w:bCs/>
              <w:color w:val="000000" w:themeColor="text1"/>
            </w:rPr>
            <w:delText xml:space="preserve"> cont</w:delText>
          </w:r>
        </w:del>
      </w:ins>
      <w:ins w:author="Susana Margarida Gonçalves Silva Santos" w:date="2026-04-16T09:55:00Z" w16du:dateUtc="2026-04-16T09:55:58Z" w:id="339">
        <w:del w:author="Gui Jorge Machado Sarmento" w:date="2026-04-20T23:03:00Z" w16du:dateUtc="2026-04-20T22:03:00Z" w:id="340">
          <w:r w:rsidRPr="000F645F" w:rsidDel="00A83E2A">
            <w:rPr>
              <w:b/>
              <w:bCs/>
              <w:color w:val="000000" w:themeColor="text1"/>
            </w:rPr>
            <w:delText>idas na parte B do anexo I, desde que estejam incluídas na Lista Nacional de Animais de Companhia (LNAC).</w:delText>
          </w:r>
        </w:del>
      </w:ins>
    </w:p>
    <w:p w:rsidRPr="000F645F" w:rsidR="7A56183B" w:rsidDel="00A83E2A" w:rsidRDefault="7A56183B" w14:paraId="74A5E996" w14:textId="315ED472">
      <w:pPr>
        <w:jc w:val="center"/>
        <w:rPr>
          <w:ins w:author="Susana Margarida Gonçalves Silva Santos" w:date="2026-04-16T09:56:00Z" w16du:dateUtc="2026-04-16T09:56:39Z" w:id="341"/>
          <w:del w:author="Gui Jorge Machado Sarmento" w:date="2026-04-20T23:03:00Z" w16du:dateUtc="2026-04-20T22:03:00Z" w:id="342"/>
          <w:b/>
          <w:bCs/>
          <w:color w:val="000000" w:themeColor="text1"/>
        </w:rPr>
        <w:pPrChange w:author="Susana Margarida Gonçalves Silva Santos" w:date="2026-04-16T09:59:00Z" w:id="343">
          <w:pPr/>
        </w:pPrChange>
      </w:pPr>
      <w:ins w:author="Susana Margarida Gonçalves Silva Santos" w:date="2026-04-16T09:59:00Z" w16du:dateUtc="2026-04-16T09:59:56Z" w:id="344">
        <w:del w:author="Gui Jorge Machado Sarmento" w:date="2026-04-20T23:03:00Z" w16du:dateUtc="2026-04-20T22:03:00Z" w:id="345">
          <w:r w:rsidRPr="000F645F" w:rsidDel="00A83E2A">
            <w:rPr>
              <w:b/>
              <w:bCs/>
              <w:color w:val="000000" w:themeColor="text1"/>
            </w:rPr>
            <w:delText>Podem ainda ser incluídas outras espécies,...</w:delText>
          </w:r>
        </w:del>
      </w:ins>
    </w:p>
    <w:p w:rsidRPr="000F645F" w:rsidR="55CC9BA4" w:rsidDel="00A83E2A" w:rsidRDefault="55CC9BA4" w14:paraId="5241A812" w14:textId="1E08D7AF">
      <w:pPr>
        <w:jc w:val="center"/>
        <w:rPr>
          <w:ins w:author="Susana Margarida Gonçalves Silva Santos" w:date="2026-04-16T09:56:00Z" w16du:dateUtc="2026-04-16T09:56:47Z" w:id="346"/>
          <w:del w:author="Gui Jorge Machado Sarmento" w:date="2026-04-20T23:03:00Z" w16du:dateUtc="2026-04-20T22:03:00Z" w:id="347"/>
          <w:b/>
          <w:bCs/>
          <w:color w:val="000000" w:themeColor="text1"/>
        </w:rPr>
        <w:pPrChange w:author="Susana Margarida Gonçalves Silva Santos" w:date="2026-04-16T09:56:00Z" w:id="348">
          <w:pPr/>
        </w:pPrChange>
      </w:pPr>
    </w:p>
    <w:p w:rsidRPr="000F645F" w:rsidR="78D3B97A" w:rsidDel="00A83E2A" w:rsidRDefault="78D3B97A" w14:paraId="7ABCB043" w14:textId="37447941">
      <w:pPr>
        <w:jc w:val="center"/>
        <w:rPr>
          <w:ins w:author="Susana Margarida Gonçalves Silva Santos" w:date="2026-04-16T09:57:00Z" w16du:dateUtc="2026-04-16T09:57:04Z" w:id="349"/>
          <w:del w:author="Gui Jorge Machado Sarmento" w:date="2026-04-20T23:03:00Z" w16du:dateUtc="2026-04-20T22:03:00Z" w:id="350"/>
          <w:b/>
          <w:bCs/>
          <w:color w:val="000000" w:themeColor="text1"/>
        </w:rPr>
        <w:pPrChange w:author="Susana Margarida Gonçalves Silva Santos" w:date="2026-04-16T09:56:00Z" w:id="351">
          <w:pPr>
            <w:pStyle w:val="PargrafodaLista"/>
            <w:spacing w:after="230" w:line="360" w:lineRule="auto"/>
            <w:ind w:left="502"/>
          </w:pPr>
        </w:pPrChange>
      </w:pPr>
      <w:ins w:author="Susana Margarida Gonçalves Silva Santos" w:date="2026-04-16T09:56:00Z" w16du:dateUtc="2026-04-16T09:56:55Z" w:id="352">
        <w:del w:author="Gui Jorge Machado Sarmento" w:date="2026-04-20T23:03:00Z" w16du:dateUtc="2026-04-20T22:03:00Z" w:id="353">
          <w:r w:rsidRPr="000F645F" w:rsidDel="00A83E2A">
            <w:rPr>
              <w:b/>
              <w:bCs/>
              <w:color w:val="000000" w:themeColor="text1"/>
            </w:rPr>
            <w:delText>Artigo</w:delText>
          </w:r>
        </w:del>
      </w:ins>
      <w:ins w:author="Susana Margarida Gonçalves Silva Santos" w:date="2026-04-16T09:57:00Z" w16du:dateUtc="2026-04-16T09:57:02Z" w:id="354">
        <w:del w:author="Gui Jorge Machado Sarmento" w:date="2026-04-20T23:03:00Z" w16du:dateUtc="2026-04-20T22:03:00Z" w:id="355">
          <w:r w:rsidRPr="000F645F" w:rsidDel="00A83E2A">
            <w:rPr>
              <w:b/>
              <w:bCs/>
              <w:color w:val="000000" w:themeColor="text1"/>
            </w:rPr>
            <w:delText>.º B</w:delText>
          </w:r>
        </w:del>
      </w:ins>
    </w:p>
    <w:p w:rsidRPr="000F645F" w:rsidR="78D3B97A" w:rsidDel="00A83E2A" w:rsidRDefault="78D3B97A" w14:paraId="3959665B" w14:textId="0276B69D">
      <w:pPr>
        <w:jc w:val="center"/>
        <w:rPr>
          <w:ins w:author="Susana Margarida Gonçalves Silva Santos" w:date="2026-04-16T09:57:00Z" w16du:dateUtc="2026-04-16T09:57:40Z" w:id="356"/>
          <w:del w:author="Gui Jorge Machado Sarmento" w:date="2026-04-20T23:03:00Z" w16du:dateUtc="2026-04-20T22:03:00Z" w:id="357"/>
          <w:b/>
          <w:bCs/>
          <w:color w:val="000000" w:themeColor="text1"/>
        </w:rPr>
        <w:pPrChange w:author="Susana Margarida Gonçalves Silva Santos" w:date="2026-04-16T09:57:00Z" w:id="358">
          <w:pPr>
            <w:pStyle w:val="PargrafodaLista"/>
            <w:spacing w:after="230" w:line="360" w:lineRule="auto"/>
            <w:ind w:left="502"/>
            <w:jc w:val="center"/>
          </w:pPr>
        </w:pPrChange>
      </w:pPr>
      <w:ins w:author="Susana Margarida Gonçalves Silva Santos" w:date="2026-04-16T09:57:00Z" w16du:dateUtc="2026-04-16T09:57:38Z" w:id="359">
        <w:del w:author="Gui Jorge Machado Sarmento" w:date="2026-04-20T23:03:00Z" w16du:dateUtc="2026-04-20T22:03:00Z" w:id="360">
          <w:r w:rsidRPr="000F645F" w:rsidDel="00A83E2A">
            <w:rPr>
              <w:b/>
              <w:bCs/>
              <w:color w:val="000000" w:themeColor="text1"/>
            </w:rPr>
            <w:delText>(...)</w:delText>
          </w:r>
        </w:del>
      </w:ins>
    </w:p>
    <w:p w:rsidRPr="000F645F" w:rsidR="55CC9BA4" w:rsidDel="00A83E2A" w:rsidP="000F645F" w:rsidRDefault="55CC9BA4" w14:paraId="72580BA4" w14:textId="1F4860C1">
      <w:pPr>
        <w:jc w:val="center"/>
        <w:rPr>
          <w:ins w:author="Maria Cristina Tavares Briosa" w:date="2026-03-26T16:51:00Z" w16du:dateUtc="2026-03-26T16:51:55Z" w:id="361"/>
          <w:del w:author="Gui Jorge Machado Sarmento" w:date="2026-04-20T23:03:00Z" w16du:dateUtc="2026-04-20T22:03:00Z" w:id="362"/>
          <w:b/>
          <w:bCs/>
          <w:color w:val="000000" w:themeColor="text1"/>
        </w:rPr>
      </w:pPr>
    </w:p>
    <w:p w:rsidRPr="000F645F" w:rsidR="005101CF" w:rsidDel="00A83E2A" w:rsidRDefault="52C0BD3F" w14:paraId="6B676816" w14:textId="49F959B4">
      <w:pPr>
        <w:jc w:val="center"/>
        <w:rPr>
          <w:ins w:author="Maria Cristina Tavares Briosa" w:date="2026-03-26T16:51:00Z" w16du:dateUtc="2026-03-26T16:51:55Z" w:id="363"/>
          <w:del w:author="Gui Jorge Machado Sarmento" w:date="2026-04-20T23:03:00Z" w16du:dateUtc="2026-04-20T22:03:00Z" w:id="364"/>
          <w:b/>
          <w:bCs/>
          <w:color w:val="000000" w:themeColor="text1"/>
        </w:rPr>
        <w:pPrChange w:author="Susana Margarida Gonçalves Silva Santos" w:date="2026-04-16T09:52:00Z" w:id="365">
          <w:pPr/>
        </w:pPrChange>
      </w:pPr>
      <w:ins w:author="Maria Cristina Tavares Briosa" w:date="2026-03-26T16:51:00Z" w16du:dateUtc="2026-03-26T16:51:55Z" w:id="366">
        <w:del w:author="Gui Jorge Machado Sarmento" w:date="2026-04-20T23:03:00Z" w16du:dateUtc="2026-04-20T22:03:00Z" w:id="367">
          <w:r w:rsidRPr="000F645F" w:rsidDel="00A83E2A">
            <w:rPr>
              <w:b/>
              <w:bCs/>
              <w:color w:val="000000" w:themeColor="text1"/>
            </w:rPr>
            <w:delText>2 - A Lista Nacional de Animais de Companhia inclui:</w:delText>
          </w:r>
        </w:del>
      </w:ins>
    </w:p>
    <w:p w:rsidRPr="000F645F" w:rsidR="005101CF" w:rsidDel="00A83E2A" w:rsidRDefault="52C0BD3F" w14:paraId="4DC6AF2E" w14:textId="776ECDAB">
      <w:pPr>
        <w:jc w:val="center"/>
        <w:rPr>
          <w:ins w:author="Maria Cristina Tavares Briosa" w:date="2026-03-26T16:51:00Z" w16du:dateUtc="2026-03-26T16:51:55Z" w:id="368"/>
          <w:del w:author="Gui Jorge Machado Sarmento" w:date="2026-04-20T23:03:00Z" w16du:dateUtc="2026-04-20T22:03:00Z" w:id="369"/>
          <w:b/>
          <w:bCs/>
          <w:color w:val="000000" w:themeColor="text1"/>
        </w:rPr>
        <w:pPrChange w:author="Maria Cristina Tavares Briosa" w:date="2026-03-26T16:51:00Z" w:id="370">
          <w:pPr/>
        </w:pPrChange>
      </w:pPr>
      <w:ins w:author="Maria Cristina Tavares Briosa" w:date="2026-03-26T16:51:00Z" w16du:dateUtc="2026-03-26T16:51:55Z" w:id="371">
        <w:del w:author="Gui Jorge Machado Sarmento" w:date="2026-04-20T23:03:00Z" w16du:dateUtc="2026-04-20T22:03:00Z" w:id="372">
          <w:r w:rsidRPr="000F645F" w:rsidDel="00A83E2A">
            <w:rPr>
              <w:b/>
              <w:bCs/>
              <w:color w:val="000000" w:themeColor="text1"/>
            </w:rPr>
            <w:delText>a) Cães, gatos e furões;</w:delText>
          </w:r>
        </w:del>
      </w:ins>
    </w:p>
    <w:p w:rsidRPr="000F645F" w:rsidR="005101CF" w:rsidDel="00A83E2A" w:rsidRDefault="52C0BD3F" w14:paraId="7EA8CA55" w14:textId="37A9F463">
      <w:pPr>
        <w:jc w:val="center"/>
        <w:rPr>
          <w:ins w:author="Maria Cristina Tavares Briosa" w:date="2026-03-26T16:51:00Z" w16du:dateUtc="2026-03-26T16:51:55Z" w:id="373"/>
          <w:del w:author="Gui Jorge Machado Sarmento" w:date="2026-04-20T23:03:00Z" w16du:dateUtc="2026-04-20T22:03:00Z" w:id="374"/>
          <w:b/>
          <w:bCs/>
          <w:color w:val="000000" w:themeColor="text1"/>
        </w:rPr>
        <w:pPrChange w:author="Maria Cristina Tavares Briosa" w:date="2026-03-26T16:51:00Z" w:id="375">
          <w:pPr/>
        </w:pPrChange>
      </w:pPr>
      <w:ins w:author="Maria Cristina Tavares Briosa" w:date="2026-03-26T16:51:00Z" w16du:dateUtc="2026-03-26T16:51:55Z" w:id="376">
        <w:del w:author="Gui Jorge Machado Sarmento" w:date="2026-04-20T23:03:00Z" w16du:dateUtc="2026-04-20T22:03:00Z" w:id="377">
          <w:r w:rsidRPr="000F645F" w:rsidDel="00A83E2A">
            <w:rPr>
              <w:b/>
              <w:bCs/>
              <w:color w:val="000000" w:themeColor="text1"/>
            </w:rPr>
            <w:delText>b) Os animais das espécies que venham a ser incluídas nos termos do presente decreto-lei, desde que cumpram cumulativamente os seguintes critérios:</w:delText>
          </w:r>
        </w:del>
      </w:ins>
    </w:p>
    <w:p w:rsidRPr="000F645F" w:rsidR="005101CF" w:rsidDel="00A83E2A" w:rsidRDefault="52C0BD3F" w14:paraId="7FFAD722" w14:textId="51E0E869">
      <w:pPr>
        <w:jc w:val="center"/>
        <w:rPr>
          <w:ins w:author="Maria Cristina Tavares Briosa" w:date="2026-03-26T16:51:00Z" w16du:dateUtc="2026-03-26T16:51:55Z" w:id="378"/>
          <w:del w:author="Gui Jorge Machado Sarmento" w:date="2026-04-20T23:03:00Z" w16du:dateUtc="2026-04-20T22:03:00Z" w:id="379"/>
          <w:b/>
          <w:bCs/>
          <w:color w:val="000000" w:themeColor="text1"/>
        </w:rPr>
        <w:pPrChange w:author="Maria Cristina Tavares Briosa" w:date="2026-03-26T16:51:00Z" w:id="380">
          <w:pPr/>
        </w:pPrChange>
      </w:pPr>
      <w:ins w:author="Maria Cristina Tavares Briosa" w:date="2026-03-26T16:51:00Z" w16du:dateUtc="2026-03-26T16:51:55Z" w:id="381">
        <w:del w:author="Gui Jorge Machado Sarmento" w:date="2026-04-20T23:03:00Z" w16du:dateUtc="2026-04-20T22:03:00Z" w:id="382">
          <w:r w:rsidRPr="000F645F" w:rsidDel="00A83E2A">
            <w:rPr>
              <w:b/>
              <w:bCs/>
              <w:color w:val="000000" w:themeColor="text1"/>
            </w:rPr>
            <w:delText xml:space="preserve">Espécies contidas </w:delText>
          </w:r>
          <w:r w:rsidRPr="000F645F" w:rsidDel="00A83E2A">
            <w:rPr>
              <w:b/>
              <w:bCs/>
              <w:color w:val="6D5700"/>
            </w:rPr>
            <w:delText>no Anexo II</w:delText>
          </w:r>
          <w:r w:rsidRPr="000F645F" w:rsidDel="00A83E2A">
            <w:rPr>
              <w:b/>
              <w:bCs/>
              <w:color w:val="6D5700"/>
              <w:u w:val="single"/>
            </w:rPr>
            <w:delText xml:space="preserve"> na Parte B do Anexo I</w:delText>
          </w:r>
          <w:r w:rsidRPr="000F645F" w:rsidDel="00A83E2A">
            <w:rPr>
              <w:b/>
              <w:bCs/>
              <w:color w:val="000000" w:themeColor="text1"/>
            </w:rPr>
            <w:delText xml:space="preserve"> do Regulamento UE 2016/429 – “Lei da saúde Animal”</w:delText>
          </w:r>
        </w:del>
      </w:ins>
    </w:p>
    <w:p w:rsidRPr="000F645F" w:rsidR="005101CF" w:rsidDel="00A83E2A" w:rsidRDefault="52C0BD3F" w14:paraId="3A3842D1" w14:textId="1FB07CCC">
      <w:pPr>
        <w:jc w:val="center"/>
        <w:rPr>
          <w:ins w:author="Maria Cristina Tavares Briosa" w:date="2026-03-26T16:51:00Z" w16du:dateUtc="2026-03-26T16:51:55Z" w:id="383"/>
          <w:del w:author="Gui Jorge Machado Sarmento" w:date="2026-04-20T23:03:00Z" w16du:dateUtc="2026-04-20T22:03:00Z" w:id="384"/>
          <w:b/>
          <w:bCs/>
          <w:color w:val="000000" w:themeColor="text1"/>
        </w:rPr>
        <w:pPrChange w:author="Maria Cristina Tavares Briosa" w:date="2026-03-26T16:51:00Z" w:id="385">
          <w:pPr/>
        </w:pPrChange>
      </w:pPr>
      <w:ins w:author="Maria Cristina Tavares Briosa" w:date="2026-03-26T16:51:00Z" w16du:dateUtc="2026-03-26T16:51:55Z" w:id="386">
        <w:del w:author="Gui Jorge Machado Sarmento" w:date="2026-04-20T23:03:00Z" w16du:dateUtc="2026-04-20T22:03:00Z" w:id="387">
          <w:r w:rsidRPr="000F645F" w:rsidDel="00A83E2A">
            <w:rPr>
              <w:b/>
              <w:bCs/>
              <w:color w:val="000000" w:themeColor="text1"/>
            </w:rPr>
            <w:delText>Bem-estar animal, incluindo adaptarem-se ao ambiente doméstico e verificarem-se condições nos alojamentos para que possam desenvolver adequadamente suas necessidades fisiológicas, etológicas e ecológicas.</w:delText>
          </w:r>
        </w:del>
      </w:ins>
    </w:p>
    <w:p w:rsidRPr="000F645F" w:rsidR="005101CF" w:rsidDel="00A83E2A" w:rsidRDefault="52C0BD3F" w14:paraId="4103FB74" w14:textId="421B6746">
      <w:pPr>
        <w:jc w:val="center"/>
        <w:rPr>
          <w:ins w:author="Maria Cristina Tavares Briosa" w:date="2026-03-26T16:51:00Z" w16du:dateUtc="2026-03-26T16:51:55Z" w:id="388"/>
          <w:del w:author="Gui Jorge Machado Sarmento" w:date="2026-04-20T23:03:00Z" w16du:dateUtc="2026-04-20T22:03:00Z" w:id="389"/>
          <w:b/>
          <w:bCs/>
          <w:color w:val="000000" w:themeColor="text1"/>
        </w:rPr>
        <w:pPrChange w:author="Maria Cristina Tavares Briosa" w:date="2026-03-26T16:51:00Z" w:id="390">
          <w:pPr>
            <w:numPr>
              <w:numId w:val="13"/>
            </w:numPr>
            <w:ind w:left="1080" w:hanging="720"/>
          </w:pPr>
        </w:pPrChange>
      </w:pPr>
      <w:ins w:author="Maria Cristina Tavares Briosa" w:date="2026-03-26T16:51:00Z" w16du:dateUtc="2026-03-26T16:51:55Z" w:id="391">
        <w:del w:author="Gui Jorge Machado Sarmento" w:date="2026-04-20T23:03:00Z" w16du:dateUtc="2026-04-20T22:03:00Z" w:id="392">
          <w:r w:rsidRPr="000F645F" w:rsidDel="00A83E2A">
            <w:rPr>
              <w:b/>
              <w:bCs/>
              <w:color w:val="000000" w:themeColor="text1"/>
            </w:rPr>
            <w:delText>ii) Maneio, incluindo a existência de documentação científica de referência sobre o alojamento, manutenção e cuidados da espécie em questão</w:delText>
          </w:r>
          <w:r w:rsidRPr="000F645F" w:rsidDel="00A83E2A">
            <w:rPr>
              <w:rFonts w:ascii="Calibri" w:hAnsi="Calibri" w:eastAsia="Calibri" w:cs="Calibri"/>
              <w:b/>
              <w:bCs/>
              <w:color w:val="000000" w:themeColor="text1"/>
            </w:rPr>
            <w:delText xml:space="preserve"> </w:delText>
          </w:r>
          <w:r w:rsidRPr="000F645F" w:rsidDel="00A83E2A">
            <w:rPr>
              <w:b/>
              <w:bCs/>
              <w:color w:val="000000" w:themeColor="text1"/>
            </w:rPr>
            <w:delText>em ambiente doméstico.</w:delText>
          </w:r>
        </w:del>
      </w:ins>
    </w:p>
    <w:p w:rsidRPr="000F645F" w:rsidR="005101CF" w:rsidDel="00A83E2A" w:rsidRDefault="52C0BD3F" w14:paraId="5D3A6AAC" w14:textId="636F953B">
      <w:pPr>
        <w:jc w:val="center"/>
        <w:rPr>
          <w:ins w:author="Maria Cristina Tavares Briosa" w:date="2026-03-26T16:51:00Z" w16du:dateUtc="2026-03-26T16:51:55Z" w:id="393"/>
          <w:del w:author="Gui Jorge Machado Sarmento" w:date="2026-04-20T23:03:00Z" w16du:dateUtc="2026-04-20T22:03:00Z" w:id="394"/>
          <w:b/>
          <w:bCs/>
          <w:color w:val="000000" w:themeColor="text1"/>
        </w:rPr>
        <w:pPrChange w:author="Maria Cristina Tavares Briosa" w:date="2026-03-26T16:51:00Z" w:id="395">
          <w:pPr/>
        </w:pPrChange>
      </w:pPr>
      <w:ins w:author="Maria Cristina Tavares Briosa" w:date="2026-03-26T16:51:00Z" w16du:dateUtc="2026-03-26T16:51:55Z" w:id="396">
        <w:del w:author="Gui Jorge Machado Sarmento" w:date="2026-04-20T23:03:00Z" w16du:dateUtc="2026-04-20T22:03:00Z" w:id="397">
          <w:r w:rsidRPr="000F645F" w:rsidDel="00A83E2A">
            <w:rPr>
              <w:b/>
              <w:bCs/>
              <w:color w:val="000000" w:themeColor="text1"/>
            </w:rPr>
            <w:delText>iii) Meio Ambiente, incluindo o cumprimento do regime previsto pelo Decreto-Lei n.º 92/2019, de 10 de julho, relativamente às espécies invasoras.</w:delText>
          </w:r>
        </w:del>
      </w:ins>
    </w:p>
    <w:p w:rsidRPr="000F645F" w:rsidR="005101CF" w:rsidDel="00A83E2A" w:rsidRDefault="52C0BD3F" w14:paraId="3E097E5B" w14:textId="4ADE21F4">
      <w:pPr>
        <w:jc w:val="center"/>
        <w:rPr>
          <w:ins w:author="Maria Cristina Tavares Briosa" w:date="2026-03-26T16:51:00Z" w16du:dateUtc="2026-03-26T16:51:55Z" w:id="398"/>
          <w:del w:author="Gui Jorge Machado Sarmento" w:date="2026-04-20T23:03:00Z" w16du:dateUtc="2026-04-20T22:03:00Z" w:id="399"/>
          <w:b/>
          <w:bCs/>
          <w:color w:val="000000" w:themeColor="text1"/>
        </w:rPr>
        <w:pPrChange w:author="Maria Cristina Tavares Briosa" w:date="2026-03-26T16:51:00Z" w:id="400">
          <w:pPr/>
        </w:pPrChange>
      </w:pPr>
      <w:ins w:author="Maria Cristina Tavares Briosa" w:date="2026-03-26T16:51:00Z" w16du:dateUtc="2026-03-26T16:51:55Z" w:id="401">
        <w:del w:author="Gui Jorge Machado Sarmento" w:date="2026-04-20T23:03:00Z" w16du:dateUtc="2026-04-20T22:03:00Z" w:id="402">
          <w:r w:rsidRPr="000F645F" w:rsidDel="00A83E2A">
            <w:rPr>
              <w:b/>
              <w:bCs/>
              <w:color w:val="000000" w:themeColor="text1"/>
            </w:rPr>
            <w:delText>iv) Saúde e segurança, incluindo não representarem riscos inaceitáveis para a saúde ou segurança das pessoas ou outros animais.</w:delText>
          </w:r>
        </w:del>
      </w:ins>
    </w:p>
    <w:p w:rsidRPr="000F645F" w:rsidR="005101CF" w:rsidDel="00A83E2A" w:rsidRDefault="52C0BD3F" w14:paraId="06246701" w14:textId="36321B43">
      <w:pPr>
        <w:jc w:val="center"/>
        <w:rPr>
          <w:ins w:author="Maria Cristina Tavares Briosa" w:date="2026-03-26T16:51:00Z" w16du:dateUtc="2026-03-26T16:51:55Z" w:id="403"/>
          <w:del w:author="Gui Jorge Machado Sarmento" w:date="2026-04-20T23:03:00Z" w16du:dateUtc="2026-04-20T22:03:00Z" w:id="404"/>
          <w:b/>
          <w:bCs/>
          <w:color w:val="000000" w:themeColor="text1"/>
        </w:rPr>
        <w:pPrChange w:author="Maria Cristina Tavares Briosa" w:date="2026-03-26T16:51:00Z" w:id="405">
          <w:pPr/>
        </w:pPrChange>
      </w:pPr>
      <w:ins w:author="Maria Cristina Tavares Briosa" w:date="2026-03-26T16:51:00Z" w16du:dateUtc="2026-03-26T16:51:55Z" w:id="406">
        <w:del w:author="Gui Jorge Machado Sarmento" w:date="2026-04-20T23:03:00Z" w16du:dateUtc="2026-04-20T22:03:00Z" w:id="407">
          <w:r w:rsidRPr="000F645F" w:rsidDel="00A83E2A">
            <w:rPr>
              <w:b/>
              <w:bCs/>
              <w:color w:val="000000" w:themeColor="text1"/>
            </w:rPr>
            <w:delText>2 – Na ausência de dados claros, precisos e conclusivos relativamente à capacidade de adaptação ao ambiente doméstico ou ao cumprimento de qualquer dos critérios elencados no número anterior, a espécie em questão não é incluída na Lista Nacional.</w:delText>
          </w:r>
        </w:del>
      </w:ins>
    </w:p>
    <w:p w:rsidRPr="000F645F" w:rsidR="005101CF" w:rsidDel="00A83E2A" w:rsidRDefault="52C0BD3F" w14:paraId="3235C87D" w14:textId="09AAD011">
      <w:pPr>
        <w:jc w:val="center"/>
        <w:rPr>
          <w:ins w:author="Maria Cristina Tavares Briosa" w:date="2026-03-26T16:51:00Z" w16du:dateUtc="2026-03-26T16:51:55Z" w:id="408"/>
          <w:del w:author="Gui Jorge Machado Sarmento" w:date="2026-04-20T23:03:00Z" w16du:dateUtc="2026-04-20T22:03:00Z" w:id="409"/>
          <w:b/>
          <w:bCs/>
          <w:color w:val="000000" w:themeColor="text1"/>
        </w:rPr>
        <w:pPrChange w:author="Maria Cristina Tavares Briosa" w:date="2026-03-26T16:51:00Z" w:id="410">
          <w:pPr/>
        </w:pPrChange>
      </w:pPr>
      <w:ins w:author="Maria Cristina Tavares Briosa" w:date="2026-03-26T16:51:00Z" w16du:dateUtc="2026-03-26T16:51:55Z" w:id="411">
        <w:del w:author="Gui Jorge Machado Sarmento" w:date="2026-04-20T23:03:00Z" w16du:dateUtc="2026-04-20T22:03:00Z" w:id="412">
          <w:r w:rsidRPr="000F645F" w:rsidDel="00A83E2A">
            <w:rPr>
              <w:b/>
              <w:bCs/>
              <w:color w:val="000000" w:themeColor="text1"/>
            </w:rPr>
            <w:delText>3 - A Lista Nacional é publicitada no sítio na Internet da DGAV, com referência obrigatória à data da sua última atualização.</w:delText>
          </w:r>
        </w:del>
      </w:ins>
    </w:p>
    <w:p w:rsidRPr="000F645F" w:rsidR="005101CF" w:rsidDel="00A83E2A" w:rsidRDefault="52C0BD3F" w14:paraId="581D27B8" w14:textId="1546F063">
      <w:pPr>
        <w:jc w:val="center"/>
        <w:rPr>
          <w:ins w:author="Maria Cristina Tavares Briosa" w:date="2026-03-26T16:51:00Z" w16du:dateUtc="2026-03-26T16:51:55Z" w:id="413"/>
          <w:del w:author="Gui Jorge Machado Sarmento" w:date="2026-04-20T23:03:00Z" w16du:dateUtc="2026-04-20T22:03:00Z" w:id="414"/>
          <w:b/>
          <w:bCs/>
          <w:color w:val="000000" w:themeColor="text1"/>
        </w:rPr>
        <w:pPrChange w:author="Maria Cristina Tavares Briosa" w:date="2026-03-26T16:51:00Z" w:id="415">
          <w:pPr/>
        </w:pPrChange>
      </w:pPr>
      <w:ins w:author="Maria Cristina Tavares Briosa" w:date="2026-03-26T16:51:00Z" w16du:dateUtc="2026-03-26T16:51:55Z" w:id="416">
        <w:del w:author="Gui Jorge Machado Sarmento" w:date="2026-04-20T23:03:00Z" w16du:dateUtc="2026-04-20T22:03:00Z" w:id="417">
          <w:r w:rsidRPr="000F645F" w:rsidDel="00A83E2A">
            <w:rPr>
              <w:b/>
              <w:bCs/>
              <w:color w:val="000000" w:themeColor="text1"/>
            </w:rPr>
            <w:delText>4- Os proprietários de animais mantidos para fins não comerciais, à data da entrada em vigor do RGBEAC, e que não preencham os requisitos previstos nos números anteriores ficam autorizados a manter os seus animais até à morte natural destes, desde que não sejam usados para reprodução e sejam comunicados à DGAV, e registados no SIAC no prazo de 90 dias após a data de entrada em vigor do presente decreto-lei.</w:delText>
          </w:r>
        </w:del>
      </w:ins>
    </w:p>
    <w:p w:rsidRPr="000F645F" w:rsidR="005101CF" w:rsidDel="00A83E2A" w:rsidRDefault="52C0BD3F" w14:paraId="503E5CBA" w14:textId="2F5F69D3">
      <w:pPr>
        <w:jc w:val="center"/>
        <w:rPr>
          <w:ins w:author="Susana Margarida Gonçalves Silva Santos" w:date="2026-04-16T09:52:00Z" w16du:dateUtc="2026-04-16T09:52:24Z" w:id="418"/>
          <w:del w:author="Gui Jorge Machado Sarmento" w:date="2026-04-20T23:03:00Z" w16du:dateUtc="2026-04-20T22:03:00Z" w:id="419"/>
          <w:b/>
          <w:bCs/>
          <w:color w:val="000000" w:themeColor="text1"/>
        </w:rPr>
        <w:pPrChange w:author="Maria Cristina Tavares Briosa" w:date="2026-03-26T16:51:00Z" w:id="420">
          <w:pPr/>
        </w:pPrChange>
      </w:pPr>
      <w:ins w:author="Maria Cristina Tavares Briosa" w:date="2026-03-26T16:51:00Z" w16du:dateUtc="2026-03-26T16:51:55Z" w:id="421">
        <w:del w:author="Gui Jorge Machado Sarmento" w:date="2026-04-20T23:03:00Z" w16du:dateUtc="2026-04-20T22:03:00Z" w:id="422">
          <w:r w:rsidRPr="000F645F" w:rsidDel="00A83E2A">
            <w:rPr>
              <w:b/>
              <w:bCs/>
              <w:color w:val="000000" w:themeColor="text1"/>
            </w:rPr>
            <w:delText>5 – A DGAV publicita no respetivo sítio na Internet as diretrizes a observar para a manutenção dos animais referidos no número anterior.</w:delText>
          </w:r>
        </w:del>
      </w:ins>
    </w:p>
    <w:p w:rsidRPr="000F645F" w:rsidR="47F0B198" w:rsidDel="00A83E2A" w:rsidP="000F645F" w:rsidRDefault="47F0B198" w14:paraId="64C46D75" w14:textId="033B027F">
      <w:pPr>
        <w:jc w:val="center"/>
        <w:rPr>
          <w:ins w:author="Susana Margarida Gonçalves Silva Santos" w:date="2026-04-16T09:52:00Z" w16du:dateUtc="2026-04-16T09:52:26Z" w:id="423"/>
          <w:del w:author="Gui Jorge Machado Sarmento" w:date="2026-04-20T23:03:00Z" w16du:dateUtc="2026-04-20T22:03:00Z" w:id="424"/>
          <w:b/>
          <w:bCs/>
          <w:color w:val="6D5700"/>
        </w:rPr>
      </w:pPr>
      <w:ins w:author="Susana Margarida Gonçalves Silva Santos" w:date="2026-04-16T09:52:00Z" w16du:dateUtc="2026-04-16T09:52:26Z" w:id="425">
        <w:del w:author="Gui Jorge Machado Sarmento" w:date="2026-04-20T23:03:00Z" w16du:dateUtc="2026-04-20T22:03:00Z" w:id="426">
          <w:r w:rsidRPr="000F645F" w:rsidDel="00A83E2A">
            <w:rPr>
              <w:b/>
              <w:bCs/>
              <w:color w:val="000000" w:themeColor="text1"/>
            </w:rPr>
            <w:delText>1 – A importação</w:delText>
          </w:r>
          <w:r w:rsidRPr="000F645F" w:rsidDel="00A83E2A">
            <w:rPr>
              <w:b/>
              <w:bCs/>
              <w:color w:val="6D5700"/>
              <w:u w:val="single"/>
            </w:rPr>
            <w:delText xml:space="preserve"> A entrada em território Nacional</w:delText>
          </w:r>
          <w:r w:rsidRPr="000F645F" w:rsidDel="00A83E2A">
            <w:rPr>
              <w:b/>
              <w:bCs/>
              <w:color w:val="000000" w:themeColor="text1"/>
            </w:rPr>
            <w:delText>, detenção, manutenção, reprodução e transmissão, gratuita ou onerosa, de animais de companhia depende de prévia inscrição na Lista Nacional de Animais de Companhia.</w:delText>
          </w:r>
        </w:del>
      </w:ins>
    </w:p>
    <w:p w:rsidRPr="000F645F" w:rsidR="55CC9BA4" w:rsidDel="00A83E2A" w:rsidP="000F645F" w:rsidRDefault="55CC9BA4" w14:paraId="3DD0FF5B" w14:textId="09DB679B">
      <w:pPr>
        <w:jc w:val="center"/>
        <w:rPr>
          <w:ins w:author="Susana Margarida Gonçalves Silva Santos" w:date="2026-04-16T18:02:00Z" w16du:dateUtc="2026-04-16T18:02:08Z" w:id="427"/>
          <w:del w:author="Gui Jorge Machado Sarmento" w:date="2026-04-20T23:03:00Z" w16du:dateUtc="2026-04-20T22:03:00Z" w:id="428"/>
          <w:b/>
          <w:bCs/>
          <w:color w:val="000000" w:themeColor="text1"/>
        </w:rPr>
      </w:pPr>
    </w:p>
    <w:p w:rsidRPr="000F645F" w:rsidR="55CC9BA4" w:rsidDel="00A83E2A" w:rsidP="000F645F" w:rsidRDefault="55CC9BA4" w14:paraId="43F49C04" w14:textId="412251E5">
      <w:pPr>
        <w:jc w:val="center"/>
        <w:rPr>
          <w:ins w:author="Susana Margarida Gonçalves Silva Santos" w:date="2026-04-16T18:02:00Z" w16du:dateUtc="2026-04-16T18:02:09Z" w:id="429"/>
          <w:del w:author="Gui Jorge Machado Sarmento" w:date="2026-04-20T23:03:00Z" w16du:dateUtc="2026-04-20T22:03:00Z" w:id="430"/>
          <w:b/>
          <w:bCs/>
          <w:color w:val="000000" w:themeColor="text1"/>
        </w:rPr>
      </w:pPr>
    </w:p>
    <w:p w:rsidRPr="000F645F" w:rsidR="55CC9BA4" w:rsidDel="00A83E2A" w:rsidP="000F645F" w:rsidRDefault="55CC9BA4" w14:paraId="41F6FF76" w14:textId="5CAC8B95">
      <w:pPr>
        <w:jc w:val="center"/>
        <w:rPr>
          <w:ins w:author="Susana Margarida Gonçalves Silva Santos" w:date="2026-04-16T18:02:00Z" w16du:dateUtc="2026-04-16T18:02:09Z" w:id="431"/>
          <w:del w:author="Gui Jorge Machado Sarmento" w:date="2026-04-20T23:03:00Z" w16du:dateUtc="2026-04-20T22:03:00Z" w:id="432"/>
          <w:b/>
          <w:bCs/>
          <w:color w:val="000000" w:themeColor="text1"/>
        </w:rPr>
      </w:pPr>
    </w:p>
    <w:p w:rsidRPr="000F645F" w:rsidR="55CC9BA4" w:rsidDel="00A83E2A" w:rsidP="000F645F" w:rsidRDefault="55CC9BA4" w14:paraId="69E7107C" w14:textId="6273B608">
      <w:pPr>
        <w:jc w:val="center"/>
        <w:rPr>
          <w:ins w:author="Maria Cristina Tavares Briosa" w:date="2026-03-26T16:51:00Z" w16du:dateUtc="2026-03-26T16:51:55Z" w:id="433"/>
          <w:del w:author="Gui Jorge Machado Sarmento" w:date="2026-04-20T23:03:00Z" w16du:dateUtc="2026-04-20T22:03:00Z" w:id="434"/>
          <w:b/>
          <w:bCs/>
          <w:color w:val="000000" w:themeColor="text1"/>
        </w:rPr>
      </w:pPr>
    </w:p>
    <w:p w:rsidRPr="000F645F" w:rsidR="005101CF" w:rsidDel="00A83E2A" w:rsidRDefault="52C0BD3F" w14:paraId="5CA3A1E4" w14:textId="610B44FA">
      <w:pPr>
        <w:jc w:val="center"/>
        <w:rPr>
          <w:ins w:author="Maria Cristina Tavares Briosa" w:date="2026-03-26T16:51:00Z" w16du:dateUtc="2026-03-26T16:51:55Z" w:id="435"/>
          <w:del w:author="Gui Jorge Machado Sarmento" w:date="2026-04-20T23:03:00Z" w16du:dateUtc="2026-04-20T22:03:00Z" w:id="436"/>
          <w:b/>
          <w:bCs/>
          <w:color w:val="000000" w:themeColor="text1"/>
        </w:rPr>
        <w:pPrChange w:author="Maria Cristina Tavares Briosa" w:date="2026-03-26T16:51:00Z" w:id="437">
          <w:pPr/>
        </w:pPrChange>
      </w:pPr>
      <w:ins w:author="Maria Cristina Tavares Briosa" w:date="2026-03-26T16:51:00Z" w16du:dateUtc="2026-03-26T16:51:55Z" w:id="438">
        <w:del w:author="Gui Jorge Machado Sarmento" w:date="2026-04-20T23:03:00Z" w16du:dateUtc="2026-04-20T22:03:00Z" w:id="439">
          <w:r w:rsidRPr="000F645F" w:rsidDel="00A83E2A">
            <w:rPr>
              <w:b/>
              <w:bCs/>
              <w:color w:val="000000" w:themeColor="text1"/>
            </w:rPr>
            <w:delText xml:space="preserve">Artigo </w:delText>
          </w:r>
        </w:del>
      </w:ins>
      <w:ins w:author="Susana Margarida Gonçalves Silva Santos" w:date="2026-04-16T18:02:00Z" w16du:dateUtc="2026-04-16T18:02:18Z" w:id="440">
        <w:del w:author="Gui Jorge Machado Sarmento" w:date="2026-04-20T23:03:00Z" w16du:dateUtc="2026-04-20T22:03:00Z" w:id="441">
          <w:r w:rsidRPr="000F645F" w:rsidDel="00A83E2A" w:rsidR="135F2C5C">
            <w:rPr>
              <w:b/>
              <w:bCs/>
              <w:color w:val="000000" w:themeColor="text1"/>
            </w:rPr>
            <w:delText>C.º</w:delText>
          </w:r>
        </w:del>
      </w:ins>
    </w:p>
    <w:p w:rsidRPr="000F645F" w:rsidR="005101CF" w:rsidDel="00A83E2A" w:rsidRDefault="52C0BD3F" w14:paraId="58641826" w14:textId="365ED647">
      <w:pPr>
        <w:jc w:val="center"/>
        <w:rPr>
          <w:ins w:author="Maria Cristina Tavares Briosa" w:date="2026-03-26T16:51:00Z" w16du:dateUtc="2026-03-26T16:51:55Z" w:id="442"/>
          <w:del w:author="Gui Jorge Machado Sarmento" w:date="2026-04-20T23:03:00Z" w16du:dateUtc="2026-04-20T22:03:00Z" w:id="443"/>
          <w:b/>
          <w:bCs/>
          <w:color w:val="000000" w:themeColor="text1"/>
        </w:rPr>
        <w:pPrChange w:author="Maria Cristina Tavares Briosa" w:date="2026-03-26T16:51:00Z" w:id="444">
          <w:pPr/>
        </w:pPrChange>
      </w:pPr>
      <w:ins w:author="Maria Cristina Tavares Briosa" w:date="2026-03-26T16:51:00Z" w16du:dateUtc="2026-03-26T16:51:55Z" w:id="445">
        <w:del w:author="Gui Jorge Machado Sarmento" w:date="2026-04-20T23:03:00Z" w16du:dateUtc="2026-04-20T22:03:00Z" w:id="446">
          <w:r w:rsidRPr="000F645F" w:rsidDel="00A83E2A">
            <w:rPr>
              <w:b/>
              <w:bCs/>
              <w:color w:val="000000" w:themeColor="text1"/>
            </w:rPr>
            <w:delText>Inclusão na Lista Nacional de Animais de Companhia</w:delText>
          </w:r>
        </w:del>
      </w:ins>
    </w:p>
    <w:p w:rsidRPr="000F645F" w:rsidR="005101CF" w:rsidDel="00A83E2A" w:rsidRDefault="52C0BD3F" w14:paraId="52698D05" w14:textId="20DC6A02">
      <w:pPr>
        <w:jc w:val="center"/>
        <w:rPr>
          <w:ins w:author="Maria Cristina Tavares Briosa" w:date="2026-03-26T16:51:00Z" w16du:dateUtc="2026-03-26T16:51:55Z" w:id="447"/>
          <w:del w:author="Gui Jorge Machado Sarmento" w:date="2026-04-20T23:03:00Z" w16du:dateUtc="2026-04-20T22:03:00Z" w:id="448"/>
          <w:b/>
          <w:bCs/>
          <w:color w:val="000000" w:themeColor="text1"/>
        </w:rPr>
        <w:pPrChange w:author="Maria Cristina Tavares Briosa" w:date="2026-03-26T16:51:00Z" w:id="449">
          <w:pPr/>
        </w:pPrChange>
      </w:pPr>
      <w:ins w:author="Maria Cristina Tavares Briosa" w:date="2026-03-26T16:51:00Z" w16du:dateUtc="2026-03-26T16:51:55Z" w:id="450">
        <w:del w:author="Gui Jorge Machado Sarmento" w:date="2026-04-20T23:03:00Z" w16du:dateUtc="2026-04-20T22:03:00Z" w:id="451">
          <w:r w:rsidRPr="000F645F" w:rsidDel="00A83E2A">
            <w:rPr>
              <w:b/>
              <w:bCs/>
              <w:color w:val="000000" w:themeColor="text1"/>
            </w:rPr>
            <w:delText>1 - O procedimento com vista à inclusão na Lista Nacional inicia-se oficiosamente ou a requerimento de qualquer interessado de acordo com modelo de requerimento inicial disponibilizado no sítio na Internet da DGAV</w:delText>
          </w:r>
          <w:r w:rsidRPr="000F645F" w:rsidDel="00A83E2A">
            <w:rPr>
              <w:b/>
              <w:bCs/>
              <w:color w:val="6D5700"/>
              <w:u w:val="single"/>
            </w:rPr>
            <w:delText>.</w:delText>
          </w:r>
        </w:del>
      </w:ins>
    </w:p>
    <w:p w:rsidRPr="000F645F" w:rsidR="005101CF" w:rsidDel="00A83E2A" w:rsidRDefault="52C0BD3F" w14:paraId="42455E13" w14:textId="7C102030">
      <w:pPr>
        <w:jc w:val="center"/>
        <w:rPr>
          <w:ins w:author="Maria Cristina Tavares Briosa" w:date="2026-03-26T16:51:00Z" w16du:dateUtc="2026-03-26T16:51:55Z" w:id="452"/>
          <w:del w:author="Gui Jorge Machado Sarmento" w:date="2026-04-20T23:03:00Z" w16du:dateUtc="2026-04-20T22:03:00Z" w:id="453"/>
          <w:b/>
          <w:bCs/>
          <w:color w:val="000000" w:themeColor="text1"/>
        </w:rPr>
        <w:pPrChange w:author="Maria Cristina Tavares Briosa" w:date="2026-03-26T16:51:00Z" w:id="454">
          <w:pPr/>
        </w:pPrChange>
      </w:pPr>
      <w:ins w:author="Maria Cristina Tavares Briosa" w:date="2026-03-26T16:51:00Z" w16du:dateUtc="2026-03-26T16:51:55Z" w:id="455">
        <w:del w:author="Gui Jorge Machado Sarmento" w:date="2026-04-20T23:03:00Z" w16du:dateUtc="2026-04-20T22:03:00Z" w:id="456">
          <w:r w:rsidRPr="000F645F" w:rsidDel="00A83E2A">
            <w:rPr>
              <w:b/>
              <w:bCs/>
              <w:color w:val="000000" w:themeColor="text1"/>
            </w:rPr>
            <w:delText>2 - A decisão de abertura ou de arquivamento do procedimento para a inclusão na Lista Nacional é fundamentada, notificada ao interessado e publicitada no sítio da DGAV, na Internet.</w:delText>
          </w:r>
        </w:del>
      </w:ins>
    </w:p>
    <w:p w:rsidRPr="000F645F" w:rsidR="005101CF" w:rsidDel="00A83E2A" w:rsidRDefault="52C0BD3F" w14:paraId="0D010A2E" w14:textId="1D9D99D9">
      <w:pPr>
        <w:jc w:val="center"/>
        <w:rPr>
          <w:ins w:author="Maria Cristina Tavares Briosa" w:date="2026-03-26T16:51:00Z" w16du:dateUtc="2026-03-26T16:51:55Z" w:id="457"/>
          <w:del w:author="Gui Jorge Machado Sarmento" w:date="2026-04-20T23:03:00Z" w16du:dateUtc="2026-04-20T22:03:00Z" w:id="458"/>
          <w:b/>
          <w:bCs/>
          <w:color w:val="000000" w:themeColor="text1"/>
        </w:rPr>
        <w:pPrChange w:author="Maria Cristina Tavares Briosa" w:date="2026-03-26T16:51:00Z" w:id="459">
          <w:pPr/>
        </w:pPrChange>
      </w:pPr>
      <w:ins w:author="Maria Cristina Tavares Briosa" w:date="2026-03-26T16:51:00Z" w16du:dateUtc="2026-03-26T16:51:55Z" w:id="460">
        <w:del w:author="Gui Jorge Machado Sarmento" w:date="2026-04-20T23:03:00Z" w16du:dateUtc="2026-04-20T22:03:00Z" w:id="461">
          <w:r w:rsidRPr="000F645F" w:rsidDel="00A83E2A">
            <w:rPr>
              <w:b/>
              <w:bCs/>
              <w:color w:val="000000" w:themeColor="text1"/>
            </w:rPr>
            <w:delText>3 - O projeto de decisão de inclusão na Lista Nacional é sujeito a audiência prévia dos interessados ou, quando aplicável, a consulta pública, nos termos do Código do Procedimento Administrativo.</w:delText>
          </w:r>
        </w:del>
      </w:ins>
    </w:p>
    <w:p w:rsidRPr="000F645F" w:rsidR="005101CF" w:rsidDel="00A83E2A" w:rsidRDefault="52C0BD3F" w14:paraId="43D29B95" w14:textId="7331B9BD">
      <w:pPr>
        <w:jc w:val="center"/>
        <w:rPr>
          <w:ins w:author="Maria Cristina Tavares Briosa" w:date="2026-03-26T16:51:00Z" w16du:dateUtc="2026-03-26T16:51:55Z" w:id="462"/>
          <w:del w:author="Gui Jorge Machado Sarmento" w:date="2026-04-20T23:03:00Z" w16du:dateUtc="2026-04-20T22:03:00Z" w:id="463"/>
          <w:b/>
          <w:bCs/>
          <w:color w:val="000000" w:themeColor="text1"/>
        </w:rPr>
        <w:pPrChange w:author="Maria Cristina Tavares Briosa" w:date="2026-03-26T16:51:00Z" w:id="464">
          <w:pPr/>
        </w:pPrChange>
      </w:pPr>
      <w:ins w:author="Maria Cristina Tavares Briosa" w:date="2026-03-26T16:51:00Z" w16du:dateUtc="2026-03-26T16:51:55Z" w:id="465">
        <w:del w:author="Gui Jorge Machado Sarmento" w:date="2026-04-20T23:03:00Z" w16du:dateUtc="2026-04-20T22:03:00Z" w:id="466">
          <w:r w:rsidRPr="000F645F" w:rsidDel="00A83E2A">
            <w:rPr>
              <w:b/>
              <w:bCs/>
              <w:color w:val="000000" w:themeColor="text1"/>
            </w:rPr>
            <w:delText>4 - A decisão final do procedimento com vista à inclusão na Lista Nacional é tomada pelo diretor geral de alimentação e veterinária.</w:delText>
          </w:r>
        </w:del>
      </w:ins>
    </w:p>
    <w:p w:rsidRPr="000F645F" w:rsidR="005101CF" w:rsidDel="00A83E2A" w:rsidP="000F645F" w:rsidRDefault="52C0BD3F" w14:paraId="35EB4051" w14:textId="479B57F7">
      <w:pPr>
        <w:jc w:val="center"/>
        <w:rPr>
          <w:ins w:author="Maria Cristina Tavares Briosa" w:date="2026-03-26T16:51:00Z" w16du:dateUtc="2026-03-26T16:51:55Z" w:id="467"/>
          <w:del w:author="Gui Jorge Machado Sarmento" w:date="2026-04-20T23:03:00Z" w16du:dateUtc="2026-04-20T22:03:00Z" w:id="468"/>
          <w:b/>
          <w:bCs/>
          <w:color w:val="000000" w:themeColor="text1"/>
        </w:rPr>
      </w:pPr>
      <w:ins w:author="Maria Cristina Tavares Briosa" w:date="2026-03-26T16:51:00Z" w16du:dateUtc="2026-03-26T16:51:55Z" w:id="469">
        <w:del w:author="Gui Jorge Machado Sarmento" w:date="2026-04-20T23:03:00Z" w16du:dateUtc="2026-04-20T22:03:00Z" w:id="470">
          <w:r w:rsidRPr="000F645F" w:rsidDel="00A83E2A">
            <w:rPr>
              <w:b/>
              <w:bCs/>
              <w:color w:val="000000" w:themeColor="text1"/>
            </w:rPr>
            <w:delText>Artigo º</w:delText>
          </w:r>
        </w:del>
      </w:ins>
      <w:ins w:author="Susana Margarida Gonçalves Silva Santos" w:date="2026-04-16T18:02:00Z" w16du:dateUtc="2026-04-16T18:02:26Z" w:id="471">
        <w:del w:author="Gui Jorge Machado Sarmento" w:date="2026-04-20T23:03:00Z" w16du:dateUtc="2026-04-20T22:03:00Z" w:id="472">
          <w:r w:rsidRPr="000F645F" w:rsidDel="00A83E2A" w:rsidR="0A5FFB73">
            <w:rPr>
              <w:b/>
              <w:bCs/>
              <w:color w:val="000000" w:themeColor="text1"/>
            </w:rPr>
            <w:delText xml:space="preserve"> D.º</w:delText>
          </w:r>
        </w:del>
      </w:ins>
    </w:p>
    <w:p w:rsidRPr="000F645F" w:rsidR="005101CF" w:rsidDel="00A83E2A" w:rsidP="000F645F" w:rsidRDefault="52C0BD3F" w14:paraId="59F50561" w14:textId="33F58E13">
      <w:pPr>
        <w:jc w:val="center"/>
        <w:rPr>
          <w:ins w:author="Maria Cristina Tavares Briosa" w:date="2026-03-26T16:51:00Z" w16du:dateUtc="2026-03-26T16:51:55Z" w:id="473"/>
          <w:del w:author="Gui Jorge Machado Sarmento" w:date="2026-04-20T23:03:00Z" w16du:dateUtc="2026-04-20T22:03:00Z" w:id="474"/>
          <w:b/>
          <w:bCs/>
          <w:color w:val="000000" w:themeColor="text1"/>
        </w:rPr>
      </w:pPr>
      <w:ins w:author="Maria Cristina Tavares Briosa" w:date="2026-03-26T16:51:00Z" w16du:dateUtc="2026-03-26T16:51:55Z" w:id="475">
        <w:del w:author="Gui Jorge Machado Sarmento" w:date="2026-04-20T23:03:00Z" w16du:dateUtc="2026-04-20T22:03:00Z" w:id="476">
          <w:r w:rsidRPr="000F645F" w:rsidDel="00A83E2A">
            <w:rPr>
              <w:b/>
              <w:bCs/>
              <w:color w:val="000000" w:themeColor="text1"/>
            </w:rPr>
            <w:delText>Exclusão da Lista Nacional de Animais de Companhia</w:delText>
          </w:r>
        </w:del>
      </w:ins>
    </w:p>
    <w:p w:rsidRPr="000F645F" w:rsidR="005101CF" w:rsidDel="00A83E2A" w:rsidP="000F645F" w:rsidRDefault="52C0BD3F" w14:paraId="0656A8C3" w14:textId="4AA9812E">
      <w:pPr>
        <w:jc w:val="center"/>
        <w:rPr>
          <w:ins w:author="Maria Cristina Tavares Briosa" w:date="2026-03-26T16:51:00Z" w16du:dateUtc="2026-03-26T16:51:55Z" w:id="477"/>
          <w:del w:author="Gui Jorge Machado Sarmento" w:date="2026-04-20T23:03:00Z" w16du:dateUtc="2026-04-20T22:03:00Z" w:id="478"/>
          <w:b/>
          <w:bCs/>
          <w:color w:val="000000" w:themeColor="text1"/>
        </w:rPr>
      </w:pPr>
      <w:ins w:author="Maria Cristina Tavares Briosa" w:date="2026-03-26T16:51:00Z" w16du:dateUtc="2026-03-26T16:51:55Z" w:id="479">
        <w:del w:author="Gui Jorge Machado Sarmento" w:date="2026-04-20T23:03:00Z" w16du:dateUtc="2026-04-20T22:03:00Z" w:id="480">
          <w:r w:rsidRPr="000F645F" w:rsidDel="00A83E2A">
            <w:rPr>
              <w:b/>
              <w:bCs/>
              <w:color w:val="000000" w:themeColor="text1"/>
            </w:rPr>
            <w:delText>Ao procedimento com vista à exclusão da Lista Nacional aplica-se, com as necessárias adaptações, o previsto no artigo anterior.</w:delText>
          </w:r>
        </w:del>
      </w:ins>
    </w:p>
    <w:p w:rsidRPr="000F645F" w:rsidR="005101CF" w:rsidP="000F645F" w:rsidRDefault="005101CF" w14:paraId="3E6EDCB8" w14:textId="593E9F2D">
      <w:pPr>
        <w:jc w:val="center"/>
        <w:rPr>
          <w:ins w:author="Gui Jorge Machado Sarmento" w:date="2026-04-20T23:03:00Z" w16du:dateUtc="2026-04-20T22:03:00Z" w:id="481"/>
          <w:b/>
          <w:bCs/>
        </w:rPr>
      </w:pPr>
    </w:p>
    <w:p w:rsidRPr="000F645F" w:rsidR="00A83E2A" w:rsidP="000F645F" w:rsidRDefault="00A83E2A" w14:paraId="6892CAD5" w14:textId="77777777">
      <w:pPr>
        <w:jc w:val="center"/>
        <w:rPr>
          <w:b/>
          <w:bCs/>
        </w:rPr>
      </w:pPr>
      <w:r w:rsidRPr="000F645F">
        <w:rPr>
          <w:b/>
          <w:bCs/>
        </w:rPr>
        <w:t>Artigo 3.º</w:t>
      </w:r>
    </w:p>
    <w:p w:rsidRPr="000F645F" w:rsidR="00A83E2A" w:rsidP="000F645F" w:rsidRDefault="00A83E2A" w14:paraId="627C2F15" w14:textId="77777777">
      <w:pPr>
        <w:jc w:val="center"/>
        <w:rPr>
          <w:b/>
          <w:bCs/>
        </w:rPr>
      </w:pPr>
      <w:r w:rsidRPr="000F645F">
        <w:rPr>
          <w:b/>
          <w:bCs/>
        </w:rPr>
        <w:t>Animais de companhia</w:t>
      </w:r>
    </w:p>
    <w:p w:rsidRPr="00E00241" w:rsidR="00A83E2A" w:rsidP="000F645F" w:rsidRDefault="000F645F" w14:paraId="51273370" w14:textId="347B926C">
      <w:pPr>
        <w:widowControl w:val="0"/>
        <w:ind w:left="0" w:right="142" w:firstLine="0"/>
      </w:pPr>
      <w:r>
        <w:t xml:space="preserve">1 - </w:t>
      </w:r>
      <w:r w:rsidRPr="00E00241" w:rsidR="00A83E2A">
        <w:t xml:space="preserve">Para efeitos do presente diploma, são animais de companhia os animais das espécies constantes da parte A do Anexo I do Regulamento (UE) n.º 2016/429, do Parlamento </w:t>
      </w:r>
      <w:r w:rsidRPr="00E00241" w:rsidR="00A83E2A">
        <w:t>Europeu e do Conselho, de 9 de março de 2016.</w:t>
      </w:r>
    </w:p>
    <w:p w:rsidRPr="00E00241" w:rsidR="00A83E2A" w:rsidP="000F645F" w:rsidRDefault="000F645F" w14:paraId="67ED1E5C" w14:textId="2C37D62E">
      <w:pPr>
        <w:ind w:left="0" w:firstLine="0"/>
      </w:pPr>
      <w:r>
        <w:t xml:space="preserve">2 - </w:t>
      </w:r>
      <w:r w:rsidRPr="00E00241" w:rsidR="00A83E2A">
        <w:t>Podem igualmente ser considerados animais de companhia os animais das espécies constantes da parte B do Anexo I do Regulamento (UE) n.º 2016/429, do Parlamento Europeu e do Conselho, de 9 de março de 2016, desde que incluídas na Lista Nacional de Animais de Companhia</w:t>
      </w:r>
      <w:r w:rsidR="000B6189">
        <w:t xml:space="preserve"> (LNAC)</w:t>
      </w:r>
      <w:r w:rsidRPr="00E00241" w:rsidR="00A83E2A">
        <w:t>,</w:t>
      </w:r>
      <w:r w:rsidRPr="00E00241" w:rsidR="00E00241">
        <w:t xml:space="preserve"> </w:t>
      </w:r>
      <w:r w:rsidRPr="00E00241" w:rsidR="00A83E2A">
        <w:t>nos termos do artigo seguinte.</w:t>
      </w:r>
    </w:p>
    <w:p w:rsidRPr="00E00241" w:rsidR="00A83E2A" w:rsidP="000F645F" w:rsidRDefault="000F645F" w14:paraId="0EB2A4FD" w14:textId="5EC2B36E">
      <w:pPr>
        <w:ind w:left="0" w:firstLine="0"/>
      </w:pPr>
      <w:r>
        <w:t xml:space="preserve">3 - </w:t>
      </w:r>
      <w:r w:rsidRPr="00E00241" w:rsidR="00A83E2A">
        <w:t>Podem ainda ser incluídas na Lista Nacional de Animais de Companhia outras espécies que cumpram os critérios previstos no artigo seguinte.</w:t>
      </w:r>
    </w:p>
    <w:p w:rsidRPr="00E00241" w:rsidR="00A83E2A" w:rsidP="00A83E2A" w:rsidRDefault="00A83E2A" w14:paraId="76703128" w14:textId="77777777">
      <w:pPr>
        <w:spacing w:after="230" w:line="259" w:lineRule="auto"/>
        <w:ind w:left="52" w:right="0" w:firstLine="0"/>
        <w:rPr>
          <w:color w:val="auto"/>
        </w:rPr>
      </w:pPr>
    </w:p>
    <w:p w:rsidRPr="00E00241" w:rsidR="00A83E2A" w:rsidP="00A83E2A" w:rsidRDefault="00A83E2A" w14:paraId="491AD506" w14:textId="77777777">
      <w:pPr>
        <w:spacing w:after="230" w:line="259" w:lineRule="auto"/>
        <w:ind w:left="52" w:right="0" w:firstLine="0"/>
        <w:jc w:val="center"/>
        <w:rPr>
          <w:color w:val="auto"/>
        </w:rPr>
      </w:pPr>
      <w:commentRangeStart w:id="482"/>
      <w:r w:rsidRPr="00E00241">
        <w:rPr>
          <w:color w:val="auto"/>
        </w:rPr>
        <w:t>Artigo 4.º</w:t>
      </w:r>
    </w:p>
    <w:p w:rsidRPr="00E00241" w:rsidR="00A83E2A" w:rsidP="00A83E2A" w:rsidRDefault="00A83E2A" w14:paraId="256B2D02" w14:textId="77777777">
      <w:pPr>
        <w:spacing w:after="230" w:line="259" w:lineRule="auto"/>
        <w:ind w:left="52" w:right="0" w:firstLine="0"/>
        <w:jc w:val="center"/>
        <w:rPr>
          <w:color w:val="auto"/>
        </w:rPr>
      </w:pPr>
      <w:r w:rsidRPr="00E00241">
        <w:rPr>
          <w:color w:val="auto"/>
        </w:rPr>
        <w:t>Lista Nacional de Animais de Companhia</w:t>
      </w:r>
    </w:p>
    <w:p w:rsidRPr="00E00241" w:rsidR="00A83E2A" w:rsidP="00A83E2A" w:rsidRDefault="00A83E2A" w14:paraId="1BAA79CC" w14:textId="7D62BE63">
      <w:pPr>
        <w:spacing w:after="230" w:line="259" w:lineRule="auto"/>
        <w:ind w:left="52" w:right="0" w:firstLine="0"/>
        <w:rPr>
          <w:color w:val="auto"/>
        </w:rPr>
      </w:pPr>
      <w:r w:rsidRPr="00E00241">
        <w:rPr>
          <w:color w:val="auto"/>
        </w:rPr>
        <w:t>1 - A entrada em território nacional, a detenção, a manutenção, a reprodução e a transmissão, gratuita ou onerosa, de animais de companhia depende de prévia inscrição da respetiva espécie na Lista Nacional de Animais de Companhia.</w:t>
      </w:r>
    </w:p>
    <w:p w:rsidRPr="00E00241" w:rsidR="00A83E2A" w:rsidP="00A83E2A" w:rsidRDefault="00A83E2A" w14:paraId="760F594E" w14:textId="578B0E4A">
      <w:pPr>
        <w:spacing w:after="230" w:line="259" w:lineRule="auto"/>
        <w:ind w:left="52" w:right="0" w:firstLine="0"/>
        <w:rPr>
          <w:color w:val="auto"/>
        </w:rPr>
      </w:pPr>
      <w:r w:rsidRPr="00E00241">
        <w:rPr>
          <w:color w:val="auto"/>
        </w:rPr>
        <w:t>2 - A Lista Nacional de Animais de Companhia inclui:</w:t>
      </w:r>
    </w:p>
    <w:p w:rsidRPr="00E00241" w:rsidR="00A83E2A" w:rsidP="00A83E2A" w:rsidRDefault="00A83E2A" w14:paraId="45E1E924" w14:textId="77777777">
      <w:pPr>
        <w:spacing w:after="230" w:line="259" w:lineRule="auto"/>
        <w:ind w:left="52" w:right="0" w:firstLine="0"/>
        <w:rPr>
          <w:color w:val="auto"/>
        </w:rPr>
      </w:pPr>
      <w:r w:rsidRPr="00E00241">
        <w:rPr>
          <w:color w:val="auto"/>
        </w:rPr>
        <w:t>a) Cães, gatos e furões;</w:t>
      </w:r>
    </w:p>
    <w:p w:rsidRPr="00E00241" w:rsidR="00A83E2A" w:rsidP="00A83E2A" w:rsidRDefault="00A83E2A" w14:paraId="06B9E1D3" w14:textId="77777777">
      <w:pPr>
        <w:spacing w:after="230" w:line="259" w:lineRule="auto"/>
        <w:ind w:left="52" w:right="0" w:firstLine="0"/>
        <w:rPr>
          <w:color w:val="auto"/>
        </w:rPr>
      </w:pPr>
      <w:r w:rsidRPr="00E00241">
        <w:rPr>
          <w:color w:val="auto"/>
        </w:rPr>
        <w:t>b) Os animais das espécies que venham a ser incluídas nos termos do presente diploma, desde que cumpram cumulativamente os seguintes critérios:</w:t>
      </w:r>
    </w:p>
    <w:p w:rsidRPr="00E00241" w:rsidR="00A83E2A" w:rsidP="00A83E2A" w:rsidRDefault="00A83E2A" w14:paraId="241903AB" w14:textId="45836C60">
      <w:pPr>
        <w:pStyle w:val="PargrafodaLista"/>
        <w:numPr>
          <w:ilvl w:val="0"/>
          <w:numId w:val="179"/>
        </w:numPr>
        <w:spacing w:after="230" w:line="259" w:lineRule="auto"/>
        <w:ind w:right="0"/>
        <w:rPr>
          <w:color w:val="auto"/>
        </w:rPr>
      </w:pPr>
      <w:r w:rsidRPr="00E00241">
        <w:rPr>
          <w:color w:val="auto"/>
        </w:rPr>
        <w:t>Saúde animal</w:t>
      </w:r>
      <w:r w:rsidR="00AF3B6B">
        <w:rPr>
          <w:color w:val="auto"/>
        </w:rPr>
        <w:t>:</w:t>
      </w:r>
      <w:r w:rsidRPr="00E00241">
        <w:rPr>
          <w:color w:val="auto"/>
        </w:rPr>
        <w:t xml:space="preserve"> pertencerem às espécies constantes da parte B do Anexo I do Regulamento (UE) n.º 2016/429, do Parlamento Europeu e do Conselho, de 9 de março de 2016;</w:t>
      </w:r>
    </w:p>
    <w:p w:rsidRPr="00E00241" w:rsidR="00A83E2A" w:rsidP="00A83E2A" w:rsidRDefault="00A83E2A" w14:paraId="6EAE6A72" w14:textId="3EDABCC8">
      <w:pPr>
        <w:pStyle w:val="PargrafodaLista"/>
        <w:numPr>
          <w:ilvl w:val="0"/>
          <w:numId w:val="179"/>
        </w:numPr>
        <w:spacing w:after="230" w:line="259" w:lineRule="auto"/>
        <w:ind w:right="0"/>
        <w:rPr>
          <w:color w:val="auto"/>
        </w:rPr>
      </w:pPr>
      <w:r w:rsidRPr="00E00241">
        <w:rPr>
          <w:color w:val="auto"/>
        </w:rPr>
        <w:t>Bem-estar animal</w:t>
      </w:r>
      <w:r w:rsidR="00AF3B6B">
        <w:rPr>
          <w:color w:val="auto"/>
        </w:rPr>
        <w:t>:</w:t>
      </w:r>
      <w:r w:rsidRPr="00E00241">
        <w:rPr>
          <w:color w:val="auto"/>
        </w:rPr>
        <w:t xml:space="preserve"> adaptarem-se ao ambiente doméstico e verificarem-se condições nos alojamentos para que possam desenvolver adequadamente as suas necessidades fisiológicas, etológicas e ecológicas;</w:t>
      </w:r>
    </w:p>
    <w:p w:rsidRPr="00E00241" w:rsidR="00A83E2A" w:rsidP="00A83E2A" w:rsidRDefault="00A83E2A" w14:paraId="34368183" w14:textId="1A4A882C">
      <w:pPr>
        <w:pStyle w:val="PargrafodaLista"/>
        <w:numPr>
          <w:ilvl w:val="0"/>
          <w:numId w:val="179"/>
        </w:numPr>
        <w:spacing w:after="230" w:line="259" w:lineRule="auto"/>
        <w:ind w:right="0"/>
        <w:rPr>
          <w:color w:val="auto"/>
        </w:rPr>
      </w:pPr>
      <w:r w:rsidRPr="00E00241">
        <w:rPr>
          <w:color w:val="auto"/>
        </w:rPr>
        <w:t>Maneio</w:t>
      </w:r>
      <w:r w:rsidR="00AF3B6B">
        <w:rPr>
          <w:color w:val="auto"/>
        </w:rPr>
        <w:t>:</w:t>
      </w:r>
      <w:r w:rsidRPr="00E00241">
        <w:rPr>
          <w:color w:val="auto"/>
        </w:rPr>
        <w:t xml:space="preserve"> existir documentação científica de referência sobre o alojamento, a manutenção e os cuidados da espécie em ambiente doméstico;</w:t>
      </w:r>
    </w:p>
    <w:p w:rsidRPr="00E00241" w:rsidR="00A83E2A" w:rsidP="00A83E2A" w:rsidRDefault="00A83E2A" w14:paraId="2A136039" w14:textId="1F42D6A1">
      <w:pPr>
        <w:pStyle w:val="PargrafodaLista"/>
        <w:numPr>
          <w:ilvl w:val="0"/>
          <w:numId w:val="179"/>
        </w:numPr>
        <w:spacing w:after="230" w:line="259" w:lineRule="auto"/>
        <w:ind w:right="0"/>
        <w:rPr>
          <w:color w:val="auto"/>
        </w:rPr>
      </w:pPr>
      <w:r w:rsidRPr="00E00241">
        <w:rPr>
          <w:color w:val="auto"/>
        </w:rPr>
        <w:t>Meio ambiente</w:t>
      </w:r>
      <w:r w:rsidR="00AF3B6B">
        <w:rPr>
          <w:color w:val="auto"/>
        </w:rPr>
        <w:t>:</w:t>
      </w:r>
      <w:r w:rsidRPr="00E00241">
        <w:rPr>
          <w:color w:val="auto"/>
        </w:rPr>
        <w:t xml:space="preserve"> cumprimento do regime previsto pelo Decreto-Lei n.º 92/2019, de 10 de julho, relativamente às espécies invasoras;</w:t>
      </w:r>
    </w:p>
    <w:p w:rsidRPr="00E00241" w:rsidR="00A83E2A" w:rsidP="00A83E2A" w:rsidRDefault="00A83E2A" w14:paraId="445F382F" w14:textId="6F36A93C">
      <w:pPr>
        <w:pStyle w:val="PargrafodaLista"/>
        <w:numPr>
          <w:ilvl w:val="0"/>
          <w:numId w:val="179"/>
        </w:numPr>
        <w:spacing w:after="230" w:line="259" w:lineRule="auto"/>
        <w:ind w:right="0"/>
        <w:rPr>
          <w:color w:val="auto"/>
        </w:rPr>
      </w:pPr>
      <w:r w:rsidRPr="00E00241">
        <w:rPr>
          <w:color w:val="auto"/>
        </w:rPr>
        <w:t>Saúde e segurança</w:t>
      </w:r>
      <w:r w:rsidR="00AF3B6B">
        <w:rPr>
          <w:color w:val="auto"/>
        </w:rPr>
        <w:t>:</w:t>
      </w:r>
      <w:r w:rsidRPr="00E00241">
        <w:rPr>
          <w:color w:val="auto"/>
        </w:rPr>
        <w:t xml:space="preserve"> não representarem riscos inaceitáveis para a saúde ou a segurança das pessoas ou de outros animais.</w:t>
      </w:r>
    </w:p>
    <w:p w:rsidRPr="00E00241" w:rsidR="00A83E2A" w:rsidP="00A83E2A" w:rsidRDefault="00A83E2A" w14:paraId="13FB35DF" w14:textId="02EAB7F2">
      <w:pPr>
        <w:spacing w:after="230" w:line="259" w:lineRule="auto"/>
        <w:ind w:left="52" w:right="0" w:firstLine="0"/>
        <w:rPr>
          <w:color w:val="auto"/>
        </w:rPr>
      </w:pPr>
      <w:r w:rsidRPr="00E00241">
        <w:rPr>
          <w:color w:val="auto"/>
        </w:rPr>
        <w:t>3 - Na ausência de dados claros, precisos e conclusivos relativamente à capacidade de adaptação ao ambiente doméstico ou ao cumprimento de qualquer dos critérios enunciados no número anterior, a espécie em causa não é incluída na Lista Nacional.</w:t>
      </w:r>
    </w:p>
    <w:p w:rsidRPr="00E00241" w:rsidR="00A83E2A" w:rsidP="00A83E2A" w:rsidRDefault="00A83E2A" w14:paraId="274E7AD7" w14:textId="3D4BC5A7">
      <w:pPr>
        <w:spacing w:after="230" w:line="259" w:lineRule="auto"/>
        <w:ind w:left="52" w:right="0" w:firstLine="0"/>
        <w:rPr>
          <w:color w:val="auto"/>
        </w:rPr>
      </w:pPr>
      <w:r w:rsidRPr="00E00241">
        <w:rPr>
          <w:color w:val="auto"/>
        </w:rPr>
        <w:t>4 - A Lista Nacional é publicitada no sítio na Internet da DGAV, com referência obrigatória à data da sua última atualização.</w:t>
      </w:r>
    </w:p>
    <w:p w:rsidRPr="00E00241" w:rsidR="00A83E2A" w:rsidP="00A83E2A" w:rsidRDefault="00A83E2A" w14:paraId="08CB40E2" w14:textId="6DB34684">
      <w:pPr>
        <w:spacing w:after="230" w:line="259" w:lineRule="auto"/>
        <w:ind w:left="52" w:right="0" w:firstLine="0"/>
        <w:rPr>
          <w:color w:val="auto"/>
        </w:rPr>
      </w:pPr>
      <w:r w:rsidRPr="00E00241">
        <w:rPr>
          <w:color w:val="auto"/>
        </w:rPr>
        <w:t xml:space="preserve">5 - Os detentores de animais mantidos para fins não comerciais, à data da entrada em vigor do presente diploma, cujas espécies não preencham os requisitos previstos nos números anteriores, ficam autorizados a manter os seus animais até à morte natural destes, desde que não sejam utilizados para reprodução e sejam comunicados à DGAV e registados </w:t>
      </w:r>
      <w:r w:rsidR="007D2218">
        <w:rPr>
          <w:color w:val="auto"/>
        </w:rPr>
        <w:t>na base de dados oficial</w:t>
      </w:r>
      <w:r w:rsidRPr="00E00241">
        <w:rPr>
          <w:color w:val="auto"/>
        </w:rPr>
        <w:t xml:space="preserve"> no prazo de 90 dias após a data de entrada em vigor do presente diploma.</w:t>
      </w:r>
    </w:p>
    <w:p w:rsidRPr="00E00241" w:rsidR="00A83E2A" w:rsidP="00A83E2A" w:rsidRDefault="00A83E2A" w14:paraId="7884C91B" w14:textId="7E69C9EE">
      <w:pPr>
        <w:spacing w:after="230" w:line="259" w:lineRule="auto"/>
        <w:ind w:left="52" w:right="0" w:firstLine="0"/>
        <w:rPr>
          <w:color w:val="auto"/>
        </w:rPr>
      </w:pPr>
      <w:r w:rsidRPr="00E00241">
        <w:rPr>
          <w:color w:val="auto"/>
        </w:rPr>
        <w:t>6 - A DGAV publica no respetivo sítio na Internet as diretrizes a observar para a manutenção dos animais referidos no número anterior.</w:t>
      </w:r>
    </w:p>
    <w:p w:rsidRPr="00E00241" w:rsidR="00A83E2A" w:rsidP="00A83E2A" w:rsidRDefault="00A83E2A" w14:paraId="19241B0E" w14:textId="77777777">
      <w:pPr>
        <w:spacing w:after="230" w:line="259" w:lineRule="auto"/>
        <w:ind w:left="52" w:right="0" w:firstLine="0"/>
        <w:rPr>
          <w:color w:val="auto"/>
        </w:rPr>
      </w:pPr>
    </w:p>
    <w:p w:rsidRPr="00E00241" w:rsidR="00A83E2A" w:rsidP="00A83E2A" w:rsidRDefault="00A83E2A" w14:paraId="192EA082" w14:textId="77777777">
      <w:pPr>
        <w:spacing w:after="230" w:line="259" w:lineRule="auto"/>
        <w:ind w:left="52" w:right="0" w:firstLine="0"/>
        <w:jc w:val="center"/>
        <w:rPr>
          <w:color w:val="auto"/>
        </w:rPr>
      </w:pPr>
      <w:r w:rsidRPr="00E00241">
        <w:rPr>
          <w:color w:val="auto"/>
        </w:rPr>
        <w:t>Artigo 5.º</w:t>
      </w:r>
    </w:p>
    <w:p w:rsidRPr="00E00241" w:rsidR="00A83E2A" w:rsidP="00A83E2A" w:rsidRDefault="00A83E2A" w14:paraId="2CD06C73" w14:textId="77777777">
      <w:pPr>
        <w:spacing w:after="230" w:line="259" w:lineRule="auto"/>
        <w:ind w:left="52" w:right="0" w:firstLine="0"/>
        <w:jc w:val="center"/>
        <w:rPr>
          <w:color w:val="auto"/>
        </w:rPr>
      </w:pPr>
      <w:r w:rsidRPr="00E00241">
        <w:rPr>
          <w:color w:val="auto"/>
        </w:rPr>
        <w:t>Inclusão na Lista Nacional de Animais de Companhia</w:t>
      </w:r>
    </w:p>
    <w:p w:rsidRPr="00475944" w:rsidR="00475944" w:rsidP="00475944" w:rsidRDefault="00475944" w14:paraId="579FA13B" w14:textId="7456B7DF">
      <w:pPr>
        <w:spacing w:after="230" w:line="259" w:lineRule="auto"/>
        <w:ind w:left="52" w:right="0" w:firstLine="0"/>
        <w:rPr>
          <w:color w:val="auto"/>
        </w:rPr>
      </w:pPr>
      <w:r w:rsidRPr="00475944">
        <w:rPr>
          <w:color w:val="auto"/>
        </w:rPr>
        <w:t xml:space="preserve">1 </w:t>
      </w:r>
      <w:r>
        <w:rPr>
          <w:color w:val="auto"/>
        </w:rPr>
        <w:t>-</w:t>
      </w:r>
      <w:r w:rsidRPr="00475944">
        <w:rPr>
          <w:color w:val="auto"/>
        </w:rPr>
        <w:t xml:space="preserve"> O procedimento com vista à inclusão na Lista Nacional inicia-se oficiosamente ou a requerimento de qualquer interessado, de acordo com modelo de requerimento disponibilizado no sítio na Internet da DGAV.</w:t>
      </w:r>
    </w:p>
    <w:p w:rsidRPr="00475944" w:rsidR="00475944" w:rsidP="00475944" w:rsidRDefault="00475944" w14:paraId="21F93CBC" w14:textId="263930BA">
      <w:pPr>
        <w:spacing w:after="230" w:line="259" w:lineRule="auto"/>
        <w:ind w:left="52" w:right="0" w:firstLine="0"/>
        <w:rPr>
          <w:color w:val="auto"/>
        </w:rPr>
      </w:pPr>
      <w:r w:rsidRPr="00475944">
        <w:rPr>
          <w:color w:val="auto"/>
        </w:rPr>
        <w:t xml:space="preserve">2 </w:t>
      </w:r>
      <w:r>
        <w:rPr>
          <w:color w:val="auto"/>
        </w:rPr>
        <w:t>-</w:t>
      </w:r>
      <w:r w:rsidRPr="00475944">
        <w:rPr>
          <w:color w:val="auto"/>
        </w:rPr>
        <w:t xml:space="preserve"> A decisão de abertura ou de arquivamento do procedimento para a inclusão na Lista Nacional é fundamentada, notificada ao interessado e publicitada no sítio na Internet da DGAV.</w:t>
      </w:r>
    </w:p>
    <w:p w:rsidRPr="00475944" w:rsidR="00475944" w:rsidP="00475944" w:rsidRDefault="00475944" w14:paraId="719BCC24" w14:textId="3D4941BD">
      <w:pPr>
        <w:spacing w:after="230" w:line="259" w:lineRule="auto"/>
        <w:ind w:left="52" w:right="0" w:firstLine="0"/>
        <w:rPr>
          <w:color w:val="auto"/>
        </w:rPr>
      </w:pPr>
      <w:r w:rsidRPr="00475944">
        <w:rPr>
          <w:color w:val="auto"/>
        </w:rPr>
        <w:t xml:space="preserve">3 </w:t>
      </w:r>
      <w:r>
        <w:rPr>
          <w:color w:val="auto"/>
        </w:rPr>
        <w:t>-</w:t>
      </w:r>
      <w:r w:rsidRPr="00475944">
        <w:rPr>
          <w:color w:val="auto"/>
        </w:rPr>
        <w:t xml:space="preserve"> O projeto de decisão de inclusão na Lista Nacional é sujeito a audiência prévia dos interessados ou, quando aplicável, a consulta pública, aplicando-se em ambos os casos os prazos e demais regras procedimentais previstos no Código do Procedimento Administrativo.</w:t>
      </w:r>
    </w:p>
    <w:p w:rsidRPr="00475944" w:rsidR="00475944" w:rsidP="00475944" w:rsidRDefault="00475944" w14:paraId="00F364BD" w14:textId="7060211C">
      <w:pPr>
        <w:spacing w:after="230" w:line="259" w:lineRule="auto"/>
        <w:ind w:left="52" w:right="0" w:firstLine="0"/>
        <w:rPr>
          <w:color w:val="auto"/>
        </w:rPr>
      </w:pPr>
      <w:r w:rsidRPr="00475944">
        <w:rPr>
          <w:color w:val="auto"/>
        </w:rPr>
        <w:t xml:space="preserve">4 </w:t>
      </w:r>
      <w:r>
        <w:rPr>
          <w:color w:val="auto"/>
        </w:rPr>
        <w:t>-</w:t>
      </w:r>
      <w:r w:rsidRPr="00475944">
        <w:rPr>
          <w:color w:val="auto"/>
        </w:rPr>
        <w:t xml:space="preserve"> A decisão final do procedimento com vista à inclusão na Lista Nacional compete ao diretor-geral de Alimentação e Veterinária.</w:t>
      </w:r>
    </w:p>
    <w:p w:rsidRPr="00E00241" w:rsidR="00A83E2A" w:rsidP="00A83E2A" w:rsidRDefault="00A83E2A" w14:paraId="4CEEC380" w14:textId="77777777">
      <w:pPr>
        <w:spacing w:after="230" w:line="259" w:lineRule="auto"/>
        <w:ind w:left="52" w:right="0" w:firstLine="0"/>
        <w:rPr>
          <w:color w:val="auto"/>
        </w:rPr>
      </w:pPr>
    </w:p>
    <w:p w:rsidRPr="00E00241" w:rsidR="00A83E2A" w:rsidP="00A83E2A" w:rsidRDefault="00A83E2A" w14:paraId="7ECEF524" w14:textId="77777777">
      <w:pPr>
        <w:spacing w:after="230" w:line="259" w:lineRule="auto"/>
        <w:ind w:left="52" w:right="0" w:firstLine="0"/>
        <w:jc w:val="center"/>
        <w:rPr>
          <w:color w:val="auto"/>
        </w:rPr>
      </w:pPr>
      <w:r w:rsidRPr="00E00241">
        <w:rPr>
          <w:color w:val="auto"/>
        </w:rPr>
        <w:t>Artigo 6.º</w:t>
      </w:r>
    </w:p>
    <w:p w:rsidRPr="00E00241" w:rsidR="00A83E2A" w:rsidP="00A83E2A" w:rsidRDefault="00A83E2A" w14:paraId="649F58A4" w14:textId="77777777">
      <w:pPr>
        <w:spacing w:after="230" w:line="259" w:lineRule="auto"/>
        <w:ind w:left="52" w:right="0" w:firstLine="0"/>
        <w:jc w:val="center"/>
        <w:rPr>
          <w:color w:val="auto"/>
        </w:rPr>
      </w:pPr>
      <w:r w:rsidRPr="00E00241">
        <w:rPr>
          <w:color w:val="auto"/>
        </w:rPr>
        <w:t>Exclusão da Lista Nacional de Animais de Companhia</w:t>
      </w:r>
    </w:p>
    <w:p w:rsidRPr="000B32E6" w:rsidR="000B32E6" w:rsidP="000B32E6" w:rsidRDefault="000B32E6" w14:paraId="5DD29B7E" w14:textId="0B8FD9E8">
      <w:pPr>
        <w:spacing w:after="230" w:line="259" w:lineRule="auto"/>
        <w:ind w:left="52" w:right="0" w:firstLine="0"/>
        <w:rPr>
          <w:color w:val="auto"/>
        </w:rPr>
      </w:pPr>
      <w:r w:rsidRPr="000B32E6">
        <w:rPr>
          <w:color w:val="auto"/>
        </w:rPr>
        <w:t xml:space="preserve">1 </w:t>
      </w:r>
      <w:r>
        <w:rPr>
          <w:color w:val="auto"/>
        </w:rPr>
        <w:t>-</w:t>
      </w:r>
      <w:r w:rsidRPr="000B32E6">
        <w:rPr>
          <w:color w:val="auto"/>
        </w:rPr>
        <w:t xml:space="preserve"> Ao procedimento com vista à exclusão da Lista Nacional aplica-se, com as necessárias adaptações, o disposto no artigo anterior.</w:t>
      </w:r>
    </w:p>
    <w:p w:rsidR="001C6305" w:rsidP="000B32E6" w:rsidRDefault="000B32E6" w14:paraId="5B7D7E50" w14:textId="32FA052F">
      <w:pPr>
        <w:spacing w:after="230" w:line="259" w:lineRule="auto"/>
        <w:ind w:left="52" w:right="0" w:firstLine="0"/>
        <w:rPr>
          <w:color w:val="auto"/>
        </w:rPr>
      </w:pPr>
      <w:r w:rsidRPr="000B32E6">
        <w:rPr>
          <w:color w:val="auto"/>
        </w:rPr>
        <w:t xml:space="preserve">2 </w:t>
      </w:r>
      <w:r>
        <w:rPr>
          <w:color w:val="auto"/>
        </w:rPr>
        <w:t>-</w:t>
      </w:r>
      <w:r w:rsidRPr="000B32E6">
        <w:rPr>
          <w:color w:val="auto"/>
        </w:rPr>
        <w:t xml:space="preserve"> Quando razões de saúde pública, segurança ou proteção do ambiente o justifiquem, a DGAV pode determinar a exclusão cautelar imediata de uma espécie da Lista Nacional, seguida de audiência prévia dos interessados nos termos do Código do Procedimento Administrativo.</w:t>
      </w:r>
      <w:commentRangeEnd w:id="482"/>
      <w:r w:rsidR="00172FB2">
        <w:rPr>
          <w:rStyle w:val="Refdecomentrio"/>
          <w:color w:val="auto"/>
          <w:sz w:val="24"/>
          <w:szCs w:val="24"/>
        </w:rPr>
        <w:commentReference w:id="482"/>
      </w:r>
    </w:p>
    <w:p w:rsidR="000B32E6" w:rsidP="000B32E6" w:rsidRDefault="000B32E6" w14:paraId="3799CC42" w14:textId="77777777">
      <w:pPr>
        <w:spacing w:after="230" w:line="259" w:lineRule="auto"/>
        <w:ind w:left="0" w:right="0" w:firstLine="0"/>
        <w:rPr>
          <w:color w:val="auto"/>
        </w:rPr>
      </w:pPr>
    </w:p>
    <w:p w:rsidR="001C6305" w:rsidP="001C6305" w:rsidRDefault="001C6305" w14:paraId="1E476B92" w14:textId="74256DEE">
      <w:pPr>
        <w:spacing w:after="230" w:line="259" w:lineRule="auto"/>
        <w:ind w:left="52" w:right="0" w:firstLine="0"/>
        <w:jc w:val="center"/>
        <w:rPr>
          <w:color w:val="auto"/>
        </w:rPr>
      </w:pPr>
      <w:commentRangeStart w:id="483"/>
      <w:r>
        <w:rPr>
          <w:color w:val="auto"/>
        </w:rPr>
        <w:t>Artigo 7.º</w:t>
      </w:r>
    </w:p>
    <w:p w:rsidRPr="001C6305" w:rsidR="001C6305" w:rsidP="001C6305" w:rsidRDefault="001C6305" w14:paraId="3D88F210" w14:textId="77777777">
      <w:pPr>
        <w:spacing w:after="230" w:line="259" w:lineRule="auto"/>
        <w:ind w:left="52" w:right="0" w:firstLine="0"/>
        <w:jc w:val="center"/>
        <w:rPr>
          <w:color w:val="auto"/>
        </w:rPr>
      </w:pPr>
      <w:r w:rsidRPr="001C6305">
        <w:rPr>
          <w:b/>
          <w:bCs/>
          <w:color w:val="auto"/>
        </w:rPr>
        <w:t>Sistema de Informação de Animais de Companhia</w:t>
      </w:r>
    </w:p>
    <w:p w:rsidRPr="002D7F8D" w:rsidR="002D7F8D" w:rsidP="002D7F8D" w:rsidRDefault="002D7F8D" w14:paraId="02CAEA42" w14:textId="31016004">
      <w:pPr>
        <w:spacing w:after="230" w:line="259" w:lineRule="auto"/>
        <w:ind w:left="52" w:right="0" w:firstLine="0"/>
        <w:rPr>
          <w:color w:val="auto"/>
        </w:rPr>
      </w:pPr>
      <w:r w:rsidRPr="002D7F8D">
        <w:rPr>
          <w:color w:val="auto"/>
        </w:rPr>
        <w:t xml:space="preserve">1 </w:t>
      </w:r>
      <w:r>
        <w:rPr>
          <w:color w:val="auto"/>
        </w:rPr>
        <w:t>-</w:t>
      </w:r>
      <w:r w:rsidRPr="002D7F8D">
        <w:rPr>
          <w:color w:val="auto"/>
        </w:rPr>
        <w:t xml:space="preserve"> O Sistema de Informação de Animais de Companhia, abreviadamente designado SIAC, é a base de dados oficial de identificação e registo dos animais de companhia para efeitos do presente diploma.</w:t>
      </w:r>
    </w:p>
    <w:p w:rsidRPr="002D7F8D" w:rsidR="002D7F8D" w:rsidP="002D7F8D" w:rsidRDefault="002D7F8D" w14:paraId="3D89A0A5" w14:textId="6F020B8E">
      <w:pPr>
        <w:spacing w:after="230" w:line="259" w:lineRule="auto"/>
        <w:ind w:left="52" w:right="0" w:firstLine="0"/>
        <w:rPr>
          <w:color w:val="auto"/>
        </w:rPr>
      </w:pPr>
      <w:r w:rsidRPr="002D7F8D">
        <w:rPr>
          <w:color w:val="auto"/>
        </w:rPr>
        <w:t xml:space="preserve">2 </w:t>
      </w:r>
      <w:r>
        <w:rPr>
          <w:color w:val="auto"/>
        </w:rPr>
        <w:t>-</w:t>
      </w:r>
      <w:r w:rsidRPr="002D7F8D">
        <w:rPr>
          <w:color w:val="auto"/>
        </w:rPr>
        <w:t xml:space="preserve"> O SIAC é gerido pela Direção-Geral de Alimentação e Veterinária</w:t>
      </w:r>
      <w:r w:rsidR="00F12AD8">
        <w:rPr>
          <w:color w:val="auto"/>
        </w:rPr>
        <w:t>.</w:t>
      </w:r>
    </w:p>
    <w:p w:rsidRPr="002D7F8D" w:rsidR="002D7F8D" w:rsidP="002D7F8D" w:rsidRDefault="002D7F8D" w14:paraId="63E4BC66" w14:textId="6BB45EAA">
      <w:pPr>
        <w:spacing w:after="230" w:line="259" w:lineRule="auto"/>
        <w:ind w:left="52" w:right="0" w:firstLine="0"/>
        <w:rPr>
          <w:color w:val="auto"/>
        </w:rPr>
      </w:pPr>
      <w:r w:rsidRPr="002D7F8D">
        <w:rPr>
          <w:color w:val="auto"/>
        </w:rPr>
        <w:t xml:space="preserve">3 </w:t>
      </w:r>
      <w:r>
        <w:rPr>
          <w:color w:val="auto"/>
        </w:rPr>
        <w:t>-</w:t>
      </w:r>
      <w:r w:rsidRPr="002D7F8D">
        <w:rPr>
          <w:color w:val="auto"/>
        </w:rPr>
        <w:t xml:space="preserve"> O registo no SIAC é obrigatório para todos os animais de companhia cujas espécies constem da Lista Nacional de Animais de Companhia, nos termos e prazos previstos no presente diploma.</w:t>
      </w:r>
    </w:p>
    <w:p w:rsidRPr="002D7F8D" w:rsidR="002D7F8D" w:rsidP="002D7F8D" w:rsidRDefault="002D7F8D" w14:paraId="591C7975" w14:textId="7C23AC58">
      <w:pPr>
        <w:spacing w:after="230" w:line="259" w:lineRule="auto"/>
        <w:ind w:left="52" w:right="0" w:firstLine="0"/>
        <w:rPr>
          <w:color w:val="auto"/>
        </w:rPr>
      </w:pPr>
      <w:r w:rsidRPr="002D7F8D">
        <w:rPr>
          <w:color w:val="auto"/>
        </w:rPr>
        <w:t xml:space="preserve">4 </w:t>
      </w:r>
      <w:r>
        <w:rPr>
          <w:color w:val="auto"/>
        </w:rPr>
        <w:t>-</w:t>
      </w:r>
      <w:r w:rsidRPr="002D7F8D">
        <w:rPr>
          <w:color w:val="auto"/>
        </w:rPr>
        <w:t xml:space="preserve"> Os dados constantes do SIAC relativos a cada animal prevalecem sobre quaisquer outros registos, para efeitos de identificação do respetivo titular e de comprovação do cumprimento das obrigações previstas no presente diploma.</w:t>
      </w:r>
    </w:p>
    <w:p w:rsidRPr="002D7F8D" w:rsidR="002D7F8D" w:rsidP="002D7F8D" w:rsidRDefault="002D7F8D" w14:paraId="346C66A1" w14:textId="2845B74B">
      <w:pPr>
        <w:spacing w:after="230" w:line="259" w:lineRule="auto"/>
        <w:ind w:left="52" w:right="0" w:firstLine="0"/>
        <w:rPr>
          <w:color w:val="auto"/>
        </w:rPr>
      </w:pPr>
      <w:r w:rsidRPr="002D7F8D">
        <w:rPr>
          <w:color w:val="auto"/>
        </w:rPr>
        <w:t xml:space="preserve">5 </w:t>
      </w:r>
      <w:r>
        <w:rPr>
          <w:color w:val="auto"/>
        </w:rPr>
        <w:t>-</w:t>
      </w:r>
      <w:r w:rsidRPr="002D7F8D">
        <w:rPr>
          <w:color w:val="auto"/>
        </w:rPr>
        <w:t xml:space="preserve"> A interoperabilidade do SIAC com outras bases de dados nacionais e europeias relevantes é assegurada pela DGAV, nos termos da legislação aplicável em matéria de proteção de dados pessoais.</w:t>
      </w:r>
      <w:commentRangeEnd w:id="483"/>
      <w:r w:rsidRPr="002D7F8D" w:rsidR="00A774C2">
        <w:rPr>
          <w:rStyle w:val="Refdecomentrio"/>
          <w:color w:val="auto"/>
          <w:sz w:val="24"/>
          <w:szCs w:val="24"/>
        </w:rPr>
        <w:commentReference w:id="483"/>
      </w:r>
    </w:p>
    <w:p w:rsidR="001C6305" w:rsidP="007E6304" w:rsidRDefault="001C6305" w14:paraId="01EDDFDD" w14:textId="77777777">
      <w:pPr>
        <w:spacing w:after="230" w:line="259" w:lineRule="auto"/>
        <w:ind w:right="0"/>
        <w:rPr>
          <w:color w:val="auto"/>
        </w:rPr>
      </w:pPr>
    </w:p>
    <w:p w:rsidRPr="00E00241" w:rsidR="001C6305" w:rsidP="001C6305" w:rsidRDefault="001C6305" w14:paraId="44FD8F8A" w14:textId="77777777">
      <w:pPr>
        <w:spacing w:after="230" w:line="259" w:lineRule="auto"/>
        <w:ind w:left="0" w:right="0" w:firstLine="0"/>
        <w:rPr>
          <w:color w:val="auto"/>
        </w:rPr>
      </w:pPr>
    </w:p>
    <w:p w:rsidR="00A83E2A" w:rsidDel="00A83E2A" w:rsidP="00A83E2A" w:rsidRDefault="00A83E2A" w14:paraId="2C5C523B" w14:textId="32489939">
      <w:pPr>
        <w:spacing w:after="230" w:line="259" w:lineRule="auto"/>
        <w:ind w:right="0"/>
        <w:rPr>
          <w:del w:author="Gui Jorge Machado Sarmento" w:date="2026-04-20T23:05:00Z" w16du:dateUtc="2026-04-20T22:05:00Z" w:id="484"/>
        </w:rPr>
      </w:pPr>
    </w:p>
    <w:p w:rsidR="005101CF" w:rsidP="63EE49F9" w:rsidRDefault="00A626AB" w14:paraId="176A4B5C" w14:textId="69B3729E">
      <w:pPr>
        <w:pStyle w:val="Ttulo1"/>
        <w:ind w:left="0" w:right="0" w:firstLine="0"/>
      </w:pPr>
      <w:bookmarkStart w:name="_Toc223954390" w:id="485"/>
      <w:r>
        <w:t xml:space="preserve">CAPÍTULO II </w:t>
      </w:r>
    </w:p>
    <w:p w:rsidR="005101CF" w:rsidP="009E7E58" w:rsidRDefault="00A626AB" w14:paraId="131B3C16" w14:textId="69B3729E">
      <w:pPr>
        <w:pStyle w:val="Ttulo1"/>
        <w:ind w:right="0"/>
      </w:pPr>
      <w:r>
        <w:t>Princípios Gerais</w:t>
      </w:r>
      <w:bookmarkEnd w:id="485"/>
      <w:r>
        <w:t xml:space="preserve"> </w:t>
      </w:r>
    </w:p>
    <w:p w:rsidR="63EE49F9" w:rsidP="63EE49F9" w:rsidRDefault="63EE49F9" w14:paraId="19755056" w14:textId="108C9F80">
      <w:pPr>
        <w:pStyle w:val="Ttulo3"/>
      </w:pPr>
    </w:p>
    <w:p w:rsidR="005101CF" w:rsidP="63EE49F9" w:rsidRDefault="00A626AB" w14:paraId="20C8B5AC" w14:textId="7DBB2C45">
      <w:pPr>
        <w:pStyle w:val="Ttulo3"/>
      </w:pPr>
      <w:bookmarkStart w:name="_Toc223954391" w:id="486"/>
      <w:r>
        <w:t>Artigo 4.º</w:t>
      </w:r>
    </w:p>
    <w:p w:rsidR="005101CF" w:rsidP="63EE49F9" w:rsidRDefault="3162816A" w14:paraId="2F934AF9" w14:textId="4669DDF7">
      <w:pPr>
        <w:pStyle w:val="Ttulo3"/>
      </w:pPr>
      <w:r>
        <w:t>D</w:t>
      </w:r>
      <w:r w:rsidR="00A626AB">
        <w:t>etenção responsável</w:t>
      </w:r>
      <w:bookmarkEnd w:id="486"/>
      <w:r w:rsidR="00A626AB">
        <w:t xml:space="preserve"> </w:t>
      </w:r>
    </w:p>
    <w:p w:rsidR="005101CF" w:rsidRDefault="350E168B" w14:paraId="40B00900" w14:textId="012B03BA">
      <w:pPr>
        <w:spacing w:after="116"/>
        <w:ind w:left="127" w:right="136" w:firstLine="0"/>
      </w:pPr>
      <w:r>
        <w:t xml:space="preserve">Cabe aos detentores de animais de companhia assegurar as necessidades básicas de </w:t>
      </w:r>
      <w:r w:rsidR="19A586D0">
        <w:t>bem-estar</w:t>
      </w:r>
      <w:r>
        <w:t xml:space="preserve"> dos mesmos, garantir o controlo da sua reprodução, salvaguardar a sua saúde e prevenir os riscos inerentes à transmissão de doenças a pessoas e a outros animais e, ainda, a segurança das populações, garantindo a salubridade dos locais e a tranquilidade das pessoas. </w:t>
      </w:r>
    </w:p>
    <w:p w:rsidR="00030161" w:rsidRDefault="00030161" w14:paraId="2CB8D005" w14:textId="77777777">
      <w:pPr>
        <w:spacing w:after="116"/>
        <w:ind w:left="127" w:right="136" w:firstLine="0"/>
      </w:pPr>
    </w:p>
    <w:p w:rsidR="005101CF" w:rsidP="55CC9BA4" w:rsidRDefault="00A626AB" w14:paraId="58B9994F" w14:textId="382D3D2B">
      <w:pPr>
        <w:pStyle w:val="Ttulo3"/>
        <w:rPr>
          <w:color w:val="FF0000"/>
          <w:sz w:val="28"/>
          <w:szCs w:val="28"/>
          <w:rPrChange w:author="Susana Margarida Gonçalves Silva Santos" w:date="2026-04-20T14:42:00Z" w:id="487">
            <w:rPr/>
          </w:rPrChange>
        </w:rPr>
      </w:pPr>
      <w:bookmarkStart w:name="_Toc223954392" w:id="488"/>
      <w:r w:rsidRPr="55CC9BA4">
        <w:rPr>
          <w:color w:val="FF0000"/>
          <w:sz w:val="28"/>
          <w:szCs w:val="28"/>
          <w:rPrChange w:author="Susana Margarida Gonçalves Silva Santos" w:date="2026-04-20T14:42:00Z" w16du:dateUtc="2026-04-20T14:42:47Z" w:id="489">
            <w:rPr/>
          </w:rPrChange>
        </w:rPr>
        <w:t xml:space="preserve">Artigo 5.º </w:t>
      </w:r>
    </w:p>
    <w:p w:rsidR="005101CF" w:rsidP="55CC9BA4" w:rsidRDefault="00A626AB" w14:paraId="4DBC1D5B" w14:textId="39E79508">
      <w:pPr>
        <w:pStyle w:val="Ttulo3"/>
        <w:rPr>
          <w:color w:val="FF0000"/>
          <w:sz w:val="28"/>
          <w:szCs w:val="28"/>
          <w:rPrChange w:author="Susana Margarida Gonçalves Silva Santos" w:date="2026-04-20T14:42:00Z" w:id="490">
            <w:rPr/>
          </w:rPrChange>
        </w:rPr>
      </w:pPr>
      <w:r w:rsidRPr="55CC9BA4">
        <w:rPr>
          <w:color w:val="FF0000"/>
          <w:sz w:val="28"/>
          <w:szCs w:val="28"/>
          <w:rPrChange w:author="Susana Margarida Gonçalves Silva Santos" w:date="2026-04-20T14:42:00Z" w16du:dateUtc="2026-04-20T14:42:47Z" w:id="491">
            <w:rPr/>
          </w:rPrChange>
        </w:rPr>
        <w:t>Princípios básicos para o bem-estar dos animais</w:t>
      </w:r>
      <w:bookmarkEnd w:id="488"/>
      <w:r w:rsidRPr="55CC9BA4">
        <w:rPr>
          <w:color w:val="FF0000"/>
          <w:sz w:val="28"/>
          <w:szCs w:val="28"/>
          <w:rPrChange w:author="Susana Margarida Gonçalves Silva Santos" w:date="2026-04-20T14:42:00Z" w16du:dateUtc="2026-04-20T14:42:43Z" w:id="492">
            <w:rPr/>
          </w:rPrChange>
        </w:rPr>
        <w:t xml:space="preserve"> </w:t>
      </w:r>
    </w:p>
    <w:p w:rsidR="005101CF" w:rsidRDefault="5764284E" w14:paraId="44BF102A" w14:textId="1A9185C3">
      <w:pPr>
        <w:numPr>
          <w:ilvl w:val="0"/>
          <w:numId w:val="50"/>
        </w:numPr>
        <w:ind w:right="136" w:hanging="188"/>
        <w:rPr>
          <w:ins w:author="Susana Margarida Gonçalves Silva Santos" w:date="2026-04-23T14:09:25.439Z" w16du:dateUtc="2026-04-23T14:09:25.439Z" w:id="911766807"/>
        </w:rPr>
      </w:pPr>
      <w:r w:rsidR="3843EC35">
        <w:rPr/>
        <w:t>-</w:t>
      </w:r>
      <w:r w:rsidRPr="679F1546" w:rsidR="3843EC35">
        <w:rPr>
          <w:rFonts w:ascii="Arial" w:hAnsi="Arial" w:eastAsia="Arial" w:cs="Arial"/>
        </w:rPr>
        <w:t xml:space="preserve"> </w:t>
      </w:r>
      <w:r w:rsidR="3843EC35">
        <w:rPr/>
        <w:t xml:space="preserve">As condições de detenção e de alojamento para reprodução, criação, manutenção dos animais de companhia devem salvaguardar os seus parâmetros de bem-estar animal. </w:t>
      </w:r>
    </w:p>
    <w:p w:rsidR="275E6E15" w:rsidP="679F1546" w:rsidRDefault="275E6E15" w14:paraId="7258ADF3" w14:textId="4CC31CB1">
      <w:pPr>
        <w:numPr>
          <w:ilvl w:val="0"/>
          <w:numId w:val="50"/>
        </w:numPr>
        <w:ind w:right="136" w:hanging="188"/>
        <w:rPr>
          <w:ins w:author="Susana Margarida Gonçalves Silva Santos" w:date="2026-04-23T14:09:27.757Z" w16du:dateUtc="2026-04-23T14:09:27.757Z" w:id="703709005"/>
          <w:lang w:val="pt"/>
        </w:rPr>
      </w:pPr>
      <w:commentRangeStart w:id="181584721"/>
      <w:ins w:author="Susana Margarida Gonçalves Silva Santos" w:date="2026-04-23T14:09:27.756Z" w16du:dateUtc="2026-04-23T14:09:27.756Z" w:id="493791589">
        <w:r w:rsidRPr="679F1546" w:rsidR="275E6E15">
          <w:rPr>
            <w:lang w:val="pt"/>
          </w:rPr>
          <w:t>1.</w:t>
        </w:r>
        <w:r>
          <w:tab/>
        </w:r>
        <w:r w:rsidRPr="679F1546" w:rsidR="275E6E15">
          <w:rPr>
            <w:lang w:val="pt"/>
          </w:rPr>
          <w:t xml:space="preserve">Os operadores são responsáveis pelo bem-estar dos </w:t>
        </w:r>
      </w:ins>
      <w:commentRangeStart w:id="1959498988"/>
      <w:commentRangeStart w:id="1990620513"/>
      <w:ins w:author="Susana Margarida Gonçalves Silva Santos" w:date="2026-04-23T14:09:27.756Z" w16du:dateUtc="2026-04-23T14:09:27.756Z" w:id="1669369302">
        <w:r w:rsidRPr="679F1546" w:rsidR="275E6E15">
          <w:rPr>
            <w:lang w:val="pt"/>
          </w:rPr>
          <w:t>cães e gatos</w:t>
        </w:r>
      </w:ins>
      <w:commentRangeEnd w:id="1959498988"/>
      <w:r>
        <w:rPr>
          <w:rStyle w:val="CommentReference"/>
        </w:rPr>
        <w:commentReference w:id="1959498988"/>
      </w:r>
      <w:commentRangeEnd w:id="1990620513"/>
      <w:r>
        <w:rPr>
          <w:rStyle w:val="CommentReference"/>
        </w:rPr>
        <w:commentReference w:id="1990620513"/>
      </w:r>
      <w:ins w:author="Susana Margarida Gonçalves Silva Santos" w:date="2026-04-23T14:09:27.756Z" w16du:dateUtc="2026-04-23T14:09:27.756Z" w:id="681265794">
        <w:r w:rsidRPr="679F1546" w:rsidR="275E6E15">
          <w:rPr>
            <w:lang w:val="pt"/>
          </w:rPr>
          <w:t xml:space="preserve"> detidos em estabelecimentos sob a sua responsabilidade e controlo e pela minimização de quaisquer riscos para o bem-estar desses animais.</w:t>
        </w:r>
      </w:ins>
      <w:commentRangeEnd w:id="181584721"/>
      <w:r>
        <w:rPr>
          <w:rStyle w:val="CommentReference"/>
        </w:rPr>
        <w:commentReference w:id="181584721"/>
      </w:r>
    </w:p>
    <w:p w:rsidR="679F1546" w:rsidP="679F1546" w:rsidRDefault="679F1546" w14:paraId="4E5E1FC7" w14:textId="663764F5">
      <w:pPr>
        <w:numPr>
          <w:ilvl w:val="0"/>
          <w:numId w:val="50"/>
        </w:numPr>
        <w:ind w:right="136" w:hanging="188"/>
        <w:rPr/>
      </w:pPr>
    </w:p>
    <w:p w:rsidR="0F933D09" w:rsidP="55CC9BA4" w:rsidRDefault="0F933D09" w14:paraId="609AEA27" w14:textId="2D628B35">
      <w:pPr>
        <w:numPr>
          <w:ilvl w:val="0"/>
          <w:numId w:val="50"/>
        </w:numPr>
        <w:ind w:right="136" w:hanging="188"/>
        <w:rPr>
          <w:lang w:val="pt-BR"/>
        </w:rPr>
      </w:pPr>
      <w:r w:rsidRPr="55CC9BA4">
        <w:rPr>
          <w:lang w:val="pt-BR"/>
        </w:rPr>
        <w:t>Os operadores e os detentores de animais de companhia</w:t>
      </w:r>
      <w:r w:rsidRPr="55CC9BA4" w:rsidR="484B68B8">
        <w:rPr>
          <w:lang w:val="pt-BR"/>
        </w:rPr>
        <w:t xml:space="preserve"> </w:t>
      </w:r>
      <w:r w:rsidRPr="55CC9BA4">
        <w:rPr>
          <w:lang w:val="pt-BR"/>
        </w:rPr>
        <w:t>devem aplicar os seguintes princípios gerais de bem</w:t>
      </w:r>
      <w:r w:rsidRPr="55CC9BA4">
        <w:rPr>
          <w:rFonts w:ascii="Cambria Math" w:hAnsi="Cambria Math" w:eastAsia="Cambria Math" w:cs="Cambria Math"/>
          <w:lang w:val="pt-BR"/>
        </w:rPr>
        <w:t>￼-</w:t>
      </w:r>
      <w:r w:rsidRPr="55CC9BA4">
        <w:rPr>
          <w:lang w:val="pt-BR"/>
        </w:rPr>
        <w:t xml:space="preserve">estar no que diz respeito aos cães ou gatos criados ou detidos no seu estabelecimento: </w:t>
      </w:r>
    </w:p>
    <w:p w:rsidR="0F933D09" w:rsidRDefault="0F933D09" w14:paraId="483877DC" w14:textId="3F0AF28B">
      <w:pPr>
        <w:pStyle w:val="PargrafodaLista"/>
        <w:spacing w:before="120" w:after="120" w:line="360" w:lineRule="auto"/>
        <w:ind w:left="315" w:right="0" w:firstLine="0"/>
        <w:rPr>
          <w:lang w:val="pt-BR"/>
        </w:rPr>
        <w:pPrChange w:author="Susana Margarida Gonçalves Silva Santos" w:date="2026-04-20T14:39:00Z" w:id="493">
          <w:pPr>
            <w:spacing w:before="120" w:after="120" w:line="360" w:lineRule="auto"/>
            <w:ind w:left="850" w:right="0" w:hanging="850"/>
          </w:pPr>
        </w:pPrChange>
      </w:pPr>
      <w:r w:rsidRPr="55CC9BA4">
        <w:rPr>
          <w:lang w:val="pt-BR"/>
        </w:rPr>
        <w:t>a)</w:t>
      </w:r>
      <w:r>
        <w:tab/>
      </w:r>
      <w:r w:rsidRPr="55CC9BA4">
        <w:rPr>
          <w:lang w:val="pt-BR"/>
        </w:rPr>
        <w:t>Os animais de companhia recebem água e alimentos de qualidade e numa quantidade que lhes proporcione uma alimentação e abeberamento adequados;</w:t>
      </w:r>
    </w:p>
    <w:p w:rsidR="0F933D09" w:rsidRDefault="0F933D09" w14:paraId="0C3D32BB" w14:textId="672A2771">
      <w:pPr>
        <w:pStyle w:val="PargrafodaLista"/>
        <w:spacing w:before="120" w:after="120" w:line="360" w:lineRule="auto"/>
        <w:ind w:left="315" w:right="0" w:firstLine="0"/>
        <w:rPr>
          <w:lang w:val="pt"/>
        </w:rPr>
        <w:pPrChange w:author="Susana Margarida Gonçalves Silva Santos" w:date="2026-04-20T14:39:00Z" w:id="494">
          <w:pPr>
            <w:spacing w:before="120" w:after="120" w:line="360" w:lineRule="auto"/>
            <w:ind w:left="850" w:right="0" w:hanging="850"/>
          </w:pPr>
        </w:pPrChange>
      </w:pPr>
      <w:r w:rsidRPr="55CC9BA4">
        <w:rPr>
          <w:lang w:val="pt"/>
        </w:rPr>
        <w:t>b)</w:t>
      </w:r>
      <w:r>
        <w:tab/>
      </w:r>
      <w:r w:rsidRPr="55CC9BA4">
        <w:rPr>
          <w:lang w:val="pt"/>
        </w:rPr>
        <w:t>Os a</w:t>
      </w:r>
      <w:r w:rsidRPr="55CC9BA4">
        <w:rPr>
          <w:lang w:val="pt-BR"/>
        </w:rPr>
        <w:t>nimais de companhia</w:t>
      </w:r>
      <w:r w:rsidRPr="55CC9BA4">
        <w:rPr>
          <w:lang w:val="pt"/>
        </w:rPr>
        <w:t xml:space="preserve"> são detidos num ambiente físico que é adequado e limpo com regularidade, que é seguro e confortável, especialmente em termos de espaço, qualidade do ar, temperatura, luz e proteção contra condições climáticas adversas, e que é suficientemente grande para prevenir a sobrelotação e para lhes proporcionar facilidade de circulação;</w:t>
      </w:r>
    </w:p>
    <w:p w:rsidR="0F933D09" w:rsidRDefault="0F933D09" w14:paraId="4E5040A9" w14:textId="124BA9FE">
      <w:pPr>
        <w:pStyle w:val="PargrafodaLista"/>
        <w:spacing w:before="120" w:after="120" w:line="360" w:lineRule="auto"/>
        <w:ind w:left="315" w:right="0" w:firstLine="0"/>
        <w:rPr>
          <w:lang w:val="pt"/>
        </w:rPr>
        <w:pPrChange w:author="Susana Margarida Gonçalves Silva Santos" w:date="2026-04-20T14:39:00Z" w:id="495">
          <w:pPr>
            <w:spacing w:before="120" w:after="120" w:line="360" w:lineRule="auto"/>
            <w:ind w:left="850" w:right="0" w:hanging="850"/>
          </w:pPr>
        </w:pPrChange>
      </w:pPr>
      <w:r w:rsidRPr="55CC9BA4">
        <w:rPr>
          <w:lang w:val="pt"/>
        </w:rPr>
        <w:t>c)</w:t>
      </w:r>
      <w:r>
        <w:tab/>
      </w:r>
      <w:r w:rsidRPr="55CC9BA4">
        <w:rPr>
          <w:lang w:val="pt"/>
        </w:rPr>
        <w:t xml:space="preserve">Os </w:t>
      </w:r>
      <w:r w:rsidRPr="55CC9BA4" w:rsidR="7E62BEDC">
        <w:rPr>
          <w:lang w:val="pt"/>
        </w:rPr>
        <w:t>animais de companhia</w:t>
      </w:r>
      <w:r w:rsidRPr="55CC9BA4">
        <w:rPr>
          <w:lang w:val="pt"/>
        </w:rPr>
        <w:t xml:space="preserve"> são detidos em segurança, limpos e em boa saúde, devendo as doenças, lesões e dores que decorrem, em especial da gestão, das práticas de manuseamento e das práticas de criação, ser prevenidas;</w:t>
      </w:r>
    </w:p>
    <w:p w:rsidR="0F933D09" w:rsidRDefault="0F933D09" w14:paraId="1AD38A50" w14:textId="5D9F1FE3">
      <w:pPr>
        <w:pStyle w:val="PargrafodaLista"/>
        <w:spacing w:before="120" w:after="120" w:line="360" w:lineRule="auto"/>
        <w:ind w:left="315" w:right="0" w:firstLine="0"/>
        <w:rPr>
          <w:lang w:val="pt"/>
        </w:rPr>
        <w:pPrChange w:author="Susana Margarida Gonçalves Silva Santos" w:date="2026-04-20T14:39:00Z" w:id="496">
          <w:pPr>
            <w:spacing w:before="120" w:after="120" w:line="360" w:lineRule="auto"/>
            <w:ind w:left="850" w:right="0" w:hanging="850"/>
          </w:pPr>
        </w:pPrChange>
      </w:pPr>
      <w:r w:rsidRPr="55CC9BA4">
        <w:rPr>
          <w:lang w:val="pt"/>
        </w:rPr>
        <w:t>d)</w:t>
      </w:r>
      <w:r>
        <w:tab/>
      </w:r>
      <w:r w:rsidRPr="55CC9BA4">
        <w:rPr>
          <w:lang w:val="pt"/>
        </w:rPr>
        <w:t xml:space="preserve">Os </w:t>
      </w:r>
      <w:r w:rsidRPr="55CC9BA4" w:rsidR="03A3C4A4">
        <w:rPr>
          <w:lang w:val="pt"/>
        </w:rPr>
        <w:t>animais de companhia</w:t>
      </w:r>
      <w:r w:rsidRPr="55CC9BA4">
        <w:rPr>
          <w:lang w:val="pt"/>
        </w:rPr>
        <w:t xml:space="preserve"> são detidos num ambiente que lhes permite exibir comportamentos específicos da espécie e sociais não nocivos e estabelecer uma relação positiva com os seres humanos;</w:t>
      </w:r>
    </w:p>
    <w:p w:rsidRPr="00CB60B6" w:rsidR="55CC9BA4" w:rsidP="00CB60B6" w:rsidRDefault="0F933D09" w14:paraId="3BE64D7A" w14:textId="6C6A05CB">
      <w:pPr>
        <w:pStyle w:val="PargrafodaLista"/>
        <w:spacing w:before="120" w:after="120" w:line="360" w:lineRule="auto"/>
        <w:ind w:left="315" w:right="0" w:firstLine="0"/>
        <w:rPr>
          <w:lang w:val="pt"/>
        </w:rPr>
      </w:pPr>
      <w:r w:rsidRPr="55CC9BA4">
        <w:rPr>
          <w:lang w:val="pt"/>
        </w:rPr>
        <w:t>e)</w:t>
      </w:r>
      <w:r>
        <w:tab/>
      </w:r>
      <w:r w:rsidRPr="55CC9BA4">
        <w:rPr>
          <w:lang w:val="pt"/>
        </w:rPr>
        <w:t xml:space="preserve">Os </w:t>
      </w:r>
      <w:r w:rsidRPr="55CC9BA4" w:rsidR="3169E6A7">
        <w:rPr>
          <w:lang w:val="pt"/>
        </w:rPr>
        <w:t>animais de companhia</w:t>
      </w:r>
      <w:r w:rsidRPr="55CC9BA4">
        <w:rPr>
          <w:lang w:val="pt"/>
        </w:rPr>
        <w:t xml:space="preserve"> são detidos de forma a otimizar o seu estado mental, prevenindo ou reduzindo os estímulos negativos em termos de duração e intensidade, bem como maximizando as oportunidades de estímulos positivos em termos de duração e intensidade, de forma que previna o desenvolvimento de comportamentos repetitivos anormais ou de outros comportamentos indicadores de um deficiente bem</w:t>
      </w:r>
      <w:r w:rsidRPr="55CC9BA4">
        <w:rPr>
          <w:rFonts w:ascii="Cambria Math" w:hAnsi="Cambria Math" w:cs="Cambria Math"/>
          <w:lang w:val="pt"/>
        </w:rPr>
        <w:t>‑</w:t>
      </w:r>
      <w:r w:rsidRPr="55CC9BA4">
        <w:rPr>
          <w:lang w:val="pt"/>
        </w:rPr>
        <w:t>estar animal, e que tenha em conta as necessidades individuais de cada animal nos domínios referidos nas alíneas a) a d), quando aplicável.</w:t>
      </w:r>
    </w:p>
    <w:p w:rsidR="00CB60B6" w:rsidP="00CB60B6" w:rsidRDefault="00A626AB" w14:paraId="452B817C" w14:textId="7634E12B">
      <w:pPr>
        <w:numPr>
          <w:ilvl w:val="0"/>
          <w:numId w:val="50"/>
        </w:numPr>
        <w:ind w:right="136" w:hanging="188"/>
      </w:pPr>
      <w:r>
        <w:t>-</w:t>
      </w:r>
      <w:r w:rsidRPr="55CC9BA4">
        <w:rPr>
          <w:rFonts w:ascii="Arial" w:hAnsi="Arial" w:eastAsia="Arial" w:cs="Arial"/>
        </w:rPr>
        <w:t xml:space="preserve"> </w:t>
      </w:r>
      <w:r>
        <w:t xml:space="preserve">Nenhum animal deve ser detido como animal de companhia se não estiverem asseguradas as condições referidas no número anterior ou se não se adaptar ao cativeiro. </w:t>
      </w:r>
    </w:p>
    <w:p w:rsidR="7F7CCA47" w:rsidP="73C0FD60" w:rsidRDefault="7F7CCA47" w14:paraId="699228BB" w14:textId="08AFBCC1">
      <w:pPr>
        <w:pStyle w:val="Normal"/>
        <w:spacing w:after="114"/>
        <w:ind w:right="136"/>
      </w:pPr>
    </w:p>
    <w:p w:rsidR="00035FBE" w:rsidP="7F7CCA47" w:rsidRDefault="00035FBE" w14:paraId="6C34AAAD" w14:textId="73544BF3">
      <w:pPr>
        <w:pStyle w:val="PargrafodaLista"/>
        <w:spacing w:after="114"/>
        <w:ind w:left="315" w:right="136"/>
        <w:jc w:val="center"/>
        <w:rPr>
          <w:b w:val="1"/>
          <w:bCs w:val="1"/>
          <w:color w:val="FF0000"/>
        </w:rPr>
      </w:pPr>
      <w:commentRangeStart w:id="506"/>
      <w:r w:rsidRPr="7F7CCA47" w:rsidR="3BEA101A">
        <w:rPr>
          <w:b w:val="1"/>
          <w:bCs w:val="1"/>
          <w:color w:val="FF0000"/>
        </w:rPr>
        <w:t>Artigo 6.º</w:t>
      </w:r>
    </w:p>
    <w:p w:rsidR="00035FBE" w:rsidP="7F7CCA47" w:rsidRDefault="00035FBE" w14:paraId="48410D16" w14:textId="1CC05039">
      <w:pPr>
        <w:pStyle w:val="PargrafodaLista"/>
        <w:spacing w:after="114"/>
        <w:ind w:left="315" w:right="136"/>
        <w:jc w:val="center"/>
        <w:rPr>
          <w:ins w:author="Susana Margarida Gonçalves Silva Santos" w:date="2026-04-28T18:24:19.022Z" w16du:dateUtc="2026-04-28T18:24:19.022Z" w:id="1151890974"/>
          <w:b w:val="1"/>
          <w:bCs w:val="1"/>
          <w:color w:val="FF0000"/>
        </w:rPr>
      </w:pPr>
      <w:r w:rsidRPr="73C0FD60" w:rsidR="6F6CE129">
        <w:rPr>
          <w:b w:val="1"/>
          <w:bCs w:val="1"/>
          <w:color w:val="FF0000"/>
        </w:rPr>
        <w:t>Proibições Gerais</w:t>
      </w:r>
    </w:p>
    <w:p w:rsidR="73C0FD60" w:rsidP="73C0FD60" w:rsidRDefault="73C0FD60" w14:paraId="54F71BC1" w14:textId="0B9E453C">
      <w:pPr>
        <w:pStyle w:val="PargrafodaLista"/>
        <w:spacing w:after="114"/>
        <w:ind w:left="315" w:right="136"/>
        <w:jc w:val="center"/>
        <w:rPr>
          <w:ins w:author="Susana Margarida Gonçalves Silva Santos" w:date="2026-04-16T10:22:00Z" w16du:dateUtc="2026-04-16T10:22:07Z" w:id="1601651396"/>
          <w:b w:val="1"/>
          <w:bCs w:val="1"/>
          <w:color w:val="FF0000"/>
        </w:rPr>
      </w:pPr>
    </w:p>
    <w:p w:rsidRPr="00035FBE" w:rsidR="00035FBE" w:rsidP="00035FBE" w:rsidRDefault="00035FBE" w14:paraId="66C182C5" w14:textId="77777777">
      <w:pPr>
        <w:pStyle w:val="PargrafodaLista"/>
        <w:spacing w:after="114"/>
        <w:ind w:left="315" w:right="136"/>
      </w:pPr>
      <w:r w:rsidRPr="00035FBE">
        <w:t>1 — É proibida a violência contra animais de companhia, considerando-se como tal todos os atos que, sem necessidade, inflijam a morte, o sofrimento, o abuso ou lesões a um animal, designadamente:</w:t>
      </w:r>
    </w:p>
    <w:p w:rsidRPr="00035FBE" w:rsidR="00035FBE" w:rsidP="00035FBE" w:rsidRDefault="00035FBE" w14:paraId="28C2A83E" w14:textId="53B63887">
      <w:pPr>
        <w:pStyle w:val="PargrafodaLista"/>
        <w:numPr>
          <w:ilvl w:val="0"/>
          <w:numId w:val="180"/>
        </w:numPr>
        <w:spacing w:after="114"/>
        <w:ind w:right="136"/>
      </w:pPr>
      <w:r w:rsidRPr="00035FBE">
        <w:t>Agredir animais, nomeadamente mediante o uso de chicotes, estimulantes elétricos ou objetos contundentes ou perfurantes, ou com murros, bofetadas ou pontapés;</w:t>
      </w:r>
    </w:p>
    <w:p w:rsidRPr="00035FBE" w:rsidR="00035FBE" w:rsidP="00035FBE" w:rsidRDefault="00035FBE" w14:paraId="4EBD22D9" w14:textId="6A2277AB">
      <w:pPr>
        <w:pStyle w:val="PargrafodaLista"/>
        <w:numPr>
          <w:ilvl w:val="0"/>
          <w:numId w:val="180"/>
        </w:numPr>
        <w:spacing w:after="114"/>
        <w:ind w:right="136"/>
      </w:pPr>
      <w:r w:rsidRPr="00035FBE">
        <w:t>Restringir a liberdade de movimentos dos animais de tal forma que lhes seja impedido levantar-se, deitar-se ou virar-se sobre si próprios;</w:t>
      </w:r>
    </w:p>
    <w:p w:rsidRPr="00035FBE" w:rsidR="00035FBE" w:rsidP="00035FBE" w:rsidRDefault="00035FBE" w14:paraId="48EEADE2" w14:textId="7BA00404">
      <w:pPr>
        <w:pStyle w:val="PargrafodaLista"/>
        <w:numPr>
          <w:ilvl w:val="0"/>
          <w:numId w:val="180"/>
        </w:numPr>
        <w:spacing w:after="114"/>
        <w:ind w:right="136"/>
      </w:pPr>
      <w:r w:rsidRPr="00035FBE">
        <w:t>Usar equipamentos de maneio, contenção ou treino que causem sofrimento desnecessário ou lesões aos animais;</w:t>
      </w:r>
    </w:p>
    <w:p w:rsidRPr="00035FBE" w:rsidR="00035FBE" w:rsidP="00035FBE" w:rsidRDefault="00035FBE" w14:paraId="079182C8" w14:textId="6023AB7F">
      <w:pPr>
        <w:pStyle w:val="PargrafodaLista"/>
        <w:numPr>
          <w:ilvl w:val="0"/>
          <w:numId w:val="180"/>
        </w:numPr>
        <w:spacing w:after="114"/>
        <w:ind w:right="136"/>
      </w:pPr>
      <w:r w:rsidRPr="00035FBE">
        <w:t>Incitar, realizar ou promover lutas entre animais de companhia de que possa resultar sofrimento, lesões ou morte;</w:t>
      </w:r>
    </w:p>
    <w:p w:rsidRPr="00035FBE" w:rsidR="00035FBE" w:rsidP="00035FBE" w:rsidRDefault="00035FBE" w14:paraId="7452F7AA" w14:textId="7CB5EFA0">
      <w:pPr>
        <w:pStyle w:val="PargrafodaLista"/>
        <w:numPr>
          <w:ilvl w:val="0"/>
          <w:numId w:val="180"/>
        </w:numPr>
        <w:spacing w:after="114"/>
        <w:ind w:right="136"/>
      </w:pPr>
      <w:r w:rsidRPr="00035FBE">
        <w:t>Criar cães e gatos para consumo, utilização ou comércio da sua carne, pele, pelo ou qualquer outra parte do seu corpo, excetuando as utilizações autorizadas para fins experimentais ou científicos;</w:t>
      </w:r>
    </w:p>
    <w:p w:rsidRPr="00035FBE" w:rsidR="00035FBE" w:rsidP="00035FBE" w:rsidRDefault="00035FBE" w14:paraId="2DF419C3" w14:textId="17A6381E">
      <w:pPr>
        <w:pStyle w:val="PargrafodaLista"/>
        <w:numPr>
          <w:ilvl w:val="0"/>
          <w:numId w:val="180"/>
        </w:numPr>
        <w:spacing w:after="114"/>
        <w:ind w:right="136"/>
      </w:pPr>
      <w:r w:rsidRPr="00035FBE">
        <w:t>Promover ou concretizar o sacrifício ritual de animais de companhia.</w:t>
      </w:r>
    </w:p>
    <w:p w:rsidRPr="00035FBE" w:rsidR="00035FBE" w:rsidP="00035FBE" w:rsidRDefault="00035FBE" w14:paraId="088D21FD" w14:textId="77777777">
      <w:pPr>
        <w:pStyle w:val="PargrafodaLista"/>
        <w:spacing w:after="114"/>
        <w:ind w:left="315" w:right="136"/>
      </w:pPr>
      <w:r w:rsidRPr="00035FBE">
        <w:t>2 — É proibida a utilização de animais de companhia para fins didáticos, lúdicos, de treino, filmagens, exibições, publicidade ou atividades similares sempre que daí resultem dor ou sofrimentos consideráveis, salvo em experiência científica de comprovada necessidade e devidamente justificada nos termos da lei.</w:t>
      </w:r>
      <w:commentRangeEnd w:id="506"/>
      <w:r w:rsidRPr="00035FBE" w:rsidR="000E5422">
        <w:rPr>
          <w:rStyle w:val="Refdecomentrio"/>
          <w:sz w:val="24"/>
          <w:szCs w:val="24"/>
        </w:rPr>
        <w:commentReference w:id="506"/>
      </w:r>
    </w:p>
    <w:p w:rsidR="420E2B96" w:rsidP="73C0FD60" w:rsidRDefault="420E2B96" w14:paraId="50A588AC" w14:textId="3A58DADB">
      <w:pPr>
        <w:pStyle w:val="PargrafodaLista"/>
        <w:spacing w:before="120" w:after="120" w:line="360" w:lineRule="auto"/>
        <w:jc w:val="both"/>
        <w:rPr>
          <w:ins w:author="Rui André Vidal" w:date="2026-04-23T14:33:36.37Z" w16du:dateUtc="2026-04-23T14:33:36.37Z" w:id="1194205904"/>
          <w:lang w:val="pt-BR"/>
        </w:rPr>
        <w:pPrChange w:author="Susana Margarida Gonçalves Silva Santos" w:date="2026-04-28T18:23:51.249Z">
          <w:pPr>
            <w:pStyle w:val="PargrafodaLista"/>
            <w:spacing w:before="120" w:after="120" w:line="360" w:lineRule="auto"/>
            <w:jc w:val="center"/>
          </w:pPr>
        </w:pPrChange>
      </w:pPr>
    </w:p>
    <w:p w:rsidR="584A80DC" w:rsidP="73C0FD60" w:rsidRDefault="584A80DC" w14:paraId="1EB68432" w14:textId="36C51790">
      <w:pPr>
        <w:spacing w:before="120" w:after="120" w:line="360" w:lineRule="auto"/>
        <w:jc w:val="both"/>
        <w:rPr>
          <w:ins w:author="Rui André Vidal" w:date="2026-04-23T14:33:37.845Z" w16du:dateUtc="2026-04-23T14:33:37.845Z" w:id="580196422"/>
          <w:lang w:val="pt"/>
        </w:rPr>
        <w:pPrChange w:author="Susana Margarida Gonçalves Silva Santos" w:date="2026-04-28T18:23:51.249Z">
          <w:pPr>
            <w:spacing w:before="120" w:after="120" w:line="360" w:lineRule="auto"/>
          </w:pPr>
        </w:pPrChange>
      </w:pPr>
      <w:commentRangeStart w:id="1709059536"/>
      <w:ins w:author="Rui André Vidal" w:date="2026-04-23T14:33:37.845Z" w16du:dateUtc="2026-04-23T14:33:37.845Z" w:id="1842637125">
        <w:r w:rsidRPr="73C0FD60" w:rsidR="667C9033">
          <w:rPr>
            <w:lang w:val="pt"/>
          </w:rPr>
          <w:t>Os operadores não podem sujeitar nenhum cão ou gato a crueldade, abuso ou maus tratos,</w:t>
        </w:r>
        <w:del w:author="Susana Margarida Gonçalves Silva Santos" w:date="2026-04-28T18:23:57.591Z" w16du:dateUtc="2026-04-28T18:23:57.591Z" w:id="331797739">
          <w:r w:rsidRPr="73C0FD60" w:rsidDel="667C9033">
            <w:rPr>
              <w:lang w:val="pt"/>
            </w:rPr>
            <w:delText xml:space="preserve"> </w:delText>
          </w:r>
        </w:del>
        <w:r w:rsidRPr="73C0FD60" w:rsidR="667C9033">
          <w:rPr>
            <w:lang w:val="pt"/>
          </w:rPr>
          <w:t>nomeadamente fazendo os participar em atividades suscetíveis de resultar em atos de crueldade, abuso ou maus tratos dos cães ou gatos criados ou detidos pelo operador.</w:t>
        </w:r>
      </w:ins>
    </w:p>
    <w:p w:rsidR="523F0E2F" w:rsidP="679F1546" w:rsidRDefault="523F0E2F" w14:paraId="5466BBAE" w14:textId="19061FA0">
      <w:pPr>
        <w:spacing w:before="120" w:after="120" w:line="360" w:lineRule="auto"/>
        <w:rPr>
          <w:ins w:author="Rui André Vidal" w:date="2026-04-23T14:33:37.845Z" w16du:dateUtc="2026-04-23T14:33:37.845Z" w:id="205570182"/>
          <w:lang w:val="pt"/>
        </w:rPr>
      </w:pPr>
      <w:ins w:author="Rui André Vidal" w:date="2026-04-23T14:33:37.845Z" w16du:dateUtc="2026-04-23T14:33:37.845Z" w:id="712556541">
        <w:r w:rsidRPr="679F1546" w:rsidR="523F0E2F">
          <w:rPr>
            <w:lang w:val="pt"/>
          </w:rPr>
          <w:t>Os operadores não podem abandonar os cães ou gatos por eles criados ou detidos.</w:t>
        </w:r>
      </w:ins>
      <w:commentRangeEnd w:id="1709059536"/>
      <w:r>
        <w:rPr>
          <w:rStyle w:val="CommentReference"/>
        </w:rPr>
        <w:commentReference w:id="1709059536"/>
      </w:r>
    </w:p>
    <w:p w:rsidR="679F1546" w:rsidP="679F1546" w:rsidRDefault="679F1546" w14:paraId="64F1592D" w14:textId="21CCEC9F">
      <w:pPr>
        <w:pStyle w:val="PargrafodaLista"/>
        <w:spacing w:before="120" w:after="120" w:line="360" w:lineRule="auto"/>
        <w:jc w:val="center"/>
        <w:rPr>
          <w:ins w:author="Rui André Vidal" w:date="2026-04-23T14:33:36.543Z" w16du:dateUtc="2026-04-23T14:33:36.543Z" w:id="2045035449"/>
          <w:lang w:val="pt-BR"/>
        </w:rPr>
      </w:pPr>
    </w:p>
    <w:p w:rsidR="679F1546" w:rsidP="679F1546" w:rsidRDefault="679F1546" w14:paraId="5B180F44" w14:textId="70F229C8">
      <w:pPr>
        <w:pStyle w:val="PargrafodaLista"/>
        <w:spacing w:before="120" w:after="120" w:line="360" w:lineRule="auto"/>
        <w:jc w:val="center"/>
        <w:rPr>
          <w:lang w:val="pt-BR"/>
        </w:rPr>
      </w:pPr>
    </w:p>
    <w:p w:rsidR="13395894" w:rsidP="73C0FD60" w:rsidRDefault="66B58388" w14:paraId="6E793BC9" w14:textId="5D9BDD66">
      <w:pPr>
        <w:spacing w:after="114"/>
        <w:ind w:right="136"/>
        <w:jc w:val="center"/>
        <w:pPrChange w:author="Susana Margarida Gonçalves Silva Santos" w:date="2026-04-16T18:03:00Z" w:id="508">
          <w:pPr>
            <w:spacing w:after="114"/>
            <w:ind w:right="136"/>
          </w:pPr>
        </w:pPrChange>
      </w:pPr>
      <w:r w:rsidR="27A02C03">
        <w:rPr/>
        <w:t>Art</w:t>
      </w:r>
      <w:r w:rsidR="4BACC177">
        <w:rPr/>
        <w:t xml:space="preserve">igo </w:t>
      </w:r>
      <w:r w:rsidR="5547E493">
        <w:rPr/>
        <w:t>7.º</w:t>
      </w:r>
    </w:p>
    <w:p w:rsidR="13395894" w:rsidP="55CC9BA4" w:rsidRDefault="7FCD1BC7" w14:paraId="352BC06A" w14:textId="3B1CDC23">
      <w:pPr>
        <w:spacing w:after="114"/>
        <w:ind w:right="136"/>
        <w:jc w:val="center"/>
        <w:rPr>
          <w:ins w:author="Susana Margarida Gonçalves Silva Santos" w:date="2026-04-16T18:03:00Z" w16du:dateUtc="2026-04-16T18:03:37Z" w:id="510"/>
        </w:rPr>
      </w:pPr>
      <w:commentRangeStart w:id="511"/>
      <w:r>
        <w:t xml:space="preserve"> Alimentação e abeberamento</w:t>
      </w:r>
      <w:commentRangeEnd w:id="511"/>
      <w:r w:rsidR="13395894">
        <w:rPr>
          <w:rStyle w:val="Refdecomentrio"/>
          <w:sz w:val="24"/>
          <w:szCs w:val="24"/>
        </w:rPr>
        <w:commentReference w:id="511"/>
      </w:r>
    </w:p>
    <w:p w:rsidR="55CC9BA4" w:rsidP="55CC9BA4" w:rsidRDefault="55CC9BA4" w14:paraId="779F960B" w14:textId="08126A30">
      <w:pPr>
        <w:spacing w:after="114"/>
        <w:ind w:right="136"/>
        <w:jc w:val="center"/>
      </w:pPr>
    </w:p>
    <w:p w:rsidR="7FCD1BC7" w:rsidP="55CC9BA4" w:rsidRDefault="7FCD1BC7" w14:paraId="12B06CB8" w14:textId="2100511D">
      <w:pPr>
        <w:spacing w:after="114"/>
        <w:ind w:right="136"/>
        <w:rPr>
          <w:ins w:author="Rui André Vidal" w:date="2026-04-20T15:43:00Z" w16du:dateUtc="2026-04-20T15:43:25Z" w:id="512"/>
          <w:highlight w:val="yellow"/>
        </w:rPr>
      </w:pPr>
      <w:r>
        <w:t>1.</w:t>
      </w:r>
      <w:r>
        <w:tab/>
      </w:r>
      <w:r>
        <w:t xml:space="preserve">Os </w:t>
      </w:r>
      <w:commentRangeStart w:id="513"/>
      <w:r>
        <w:t>operadores</w:t>
      </w:r>
      <w:r w:rsidR="071C06FD">
        <w:t xml:space="preserve"> e os detentores</w:t>
      </w:r>
      <w:r>
        <w:t xml:space="preserve"> </w:t>
      </w:r>
      <w:commentRangeEnd w:id="513"/>
      <w:r>
        <w:rPr>
          <w:rStyle w:val="Refdecomentrio"/>
          <w:sz w:val="24"/>
          <w:szCs w:val="24"/>
        </w:rPr>
        <w:commentReference w:id="513"/>
      </w:r>
      <w:r>
        <w:t xml:space="preserve">asseguram que os </w:t>
      </w:r>
      <w:r w:rsidR="50CFB5FF">
        <w:t>animais</w:t>
      </w:r>
      <w:r>
        <w:t xml:space="preserve"> sejam alimentados em conformidade com os requisitos estabelecidos no </w:t>
      </w:r>
      <w:commentRangeStart w:id="514"/>
      <w:r w:rsidRPr="55CC9BA4">
        <w:rPr>
          <w:highlight w:val="yellow"/>
          <w:rPrChange w:author="Susana Margarida Gonçalves Silva Santos" w:date="2026-04-20T14:48:00Z" w16du:dateUtc="2026-04-20T14:48:48Z" w:id="515">
            <w:rPr/>
          </w:rPrChange>
        </w:rPr>
        <w:t>ponto 1</w:t>
      </w:r>
      <w:ins w:author="Susana Margarida Gonçalves Silva Santos" w:date="2026-04-20T14:47:00Z" w16du:dateUtc="2026-04-20T14:47:26Z" w:id="516">
        <w:r w:rsidRPr="55CC9BA4" w:rsidR="3BA15FAA">
          <w:rPr>
            <w:highlight w:val="yellow"/>
            <w:rPrChange w:author="Susana Margarida Gonçalves Silva Santos" w:date="2026-04-20T14:48:00Z" w16du:dateUtc="2026-04-20T14:48:48Z" w:id="517">
              <w:rPr/>
            </w:rPrChange>
          </w:rPr>
          <w:t>.1</w:t>
        </w:r>
      </w:ins>
      <w:ins w:author="Rui André Vidal" w:date="2026-04-14T07:25:00Z" w16du:dateUtc="2026-04-14T07:25:05Z" w:id="518">
        <w:r w:rsidRPr="55CC9BA4">
          <w:rPr>
            <w:highlight w:val="yellow"/>
            <w:rPrChange w:author="Susana Margarida Gonçalves Silva Santos" w:date="2026-04-20T14:48:00Z" w16du:dateUtc="2026-04-20T14:48:48Z" w:id="519">
              <w:rPr/>
            </w:rPrChange>
          </w:rPr>
          <w:t xml:space="preserve"> do anexo </w:t>
        </w:r>
      </w:ins>
      <w:ins w:author="Rui André Vidal" w:date="2026-04-14T07:27:00Z" w16du:dateUtc="2026-04-14T07:27:58Z" w:id="520">
        <w:r w:rsidRPr="55CC9BA4" w:rsidR="71954A44">
          <w:rPr>
            <w:highlight w:val="yellow"/>
            <w:rPrChange w:author="Susana Margarida Gonçalves Silva Santos" w:date="2026-04-20T14:48:00Z" w16du:dateUtc="2026-04-20T14:48:48Z" w:id="521">
              <w:rPr/>
            </w:rPrChange>
          </w:rPr>
          <w:t>I</w:t>
        </w:r>
      </w:ins>
      <w:ins w:author="Rui André Vidal" w:date="2026-04-14T07:25:00Z" w16du:dateUtc="2026-04-14T07:25:05Z" w:id="522">
        <w:r w:rsidRPr="55CC9BA4">
          <w:rPr>
            <w:highlight w:val="yellow"/>
            <w:rPrChange w:author="Susana Margarida Gonçalves Silva Santos" w:date="2026-04-20T14:48:00Z" w16du:dateUtc="2026-04-20T14:48:48Z" w:id="523">
              <w:rPr/>
            </w:rPrChange>
          </w:rPr>
          <w:t>.</w:t>
        </w:r>
      </w:ins>
      <w:commentRangeEnd w:id="514"/>
      <w:r>
        <w:rPr>
          <w:rStyle w:val="Refdecomentrio"/>
          <w:sz w:val="24"/>
          <w:szCs w:val="24"/>
          <w:highlight w:val="yellow"/>
        </w:rPr>
        <w:commentReference w:id="514"/>
      </w:r>
    </w:p>
    <w:p w:rsidR="10B3891C" w:rsidP="55CC9BA4" w:rsidRDefault="10B3891C" w14:paraId="354585B9" w14:textId="6E1E505F">
      <w:pPr>
        <w:spacing w:after="114"/>
        <w:ind w:right="136"/>
        <w:rPr>
          <w:ins w:author="Rui André Vidal" w:date="2026-04-20T15:43:00Z" w16du:dateUtc="2026-04-20T15:43:35Z" w:id="524"/>
          <w:rPrChange w:author="Rui André Vidal" w:date="2026-04-20T15:43:00Z" w:id="525">
            <w:rPr>
              <w:ins w:author="Rui André Vidal" w:date="2026-04-20T15:43:00Z" w16du:dateUtc="2026-04-20T15:43:35Z" w:id="526"/>
              <w:highlight w:val="yellow"/>
            </w:rPr>
          </w:rPrChange>
        </w:rPr>
      </w:pPr>
      <w:ins w:author="Rui André Vidal" w:date="2026-04-20T15:43:00Z" w16du:dateUtc="2026-04-20T15:43:30Z" w:id="527">
        <w:r w:rsidRPr="55CC9BA4">
          <w:rPr>
            <w:rPrChange w:author="Rui André Vidal" w:date="2026-04-20T15:43:00Z" w16du:dateUtc="2026-04-20T15:43:44Z" w:id="528">
              <w:rPr>
                <w:highlight w:val="yellow"/>
              </w:rPr>
            </w:rPrChange>
          </w:rPr>
          <w:t>NOTA 1.1</w:t>
        </w:r>
      </w:ins>
      <w:ins w:author="Rui André Vidal" w:date="2026-04-20T15:43:00Z" w16du:dateUtc="2026-04-20T15:43:51Z" w:id="529">
        <w:r>
          <w:t xml:space="preserve"> - </w:t>
        </w:r>
      </w:ins>
      <w:ins w:author="Rui André Vidal" w:date="2026-04-20T15:43:00Z" w16du:dateUtc="2026-04-20T15:43:30Z" w:id="530">
        <w:r w:rsidRPr="55CC9BA4">
          <w:rPr>
            <w:rPrChange w:author="Rui André Vidal" w:date="2026-04-20T15:43:00Z" w16du:dateUtc="2026-04-20T15:43:44Z" w:id="531">
              <w:rPr>
                <w:highlight w:val="yellow"/>
              </w:rPr>
            </w:rPrChange>
          </w:rPr>
          <w:t>Os cães e gatos devem ser alimentados, pelo menos, duas vezes por dia. Os cachorros e gatinhos devem ser alimentados com maior frequência.</w:t>
        </w:r>
      </w:ins>
    </w:p>
    <w:p w:rsidRPr="00791665" w:rsidR="55CC9BA4" w:rsidP="00791665" w:rsidRDefault="10B3891C" w14:paraId="39B00F59" w14:textId="06EBDB07">
      <w:pPr>
        <w:spacing w:after="114"/>
        <w:ind w:right="136"/>
      </w:pPr>
      <w:ins w:author="Rui André Vidal" w:date="2026-04-20T15:43:00Z" w16du:dateUtc="2026-04-20T15:43:35Z" w:id="532">
        <w:r w:rsidRPr="55CC9BA4">
          <w:rPr>
            <w:rPrChange w:author="Rui André Vidal" w:date="2026-04-20T15:43:00Z" w16du:dateUtc="2026-04-20T15:43:44Z" w:id="533">
              <w:rPr>
                <w:highlight w:val="yellow"/>
              </w:rPr>
            </w:rPrChange>
          </w:rPr>
          <w:t>No entanto, estes requisitos não se aplicam a cães de guarda de gado mantidos em estabelecimentos de criação enquanto estes cães são usados para fins de guarda ou de treino.</w:t>
        </w:r>
      </w:ins>
    </w:p>
    <w:p w:rsidR="7FCD1BC7" w:rsidP="05F34EA3" w:rsidRDefault="7FCD1BC7" w14:paraId="55AC5869" w14:textId="3A2ED310">
      <w:pPr>
        <w:spacing w:after="114"/>
        <w:ind w:right="136"/>
      </w:pPr>
      <w:r>
        <w:t>2.</w:t>
      </w:r>
      <w:r>
        <w:tab/>
      </w:r>
      <w:r>
        <w:t>Além disso, os operadores</w:t>
      </w:r>
      <w:r w:rsidR="00DD2DA6">
        <w:t xml:space="preserve"> e detentores</w:t>
      </w:r>
      <w:r>
        <w:t xml:space="preserve"> asseguram que os cães e gatos sejam alimentados e abeberados de forma adequada, </w:t>
      </w:r>
      <w:r w:rsidR="2E450F0C">
        <w:t>fornecendo-lhes</w:t>
      </w:r>
      <w:r>
        <w:t>:</w:t>
      </w:r>
    </w:p>
    <w:p w:rsidR="7FCD1BC7" w:rsidP="05F34EA3" w:rsidRDefault="7FCD1BC7" w14:paraId="5BF1C465" w14:textId="0C2EBED9">
      <w:pPr>
        <w:spacing w:after="114"/>
        <w:ind w:right="136"/>
      </w:pPr>
      <w:r>
        <w:t>a)</w:t>
      </w:r>
      <w:r>
        <w:tab/>
      </w:r>
      <w:r>
        <w:t xml:space="preserve">Água limpa e fresca, </w:t>
      </w:r>
      <w:r w:rsidRPr="55CC9BA4">
        <w:rPr>
          <w:i/>
          <w:iCs/>
          <w:highlight w:val="yellow"/>
          <w:rPrChange w:author="Susana Margarida Gonçalves Silva Santos" w:date="2026-04-20T15:27:00Z" w16du:dateUtc="2026-04-20T15:27:48Z" w:id="534">
            <w:rPr/>
          </w:rPrChange>
        </w:rPr>
        <w:t xml:space="preserve">ad </w:t>
      </w:r>
      <w:r w:rsidRPr="55CC9BA4">
        <w:rPr>
          <w:i/>
          <w:iCs/>
          <w:highlight w:val="yellow"/>
          <w:rPrChange w:author="Susana Margarida Gonçalves Silva Santos" w:date="2026-04-20T14:52:00Z" w16du:dateUtc="2026-04-20T14:52:57Z" w:id="535">
            <w:rPr/>
          </w:rPrChange>
        </w:rPr>
        <w:t>libitum</w:t>
      </w:r>
      <w:ins w:author="Susana Margarida Gonçalves Silva Santos" w:date="2026-04-20T14:53:00Z" w16du:dateUtc="2026-04-20T14:53:11Z" w:id="536">
        <w:r w:rsidRPr="55CC9BA4" w:rsidR="7C543C6A">
          <w:rPr>
            <w:i/>
            <w:iCs/>
            <w:highlight w:val="yellow"/>
            <w:rPrChange w:author="Susana Margarida Gonçalves Silva Santos" w:date="2026-04-20T15:27:00Z" w16du:dateUtc="2026-04-20T15:27:48Z" w:id="537">
              <w:rPr>
                <w:i/>
                <w:iCs/>
              </w:rPr>
            </w:rPrChange>
          </w:rPr>
          <w:t xml:space="preserve"> (s</w:t>
        </w:r>
        <w:r w:rsidRPr="55CC9BA4" w:rsidR="7C543C6A">
          <w:rPr>
            <w:highlight w:val="yellow"/>
            <w:rPrChange w:author="Susana Margarida Gonçalves Silva Santos" w:date="2026-04-20T14:53:00Z" w16du:dateUtc="2026-04-20T14:53:17Z" w:id="538">
              <w:rPr>
                <w:i/>
                <w:iCs/>
              </w:rPr>
            </w:rPrChange>
          </w:rPr>
          <w:t>em re</w:t>
        </w:r>
        <w:r w:rsidRPr="55CC9BA4" w:rsidR="7C543C6A">
          <w:rPr>
            <w:rPrChange w:author="Susana Margarida Gonçalves Silva Santos" w:date="2026-04-20T14:53:00Z" w16du:dateUtc="2026-04-20T14:53:17Z" w:id="539">
              <w:rPr>
                <w:i/>
                <w:iCs/>
              </w:rPr>
            </w:rPrChange>
          </w:rPr>
          <w:t>strição)</w:t>
        </w:r>
      </w:ins>
      <w:r>
        <w:t>;</w:t>
      </w:r>
    </w:p>
    <w:p w:rsidR="7FCD1BC7" w:rsidP="55CC9BA4" w:rsidRDefault="7FCD1BC7" w14:paraId="570AC43F" w14:textId="6F37591C">
      <w:pPr>
        <w:spacing w:after="114"/>
        <w:ind w:right="136"/>
      </w:pPr>
      <w:r>
        <w:t>b)</w:t>
      </w:r>
      <w:r>
        <w:tab/>
      </w:r>
      <w:r>
        <w:t xml:space="preserve">Alimentos para animais em quantidade e qualidade suficientes para satisfazer as necessidades fisiológicas, nutricionais e metabólicas dos cães e gatos, no âmbito de uma dieta adaptada à idade, raça, categoria, nível de atividade, estado de saúde e reprodutivo dos </w:t>
      </w:r>
      <w:r w:rsidR="359D6C4F">
        <w:t>animais</w:t>
      </w:r>
      <w:r>
        <w:t>, com o objetivo geral de atingir e manter a sua boa saúde</w:t>
      </w:r>
      <w:r w:rsidR="5D0AB0BF">
        <w:t>, de acordo com a fase de evolução fisiológica em que se encontram</w:t>
      </w:r>
      <w:r>
        <w:t>;</w:t>
      </w:r>
    </w:p>
    <w:p w:rsidR="7FCD1BC7" w:rsidP="05F34EA3" w:rsidRDefault="7FCD1BC7" w14:paraId="114DE1AA" w14:textId="32CD4385">
      <w:pPr>
        <w:spacing w:after="114"/>
        <w:ind w:right="136"/>
      </w:pPr>
      <w:r>
        <w:t>c)</w:t>
      </w:r>
      <w:r>
        <w:tab/>
      </w:r>
      <w:r>
        <w:t>Alimentos para animais isentos de substâncias suscetíveis de causar sofrimento;</w:t>
      </w:r>
    </w:p>
    <w:p w:rsidR="7FCD1BC7" w:rsidP="05F34EA3" w:rsidRDefault="7FCD1BC7" w14:paraId="53546B37" w14:textId="267EC71A">
      <w:pPr>
        <w:spacing w:after="114"/>
        <w:ind w:right="136"/>
      </w:pPr>
      <w:r>
        <w:t>d)</w:t>
      </w:r>
      <w:r>
        <w:tab/>
      </w:r>
      <w:r>
        <w:t>Alimentos para animais proporcionados de forma que evite alterações bruscas e assegure o bom funcionamento do sistema gastrointestinal, em especial durante a fase de desmame.</w:t>
      </w:r>
      <w:commentRangeStart w:id="540"/>
      <w:commentRangeEnd w:id="540"/>
      <w:r>
        <w:rPr>
          <w:rStyle w:val="Refdecomentrio"/>
          <w:sz w:val="24"/>
          <w:szCs w:val="24"/>
        </w:rPr>
        <w:commentReference w:id="540"/>
      </w:r>
    </w:p>
    <w:p w:rsidR="7FCD1BC7" w:rsidP="05F34EA3" w:rsidRDefault="7FCD1BC7" w14:paraId="3C271088" w14:textId="3C1AAEE5">
      <w:pPr>
        <w:spacing w:after="114"/>
        <w:ind w:right="136"/>
      </w:pPr>
      <w:r w:rsidR="3A979922">
        <w:rPr/>
        <w:t>3.</w:t>
      </w:r>
      <w:r>
        <w:tab/>
      </w:r>
      <w:r w:rsidR="3A979922">
        <w:rPr/>
        <w:t xml:space="preserve">Os operadores </w:t>
      </w:r>
      <w:r w:rsidR="479B4A9C">
        <w:rPr/>
        <w:t xml:space="preserve">e detentores </w:t>
      </w:r>
      <w:r w:rsidR="3A979922">
        <w:rPr/>
        <w:t xml:space="preserve">asseguram que </w:t>
      </w:r>
      <w:r w:rsidR="27EF8E09">
        <w:rPr/>
        <w:t>o</w:t>
      </w:r>
      <w:r w:rsidR="3A979922">
        <w:rPr/>
        <w:t>s</w:t>
      </w:r>
      <w:del w:author="Susana Margarida Gonçalves Silva Santos" w:date="2026-04-20T15:15:00Z" w16du:dateUtc="2026-04-20T15:15:45Z" w:id="888835367">
        <w:r w:rsidDel="3A979922">
          <w:delText xml:space="preserve"> </w:delText>
        </w:r>
      </w:del>
      <w:r w:rsidR="14509A3E">
        <w:rPr/>
        <w:t>equipamento</w:t>
      </w:r>
      <w:ins w:author="Susana Margarida Gonçalves Silva Santos" w:date="2026-04-20T15:16:00Z" w16du:dateUtc="2026-04-20T15:16:36Z" w:id="165060944">
        <w:r w:rsidR="0A044115">
          <w:t>s</w:t>
        </w:r>
      </w:ins>
      <w:r w:rsidR="3A979922">
        <w:rPr/>
        <w:t xml:space="preserve"> de alimentação e de </w:t>
      </w:r>
      <w:r w:rsidR="3A979922">
        <w:rPr/>
        <w:t>abeberamento</w:t>
      </w:r>
      <w:r w:rsidR="3A979922">
        <w:rPr/>
        <w:t xml:space="preserve"> sejam mantid</w:t>
      </w:r>
      <w:r w:rsidR="60800A60">
        <w:rPr/>
        <w:t>o</w:t>
      </w:r>
      <w:r w:rsidR="3A979922">
        <w:rPr/>
        <w:t>s limp</w:t>
      </w:r>
      <w:r w:rsidR="3D7A536B">
        <w:rPr/>
        <w:t>o</w:t>
      </w:r>
      <w:r w:rsidR="3A979922">
        <w:rPr/>
        <w:t>s e instalad</w:t>
      </w:r>
      <w:r w:rsidR="503A5A65">
        <w:rPr/>
        <w:t>o</w:t>
      </w:r>
      <w:r w:rsidR="3A979922">
        <w:rPr/>
        <w:t>s de modo a:</w:t>
      </w:r>
    </w:p>
    <w:p w:rsidR="7FCD1BC7" w:rsidP="05F34EA3" w:rsidRDefault="7FCD1BC7" w14:paraId="230E94EA" w14:textId="73E28268">
      <w:pPr>
        <w:spacing w:after="114"/>
        <w:ind w:right="136"/>
      </w:pPr>
      <w:r>
        <w:t>a)</w:t>
      </w:r>
      <w:r>
        <w:tab/>
      </w:r>
      <w:r>
        <w:t xml:space="preserve">Proporcionarem igualdade de acesso a quantidades adequadas de alimentos para animais e água a todos os </w:t>
      </w:r>
      <w:r w:rsidR="325EC782">
        <w:t>animais</w:t>
      </w:r>
      <w:r>
        <w:t xml:space="preserve"> e minimizarem a disputa entre eles;</w:t>
      </w:r>
    </w:p>
    <w:p w:rsidR="7FCD1BC7" w:rsidP="05F34EA3" w:rsidRDefault="7FCD1BC7" w14:paraId="070BE602" w14:textId="5A4EFF80">
      <w:pPr>
        <w:spacing w:after="114"/>
        <w:ind w:right="136"/>
      </w:pPr>
      <w:r>
        <w:t>b)</w:t>
      </w:r>
      <w:r>
        <w:tab/>
      </w:r>
      <w:r>
        <w:t>Minimizarem os derrames e evitarem a contaminação dos alimentos para animais e da água com contaminantes físicos, químicos ou biológicos;</w:t>
      </w:r>
    </w:p>
    <w:p w:rsidR="7FCD1BC7" w:rsidP="05F34EA3" w:rsidRDefault="7FCD1BC7" w14:paraId="44C0780F" w14:textId="4F8F0B87">
      <w:pPr>
        <w:spacing w:after="114"/>
        <w:ind w:right="136"/>
      </w:pPr>
      <w:r>
        <w:t>c)</w:t>
      </w:r>
      <w:r>
        <w:tab/>
      </w:r>
      <w:r>
        <w:t xml:space="preserve">Prevenirem que os </w:t>
      </w:r>
      <w:r w:rsidR="40C41D65">
        <w:t xml:space="preserve">animais </w:t>
      </w:r>
      <w:r>
        <w:t>sofram lesões, afogamento ou outros danos;</w:t>
      </w:r>
    </w:p>
    <w:p w:rsidR="7FCD1BC7" w:rsidP="55CC9BA4" w:rsidRDefault="7FCD1BC7" w14:paraId="18EF76F9" w14:textId="174296A5">
      <w:pPr>
        <w:spacing w:after="114"/>
        <w:ind w:right="136"/>
      </w:pPr>
      <w:r>
        <w:t>d)</w:t>
      </w:r>
      <w:r>
        <w:tab/>
      </w:r>
      <w:r>
        <w:t>Serem facilmente limpas e desinfetadas</w:t>
      </w:r>
      <w:ins w:author="Susana Margarida Gonçalves Silva Santos" w:date="2026-04-20T15:25:00Z" w16du:dateUtc="2026-04-20T15:25:51Z" w:id="544">
        <w:r w:rsidR="4A80CCB8">
          <w:t>,</w:t>
        </w:r>
      </w:ins>
      <w:r>
        <w:t xml:space="preserve"> para prevenir a propagação de doenças</w:t>
      </w:r>
      <w:r w:rsidR="3059C15C">
        <w:t>.</w:t>
      </w:r>
    </w:p>
    <w:p w:rsidR="700581CB" w:rsidRDefault="700581CB" w14:paraId="7B023DDB" w14:textId="1AB30AF5">
      <w:pPr>
        <w:pStyle w:val="PargrafodaLista"/>
        <w:spacing w:after="114"/>
        <w:ind w:left="291" w:right="136"/>
        <w:pPrChange w:author="Susana Margarida Gonçalves Silva Santos" w:date="2026-04-20T15:31:00Z" w:id="545">
          <w:pPr>
            <w:spacing w:after="114"/>
            <w:ind w:right="136"/>
          </w:pPr>
        </w:pPrChange>
      </w:pPr>
      <w:r>
        <w:t>4</w:t>
      </w:r>
      <w:r w:rsidR="0C2850AB">
        <w:t xml:space="preserve"> -</w:t>
      </w:r>
      <w:r w:rsidRPr="55CC9BA4" w:rsidR="0C2850AB">
        <w:rPr>
          <w:rFonts w:ascii="Arial" w:hAnsi="Arial" w:eastAsia="Arial" w:cs="Arial"/>
        </w:rPr>
        <w:t xml:space="preserve"> </w:t>
      </w:r>
      <w:r w:rsidR="0C2850AB">
        <w:t>Os alimentos devem ser preparados e armazenados de acordo com padrões estritos de higiene, em locais secos, limpos, livres de agentes patogénicos e de produtos tóxicos e, no caso dos alimentos compostos devem, ainda, ser armazenados sobre estrados de madeira ou prateleiras.</w:t>
      </w:r>
    </w:p>
    <w:p w:rsidR="685E9245" w:rsidP="7F7CCA47" w:rsidRDefault="685E9245" w14:paraId="61DECB8F" w14:textId="0E2EE002">
      <w:pPr>
        <w:pStyle w:val="Normal"/>
        <w:spacing w:after="114"/>
        <w:ind w:left="0" w:right="136" w:firstLine="0"/>
        <w:rPr>
          <w:del w:author="Susana Margarida Gonçalves Silva Santos" w:date="2026-04-20T15:33:00Z" w16du:dateUtc="2026-04-20T15:33:11Z" w:id="1748800188"/>
        </w:rPr>
        <w:pPrChange w:author="Susana Margarida Gonçalves Silva Santos" w:date="2026-04-21T16:12:35.22Z" w:id="547">
          <w:pPr>
            <w:pStyle w:val="PargrafodaLista"/>
            <w:spacing w:after="114"/>
            <w:ind w:right="136"/>
          </w:pPr>
        </w:pPrChange>
      </w:pPr>
      <w:r w:rsidR="6EF7B299">
        <w:rPr/>
        <w:t>5</w:t>
      </w:r>
      <w:r w:rsidR="53B26A04">
        <w:rPr/>
        <w:t xml:space="preserve"> -</w:t>
      </w:r>
      <w:r w:rsidR="7B21AA14">
        <w:rPr/>
        <w:t xml:space="preserve"> É proibido alimentar animais com restos de comida, produtos de pastelaria e desperdícios da indústria alimentar e de restauração</w:t>
      </w:r>
      <w:del w:author="Susana Margarida Gonçalves Silva Santos" w:date="2026-04-20T15:33:00Z" w16du:dateUtc="2026-04-20T15:33:38Z" w:id="1114691509">
        <w:r w:rsidDel="6EF7B299">
          <w:delText>.</w:delText>
        </w:r>
      </w:del>
    </w:p>
    <w:p w:rsidR="05F34EA3" w:rsidP="55CC9BA4" w:rsidRDefault="05F34EA3" w14:paraId="16963029" w14:textId="21AF2313">
      <w:pPr>
        <w:spacing w:after="114"/>
        <w:ind w:left="0" w:right="136" w:firstLine="0"/>
      </w:pPr>
    </w:p>
    <w:p w:rsidR="2075BC90" w:rsidP="7F7CCA47" w:rsidRDefault="0A7071BB" w14:paraId="05239988" w14:textId="4F0A08F3">
      <w:pPr>
        <w:pStyle w:val="Normal"/>
        <w:spacing w:before="120" w:after="114" w:line="360" w:lineRule="auto"/>
        <w:ind w:right="136"/>
      </w:pPr>
      <w:r w:rsidR="6A72EA14">
        <w:rPr/>
        <w:t>6</w:t>
      </w:r>
      <w:r w:rsidR="33FC143D">
        <w:rPr/>
        <w:t xml:space="preserve"> –</w:t>
      </w:r>
      <w:r w:rsidR="4D5481DF">
        <w:rPr/>
        <w:t>S</w:t>
      </w:r>
      <w:r w:rsidR="4D5481DF">
        <w:rPr/>
        <w:t xml:space="preserve">e um médico veterinário os aconselhar por escrito nesse sentido, os operadores podem ajustar as frequências de alimentação e de </w:t>
      </w:r>
      <w:r w:rsidR="4D5481DF">
        <w:rPr/>
        <w:t>abeberamento</w:t>
      </w:r>
      <w:r w:rsidR="4D5481DF">
        <w:rPr/>
        <w:t xml:space="preserve"> de um determinado </w:t>
      </w:r>
      <w:r w:rsidR="470C8212">
        <w:rPr/>
        <w:t>animal</w:t>
      </w:r>
      <w:ins w:author="Rui André Vidal" w:date="2026-04-14T07:25:00Z" w16du:dateUtc="2026-04-14T07:25:05Z" w:id="1543572378">
        <w:r w:rsidR="4D5481DF">
          <w:t xml:space="preserve">. </w:t>
        </w:r>
      </w:ins>
    </w:p>
    <w:p w:rsidR="2075BC90" w:rsidP="7F7CCA47" w:rsidRDefault="4DD2D9E8" w14:paraId="0DFAAF85" w14:textId="44CF479D">
      <w:pPr>
        <w:pStyle w:val="Normal"/>
        <w:spacing w:before="120" w:after="114" w:line="360" w:lineRule="auto"/>
        <w:ind w:right="136"/>
        <w:rPr>
          <w:ins w:author="Susana Margarida Gonçalves Silva Santos" w:date="2026-04-20T15:42:00Z" w16du:dateUtc="2026-04-20T15:42:21Z" w:id="1686992504"/>
        </w:rPr>
      </w:pPr>
      <w:r w:rsidR="2F155654">
        <w:rPr/>
        <w:t>7</w:t>
      </w:r>
      <w:r w:rsidR="703EC628">
        <w:rPr/>
        <w:t xml:space="preserve"> -</w:t>
      </w:r>
      <w:ins w:author="Susana Margarida Gonçalves Silva Santos" w:date="2026-04-21T16:13:23.722Z" w16du:dateUtc="2026-04-21T16:13:23.722Z" w:id="1616375580">
        <w:r w:rsidR="703EC628">
          <w:t xml:space="preserve"> </w:t>
        </w:r>
      </w:ins>
      <w:r w:rsidR="175E2E8C">
        <w:rPr/>
        <w:t xml:space="preserve">Nos estabelecimentos os operadores </w:t>
      </w:r>
      <w:r w:rsidR="4D5481DF">
        <w:rPr/>
        <w:t xml:space="preserve">mantêm um registo </w:t>
      </w:r>
      <w:r w:rsidR="5498E217">
        <w:rPr/>
        <w:t xml:space="preserve">atualizado </w:t>
      </w:r>
      <w:r w:rsidR="19D08103">
        <w:rPr/>
        <w:t>de todas as recomendações do médico veterinário</w:t>
      </w:r>
      <w:r w:rsidR="35C0B1D5">
        <w:rPr/>
        <w:t>.</w:t>
      </w:r>
      <w:r w:rsidR="19D08103">
        <w:rPr/>
        <w:t xml:space="preserve"> </w:t>
      </w:r>
    </w:p>
    <w:p w:rsidR="7F7CCA47" w:rsidP="41599A0F" w:rsidRDefault="7F7CCA47" w14:paraId="69D1948B" w14:textId="1753E419">
      <w:pPr>
        <w:pStyle w:val="Normal"/>
        <w:tabs>
          <w:tab w:val="left" w:leader="none" w:pos="8645"/>
        </w:tabs>
        <w:spacing w:before="120" w:after="114" w:line="360" w:lineRule="auto"/>
        <w:ind w:left="0" w:firstLine="0"/>
        <w:rPr>
          <w:ins w:author="Susana Margarida Gonçalves Silva Santos" w:date="2026-04-20T15:42:00Z" w16du:dateUtc="2026-04-20T15:42:22Z" w:id="1266015413"/>
        </w:rPr>
        <w:pPrChange w:author="Susana Margarida Gonçalves Silva Santos" w:date="2026-04-22T18:50:55.821Z">
          <w:pPr>
            <w:pStyle w:val="Ttulo3"/>
            <w:tabs>
              <w:tab w:val="left" w:leader="none" w:pos="8645"/>
            </w:tabs>
            <w:spacing w:before="120" w:after="114" w:line="360" w:lineRule="auto"/>
            <w:ind w:left="0" w:firstLine="0"/>
          </w:pPr>
        </w:pPrChange>
      </w:pPr>
    </w:p>
    <w:p w:rsidR="2075BC90" w:rsidP="73C0FD60" w:rsidRDefault="3021D1BD" w14:paraId="7932C24F" w14:textId="1ECA168E">
      <w:pPr>
        <w:spacing w:before="120" w:after="114" w:line="360" w:lineRule="auto"/>
        <w:ind w:right="136"/>
        <w:jc w:val="center"/>
        <w:rPr>
          <w:ins w:author="Susana Margarida Gonçalves Silva Santos" w:date="2026-04-20T15:43:00Z" w16du:dateUtc="2026-04-20T15:43:18Z" w:id="1588823153"/>
        </w:rPr>
        <w:pPrChange w:author="Susana Margarida Gonçalves Silva Santos" w:date="2026-04-28T18:25:12.328Z">
          <w:pPr>
            <w:spacing w:before="120" w:after="114" w:line="360" w:lineRule="auto"/>
            <w:ind w:right="136"/>
          </w:pPr>
        </w:pPrChange>
      </w:pPr>
      <w:ins w:author="Susana Margarida Gonçalves Silva Santos" w:date="2026-04-20T15:42:00Z" w16du:dateUtc="2026-04-20T15:42:34Z" w:id="808975851">
        <w:r w:rsidR="7059531C">
          <w:t xml:space="preserve">Nota: Cães de Guarda de </w:t>
        </w:r>
      </w:ins>
      <w:ins w:author="Susana Margarida Gonçalves Silva Santos" w:date="2026-04-20T15:43:00Z" w16du:dateUtc="2026-04-20T15:43:16Z" w:id="1772362337">
        <w:r w:rsidR="7059531C">
          <w:t>G</w:t>
        </w:r>
      </w:ins>
      <w:ins w:author="Susana Margarida Gonçalves Silva Santos" w:date="2026-04-20T15:42:00Z" w16du:dateUtc="2026-04-20T15:42:34Z" w:id="594326093">
        <w:r w:rsidR="7059531C">
          <w:t xml:space="preserve">ado </w:t>
        </w:r>
      </w:ins>
    </w:p>
    <w:p w:rsidR="2075BC90" w:rsidP="73C0FD60" w:rsidRDefault="3021D1BD" w14:paraId="52516320" w14:textId="124AAD54">
      <w:pPr>
        <w:spacing w:before="120" w:after="114" w:line="360" w:lineRule="auto"/>
        <w:ind w:right="136"/>
        <w:jc w:val="center"/>
        <w:rPr>
          <w:ins w:author="Susana Margarida Gonçalves Silva Santos" w:date="2026-04-20T15:44:00Z" w16du:dateUtc="2026-04-20T15:44:23Z" w:id="1076123810"/>
          <w:b w:val="1"/>
          <w:bCs w:val="1"/>
        </w:rPr>
        <w:pPrChange w:author="Susana Margarida Gonçalves Silva Santos" w:date="2026-04-28T18:25:12.328Z">
          <w:pPr>
            <w:spacing w:before="120" w:after="114" w:line="360" w:lineRule="auto"/>
            <w:ind w:right="136"/>
          </w:pPr>
        </w:pPrChange>
      </w:pPr>
      <w:ins w:author="Susana Margarida Gonçalves Silva Santos" w:date="2026-04-20T15:43:00Z" w16du:dateUtc="2026-04-20T15:43:40Z" w:id="984032129">
        <w:r w:rsidRPr="73C0FD60" w:rsidR="7059531C">
          <w:rPr>
            <w:b w:val="1"/>
            <w:bCs w:val="1"/>
            <w:rPrChange w:author="Susana Margarida Gonçalves Silva Santos" w:date="2026-04-20T15:45:00Z" w16du:dateUtc="2026-04-20T15:45:13Z" w:id="101581936"/>
          </w:rPr>
          <w:t>Criar regime de exceção?</w:t>
        </w:r>
      </w:ins>
    </w:p>
    <w:p w:rsidR="2075BC90" w:rsidP="55CC9BA4" w:rsidRDefault="241FC1D9" w14:paraId="135097CC" w14:textId="6E1E505F">
      <w:pPr>
        <w:spacing w:before="120" w:after="114" w:line="360" w:lineRule="auto"/>
        <w:ind w:right="136"/>
        <w:rPr>
          <w:ins w:author="Susana Margarida Gonçalves Silva Santos" w:date="2026-04-20T15:44:00Z" w16du:dateUtc="2026-04-20T15:44:25Z" w:id="559"/>
        </w:rPr>
      </w:pPr>
      <w:ins w:author="Susana Margarida Gonçalves Silva Santos" w:date="2026-04-20T15:44:00Z" w16du:dateUtc="2026-04-20T15:44:25Z" w:id="560">
        <w:r>
          <w:t>NOTA 1.1 - Os cães e gatos devem ser alimentados, pelo menos, duas vezes por dia. Os cachorros e gatinhos devem ser alimentados com maior frequência.</w:t>
        </w:r>
      </w:ins>
    </w:p>
    <w:p w:rsidR="2075BC90" w:rsidP="55CC9BA4" w:rsidRDefault="241FC1D9" w14:paraId="71BC98E6" w14:textId="3C71BE49">
      <w:pPr>
        <w:spacing w:before="120" w:after="114" w:line="360" w:lineRule="auto"/>
        <w:ind w:right="136"/>
        <w:rPr>
          <w:ins w:author="Susana Margarida Gonçalves Silva Santos" w:date="2026-04-20T15:44:00Z" w16du:dateUtc="2026-04-20T15:44:25Z" w:id="561"/>
        </w:rPr>
      </w:pPr>
      <w:ins w:author="Susana Margarida Gonçalves Silva Santos" w:date="2026-04-20T15:44:00Z" w16du:dateUtc="2026-04-20T15:44:25Z" w:id="562">
        <w:r>
          <w:t>No entanto, estes requisitos não se aplicam a cães de guarda de gado mantidos em estabelecimentos de criação enquanto estes cães são usados para fins de guarda ou de treino.</w:t>
        </w:r>
      </w:ins>
    </w:p>
    <w:p w:rsidR="2075BC90" w:rsidP="55CC9BA4" w:rsidRDefault="1D4D5444" w14:paraId="033725AF" w14:textId="1A18EC0A">
      <w:pPr>
        <w:spacing w:before="120" w:after="120" w:line="360" w:lineRule="auto"/>
        <w:ind w:left="850" w:right="0" w:firstLine="1"/>
        <w:rPr>
          <w:ins w:author="Susana Margarida Gonçalves Silva Santos" w:date="2026-04-20T16:52:00Z" w16du:dateUtc="2026-04-20T16:52:55Z" w:id="563"/>
          <w:lang w:val="pt"/>
        </w:rPr>
      </w:pPr>
      <w:ins w:author="Susana Margarida Gonçalves Silva Santos" w:date="2026-04-20T16:52:00Z" w16du:dateUtc="2026-04-20T16:52:55Z" w:id="564">
        <w:r w:rsidRPr="55CC9BA4">
          <w:rPr>
            <w:lang w:val="pt"/>
          </w:rPr>
          <w:t xml:space="preserve">Em derrogação do primeiro parágrafo, as exigências em matéria de </w:t>
        </w:r>
        <w:r w:rsidRPr="55CC9BA4">
          <w:rPr>
            <w:b/>
            <w:bCs/>
            <w:lang w:val="pt"/>
            <w:rPrChange w:author="Susana Margarida Gonçalves Silva Santos" w:date="2026-04-20T16:53:00Z" w16du:dateUtc="2026-04-20T16:53:03Z" w:id="565">
              <w:rPr>
                <w:lang w:val="pt"/>
              </w:rPr>
            </w:rPrChange>
          </w:rPr>
          <w:t>socialização</w:t>
        </w:r>
        <w:r w:rsidRPr="55CC9BA4">
          <w:rPr>
            <w:lang w:val="pt"/>
          </w:rPr>
          <w:t xml:space="preserve"> não se aplicam a cães de guarda de gado detidos em estabelecimentos de criação quando </w:t>
        </w:r>
        <w:r w:rsidRPr="55CC9BA4">
          <w:rPr>
            <w:lang w:val="pt"/>
          </w:rPr>
          <w:t>esses cães forem usados para fins de guarda ou de treino, ou a cães de pastoreio durante a transumância sazonal.</w:t>
        </w:r>
      </w:ins>
    </w:p>
    <w:p w:rsidR="2075BC90" w:rsidP="55CC9BA4" w:rsidRDefault="2075BC90" w14:paraId="4BE62C97" w14:textId="03CCAFB8">
      <w:pPr>
        <w:spacing w:before="120" w:after="114" w:line="360" w:lineRule="auto"/>
        <w:ind w:right="136"/>
        <w:rPr>
          <w:ins w:author="Susana Margarida Gonçalves Silva Santos" w:date="2026-04-20T15:34:00Z" w16du:dateUtc="2026-04-20T15:34:21Z" w:id="566"/>
        </w:rPr>
      </w:pPr>
    </w:p>
    <w:p w:rsidR="2075BC90" w:rsidP="55CC9BA4" w:rsidRDefault="0FCEFAB8" w14:paraId="7D08777D" w14:textId="75D1F895">
      <w:pPr>
        <w:spacing w:before="120" w:after="114" w:line="360" w:lineRule="auto"/>
        <w:ind w:right="136"/>
        <w:rPr>
          <w:ins w:author="Susana Margarida Gonçalves Silva Santos" w:date="2026-04-20T15:49:00Z" w16du:dateUtc="2026-04-20T15:49:44Z" w:id="567"/>
        </w:rPr>
      </w:pPr>
      <w:ins w:author="Susana Margarida Gonçalves Silva Santos" w:date="2026-04-20T15:49:00Z" w16du:dateUtc="2026-04-20T15:49:42Z" w:id="568">
        <w:r>
          <w:t>______________________________________________________________________</w:t>
        </w:r>
      </w:ins>
    </w:p>
    <w:p w:rsidR="2075BC90" w:rsidP="55CC9BA4" w:rsidRDefault="2075BC90" w14:paraId="28898DDC" w14:textId="55338C7F">
      <w:pPr>
        <w:spacing w:before="120" w:after="114" w:line="360" w:lineRule="auto"/>
        <w:ind w:right="136"/>
        <w:rPr>
          <w:ins w:author="Susana Margarida Gonçalves Silva Santos" w:date="2026-04-20T15:49:00Z" w16du:dateUtc="2026-04-20T15:49:45Z" w:id="569"/>
        </w:rPr>
      </w:pPr>
    </w:p>
    <w:p w:rsidR="2075BC90" w:rsidP="679F1546" w:rsidRDefault="2075BC90" w14:paraId="5A13C923" w14:textId="778A87A1">
      <w:pPr>
        <w:pStyle w:val="Normal"/>
        <w:spacing w:before="120" w:after="114" w:line="360" w:lineRule="auto"/>
        <w:ind w:right="136"/>
        <w:rPr>
          <w:ins w:author="Susana Margarida Gonçalves Silva Santos" w:date="2026-04-23T15:18:28.854Z" w16du:dateUtc="2026-04-23T15:18:28.854Z" w:id="46476892"/>
        </w:rPr>
      </w:pPr>
    </w:p>
    <w:p w:rsidR="679F1546" w:rsidP="679F1546" w:rsidRDefault="679F1546" w14:paraId="2E96CA3B" w14:textId="1F362A8F">
      <w:pPr>
        <w:pStyle w:val="Normal"/>
        <w:spacing w:before="120" w:after="114" w:line="360" w:lineRule="auto"/>
        <w:ind w:right="136"/>
        <w:rPr>
          <w:ins w:author="Susana Margarida Gonçalves Silva Santos" w:date="2026-04-23T15:18:29.405Z" w16du:dateUtc="2026-04-23T15:18:29.405Z" w:id="374167143"/>
        </w:rPr>
      </w:pPr>
    </w:p>
    <w:p w:rsidR="679F1546" w:rsidP="679F1546" w:rsidRDefault="679F1546" w14:paraId="2B543BE8" w14:textId="77959BE7">
      <w:pPr>
        <w:pStyle w:val="Normal"/>
        <w:spacing w:before="120" w:after="114" w:line="360" w:lineRule="auto"/>
        <w:ind w:right="136"/>
        <w:rPr>
          <w:ins w:author="Susana Margarida Gonçalves Silva Santos" w:date="2026-04-23T15:18:30.604Z" w16du:dateUtc="2026-04-23T15:18:30.604Z" w:id="776690708"/>
        </w:rPr>
      </w:pPr>
    </w:p>
    <w:p w:rsidR="679F1546" w:rsidP="679F1546" w:rsidRDefault="679F1546" w14:paraId="11FF5ADC" w14:textId="0E8C7AE9">
      <w:pPr>
        <w:pStyle w:val="Normal"/>
        <w:spacing w:before="120" w:after="114" w:line="360" w:lineRule="auto"/>
        <w:ind w:right="136"/>
        <w:rPr>
          <w:ins w:author="Susana Margarida Gonçalves Silva Santos" w:date="2026-04-20T15:28:00Z" w16du:dateUtc="2026-04-20T15:28:40Z" w:id="1580703396"/>
        </w:rPr>
      </w:pPr>
    </w:p>
    <w:p w:rsidR="7DC568F0" w:rsidP="679F1546" w:rsidRDefault="7DC568F0" w14:paraId="52F98EA0" w14:textId="6FBC86D7">
      <w:pPr>
        <w:spacing w:before="120" w:after="114" w:line="360" w:lineRule="auto"/>
        <w:ind w:left="142" w:right="136" w:firstLine="0"/>
        <w:jc w:val="center"/>
        <w:rPr>
          <w:ins w:author="Susana Margarida Gonçalves Silva Santos" w:date="2026-04-23T15:39:48.754Z" w16du:dateUtc="2026-04-23T15:39:48.754Z" w:id="410710125"/>
          <w:lang w:val="pt-BR"/>
        </w:rPr>
      </w:pPr>
      <w:ins w:author="Susana Margarida Gonçalves Silva Santos" w:date="2026-04-23T15:25:30.036Z" w16du:dateUtc="2026-04-23T15:25:30.036Z" w:id="1118373369">
        <w:r w:rsidRPr="679F1546" w:rsidR="7DC568F0">
          <w:rPr>
            <w:lang w:val="pt-BR"/>
          </w:rPr>
          <w:t>Artigo YY.º</w:t>
        </w:r>
      </w:ins>
    </w:p>
    <w:p w:rsidR="679F1546" w:rsidP="679F1546" w:rsidRDefault="679F1546" w14:paraId="3013009F" w14:textId="59ABBDF9">
      <w:pPr>
        <w:spacing w:before="120" w:after="114" w:line="360" w:lineRule="auto"/>
        <w:ind w:left="142" w:right="136" w:firstLine="0"/>
        <w:jc w:val="center"/>
        <w:rPr>
          <w:ins w:author="Susana Margarida Gonçalves Silva Santos" w:date="2026-04-23T15:25:17.804Z" w16du:dateUtc="2026-04-23T15:25:17.804Z" w:id="2092906805"/>
          <w:lang w:val="pt-BR"/>
        </w:rPr>
      </w:pPr>
    </w:p>
    <w:p w:rsidR="0D1B163A" w:rsidP="679F1546" w:rsidRDefault="0D1B163A" w14:paraId="2B108FA5" w14:textId="1B7B4A68">
      <w:pPr>
        <w:spacing w:before="120" w:after="114" w:line="360" w:lineRule="auto"/>
        <w:ind w:left="142" w:right="136" w:firstLine="0"/>
        <w:jc w:val="center"/>
        <w:rPr>
          <w:lang w:val="pt"/>
        </w:rPr>
        <w:pPrChange w:author="Susana Margarida Gonçalves Silva Santos" w:date="2026-04-20T15:34:00Z">
          <w:pPr>
            <w:spacing w:after="114"/>
            <w:ind w:right="136"/>
          </w:pPr>
        </w:pPrChange>
      </w:pPr>
      <w:r w:rsidRPr="679F1546" w:rsidR="0D1B163A">
        <w:rPr>
          <w:lang w:val="pt"/>
        </w:rPr>
        <w:t>(Do regulamento) (Art.º 15.º) - Alojamento</w:t>
      </w:r>
      <w:ins w:author="Susana Margarida Gonçalves Silva Santos" w:date="2026-04-23T15:40:06.615Z" w16du:dateUtc="2026-04-23T15:40:06.615Z" w:id="1406113950">
        <w:r w:rsidRPr="679F1546" w:rsidR="4EAC2BA5">
          <w:rPr>
            <w:lang w:val="pt"/>
          </w:rPr>
          <w:t xml:space="preserve"> – </w:t>
        </w:r>
      </w:ins>
      <w:ins w:author="Susana Margarida Gonçalves Silva Santos" w:date="2026-04-23T15:39:57.175Z" w16du:dateUtc="2026-04-23T15:39:57.175Z" w:id="737704001">
        <w:r w:rsidRPr="679F1546" w:rsidR="4EAC2BA5">
          <w:rPr>
            <w:lang w:val="pt"/>
          </w:rPr>
          <w:t>GERA</w:t>
        </w:r>
      </w:ins>
      <w:ins w:author="Susana Margarida Gonçalves Silva Santos" w:date="2026-04-23T16:13:14.999Z" w16du:dateUtc="2026-04-23T16:13:14.999Z" w:id="563530352">
        <w:r w:rsidRPr="679F1546" w:rsidR="5B524995">
          <w:rPr>
            <w:lang w:val="pt"/>
          </w:rPr>
          <w:t>L</w:t>
        </w:r>
      </w:ins>
    </w:p>
    <w:p w:rsidR="2075BC90" w:rsidP="679F1546" w:rsidRDefault="2075BC90" w14:paraId="2B569C14" w14:textId="4A388E06">
      <w:pPr>
        <w:spacing w:before="120" w:after="120" w:line="360" w:lineRule="auto"/>
        <w:ind w:left="850" w:right="0" w:hanging="850"/>
        <w:rPr>
          <w:lang w:val="pt"/>
        </w:rPr>
        <w:pPrChange w:author="Rui André Vidal" w:date="2026-04-14T08:18:00Z" w:id="575">
          <w:pPr/>
        </w:pPrChange>
      </w:pPr>
      <w:ins w:author="Susana Margarida Gonçalves Silva Santos" w:date="2026-04-23T16:13:06.569Z" w16du:dateUtc="2026-04-23T16:13:06.569Z" w:id="676722255">
        <w:r w:rsidRPr="679F1546" w:rsidR="5B524995">
          <w:rPr>
            <w:lang w:val="pt"/>
          </w:rPr>
          <w:t>1</w:t>
        </w:r>
      </w:ins>
      <w:del w:author="Susana Margarida Gonçalves Silva Santos" w:date="2026-04-23T16:13:05.903Z" w16du:dateUtc="2026-04-23T16:13:05.903Z" w:id="1734475645">
        <w:r w:rsidRPr="679F1546" w:rsidDel="76475CBD">
          <w:rPr>
            <w:lang w:val="pt"/>
          </w:rPr>
          <w:delText>2</w:delText>
        </w:r>
      </w:del>
      <w:r w:rsidRPr="679F1546" w:rsidR="76475CBD">
        <w:rPr>
          <w:lang w:val="pt"/>
        </w:rPr>
        <w:t>.</w:t>
      </w:r>
      <w:r>
        <w:tab/>
      </w:r>
      <w:r w:rsidRPr="679F1546" w:rsidR="76475CBD">
        <w:rPr>
          <w:lang w:val="pt"/>
        </w:rPr>
        <w:t xml:space="preserve">Os </w:t>
      </w:r>
      <w:commentRangeStart w:id="576"/>
      <w:r w:rsidRPr="679F1546" w:rsidR="76475CBD">
        <w:rPr>
          <w:lang w:val="pt"/>
        </w:rPr>
        <w:t xml:space="preserve">operadores </w:t>
      </w:r>
      <w:commentRangeEnd w:id="576"/>
      <w:r>
        <w:rPr>
          <w:rStyle w:val="CommentReference"/>
        </w:rPr>
        <w:commentReference w:id="576"/>
      </w:r>
      <w:r w:rsidRPr="679F1546" w:rsidR="76475CBD">
        <w:rPr>
          <w:lang w:val="pt"/>
        </w:rPr>
        <w:t>asseguram que:</w:t>
      </w:r>
    </w:p>
    <w:p w:rsidR="0D1B163A" w:rsidP="679F1546" w:rsidRDefault="0D1B163A" w14:paraId="069B8E21" w14:textId="5CAE4B5C">
      <w:pPr>
        <w:pStyle w:val="Normal"/>
        <w:spacing w:before="120" w:after="120" w:line="360" w:lineRule="auto"/>
        <w:ind w:left="1416" w:right="0" w:hanging="566"/>
        <w:rPr>
          <w:lang w:val="pt"/>
        </w:rPr>
      </w:pPr>
      <w:r w:rsidRPr="679F1546" w:rsidR="0D1B163A">
        <w:rPr>
          <w:lang w:val="pt-BR"/>
        </w:rPr>
        <w:t>a)</w:t>
      </w:r>
      <w:r>
        <w:tab/>
      </w:r>
      <w:r w:rsidRPr="679F1546" w:rsidR="03F0485E">
        <w:rPr>
          <w:lang w:val="pt"/>
        </w:rPr>
        <w:t xml:space="preserve">Em estabelecimentos em que os </w:t>
      </w:r>
      <w:r w:rsidRPr="679F1546" w:rsidR="2AAA74AA">
        <w:rPr>
          <w:lang w:val="pt"/>
        </w:rPr>
        <w:t>animais</w:t>
      </w:r>
      <w:r w:rsidRPr="679F1546" w:rsidR="03F0485E">
        <w:rPr>
          <w:lang w:val="pt"/>
        </w:rPr>
        <w:t xml:space="preserve"> sejam detidos em espaços interiores, os níveis de poeiras, a temperatura e a humidade relativa do ar e as concentrações de gases não sejam prejudiciais para os </w:t>
      </w:r>
      <w:r w:rsidRPr="679F1546" w:rsidR="68BB469A">
        <w:rPr>
          <w:lang w:val="pt"/>
        </w:rPr>
        <w:t>animais</w:t>
      </w:r>
      <w:r w:rsidRPr="679F1546" w:rsidR="03F0485E">
        <w:rPr>
          <w:lang w:val="pt"/>
        </w:rPr>
        <w:t xml:space="preserve"> e que a ventilação seja suficiente para evitar o sobreaquecimento</w:t>
      </w:r>
    </w:p>
    <w:p w:rsidR="08B36A18" w:rsidP="679F1546" w:rsidRDefault="08B36A18" w14:paraId="4F602A64" w14:textId="6A3477A3">
      <w:pPr>
        <w:pStyle w:val="Normal"/>
        <w:spacing w:before="120" w:after="120" w:line="360" w:lineRule="auto"/>
        <w:ind w:left="1416" w:right="0" w:hanging="566"/>
        <w:rPr>
          <w:lang w:val="pt-BR"/>
        </w:rPr>
      </w:pPr>
      <w:r w:rsidRPr="679F1546" w:rsidR="08B36A18">
        <w:rPr>
          <w:lang w:val="pt-BR"/>
        </w:rPr>
        <w:t xml:space="preserve">b) </w:t>
      </w:r>
      <w:r w:rsidRPr="679F1546" w:rsidR="0D1B163A">
        <w:rPr>
          <w:lang w:val="pt-BR"/>
        </w:rPr>
        <w:t xml:space="preserve">Os estabelecimentos onde </w:t>
      </w:r>
      <w:r w:rsidRPr="679F1546" w:rsidR="70F02CD6">
        <w:rPr>
          <w:lang w:val="pt-BR"/>
        </w:rPr>
        <w:t>animais</w:t>
      </w:r>
      <w:r w:rsidRPr="679F1546" w:rsidR="0D1B163A">
        <w:rPr>
          <w:lang w:val="pt-BR"/>
        </w:rPr>
        <w:t xml:space="preserve"> são detidos e o equipamento neles utilizado sejam adequados ao</w:t>
      </w:r>
      <w:del w:author="Susana Margarida Gonçalves Silva Santos" w:date="2026-04-23T15:27:44.379Z" w16du:dateUtc="2026-04-23T15:27:44.379Z" w:id="1179736740">
        <w:r w:rsidRPr="679F1546" w:rsidDel="0D1B163A">
          <w:rPr>
            <w:lang w:val="pt-BR"/>
          </w:rPr>
          <w:delText>s</w:delText>
        </w:r>
      </w:del>
      <w:r w:rsidRPr="679F1546" w:rsidR="0D1B163A">
        <w:rPr>
          <w:lang w:val="pt-BR"/>
        </w:rPr>
        <w:t xml:space="preserve"> </w:t>
      </w:r>
      <w:r w:rsidRPr="679F1546" w:rsidR="1C4541DA">
        <w:rPr>
          <w:lang w:val="pt-BR"/>
        </w:rPr>
        <w:t>porte</w:t>
      </w:r>
      <w:r w:rsidRPr="679F1546" w:rsidR="6FBAE0AE">
        <w:rPr>
          <w:lang w:val="pt-BR"/>
        </w:rPr>
        <w:t>, espécie</w:t>
      </w:r>
      <w:r w:rsidRPr="679F1546" w:rsidR="1C4541DA">
        <w:rPr>
          <w:lang w:val="pt-BR"/>
        </w:rPr>
        <w:t xml:space="preserve"> </w:t>
      </w:r>
      <w:r w:rsidRPr="679F1546" w:rsidR="0D1B163A">
        <w:rPr>
          <w:lang w:val="pt-BR"/>
        </w:rPr>
        <w:t xml:space="preserve">e ao número de </w:t>
      </w:r>
      <w:r w:rsidRPr="679F1546" w:rsidR="17CAF3AF">
        <w:rPr>
          <w:lang w:val="pt-BR"/>
        </w:rPr>
        <w:t>animais</w:t>
      </w:r>
      <w:r w:rsidRPr="679F1546" w:rsidR="0D1B163A">
        <w:rPr>
          <w:lang w:val="pt-BR"/>
        </w:rPr>
        <w:t xml:space="preserve">, e permitam o acesso necessário a todos os </w:t>
      </w:r>
      <w:r w:rsidRPr="679F1546" w:rsidR="08C695B7">
        <w:rPr>
          <w:lang w:val="pt-BR"/>
        </w:rPr>
        <w:t>animais</w:t>
      </w:r>
      <w:r w:rsidRPr="679F1546" w:rsidR="0D1B163A">
        <w:rPr>
          <w:lang w:val="pt-BR"/>
        </w:rPr>
        <w:t xml:space="preserve"> </w:t>
      </w:r>
      <w:r w:rsidRPr="679F1546" w:rsidR="761891E8">
        <w:rPr>
          <w:lang w:val="pt-BR"/>
        </w:rPr>
        <w:t xml:space="preserve">de companhia </w:t>
      </w:r>
      <w:r w:rsidRPr="679F1546" w:rsidR="0D1B163A">
        <w:rPr>
          <w:lang w:val="pt-BR"/>
        </w:rPr>
        <w:t xml:space="preserve">e </w:t>
      </w:r>
      <w:r w:rsidRPr="679F1546" w:rsidR="6CDC22B2">
        <w:rPr>
          <w:lang w:val="pt-BR"/>
        </w:rPr>
        <w:t>sua</w:t>
      </w:r>
      <w:r w:rsidRPr="679F1546" w:rsidR="0D1B163A">
        <w:rPr>
          <w:lang w:val="pt-BR"/>
        </w:rPr>
        <w:t xml:space="preserve"> inspeção </w:t>
      </w:r>
      <w:r w:rsidRPr="679F1546" w:rsidR="6B52EAB4">
        <w:rPr>
          <w:lang w:val="pt-BR"/>
        </w:rPr>
        <w:t>adequada.</w:t>
      </w:r>
    </w:p>
    <w:p w:rsidR="4FEDFCC7" w:rsidP="679F1546" w:rsidRDefault="4FEDFCC7" w14:paraId="2423BB9D" w14:textId="2027241B">
      <w:pPr>
        <w:pStyle w:val="Normal"/>
        <w:spacing w:before="120" w:after="120" w:line="360" w:lineRule="auto"/>
        <w:ind w:left="1416" w:right="0" w:hanging="566"/>
        <w:rPr>
          <w:rFonts w:ascii="Garamond" w:hAnsi="Garamond" w:eastAsia="Garamond" w:cs="Garamond"/>
          <w:b w:val="0"/>
          <w:bCs w:val="0"/>
          <w:noProof w:val="0"/>
          <w:sz w:val="24"/>
          <w:szCs w:val="24"/>
          <w:lang w:val="pt-BR"/>
          <w:rPrChange w:author="Susana Margarida Gonçalves Silva Santos" w:date="2026-04-23T15:32:54.439Z" w:id="1929647231">
            <w:rPr>
              <w:rFonts w:ascii="Garamond" w:hAnsi="Garamond" w:eastAsia="Garamond" w:cs="Garamond"/>
              <w:b w:val="0"/>
              <w:bCs w:val="0"/>
              <w:noProof w:val="0"/>
              <w:sz w:val="24"/>
              <w:szCs w:val="24"/>
              <w:lang w:val="pt"/>
            </w:rPr>
          </w:rPrChange>
        </w:rPr>
      </w:pPr>
      <w:r w:rsidRPr="679F1546" w:rsidR="4FEDFCC7">
        <w:rPr>
          <w:lang w:val="pt-BR"/>
        </w:rPr>
        <w:t>c</w:t>
      </w:r>
      <w:r w:rsidRPr="679F1546" w:rsidR="65B81824">
        <w:rPr>
          <w:lang w:val="pt-BR"/>
        </w:rPr>
        <w:t>)</w:t>
      </w:r>
      <w:r w:rsidRPr="679F1546" w:rsidR="65B81824">
        <w:rPr>
          <w:lang w:val="pt-BR"/>
        </w:rPr>
        <w:t xml:space="preserve"> </w:t>
      </w:r>
      <w:r w:rsidRPr="679F1546" w:rsidR="65B81824">
        <w:rPr>
          <w:rFonts w:ascii="Garamond" w:hAnsi="Garamond" w:eastAsia="Garamond" w:cs="Garamond"/>
          <w:b w:val="0"/>
          <w:bCs w:val="0"/>
          <w:i w:val="0"/>
          <w:iCs w:val="0"/>
          <w:caps w:val="0"/>
          <w:smallCaps w:val="0"/>
          <w:noProof w:val="0"/>
          <w:color w:val="0A0A0A"/>
          <w:sz w:val="24"/>
          <w:szCs w:val="24"/>
          <w:lang w:val="pt-BR"/>
        </w:rPr>
        <w:t>Todos os componentes do estabelecimento</w:t>
      </w:r>
      <w:r w:rsidRPr="679F1546" w:rsidR="65B81824">
        <w:rPr>
          <w:rFonts w:ascii="Garamond" w:hAnsi="Garamond" w:eastAsia="Garamond" w:cs="Garamond"/>
          <w:b w:val="0"/>
          <w:bCs w:val="0"/>
          <w:i w:val="0"/>
          <w:iCs w:val="0"/>
          <w:caps w:val="0"/>
          <w:smallCaps w:val="0"/>
          <w:noProof w:val="0"/>
          <w:color w:val="0A0A0A"/>
          <w:sz w:val="24"/>
          <w:szCs w:val="24"/>
          <w:lang w:val="pt-BR"/>
        </w:rPr>
        <w:t>,</w:t>
      </w:r>
      <w:r w:rsidRPr="679F1546" w:rsidR="65B81824">
        <w:rPr>
          <w:rFonts w:ascii="Garamond" w:hAnsi="Garamond" w:eastAsia="Garamond" w:cs="Garamond"/>
          <w:b w:val="0"/>
          <w:bCs w:val="0"/>
          <w:i w:val="0"/>
          <w:iCs w:val="0"/>
          <w:caps w:val="0"/>
          <w:smallCaps w:val="0"/>
          <w:noProof w:val="0"/>
          <w:color w:val="0A0A0A"/>
          <w:sz w:val="24"/>
          <w:szCs w:val="24"/>
          <w:lang w:val="pt-BR"/>
        </w:rPr>
        <w:t xml:space="preserve"> incluindo pavimentos, telhados e divisórias</w:t>
      </w:r>
      <w:ins w:author="Susana Margarida Gonçalves Silva Santos" w:date="2026-04-23T15:33:21.988Z" w16du:dateUtc="2026-04-23T15:33:21.988Z" w:id="1222682307">
        <w:r w:rsidRPr="679F1546" w:rsidR="65B81824">
          <w:rPr>
            <w:rFonts w:ascii="Garamond" w:hAnsi="Garamond" w:eastAsia="Garamond" w:cs="Garamond"/>
            <w:b w:val="0"/>
            <w:bCs w:val="0"/>
            <w:i w:val="0"/>
            <w:iCs w:val="0"/>
            <w:caps w:val="0"/>
            <w:smallCaps w:val="0"/>
            <w:noProof w:val="0"/>
            <w:color w:val="0A0A0A"/>
            <w:sz w:val="24"/>
            <w:szCs w:val="24"/>
            <w:lang w:val="pt-BR"/>
          </w:rPr>
          <w:t>,</w:t>
        </w:r>
      </w:ins>
      <w:r w:rsidRPr="679F1546" w:rsidR="65B81824">
        <w:rPr>
          <w:rFonts w:ascii="Garamond" w:hAnsi="Garamond" w:eastAsia="Garamond" w:cs="Garamond"/>
          <w:b w:val="0"/>
          <w:bCs w:val="0"/>
          <w:i w:val="0"/>
          <w:iCs w:val="0"/>
          <w:caps w:val="0"/>
          <w:smallCaps w:val="0"/>
          <w:noProof w:val="0"/>
          <w:color w:val="0A0A0A"/>
          <w:sz w:val="24"/>
          <w:szCs w:val="24"/>
          <w:lang w:val="pt-BR"/>
        </w:rPr>
        <w:t xml:space="preserve"> </w:t>
      </w:r>
      <w:r w:rsidRPr="679F1546" w:rsidR="65B81824">
        <w:rPr>
          <w:rFonts w:ascii="Garamond" w:hAnsi="Garamond" w:eastAsia="Garamond" w:cs="Garamond"/>
          <w:b w:val="0"/>
          <w:bCs w:val="0"/>
          <w:i w:val="0"/>
          <w:iCs w:val="0"/>
          <w:caps w:val="0"/>
          <w:smallCaps w:val="0"/>
          <w:noProof w:val="0"/>
          <w:color w:val="0A0A0A"/>
          <w:sz w:val="24"/>
          <w:szCs w:val="24"/>
          <w:lang w:val="pt-BR"/>
        </w:rPr>
        <w:t>assim como o equipamento dos animais, devem ser construídos e mantidos em condições adequadas de conservação e limpeza, garantindo a inexistência de riscos para o seu bem-estar e saúde.</w:t>
      </w:r>
    </w:p>
    <w:p w:rsidR="2075BC90" w:rsidP="679F1546" w:rsidRDefault="2075BC90" w14:paraId="69A02335" w14:textId="0606608E">
      <w:pPr>
        <w:spacing w:before="120" w:after="120" w:line="360" w:lineRule="auto"/>
        <w:ind w:left="1416" w:right="0" w:hanging="566"/>
        <w:rPr>
          <w:lang w:val="pt"/>
        </w:rPr>
      </w:pPr>
      <w:r w:rsidRPr="679F1546" w:rsidR="0D1B163A">
        <w:rPr>
          <w:lang w:val="pt"/>
        </w:rPr>
        <w:t xml:space="preserve">Os </w:t>
      </w:r>
      <w:r w:rsidRPr="679F1546" w:rsidR="610FCCB0">
        <w:rPr>
          <w:lang w:val="pt"/>
        </w:rPr>
        <w:t>animais</w:t>
      </w:r>
      <w:r w:rsidRPr="679F1546" w:rsidR="0D1B163A">
        <w:rPr>
          <w:lang w:val="pt"/>
        </w:rPr>
        <w:t xml:space="preserve"> disponham de espaço suficiente para poderem circular livremente e expressar comportamentos específicos da espécie de acordo com as suas necessidades, tendo a possibilidade de se retirarem e de descansarem;</w:t>
      </w:r>
    </w:p>
    <w:p w:rsidR="2075BC90" w:rsidP="679F1546" w:rsidRDefault="2075BC90" w14:paraId="770C6443" w14:textId="1B0E2C37">
      <w:pPr>
        <w:spacing w:before="120" w:after="120" w:line="360" w:lineRule="auto"/>
        <w:ind w:left="1416" w:right="0" w:hanging="566"/>
        <w:rPr>
          <w:lang w:val="pt-BR"/>
        </w:rPr>
      </w:pPr>
      <w:r w:rsidRPr="679F1546" w:rsidR="71C22AAF">
        <w:rPr>
          <w:lang w:val="pt-BR"/>
        </w:rPr>
        <w:t>e</w:t>
      </w:r>
      <w:r w:rsidRPr="679F1546" w:rsidR="4690C4EA">
        <w:rPr>
          <w:lang w:val="pt-BR"/>
        </w:rPr>
        <w:t xml:space="preserve">) </w:t>
      </w:r>
      <w:r w:rsidRPr="679F1546" w:rsidR="0D1B163A">
        <w:rPr>
          <w:lang w:val="pt-BR"/>
        </w:rPr>
        <w:t xml:space="preserve">Os </w:t>
      </w:r>
      <w:r w:rsidRPr="679F1546" w:rsidR="62CA0906">
        <w:rPr>
          <w:lang w:val="pt-BR"/>
        </w:rPr>
        <w:t xml:space="preserve">animais, designadamente, </w:t>
      </w:r>
      <w:r w:rsidRPr="679F1546" w:rsidR="0D1B163A">
        <w:rPr>
          <w:lang w:val="pt-BR"/>
        </w:rPr>
        <w:t>cães ou gatos disponham de zonas de descanso limpas, confortáveis e secas, suficientemente grandes e numerosas para garantir que todos</w:t>
      </w:r>
      <w:r w:rsidRPr="679F1546" w:rsidR="37BB828D">
        <w:rPr>
          <w:lang w:val="pt-BR"/>
        </w:rPr>
        <w:t xml:space="preserve"> possam</w:t>
      </w:r>
      <w:r w:rsidRPr="679F1546" w:rsidR="0D1B163A">
        <w:rPr>
          <w:lang w:val="pt-BR"/>
        </w:rPr>
        <w:t xml:space="preserve"> deitar</w:t>
      </w:r>
      <w:r>
        <w:noBreakHyphen/>
      </w:r>
      <w:r w:rsidRPr="679F1546" w:rsidR="0D1B163A">
        <w:rPr>
          <w:lang w:val="pt-BR"/>
        </w:rPr>
        <w:t>se e descansar ao mesmo tempo numa posição natural;</w:t>
      </w:r>
    </w:p>
    <w:p w:rsidR="2075BC90" w:rsidP="679F1546" w:rsidRDefault="2075BC90" w14:paraId="73CA4E22" w14:textId="32B90267">
      <w:pPr>
        <w:spacing w:before="120" w:after="120" w:line="360" w:lineRule="auto"/>
        <w:ind w:left="1416" w:right="0" w:hanging="566"/>
        <w:rPr>
          <w:lang w:val="pt"/>
        </w:rPr>
      </w:pPr>
      <w:r w:rsidRPr="679F1546" w:rsidR="6165D549">
        <w:rPr>
          <w:lang w:val="pt"/>
        </w:rPr>
        <w:t>f</w:t>
      </w:r>
      <w:r w:rsidRPr="679F1546" w:rsidR="1EB8FA21">
        <w:rPr>
          <w:lang w:val="pt"/>
        </w:rPr>
        <w:t xml:space="preserve">) </w:t>
      </w:r>
      <w:r w:rsidRPr="679F1546" w:rsidR="0D1B163A">
        <w:rPr>
          <w:lang w:val="pt"/>
        </w:rPr>
        <w:t>Estejam previstas estruturas e medidas adequadas para que</w:t>
      </w:r>
      <w:r w:rsidRPr="679F1546" w:rsidR="19686275">
        <w:rPr>
          <w:lang w:val="pt"/>
        </w:rPr>
        <w:t xml:space="preserve"> os animais</w:t>
      </w:r>
      <w:r w:rsidRPr="679F1546" w:rsidR="0D1B163A">
        <w:rPr>
          <w:lang w:val="pt"/>
        </w:rPr>
        <w:t xml:space="preserve"> mantidos em espaços exteriores estejam protegidos de condições climáticas adversas, incluindo para prevenir desconforto térmico, queimaduras solares e queimaduras pelo frio.</w:t>
      </w:r>
    </w:p>
    <w:p w:rsidR="210F7DF8" w:rsidP="679F1546" w:rsidRDefault="210F7DF8" w14:paraId="064D0D41" w14:textId="2425298A">
      <w:pPr>
        <w:spacing w:before="120" w:after="120" w:line="360" w:lineRule="auto"/>
        <w:ind w:left="850" w:right="0" w:hanging="142"/>
        <w:rPr>
          <w:lang w:val="pt"/>
        </w:rPr>
        <w:pPrChange w:author="Susana Margarida Gonçalves Silva Santos" w:date="2026-04-23T16:47:59.209Z">
          <w:pPr>
            <w:spacing w:after="0"/>
            <w:ind w:hanging="0"/>
          </w:pPr>
        </w:pPrChange>
      </w:pPr>
      <w:r w:rsidRPr="679F1546" w:rsidR="210F7DF8">
        <w:rPr>
          <w:lang w:val="pt"/>
        </w:rPr>
        <w:t xml:space="preserve">g) </w:t>
      </w:r>
      <w:r w:rsidRPr="679F1546" w:rsidR="75AA7387">
        <w:rPr>
          <w:lang w:val="pt"/>
        </w:rPr>
        <w:t xml:space="preserve">Os operadores de estabelecimentos de criação e estabelecimentos de venda devem, sempre que necessário, utilizar sistemas de aquecimento ou de arrefecimento nos compartimentos interiores dos seus estabelecimentos, a fim de manter uma boa qualidade do ar e uma temperatura adequada e remover a humidade excessiva. </w:t>
      </w:r>
    </w:p>
    <w:p w:rsidR="75AA7387" w:rsidP="679F1546" w:rsidRDefault="75AA7387" w14:paraId="21A6558B" w14:textId="2F2D3D34">
      <w:pPr>
        <w:spacing w:after="0"/>
        <w:rPr>
          <w:lang w:val="pt"/>
        </w:rPr>
      </w:pPr>
      <w:r w:rsidRPr="679F1546" w:rsidR="75AA7387">
        <w:rPr>
          <w:lang w:val="pt"/>
        </w:rPr>
        <w:t xml:space="preserve">      </w:t>
      </w:r>
      <w:r w:rsidRPr="679F1546" w:rsidR="75AA7387">
        <w:rPr>
          <w:lang w:val="pt"/>
        </w:rPr>
        <w:t xml:space="preserve">h) </w:t>
      </w:r>
      <w:r w:rsidRPr="679F1546" w:rsidR="63AC20BD">
        <w:rPr>
          <w:lang w:val="pt"/>
        </w:rPr>
        <w:t xml:space="preserve">Os operadores de estabelecimentos de </w:t>
      </w:r>
      <w:r w:rsidRPr="679F1546" w:rsidR="63AC20BD">
        <w:rPr>
          <w:highlight w:val="yellow"/>
          <w:lang w:val="pt"/>
        </w:rPr>
        <w:t>criação</w:t>
      </w:r>
      <w:r w:rsidRPr="679F1546" w:rsidR="63AC20BD">
        <w:rPr>
          <w:lang w:val="pt"/>
        </w:rPr>
        <w:t xml:space="preserve"> e estabelecimentos de venda </w:t>
      </w:r>
      <w:r>
        <w:tab/>
      </w:r>
      <w:r>
        <w:tab/>
      </w:r>
      <w:r w:rsidRPr="679F1546" w:rsidR="63AC20BD">
        <w:rPr>
          <w:lang w:val="pt"/>
        </w:rPr>
        <w:t xml:space="preserve">asseguram que os cães e gatos sejam alojados em conformidade com </w:t>
      </w:r>
      <w:r w:rsidRPr="679F1546" w:rsidR="7D2D11A3">
        <w:rPr>
          <w:lang w:val="pt"/>
        </w:rPr>
        <w:t>ponto X do anexo II.</w:t>
      </w:r>
    </w:p>
    <w:p w:rsidR="679F1546" w:rsidP="679F1546" w:rsidRDefault="679F1546" w14:paraId="6BAF86FA" w14:textId="3A275562">
      <w:pPr>
        <w:pStyle w:val="Normal"/>
        <w:spacing w:after="0"/>
        <w:ind w:hanging="0" w:firstLine="708"/>
        <w:rPr>
          <w:lang w:val="pt"/>
        </w:rPr>
      </w:pPr>
    </w:p>
    <w:p w:rsidR="679F1546" w:rsidP="73C0FD60" w:rsidRDefault="679F1546" w14:paraId="717C1E7F" w14:textId="42844137">
      <w:pPr>
        <w:spacing w:before="120" w:after="120" w:line="360" w:lineRule="auto"/>
        <w:ind w:left="850" w:right="0" w:hanging="0"/>
        <w:rPr>
          <w:del w:author="Susana Margarida Gonçalves Silva Santos" w:date="2026-04-28T18:26:25.805Z" w16du:dateUtc="2026-04-28T18:26:25.805Z" w:id="1021246508"/>
          <w:lang w:val="pt"/>
        </w:rPr>
        <w:pPrChange w:author="Susana Margarida Gonçalves Silva Santos" w:date="2026-04-28T18:26:26.4Z">
          <w:pPr>
            <w:spacing w:before="120" w:after="120" w:line="360" w:lineRule="auto"/>
            <w:ind w:left="1416" w:right="0" w:hanging="566"/>
          </w:pPr>
        </w:pPrChange>
      </w:pPr>
    </w:p>
    <w:p w:rsidR="679F1546" w:rsidP="73C0FD60" w:rsidRDefault="679F1546" w14:paraId="18BB3E98" w14:textId="7367F8ED">
      <w:pPr>
        <w:spacing w:before="120" w:after="120" w:line="360" w:lineRule="auto"/>
        <w:ind w:left="0" w:right="0" w:hanging="0"/>
        <w:rPr>
          <w:del w:author="Susana Margarida Gonçalves Silva Santos" w:date="2026-04-23T17:06:30.546Z" w16du:dateUtc="2026-04-23T17:06:30.546Z" w:id="985268730"/>
          <w:lang w:val="pt"/>
        </w:rPr>
        <w:pPrChange w:author="Susana Margarida Gonçalves Silva Santos" w:date="2026-04-28T18:26:25.433Z">
          <w:pPr>
            <w:spacing w:before="120" w:after="120" w:line="360" w:lineRule="auto"/>
            <w:ind w:left="850" w:right="0" w:hanging="850"/>
          </w:pPr>
        </w:pPrChange>
      </w:pPr>
    </w:p>
    <w:p w:rsidR="679F1546" w:rsidP="679F1546" w:rsidRDefault="679F1546" w14:paraId="2775668A" w14:textId="1A4ED121">
      <w:pPr>
        <w:spacing w:before="120" w:after="120" w:line="360" w:lineRule="auto"/>
        <w:ind w:left="0" w:right="0" w:hanging="0"/>
        <w:rPr>
          <w:del w:author="Susana Margarida Gonçalves Silva Santos" w:date="2026-04-23T17:06:28.314Z" w16du:dateUtc="2026-04-23T17:06:28.314Z" w:id="1392708569"/>
          <w:lang w:val="pt"/>
        </w:rPr>
        <w:pPrChange w:author="Susana Margarida Gonçalves Silva Santos" w:date="2026-04-23T17:06:30.019Z">
          <w:pPr>
            <w:spacing w:before="120" w:after="120" w:line="360" w:lineRule="auto"/>
            <w:ind w:left="1416" w:right="0" w:hanging="566"/>
          </w:pPr>
        </w:pPrChange>
      </w:pPr>
    </w:p>
    <w:p w:rsidR="679F1546" w:rsidP="679F1546" w:rsidRDefault="679F1546" w14:paraId="200ABC27" w14:textId="53C64912">
      <w:pPr>
        <w:spacing w:before="120" w:after="120" w:line="360" w:lineRule="auto"/>
        <w:ind w:left="0" w:right="0" w:hanging="0"/>
        <w:rPr>
          <w:lang w:val="pt"/>
        </w:rPr>
        <w:pPrChange w:author="Susana Margarida Gonçalves Silva Santos" w:date="2026-04-23T17:06:27.859Z">
          <w:pPr>
            <w:spacing w:before="120" w:after="120" w:line="360" w:lineRule="auto"/>
            <w:ind w:left="1416" w:right="0" w:hanging="566"/>
          </w:pPr>
        </w:pPrChange>
      </w:pPr>
    </w:p>
    <w:p w:rsidR="32798095" w:rsidP="679F1546" w:rsidRDefault="32798095" w14:paraId="2C427206" w14:textId="1DEA408C">
      <w:pPr>
        <w:spacing w:before="120" w:after="114" w:line="360" w:lineRule="auto"/>
        <w:ind w:left="142" w:right="136" w:firstLine="0"/>
        <w:jc w:val="center"/>
        <w:rPr>
          <w:color w:val="FF0000"/>
          <w:lang w:val="pt-BR"/>
        </w:rPr>
        <w:pPrChange w:author="Susana Margarida Gonçalves Silva Santos" w:date="2026-04-23T16:29:35.287Z">
          <w:pPr>
            <w:spacing w:before="120" w:after="120" w:line="360" w:lineRule="auto"/>
            <w:ind w:left="1416" w:right="0" w:hanging="566"/>
          </w:pPr>
        </w:pPrChange>
      </w:pPr>
      <w:r w:rsidRPr="679F1546" w:rsidR="32798095">
        <w:rPr>
          <w:color w:val="FF0000"/>
          <w:lang w:val="pt"/>
          <w:rPrChange w:author="Susana Margarida Gonçalves Silva Santos" w:date="2026-04-23T16:31:05.074Z" w16du:dateUtc="2026-04-23T16:31:05.074Z" w:id="1481155205">
            <w:rPr>
              <w:lang w:val="pt"/>
            </w:rPr>
          </w:rPrChange>
        </w:rPr>
        <w:t xml:space="preserve"> </w:t>
      </w:r>
      <w:r w:rsidRPr="679F1546" w:rsidR="32798095">
        <w:rPr>
          <w:color w:val="FF0000"/>
          <w:lang w:val="pt-BR"/>
          <w:rPrChange w:author="Susana Margarida Gonçalves Silva Santos" w:date="2026-04-23T16:31:05.074Z" w16du:dateUtc="2026-04-23T16:31:05.074Z" w:id="693935328">
            <w:rPr>
              <w:lang w:val="pt-BR"/>
            </w:rPr>
          </w:rPrChange>
        </w:rPr>
        <w:t xml:space="preserve">Artigo </w:t>
      </w:r>
      <w:r w:rsidRPr="679F1546" w:rsidR="32798095">
        <w:rPr>
          <w:color w:val="FF0000"/>
          <w:lang w:val="pt-BR"/>
          <w:rPrChange w:author="Susana Margarida Gonçalves Silva Santos" w:date="2026-04-23T16:31:05.074Z" w16du:dateUtc="2026-04-23T16:31:05.074Z" w:id="828984267">
            <w:rPr>
              <w:lang w:val="pt-BR"/>
            </w:rPr>
          </w:rPrChange>
        </w:rPr>
        <w:t>YY.º</w:t>
      </w:r>
      <w:r w:rsidRPr="679F1546" w:rsidR="32798095">
        <w:rPr>
          <w:color w:val="FF0000"/>
          <w:lang w:val="pt-BR"/>
          <w:rPrChange w:author="Susana Margarida Gonçalves Silva Santos" w:date="2026-04-23T16:31:05.074Z" w16du:dateUtc="2026-04-23T16:31:05.074Z" w:id="1248762365">
            <w:rPr>
              <w:lang w:val="pt-BR"/>
            </w:rPr>
          </w:rPrChange>
        </w:rPr>
        <w:t xml:space="preserve"> - B</w:t>
      </w:r>
    </w:p>
    <w:p w:rsidR="32798095" w:rsidP="679F1546" w:rsidRDefault="32798095" w14:paraId="48B81F36" w14:textId="6E1093B5">
      <w:pPr>
        <w:spacing w:before="120" w:after="114" w:line="360" w:lineRule="auto"/>
        <w:ind w:left="142" w:right="136" w:firstLine="0"/>
        <w:jc w:val="center"/>
        <w:rPr>
          <w:lang w:val="pt-BR"/>
        </w:rPr>
      </w:pPr>
      <w:r w:rsidRPr="679F1546" w:rsidR="32798095">
        <w:rPr>
          <w:lang w:val="pt-BR"/>
        </w:rPr>
        <w:t>Condições para manutenção de cães e gatos</w:t>
      </w:r>
    </w:p>
    <w:p w:rsidR="679F1546" w:rsidP="679F1546" w:rsidRDefault="679F1546" w14:paraId="0E9B1C3C" w14:textId="7AF36D49">
      <w:pPr>
        <w:spacing w:before="120" w:after="120" w:line="360" w:lineRule="auto"/>
        <w:ind w:left="1416" w:right="0" w:hanging="566"/>
        <w:jc w:val="center"/>
        <w:rPr>
          <w:lang w:val="pt"/>
        </w:rPr>
      </w:pPr>
    </w:p>
    <w:p w:rsidR="2075BC90" w:rsidP="679F1546" w:rsidRDefault="2075BC90" w14:paraId="02152B6C" w14:textId="1517B62D">
      <w:pPr>
        <w:spacing w:before="120" w:after="120" w:line="360" w:lineRule="auto"/>
        <w:ind w:left="850" w:right="0" w:hanging="850"/>
        <w:rPr>
          <w:lang w:val="pt"/>
        </w:rPr>
      </w:pPr>
      <w:r w:rsidRPr="679F1546" w:rsidR="32798095">
        <w:rPr>
          <w:lang w:val="pt"/>
        </w:rPr>
        <w:t>1</w:t>
      </w:r>
      <w:r w:rsidRPr="679F1546" w:rsidR="0D1B163A">
        <w:rPr>
          <w:lang w:val="pt"/>
        </w:rPr>
        <w:t>.</w:t>
      </w:r>
      <w:r>
        <w:tab/>
      </w:r>
      <w:r w:rsidRPr="679F1546" w:rsidR="0D1B163A">
        <w:rPr>
          <w:lang w:val="pt"/>
        </w:rPr>
        <w:t xml:space="preserve">Os operadores não podem manter os cães ou os gatos em contentores. </w:t>
      </w:r>
    </w:p>
    <w:p w:rsidR="2075BC90" w:rsidP="679F1546" w:rsidRDefault="2075BC90" w14:paraId="0E4B6ABB" w14:textId="767B0B19">
      <w:pPr>
        <w:spacing w:before="120" w:after="120" w:line="360" w:lineRule="auto"/>
        <w:ind w:left="850" w:right="0" w:hanging="850"/>
        <w:rPr>
          <w:lang w:val="pt-BR"/>
        </w:rPr>
      </w:pPr>
      <w:r w:rsidRPr="679F1546" w:rsidR="622493D6">
        <w:rPr>
          <w:lang w:val="pt-BR"/>
        </w:rPr>
        <w:t xml:space="preserve">2. </w:t>
      </w:r>
      <w:r w:rsidRPr="679F1546" w:rsidR="0D1B163A">
        <w:rPr>
          <w:lang w:val="pt-BR"/>
        </w:rPr>
        <w:t xml:space="preserve">Os contentores podem, no entanto, ser utilizados para o isolamento de curta duração de determinados cães ou gatos, durante a participação em espetáculos, exposições e concursos, para cachorros ou gatinhos com capacidade de termorregulação reduzida e para cachorros ou gatinhos acompanhados das respetivas mães, desde que, para os cães ou gatos em causa, o stress seja minimizado e o sofrimento evitado, e que os animais sejam capazes de se levantarem, virarem e </w:t>
      </w:r>
      <w:r w:rsidRPr="679F1546" w:rsidR="0D1B163A">
        <w:rPr>
          <w:lang w:val="pt-BR"/>
        </w:rPr>
        <w:t>deitarem</w:t>
      </w:r>
      <w:r w:rsidRPr="679F1546" w:rsidR="0D1B163A">
        <w:rPr>
          <w:lang w:val="pt-BR"/>
        </w:rPr>
        <w:t xml:space="preserve"> numa posição natural.</w:t>
      </w:r>
    </w:p>
    <w:p w:rsidR="2075BC90" w:rsidP="679F1546" w:rsidRDefault="2075BC90" w14:paraId="23F14EB7" w14:textId="34740724">
      <w:pPr>
        <w:spacing w:before="120" w:after="120" w:line="360" w:lineRule="auto"/>
        <w:ind w:left="850" w:right="0" w:hanging="850"/>
        <w:rPr>
          <w:lang w:val="pt-BR"/>
        </w:rPr>
      </w:pPr>
      <w:r w:rsidRPr="679F1546" w:rsidR="37EE7FD0">
        <w:rPr>
          <w:lang w:val="pt-BR"/>
        </w:rPr>
        <w:t>3</w:t>
      </w:r>
      <w:r w:rsidRPr="679F1546" w:rsidR="0D1B163A">
        <w:rPr>
          <w:lang w:val="pt-BR"/>
        </w:rPr>
        <w:t>.</w:t>
      </w:r>
      <w:r>
        <w:tab/>
      </w:r>
      <w:r w:rsidRPr="679F1546" w:rsidR="0D1B163A">
        <w:rPr>
          <w:lang w:val="pt-BR"/>
        </w:rPr>
        <w:t>Os operadores não podem manter cães com mais de oito semanas exclusivamente em espaços interiores</w:t>
      </w:r>
      <w:r w:rsidRPr="679F1546" w:rsidR="4045D6E1">
        <w:rPr>
          <w:lang w:val="pt-BR"/>
        </w:rPr>
        <w:t>, devendo aqueles</w:t>
      </w:r>
      <w:r w:rsidRPr="679F1546" w:rsidR="0D1B163A">
        <w:rPr>
          <w:lang w:val="pt-BR"/>
        </w:rPr>
        <w:t xml:space="preserve"> cães ter acesso diário a uma área ao ar livre, ou serem passeados diariamente,</w:t>
      </w:r>
      <w:r w:rsidRPr="679F1546" w:rsidR="79E49BC4">
        <w:rPr>
          <w:lang w:val="pt-BR"/>
        </w:rPr>
        <w:t xml:space="preserve"> </w:t>
      </w:r>
      <w:r w:rsidRPr="679F1546" w:rsidR="0D1B163A">
        <w:rPr>
          <w:lang w:val="pt-BR"/>
        </w:rPr>
        <w:t xml:space="preserve">de forma que permita exercício físico, exploração e socialização. </w:t>
      </w:r>
    </w:p>
    <w:p w:rsidR="2075BC90" w:rsidP="679F1546" w:rsidRDefault="2075BC90" w14:paraId="09C73B9C" w14:textId="52FCC75F">
      <w:pPr>
        <w:spacing w:before="120" w:after="120" w:line="360" w:lineRule="auto"/>
        <w:ind w:left="850" w:right="0" w:hanging="850"/>
        <w:rPr>
          <w:lang w:val="pt-BR"/>
        </w:rPr>
      </w:pPr>
      <w:r w:rsidRPr="679F1546" w:rsidR="37921B0A">
        <w:rPr>
          <w:lang w:val="pt-BR"/>
        </w:rPr>
        <w:t xml:space="preserve">4.          </w:t>
      </w:r>
      <w:r w:rsidRPr="679F1546" w:rsidR="0D1B163A">
        <w:rPr>
          <w:lang w:val="pt-BR"/>
        </w:rPr>
        <w:t xml:space="preserve">A duração combinada mínima desse acesso diário ou passeio deve ser de uma hora no total. </w:t>
      </w:r>
    </w:p>
    <w:p w:rsidR="2075BC90" w:rsidP="679F1546" w:rsidRDefault="2075BC90" w14:paraId="0967D2D4" w14:textId="2668351C">
      <w:pPr>
        <w:spacing w:before="120" w:after="120" w:line="360" w:lineRule="auto"/>
        <w:ind w:left="850" w:right="0" w:hanging="850"/>
        <w:rPr>
          <w:lang w:val="pt-BR"/>
        </w:rPr>
      </w:pPr>
      <w:r w:rsidRPr="679F1546" w:rsidR="7016AA4C">
        <w:rPr>
          <w:lang w:val="pt-BR"/>
        </w:rPr>
        <w:t xml:space="preserve">5. </w:t>
      </w:r>
      <w:r w:rsidRPr="679F1546" w:rsidR="50E2D20A">
        <w:rPr>
          <w:lang w:val="pt-BR"/>
        </w:rPr>
        <w:t xml:space="preserve">        </w:t>
      </w:r>
      <w:r w:rsidRPr="679F1546" w:rsidR="0D1B163A">
        <w:rPr>
          <w:lang w:val="pt-BR"/>
        </w:rPr>
        <w:t xml:space="preserve">O operador só pode ficar isento </w:t>
      </w:r>
      <w:r w:rsidRPr="679F1546" w:rsidR="73897AFA">
        <w:rPr>
          <w:lang w:val="pt-BR"/>
        </w:rPr>
        <w:t>das</w:t>
      </w:r>
      <w:r w:rsidRPr="679F1546" w:rsidR="0D1B163A">
        <w:rPr>
          <w:lang w:val="pt-BR"/>
        </w:rPr>
        <w:t xml:space="preserve"> exigências </w:t>
      </w:r>
      <w:r w:rsidRPr="679F1546" w:rsidR="1DF13ABD">
        <w:rPr>
          <w:lang w:val="pt-BR"/>
        </w:rPr>
        <w:t>me</w:t>
      </w:r>
      <w:ins w:author="Susana Margarida Gonçalves Silva Santos" w:date="2026-04-23T16:43:55.405Z" w16du:dateUtc="2026-04-23T16:43:55.405Z" w:id="2075546758">
        <w:r w:rsidRPr="679F1546" w:rsidR="0374C52A">
          <w:rPr>
            <w:lang w:val="pt-BR"/>
          </w:rPr>
          <w:t>n</w:t>
        </w:r>
      </w:ins>
      <w:r w:rsidRPr="679F1546" w:rsidR="1DF13ABD">
        <w:rPr>
          <w:lang w:val="pt-BR"/>
        </w:rPr>
        <w:t>cionadas no número anterior</w:t>
      </w:r>
      <w:r w:rsidRPr="679F1546" w:rsidR="692C6468">
        <w:rPr>
          <w:lang w:val="pt-BR"/>
        </w:rPr>
        <w:t>,</w:t>
      </w:r>
      <w:r w:rsidRPr="679F1546" w:rsidR="1DF13ABD">
        <w:rPr>
          <w:lang w:val="pt-BR"/>
        </w:rPr>
        <w:t xml:space="preserve"> </w:t>
      </w:r>
      <w:r w:rsidRPr="679F1546" w:rsidR="0D1B163A">
        <w:rPr>
          <w:lang w:val="pt-BR"/>
        </w:rPr>
        <w:t>com base num parecer escrito de um médico veterinário.</w:t>
      </w:r>
    </w:p>
    <w:p w:rsidR="2075BC90" w:rsidP="679F1546" w:rsidRDefault="2075BC90" w14:paraId="55DE4DF8" w14:textId="3CC2CA1D">
      <w:pPr>
        <w:spacing w:before="120" w:after="120" w:line="360" w:lineRule="auto"/>
        <w:ind w:left="850" w:right="0" w:hanging="850"/>
        <w:rPr>
          <w:lang w:val="pt"/>
        </w:rPr>
      </w:pPr>
      <w:r w:rsidRPr="679F1546" w:rsidR="6A5952B0">
        <w:rPr>
          <w:lang w:val="pt"/>
        </w:rPr>
        <w:t xml:space="preserve"> 6. </w:t>
      </w:r>
      <w:r>
        <w:tab/>
      </w:r>
      <w:r w:rsidRPr="679F1546" w:rsidR="0D1B163A">
        <w:rPr>
          <w:lang w:val="pt"/>
        </w:rPr>
        <w:t xml:space="preserve">Quando os gatos são mantidos em gatis, os operadores devem conceber e construir compartimentos </w:t>
      </w:r>
      <w:commentRangeStart w:id="1948181678"/>
      <w:del w:author="Susana Margarida Gonçalves Silva Santos" w:date="2026-04-23T16:25:00.902Z" w16du:dateUtc="2026-04-23T16:25:00.902Z" w:id="1585572879">
        <w:r w:rsidRPr="679F1546" w:rsidDel="0D1B163A">
          <w:rPr>
            <w:lang w:val="pt"/>
          </w:rPr>
          <w:delText>individuais</w:delText>
        </w:r>
      </w:del>
      <w:commentRangeEnd w:id="1948181678"/>
      <w:r>
        <w:rPr>
          <w:rStyle w:val="CommentReference"/>
        </w:rPr>
        <w:commentReference w:id="1948181678"/>
      </w:r>
      <w:r w:rsidRPr="679F1546" w:rsidR="0D1B163A">
        <w:rPr>
          <w:lang w:val="pt"/>
        </w:rPr>
        <w:t xml:space="preserve"> para permitir que os gatos circulem livremente e exibam o seu comportamento natural.</w:t>
      </w:r>
    </w:p>
    <w:p w:rsidR="2075BC90" w:rsidP="679F1546" w:rsidRDefault="2075BC90" w14:paraId="03159CA2" w14:textId="38D60CD2">
      <w:pPr>
        <w:spacing w:before="120" w:after="120" w:line="360" w:lineRule="auto"/>
        <w:ind w:left="850" w:right="0" w:hanging="850"/>
        <w:rPr>
          <w:ins w:author="Susana Margarida Gonçalves Silva Santos" w:date="2026-04-23T16:32:00.344Z" w16du:dateUtc="2026-04-23T16:32:00.344Z" w:id="1771134639"/>
          <w:lang w:val="pt"/>
        </w:rPr>
      </w:pPr>
      <w:ins w:author="Susana Margarida Gonçalves Silva Santos" w:date="2026-04-23T16:31:39.434Z" w16du:dateUtc="2026-04-23T16:31:39.434Z" w:id="483396857">
        <w:r w:rsidRPr="679F1546" w:rsidR="71115045">
          <w:rPr>
            <w:lang w:val="pt"/>
          </w:rPr>
          <w:t>4</w:t>
        </w:r>
      </w:ins>
      <w:del w:author="Susana Margarida Gonçalves Silva Santos" w:date="2026-04-23T16:31:39.15Z" w16du:dateUtc="2026-04-23T16:31:39.15Z" w:id="964981850">
        <w:r w:rsidRPr="679F1546" w:rsidDel="0D1B163A">
          <w:rPr>
            <w:lang w:val="pt"/>
          </w:rPr>
          <w:delText>6</w:delText>
        </w:r>
      </w:del>
      <w:r w:rsidRPr="679F1546" w:rsidR="0D1B163A">
        <w:rPr>
          <w:lang w:val="pt"/>
        </w:rPr>
        <w:t>.</w:t>
      </w:r>
      <w:r>
        <w:tab/>
      </w:r>
      <w:r w:rsidRPr="679F1546" w:rsidR="0D1B163A">
        <w:rPr>
          <w:lang w:val="pt"/>
        </w:rPr>
        <w:t>Os operadores de estabelecimentos de criação e estabelecimentos de venda asseguram que nas áreas interiores onde são detidos cães ou gatos, existe uma zona termicamente neutra adequada que tenha em conta o seu tipo de pelagem, a idade, o tamanho, a raça e o estado de saúde.</w:t>
      </w:r>
    </w:p>
    <w:p w:rsidR="679F1546" w:rsidP="679F1546" w:rsidRDefault="679F1546" w14:paraId="06A6AA0A" w14:textId="6F7D1FF2">
      <w:pPr>
        <w:spacing w:before="120" w:after="120" w:line="360" w:lineRule="auto"/>
        <w:ind w:left="850" w:right="0" w:hanging="850"/>
        <w:rPr>
          <w:ins w:author="Susana Margarida Gonçalves Silva Santos" w:date="2026-04-23T16:32:00.791Z" w16du:dateUtc="2026-04-23T16:32:00.791Z" w:id="705911800"/>
          <w:lang w:val="pt"/>
        </w:rPr>
      </w:pPr>
    </w:p>
    <w:p w:rsidR="679F1546" w:rsidP="679F1546" w:rsidRDefault="679F1546" w14:paraId="1095DE9D" w14:textId="48FDF795">
      <w:pPr>
        <w:spacing w:before="120" w:after="120" w:line="360" w:lineRule="auto"/>
        <w:ind w:left="850" w:right="0" w:hanging="850"/>
        <w:rPr>
          <w:lang w:val="pt"/>
        </w:rPr>
      </w:pPr>
    </w:p>
    <w:p w:rsidR="2075BC90" w:rsidP="679F1546" w:rsidRDefault="2075BC90" w14:paraId="751E0810" w14:textId="3C6C064D">
      <w:pPr>
        <w:spacing w:before="120" w:after="120" w:line="360" w:lineRule="auto"/>
        <w:ind w:left="850" w:right="0" w:hanging="850"/>
        <w:rPr>
          <w:lang w:val="pt"/>
        </w:rPr>
      </w:pPr>
      <w:r w:rsidRPr="679F1546" w:rsidR="0D1B163A">
        <w:rPr>
          <w:lang w:val="pt"/>
        </w:rPr>
        <w:t>.</w:t>
      </w:r>
      <w:r>
        <w:tab/>
      </w:r>
      <w:r w:rsidRPr="679F1546" w:rsidR="0D1B163A">
        <w:rPr>
          <w:lang w:val="pt"/>
        </w:rPr>
        <w:t>Os operadores asseguram que os cães ou gatos sejam expostos à luz e possam permanecer no escuro durante períodos suficientes e ininterruptos para manterem um ritmo circadiano normal.</w:t>
      </w:r>
    </w:p>
    <w:p w:rsidR="2075BC90" w:rsidP="679F1546" w:rsidRDefault="2075BC90" w14:paraId="66FD0B80" w14:textId="5009A502">
      <w:pPr>
        <w:pStyle w:val="Normal"/>
        <w:spacing w:before="120" w:after="120" w:line="360" w:lineRule="auto"/>
        <w:ind w:left="850" w:right="0"/>
        <w:rPr>
          <w:ins w:author="Susana Margarida Gonçalves Silva Santos" w:date="2026-04-23T16:39:39.69Z" w16du:dateUtc="2026-04-23T16:39:39.69Z" w:id="88522446"/>
        </w:rPr>
        <w:pPrChange w:author="Susana Margarida Gonçalves Silva Santos" w:date="2026-04-23T16:37:45.174Z" w:id="596">
          <w:pPr/>
        </w:pPrChange>
      </w:pPr>
    </w:p>
    <w:p w:rsidR="2075BC90" w:rsidP="679F1546" w:rsidRDefault="2075BC90" w14:paraId="3862EED9" w14:textId="080AD199">
      <w:pPr>
        <w:pStyle w:val="Normal"/>
        <w:spacing w:before="120" w:after="120" w:line="360" w:lineRule="auto"/>
        <w:ind w:left="850" w:right="0"/>
        <w:rPr>
          <w:ins w:author="Susana Margarida Gonçalves Silva Santos" w:date="2026-04-23T16:46:07.577Z" w16du:dateUtc="2026-04-23T16:46:07.577Z" w:id="457448085"/>
          <w:lang w:val="pt-BR"/>
        </w:rPr>
      </w:pPr>
      <w:commentRangeStart w:id="1394383115"/>
      <w:r w:rsidRPr="679F1546" w:rsidR="0D1B163A">
        <w:rPr>
          <w:color w:val="FF0000"/>
          <w:lang w:val="pt-BR"/>
          <w:rPrChange w:author="Susana Margarida Gonçalves Silva Santos" w:date="2026-04-23T16:38:02.368Z" w16du:dateUtc="2026-04-23T16:38:02.368Z" w:id="435664630">
            <w:rPr>
              <w:lang w:val="pt-BR"/>
            </w:rPr>
          </w:rPrChange>
        </w:rPr>
        <w:t xml:space="preserve">O n.º 2, alíneas a), b), c), f) e g), e os </w:t>
      </w:r>
      <w:r w:rsidRPr="679F1546" w:rsidR="0D1B163A">
        <w:rPr>
          <w:color w:val="FF0000"/>
          <w:lang w:val="pt-BR"/>
          <w:rPrChange w:author="Susana Margarida Gonçalves Silva Santos" w:date="2026-04-23T16:38:02.368Z" w16du:dateUtc="2026-04-23T16:38:02.368Z" w:id="1081626401">
            <w:rPr>
              <w:lang w:val="pt-BR"/>
            </w:rPr>
          </w:rPrChange>
        </w:rPr>
        <w:t>n.</w:t>
      </w:r>
      <w:r w:rsidRPr="679F1546" w:rsidR="0D1B163A">
        <w:rPr>
          <w:color w:val="FF0000"/>
          <w:vertAlign w:val="superscript"/>
          <w:lang w:val="pt-BR"/>
          <w:rPrChange w:author="Susana Margarida Gonçalves Silva Santos" w:date="2026-04-23T16:38:02.368Z" w16du:dateUtc="2026-04-23T16:38:02.368Z" w:id="1975482370">
            <w:rPr>
              <w:vertAlign w:val="superscript"/>
              <w:lang w:val="pt-BR"/>
            </w:rPr>
          </w:rPrChange>
        </w:rPr>
        <w:t>os</w:t>
      </w:r>
      <w:r w:rsidRPr="679F1546" w:rsidR="0D1B163A">
        <w:rPr>
          <w:color w:val="FF0000"/>
          <w:lang w:val="pt-BR"/>
          <w:rPrChange w:author="Susana Margarida Gonçalves Silva Santos" w:date="2026-04-23T16:38:02.368Z" w16du:dateUtc="2026-04-23T16:38:02.368Z" w:id="1306941707">
            <w:rPr>
              <w:lang w:val="pt-BR"/>
            </w:rPr>
          </w:rPrChange>
        </w:rPr>
        <w:t xml:space="preserve"> 6, 7 e 8 não são aplicáveis nem aos cães de guarda de gado nem aos cães de pastoreio durante os períodos em que esses </w:t>
      </w:r>
      <w:r w:rsidRPr="679F1546" w:rsidR="0D1B163A">
        <w:rPr>
          <w:b w:val="1"/>
          <w:bCs w:val="1"/>
          <w:color w:val="FF0000"/>
          <w:sz w:val="28"/>
          <w:szCs w:val="28"/>
          <w:lang w:val="pt-BR"/>
          <w:rPrChange w:author="Susana Margarida Gonçalves Silva Santos" w:date="2026-04-23T16:39:22.016Z" w16du:dateUtc="2026-04-23T16:39:22.016Z" w:id="996738347">
            <w:rPr>
              <w:lang w:val="pt-BR"/>
            </w:rPr>
          </w:rPrChange>
        </w:rPr>
        <w:t>cães são usados para guardar ou pastorear</w:t>
      </w:r>
      <w:r w:rsidRPr="679F1546" w:rsidR="0D1B163A">
        <w:rPr>
          <w:color w:val="FF0000"/>
          <w:lang w:val="pt-BR"/>
          <w:rPrChange w:author="Susana Margarida Gonçalves Silva Santos" w:date="2026-04-23T16:38:02.368Z" w16du:dateUtc="2026-04-23T16:38:02.368Z" w:id="987244604">
            <w:rPr>
              <w:lang w:val="pt-BR"/>
            </w:rPr>
          </w:rPrChange>
        </w:rPr>
        <w:t xml:space="preserve"> no contexto da transumância sazonal a pé. O n.º 2, alínea f), não é aplicável a cães de guarda de gado durante os períodos em que estes cães são usados para treino.</w:t>
      </w:r>
      <w:commentRangeEnd w:id="1394383115"/>
      <w:r>
        <w:rPr>
          <w:rStyle w:val="CommentReference"/>
        </w:rPr>
        <w:commentReference w:id="1394383115"/>
      </w:r>
    </w:p>
    <w:p w:rsidR="679F1546" w:rsidP="679F1546" w:rsidRDefault="679F1546" w14:paraId="4892AC06" w14:textId="131E04C2">
      <w:pPr>
        <w:pStyle w:val="Normal"/>
        <w:spacing w:before="120" w:after="120" w:line="360" w:lineRule="auto"/>
        <w:ind w:left="850" w:right="0"/>
        <w:rPr>
          <w:color w:val="FF0000"/>
          <w:lang w:val="pt-BR"/>
        </w:rPr>
      </w:pPr>
    </w:p>
    <w:p w:rsidR="679F1546" w:rsidP="679F1546" w:rsidRDefault="679F1546" w14:paraId="2CE3C62D" w14:textId="40128EFD">
      <w:pPr>
        <w:pStyle w:val="Normal"/>
        <w:spacing w:after="0"/>
        <w:rPr>
          <w:ins w:author="Susana Margarida Gonçalves Silva Santos" w:date="2026-04-23T16:46:24.946Z" w16du:dateUtc="2026-04-23T16:46:24.946Z" w:id="1086696877"/>
          <w:lang w:val="pt"/>
        </w:rPr>
      </w:pPr>
    </w:p>
    <w:p w:rsidR="679F1546" w:rsidP="679F1546" w:rsidRDefault="679F1546" w14:paraId="093F2E70" w14:textId="72678F75">
      <w:pPr>
        <w:pStyle w:val="Normal"/>
        <w:spacing w:after="0"/>
        <w:rPr>
          <w:del w:author="Rui André Vidal" w:date="2026-04-14T07:58:00Z" w16du:dateUtc="2026-04-14T07:58:44Z" w:id="417801809"/>
          <w:lang w:val="pt"/>
        </w:rPr>
      </w:pPr>
    </w:p>
    <w:p w:rsidR="005101CF" w:rsidP="009E7E58" w:rsidRDefault="00A626AB" w14:paraId="53A56D6F" w14:textId="3BD46A22">
      <w:pPr>
        <w:pStyle w:val="Ttulo3"/>
        <w:ind w:left="0" w:right="0" w:firstLine="0"/>
      </w:pPr>
      <w:bookmarkStart w:name="_Toc223954393" w:id="599"/>
      <w:r>
        <w:t xml:space="preserve">Artigo </w:t>
      </w:r>
      <w:del w:author="Susana Margarida Gonçalves Silva Santos" w:date="2026-04-16T10:28:00Z" w16du:dateUtc="2026-04-16T10:28:35Z" w:id="600">
        <w:r w:rsidDel="00A626AB">
          <w:delText xml:space="preserve">6.º </w:delText>
        </w:r>
      </w:del>
    </w:p>
    <w:p w:rsidR="005101CF" w:rsidP="009E7E58" w:rsidRDefault="00D36507" w14:paraId="49D001A8" w14:textId="5B60749D">
      <w:pPr>
        <w:pStyle w:val="Ttulo3"/>
        <w:ind w:left="0" w:right="0" w:firstLine="0"/>
        <w:rPr>
          <w:del w:author="Susana Margarida Gonçalves Silva Santos" w:date="2026-04-21T15:56:23.06Z" w16du:dateUtc="2026-04-21T15:56:23.06Z" w:id="529645476"/>
        </w:rPr>
      </w:pPr>
      <w:r w:rsidR="7E6F665E">
        <w:rPr/>
        <w:t xml:space="preserve"> </w:t>
      </w:r>
      <w:r w:rsidR="22998B98">
        <w:rPr/>
        <w:t>Cuidados médico-veterinários</w:t>
      </w:r>
      <w:bookmarkEnd w:id="599"/>
      <w:r w:rsidR="22998B98">
        <w:rPr/>
        <w:t xml:space="preserve"> </w:t>
      </w:r>
      <w:r w:rsidRPr="7F7CCA47" w:rsidR="6D7F4BB6">
        <w:rPr>
          <w:highlight w:val="yellow"/>
        </w:rPr>
        <w:t>- Disposições Gerais</w:t>
      </w:r>
    </w:p>
    <w:p w:rsidR="7F7CCA47" w:rsidP="7F7CCA47" w:rsidRDefault="7F7CCA47" w14:paraId="3BC87F47" w14:textId="3F6733BA">
      <w:pPr>
        <w:pStyle w:val="Normal"/>
        <w:ind w:left="0" w:hanging="0"/>
        <w:rPr>
          <w:highlight w:val="yellow"/>
        </w:rPr>
      </w:pPr>
    </w:p>
    <w:p w:rsidR="005101CF" w:rsidRDefault="350E168B" w14:paraId="4BDC77E0" w14:textId="06B6559C">
      <w:pPr>
        <w:spacing w:after="116"/>
        <w:ind w:left="127" w:right="136" w:firstLine="0"/>
        <w:rPr>
          <w:ins w:author="Susana Margarida Gonçalves Silva Santos" w:date="2026-04-16T10:31:00Z" w16du:dateUtc="2026-04-16T10:31:21Z" w:id="1036123883"/>
        </w:rPr>
      </w:pPr>
      <w:r w:rsidR="1603B0CD">
        <w:rPr/>
        <w:t xml:space="preserve">1. </w:t>
      </w:r>
      <w:r w:rsidR="60E1B6F4">
        <w:rPr/>
        <w:t xml:space="preserve">O </w:t>
      </w:r>
      <w:ins w:author="Susana Margarida Gonçalves Silva Santos" w:date="2026-04-16T10:30:00Z" w16du:dateUtc="2026-04-16T10:30:46Z" w:id="63370550">
        <w:r w:rsidR="41F16BD5">
          <w:t xml:space="preserve">operador e o </w:t>
        </w:r>
      </w:ins>
      <w:r w:rsidR="60E1B6F4">
        <w:rPr/>
        <w:t xml:space="preserve">detentor do animal </w:t>
      </w:r>
      <w:r w:rsidR="2994D41A">
        <w:rPr/>
        <w:t>devem</w:t>
      </w:r>
      <w:r w:rsidR="60E1B6F4">
        <w:rPr/>
        <w:t xml:space="preserve"> assegurar ao animal ferido ou doente os cuidados médico</w:t>
      </w:r>
      <w:r w:rsidR="2A7812CA">
        <w:rPr/>
        <w:t xml:space="preserve"> </w:t>
      </w:r>
      <w:r w:rsidR="60E1B6F4">
        <w:rPr/>
        <w:t xml:space="preserve">veterinários adequados, designadamente retirando o mesmo do alojamento sempre que este seja um local de venda. </w:t>
      </w:r>
    </w:p>
    <w:p w:rsidR="55CC9BA4" w:rsidP="55CC9BA4" w:rsidRDefault="55CC9BA4" w14:paraId="055778BC" w14:textId="36456BBE">
      <w:pPr>
        <w:spacing w:after="116"/>
        <w:ind w:left="127" w:right="136" w:firstLine="0"/>
      </w:pPr>
      <w:r w:rsidR="4C6B753D">
        <w:rPr/>
        <w:t xml:space="preserve">2. </w:t>
      </w:r>
      <w:r w:rsidR="077E6C6A">
        <w:rPr/>
        <w:t>Devem ser</w:t>
      </w:r>
      <w:r w:rsidR="556946B7">
        <w:rPr/>
        <w:t xml:space="preserve"> tomadas medidas para prevenir e controlar parasitas externos e internos e se</w:t>
      </w:r>
      <w:r w:rsidR="1E758C35">
        <w:rPr/>
        <w:t xml:space="preserve">r </w:t>
      </w:r>
      <w:r w:rsidR="556946B7">
        <w:rPr/>
        <w:t xml:space="preserve">administradas vacinas para prevenir doenças comuns a que os </w:t>
      </w:r>
      <w:r w:rsidR="3F1094D9">
        <w:rPr/>
        <w:t>animais</w:t>
      </w:r>
      <w:r w:rsidR="556946B7">
        <w:rPr/>
        <w:t xml:space="preserve"> possam estar expostos;</w:t>
      </w:r>
    </w:p>
    <w:p w:rsidR="55CC9BA4" w:rsidP="55CC9BA4" w:rsidRDefault="55CC9BA4" w14:paraId="255BE220" w14:textId="437B4324">
      <w:pPr>
        <w:spacing w:after="116"/>
        <w:ind w:left="127" w:right="136" w:firstLine="0"/>
        <w:rPr>
          <w:del w:author="Susana Margarida Gonçalves Silva Santos" w:date="2026-04-21T16:03:34.427Z" w16du:dateUtc="2026-04-21T16:03:34.427Z" w:id="929171644"/>
        </w:rPr>
      </w:pPr>
    </w:p>
    <w:p w:rsidR="55CC9BA4" w:rsidP="7F7CCA47" w:rsidRDefault="55CC9BA4" w14:paraId="4BBBEBE9" w14:textId="33A4AF80">
      <w:pPr>
        <w:spacing w:after="116"/>
        <w:ind w:left="0" w:right="136" w:firstLine="0"/>
        <w:rPr>
          <w:ins w:author="Rui André Vidal" w:date="2026-03-26T07:37:00Z" w16du:dateUtc="2026-03-26T07:37:14Z" w:id="1775203557"/>
        </w:rPr>
        <w:pPrChange w:author="Susana Margarida Gonçalves Silva Santos" w:date="2026-04-21T16:03:33.942Z">
          <w:pPr>
            <w:spacing w:after="116"/>
            <w:ind w:left="127" w:right="136" w:firstLine="0"/>
          </w:pPr>
        </w:pPrChange>
      </w:pPr>
    </w:p>
    <w:p w:rsidR="55CC9BA4" w:rsidP="7F7CCA47" w:rsidRDefault="55CC9BA4" w14:paraId="0448017B" w14:textId="6439F4C8">
      <w:pPr>
        <w:pStyle w:val="Normal"/>
        <w:spacing w:after="116"/>
        <w:ind w:left="127" w:right="136" w:firstLine="0"/>
        <w:rPr>
          <w:ins w:author="Susana Margarida Gonçalves Silva Santos" w:date="2026-04-16T10:33:00Z" w16du:dateUtc="2026-04-16T10:33:57Z" w:id="407950597"/>
          <w:highlight w:val="yellow"/>
        </w:rPr>
      </w:pPr>
    </w:p>
    <w:p w:rsidR="3AE91A55" w:rsidRDefault="3AE91A55" w14:paraId="19F8514E" w14:textId="50B883F8">
      <w:pPr>
        <w:spacing w:after="116"/>
        <w:ind w:left="127" w:right="136" w:firstLine="0"/>
        <w:jc w:val="center"/>
        <w:rPr>
          <w:ins w:author="Susana Margarida Gonçalves Silva Santos" w:date="2026-04-16T10:34:00Z" w16du:dateUtc="2026-04-16T10:34:12Z" w:id="658"/>
          <w:highlight w:val="yellow"/>
        </w:rPr>
        <w:pPrChange w:author="Susana Margarida Gonçalves Silva Santos" w:date="2026-04-16T10:34:00Z" w:id="659">
          <w:pPr>
            <w:spacing w:after="116"/>
            <w:ind w:left="127" w:right="136" w:firstLine="0"/>
          </w:pPr>
        </w:pPrChange>
      </w:pPr>
      <w:ins w:author="Susana Margarida Gonçalves Silva Santos" w:date="2026-04-16T10:34:00Z" w16du:dateUtc="2026-04-16T10:34:07Z" w:id="660">
        <w:r w:rsidRPr="55CC9BA4">
          <w:rPr>
            <w:highlight w:val="yellow"/>
          </w:rPr>
          <w:t>Artigo Bº</w:t>
        </w:r>
      </w:ins>
    </w:p>
    <w:p w:rsidR="3AE91A55" w:rsidP="55CC9BA4" w:rsidRDefault="3AE91A55" w14:paraId="6C2C5AEF" w14:textId="487BDB16">
      <w:pPr>
        <w:spacing w:after="116"/>
        <w:ind w:left="127" w:right="136" w:firstLine="0"/>
        <w:jc w:val="center"/>
        <w:rPr>
          <w:ins w:author="Rui André Vidal" w:date="2026-03-26T07:46:00Z" w16du:dateUtc="2026-03-26T07:46:32Z" w:id="661"/>
          <w:highlight w:val="yellow"/>
        </w:rPr>
      </w:pPr>
      <w:ins w:author="Susana Margarida Gonçalves Silva Santos" w:date="2026-04-16T10:34:00Z" w16du:dateUtc="2026-04-16T10:34:21Z" w:id="662">
        <w:r w:rsidRPr="55CC9BA4">
          <w:rPr>
            <w:highlight w:val="yellow"/>
          </w:rPr>
          <w:t>Maneio de Animais de Companhia</w:t>
        </w:r>
      </w:ins>
    </w:p>
    <w:p w:rsidR="2E619201" w:rsidP="4CCB09DA" w:rsidRDefault="2E619201" w14:paraId="3E73228B" w14:textId="4BD5BD23">
      <w:pPr>
        <w:spacing w:after="116"/>
        <w:ind w:left="127" w:right="136" w:firstLine="0"/>
        <w:rPr>
          <w:ins w:author="Rui André Vidal" w:date="2026-03-26T07:47:00Z" w16du:dateUtc="2026-03-26T07:47:29Z" w:id="663"/>
        </w:rPr>
      </w:pPr>
      <w:ins w:author="Rui André Vidal" w:date="2026-03-26T07:51:00Z" w16du:dateUtc="2026-03-26T07:51:17Z" w:id="664">
        <w:r>
          <w:t>Ver t</w:t>
        </w:r>
      </w:ins>
      <w:ins w:author="Rui André Vidal" w:date="2026-03-26T07:46:00Z" w16du:dateUtc="2026-03-26T07:46:52Z" w:id="665">
        <w:r w:rsidRPr="4CCB09DA" w:rsidR="09353022">
          <w:rPr>
            <w:rPrChange w:author="Rui André Vidal" w:date="2026-03-26T07:47:00Z" w16du:dateUtc="2026-03-26T07:47:04Z" w:id="666">
              <w:rPr>
                <w:highlight w:val="yellow"/>
              </w:rPr>
            </w:rPrChange>
          </w:rPr>
          <w:t>ambém do Código</w:t>
        </w:r>
      </w:ins>
      <w:ins w:author="Rui André Vidal" w:date="2026-03-26T07:47:00Z" w16du:dateUtc="2026-03-26T07:47:24Z" w:id="667">
        <w:r w:rsidR="09353022">
          <w:t>,</w:t>
        </w:r>
        <w:r w:rsidRPr="4CCB09DA" w:rsidR="09353022">
          <w:rPr>
            <w:b/>
            <w:bCs/>
            <w:rPrChange w:author="Rui André Vidal" w:date="2026-03-26T07:51:00Z" w16du:dateUtc="2026-03-26T07:51:23Z" w:id="668">
              <w:rPr/>
            </w:rPrChange>
          </w:rPr>
          <w:t xml:space="preserve"> artigo 47</w:t>
        </w:r>
        <w:r w:rsidR="09353022">
          <w:t>.º (Maneio</w:t>
        </w:r>
        <w:r w:rsidR="2B46EBFC">
          <w:t>):</w:t>
        </w:r>
        <w:r>
          <w:br/>
        </w:r>
        <w:r w:rsidR="22A7E9C2">
          <w:t xml:space="preserve">3 </w:t>
        </w:r>
        <w:r w:rsidR="5EC2248B">
          <w:t xml:space="preserve">- Todos os animais devem ser alvo de inspeção diária, sendo de imediato prestados os primeiros cuidados aos que tiverem sinais que levem a suspeitar estarem doentes, lesionados ou com alterações comportamentais. </w:t>
        </w:r>
      </w:ins>
    </w:p>
    <w:p w:rsidR="1DF03BE6" w:rsidP="4CCB09DA" w:rsidRDefault="1DF03BE6" w14:paraId="21B9DFEE" w14:textId="330508F1">
      <w:pPr>
        <w:spacing w:after="116"/>
        <w:ind w:left="127" w:right="136" w:firstLine="0"/>
        <w:rPr>
          <w:ins w:author="Rui André Vidal" w:date="2026-03-26T07:47:00Z" w16du:dateUtc="2026-03-26T07:47:29Z" w:id="669"/>
        </w:rPr>
      </w:pPr>
      <w:ins w:author="Rui André Vidal" w:date="2026-03-26T07:48:00Z" w16du:dateUtc="2026-03-26T07:48:02Z" w:id="670">
        <w:r>
          <w:t xml:space="preserve">4 </w:t>
        </w:r>
      </w:ins>
      <w:ins w:author="Rui André Vidal" w:date="2026-03-26T07:47:00Z" w16du:dateUtc="2026-03-26T07:47:29Z" w:id="671">
        <w:r w:rsidR="5EC2248B">
          <w:t xml:space="preserve">- O manuseamento dos animais deve ser feito de forma a não lhes causar quaisquer dores, sofrimento ou distúrbios desnecessários. </w:t>
        </w:r>
      </w:ins>
    </w:p>
    <w:p w:rsidR="14222623" w:rsidP="4CCB09DA" w:rsidRDefault="14222623" w14:paraId="0F357355" w14:textId="1ADFC4C5">
      <w:pPr>
        <w:spacing w:after="116"/>
        <w:ind w:left="127" w:right="136" w:firstLine="0"/>
        <w:rPr>
          <w:ins w:author="Rui André Vidal" w:date="2026-03-26T07:47:00Z" w16du:dateUtc="2026-03-26T07:47:29Z" w:id="672"/>
        </w:rPr>
      </w:pPr>
      <w:ins w:author="Rui André Vidal" w:date="2026-03-26T07:48:00Z" w16du:dateUtc="2026-03-26T07:48:05Z" w:id="673">
        <w:r>
          <w:t xml:space="preserve">5 </w:t>
        </w:r>
      </w:ins>
      <w:ins w:author="Rui André Vidal" w:date="2026-03-26T07:47:00Z" w16du:dateUtc="2026-03-26T07:47:29Z" w:id="674">
        <w:r w:rsidR="5EC2248B">
          <w:t>- Quando houver necessidade de recorrer a meios de contenção, não devem estes causar ferimentos, dores ou angústia desnecessários aos animais.</w:t>
        </w:r>
      </w:ins>
    </w:p>
    <w:p w:rsidR="4CCB09DA" w:rsidP="4CCB09DA" w:rsidRDefault="4CCB09DA" w14:paraId="28F3E7B3" w14:textId="66D3D526">
      <w:pPr>
        <w:spacing w:after="116"/>
        <w:ind w:left="127" w:right="136" w:firstLine="0"/>
        <w:rPr>
          <w:ins w:author="Rui André Vidal" w:date="2026-03-26T07:51:00Z" w16du:dateUtc="2026-03-26T07:51:54Z" w:id="675"/>
        </w:rPr>
      </w:pPr>
    </w:p>
    <w:p w:rsidR="4CCB09DA" w:rsidP="7F7CCA47" w:rsidRDefault="4CCB09DA" w14:paraId="60143474" w14:textId="6FC61B9F">
      <w:pPr>
        <w:pStyle w:val="Normal"/>
        <w:spacing w:after="116"/>
        <w:ind w:left="127" w:right="136" w:firstLine="0"/>
        <w:rPr>
          <w:ins w:author="Rui André Vidal" w:date="2026-03-26T07:51:00Z" w16du:dateUtc="2026-03-26T07:51:29Z" w:id="135757152"/>
          <w:b w:val="1"/>
          <w:bCs w:val="1"/>
        </w:rPr>
      </w:pPr>
    </w:p>
    <w:p w:rsidR="4CCB09DA" w:rsidP="4CCB09DA" w:rsidRDefault="4CCB09DA" w14:paraId="59217602" w14:textId="23F29572">
      <w:pPr>
        <w:spacing w:after="116"/>
        <w:ind w:left="127" w:right="136" w:firstLine="0"/>
      </w:pPr>
    </w:p>
    <w:p w:rsidR="005101CF" w:rsidP="009E7E58" w:rsidRDefault="00A626AB" w14:paraId="460A9B53" w14:textId="44828500">
      <w:pPr>
        <w:pStyle w:val="Ttulo3"/>
        <w:ind w:left="0" w:right="0" w:firstLine="0"/>
      </w:pPr>
      <w:bookmarkStart w:name="_Toc223954394" w:id="681"/>
      <w:r>
        <w:t>Artigo</w:t>
      </w:r>
      <w:del w:author="Susana Margarida Gonçalves Silva Santos" w:date="2026-04-16T10:36:00Z" w16du:dateUtc="2026-04-16T10:36:13Z" w:id="682">
        <w:r w:rsidDel="00A626AB">
          <w:delText xml:space="preserve"> 7.º</w:delText>
        </w:r>
      </w:del>
      <w:r>
        <w:t xml:space="preserve"> </w:t>
      </w:r>
    </w:p>
    <w:p w:rsidR="005101CF" w:rsidP="009E7E58" w:rsidRDefault="00A626AB" w14:paraId="7D6C0AC4" w14:textId="013F21FA">
      <w:pPr>
        <w:pStyle w:val="Ttulo3"/>
        <w:ind w:left="0" w:right="0" w:firstLine="0"/>
      </w:pPr>
      <w:r>
        <w:t>Treino</w:t>
      </w:r>
      <w:bookmarkEnd w:id="681"/>
      <w:r>
        <w:t xml:space="preserve"> </w:t>
      </w:r>
    </w:p>
    <w:p w:rsidR="005101CF" w:rsidRDefault="00A626AB" w14:paraId="34E60D18" w14:textId="77777777">
      <w:pPr>
        <w:numPr>
          <w:ilvl w:val="0"/>
          <w:numId w:val="52"/>
        </w:numPr>
        <w:ind w:left="300" w:right="136" w:hanging="173"/>
      </w:pPr>
      <w:r>
        <w:t>-</w:t>
      </w:r>
      <w:r>
        <w:rPr>
          <w:rFonts w:ascii="Arial" w:hAnsi="Arial" w:eastAsia="Arial" w:cs="Arial"/>
        </w:rPr>
        <w:t xml:space="preserve"> </w:t>
      </w:r>
      <w:r>
        <w:t xml:space="preserve">Os detentores de cães devem promover o treino dos mesmos, com vista à sua socialização e obediência. </w:t>
      </w:r>
    </w:p>
    <w:p w:rsidR="350E168B" w:rsidP="55CC9BA4" w:rsidRDefault="350E168B" w14:paraId="46CB1353" w14:textId="2DAF097A">
      <w:pPr>
        <w:numPr>
          <w:ilvl w:val="0"/>
          <w:numId w:val="52"/>
        </w:numPr>
        <w:spacing w:after="116"/>
        <w:ind w:left="300" w:right="136" w:hanging="173"/>
        <w:rPr>
          <w:ins w:author="Susana Margarida Gonçalves Silva Santos" w:date="2026-04-16T11:06:00Z" w16du:dateUtc="2026-04-16T11:06:42Z" w:id="683"/>
        </w:rPr>
      </w:pPr>
      <w:r>
        <w:t>-</w:t>
      </w:r>
      <w:r w:rsidRPr="55CC9BA4">
        <w:rPr>
          <w:rFonts w:ascii="Arial" w:hAnsi="Arial" w:eastAsia="Arial" w:cs="Arial"/>
        </w:rPr>
        <w:t xml:space="preserve"> </w:t>
      </w:r>
      <w:r>
        <w:t xml:space="preserve">O treino dos cães é realizado de acordo com as boas práticas em uso no exercício da atividade. </w:t>
      </w:r>
    </w:p>
    <w:p w:rsidR="55CC9BA4" w:rsidRDefault="55CC9BA4" w14:paraId="44ACABCC" w14:textId="5629E71F">
      <w:pPr>
        <w:spacing w:after="116"/>
        <w:ind w:right="136"/>
        <w:rPr>
          <w:ins w:author="Susana Margarida Gonçalves Silva Santos" w:date="2026-04-16T11:06:00Z" w16du:dateUtc="2026-04-16T11:06:43Z" w:id="684"/>
        </w:rPr>
        <w:pPrChange w:author="Susana Margarida Gonçalves Silva Santos" w:date="2026-04-16T11:06:00Z" w:id="685">
          <w:pPr>
            <w:numPr>
              <w:numId w:val="52"/>
            </w:numPr>
            <w:spacing w:after="116"/>
            <w:ind w:left="300" w:right="136" w:hanging="173"/>
          </w:pPr>
        </w:pPrChange>
      </w:pPr>
    </w:p>
    <w:p w:rsidR="0D9196FA" w:rsidP="41599A0F" w:rsidRDefault="0D9196FA" w14:paraId="12DD8CDA" w14:textId="69C12CC1">
      <w:pPr>
        <w:spacing w:after="116"/>
        <w:ind w:right="136" w:firstLine="0"/>
        <w:jc w:val="center"/>
        <w:rPr>
          <w:ins w:author="Susana Margarida Gonçalves Silva Santos" w:date="2026-04-16T11:48:00Z" w16du:dateUtc="2026-04-16T11:48:37Z" w:id="229768471"/>
          <w:b w:val="1"/>
          <w:bCs w:val="1"/>
          <w:color w:val="FF0000"/>
          <w:sz w:val="28"/>
          <w:szCs w:val="28"/>
          <w:rPrChange w:author="Susana Margarida Gonçalves Silva Santos" w:date="2026-04-22T18:52:09.321Z" w:id="114867310">
            <w:rPr>
              <w:ins w:author="Susana Margarida Gonçalves Silva Santos" w:date="2026-04-16T11:48:00Z" w16du:dateUtc="2026-04-16T11:48:37Z" w:id="1766054229"/>
              <w:b w:val="1"/>
              <w:bCs w:val="1"/>
            </w:rPr>
          </w:rPrChange>
        </w:rPr>
        <w:pPrChange w:author="Susana Margarida Gonçalves Silva Santos" w:date="2026-04-16T11:48:00Z" w:id="689">
          <w:pPr>
            <w:spacing w:after="116"/>
            <w:ind w:right="136"/>
            <w:jc w:val="left"/>
          </w:pPr>
        </w:pPrChange>
      </w:pPr>
      <w:ins w:author="Susana Margarida Gonçalves Silva Santos" w:date="2026-04-16T11:06:00Z" w16du:dateUtc="2026-04-16T11:06:54Z" w:id="226967713">
        <w:r w:rsidRPr="41599A0F" w:rsidR="0D9196FA">
          <w:rPr>
            <w:b w:val="1"/>
            <w:bCs w:val="1"/>
            <w:color w:val="FF0000"/>
            <w:sz w:val="28"/>
            <w:szCs w:val="28"/>
            <w:rPrChange w:author="Susana Margarida Gonçalves Silva Santos" w:date="2026-04-22T18:52:19.519Z" w16du:dateUtc="2026-04-22T18:52:19.519Z" w:id="1399129386"/>
          </w:rPr>
          <w:t>REC</w:t>
        </w:r>
        <w:r w:rsidRPr="41599A0F" w:rsidR="0D9196FA">
          <w:rPr>
            <w:b w:val="1"/>
            <w:bCs w:val="1"/>
            <w:color w:val="FF0000"/>
            <w:sz w:val="28"/>
            <w:szCs w:val="28"/>
            <w:rPrChange w:author="Susana Margarida Gonçalves Silva Santos" w:date="2026-04-22T18:52:13.271Z" w16du:dateUtc="2026-04-22T18:52:13.271Z" w:id="145741597"/>
          </w:rPr>
          <w:t>URSOS GENÉTICOS</w:t>
        </w:r>
      </w:ins>
      <w:ins w:author="Susana Margarida Gonçalves Silva Santos" w:date="2026-04-16T11:48:00Z" w16du:dateUtc="2026-04-16T11:48:34Z" w:id="254342499">
        <w:r w:rsidRPr="41599A0F" w:rsidR="0B60DE11">
          <w:rPr>
            <w:b w:val="1"/>
            <w:bCs w:val="1"/>
            <w:color w:val="FF0000"/>
            <w:sz w:val="28"/>
            <w:szCs w:val="28"/>
            <w:rPrChange w:author="Susana Margarida Gonçalves Silva Santos" w:date="2026-04-16T18:07:00Z" w16du:dateUtc="2026-04-16T18:07:20Z" w:id="1833617015">
              <w:rPr>
                <w:b w:val="1"/>
                <w:bCs w:val="1"/>
              </w:rPr>
            </w:rPrChange>
          </w:rPr>
          <w:t xml:space="preserve"> </w:t>
        </w:r>
      </w:ins>
    </w:p>
    <w:p w:rsidR="55CC9BA4" w:rsidP="55CC9BA4" w:rsidRDefault="55CC9BA4" w14:paraId="232CAF34" w14:textId="7738ADB3">
      <w:pPr>
        <w:spacing w:after="116"/>
        <w:ind w:right="136" w:firstLine="0"/>
        <w:jc w:val="center"/>
        <w:rPr>
          <w:b/>
          <w:bCs/>
          <w:rPrChange w:author="Susana Margarida Gonçalves Silva Santos" w:date="2026-04-16T11:47:00Z" w:id="694">
            <w:rPr/>
          </w:rPrChange>
        </w:rPr>
      </w:pPr>
    </w:p>
    <w:p w:rsidR="005101CF" w:rsidP="009E7E58" w:rsidRDefault="00A626AB" w14:paraId="5AA4107C" w14:textId="22ACB243">
      <w:pPr>
        <w:pStyle w:val="Ttulo3"/>
        <w:ind w:left="0" w:right="0" w:firstLine="0"/>
      </w:pPr>
      <w:bookmarkStart w:name="_Toc223954395" w:id="695"/>
      <w:r>
        <w:t xml:space="preserve">Artigo 8.º </w:t>
      </w:r>
    </w:p>
    <w:p w:rsidR="005101CF" w:rsidP="009E7E58" w:rsidRDefault="00A626AB" w14:paraId="0943CC4F" w14:textId="5B7E95D1">
      <w:pPr>
        <w:pStyle w:val="Ttulo3"/>
        <w:ind w:left="0" w:right="0" w:firstLine="0"/>
      </w:pPr>
      <w:r>
        <w:t>Reprodução e criação</w:t>
      </w:r>
      <w:bookmarkEnd w:id="695"/>
      <w:r>
        <w:t xml:space="preserve"> </w:t>
      </w:r>
    </w:p>
    <w:p w:rsidR="005101CF" w:rsidP="63EE49F9" w:rsidRDefault="63833F54" w14:paraId="106010B4" w14:textId="459EFF31">
      <w:pPr>
        <w:spacing w:line="259" w:lineRule="auto"/>
        <w:ind w:left="127" w:right="136" w:firstLine="0"/>
        <w:rPr>
          <w:rFonts w:ascii="Cambria" w:hAnsi="Cambria" w:eastAsia="Cambria" w:cs="Cambria"/>
        </w:rPr>
      </w:pPr>
      <w:r>
        <w:t>1 -</w:t>
      </w:r>
      <w:r w:rsidRPr="420E2B96">
        <w:rPr>
          <w:rFonts w:ascii="Arial" w:hAnsi="Arial" w:eastAsia="Arial" w:cs="Arial"/>
        </w:rPr>
        <w:t xml:space="preserve"> </w:t>
      </w:r>
      <w:r>
        <w:t xml:space="preserve">A reprodução de animais deve ser realizada de forma </w:t>
      </w:r>
      <w:r w:rsidR="60640C67">
        <w:t>planeada</w:t>
      </w:r>
      <w:r w:rsidR="57804CBA">
        <w:t>, garantindo condições de salubridade e adequadas à espécie</w:t>
      </w:r>
      <w:r w:rsidR="60640C67">
        <w:t xml:space="preserve">. </w:t>
      </w:r>
    </w:p>
    <w:p w:rsidR="005101CF" w:rsidRDefault="350E168B" w14:paraId="506D8209" w14:textId="77777777">
      <w:pPr>
        <w:numPr>
          <w:ilvl w:val="0"/>
          <w:numId w:val="53"/>
        </w:numPr>
        <w:spacing w:after="288" w:line="259" w:lineRule="auto"/>
        <w:ind w:left="300" w:right="136" w:hanging="173"/>
        <w:rPr>
          <w:ins w:author="Rui André Vidal" w:date="2026-03-25T19:09:00Z" w16du:dateUtc="2026-03-25T19:09:43Z" w:id="696"/>
        </w:rPr>
      </w:pPr>
      <w:r>
        <w:t>-</w:t>
      </w:r>
      <w:r w:rsidRPr="4CCB09DA">
        <w:rPr>
          <w:rFonts w:ascii="Arial" w:hAnsi="Arial" w:eastAsia="Arial" w:cs="Arial"/>
        </w:rPr>
        <w:t xml:space="preserve"> </w:t>
      </w:r>
      <w:r>
        <w:t xml:space="preserve">A reprodução de animais obedece ao seguinte: </w:t>
      </w:r>
    </w:p>
    <w:p w:rsidR="6C5213EB" w:rsidRDefault="5EC23963" w14:paraId="09E4658E" w14:textId="58C286C9">
      <w:pPr>
        <w:numPr>
          <w:ilvl w:val="1"/>
          <w:numId w:val="53"/>
        </w:numPr>
        <w:spacing w:after="288" w:line="259" w:lineRule="auto"/>
        <w:ind w:right="136"/>
        <w:rPr>
          <w:ins w:author="Susana Margarida Gonçalves Silva Santos" w:date="2026-04-07T09:23:00Z" w16du:dateUtc="2026-04-07T09:23:59Z" w:id="697"/>
          <w:highlight w:val="yellow"/>
        </w:rPr>
        <w:pPrChange w:author="Rui André Vidal" w:date="2026-03-25T19:09:00Z" w:id="698">
          <w:pPr>
            <w:numPr>
              <w:numId w:val="53"/>
            </w:numPr>
            <w:spacing w:after="288" w:line="259" w:lineRule="auto"/>
            <w:ind w:left="300" w:right="136" w:hanging="173"/>
          </w:pPr>
        </w:pPrChange>
      </w:pPr>
      <w:commentRangeStart w:id="699"/>
      <w:commentRangeStart w:id="700"/>
      <w:ins w:author="Rui André Vidal" w:date="2026-03-25T19:09:00Z" w16du:dateUtc="2026-03-25T19:09:56Z" w:id="701">
        <w:r w:rsidRPr="420E2B96">
          <w:rPr>
            <w:highlight w:val="yellow"/>
            <w:rPrChange w:author="Rui André Vidal" w:date="2026-03-25T20:00:00Z" w16du:dateUtc="2026-03-25T20:00:58Z" w:id="702">
              <w:rPr/>
            </w:rPrChange>
          </w:rPr>
          <w:t>Os operadores</w:t>
        </w:r>
      </w:ins>
      <w:commentRangeEnd w:id="700"/>
      <w:r w:rsidRPr="420E2B96" w:rsidR="6C5213EB">
        <w:rPr>
          <w:rStyle w:val="Refdecomentrio"/>
          <w:sz w:val="24"/>
          <w:szCs w:val="24"/>
          <w:highlight w:val="yellow"/>
          <w:rPrChange w:author="Rui André Vidal" w:date="2026-03-25T20:00:00Z" w16du:dateUtc="2026-03-25T20:00:58Z" w:id="703">
            <w:rPr>
              <w:rStyle w:val="Refdecomentrio"/>
              <w:sz w:val="24"/>
              <w:szCs w:val="24"/>
            </w:rPr>
          </w:rPrChange>
        </w:rPr>
        <w:commentReference w:id="700"/>
      </w:r>
      <w:ins w:author="Rui André Vidal" w:date="2026-03-25T19:09:00Z" w16du:dateUtc="2026-03-25T19:09:56Z" w:id="704">
        <w:r w:rsidRPr="420E2B96">
          <w:rPr>
            <w:highlight w:val="yellow"/>
            <w:rPrChange w:author="Rui André Vidal" w:date="2026-03-25T20:00:00Z" w16du:dateUtc="2026-03-25T20:00:58Z" w:id="705">
              <w:rPr/>
            </w:rPrChange>
          </w:rPr>
          <w:t xml:space="preserve"> de estabelecimentos de criação devem assegurar que as suas estratégias de criação minimizam o risco de produzir cães ou gatos</w:t>
        </w:r>
      </w:ins>
      <w:ins w:author="Rui André Vidal" w:date="2026-04-06T22:28:00Z" w16du:dateUtc="2026-04-06T22:28:09Z" w:id="706">
        <w:r w:rsidRPr="420E2B96" w:rsidR="79E4B55A">
          <w:rPr>
            <w:highlight w:val="yellow"/>
          </w:rPr>
          <w:t xml:space="preserve"> </w:t>
        </w:r>
        <w:del w:author="Susana Margarida Gonçalves Silva Santos" w:date="2026-04-07T09:23:00Z" w16du:dateUtc="2026-04-07T09:23:56Z" w:id="707">
          <w:r w:rsidRPr="420E2B96" w:rsidDel="79E4B55A" w:rsidR="6C5213EB">
            <w:rPr>
              <w:highlight w:val="yellow"/>
            </w:rPr>
            <w:delText>(animais?)</w:delText>
          </w:r>
        </w:del>
      </w:ins>
      <w:ins w:author="Rui André Vidal" w:date="2026-03-25T19:09:00Z" w16du:dateUtc="2026-03-25T19:09:56Z" w:id="708">
        <w:r w:rsidRPr="420E2B96">
          <w:rPr>
            <w:highlight w:val="yellow"/>
            <w:rPrChange w:author="Rui André Vidal" w:date="2026-03-25T20:00:00Z" w16du:dateUtc="2026-03-25T20:00:58Z" w:id="709">
              <w:rPr/>
            </w:rPrChange>
          </w:rPr>
          <w:t xml:space="preserve"> com genótipos associados a efeitos prejudiciais para a sua saúde e bem-estar.</w:t>
        </w:r>
      </w:ins>
      <w:commentRangeEnd w:id="699"/>
      <w:r w:rsidR="6C5213EB">
        <w:rPr>
          <w:rStyle w:val="Refdecomentrio"/>
          <w:sz w:val="24"/>
          <w:szCs w:val="24"/>
          <w:highlight w:val="yellow"/>
        </w:rPr>
        <w:commentReference w:id="699"/>
      </w:r>
    </w:p>
    <w:p w:rsidR="420E2B96" w:rsidP="420E2B96" w:rsidRDefault="420E2B96" w14:paraId="36139839" w14:textId="352BBB41">
      <w:pPr>
        <w:spacing w:after="288" w:line="259" w:lineRule="auto"/>
        <w:ind w:right="136" w:firstLine="0"/>
        <w:rPr>
          <w:del w:author="Rui André Vidal" w:date="2026-04-10T01:00:00Z" w16du:dateUtc="2026-04-10T01:00:11Z" w:id="710"/>
          <w:highlight w:val="yellow"/>
        </w:rPr>
      </w:pPr>
    </w:p>
    <w:p w:rsidR="6C5213EB" w:rsidRDefault="5EC23963" w14:paraId="5C51060A" w14:textId="203696BE">
      <w:pPr>
        <w:pStyle w:val="PargrafodaLista"/>
        <w:numPr>
          <w:ilvl w:val="1"/>
          <w:numId w:val="53"/>
        </w:numPr>
        <w:rPr>
          <w:highlight w:val="yellow"/>
        </w:rPr>
        <w:pPrChange w:author="Rui André Vidal" w:date="2026-03-25T19:09:00Z" w:id="711">
          <w:pPr/>
        </w:pPrChange>
      </w:pPr>
      <w:commentRangeStart w:id="712"/>
      <w:r w:rsidRPr="420E2B96">
        <w:rPr>
          <w:highlight w:val="yellow"/>
          <w:rPrChange w:author="Rui André Vidal" w:date="2026-03-25T20:01:00Z" w16du:dateUtc="2026-03-25T20:01:38Z" w:id="713">
            <w:rPr/>
          </w:rPrChange>
        </w:rPr>
        <w:t xml:space="preserve">Os operadores de estabelecimentos de criação não devem utilizar para reprodução cães ou gatos que apresentem características de conformação extrema que acarretem um elevado risco de efeitos prejudiciais para o bem-estar desses animais ou das suas crias. Antes da seleção para reprodução de um animal potencialmente afetado por características de conformação extrema, o operador deve consultar um médico </w:t>
      </w:r>
      <w:r w:rsidRPr="420E2B96">
        <w:rPr>
          <w:highlight w:val="yellow"/>
          <w:rPrChange w:author="Rui André Vidal" w:date="2026-03-25T20:01:00Z" w16du:dateUtc="2026-03-25T20:01:38Z" w:id="714">
            <w:rPr/>
          </w:rPrChange>
        </w:rPr>
        <w:t>veterinário ou uma pessoa qualificada independente sob responsabilidade veterinária. O médico veterinário ou a pessoa qualificada independente devem avaliar se o animal tem uma característica de conformação extrema.</w:t>
      </w:r>
      <w:commentRangeEnd w:id="712"/>
      <w:r w:rsidR="6C5213EB">
        <w:rPr>
          <w:rStyle w:val="Refdecomentrio"/>
          <w:sz w:val="24"/>
          <w:szCs w:val="24"/>
          <w:highlight w:val="yellow"/>
        </w:rPr>
        <w:commentReference w:id="712"/>
      </w:r>
    </w:p>
    <w:p w:rsidR="047579A6" w:rsidP="420E2B96" w:rsidRDefault="047579A6" w14:paraId="37CE2CB5" w14:textId="612F84CC">
      <w:pPr>
        <w:pStyle w:val="PargrafodaLista"/>
        <w:numPr>
          <w:ilvl w:val="1"/>
          <w:numId w:val="53"/>
        </w:numPr>
        <w:rPr>
          <w:highlight w:val="yellow"/>
        </w:rPr>
      </w:pPr>
      <w:r w:rsidRPr="420E2B96">
        <w:rPr>
          <w:highlight w:val="yellow"/>
        </w:rPr>
        <w:t>O disposto nas alíneas anteriores poderá ser aplicado a outras espécies detidas como animais de companhia, tendo em conta</w:t>
      </w:r>
      <w:r w:rsidRPr="420E2B96" w:rsidR="108D3268">
        <w:rPr>
          <w:highlight w:val="yellow"/>
        </w:rPr>
        <w:t xml:space="preserve"> </w:t>
      </w:r>
      <w:r w:rsidRPr="420E2B96">
        <w:rPr>
          <w:highlight w:val="yellow"/>
        </w:rPr>
        <w:t>critério</w:t>
      </w:r>
      <w:r w:rsidRPr="420E2B96" w:rsidR="25B0F11C">
        <w:rPr>
          <w:highlight w:val="yellow"/>
        </w:rPr>
        <w:t>s a definir por portaria.</w:t>
      </w:r>
      <w:commentRangeStart w:id="715"/>
      <w:commentRangeEnd w:id="715"/>
      <w:r>
        <w:rPr>
          <w:rStyle w:val="Refdecomentrio"/>
          <w:sz w:val="24"/>
          <w:szCs w:val="24"/>
          <w:highlight w:val="yellow"/>
        </w:rPr>
        <w:commentReference w:id="715"/>
      </w:r>
    </w:p>
    <w:p w:rsidR="005101CF" w:rsidRDefault="00A626AB" w14:paraId="14227966" w14:textId="77777777">
      <w:pPr>
        <w:numPr>
          <w:ilvl w:val="1"/>
          <w:numId w:val="53"/>
        </w:numPr>
        <w:ind w:right="136" w:hanging="360"/>
      </w:pPr>
      <w:r>
        <w:t>Os animais só devem ser utilizados na reprodução depois de atingida a maturidade reprodutiva para a espécie e raça devendo, no caso dos cães e gatos, seguir os parâmetros referidos no</w:t>
      </w:r>
      <w:r>
        <w:rPr>
          <w:color w:val="0000FF"/>
        </w:rPr>
        <w:t xml:space="preserve"> </w:t>
      </w:r>
      <w:r>
        <w:t xml:space="preserve">anexo I ao presente diploma, do qual faz parte integrante, não sendo autorizado, no caso das fêmeas, o acasalamento em cios sucessivos; </w:t>
      </w:r>
    </w:p>
    <w:p w:rsidR="005101CF" w:rsidRDefault="00A626AB" w14:paraId="099807A3" w14:textId="64B6EF77">
      <w:pPr>
        <w:numPr>
          <w:ilvl w:val="1"/>
          <w:numId w:val="53"/>
        </w:numPr>
        <w:ind w:right="136" w:hanging="360"/>
      </w:pPr>
      <w:r>
        <w:t xml:space="preserve">Deve ser respeitada a regra do porte semelhante dos progenitores, para prevenir a possibilidade de </w:t>
      </w:r>
      <w:r w:rsidR="1AB2BAEF">
        <w:t>distocia</w:t>
      </w:r>
      <w:r>
        <w:t xml:space="preserve">; </w:t>
      </w:r>
    </w:p>
    <w:p w:rsidR="005101CF" w:rsidRDefault="63833F54" w14:paraId="2869B9EE" w14:textId="77777777">
      <w:pPr>
        <w:numPr>
          <w:ilvl w:val="1"/>
          <w:numId w:val="53"/>
        </w:numPr>
        <w:ind w:right="136" w:hanging="360"/>
      </w:pPr>
      <w:r>
        <w:t xml:space="preserve">Devem ser excluídos da reprodução, os animais que revelem defeitos genéticos e malformações, designadamente monorquidia e displasia da anca nos cães e rim poliquístico nos gatos, ou alterações comportamentais. </w:t>
      </w:r>
    </w:p>
    <w:p w:rsidR="350E168B" w:rsidP="420E2B96" w:rsidRDefault="63833F54" w14:paraId="0928E55E" w14:textId="03F73CF7">
      <w:pPr>
        <w:numPr>
          <w:ilvl w:val="0"/>
          <w:numId w:val="53"/>
        </w:numPr>
        <w:spacing w:after="114"/>
        <w:ind w:left="300" w:right="136" w:hanging="173"/>
        <w:rPr>
          <w:ins w:author="Rui André Vidal" w:date="2026-04-10T07:48:00Z" w16du:dateUtc="2026-04-10T07:48:14Z" w:id="716"/>
          <w:rFonts w:ascii="Calibri" w:hAnsi="Calibri" w:eastAsia="Calibri" w:cs="Calibri"/>
          <w:i/>
          <w:iCs/>
          <w:color w:val="222222"/>
          <w:sz w:val="19"/>
          <w:szCs w:val="19"/>
        </w:rPr>
      </w:pPr>
      <w:r>
        <w:t>-</w:t>
      </w:r>
      <w:r w:rsidRPr="420E2B96">
        <w:rPr>
          <w:rFonts w:ascii="Arial" w:hAnsi="Arial" w:eastAsia="Arial" w:cs="Arial"/>
        </w:rPr>
        <w:t xml:space="preserve"> </w:t>
      </w:r>
      <w:r>
        <w:t xml:space="preserve">É proibida a atividade de criação resultante do cruzamento de espécies e raças diferentes, com exceção dos cruzamentos devidamente autorizados, com finalidade de </w:t>
      </w:r>
      <w:ins w:author="Susana Margarida Gonçalves Silva Santos" w:date="2026-04-07T09:34:00Z" w16du:dateUtc="2026-04-07T09:34:57Z" w:id="717">
        <w:r w:rsidR="3C6E889D">
          <w:t xml:space="preserve">conservação e </w:t>
        </w:r>
      </w:ins>
      <w:r>
        <w:t xml:space="preserve">melhoramento da raça e os cruzamentos de raças, </w:t>
      </w:r>
      <w:commentRangeStart w:id="718"/>
      <w:r>
        <w:t xml:space="preserve">que tenham ocorrido acidentalmente e não tenham fins comerciais. </w:t>
      </w:r>
      <w:commentRangeEnd w:id="718"/>
      <w:r w:rsidR="350E168B">
        <w:rPr>
          <w:rStyle w:val="Refdecomentrio"/>
          <w:rFonts w:ascii="Calibri" w:hAnsi="Calibri" w:eastAsia="Calibri" w:cs="Calibri"/>
          <w:i/>
          <w:iCs/>
          <w:color w:val="222222"/>
          <w:sz w:val="19"/>
          <w:szCs w:val="19"/>
        </w:rPr>
        <w:commentReference w:id="718"/>
      </w:r>
    </w:p>
    <w:p w:rsidR="350E168B" w:rsidP="420E2B96" w:rsidRDefault="7D45DA0D" w14:paraId="1A403AFB" w14:textId="4F69C0C1">
      <w:pPr>
        <w:numPr>
          <w:ilvl w:val="0"/>
          <w:numId w:val="53"/>
        </w:numPr>
        <w:spacing w:after="114"/>
        <w:ind w:left="300" w:right="136" w:hanging="173"/>
        <w:rPr>
          <w:ins w:author="Rui André Vidal" w:date="2026-04-10T07:51:00Z" w16du:dateUtc="2026-04-10T07:51:00Z" w:id="719"/>
          <w:color w:val="222222"/>
        </w:rPr>
      </w:pPr>
      <w:ins w:author="Rui André Vidal" w:date="2026-04-10T07:49:00Z" w16du:dateUtc="2026-04-10T07:49:41Z" w:id="720">
        <w:r w:rsidRPr="420E2B96">
          <w:rPr>
            <w:color w:val="222222"/>
          </w:rPr>
          <w:t xml:space="preserve">Do Regulamento (Art.º 8.º, n.º 4) - </w:t>
        </w:r>
      </w:ins>
      <w:ins w:author="Rui André Vidal" w:date="2026-04-10T07:50:00Z" w16du:dateUtc="2026-04-10T07:50:11Z" w:id="721">
        <w:r w:rsidRPr="420E2B96">
          <w:rPr>
            <w:color w:val="222222"/>
            <w:lang w:val="pt"/>
            <w:rPrChange w:author="Rui André Vidal" w:date="2026-04-10T07:50:00Z" w16du:dateUtc="2026-04-10T07:50:19Z" w:id="722">
              <w:rPr>
                <w:b/>
                <w:bCs/>
                <w:i/>
                <w:iCs/>
                <w:color w:val="222222"/>
                <w:lang w:val="pt"/>
              </w:rPr>
            </w:rPrChange>
          </w:rPr>
          <w:t>No contexto da gestão da reprodução de cães e gatos, são proibidas as seguintes práticas:</w:t>
        </w:r>
      </w:ins>
    </w:p>
    <w:p w:rsidR="350E168B" w:rsidP="420E2B96" w:rsidRDefault="438966F9" w14:paraId="5164A72B" w14:textId="7A63F7B5">
      <w:pPr>
        <w:numPr>
          <w:ilvl w:val="0"/>
          <w:numId w:val="53"/>
        </w:numPr>
        <w:spacing w:after="114"/>
        <w:ind w:left="300" w:right="136" w:hanging="173"/>
        <w:rPr>
          <w:ins w:author="Rui André Vidal" w:date="2026-04-10T07:48:00Z" w16du:dateUtc="2026-04-10T07:48:32Z" w:id="723"/>
          <w:color w:val="222222"/>
          <w:rPrChange w:author="Rui André Vidal" w:date="2026-04-10T07:48:00Z" w:id="724">
            <w:rPr>
              <w:ins w:author="Rui André Vidal" w:date="2026-04-10T07:48:00Z" w16du:dateUtc="2026-04-10T07:48:32Z" w:id="725"/>
              <w:rFonts w:ascii="Calibri" w:hAnsi="Calibri" w:eastAsia="Calibri" w:cs="Calibri"/>
              <w:i/>
              <w:iCs/>
              <w:color w:val="222222"/>
              <w:sz w:val="19"/>
              <w:szCs w:val="19"/>
            </w:rPr>
          </w:rPrChange>
        </w:rPr>
      </w:pPr>
      <w:ins w:author="Rui André Vidal" w:date="2026-04-10T07:51:00Z" w16du:dateUtc="2026-04-10T07:51:04Z" w:id="726">
        <w:r w:rsidRPr="420E2B96">
          <w:rPr>
            <w:color w:val="222222"/>
          </w:rPr>
          <w:t>a)</w:t>
        </w:r>
        <w:r w:rsidR="350E168B">
          <w:tab/>
        </w:r>
      </w:ins>
      <w:ins w:author="Rui André Vidal" w:date="2026-04-10T07:48:00Z" w16du:dateUtc="2026-04-10T07:48:32Z" w:id="727">
        <w:r w:rsidRPr="420E2B96" w:rsidR="7D45DA0D">
          <w:rPr>
            <w:color w:val="222222"/>
            <w:rPrChange w:author="Rui André Vidal" w:date="2026-04-10T07:48:00Z" w16du:dateUtc="2026-04-10T07:48:55Z" w:id="728">
              <w:rPr>
                <w:rFonts w:ascii="Calibri" w:hAnsi="Calibri" w:eastAsia="Calibri" w:cs="Calibri"/>
                <w:i/>
                <w:iCs/>
                <w:color w:val="222222"/>
                <w:sz w:val="19"/>
                <w:szCs w:val="19"/>
              </w:rPr>
            </w:rPrChange>
          </w:rPr>
          <w:t>Reprodução entre progenitores e descendência, entre irmãos, entre meios‑irmãos ou entre avós e netos, salvo aprovação pela autoridade competente com base numa necessidade específica de preservação de raças locais com património genético limitado;</w:t>
        </w:r>
      </w:ins>
    </w:p>
    <w:p w:rsidR="350E168B" w:rsidRDefault="7D45DA0D" w14:paraId="7A160DAF" w14:textId="2277886B">
      <w:pPr>
        <w:pStyle w:val="PargrafodaLista"/>
        <w:numPr>
          <w:ilvl w:val="0"/>
          <w:numId w:val="53"/>
        </w:numPr>
        <w:spacing w:after="114"/>
        <w:rPr>
          <w:ins w:author="Rui André Vidal" w:date="2026-04-10T07:51:00Z" w16du:dateUtc="2026-04-10T07:51:14Z" w:id="729"/>
        </w:rPr>
        <w:pPrChange w:author="Rui André Vidal" w:date="2026-04-10T07:48:00Z" w:id="730">
          <w:pPr/>
        </w:pPrChange>
      </w:pPr>
      <w:ins w:author="Rui André Vidal" w:date="2026-04-10T07:48:00Z" w16du:dateUtc="2026-04-10T07:48:32Z" w:id="731">
        <w:r w:rsidRPr="420E2B96">
          <w:t>b)</w:t>
        </w:r>
        <w:r w:rsidR="350E168B">
          <w:tab/>
        </w:r>
        <w:r w:rsidRPr="420E2B96">
          <w:t>Reprodução para produção de híbrido</w:t>
        </w:r>
      </w:ins>
      <w:ins w:author="Rui André Vidal" w:date="2026-04-10T07:51:00Z" w16du:dateUtc="2026-04-10T07:51:13Z" w:id="732">
        <w:r w:rsidRPr="420E2B96" w:rsidR="26C7FEB2">
          <w:t>s.</w:t>
        </w:r>
      </w:ins>
    </w:p>
    <w:p w:rsidR="350E168B" w:rsidRDefault="350E168B" w14:paraId="3299FFBE" w14:textId="53EE881E">
      <w:pPr>
        <w:spacing w:after="114"/>
        <w:ind w:left="6" w:firstLine="0"/>
        <w:rPr>
          <w:ins w:author="Susana Margarida Gonçalves Silva Santos" w:date="2026-04-07T09:31:00Z" w16du:dateUtc="2026-04-07T09:31:55Z" w:id="733"/>
        </w:rPr>
        <w:pPrChange w:author="Rui André Vidal" w:date="2026-04-10T07:51:00Z" w:id="734">
          <w:pPr/>
        </w:pPrChange>
      </w:pPr>
    </w:p>
    <w:p w:rsidR="350E168B" w:rsidP="420E2B96" w:rsidRDefault="51D219D2" w14:paraId="4F789127" w14:textId="420014A6">
      <w:pPr>
        <w:numPr>
          <w:ilvl w:val="0"/>
          <w:numId w:val="53"/>
        </w:numPr>
        <w:spacing w:after="114"/>
        <w:ind w:left="300" w:right="136" w:hanging="173"/>
        <w:rPr>
          <w:rFonts w:ascii="Calibri" w:hAnsi="Calibri" w:eastAsia="Calibri" w:cs="Calibri"/>
          <w:i/>
          <w:iCs/>
          <w:color w:val="222222"/>
          <w:sz w:val="19"/>
          <w:szCs w:val="19"/>
        </w:rPr>
      </w:pPr>
      <w:commentRangeStart w:id="735"/>
      <w:r w:rsidRPr="420E2B96">
        <w:rPr>
          <w:rFonts w:ascii="Calibri" w:hAnsi="Calibri" w:eastAsia="Calibri" w:cs="Calibri"/>
          <w:i/>
          <w:iCs/>
          <w:color w:val="222222"/>
          <w:sz w:val="19"/>
          <w:szCs w:val="19"/>
        </w:rPr>
        <w:t xml:space="preserve">2. </w:t>
      </w:r>
      <w:commentRangeStart w:id="736"/>
      <w:r w:rsidRPr="420E2B96" w:rsidR="4FD10BB4">
        <w:rPr>
          <w:rFonts w:ascii="Calibri" w:hAnsi="Calibri" w:eastAsia="Calibri" w:cs="Calibri"/>
          <w:i/>
          <w:iCs/>
          <w:color w:val="222222"/>
          <w:sz w:val="19"/>
          <w:szCs w:val="19"/>
        </w:rPr>
        <w:t xml:space="preserve">Os </w:t>
      </w:r>
      <w:r w:rsidRPr="420E2B96" w:rsidR="4FD10BB4">
        <w:rPr>
          <w:rFonts w:ascii="Calibri" w:hAnsi="Calibri" w:eastAsia="Calibri" w:cs="Calibri"/>
          <w:b/>
          <w:bCs/>
          <w:i/>
          <w:iCs/>
          <w:color w:val="222222"/>
          <w:sz w:val="19"/>
          <w:szCs w:val="19"/>
        </w:rPr>
        <w:t>operadores</w:t>
      </w:r>
      <w:r w:rsidRPr="420E2B96" w:rsidR="4FD10BB4">
        <w:rPr>
          <w:rFonts w:ascii="Calibri" w:hAnsi="Calibri" w:eastAsia="Calibri" w:cs="Calibri"/>
          <w:i/>
          <w:iCs/>
          <w:color w:val="222222"/>
          <w:sz w:val="19"/>
          <w:szCs w:val="19"/>
        </w:rPr>
        <w:t xml:space="preserve"> </w:t>
      </w:r>
      <w:r w:rsidRPr="420E2B96" w:rsidR="4FD10BB4">
        <w:rPr>
          <w:rFonts w:ascii="Calibri" w:hAnsi="Calibri" w:eastAsia="Calibri" w:cs="Calibri"/>
          <w:b/>
          <w:bCs/>
          <w:i/>
          <w:iCs/>
          <w:color w:val="222222"/>
          <w:sz w:val="19"/>
          <w:szCs w:val="19"/>
        </w:rPr>
        <w:t xml:space="preserve">de estabelecimentos de criação devem </w:t>
      </w:r>
      <w:r w:rsidRPr="420E2B96" w:rsidR="4FD10BB4">
        <w:rPr>
          <w:rFonts w:ascii="Calibri" w:hAnsi="Calibri" w:eastAsia="Calibri" w:cs="Calibri"/>
          <w:i/>
          <w:iCs/>
          <w:color w:val="222222"/>
          <w:sz w:val="19"/>
          <w:szCs w:val="19"/>
        </w:rPr>
        <w:t>assegurar que:</w:t>
      </w:r>
    </w:p>
    <w:p w:rsidR="6DEF442E" w:rsidRDefault="4FD10BB4" w14:paraId="5EB820B6" w14:textId="13A6B83D">
      <w:pPr>
        <w:pStyle w:val="PargrafodaLista"/>
        <w:numPr>
          <w:ilvl w:val="0"/>
          <w:numId w:val="14"/>
        </w:numPr>
        <w:spacing w:after="0" w:line="276" w:lineRule="auto"/>
        <w:ind w:left="800" w:right="80"/>
        <w:rPr>
          <w:rFonts w:ascii="Calibri" w:hAnsi="Calibri" w:eastAsia="Calibri" w:cs="Calibri"/>
          <w:i/>
          <w:iCs/>
          <w:color w:val="222222"/>
          <w:sz w:val="19"/>
          <w:szCs w:val="19"/>
        </w:rPr>
        <w:pPrChange w:author="Rui André Vidal" w:date="2026-03-26T07:33:00Z" w:id="737">
          <w:pPr/>
        </w:pPrChange>
      </w:pPr>
      <w:r w:rsidRPr="420E2B96">
        <w:rPr>
          <w:rFonts w:ascii="Calibri" w:hAnsi="Calibri" w:eastAsia="Calibri" w:cs="Calibri"/>
          <w:i/>
          <w:iCs/>
          <w:color w:val="222222"/>
          <w:sz w:val="19"/>
          <w:szCs w:val="19"/>
        </w:rPr>
        <w:t xml:space="preserve"> são tomadas medidas para salvaguardar a saúde dos cães ou gatos em conformidade com o ponto 3 do Anexo I;</w:t>
      </w:r>
    </w:p>
    <w:p w:rsidR="6DEF442E" w:rsidRDefault="4FD10BB4" w14:paraId="5ACCCDAC" w14:textId="1C896BBF">
      <w:pPr>
        <w:pStyle w:val="PargrafodaLista"/>
        <w:numPr>
          <w:ilvl w:val="0"/>
          <w:numId w:val="14"/>
        </w:numPr>
        <w:spacing w:after="0" w:line="276" w:lineRule="auto"/>
        <w:ind w:left="800" w:right="80"/>
        <w:rPr>
          <w:rFonts w:ascii="Calibri" w:hAnsi="Calibri" w:eastAsia="Calibri" w:cs="Calibri"/>
          <w:i/>
          <w:iCs/>
          <w:color w:val="222222"/>
          <w:sz w:val="19"/>
          <w:szCs w:val="19"/>
        </w:rPr>
        <w:pPrChange w:author="Rui André Vidal" w:date="2026-03-26T07:33:00Z" w:id="738">
          <w:pPr/>
        </w:pPrChange>
      </w:pPr>
      <w:r w:rsidRPr="420E2B96">
        <w:rPr>
          <w:rFonts w:ascii="Calibri" w:hAnsi="Calibri" w:eastAsia="Calibri" w:cs="Calibri"/>
          <w:i/>
          <w:iCs/>
          <w:color w:val="222222"/>
          <w:sz w:val="19"/>
          <w:szCs w:val="19"/>
        </w:rPr>
        <w:t xml:space="preserve">as cadelas ou gatas só se reproduzem se tiverem atingido a </w:t>
      </w:r>
      <w:r w:rsidRPr="420E2B96">
        <w:rPr>
          <w:rFonts w:ascii="Calibri" w:hAnsi="Calibri" w:eastAsia="Calibri" w:cs="Calibri"/>
          <w:b/>
          <w:bCs/>
          <w:i/>
          <w:iCs/>
          <w:color w:val="222222"/>
          <w:sz w:val="19"/>
          <w:szCs w:val="19"/>
        </w:rPr>
        <w:t>idade mínima e a maturidade</w:t>
      </w:r>
      <w:r w:rsidRPr="420E2B96">
        <w:rPr>
          <w:rFonts w:ascii="Calibri" w:hAnsi="Calibri" w:eastAsia="Calibri" w:cs="Calibri"/>
          <w:i/>
          <w:iCs/>
          <w:color w:val="222222"/>
          <w:sz w:val="19"/>
          <w:szCs w:val="19"/>
        </w:rPr>
        <w:t xml:space="preserve"> </w:t>
      </w:r>
      <w:r w:rsidRPr="420E2B96">
        <w:rPr>
          <w:rFonts w:ascii="Calibri" w:hAnsi="Calibri" w:eastAsia="Calibri" w:cs="Calibri"/>
          <w:b/>
          <w:bCs/>
          <w:i/>
          <w:iCs/>
          <w:color w:val="222222"/>
          <w:sz w:val="19"/>
          <w:szCs w:val="19"/>
        </w:rPr>
        <w:t>esquelética</w:t>
      </w:r>
      <w:r w:rsidRPr="420E2B96">
        <w:rPr>
          <w:rFonts w:ascii="Calibri" w:hAnsi="Calibri" w:eastAsia="Calibri" w:cs="Calibri"/>
          <w:i/>
          <w:iCs/>
          <w:color w:val="222222"/>
          <w:sz w:val="19"/>
          <w:szCs w:val="19"/>
        </w:rPr>
        <w:t xml:space="preserve"> em conformidade com o ponto 3 do Anexo I, </w:t>
      </w:r>
      <w:commentRangeStart w:id="739"/>
      <w:r w:rsidRPr="420E2B96">
        <w:rPr>
          <w:rFonts w:ascii="Calibri" w:hAnsi="Calibri" w:eastAsia="Calibri" w:cs="Calibri"/>
          <w:i/>
          <w:iCs/>
          <w:color w:val="222222"/>
          <w:sz w:val="19"/>
          <w:szCs w:val="19"/>
        </w:rPr>
        <w:t xml:space="preserve">e não apresentem </w:t>
      </w:r>
      <w:r w:rsidRPr="420E2B96">
        <w:rPr>
          <w:rFonts w:ascii="Calibri" w:hAnsi="Calibri" w:eastAsia="Calibri" w:cs="Calibri"/>
          <w:b/>
          <w:bCs/>
          <w:i/>
          <w:iCs/>
          <w:color w:val="222222"/>
          <w:sz w:val="19"/>
          <w:szCs w:val="19"/>
          <w:rPrChange w:author="Rui André Vidal" w:date="2026-04-07T08:07:00Z" w16du:dateUtc="2026-04-07T08:07:12Z" w:id="740">
            <w:rPr>
              <w:rFonts w:ascii="Calibri" w:hAnsi="Calibri" w:eastAsia="Calibri" w:cs="Calibri"/>
              <w:i/>
              <w:iCs/>
              <w:color w:val="222222"/>
              <w:sz w:val="19"/>
              <w:szCs w:val="19"/>
            </w:rPr>
          </w:rPrChange>
        </w:rPr>
        <w:t xml:space="preserve">doença </w:t>
      </w:r>
      <w:r w:rsidRPr="420E2B96">
        <w:rPr>
          <w:rFonts w:ascii="Calibri" w:hAnsi="Calibri" w:eastAsia="Calibri" w:cs="Calibri"/>
          <w:i/>
          <w:iCs/>
          <w:color w:val="222222"/>
          <w:sz w:val="19"/>
          <w:szCs w:val="19"/>
        </w:rPr>
        <w:t xml:space="preserve">diagnosticada, sinais clínicos de doença ou </w:t>
      </w:r>
      <w:r w:rsidRPr="420E2B96">
        <w:rPr>
          <w:rFonts w:ascii="Calibri" w:hAnsi="Calibri" w:eastAsia="Calibri" w:cs="Calibri"/>
          <w:b/>
          <w:bCs/>
          <w:i/>
          <w:iCs/>
          <w:color w:val="222222"/>
          <w:sz w:val="19"/>
          <w:szCs w:val="19"/>
          <w:rPrChange w:author="Rui André Vidal" w:date="2026-04-07T08:07:00Z" w16du:dateUtc="2026-04-07T08:07:22Z" w:id="741">
            <w:rPr>
              <w:rFonts w:ascii="Calibri" w:hAnsi="Calibri" w:eastAsia="Calibri" w:cs="Calibri"/>
              <w:i/>
              <w:iCs/>
              <w:color w:val="222222"/>
              <w:sz w:val="19"/>
              <w:szCs w:val="19"/>
            </w:rPr>
          </w:rPrChange>
        </w:rPr>
        <w:t>condições físicas</w:t>
      </w:r>
      <w:r w:rsidRPr="420E2B96">
        <w:rPr>
          <w:rFonts w:ascii="Calibri" w:hAnsi="Calibri" w:eastAsia="Calibri" w:cs="Calibri"/>
          <w:i/>
          <w:iCs/>
          <w:color w:val="222222"/>
          <w:sz w:val="19"/>
          <w:szCs w:val="19"/>
        </w:rPr>
        <w:t xml:space="preserve"> que possam impactar negativamente a gestação e o seu bem-estar;</w:t>
      </w:r>
      <w:commentRangeEnd w:id="739"/>
      <w:r w:rsidR="6DEF442E">
        <w:rPr>
          <w:rStyle w:val="Refdecomentrio"/>
          <w:rFonts w:ascii="Calibri" w:hAnsi="Calibri" w:eastAsia="Calibri" w:cs="Calibri"/>
          <w:i/>
          <w:iCs/>
          <w:color w:val="222222"/>
          <w:sz w:val="19"/>
          <w:szCs w:val="19"/>
        </w:rPr>
        <w:commentReference w:id="739"/>
      </w:r>
    </w:p>
    <w:p w:rsidR="6DEF442E" w:rsidRDefault="4FD10BB4" w14:paraId="75F92398" w14:textId="6A5262D2">
      <w:pPr>
        <w:pStyle w:val="PargrafodaLista"/>
        <w:numPr>
          <w:ilvl w:val="0"/>
          <w:numId w:val="14"/>
        </w:numPr>
        <w:spacing w:after="0" w:line="276" w:lineRule="auto"/>
        <w:ind w:left="800" w:right="80"/>
        <w:rPr>
          <w:rFonts w:ascii="Calibri" w:hAnsi="Calibri" w:eastAsia="Calibri" w:cs="Calibri"/>
          <w:i/>
          <w:iCs/>
          <w:color w:val="222222"/>
          <w:sz w:val="19"/>
          <w:szCs w:val="19"/>
        </w:rPr>
        <w:pPrChange w:author="Rui André Vidal" w:date="2026-03-26T07:33:00Z" w:id="742">
          <w:pPr/>
        </w:pPrChange>
      </w:pPr>
      <w:r w:rsidRPr="420E2B96">
        <w:rPr>
          <w:rFonts w:ascii="Calibri" w:hAnsi="Calibri" w:eastAsia="Calibri" w:cs="Calibri"/>
          <w:i/>
          <w:iCs/>
          <w:color w:val="222222"/>
          <w:sz w:val="19"/>
          <w:szCs w:val="19"/>
        </w:rPr>
        <w:t xml:space="preserve"> As gravidezes das cadelas e gatas que resultem numa ninhada respeitem uma </w:t>
      </w:r>
      <w:r w:rsidRPr="420E2B96">
        <w:rPr>
          <w:rFonts w:ascii="Calibri" w:hAnsi="Calibri" w:eastAsia="Calibri" w:cs="Calibri"/>
          <w:b/>
          <w:bCs/>
          <w:i/>
          <w:iCs/>
          <w:color w:val="222222"/>
          <w:sz w:val="19"/>
          <w:szCs w:val="19"/>
          <w:rPrChange w:author="Rui André Vidal" w:date="2026-04-07T08:06:00Z" w16du:dateUtc="2026-04-07T08:06:41Z" w:id="743">
            <w:rPr>
              <w:rFonts w:ascii="Calibri" w:hAnsi="Calibri" w:eastAsia="Calibri" w:cs="Calibri"/>
              <w:i/>
              <w:iCs/>
              <w:color w:val="222222"/>
              <w:sz w:val="19"/>
              <w:szCs w:val="19"/>
            </w:rPr>
          </w:rPrChange>
        </w:rPr>
        <w:t xml:space="preserve">frequência </w:t>
      </w:r>
      <w:r w:rsidRPr="420E2B96">
        <w:rPr>
          <w:rFonts w:ascii="Calibri" w:hAnsi="Calibri" w:eastAsia="Calibri" w:cs="Calibri"/>
          <w:i/>
          <w:iCs/>
          <w:color w:val="222222"/>
          <w:sz w:val="19"/>
          <w:szCs w:val="19"/>
        </w:rPr>
        <w:t>máxima fixada no ponto 3 do Anexo I;</w:t>
      </w:r>
    </w:p>
    <w:p w:rsidR="6DEF442E" w:rsidRDefault="4FD10BB4" w14:paraId="737D15F1" w14:textId="19EB1828">
      <w:pPr>
        <w:pStyle w:val="PargrafodaLista"/>
        <w:numPr>
          <w:ilvl w:val="0"/>
          <w:numId w:val="14"/>
        </w:numPr>
        <w:spacing w:after="0" w:line="276" w:lineRule="auto"/>
        <w:ind w:left="800" w:right="80"/>
        <w:rPr>
          <w:rFonts w:ascii="Calibri" w:hAnsi="Calibri" w:eastAsia="Calibri" w:cs="Calibri"/>
          <w:b/>
          <w:bCs/>
          <w:i/>
          <w:iCs/>
          <w:color w:val="222222"/>
          <w:sz w:val="19"/>
          <w:szCs w:val="19"/>
        </w:rPr>
        <w:pPrChange w:author="Rui André Vidal" w:date="2026-03-26T07:33:00Z" w:id="744">
          <w:pPr/>
        </w:pPrChange>
      </w:pPr>
      <w:r w:rsidRPr="420E2B96">
        <w:rPr>
          <w:rFonts w:ascii="Calibri" w:hAnsi="Calibri" w:eastAsia="Calibri" w:cs="Calibri"/>
          <w:i/>
          <w:iCs/>
          <w:color w:val="222222"/>
          <w:sz w:val="19"/>
          <w:szCs w:val="19"/>
        </w:rPr>
        <w:t xml:space="preserve"> as</w:t>
      </w:r>
      <w:r w:rsidRPr="420E2B96">
        <w:rPr>
          <w:rFonts w:ascii="Calibri" w:hAnsi="Calibri" w:eastAsia="Calibri" w:cs="Calibri"/>
          <w:b/>
          <w:bCs/>
          <w:i/>
          <w:iCs/>
          <w:color w:val="222222"/>
          <w:sz w:val="19"/>
          <w:szCs w:val="19"/>
        </w:rPr>
        <w:t xml:space="preserve"> gatas em lactação não sejam acasaladas nem inseminadas;</w:t>
      </w:r>
    </w:p>
    <w:p w:rsidR="6DEF442E" w:rsidRDefault="4FD10BB4" w14:paraId="4BF34A7B" w14:textId="4D4DAFDE">
      <w:pPr>
        <w:spacing w:after="114"/>
        <w:ind w:left="0" w:right="136" w:firstLine="0"/>
        <w:rPr>
          <w:rFonts w:ascii="Calibri" w:hAnsi="Calibri" w:eastAsia="Calibri" w:cs="Calibri"/>
          <w:i/>
          <w:iCs/>
          <w:color w:val="222222"/>
          <w:sz w:val="19"/>
          <w:szCs w:val="19"/>
        </w:rPr>
        <w:pPrChange w:author="Rui André Vidal" w:date="2026-03-26T07:33:00Z" w:id="745">
          <w:pPr>
            <w:numPr>
              <w:numId w:val="14"/>
            </w:numPr>
            <w:ind w:left="720" w:hanging="360"/>
          </w:pPr>
        </w:pPrChange>
      </w:pPr>
      <w:r w:rsidRPr="420E2B96">
        <w:rPr>
          <w:rFonts w:ascii="Calibri" w:hAnsi="Calibri" w:eastAsia="Calibri" w:cs="Calibri"/>
          <w:i/>
          <w:iCs/>
          <w:color w:val="222222"/>
          <w:sz w:val="19"/>
          <w:szCs w:val="19"/>
        </w:rPr>
        <w:t xml:space="preserve"> os cães e gatos que deixem de ser utilizados para reprodução, nomeadamente em resultado das disposições do presente Regulamento, são mantidos ou vendidos, doados ou realojados, não sendo mortos nem abandonados.</w:t>
      </w:r>
      <w:commentRangeEnd w:id="736"/>
      <w:r w:rsidR="6DEF442E">
        <w:rPr>
          <w:rStyle w:val="Refdecomentrio"/>
          <w:rFonts w:ascii="Calibri" w:hAnsi="Calibri" w:eastAsia="Calibri" w:cs="Calibri"/>
          <w:i/>
          <w:iCs/>
          <w:color w:val="222222"/>
          <w:sz w:val="19"/>
          <w:szCs w:val="19"/>
        </w:rPr>
        <w:commentReference w:id="736"/>
      </w:r>
      <w:commentRangeEnd w:id="735"/>
      <w:r w:rsidR="6DEF442E">
        <w:rPr>
          <w:rStyle w:val="Refdecomentrio"/>
          <w:rFonts w:ascii="Calibri" w:hAnsi="Calibri" w:eastAsia="Calibri" w:cs="Calibri"/>
          <w:i/>
          <w:iCs/>
          <w:color w:val="222222"/>
          <w:sz w:val="19"/>
          <w:szCs w:val="19"/>
        </w:rPr>
        <w:commentReference w:id="735"/>
      </w:r>
    </w:p>
    <w:p w:rsidR="4CCB09DA" w:rsidP="4CCB09DA" w:rsidRDefault="4CCB09DA" w14:paraId="4E85789E" w14:textId="72F8E272">
      <w:pPr>
        <w:spacing w:after="114"/>
        <w:ind w:left="0" w:right="136" w:firstLine="0"/>
        <w:rPr>
          <w:del w:author="Susana Margarida Gonçalves Silva Santos" w:date="2026-04-07T11:39:00Z" w16du:dateUtc="2026-04-07T11:39:08Z" w:id="746"/>
          <w:highlight w:val="yellow"/>
        </w:rPr>
      </w:pPr>
    </w:p>
    <w:p w:rsidR="4CCB09DA" w:rsidP="4CCB09DA" w:rsidRDefault="4CCB09DA" w14:paraId="3583E9AE" w14:textId="05B87364">
      <w:pPr>
        <w:pStyle w:val="PargrafodaLista"/>
        <w:spacing w:after="114"/>
        <w:ind w:left="0" w:right="136" w:firstLine="0"/>
      </w:pPr>
    </w:p>
    <w:p w:rsidR="4CCB09DA" w:rsidRDefault="4CCB09DA" w14:paraId="3F9E50C9" w14:textId="70ABFA75">
      <w:pPr>
        <w:pStyle w:val="PargrafodaLista"/>
        <w:spacing w:after="114"/>
        <w:ind w:left="0" w:right="136" w:firstLine="0"/>
        <w:rPr>
          <w:ins w:author="Rui André Vidal" w:date="2026-03-25T21:37:00Z" w16du:dateUtc="2026-03-25T21:37:42Z" w:id="747"/>
        </w:rPr>
        <w:pPrChange w:author="Susana Margarida Gonçalves Silva Santos" w:date="2026-04-07T11:25:00Z" w:id="748">
          <w:pPr/>
        </w:pPrChange>
      </w:pPr>
    </w:p>
    <w:p w:rsidR="4CCB09DA" w:rsidRDefault="4CCB09DA" w14:paraId="254856C1" w14:textId="1F933F3B">
      <w:pPr>
        <w:pStyle w:val="PargrafodaLista"/>
        <w:spacing w:after="114"/>
        <w:ind w:left="0" w:right="136" w:firstLine="0"/>
        <w:rPr>
          <w:ins w:author="Rui André Vidal" w:date="2026-03-25T21:37:00Z" w16du:dateUtc="2026-03-25T21:37:42Z" w:id="749"/>
        </w:rPr>
        <w:pPrChange w:author="Susana Margarida Gonçalves Silva Santos" w:date="2026-04-07T11:26:00Z" w:id="750">
          <w:pPr/>
        </w:pPrChange>
      </w:pPr>
    </w:p>
    <w:p w:rsidR="4CCB09DA" w:rsidRDefault="4CCB09DA" w14:paraId="500F85DC" w14:textId="57596920">
      <w:pPr>
        <w:pStyle w:val="PargrafodaLista"/>
        <w:spacing w:after="114"/>
        <w:ind w:left="0" w:right="136" w:firstLine="0"/>
        <w:rPr>
          <w:ins w:author="Rui André Vidal" w:date="2026-03-25T21:32:00Z" w16du:dateUtc="2026-03-25T21:32:47Z" w:id="751"/>
        </w:rPr>
        <w:pPrChange w:author="Susana Margarida Gonçalves Silva Santos" w:date="2026-04-07T11:26:00Z" w:id="752">
          <w:pPr/>
        </w:pPrChange>
      </w:pPr>
    </w:p>
    <w:p w:rsidR="79D43DBB" w:rsidP="420E2B96" w:rsidRDefault="2175BDDC" w14:paraId="2C142BC8" w14:textId="41CB97B4">
      <w:pPr>
        <w:pStyle w:val="PargrafodaLista"/>
        <w:spacing w:after="114"/>
        <w:ind w:left="0" w:right="136" w:firstLine="0"/>
        <w:rPr>
          <w:ins w:author="Rui André Vidal" w:date="2026-03-25T21:10:00Z" w16du:dateUtc="2026-03-25T21:10:34Z" w:id="753"/>
        </w:rPr>
      </w:pPr>
      <w:commentRangeStart w:id="754"/>
      <w:ins w:author="Rui André Vidal" w:date="2026-03-25T21:32:00Z" w16du:dateUtc="2026-03-25T21:32:49Z" w:id="755">
        <w:r w:rsidRPr="420E2B96">
          <w:rPr>
            <w:color w:val="222222"/>
            <w:rPrChange w:author="Rui André Vidal" w:date="2026-04-10T02:42:00Z" w16du:dateUtc="2026-04-10T02:42:38Z" w:id="756">
              <w:rPr>
                <w:rFonts w:ascii="Calibri" w:hAnsi="Calibri" w:eastAsia="Calibri" w:cs="Calibri"/>
                <w:color w:val="222222"/>
                <w:sz w:val="19"/>
                <w:szCs w:val="19"/>
              </w:rPr>
            </w:rPrChange>
          </w:rPr>
          <w:t xml:space="preserve">11. </w:t>
        </w:r>
      </w:ins>
      <w:ins w:author="Rui André Vidal" w:date="2026-03-25T21:10:00Z" w16du:dateUtc="2026-03-25T21:10:58Z" w:id="757">
        <w:r w:rsidRPr="420E2B96" w:rsidR="5EA3BA4D">
          <w:rPr>
            <w:color w:val="222222"/>
            <w:rPrChange w:author="Rui André Vidal" w:date="2026-04-10T02:40:00Z" w16du:dateUtc="2026-04-10T02:40:08Z" w:id="758">
              <w:rPr>
                <w:rFonts w:ascii="Calibri" w:hAnsi="Calibri" w:eastAsia="Calibri" w:cs="Calibri"/>
                <w:color w:val="222222"/>
                <w:sz w:val="19"/>
                <w:szCs w:val="19"/>
              </w:rPr>
            </w:rPrChange>
          </w:rPr>
          <w:t xml:space="preserve">Ambos os progenitores devem ser capazes de acasalar naturalmente, sendo a </w:t>
        </w:r>
        <w:r w:rsidRPr="420E2B96" w:rsidR="5EA3BA4D">
          <w:rPr>
            <w:color w:val="222222"/>
            <w:rPrChange w:author="Rui André Vidal" w:date="2026-04-10T02:40:00Z" w16du:dateUtc="2026-04-10T02:40:08Z" w:id="759">
              <w:rPr>
                <w:rFonts w:ascii="Calibri" w:hAnsi="Calibri" w:eastAsia="Calibri" w:cs="Calibri"/>
                <w:b/>
                <w:bCs/>
                <w:color w:val="222222"/>
                <w:sz w:val="19"/>
                <w:szCs w:val="19"/>
              </w:rPr>
            </w:rPrChange>
          </w:rPr>
          <w:t>inseminação artificial restrita</w:t>
        </w:r>
      </w:ins>
      <w:commentRangeEnd w:id="754"/>
      <w:r w:rsidRPr="420E2B96" w:rsidR="79D43DBB">
        <w:rPr>
          <w:rStyle w:val="Refdecomentrio"/>
          <w:color w:val="222222"/>
          <w:sz w:val="24"/>
          <w:szCs w:val="24"/>
          <w:rPrChange w:author="Rui André Vidal" w:date="2026-04-10T02:40:00Z" w16du:dateUtc="2026-04-10T02:40:08Z" w:id="760">
            <w:rPr>
              <w:rStyle w:val="Refdecomentrio"/>
              <w:rFonts w:ascii="Calibri" w:hAnsi="Calibri" w:eastAsia="Calibri" w:cs="Calibri"/>
              <w:b/>
              <w:bCs/>
              <w:color w:val="222222"/>
              <w:sz w:val="19"/>
              <w:szCs w:val="19"/>
            </w:rPr>
          </w:rPrChange>
        </w:rPr>
        <w:commentReference w:id="754"/>
      </w:r>
      <w:ins w:author="Rui André Vidal" w:date="2026-03-25T21:10:00Z" w16du:dateUtc="2026-03-25T21:10:58Z" w:id="761">
        <w:r w:rsidRPr="420E2B96" w:rsidR="5EA3BA4D">
          <w:rPr>
            <w:color w:val="222222"/>
            <w:rPrChange w:author="Rui André Vidal" w:date="2026-04-10T02:40:00Z" w16du:dateUtc="2026-04-10T02:40:08Z" w:id="762">
              <w:rPr>
                <w:rFonts w:ascii="Calibri" w:hAnsi="Calibri" w:eastAsia="Calibri" w:cs="Calibri"/>
                <w:b/>
                <w:bCs/>
                <w:color w:val="222222"/>
                <w:sz w:val="19"/>
                <w:szCs w:val="19"/>
              </w:rPr>
            </w:rPrChange>
          </w:rPr>
          <w:t xml:space="preserve"> a situações excecionais</w:t>
        </w:r>
        <w:r w:rsidRPr="420E2B96" w:rsidR="5EA3BA4D">
          <w:rPr>
            <w:color w:val="222222"/>
            <w:rPrChange w:author="Rui André Vidal" w:date="2026-04-10T02:40:00Z" w16du:dateUtc="2026-04-10T02:40:08Z" w:id="763">
              <w:rPr>
                <w:rFonts w:ascii="Calibri" w:hAnsi="Calibri" w:eastAsia="Calibri" w:cs="Calibri"/>
                <w:color w:val="222222"/>
                <w:sz w:val="19"/>
                <w:szCs w:val="19"/>
              </w:rPr>
            </w:rPrChange>
          </w:rPr>
          <w:t xml:space="preserve"> previstas na portaria referida no n.º 7.</w:t>
        </w:r>
      </w:ins>
      <w:ins w:author="Rui André Vidal" w:date="2026-03-25T21:30:00Z" w16du:dateUtc="2026-03-25T21:30:12Z" w:id="764">
        <w:r w:rsidRPr="420E2B96" w:rsidR="30683558">
          <w:rPr>
            <w:color w:val="222222"/>
            <w:rPrChange w:author="Rui André Vidal" w:date="2026-04-10T02:40:00Z" w16du:dateUtc="2026-04-10T02:40:08Z" w:id="765">
              <w:rPr>
                <w:rFonts w:ascii="Calibri" w:hAnsi="Calibri" w:eastAsia="Calibri" w:cs="Calibri"/>
                <w:color w:val="222222"/>
                <w:sz w:val="19"/>
                <w:szCs w:val="19"/>
              </w:rPr>
            </w:rPrChange>
          </w:rPr>
          <w:t xml:space="preserve"> - </w:t>
        </w:r>
        <w:r w:rsidRPr="420E2B96" w:rsidR="30683558">
          <w:t>Encontra respaldo nas guidelines</w:t>
        </w:r>
      </w:ins>
    </w:p>
    <w:p w:rsidR="4CCB09DA" w:rsidRDefault="16A2E1D0" w14:paraId="1EBB1E54" w14:textId="681002CB">
      <w:pPr>
        <w:spacing w:after="0" w:line="276" w:lineRule="auto"/>
        <w:ind w:left="0" w:right="80" w:firstLine="0"/>
        <w:rPr>
          <w:ins w:author="Rui André Vidal" w:date="2026-04-10T02:40:00Z" w16du:dateUtc="2026-04-10T02:40:32Z" w:id="766"/>
          <w:color w:val="222222"/>
          <w:rPrChange w:author="Rui André Vidal" w:date="2026-04-10T02:42:00Z" w:id="767">
            <w:rPr>
              <w:ins w:author="Rui André Vidal" w:date="2026-04-10T02:40:00Z" w16du:dateUtc="2026-04-10T02:40:32Z" w:id="768"/>
              <w:b/>
              <w:bCs/>
              <w:color w:val="222222"/>
            </w:rPr>
          </w:rPrChange>
        </w:rPr>
        <w:pPrChange w:author="Rui André Vidal" w:date="2026-03-25T21:32:00Z" w:id="769">
          <w:pPr/>
        </w:pPrChange>
      </w:pPr>
      <w:ins w:author="Rui André Vidal" w:date="2026-03-25T21:32:00Z" w16du:dateUtc="2026-03-25T21:32:54Z" w:id="770">
        <w:r w:rsidRPr="420E2B96">
          <w:rPr>
            <w:color w:val="222222"/>
            <w:rPrChange w:author="Rui André Vidal" w:date="2026-04-10T02:42:00Z" w16du:dateUtc="2026-04-10T02:42:38Z" w:id="771">
              <w:rPr>
                <w:rFonts w:ascii="Calibri" w:hAnsi="Calibri" w:eastAsia="Calibri" w:cs="Calibri"/>
                <w:color w:val="222222"/>
                <w:sz w:val="19"/>
                <w:szCs w:val="19"/>
              </w:rPr>
            </w:rPrChange>
          </w:rPr>
          <w:t xml:space="preserve">13. </w:t>
        </w:r>
      </w:ins>
      <w:ins w:author="Rui André Vidal" w:date="2026-03-25T21:29:00Z" w16du:dateUtc="2026-03-25T21:29:58Z" w:id="772">
        <w:r w:rsidRPr="420E2B96" w:rsidR="2486149C">
          <w:rPr>
            <w:color w:val="222222"/>
            <w:rPrChange w:author="Rui André Vidal" w:date="2026-04-10T02:40:00Z" w16du:dateUtc="2026-04-10T02:40:08Z" w:id="773">
              <w:rPr>
                <w:rFonts w:ascii="Calibri" w:hAnsi="Calibri" w:eastAsia="Calibri" w:cs="Calibri"/>
                <w:color w:val="222222"/>
                <w:sz w:val="19"/>
                <w:szCs w:val="19"/>
              </w:rPr>
            </w:rPrChange>
          </w:rPr>
          <w:t>O detentor de animal reprodutor que deixe de poder ser usado para reprodução, nos termos do presente artigo, é obrigado a esterilizá-lo e a garantir o seu bem-estar e uma detenção responsável até ao final da sua vida, diretamente ou cedendo-o a terceiros nos termos do disposto nos artigos 42.º ou 91.º.</w:t>
        </w:r>
      </w:ins>
      <w:ins w:author="Rui André Vidal" w:date="2026-03-25T21:30:00Z" w16du:dateUtc="2026-03-25T21:30:22Z" w:id="774">
        <w:r w:rsidRPr="420E2B96" w:rsidR="2486149C">
          <w:rPr>
            <w:color w:val="222222"/>
            <w:rPrChange w:author="Rui André Vidal" w:date="2026-04-10T02:40:00Z" w16du:dateUtc="2026-04-10T02:40:08Z" w:id="775">
              <w:rPr>
                <w:rFonts w:ascii="Calibri" w:hAnsi="Calibri" w:eastAsia="Calibri" w:cs="Calibri"/>
                <w:color w:val="222222"/>
                <w:sz w:val="19"/>
                <w:szCs w:val="19"/>
              </w:rPr>
            </w:rPrChange>
          </w:rPr>
          <w:t xml:space="preserve"> - </w:t>
        </w:r>
      </w:ins>
    </w:p>
    <w:p w:rsidR="4CCB09DA" w:rsidP="420E2B96" w:rsidRDefault="03335557" w14:paraId="2192ABA4" w14:textId="532700CF">
      <w:pPr>
        <w:spacing w:after="0" w:line="276" w:lineRule="auto"/>
        <w:ind w:left="0" w:right="80" w:firstLine="0"/>
        <w:rPr>
          <w:ins w:author="Rui André Vidal" w:date="2026-04-10T02:40:00Z" w16du:dateUtc="2026-04-10T02:40:48Z" w:id="776"/>
          <w:color w:val="222222"/>
          <w:highlight w:val="yellow"/>
          <w:rPrChange w:author="Rui André Vidal" w:date="2026-04-10T02:42:00Z" w:id="777">
            <w:rPr>
              <w:ins w:author="Rui André Vidal" w:date="2026-04-10T02:40:00Z" w16du:dateUtc="2026-04-10T02:40:48Z" w:id="778"/>
              <w:b/>
              <w:bCs/>
              <w:color w:val="222222"/>
              <w:highlight w:val="yellow"/>
            </w:rPr>
          </w:rPrChange>
        </w:rPr>
      </w:pPr>
      <w:ins w:author="Rui André Vidal" w:date="2026-04-10T02:40:00Z" w16du:dateUtc="2026-04-10T02:40:47Z" w:id="779">
        <w:r w:rsidRPr="420E2B96">
          <w:rPr>
            <w:color w:val="222222"/>
            <w:highlight w:val="yellow"/>
          </w:rPr>
          <w:t>Art. Correspondente do Regulamento (n.5 do art. 7.º)</w:t>
        </w:r>
      </w:ins>
    </w:p>
    <w:p w:rsidR="4CCB09DA" w:rsidP="420E2B96" w:rsidRDefault="481CCDB5" w14:paraId="0D03CA95" w14:textId="1918FAC8">
      <w:pPr>
        <w:spacing w:after="0" w:line="276" w:lineRule="auto"/>
        <w:ind w:left="0" w:right="80" w:firstLine="0"/>
        <w:rPr>
          <w:ins w:author="Rui André Vidal" w:date="2026-04-10T02:41:00Z" w16du:dateUtc="2026-04-10T02:41:21Z" w:id="780"/>
          <w:color w:val="222222"/>
          <w:highlight w:val="yellow"/>
          <w:rPrChange w:author="Rui André Vidal" w:date="2026-04-10T02:42:00Z" w:id="781">
            <w:rPr>
              <w:ins w:author="Rui André Vidal" w:date="2026-04-10T02:41:00Z" w16du:dateUtc="2026-04-10T02:41:21Z" w:id="782"/>
              <w:b/>
              <w:bCs/>
              <w:color w:val="222222"/>
              <w:highlight w:val="yellow"/>
            </w:rPr>
          </w:rPrChange>
        </w:rPr>
      </w:pPr>
      <w:ins w:author="Rui André Vidal" w:date="2026-03-25T21:31:00Z" w16du:dateUtc="2026-03-25T21:31:19Z" w:id="783">
        <w:r w:rsidRPr="420E2B96">
          <w:rPr>
            <w:color w:val="222222"/>
            <w:highlight w:val="yellow"/>
            <w:rPrChange w:author="Rui André Vidal" w:date="2026-04-10T02:42:00Z" w16du:dateUtc="2026-04-10T02:42:38Z" w:id="784">
              <w:rPr>
                <w:rFonts w:ascii="Calibri" w:hAnsi="Calibri" w:eastAsia="Calibri" w:cs="Calibri"/>
                <w:i/>
                <w:iCs/>
                <w:color w:val="222222"/>
                <w:sz w:val="19"/>
                <w:szCs w:val="19"/>
              </w:rPr>
            </w:rPrChange>
          </w:rPr>
          <w:t>Antes de os operadores cessarem as atividades num estabelecimento, asseguram que os cães ou gatos aí detidos são realojados, seja assumindo eles próprios a propriedade de animal de companhia, seja transferindo a responsabilidade pela propriedade dos cães e gatos para outros operadores ou adquirentes.</w:t>
        </w:r>
      </w:ins>
      <w:ins w:author="Rui André Vidal" w:date="2026-03-27T09:19:00Z" w16du:dateUtc="2026-03-27T09:19:36Z" w:id="785">
        <w:r w:rsidRPr="420E2B96" w:rsidR="6FAC6F91">
          <w:rPr>
            <w:color w:val="222222"/>
            <w:highlight w:val="yellow"/>
            <w:rPrChange w:author="Rui André Vidal" w:date="2026-04-10T02:40:00Z" w16du:dateUtc="2026-04-10T02:40:08Z" w:id="786">
              <w:rPr>
                <w:rFonts w:ascii="Calibri" w:hAnsi="Calibri" w:eastAsia="Calibri" w:cs="Calibri"/>
                <w:i/>
                <w:iCs/>
                <w:color w:val="222222"/>
                <w:sz w:val="19"/>
                <w:szCs w:val="19"/>
                <w:highlight w:val="yellow"/>
              </w:rPr>
            </w:rPrChange>
          </w:rPr>
          <w:t xml:space="preserve"> </w:t>
        </w:r>
      </w:ins>
    </w:p>
    <w:p w:rsidR="0BC064D2" w:rsidP="420E2B96" w:rsidRDefault="0BC064D2" w14:paraId="0271B66B" w14:textId="2657C8F0">
      <w:pPr>
        <w:spacing w:after="0" w:line="276" w:lineRule="auto"/>
        <w:ind w:left="0" w:right="80" w:firstLine="0"/>
        <w:rPr>
          <w:del w:author="Rui André Vidal" w:date="2026-03-25T18:42:00Z" w16du:dateUtc="2026-03-25T18:42:16Z" w:id="787"/>
          <w:color w:val="222222"/>
          <w:highlight w:val="yellow"/>
        </w:rPr>
      </w:pPr>
      <w:ins w:author="Rui André Vidal" w:date="2026-04-10T02:41:00Z" w16du:dateUtc="2026-04-10T02:41:47Z" w:id="788">
        <w:r w:rsidRPr="420E2B96">
          <w:rPr>
            <w:color w:val="222222"/>
            <w:highlight w:val="yellow"/>
          </w:rPr>
          <w:t>Também do Regulamento ( al</w:t>
        </w:r>
      </w:ins>
      <w:ins w:author="Rui André Vidal" w:date="2026-04-10T02:42:00Z" w16du:dateUtc="2026-04-10T02:42:49Z" w:id="789">
        <w:r w:rsidRPr="420E2B96" w:rsidR="1674ACCF">
          <w:rPr>
            <w:color w:val="222222"/>
            <w:highlight w:val="yellow"/>
          </w:rPr>
          <w:t>ínea e</w:t>
        </w:r>
      </w:ins>
      <w:ins w:author="Rui André Vidal" w:date="2026-04-10T02:41:00Z" w16du:dateUtc="2026-04-10T02:41:47Z" w:id="790">
        <w:r w:rsidRPr="420E2B96">
          <w:rPr>
            <w:color w:val="222222"/>
            <w:highlight w:val="yellow"/>
          </w:rPr>
          <w:t>, do n.º 2 do art.º 16.º)</w:t>
        </w:r>
        <w:r>
          <w:br/>
        </w:r>
      </w:ins>
      <w:ins w:author="Rui André Vidal" w:date="2026-04-10T02:42:00Z" w16du:dateUtc="2026-04-10T02:42:30Z" w:id="791">
        <w:r w:rsidRPr="420E2B96" w:rsidR="50BB2484">
          <w:rPr>
            <w:color w:val="222222"/>
            <w:highlight w:val="yellow"/>
            <w:lang w:val="pt"/>
          </w:rPr>
          <w:t xml:space="preserve">Cães e gatos que já não sejam utilizados para reprodução, nomeadamente por força das disposições do presente regulamento, sejam </w:t>
        </w:r>
        <w:r w:rsidRPr="420E2B96" w:rsidR="50BB2484">
          <w:rPr>
            <w:color w:val="222222"/>
            <w:highlight w:val="yellow"/>
            <w:lang w:val="pt"/>
            <w:rPrChange w:author="Rui André Vidal" w:date="2026-04-10T02:42:00Z" w16du:dateUtc="2026-04-10T02:42:36Z" w:id="792">
              <w:rPr>
                <w:b/>
                <w:bCs/>
                <w:i/>
                <w:iCs/>
                <w:color w:val="222222"/>
                <w:highlight w:val="yellow"/>
                <w:lang w:val="pt"/>
              </w:rPr>
            </w:rPrChange>
          </w:rPr>
          <w:t xml:space="preserve">detidos, vendidos, doados ou realojados, e não </w:t>
        </w:r>
        <w:r w:rsidRPr="420E2B96" w:rsidR="50BB2484">
          <w:rPr>
            <w:color w:val="222222"/>
            <w:highlight w:val="yellow"/>
            <w:lang w:val="pt"/>
          </w:rPr>
          <w:t>mortos ou abandonados</w:t>
        </w:r>
      </w:ins>
    </w:p>
    <w:p w:rsidR="00610993" w:rsidRDefault="00610993" w14:paraId="71C037EA" w14:textId="77777777">
      <w:pPr>
        <w:spacing w:after="114"/>
        <w:ind w:left="0" w:right="136" w:firstLine="0"/>
        <w:pPrChange w:author="Rui André Vidal" w:date="2026-03-25T21:09:00Z" w:id="793">
          <w:pPr>
            <w:spacing w:after="114"/>
            <w:ind w:left="300" w:right="136" w:firstLine="0"/>
          </w:pPr>
        </w:pPrChange>
      </w:pPr>
    </w:p>
    <w:p w:rsidR="4D8580D2" w:rsidRDefault="4D8580D2" w14:paraId="6E09080C" w14:textId="12F78548">
      <w:pPr>
        <w:spacing w:before="120" w:after="120" w:line="360" w:lineRule="auto"/>
        <w:jc w:val="center"/>
        <w:rPr>
          <w:ins w:author="Susana Margarida Gonçalves Silva Santos" w:date="2026-04-20T15:56:00Z" w16du:dateUtc="2026-04-20T15:56:23Z" w:id="794"/>
          <w:lang w:val="pt-BR"/>
        </w:rPr>
        <w:pPrChange w:author="Rui André Vidal" w:date="2026-04-10T02:36:00Z" w:id="795">
          <w:pPr/>
        </w:pPrChange>
      </w:pPr>
      <w:ins w:author="Rui André Vidal" w:date="2026-04-10T02:36:00Z" w16du:dateUtc="2026-04-10T02:36:13Z" w:id="796">
        <w:r w:rsidRPr="55CC9BA4">
          <w:rPr>
            <w:lang w:val="pt-BR"/>
            <w:rPrChange w:author="Rui André Vidal" w:date="2026-04-10T02:39:00Z" w16du:dateUtc="2026-04-10T02:39:29Z" w:id="797">
              <w:rPr>
                <w:rFonts w:ascii="Times New Roman" w:hAnsi="Times New Roman" w:eastAsia="Times New Roman" w:cs="Times New Roman"/>
                <w:lang w:val="pt-BR"/>
              </w:rPr>
            </w:rPrChange>
          </w:rPr>
          <w:t xml:space="preserve">Do Regulamento Artigo 17.º - </w:t>
        </w:r>
      </w:ins>
    </w:p>
    <w:p w:rsidR="4D8580D2" w:rsidP="55CC9BA4" w:rsidRDefault="4D8580D2" w14:paraId="6B863983" w14:textId="16FAF237">
      <w:pPr>
        <w:spacing w:before="120" w:after="120" w:line="360" w:lineRule="auto"/>
        <w:jc w:val="center"/>
        <w:rPr>
          <w:lang w:val="pt-BR"/>
          <w:rPrChange w:author="Rui André Vidal" w:date="2026-04-10T02:39:00Z" w:id="798">
            <w:rPr>
              <w:rFonts w:ascii="Times New Roman" w:hAnsi="Times New Roman" w:eastAsia="Times New Roman" w:cs="Times New Roman"/>
              <w:lang w:val="pt-BR"/>
            </w:rPr>
          </w:rPrChange>
        </w:rPr>
      </w:pPr>
      <w:del w:author="Susana Margarida Gonçalves Silva Santos" w:date="2026-04-20T15:52:00Z" w16du:dateUtc="2026-04-20T15:52:16Z" w:id="799">
        <w:r w:rsidRPr="55CC9BA4" w:rsidDel="4D8580D2">
          <w:rPr>
            <w:lang w:val="pt-BR"/>
            <w:rPrChange w:author="Rui André Vidal" w:date="2026-04-10T02:39:00Z" w16du:dateUtc="2026-04-10T02:39:26Z" w:id="800">
              <w:rPr>
                <w:rFonts w:ascii="Times New Roman" w:hAnsi="Times New Roman" w:eastAsia="Times New Roman" w:cs="Times New Roman"/>
                <w:lang w:val="pt-BR"/>
              </w:rPr>
            </w:rPrChange>
          </w:rPr>
          <w:delText xml:space="preserve"> </w:delText>
        </w:r>
      </w:del>
      <w:r w:rsidRPr="55CC9BA4">
        <w:rPr>
          <w:lang w:val="pt-BR"/>
          <w:rPrChange w:author="Rui André Vidal" w:date="2026-04-10T02:39:00Z" w16du:dateUtc="2026-04-10T02:39:26Z" w:id="801">
            <w:rPr>
              <w:rFonts w:ascii="Times New Roman" w:hAnsi="Times New Roman" w:eastAsia="Times New Roman" w:cs="Times New Roman"/>
              <w:lang w:val="pt-BR"/>
            </w:rPr>
          </w:rPrChange>
        </w:rPr>
        <w:t>Necessidades comportamentais</w:t>
      </w:r>
    </w:p>
    <w:p w:rsidR="07562EBC" w:rsidRDefault="07562EBC" w14:paraId="639B8AC3" w14:textId="0F42AD2D">
      <w:pPr>
        <w:spacing w:before="120" w:after="120" w:line="360" w:lineRule="auto"/>
        <w:ind w:left="850" w:right="0" w:hanging="850"/>
        <w:rPr>
          <w:ins w:author="Susana Margarida Gonçalves Silva Santos" w:date="2026-04-20T15:59:00Z" w16du:dateUtc="2026-04-20T15:59:21Z" w:id="802"/>
          <w:lang w:val="pt"/>
        </w:rPr>
        <w:pPrChange w:author="Rui André Vidal" w:date="2026-04-10T02:36:00Z" w:id="803">
          <w:pPr/>
        </w:pPrChange>
      </w:pPr>
      <w:ins w:author="Rui André Vidal" w:date="2026-04-10T02:38:00Z" w16du:dateUtc="2026-04-10T02:38:50Z" w:id="804">
        <w:r>
          <w:tab/>
        </w:r>
        <w:r w:rsidRPr="420E2B96">
          <w:rPr>
            <w:lang w:val="pt"/>
            <w:rPrChange w:author="Rui André Vidal" w:date="2026-04-10T02:39:00Z" w16du:dateUtc="2026-04-10T02:39:12Z" w:id="805">
              <w:rPr>
                <w:rFonts w:ascii="Times New Roman" w:hAnsi="Times New Roman" w:eastAsia="Times New Roman" w:cs="Times New Roman"/>
                <w:lang w:val="pt"/>
              </w:rPr>
            </w:rPrChange>
          </w:rPr>
          <w:t>4.</w:t>
        </w:r>
        <w:r>
          <w:tab/>
        </w:r>
        <w:r w:rsidRPr="420E2B96">
          <w:rPr>
            <w:lang w:val="pt"/>
            <w:rPrChange w:author="Rui André Vidal" w:date="2026-04-10T02:39:00Z" w16du:dateUtc="2026-04-10T02:39:12Z" w:id="806">
              <w:rPr>
                <w:rFonts w:ascii="Times New Roman" w:hAnsi="Times New Roman" w:eastAsia="Times New Roman" w:cs="Times New Roman"/>
                <w:lang w:val="pt"/>
              </w:rPr>
            </w:rPrChange>
          </w:rPr>
          <w:t>Necessidades comportamentais</w:t>
        </w:r>
      </w:ins>
      <w:r w:rsidRPr="55CC9BA4" w:rsidR="4D8580D2">
        <w:rPr>
          <w:rFonts w:ascii="Times New Roman" w:hAnsi="Times New Roman" w:eastAsia="Times New Roman" w:cs="Times New Roman"/>
          <w:lang w:val="pt"/>
        </w:rPr>
        <w:t>1.</w:t>
      </w:r>
      <w:del w:author="Susana Margarida Gonçalves Silva Santos" w:date="2026-04-20T16:12:00Z" w16du:dateUtc="2026-04-20T16:12:10Z" w:id="807">
        <w:r>
          <w:tab/>
        </w:r>
      </w:del>
      <w:r w:rsidRPr="55CC9BA4" w:rsidR="4D8580D2">
        <w:rPr>
          <w:lang w:val="pt"/>
          <w:rPrChange w:author="Rui André Vidal" w:date="2026-04-10T02:39:00Z" w16du:dateUtc="2026-04-10T02:39:12Z" w:id="808">
            <w:rPr>
              <w:rFonts w:ascii="Times New Roman" w:hAnsi="Times New Roman" w:eastAsia="Times New Roman" w:cs="Times New Roman"/>
              <w:lang w:val="pt"/>
            </w:rPr>
          </w:rPrChange>
        </w:rPr>
        <w:t xml:space="preserve">Os operadores </w:t>
      </w:r>
      <w:r w:rsidRPr="55CC9BA4" w:rsidR="7E4AF630">
        <w:rPr>
          <w:lang w:val="pt"/>
        </w:rPr>
        <w:t xml:space="preserve">e os detentores </w:t>
      </w:r>
      <w:r w:rsidRPr="55CC9BA4" w:rsidR="4D8580D2">
        <w:rPr>
          <w:lang w:val="pt"/>
          <w:rPrChange w:author="Rui André Vidal" w:date="2026-04-10T02:39:00Z" w16du:dateUtc="2026-04-10T02:39:12Z" w:id="809">
            <w:rPr>
              <w:rFonts w:ascii="Times New Roman" w:hAnsi="Times New Roman" w:eastAsia="Times New Roman" w:cs="Times New Roman"/>
              <w:lang w:val="pt"/>
            </w:rPr>
          </w:rPrChange>
        </w:rPr>
        <w:t>asseguram que sejam tomadas medidas para satisfazer as necessidades</w:t>
      </w:r>
      <w:del w:author="Susana Margarida Gonçalves Silva Santos" w:date="2026-04-20T16:12:00Z" w16du:dateUtc="2026-04-20T16:12:14Z" w:id="810">
        <w:r w:rsidRPr="55CC9BA4" w:rsidDel="4D8580D2">
          <w:rPr>
            <w:lang w:val="pt"/>
            <w:rPrChange w:author="Rui André Vidal" w:date="2026-04-10T02:39:00Z" w16du:dateUtc="2026-04-10T02:39:12Z" w:id="811">
              <w:rPr>
                <w:rFonts w:ascii="Times New Roman" w:hAnsi="Times New Roman" w:eastAsia="Times New Roman" w:cs="Times New Roman"/>
                <w:lang w:val="pt"/>
              </w:rPr>
            </w:rPrChange>
          </w:rPr>
          <w:delText xml:space="preserve"> </w:delText>
        </w:r>
      </w:del>
      <w:r w:rsidRPr="55CC9BA4" w:rsidR="4D8580D2">
        <w:rPr>
          <w:lang w:val="pt"/>
          <w:rPrChange w:author="Rui André Vidal" w:date="2026-04-10T02:39:00Z" w16du:dateUtc="2026-04-10T02:39:12Z" w:id="812">
            <w:rPr>
              <w:rFonts w:ascii="Times New Roman" w:hAnsi="Times New Roman" w:eastAsia="Times New Roman" w:cs="Times New Roman"/>
              <w:lang w:val="pt"/>
            </w:rPr>
          </w:rPrChange>
        </w:rPr>
        <w:t xml:space="preserve">comportamentais dos </w:t>
      </w:r>
      <w:r w:rsidRPr="55CC9BA4" w:rsidR="0AE4BAB1">
        <w:rPr>
          <w:lang w:val="pt"/>
        </w:rPr>
        <w:t>animais de companhia</w:t>
      </w:r>
      <w:r w:rsidRPr="55CC9BA4" w:rsidR="4D8580D2">
        <w:rPr>
          <w:lang w:val="pt"/>
          <w:rPrChange w:author="Rui André Vidal" w:date="2026-04-10T02:39:00Z" w16du:dateUtc="2026-04-10T02:39:12Z" w:id="813">
            <w:rPr>
              <w:rFonts w:ascii="Times New Roman" w:hAnsi="Times New Roman" w:eastAsia="Times New Roman" w:cs="Times New Roman"/>
              <w:lang w:val="pt"/>
            </w:rPr>
          </w:rPrChange>
        </w:rPr>
        <w:t xml:space="preserve"> em conformidade</w:t>
      </w:r>
      <w:r w:rsidRPr="55CC9BA4" w:rsidR="184D99FB">
        <w:rPr>
          <w:lang w:val="pt"/>
        </w:rPr>
        <w:t xml:space="preserve"> com </w:t>
      </w:r>
      <w:r w:rsidRPr="55CC9BA4" w:rsidR="0DB0FB2A">
        <w:rPr>
          <w:lang w:val="pt"/>
        </w:rPr>
        <w:t xml:space="preserve">as alíneas </w:t>
      </w:r>
      <w:r w:rsidRPr="55CC9BA4" w:rsidR="184D99FB">
        <w:rPr>
          <w:lang w:val="pt"/>
        </w:rPr>
        <w:t>seguintes</w:t>
      </w:r>
      <w:r>
        <w:tab/>
      </w:r>
    </w:p>
    <w:p w:rsidR="07562EBC" w:rsidP="420E2B96" w:rsidRDefault="07562EBC" w14:paraId="3FB686C0" w14:textId="29C21267">
      <w:pPr>
        <w:spacing w:before="120" w:after="120" w:line="360" w:lineRule="auto"/>
        <w:ind w:left="850" w:right="0" w:hanging="850"/>
        <w:rPr>
          <w:ins w:author="Susana Margarida Gonçalves Silva Santos" w:date="2026-04-20T16:47:00Z" w16du:dateUtc="2026-04-20T16:47:23Z" w:id="814"/>
        </w:rPr>
      </w:pPr>
      <w:ins w:author="Susana Margarida Gonçalves Silva Santos" w:date="2026-04-20T15:59:00Z" w16du:dateUtc="2026-04-20T15:59:01Z" w:id="815">
        <w:r>
          <w:tab/>
        </w:r>
      </w:ins>
    </w:p>
    <w:p w:rsidR="07562EBC" w:rsidP="55CC9BA4" w:rsidRDefault="07562EBC" w14:paraId="31FAD61A" w14:textId="6D08F376">
      <w:pPr>
        <w:spacing w:before="120" w:after="120" w:line="360" w:lineRule="auto"/>
        <w:ind w:left="850" w:right="0" w:hanging="850"/>
        <w:rPr>
          <w:ins w:author="Susana Margarida Gonçalves Silva Santos" w:date="2026-04-20T16:47:00Z" w16du:dateUtc="2026-04-20T16:47:23Z" w:id="816"/>
          <w:lang w:val="pt"/>
        </w:rPr>
      </w:pPr>
    </w:p>
    <w:p w:rsidR="07562EBC" w:rsidP="420E2B96" w:rsidRDefault="07562EBC" w14:paraId="3ADE3D8B" w14:textId="62E237D4">
      <w:pPr>
        <w:spacing w:before="120" w:after="120" w:line="360" w:lineRule="auto"/>
        <w:ind w:left="850" w:right="0" w:hanging="850"/>
        <w:rPr>
          <w:lang w:val="pt"/>
          <w:rPrChange w:author="Rui André Vidal" w:date="2026-04-10T02:39:00Z" w:id="817">
            <w:rPr>
              <w:rFonts w:ascii="Times New Roman" w:hAnsi="Times New Roman" w:eastAsia="Times New Roman" w:cs="Times New Roman"/>
              <w:lang w:val="pt"/>
            </w:rPr>
          </w:rPrChange>
        </w:rPr>
      </w:pPr>
      <w:r w:rsidRPr="55CC9BA4">
        <w:rPr>
          <w:lang w:val="pt"/>
          <w:rPrChange w:author="Rui André Vidal" w:date="2026-04-10T02:39:00Z" w16du:dateUtc="2026-04-10T02:39:12Z" w:id="818">
            <w:rPr>
              <w:rFonts w:ascii="Times New Roman" w:hAnsi="Times New Roman" w:eastAsia="Times New Roman" w:cs="Times New Roman"/>
              <w:lang w:val="pt"/>
            </w:rPr>
          </w:rPrChange>
        </w:rPr>
        <w:t>Necessidades comportamentais</w:t>
      </w:r>
    </w:p>
    <w:p w:rsidR="07562EBC" w:rsidRDefault="07562EBC" w14:paraId="6236A8C4" w14:textId="51C66586">
      <w:pPr>
        <w:spacing w:before="120" w:after="120" w:line="360" w:lineRule="auto"/>
        <w:ind w:left="850" w:right="0" w:hanging="850"/>
        <w:rPr>
          <w:ins w:author="Susana Margarida Gonçalves Silva Santos" w:date="2026-04-20T16:46:00Z" w16du:dateUtc="2026-04-20T16:46:33Z" w:id="819"/>
          <w:lang w:val="pt"/>
        </w:rPr>
        <w:pPrChange w:author="Rui André Vidal" w:date="2026-04-10T02:38:00Z" w:id="820">
          <w:pPr/>
        </w:pPrChange>
      </w:pPr>
      <w:del w:author="Susana Margarida Gonçalves Silva Santos" w:date="2026-04-20T15:59:00Z" w16du:dateUtc="2026-04-20T15:59:35Z" w:id="821">
        <w:r w:rsidRPr="55CC9BA4" w:rsidDel="07562EBC">
          <w:rPr>
            <w:lang w:val="pt"/>
            <w:rPrChange w:author="Rui André Vidal" w:date="2026-04-10T02:39:00Z" w16du:dateUtc="2026-04-10T02:39:43Z" w:id="822">
              <w:rPr>
                <w:rFonts w:ascii="Times New Roman" w:hAnsi="Times New Roman" w:eastAsia="Times New Roman" w:cs="Times New Roman"/>
                <w:lang w:val="pt"/>
              </w:rPr>
            </w:rPrChange>
          </w:rPr>
          <w:delText>4.</w:delText>
        </w:r>
      </w:del>
      <w:del w:author="Susana Margarida Gonçalves Silva Santos" w:date="2026-04-20T15:59:00Z" w16du:dateUtc="2026-04-20T15:59:36Z" w:id="823">
        <w:r w:rsidRPr="55CC9BA4" w:rsidDel="07562EBC">
          <w:rPr>
            <w:lang w:val="pt"/>
            <w:rPrChange w:author="Rui André Vidal" w:date="2026-04-10T02:39:00Z" w16du:dateUtc="2026-04-10T02:39:43Z" w:id="824">
              <w:rPr>
                <w:rFonts w:ascii="Times New Roman" w:hAnsi="Times New Roman" w:eastAsia="Times New Roman" w:cs="Times New Roman"/>
                <w:lang w:val="pt"/>
              </w:rPr>
            </w:rPrChange>
          </w:rPr>
          <w:delText>1</w:delText>
        </w:r>
      </w:del>
      <w:del w:author="Susana Margarida Gonçalves Silva Santos" w:date="2026-04-20T15:59:00Z" w16du:dateUtc="2026-04-20T15:59:32Z" w:id="825">
        <w:r w:rsidRPr="55CC9BA4" w:rsidDel="07562EBC">
          <w:rPr>
            <w:lang w:val="pt"/>
            <w:rPrChange w:author="Rui André Vidal" w:date="2026-04-10T02:39:00Z" w16du:dateUtc="2026-04-10T02:39:43Z" w:id="826">
              <w:rPr>
                <w:rFonts w:ascii="Times New Roman" w:hAnsi="Times New Roman" w:eastAsia="Times New Roman" w:cs="Times New Roman"/>
                <w:lang w:val="pt"/>
              </w:rPr>
            </w:rPrChange>
          </w:rPr>
          <w:delText>.</w:delText>
        </w:r>
      </w:del>
      <w:del w:author="Susana Margarida Gonçalves Silva Santos" w:date="2026-04-20T15:59:00Z" w16du:dateUtc="2026-04-20T15:59:31Z" w:id="827">
        <w:r>
          <w:tab/>
        </w:r>
      </w:del>
      <w:r w:rsidRPr="55CC9BA4">
        <w:rPr>
          <w:lang w:val="pt"/>
          <w:rPrChange w:author="Rui André Vidal" w:date="2026-04-10T02:39:00Z" w16du:dateUtc="2026-04-10T02:39:14Z" w:id="828">
            <w:rPr>
              <w:rFonts w:ascii="Times New Roman" w:hAnsi="Times New Roman" w:eastAsia="Times New Roman" w:cs="Times New Roman"/>
              <w:b/>
              <w:bCs/>
              <w:i/>
              <w:iCs/>
              <w:lang w:val="pt"/>
            </w:rPr>
          </w:rPrChange>
        </w:rPr>
        <w:t>Socialização</w:t>
      </w:r>
    </w:p>
    <w:p w:rsidR="465CFF8D" w:rsidP="55CC9BA4" w:rsidRDefault="465CFF8D" w14:paraId="2C6F43E6" w14:textId="6E5D937A">
      <w:pPr>
        <w:spacing w:before="120" w:after="120" w:line="360" w:lineRule="auto"/>
        <w:ind w:left="850" w:right="0" w:hanging="850"/>
        <w:rPr>
          <w:lang w:val="pt"/>
          <w:rPrChange w:author="Rui André Vidal" w:date="2026-04-10T02:39:00Z" w:id="829">
            <w:rPr>
              <w:rFonts w:ascii="Times New Roman" w:hAnsi="Times New Roman" w:eastAsia="Times New Roman" w:cs="Times New Roman"/>
              <w:b/>
              <w:bCs/>
              <w:i/>
              <w:iCs/>
              <w:lang w:val="pt"/>
            </w:rPr>
          </w:rPrChange>
        </w:rPr>
      </w:pPr>
      <w:ins w:author="Susana Margarida Gonçalves Silva Santos" w:date="2026-04-20T16:47:00Z" w16du:dateUtc="2026-04-20T16:47:12Z" w:id="830">
        <w:r w:rsidRPr="55CC9BA4">
          <w:rPr>
            <w:lang w:val="pt"/>
          </w:rPr>
          <w:t xml:space="preserve">         </w:t>
        </w:r>
      </w:ins>
    </w:p>
    <w:p w:rsidR="07562EBC" w:rsidRDefault="07562EBC" w14:paraId="3FE7DC48" w14:textId="3D6E233C">
      <w:pPr>
        <w:spacing w:before="120" w:after="120" w:line="360" w:lineRule="auto"/>
        <w:ind w:left="1416" w:right="0" w:hanging="566"/>
        <w:rPr>
          <w:lang w:val="pt"/>
          <w:rPrChange w:author="Rui André Vidal" w:date="2026-04-10T02:39:00Z" w:id="831">
            <w:rPr>
              <w:rFonts w:ascii="Times New Roman" w:hAnsi="Times New Roman" w:eastAsia="Times New Roman" w:cs="Times New Roman"/>
              <w:b/>
              <w:bCs/>
              <w:i/>
              <w:iCs/>
              <w:lang w:val="pt"/>
            </w:rPr>
          </w:rPrChange>
        </w:rPr>
        <w:pPrChange w:author="Rui André Vidal" w:date="2026-04-10T02:38:00Z" w:id="832">
          <w:pPr/>
        </w:pPrChange>
      </w:pPr>
      <w:r w:rsidRPr="55CC9BA4">
        <w:rPr>
          <w:lang w:val="pt"/>
          <w:rPrChange w:author="Rui André Vidal" w:date="2026-04-10T02:39:00Z" w16du:dateUtc="2026-04-10T02:39:43Z" w:id="833">
            <w:rPr>
              <w:rFonts w:ascii="Times New Roman" w:hAnsi="Times New Roman" w:eastAsia="Times New Roman" w:cs="Times New Roman"/>
              <w:b/>
              <w:bCs/>
              <w:i/>
              <w:iCs/>
              <w:lang w:val="pt"/>
            </w:rPr>
          </w:rPrChange>
        </w:rPr>
        <w:t>4.1.1.</w:t>
      </w:r>
      <w:r>
        <w:tab/>
      </w:r>
      <w:r w:rsidRPr="55CC9BA4">
        <w:rPr>
          <w:lang w:val="pt"/>
          <w:rPrChange w:author="Rui André Vidal" w:date="2026-04-10T02:39:00Z" w16du:dateUtc="2026-04-10T02:39:14Z" w:id="834">
            <w:rPr>
              <w:rFonts w:ascii="Times New Roman" w:hAnsi="Times New Roman" w:eastAsia="Times New Roman" w:cs="Times New Roman"/>
              <w:b/>
              <w:bCs/>
              <w:i/>
              <w:iCs/>
              <w:lang w:val="pt"/>
            </w:rPr>
          </w:rPrChange>
        </w:rPr>
        <w:t>A partir das três semanas de idade, os cães e gatos devem dispor gradualmente de oportunidades diárias de contacto social com outros animais da mesma espécie e com seres humanos e, sempre que possível, com animais de outras espécies.</w:t>
      </w:r>
    </w:p>
    <w:p w:rsidR="07562EBC" w:rsidRDefault="07562EBC" w14:paraId="04BA65C8" w14:textId="013FF263">
      <w:pPr>
        <w:spacing w:before="120" w:after="120" w:line="360" w:lineRule="auto"/>
        <w:ind w:left="1416" w:right="0" w:hanging="566"/>
        <w:rPr>
          <w:lang w:val="pt"/>
        </w:rPr>
        <w:pPrChange w:author="Rui André Vidal" w:date="2026-04-10T02:38:00Z" w:id="835">
          <w:pPr/>
        </w:pPrChange>
      </w:pPr>
      <w:r w:rsidRPr="55CC9BA4">
        <w:rPr>
          <w:lang w:val="pt"/>
          <w:rPrChange w:author="Rui André Vidal" w:date="2026-04-10T02:39:00Z" w16du:dateUtc="2026-04-10T02:39:43Z" w:id="836">
            <w:rPr>
              <w:rFonts w:ascii="Times New Roman" w:hAnsi="Times New Roman" w:eastAsia="Times New Roman" w:cs="Times New Roman"/>
              <w:b/>
              <w:bCs/>
              <w:i/>
              <w:iCs/>
              <w:lang w:val="pt"/>
            </w:rPr>
          </w:rPrChange>
        </w:rPr>
        <w:t>4.1.2.</w:t>
      </w:r>
      <w:r>
        <w:tab/>
      </w:r>
      <w:r w:rsidRPr="55CC9BA4">
        <w:rPr>
          <w:lang w:val="pt"/>
          <w:rPrChange w:author="Rui André Vidal" w:date="2026-04-10T02:39:00Z" w16du:dateUtc="2026-04-10T02:39:14Z" w:id="837">
            <w:rPr>
              <w:rFonts w:ascii="Times New Roman" w:hAnsi="Times New Roman" w:eastAsia="Times New Roman" w:cs="Times New Roman"/>
              <w:b/>
              <w:bCs/>
              <w:i/>
              <w:iCs/>
              <w:lang w:val="pt"/>
            </w:rPr>
          </w:rPrChange>
        </w:rPr>
        <w:t xml:space="preserve">Os </w:t>
      </w:r>
      <w:r w:rsidRPr="55CC9BA4" w:rsidR="6313B31D">
        <w:rPr>
          <w:lang w:val="pt"/>
        </w:rPr>
        <w:t>animais de companhia</w:t>
      </w:r>
      <w:r w:rsidRPr="55CC9BA4">
        <w:rPr>
          <w:lang w:val="pt"/>
          <w:rPrChange w:author="Rui André Vidal" w:date="2026-04-10T02:39:00Z" w16du:dateUtc="2026-04-10T02:39:14Z" w:id="838">
            <w:rPr>
              <w:rFonts w:ascii="Times New Roman" w:hAnsi="Times New Roman" w:eastAsia="Times New Roman" w:cs="Times New Roman"/>
              <w:b/>
              <w:bCs/>
              <w:i/>
              <w:iCs/>
              <w:lang w:val="pt"/>
            </w:rPr>
          </w:rPrChange>
        </w:rPr>
        <w:t xml:space="preserve"> que constituam uma ameaça para congéneres devido a comportamentos agressivos ou que causem stress ou desconforto indevidos aos congéneres devem ser </w:t>
      </w:r>
      <w:r w:rsidRPr="55CC9BA4" w:rsidR="4C88F142">
        <w:rPr>
          <w:lang w:val="pt"/>
        </w:rPr>
        <w:t>separados</w:t>
      </w:r>
      <w:r w:rsidRPr="55CC9BA4">
        <w:rPr>
          <w:lang w:val="pt"/>
          <w:rPrChange w:author="Rui André Vidal" w:date="2026-04-10T02:39:00Z" w16du:dateUtc="2026-04-10T02:39:14Z" w:id="839">
            <w:rPr>
              <w:rFonts w:ascii="Times New Roman" w:hAnsi="Times New Roman" w:eastAsia="Times New Roman" w:cs="Times New Roman"/>
              <w:b/>
              <w:bCs/>
              <w:i/>
              <w:iCs/>
              <w:lang w:val="pt"/>
            </w:rPr>
          </w:rPrChange>
        </w:rPr>
        <w:t>.</w:t>
      </w:r>
    </w:p>
    <w:p w:rsidR="0DAC321D" w:rsidP="55CC9BA4" w:rsidRDefault="0DAC321D" w14:paraId="01542F83" w14:textId="0AED36C4">
      <w:pPr>
        <w:spacing w:before="120" w:after="120" w:line="360" w:lineRule="auto"/>
        <w:ind w:left="1416" w:right="0" w:hanging="566"/>
        <w:rPr>
          <w:del w:author="Susana Margarida Gonçalves Silva Santos" w:date="2026-04-20T16:50:00Z" w16du:dateUtc="2026-04-20T16:50:16Z" w:id="840"/>
          <w:lang w:val="pt"/>
          <w:rPrChange w:author="Rui André Vidal" w:date="2026-04-10T02:39:00Z" w:id="841">
            <w:rPr>
              <w:del w:author="Susana Margarida Gonçalves Silva Santos" w:date="2026-04-20T16:50:00Z" w16du:dateUtc="2026-04-20T16:50:16Z" w:id="842"/>
              <w:rFonts w:ascii="Times New Roman" w:hAnsi="Times New Roman" w:eastAsia="Times New Roman" w:cs="Times New Roman"/>
              <w:b/>
              <w:bCs/>
              <w:i/>
              <w:iCs/>
              <w:lang w:val="pt"/>
            </w:rPr>
          </w:rPrChange>
        </w:rPr>
      </w:pPr>
      <w:r w:rsidRPr="55CC9BA4">
        <w:rPr>
          <w:lang w:val="pt"/>
        </w:rPr>
        <w:t xml:space="preserve"> </w:t>
      </w:r>
      <w:ins w:author="Susana Margarida Gonçalves Silva Santos" w:date="2026-04-20T16:50:00Z" w16du:dateUtc="2026-04-20T16:50:43Z" w:id="843">
        <w:r w:rsidRPr="55CC9BA4" w:rsidR="6281C78D">
          <w:rPr>
            <w:lang w:val="pt"/>
          </w:rPr>
          <w:t>4.1.3</w:t>
        </w:r>
      </w:ins>
      <w:r w:rsidRPr="55CC9BA4">
        <w:rPr>
          <w:lang w:val="pt"/>
        </w:rPr>
        <w:t xml:space="preserve"> Os op</w:t>
      </w:r>
      <w:commentRangeStart w:id="844"/>
      <w:r w:rsidRPr="55CC9BA4">
        <w:rPr>
          <w:lang w:val="pt"/>
        </w:rPr>
        <w:t xml:space="preserve">eradores dos estabelecimentos de criação asseguram que os cães ou gatos possam socializar de acordo com estratégia </w:t>
      </w:r>
      <w:r w:rsidRPr="55CC9BA4" w:rsidR="703B65AA">
        <w:rPr>
          <w:lang w:val="pt"/>
        </w:rPr>
        <w:t xml:space="preserve">pré-definida e devidamente </w:t>
      </w:r>
      <w:r w:rsidRPr="55CC9BA4">
        <w:rPr>
          <w:lang w:val="pt"/>
        </w:rPr>
        <w:t>documentada</w:t>
      </w:r>
      <w:r w:rsidRPr="55CC9BA4" w:rsidR="6DDE9EB3">
        <w:rPr>
          <w:lang w:val="pt"/>
        </w:rPr>
        <w:t>.</w:t>
      </w:r>
      <w:commentRangeEnd w:id="844"/>
      <w:r>
        <w:rPr>
          <w:rStyle w:val="Refdecomentrio"/>
          <w:sz w:val="24"/>
          <w:szCs w:val="24"/>
          <w:lang w:val="pt"/>
          <w:rPrChange w:author="Rui André Vidal" w:date="2026-04-10T02:39:00Z" w:id="845">
            <w:rPr>
              <w:rStyle w:val="Refdecomentrio"/>
              <w:rFonts w:ascii="Times New Roman" w:hAnsi="Times New Roman" w:eastAsia="Times New Roman" w:cs="Times New Roman"/>
              <w:b/>
              <w:bCs/>
              <w:i/>
              <w:iCs/>
              <w:sz w:val="24"/>
              <w:szCs w:val="24"/>
              <w:lang w:val="pt"/>
            </w:rPr>
          </w:rPrChange>
        </w:rPr>
        <w:commentReference w:id="844"/>
      </w:r>
    </w:p>
    <w:p w:rsidR="07562EBC" w:rsidRDefault="07562EBC" w14:paraId="3DB5E3AC" w14:textId="13CC1D88">
      <w:pPr>
        <w:spacing w:before="120" w:after="120" w:line="360" w:lineRule="auto"/>
        <w:ind w:left="850" w:right="0" w:hanging="850"/>
        <w:rPr>
          <w:lang w:val="pt"/>
        </w:rPr>
        <w:pPrChange w:author="Rui André Vidal" w:date="2026-04-10T02:38:00Z" w:id="846">
          <w:pPr/>
        </w:pPrChange>
      </w:pPr>
      <w:del w:author="Susana Margarida Gonçalves Silva Santos" w:date="2026-04-20T16:00:00Z" w16du:dateUtc="2026-04-20T16:00:00Z" w:id="847">
        <w:r w:rsidRPr="55CC9BA4" w:rsidDel="07562EBC">
          <w:rPr>
            <w:lang w:val="pt"/>
            <w:rPrChange w:author="Rui André Vidal" w:date="2026-04-10T02:39:00Z" w16du:dateUtc="2026-04-10T02:39:43Z" w:id="848">
              <w:rPr>
                <w:rFonts w:ascii="Times New Roman" w:hAnsi="Times New Roman" w:eastAsia="Times New Roman" w:cs="Times New Roman"/>
                <w:b/>
                <w:bCs/>
                <w:i/>
                <w:iCs/>
                <w:lang w:val="pt"/>
              </w:rPr>
            </w:rPrChange>
          </w:rPr>
          <w:delText>4.2</w:delText>
        </w:r>
      </w:del>
      <w:r w:rsidRPr="55CC9BA4">
        <w:rPr>
          <w:lang w:val="pt"/>
          <w:rPrChange w:author="Rui André Vidal" w:date="2026-04-10T02:39:00Z" w16du:dateUtc="2026-04-10T02:39:43Z" w:id="849">
            <w:rPr>
              <w:rFonts w:ascii="Times New Roman" w:hAnsi="Times New Roman" w:eastAsia="Times New Roman" w:cs="Times New Roman"/>
              <w:b/>
              <w:bCs/>
              <w:i/>
              <w:iCs/>
              <w:lang w:val="pt"/>
            </w:rPr>
          </w:rPrChange>
        </w:rPr>
        <w:t>.</w:t>
      </w:r>
      <w:r>
        <w:tab/>
      </w:r>
      <w:r w:rsidRPr="55CC9BA4">
        <w:rPr>
          <w:lang w:val="pt"/>
        </w:rPr>
        <w:t>Enriquecimento</w:t>
      </w:r>
    </w:p>
    <w:p w:rsidR="4001962A" w:rsidRDefault="4001962A" w14:paraId="6D4092C8" w14:textId="3D4B0434">
      <w:pPr>
        <w:spacing w:before="120" w:after="120" w:line="360" w:lineRule="auto"/>
        <w:ind w:left="850" w:right="0" w:hanging="142"/>
        <w:rPr>
          <w:lang w:val="pt-BR"/>
        </w:rPr>
        <w:pPrChange w:author="Susana Margarida Gonçalves Silva Santos" w:date="2026-04-20T16:02:00Z" w:id="850">
          <w:pPr>
            <w:spacing w:before="120" w:after="120" w:line="360" w:lineRule="auto"/>
            <w:ind w:left="850" w:right="0" w:hanging="850"/>
          </w:pPr>
        </w:pPrChange>
      </w:pPr>
      <w:r w:rsidRPr="55CC9BA4">
        <w:rPr>
          <w:lang w:val="pt-BR"/>
        </w:rPr>
        <w:t>Os operadores e detentores asseguram que exista enriquecimento ambiental acessív</w:t>
      </w:r>
      <w:r w:rsidRPr="55CC9BA4" w:rsidR="15EF7739">
        <w:rPr>
          <w:lang w:val="pt-BR"/>
        </w:rPr>
        <w:t>el</w:t>
      </w:r>
      <w:r w:rsidRPr="55CC9BA4">
        <w:rPr>
          <w:lang w:val="pt-BR"/>
        </w:rPr>
        <w:t xml:space="preserve"> a todos os animais de companhia, criando um ambiente estimulante, permitindo que exibam comportamentos específicos da espécie e reduzindo a sua frustração.</w:t>
      </w:r>
    </w:p>
    <w:p w:rsidR="55CC9BA4" w:rsidP="55CC9BA4" w:rsidRDefault="55CC9BA4" w14:paraId="2DEC75C1" w14:textId="2007EAEA">
      <w:pPr>
        <w:spacing w:before="120" w:after="120" w:line="360" w:lineRule="auto"/>
        <w:ind w:left="850" w:right="0" w:hanging="850"/>
        <w:rPr>
          <w:lang w:val="pt"/>
        </w:rPr>
      </w:pPr>
    </w:p>
    <w:p w:rsidR="07562EBC" w:rsidP="55CC9BA4" w:rsidRDefault="07562EBC" w14:paraId="1FC96485" w14:textId="19F03FF8">
      <w:pPr>
        <w:spacing w:before="120" w:after="120" w:line="360" w:lineRule="auto"/>
        <w:ind w:left="850" w:right="0" w:hanging="850"/>
        <w:rPr>
          <w:lang w:val="pt-BR"/>
        </w:rPr>
      </w:pPr>
      <w:del w:author="Susana Margarida Gonçalves Silva Santos" w:date="2026-04-20T16:00:00Z" w16du:dateUtc="2026-04-20T16:00:25Z" w:id="851">
        <w:r w:rsidRPr="55CC9BA4" w:rsidDel="07562EBC">
          <w:rPr>
            <w:lang w:val="pt-BR"/>
          </w:rPr>
          <w:delText>4.2.1.</w:delText>
        </w:r>
      </w:del>
      <w:r w:rsidRPr="55CC9BA4">
        <w:rPr>
          <w:lang w:val="pt-BR"/>
        </w:rPr>
        <w:t xml:space="preserve"> </w:t>
      </w:r>
      <w:r w:rsidRPr="55CC9BA4" w:rsidR="184DBF65">
        <w:rPr>
          <w:lang w:val="pt-BR"/>
        </w:rPr>
        <w:t xml:space="preserve"> Aquando da manutenção de </w:t>
      </w:r>
      <w:r w:rsidRPr="55CC9BA4">
        <w:rPr>
          <w:lang w:val="pt-BR"/>
        </w:rPr>
        <w:t>gatos deve</w:t>
      </w:r>
      <w:r w:rsidRPr="55CC9BA4" w:rsidR="5A98B95F">
        <w:rPr>
          <w:lang w:val="pt-BR"/>
        </w:rPr>
        <w:t xml:space="preserve"> prever</w:t>
      </w:r>
      <w:r w:rsidRPr="55CC9BA4" w:rsidR="5BC29A15">
        <w:rPr>
          <w:lang w:val="pt-BR"/>
        </w:rPr>
        <w:t>-</w:t>
      </w:r>
      <w:r w:rsidRPr="55CC9BA4" w:rsidR="19BE1305">
        <w:rPr>
          <w:lang w:val="pt-BR"/>
        </w:rPr>
        <w:t>se um</w:t>
      </w:r>
      <w:r w:rsidRPr="55CC9BA4">
        <w:rPr>
          <w:lang w:val="pt-BR"/>
        </w:rPr>
        <w:t xml:space="preserve"> número suficiente de arranhadores, esconderijos e </w:t>
      </w:r>
      <w:r w:rsidRPr="55CC9BA4" w:rsidR="3EFCFC57">
        <w:rPr>
          <w:lang w:val="pt-BR"/>
        </w:rPr>
        <w:t xml:space="preserve">superfícies de repouso em diferentes níveis de altura </w:t>
      </w:r>
      <w:r w:rsidRPr="55CC9BA4">
        <w:rPr>
          <w:lang w:val="pt-BR"/>
          <w:rPrChange w:author="Rui André Vidal" w:date="2026-04-10T02:39:00Z" w16du:dateUtc="2026-04-10T02:39:14Z" w:id="852">
            <w:rPr>
              <w:rFonts w:ascii="Times New Roman" w:hAnsi="Times New Roman" w:eastAsia="Times New Roman" w:cs="Times New Roman"/>
              <w:b/>
              <w:bCs/>
              <w:i/>
              <w:iCs/>
              <w:lang w:val="pt-BR"/>
            </w:rPr>
          </w:rPrChange>
        </w:rPr>
        <w:t xml:space="preserve">para garantir que cada gato possa subir, descansar, observar e </w:t>
      </w:r>
      <w:r w:rsidRPr="55CC9BA4" w:rsidR="6AAFA108">
        <w:rPr>
          <w:lang w:val="pt-BR"/>
        </w:rPr>
        <w:t>refugiar-se</w:t>
      </w:r>
      <w:r w:rsidRPr="55CC9BA4">
        <w:rPr>
          <w:lang w:val="pt-BR"/>
          <w:rPrChange w:author="Rui André Vidal" w:date="2026-04-10T02:39:00Z" w16du:dateUtc="2026-04-10T02:39:14Z" w:id="853">
            <w:rPr>
              <w:rFonts w:ascii="Times New Roman" w:hAnsi="Times New Roman" w:eastAsia="Times New Roman" w:cs="Times New Roman"/>
              <w:b/>
              <w:bCs/>
              <w:i/>
              <w:iCs/>
              <w:lang w:val="pt-BR"/>
            </w:rPr>
          </w:rPrChange>
        </w:rPr>
        <w:t>.</w:t>
      </w:r>
    </w:p>
    <w:p w:rsidR="55CC9BA4" w:rsidP="55CC9BA4" w:rsidRDefault="55CC9BA4" w14:paraId="51395F54" w14:textId="526E312B">
      <w:pPr>
        <w:spacing w:before="120" w:after="120" w:line="360" w:lineRule="auto"/>
        <w:ind w:left="850" w:right="0" w:hanging="850"/>
        <w:rPr>
          <w:del w:author="Susana Margarida Gonçalves Silva Santos" w:date="2026-04-20T16:01:00Z" w16du:dateUtc="2026-04-20T16:01:35Z" w:id="854"/>
          <w:lang w:val="pt-BR"/>
          <w:rPrChange w:author="Rui André Vidal" w:date="2026-04-10T02:39:00Z" w:id="855">
            <w:rPr>
              <w:del w:author="Susana Margarida Gonçalves Silva Santos" w:date="2026-04-20T16:01:00Z" w16du:dateUtc="2026-04-20T16:01:35Z" w:id="856"/>
              <w:rFonts w:ascii="Times New Roman" w:hAnsi="Times New Roman" w:eastAsia="Times New Roman" w:cs="Times New Roman"/>
              <w:b/>
              <w:bCs/>
              <w:i/>
              <w:iCs/>
              <w:lang w:val="pt-BR"/>
            </w:rPr>
          </w:rPrChange>
        </w:rPr>
      </w:pPr>
    </w:p>
    <w:p w:rsidR="07562EBC" w:rsidRDefault="07562EBC" w14:paraId="59BDE755" w14:textId="4FAA6092">
      <w:pPr>
        <w:spacing w:before="120" w:after="120" w:line="360" w:lineRule="auto"/>
        <w:ind w:left="850" w:right="0" w:hanging="850"/>
        <w:rPr>
          <w:lang w:val="pt"/>
          <w:rPrChange w:author="Rui André Vidal" w:date="2026-04-10T02:39:00Z" w:id="857">
            <w:rPr>
              <w:rFonts w:ascii="Times New Roman" w:hAnsi="Times New Roman" w:eastAsia="Times New Roman" w:cs="Times New Roman"/>
              <w:b/>
              <w:bCs/>
              <w:i/>
              <w:iCs/>
              <w:lang w:val="pt"/>
            </w:rPr>
          </w:rPrChange>
        </w:rPr>
        <w:pPrChange w:author="Rui André Vidal" w:date="2026-04-10T02:38:00Z" w:id="858">
          <w:pPr/>
        </w:pPrChange>
      </w:pPr>
      <w:commentRangeStart w:id="859"/>
      <w:commentRangeStart w:id="860"/>
      <w:del w:author="Susana Margarida Gonçalves Silva Santos" w:date="2026-04-20T16:09:00Z" w16du:dateUtc="2026-04-20T16:09:28Z" w:id="861">
        <w:r w:rsidRPr="55CC9BA4" w:rsidDel="07562EBC">
          <w:rPr>
            <w:lang w:val="pt"/>
            <w:rPrChange w:author="Rui André Vidal" w:date="2026-04-10T02:39:00Z" w16du:dateUtc="2026-04-10T02:39:43Z" w:id="862">
              <w:rPr>
                <w:rFonts w:ascii="Times New Roman" w:hAnsi="Times New Roman" w:eastAsia="Times New Roman" w:cs="Times New Roman"/>
                <w:b/>
                <w:bCs/>
                <w:i/>
                <w:iCs/>
                <w:lang w:val="pt"/>
              </w:rPr>
            </w:rPrChange>
          </w:rPr>
          <w:delText>4.3.</w:delText>
        </w:r>
      </w:del>
      <w:r w:rsidRPr="55CC9BA4">
        <w:rPr>
          <w:lang w:val="pt"/>
          <w:rPrChange w:author="Rui André Vidal" w:date="2026-04-10T02:39:00Z" w16du:dateUtc="2026-04-10T02:39:14Z" w:id="863">
            <w:rPr>
              <w:rFonts w:ascii="Times New Roman" w:hAnsi="Times New Roman" w:eastAsia="Times New Roman" w:cs="Times New Roman"/>
              <w:b/>
              <w:bCs/>
              <w:i/>
              <w:iCs/>
              <w:lang w:val="pt"/>
            </w:rPr>
          </w:rPrChange>
        </w:rPr>
        <w:t>Separação</w:t>
      </w:r>
    </w:p>
    <w:p w:rsidR="07562EBC" w:rsidRDefault="07562EBC" w14:paraId="19375B7C" w14:textId="75D00350">
      <w:pPr>
        <w:spacing w:before="120" w:after="120" w:line="360" w:lineRule="auto"/>
        <w:ind w:left="850" w:right="0" w:hanging="850"/>
        <w:rPr>
          <w:lang w:val="pt"/>
          <w:rPrChange w:author="Rui André Vidal" w:date="2026-04-10T02:39:00Z" w:id="864">
            <w:rPr>
              <w:rFonts w:ascii="Times New Roman" w:hAnsi="Times New Roman" w:eastAsia="Times New Roman" w:cs="Times New Roman"/>
              <w:b/>
              <w:bCs/>
              <w:i/>
              <w:iCs/>
              <w:lang w:val="pt"/>
            </w:rPr>
          </w:rPrChange>
        </w:rPr>
        <w:pPrChange w:author="Rui André Vidal" w:date="2026-04-10T02:38:00Z" w:id="865">
          <w:pPr/>
        </w:pPrChange>
      </w:pPr>
      <w:del w:author="Susana Margarida Gonçalves Silva Santos" w:date="2026-04-20T16:09:00Z" w16du:dateUtc="2026-04-20T16:09:30Z" w:id="866">
        <w:r w:rsidRPr="55CC9BA4" w:rsidDel="07562EBC">
          <w:rPr>
            <w:lang w:val="pt"/>
            <w:rPrChange w:author="Rui André Vidal" w:date="2026-04-10T02:39:00Z" w16du:dateUtc="2026-04-10T02:39:43Z" w:id="867">
              <w:rPr>
                <w:rFonts w:ascii="Times New Roman" w:hAnsi="Times New Roman" w:eastAsia="Times New Roman" w:cs="Times New Roman"/>
                <w:b/>
                <w:bCs/>
                <w:i/>
                <w:iCs/>
                <w:lang w:val="pt"/>
              </w:rPr>
            </w:rPrChange>
          </w:rPr>
          <w:delText>4.3.1.</w:delText>
        </w:r>
      </w:del>
      <w:r w:rsidRPr="55CC9BA4">
        <w:rPr>
          <w:lang w:val="pt"/>
          <w:rPrChange w:author="Rui André Vidal" w:date="2026-04-10T02:39:00Z" w16du:dateUtc="2026-04-10T02:39:14Z" w:id="868">
            <w:rPr>
              <w:rFonts w:ascii="Times New Roman" w:hAnsi="Times New Roman" w:eastAsia="Times New Roman" w:cs="Times New Roman"/>
              <w:b/>
              <w:bCs/>
              <w:i/>
              <w:iCs/>
              <w:lang w:val="pt"/>
            </w:rPr>
          </w:rPrChange>
        </w:rPr>
        <w:t>Os cachorros detidos em estabelecimentos não podem ser permanentemente separados das mães antes das oito semanas de idade.</w:t>
      </w:r>
    </w:p>
    <w:p w:rsidR="07562EBC" w:rsidRDefault="07562EBC" w14:paraId="1FD8C4FC" w14:textId="52C32FBA">
      <w:pPr>
        <w:spacing w:before="120" w:after="120" w:line="360" w:lineRule="auto"/>
        <w:ind w:left="850" w:right="0" w:hanging="850"/>
        <w:rPr>
          <w:lang w:val="pt"/>
          <w:rPrChange w:author="Rui André Vidal" w:date="2026-04-10T02:39:00Z" w:id="869">
            <w:rPr>
              <w:rFonts w:ascii="Times New Roman" w:hAnsi="Times New Roman" w:eastAsia="Times New Roman" w:cs="Times New Roman"/>
              <w:b/>
              <w:bCs/>
              <w:i/>
              <w:iCs/>
              <w:lang w:val="pt"/>
            </w:rPr>
          </w:rPrChange>
        </w:rPr>
        <w:pPrChange w:author="Rui André Vidal" w:date="2026-04-10T02:38:00Z" w:id="870">
          <w:pPr/>
        </w:pPrChange>
      </w:pPr>
      <w:del w:author="Susana Margarida Gonçalves Silva Santos" w:date="2026-04-20T16:09:00Z" w16du:dateUtc="2026-04-20T16:09:32Z" w:id="871">
        <w:r w:rsidRPr="55CC9BA4" w:rsidDel="07562EBC">
          <w:rPr>
            <w:lang w:val="pt"/>
            <w:rPrChange w:author="Rui André Vidal" w:date="2026-04-10T02:39:00Z" w16du:dateUtc="2026-04-10T02:39:43Z" w:id="872">
              <w:rPr>
                <w:rFonts w:ascii="Times New Roman" w:hAnsi="Times New Roman" w:eastAsia="Times New Roman" w:cs="Times New Roman"/>
                <w:b/>
                <w:bCs/>
                <w:i/>
                <w:iCs/>
                <w:lang w:val="pt"/>
              </w:rPr>
            </w:rPrChange>
          </w:rPr>
          <w:delText>4.3.2.</w:delText>
        </w:r>
      </w:del>
      <w:r w:rsidRPr="55CC9BA4">
        <w:rPr>
          <w:lang w:val="pt"/>
          <w:rPrChange w:author="Rui André Vidal" w:date="2026-04-10T02:39:00Z" w16du:dateUtc="2026-04-10T02:39:14Z" w:id="873">
            <w:rPr>
              <w:rFonts w:ascii="Times New Roman" w:hAnsi="Times New Roman" w:eastAsia="Times New Roman" w:cs="Times New Roman"/>
              <w:b/>
              <w:bCs/>
              <w:i/>
              <w:iCs/>
              <w:lang w:val="pt"/>
            </w:rPr>
          </w:rPrChange>
        </w:rPr>
        <w:t xml:space="preserve">Os gatinhos detidos em abrigos e lares de acolhimento não podem ser permanentemente separados das mães antes das oito semanas de idade. Os gatinhos detidos em estabelecimentos de criação não podem ser permanentemente separados das mães antes das 12 semanas de idade. </w:t>
      </w:r>
    </w:p>
    <w:p w:rsidR="07562EBC" w:rsidRDefault="07562EBC" w14:paraId="1D314549" w14:textId="118AEDCA">
      <w:pPr>
        <w:spacing w:before="120" w:after="120" w:line="360" w:lineRule="auto"/>
        <w:ind w:left="850" w:right="0" w:hanging="850"/>
        <w:rPr>
          <w:del w:author="Susana Margarida Gonçalves Silva Santos" w:date="2026-04-20T16:13:00Z" w16du:dateUtc="2026-04-20T16:13:24Z" w:id="874"/>
          <w:lang w:val="pt"/>
          <w:rPrChange w:author="Rui André Vidal" w:date="2026-04-10T02:39:00Z" w:id="875">
            <w:rPr>
              <w:del w:author="Susana Margarida Gonçalves Silva Santos" w:date="2026-04-20T16:13:00Z" w16du:dateUtc="2026-04-20T16:13:24Z" w:id="876"/>
              <w:rFonts w:ascii="Times New Roman" w:hAnsi="Times New Roman" w:eastAsia="Times New Roman" w:cs="Times New Roman"/>
              <w:b/>
              <w:bCs/>
              <w:i/>
              <w:iCs/>
              <w:lang w:val="pt"/>
            </w:rPr>
          </w:rPrChange>
        </w:rPr>
        <w:pPrChange w:author="Rui André Vidal" w:date="2026-04-10T02:38:00Z" w:id="877">
          <w:pPr/>
        </w:pPrChange>
      </w:pPr>
      <w:del w:author="Susana Margarida Gonçalves Silva Santos" w:date="2026-04-20T16:09:00Z" w16du:dateUtc="2026-04-20T16:09:34Z" w:id="878">
        <w:r w:rsidRPr="55CC9BA4" w:rsidDel="07562EBC">
          <w:rPr>
            <w:lang w:val="pt"/>
            <w:rPrChange w:author="Rui André Vidal" w:date="2026-04-10T02:39:00Z" w16du:dateUtc="2026-04-10T02:39:43Z" w:id="879">
              <w:rPr>
                <w:rFonts w:ascii="Times New Roman" w:hAnsi="Times New Roman" w:eastAsia="Times New Roman" w:cs="Times New Roman"/>
                <w:b/>
                <w:bCs/>
                <w:i/>
                <w:iCs/>
                <w:lang w:val="pt"/>
              </w:rPr>
            </w:rPrChange>
          </w:rPr>
          <w:delText>4.3.3.</w:delText>
        </w:r>
      </w:del>
      <w:r w:rsidRPr="55CC9BA4">
        <w:rPr>
          <w:lang w:val="pt"/>
          <w:rPrChange w:author="Rui André Vidal" w:date="2026-04-10T02:39:00Z" w16du:dateUtc="2026-04-10T02:39:14Z" w:id="880">
            <w:rPr>
              <w:rFonts w:ascii="Times New Roman" w:hAnsi="Times New Roman" w:eastAsia="Times New Roman" w:cs="Times New Roman"/>
              <w:b/>
              <w:bCs/>
              <w:i/>
              <w:iCs/>
              <w:lang w:val="pt"/>
            </w:rPr>
          </w:rPrChange>
        </w:rPr>
        <w:t>No entanto, a separação precoce das mães deve ser possível por razões médicas, com base no parecer escrito de um médico veterinário. O operador deve manter um registo desse parecer até que o último cachorro ou gatinho da ninhada em causa seja colocado no mercado</w:t>
      </w:r>
      <w:del w:author="Susana Margarida Gonçalves Silva Santos" w:date="2026-04-20T16:13:00Z" w16du:dateUtc="2026-04-20T16:13:24Z" w:id="881">
        <w:r w:rsidRPr="55CC9BA4" w:rsidDel="07562EBC">
          <w:rPr>
            <w:lang w:val="pt"/>
            <w:rPrChange w:author="Rui André Vidal" w:date="2026-04-10T02:39:00Z" w16du:dateUtc="2026-04-10T02:39:14Z" w:id="882">
              <w:rPr>
                <w:rFonts w:ascii="Times New Roman" w:hAnsi="Times New Roman" w:eastAsia="Times New Roman" w:cs="Times New Roman"/>
                <w:b/>
                <w:bCs/>
                <w:i/>
                <w:iCs/>
                <w:lang w:val="pt"/>
              </w:rPr>
            </w:rPrChange>
          </w:rPr>
          <w:delText>.</w:delText>
        </w:r>
      </w:del>
    </w:p>
    <w:p w:rsidR="420E2B96" w:rsidRDefault="420E2B96" w14:paraId="02E6B14F" w14:textId="267F4271">
      <w:pPr>
        <w:spacing w:before="120" w:after="120" w:line="360" w:lineRule="auto"/>
        <w:ind w:left="0" w:right="0" w:firstLine="0"/>
        <w:rPr>
          <w:lang w:val="pt"/>
          <w:rPrChange w:author="Rui André Vidal" w:date="2026-04-10T02:39:00Z" w:id="883">
            <w:rPr>
              <w:rFonts w:ascii="Times New Roman" w:hAnsi="Times New Roman" w:eastAsia="Times New Roman" w:cs="Times New Roman"/>
              <w:lang w:val="pt"/>
            </w:rPr>
          </w:rPrChange>
        </w:rPr>
        <w:pPrChange w:author="Susana Margarida Gonçalves Silva Santos" w:date="2026-04-20T16:13:00Z" w:id="884">
          <w:pPr>
            <w:spacing w:before="120" w:after="120" w:line="360" w:lineRule="auto"/>
            <w:ind w:left="850" w:right="0" w:hanging="850"/>
          </w:pPr>
        </w:pPrChange>
      </w:pPr>
      <w:commentRangeEnd w:id="859"/>
      <w:r>
        <w:rPr>
          <w:rStyle w:val="Refdecomentrio"/>
          <w:sz w:val="24"/>
          <w:szCs w:val="24"/>
          <w:lang w:val="pt"/>
          <w:rPrChange w:author="Rui André Vidal" w:date="2026-04-10T02:39:00Z" w:id="885">
            <w:rPr>
              <w:rStyle w:val="Refdecomentrio"/>
              <w:rFonts w:ascii="Times New Roman" w:hAnsi="Times New Roman" w:eastAsia="Times New Roman" w:cs="Times New Roman"/>
              <w:sz w:val="24"/>
              <w:szCs w:val="24"/>
              <w:lang w:val="pt"/>
            </w:rPr>
          </w:rPrChange>
        </w:rPr>
        <w:commentReference w:id="859"/>
      </w:r>
      <w:commentRangeEnd w:id="860"/>
      <w:r>
        <w:rPr>
          <w:rStyle w:val="CommentReference"/>
        </w:rPr>
        <w:commentReference w:id="860"/>
      </w:r>
    </w:p>
    <w:p w:rsidR="4D8580D2" w:rsidP="55CC9BA4" w:rsidRDefault="4D8580D2" w14:paraId="21C2599E" w14:textId="107C4568">
      <w:pPr>
        <w:spacing w:before="120" w:after="120" w:line="360" w:lineRule="auto"/>
        <w:ind w:left="850" w:right="0" w:hanging="850"/>
        <w:rPr>
          <w:ins w:author="Susana Margarida Gonçalves Silva Santos" w:date="2026-04-20T16:22:00Z" w16du:dateUtc="2026-04-20T16:22:56Z" w:id="554077781"/>
          <w:lang w:val="pt"/>
        </w:rPr>
      </w:pPr>
      <w:r w:rsidRPr="41599A0F" w:rsidR="4D8580D2">
        <w:rPr>
          <w:lang w:val="pt"/>
          <w:rPrChange w:author="Rui André Vidal" w:date="2026-04-10T02:39:00Z" w16du:dateUtc="2026-04-10T02:39:43Z" w:id="1934624882">
            <w:rPr>
              <w:rFonts w:ascii="Times New Roman" w:hAnsi="Times New Roman" w:eastAsia="Times New Roman" w:cs="Times New Roman"/>
              <w:lang w:val="pt"/>
            </w:rPr>
          </w:rPrChange>
        </w:rPr>
        <w:t>2</w:t>
      </w:r>
      <w:ins w:author="Susana Margarida Gonçalves Silva Santos" w:date="2026-04-22T18:27:09.057Z" w16du:dateUtc="2026-04-22T18:27:09.057Z" w:id="690637113">
        <w:r w:rsidRPr="41599A0F" w:rsidR="5A6D8BD6">
          <w:rPr>
            <w:lang w:val="pt"/>
          </w:rPr>
          <w:t xml:space="preserve"> - </w:t>
        </w:r>
      </w:ins>
      <w:r w:rsidRPr="41599A0F" w:rsidR="5A6D8BD6">
        <w:rPr>
          <w:lang w:val="pt"/>
        </w:rPr>
        <w:t>Os</w:t>
      </w:r>
      <w:r w:rsidRPr="41599A0F" w:rsidR="4D8580D2">
        <w:rPr>
          <w:lang w:val="pt"/>
        </w:rPr>
        <w:t xml:space="preserve"> operadores</w:t>
      </w:r>
      <w:r w:rsidRPr="41599A0F" w:rsidR="3C0330A5">
        <w:rPr>
          <w:lang w:val="pt"/>
        </w:rPr>
        <w:t xml:space="preserve"> e os detentores</w:t>
      </w:r>
      <w:r w:rsidRPr="41599A0F" w:rsidR="4D8580D2">
        <w:rPr>
          <w:lang w:val="pt"/>
        </w:rPr>
        <w:t xml:space="preserve"> não podem </w:t>
      </w:r>
      <w:r w:rsidRPr="41599A0F" w:rsidR="5F650CBB">
        <w:rPr>
          <w:lang w:val="pt"/>
        </w:rPr>
        <w:t>manter</w:t>
      </w:r>
      <w:r w:rsidRPr="41599A0F" w:rsidR="4D8580D2">
        <w:rPr>
          <w:lang w:val="pt"/>
        </w:rPr>
        <w:t xml:space="preserve"> cães ou gatos em </w:t>
      </w:r>
      <w:r w:rsidRPr="41599A0F" w:rsidR="6379F3D0">
        <w:rPr>
          <w:lang w:val="pt"/>
        </w:rPr>
        <w:t xml:space="preserve">locais </w:t>
      </w:r>
      <w:r w:rsidRPr="41599A0F" w:rsidR="4D8580D2">
        <w:rPr>
          <w:lang w:val="pt"/>
        </w:rPr>
        <w:t>que restrinjam os seus movimentos naturais</w:t>
      </w:r>
      <w:r w:rsidRPr="41599A0F" w:rsidR="64393C48">
        <w:rPr>
          <w:lang w:val="pt"/>
        </w:rPr>
        <w:t xml:space="preserve"> ou amarrar</w:t>
      </w:r>
      <w:r w:rsidRPr="41599A0F" w:rsidR="4D8580D2">
        <w:rPr>
          <w:lang w:val="pt"/>
        </w:rPr>
        <w:t xml:space="preserve">, exceto </w:t>
      </w:r>
      <w:r w:rsidRPr="41599A0F" w:rsidR="4D05C65E">
        <w:rPr>
          <w:lang w:val="pt"/>
        </w:rPr>
        <w:t>nos</w:t>
      </w:r>
      <w:r w:rsidRPr="41599A0F" w:rsidR="4D8580D2">
        <w:rPr>
          <w:lang w:val="pt"/>
        </w:rPr>
        <w:t xml:space="preserve"> casos </w:t>
      </w:r>
      <w:r w:rsidRPr="41599A0F" w:rsidR="0E0056E5">
        <w:rPr>
          <w:lang w:val="pt"/>
        </w:rPr>
        <w:t>previstos no</w:t>
      </w:r>
      <w:r w:rsidRPr="41599A0F" w:rsidR="4D8580D2">
        <w:rPr>
          <w:lang w:val="pt"/>
        </w:rPr>
        <w:t xml:space="preserve"> </w:t>
      </w:r>
      <w:r w:rsidRPr="41599A0F" w:rsidR="4D8580D2">
        <w:rPr>
          <w:highlight w:val="yellow"/>
          <w:lang w:val="pt"/>
          <w:rPrChange w:author="Susana Margarida Gonçalves Silva Santos" w:date="2026-04-20T16:26:00Z" w16du:dateUtc="2026-04-20T16:26:38Z" w:id="1608409422">
            <w:rPr>
              <w:lang w:val="pt"/>
            </w:rPr>
          </w:rPrChange>
        </w:rPr>
        <w:t>artigo 15.º, n.º 3</w:t>
      </w:r>
      <w:commentRangeStart w:id="892"/>
      <w:commentRangeStart w:id="893"/>
      <w:r w:rsidRPr="41599A0F" w:rsidR="4D8580D2">
        <w:rPr>
          <w:highlight w:val="yellow"/>
          <w:lang w:val="pt"/>
          <w:rPrChange w:author="Susana Margarida Gonçalves Silva Santos" w:date="2026-04-20T16:26:00Z" w16du:dateUtc="2026-04-20T16:26:38Z" w:id="1200755976">
            <w:rPr>
              <w:lang w:val="pt"/>
            </w:rPr>
          </w:rPrChange>
        </w:rPr>
        <w:t>,</w:t>
      </w:r>
      <w:commentRangeEnd w:id="892"/>
      <w:r>
        <w:rPr>
          <w:rStyle w:val="CommentReference"/>
        </w:rPr>
        <w:commentReference w:id="892"/>
      </w:r>
      <w:commentRangeEnd w:id="893"/>
      <w:r>
        <w:rPr>
          <w:rStyle w:val="CommentReference"/>
        </w:rPr>
        <w:commentReference w:id="893"/>
      </w:r>
      <w:r w:rsidRPr="41599A0F" w:rsidR="4D8580D2">
        <w:rPr>
          <w:lang w:val="pt"/>
        </w:rPr>
        <w:t xml:space="preserve"> segundo parágrafo,</w:t>
      </w:r>
      <w:r w:rsidRPr="41599A0F" w:rsidR="4DEF1683">
        <w:rPr>
          <w:lang w:val="pt"/>
        </w:rPr>
        <w:t xml:space="preserve"> </w:t>
      </w:r>
      <w:r w:rsidRPr="41599A0F" w:rsidR="082B2B15">
        <w:rPr>
          <w:lang w:val="pt"/>
        </w:rPr>
        <w:t xml:space="preserve">ou </w:t>
      </w:r>
      <w:r w:rsidRPr="41599A0F" w:rsidR="4283FA85">
        <w:rPr>
          <w:lang w:val="pt"/>
        </w:rPr>
        <w:t xml:space="preserve">quando os </w:t>
      </w:r>
      <w:r w:rsidRPr="41599A0F" w:rsidR="4D8580D2">
        <w:rPr>
          <w:lang w:val="pt"/>
        </w:rPr>
        <w:t>seguintes procedimentos ou tratamentos são realizados:</w:t>
      </w:r>
    </w:p>
    <w:p w:rsidR="4D8580D2" w:rsidP="55CC9BA4" w:rsidRDefault="7BB78307" w14:paraId="1A358D3C" w14:textId="31200A09">
      <w:pPr>
        <w:spacing w:before="120" w:after="120" w:line="360" w:lineRule="auto"/>
        <w:ind w:left="1416" w:right="0" w:hanging="566"/>
        <w:rPr>
          <w:lang w:val="pt"/>
        </w:rPr>
      </w:pPr>
      <w:r w:rsidRPr="55CC9BA4">
        <w:rPr>
          <w:lang w:val="pt"/>
        </w:rPr>
        <w:t>a)</w:t>
      </w:r>
      <w:r w:rsidR="4D8580D2">
        <w:tab/>
      </w:r>
      <w:r w:rsidRPr="55CC9BA4">
        <w:rPr>
          <w:lang w:val="pt"/>
        </w:rPr>
        <w:t>Exames físicos;</w:t>
      </w:r>
    </w:p>
    <w:p w:rsidR="4D8580D2" w:rsidP="55CC9BA4" w:rsidRDefault="7BB78307" w14:paraId="009F2EFD" w14:textId="312AEEA1">
      <w:pPr>
        <w:spacing w:before="120" w:after="120" w:line="360" w:lineRule="auto"/>
        <w:ind w:left="1416" w:right="0" w:hanging="566"/>
        <w:rPr>
          <w:lang w:val="pt"/>
        </w:rPr>
      </w:pPr>
      <w:r w:rsidRPr="55CC9BA4">
        <w:rPr>
          <w:lang w:val="pt"/>
        </w:rPr>
        <w:t>b)</w:t>
      </w:r>
      <w:r w:rsidR="4D8580D2">
        <w:tab/>
      </w:r>
      <w:r w:rsidRPr="55CC9BA4">
        <w:rPr>
          <w:lang w:val="pt"/>
        </w:rPr>
        <w:t>Identificação individual de cães ou gatos, ou leitura das referidas informações de identificação;</w:t>
      </w:r>
    </w:p>
    <w:p w:rsidR="4D8580D2" w:rsidP="55CC9BA4" w:rsidRDefault="7BB78307" w14:paraId="64C02B1E" w14:textId="67C6B6FF">
      <w:pPr>
        <w:spacing w:before="120" w:after="120" w:line="360" w:lineRule="auto"/>
        <w:ind w:left="1416" w:right="0" w:hanging="566"/>
        <w:rPr>
          <w:lang w:val="pt"/>
        </w:rPr>
      </w:pPr>
      <w:r w:rsidRPr="55CC9BA4">
        <w:rPr>
          <w:lang w:val="pt"/>
        </w:rPr>
        <w:t>c)</w:t>
      </w:r>
      <w:r w:rsidR="4D8580D2">
        <w:tab/>
      </w:r>
      <w:r w:rsidRPr="55CC9BA4">
        <w:rPr>
          <w:lang w:val="pt"/>
        </w:rPr>
        <w:t>Colheita de amostras e vacinação;</w:t>
      </w:r>
    </w:p>
    <w:p w:rsidR="4D8580D2" w:rsidP="55CC9BA4" w:rsidRDefault="7BB78307" w14:paraId="311605A7" w14:textId="3CB0747D">
      <w:pPr>
        <w:spacing w:before="120" w:after="120" w:line="360" w:lineRule="auto"/>
        <w:ind w:left="1416" w:right="0" w:hanging="566"/>
        <w:rPr>
          <w:lang w:val="pt"/>
        </w:rPr>
      </w:pPr>
      <w:r w:rsidRPr="55CC9BA4">
        <w:rPr>
          <w:lang w:val="pt"/>
        </w:rPr>
        <w:t>d)</w:t>
      </w:r>
      <w:r w:rsidR="4D8580D2">
        <w:tab/>
      </w:r>
      <w:r w:rsidRPr="55CC9BA4">
        <w:rPr>
          <w:lang w:val="pt"/>
        </w:rPr>
        <w:t>Procedimentos de limpeza e tosquia, procedimentos higiénicos, sanitários ou reprodutivos que não o acasalamento;</w:t>
      </w:r>
    </w:p>
    <w:p w:rsidR="4D8580D2" w:rsidP="55CC9BA4" w:rsidRDefault="7BB78307" w14:paraId="321F14E9" w14:textId="1193A1E4">
      <w:pPr>
        <w:spacing w:before="120" w:after="120" w:line="360" w:lineRule="auto"/>
        <w:ind w:left="1416" w:right="0" w:hanging="566"/>
        <w:rPr>
          <w:lang w:val="pt"/>
        </w:rPr>
      </w:pPr>
      <w:r w:rsidRPr="55CC9BA4">
        <w:rPr>
          <w:lang w:val="pt"/>
        </w:rPr>
        <w:t>e)</w:t>
      </w:r>
      <w:r w:rsidR="4D8580D2">
        <w:tab/>
      </w:r>
      <w:r w:rsidRPr="55CC9BA4">
        <w:rPr>
          <w:lang w:val="pt"/>
        </w:rPr>
        <w:t>Tratamento médico, incluindo tratamentos cirúrgicos ou reabilitação prescrita.</w:t>
      </w:r>
    </w:p>
    <w:p w:rsidR="4D8580D2" w:rsidP="679F1546" w:rsidRDefault="4D8580D2" w14:paraId="5EB0922C" w14:textId="0F238549">
      <w:pPr>
        <w:spacing w:before="120" w:after="120" w:line="360" w:lineRule="auto"/>
        <w:ind w:left="0" w:right="0" w:firstLine="0"/>
        <w:rPr>
          <w:del w:author="Susana Margarida Gonçalves Silva Santos" w:date="2026-04-20T16:37:00Z" w16du:dateUtc="2026-04-20T16:37:42Z" w:id="409911050"/>
          <w:lang w:val="pt"/>
          <w:rPrChange w:author="Rui André Vidal" w:date="2026-04-10T02:39:00Z" w:id="1819276223">
            <w:rPr>
              <w:del w:author="Susana Margarida Gonçalves Silva Santos" w:date="2026-04-20T16:37:00Z" w16du:dateUtc="2026-04-20T16:37:42Z" w:id="1101077853"/>
              <w:rFonts w:ascii="Times New Roman" w:hAnsi="Times New Roman" w:eastAsia="Times New Roman" w:cs="Times New Roman"/>
              <w:lang w:val="pt"/>
            </w:rPr>
          </w:rPrChange>
        </w:rPr>
        <w:pPrChange w:author="Susana Margarida Gonçalves Silva Santos" w:date="2026-04-20T16:27:00Z" w:id="898">
          <w:pPr>
            <w:spacing w:before="120" w:after="120" w:line="360" w:lineRule="auto"/>
            <w:ind w:left="1416" w:right="0" w:hanging="566"/>
          </w:pPr>
        </w:pPrChange>
      </w:pPr>
      <w:r w:rsidRPr="679F1546" w:rsidR="748E101A">
        <w:rPr>
          <w:lang w:val="pt"/>
          <w:rPrChange w:author="Rui André Vidal" w:date="2026-04-10T02:39:00Z" w16du:dateUtc="2026-04-10T02:39:43Z" w:id="179423704">
            <w:rPr>
              <w:rFonts w:ascii="Times New Roman" w:hAnsi="Times New Roman" w:eastAsia="Times New Roman" w:cs="Times New Roman"/>
              <w:lang w:val="pt"/>
            </w:rPr>
          </w:rPrChange>
        </w:rPr>
        <w:t>3.</w:t>
      </w:r>
      <w:r>
        <w:tab/>
      </w:r>
      <w:commentRangeStart w:id="1632793870"/>
      <w:r w:rsidRPr="679F1546" w:rsidR="748E101A">
        <w:rPr>
          <w:highlight w:val="yellow"/>
          <w:lang w:val="pt"/>
          <w:rPrChange w:author="Susana Margarida Gonçalves Silva Santos" w:date="2026-04-20T16:37:00Z" w16du:dateUtc="2026-04-20T16:37:49Z" w:id="959529500">
            <w:rPr>
              <w:rFonts w:ascii="Times New Roman" w:hAnsi="Times New Roman" w:eastAsia="Times New Roman" w:cs="Times New Roman"/>
              <w:lang w:val="pt"/>
            </w:rPr>
          </w:rPrChange>
        </w:rPr>
        <w:t xml:space="preserve">É proibido amarrar </w:t>
      </w:r>
      <w:r w:rsidRPr="679F1546" w:rsidR="63DC6DBB">
        <w:rPr>
          <w:highlight w:val="yellow"/>
          <w:lang w:val="pt"/>
          <w:rPrChange w:author="Susana Margarida Gonçalves Silva Santos" w:date="2026-04-20T16:37:00Z" w16du:dateUtc="2026-04-20T16:37:49Z" w:id="2080141120">
            <w:rPr>
              <w:lang w:val="pt"/>
            </w:rPr>
          </w:rPrChange>
        </w:rPr>
        <w:t xml:space="preserve">cães e gatos </w:t>
      </w:r>
      <w:r w:rsidRPr="679F1546" w:rsidR="748E101A">
        <w:rPr>
          <w:highlight w:val="yellow"/>
          <w:lang w:val="pt"/>
          <w:rPrChange w:author="Rui André Vidal" w:date="2026-04-10T02:39:00Z" w16du:dateUtc="2026-04-10T02:39:12Z" w:id="937952976">
            <w:rPr>
              <w:rFonts w:ascii="Times New Roman" w:hAnsi="Times New Roman" w:eastAsia="Times New Roman" w:cs="Times New Roman"/>
              <w:lang w:val="pt"/>
            </w:rPr>
          </w:rPrChange>
        </w:rPr>
        <w:t xml:space="preserve">por </w:t>
      </w:r>
      <w:r w:rsidRPr="679F1546" w:rsidR="748E101A">
        <w:rPr>
          <w:highlight w:val="yellow"/>
          <w:lang w:val="pt"/>
          <w:rPrChange w:author="Susana Margarida Gonçalves Silva Santos" w:date="2026-04-20T16:29:00Z" w16du:dateUtc="2026-04-20T16:29:32Z" w:id="610300798">
            <w:rPr>
              <w:rFonts w:ascii="Times New Roman" w:hAnsi="Times New Roman" w:eastAsia="Times New Roman" w:cs="Times New Roman"/>
              <w:lang w:val="pt"/>
            </w:rPr>
          </w:rPrChange>
        </w:rPr>
        <w:t>um período superior a</w:t>
      </w:r>
      <w:r w:rsidRPr="679F1546" w:rsidR="748E101A">
        <w:rPr>
          <w:highlight w:val="yellow"/>
          <w:lang w:val="pt"/>
          <w:rPrChange w:author="Rui André Vidal" w:date="2026-04-10T02:39:00Z" w16du:dateUtc="2026-04-10T02:39:12Z" w:id="882305261">
            <w:rPr>
              <w:rFonts w:ascii="Times New Roman" w:hAnsi="Times New Roman" w:eastAsia="Times New Roman" w:cs="Times New Roman"/>
              <w:lang w:val="pt"/>
            </w:rPr>
          </w:rPrChange>
        </w:rPr>
        <w:t xml:space="preserve"> </w:t>
      </w:r>
      <w:r w:rsidRPr="679F1546" w:rsidR="748E101A">
        <w:rPr>
          <w:highlight w:val="yellow"/>
          <w:lang w:val="pt"/>
          <w:rPrChange w:author="Susana Margarida Gonçalves Silva Santos" w:date="2026-04-20T16:28:00Z" w16du:dateUtc="2026-04-20T16:28:40Z" w:id="1282860218">
            <w:rPr>
              <w:rFonts w:ascii="Times New Roman" w:hAnsi="Times New Roman" w:eastAsia="Times New Roman" w:cs="Times New Roman"/>
              <w:lang w:val="pt"/>
            </w:rPr>
          </w:rPrChange>
        </w:rPr>
        <w:t>uma hora</w:t>
      </w:r>
      <w:r w:rsidRPr="679F1546" w:rsidR="748E101A">
        <w:rPr>
          <w:highlight w:val="yellow"/>
          <w:lang w:val="pt"/>
          <w:rPrChange w:author="Rui André Vidal" w:date="2026-04-10T02:39:00Z" w16du:dateUtc="2026-04-10T02:39:12Z" w:id="245593248">
            <w:rPr>
              <w:rFonts w:ascii="Times New Roman" w:hAnsi="Times New Roman" w:eastAsia="Times New Roman" w:cs="Times New Roman"/>
              <w:lang w:val="pt"/>
            </w:rPr>
          </w:rPrChange>
        </w:rPr>
        <w:t xml:space="preserve">, exceto durante um tratamento médico </w:t>
      </w:r>
      <w:r w:rsidRPr="679F1546" w:rsidR="748E101A">
        <w:rPr>
          <w:highlight w:val="yellow"/>
          <w:lang w:val="pt"/>
          <w:rPrChange w:author="Rui André Vidal" w:date="2026-04-10T02:39:00Z" w16du:dateUtc="2026-04-10T02:39:14Z" w:id="406153326">
            <w:rPr>
              <w:rFonts w:ascii="Times New Roman" w:hAnsi="Times New Roman" w:eastAsia="Times New Roman" w:cs="Times New Roman"/>
              <w:b w:val="1"/>
              <w:bCs w:val="1"/>
              <w:i w:val="1"/>
              <w:iCs w:val="1"/>
              <w:lang w:val="pt"/>
            </w:rPr>
          </w:rPrChange>
        </w:rPr>
        <w:t>ou para participação em espetáculos, exposições e concursos de cães ou gatos</w:t>
      </w:r>
      <w:r w:rsidRPr="679F1546" w:rsidR="748E101A">
        <w:rPr>
          <w:highlight w:val="yellow"/>
          <w:lang w:val="pt"/>
          <w:rPrChange w:author="Rui André Vidal" w:date="2026-04-10T02:39:00Z" w16du:dateUtc="2026-04-10T02:39:12Z" w:id="1870659219">
            <w:rPr>
              <w:rFonts w:ascii="Times New Roman" w:hAnsi="Times New Roman" w:eastAsia="Times New Roman" w:cs="Times New Roman"/>
              <w:lang w:val="pt"/>
            </w:rPr>
          </w:rPrChange>
        </w:rPr>
        <w:t>.</w:t>
      </w:r>
      <w:commentRangeStart w:id="909"/>
      <w:commentRangeEnd w:id="909"/>
      <w:r>
        <w:rPr>
          <w:rStyle w:val="CommentReference"/>
        </w:rPr>
        <w:commentReference w:id="909"/>
      </w:r>
      <w:commentRangeEnd w:id="1632793870"/>
      <w:r>
        <w:rPr>
          <w:rStyle w:val="CommentReference"/>
        </w:rPr>
        <w:commentReference w:id="1632793870"/>
      </w:r>
    </w:p>
    <w:p w:rsidR="4D8580D2" w:rsidRDefault="4D8580D2" w14:paraId="3E6F41B5" w14:textId="79D54663">
      <w:pPr>
        <w:spacing w:before="120" w:after="120" w:line="360" w:lineRule="auto"/>
        <w:ind w:left="850" w:right="0" w:hanging="850"/>
        <w:rPr>
          <w:lang w:val="pt"/>
          <w:rPrChange w:author="Rui André Vidal" w:date="2026-04-10T02:39:00Z" w:id="911">
            <w:rPr>
              <w:rFonts w:ascii="Times New Roman" w:hAnsi="Times New Roman" w:eastAsia="Times New Roman" w:cs="Times New Roman"/>
              <w:b/>
              <w:bCs/>
              <w:i/>
              <w:iCs/>
              <w:lang w:val="pt"/>
            </w:rPr>
          </w:rPrChange>
        </w:rPr>
        <w:pPrChange w:author="Rui André Vidal" w:date="2026-04-10T02:36:00Z" w:id="912">
          <w:pPr/>
        </w:pPrChange>
      </w:pPr>
      <w:r w:rsidRPr="55CC9BA4">
        <w:rPr>
          <w:lang w:val="pt"/>
          <w:rPrChange w:author="Rui André Vidal" w:date="2026-04-10T02:39:00Z" w16du:dateUtc="2026-04-10T02:39:43Z" w:id="913">
            <w:rPr>
              <w:rFonts w:ascii="Times New Roman" w:hAnsi="Times New Roman" w:eastAsia="Times New Roman" w:cs="Times New Roman"/>
              <w:b/>
              <w:bCs/>
              <w:i/>
              <w:iCs/>
              <w:lang w:val="pt"/>
            </w:rPr>
          </w:rPrChange>
        </w:rPr>
        <w:t>4.</w:t>
      </w:r>
      <w:r>
        <w:tab/>
      </w:r>
      <w:commentRangeStart w:id="914"/>
      <w:commentRangeStart w:id="915"/>
      <w:r w:rsidRPr="55CC9BA4">
        <w:rPr>
          <w:lang w:val="pt"/>
          <w:rPrChange w:author="Rui André Vidal" w:date="2026-04-10T02:39:00Z" w16du:dateUtc="2026-04-10T02:39:14Z" w:id="916">
            <w:rPr>
              <w:rFonts w:ascii="Times New Roman" w:hAnsi="Times New Roman" w:eastAsia="Times New Roman" w:cs="Times New Roman"/>
              <w:b/>
              <w:bCs/>
              <w:i/>
              <w:iCs/>
              <w:lang w:val="pt"/>
            </w:rPr>
          </w:rPrChange>
        </w:rPr>
        <w:t>Os Estados‑Membros podem conceder isenções ao disposto no n.º 3 no caso dos cães destinados a serem usados nos serviços militares, policiais e aduaneiros que sejam detidos em estabelecimentos de criação ou venda.</w:t>
      </w:r>
      <w:commentRangeEnd w:id="914"/>
      <w:r>
        <w:rPr>
          <w:rStyle w:val="Refdecomentrio"/>
          <w:sz w:val="24"/>
          <w:szCs w:val="24"/>
          <w:lang w:val="pt"/>
          <w:rPrChange w:author="Rui André Vidal" w:date="2026-04-10T02:39:00Z" w:id="917">
            <w:rPr>
              <w:rStyle w:val="Refdecomentrio"/>
              <w:rFonts w:ascii="Times New Roman" w:hAnsi="Times New Roman" w:eastAsia="Times New Roman" w:cs="Times New Roman"/>
              <w:b/>
              <w:bCs/>
              <w:i/>
              <w:iCs/>
              <w:sz w:val="24"/>
              <w:szCs w:val="24"/>
              <w:lang w:val="pt"/>
            </w:rPr>
          </w:rPrChange>
        </w:rPr>
        <w:commentReference w:id="914"/>
      </w:r>
      <w:commentRangeEnd w:id="915"/>
      <w:r>
        <w:rPr>
          <w:rStyle w:val="CommentReference"/>
        </w:rPr>
        <w:commentReference w:id="915"/>
      </w:r>
    </w:p>
    <w:p w:rsidR="4D8580D2" w:rsidRDefault="4D8580D2" w14:paraId="0C88F69D" w14:textId="69242E83">
      <w:pPr>
        <w:spacing w:before="120" w:after="120" w:line="360" w:lineRule="auto"/>
        <w:ind w:left="850" w:right="0" w:hanging="850"/>
        <w:rPr>
          <w:lang w:val="pt"/>
          <w:rPrChange w:author="Rui André Vidal" w:date="2026-04-10T02:39:00Z" w:id="919">
            <w:rPr>
              <w:rFonts w:ascii="Times New Roman" w:hAnsi="Times New Roman" w:eastAsia="Times New Roman" w:cs="Times New Roman"/>
              <w:lang w:val="pt"/>
            </w:rPr>
          </w:rPrChange>
        </w:rPr>
        <w:pPrChange w:author="Rui André Vidal" w:date="2026-04-10T02:36:00Z" w:id="920">
          <w:pPr/>
        </w:pPrChange>
      </w:pPr>
      <w:r w:rsidRPr="55CC9BA4">
        <w:rPr>
          <w:lang w:val="pt"/>
          <w:rPrChange w:author="Rui André Vidal" w:date="2026-04-10T02:39:00Z" w16du:dateUtc="2026-04-10T02:39:43Z" w:id="921">
            <w:rPr>
              <w:rFonts w:ascii="Times New Roman" w:hAnsi="Times New Roman" w:eastAsia="Times New Roman" w:cs="Times New Roman"/>
              <w:lang w:val="pt"/>
            </w:rPr>
          </w:rPrChange>
        </w:rPr>
        <w:t>5.</w:t>
      </w:r>
      <w:r>
        <w:tab/>
      </w:r>
      <w:r w:rsidRPr="55CC9BA4">
        <w:rPr>
          <w:lang w:val="pt"/>
          <w:rPrChange w:author="Rui André Vidal" w:date="2026-04-10T02:39:00Z" w16du:dateUtc="2026-04-10T02:39:12Z" w:id="922">
            <w:rPr>
              <w:rFonts w:ascii="Times New Roman" w:hAnsi="Times New Roman" w:eastAsia="Times New Roman" w:cs="Times New Roman"/>
              <w:lang w:val="pt"/>
            </w:rPr>
          </w:rPrChange>
        </w:rPr>
        <w:t>Os operadores</w:t>
      </w:r>
      <w:r w:rsidRPr="55CC9BA4" w:rsidR="5B5A555D">
        <w:rPr>
          <w:lang w:val="pt"/>
        </w:rPr>
        <w:t xml:space="preserve"> e detentores</w:t>
      </w:r>
      <w:r w:rsidRPr="55CC9BA4">
        <w:rPr>
          <w:lang w:val="pt"/>
          <w:rPrChange w:author="Rui André Vidal" w:date="2026-04-10T02:39:00Z" w16du:dateUtc="2026-04-10T02:39:12Z" w:id="923">
            <w:rPr>
              <w:rFonts w:ascii="Times New Roman" w:hAnsi="Times New Roman" w:eastAsia="Times New Roman" w:cs="Times New Roman"/>
              <w:lang w:val="pt"/>
            </w:rPr>
          </w:rPrChange>
        </w:rPr>
        <w:t xml:space="preserve"> asseguram que os cães ou gatos sejam detidos em condições que lhes permitam exibir comportamentos sociais não nocivos, comportamentos específicos da espécie, e experienciar emoções positivas.</w:t>
      </w:r>
    </w:p>
    <w:p w:rsidR="3B22B9C1" w:rsidRDefault="3B22B9C1" w14:paraId="2ABE93FC" w14:textId="67871598">
      <w:pPr>
        <w:spacing w:before="120" w:after="120" w:line="360" w:lineRule="auto"/>
        <w:ind w:left="850" w:right="0" w:hanging="850"/>
        <w:rPr>
          <w:lang w:val="pt"/>
        </w:rPr>
        <w:pPrChange w:author="Susana Margarida Gonçalves Silva Santos" w:date="2026-04-20T16:56:00Z" w:id="924">
          <w:pPr/>
        </w:pPrChange>
      </w:pPr>
    </w:p>
    <w:p w:rsidR="420E2B96" w:rsidP="420E2B96" w:rsidRDefault="420E2B96" w14:paraId="2C31A6B2" w14:textId="3839AD69"/>
    <w:p w:rsidR="420E2B96" w:rsidP="420E2B96" w:rsidRDefault="420E2B96" w14:paraId="65699802" w14:textId="0F0C8D01">
      <w:pPr>
        <w:pStyle w:val="Ttulo3"/>
        <w:ind w:left="0" w:right="0" w:firstLine="0"/>
      </w:pPr>
    </w:p>
    <w:p w:rsidR="005101CF" w:rsidRDefault="00A626AB" w14:paraId="0590D633" w14:textId="74719C25">
      <w:pPr>
        <w:pStyle w:val="Ttulo3"/>
        <w:ind w:left="0" w:right="0"/>
        <w:pPrChange w:author="Susana Margarida Gonçalves Silva Santos" w:date="2026-04-16T11:07:00Z" w:id="925">
          <w:pPr>
            <w:pStyle w:val="Ttulo3"/>
          </w:pPr>
        </w:pPrChange>
      </w:pPr>
      <w:bookmarkStart w:name="_Toc223954396" w:id="926"/>
      <w:r>
        <w:t xml:space="preserve">Artigo </w:t>
      </w:r>
      <w:del w:author="Susana Margarida Gonçalves Silva Santos" w:date="2026-04-16T11:07:00Z" w16du:dateUtc="2026-04-16T11:07:31Z" w:id="927">
        <w:r w:rsidDel="00A626AB">
          <w:delText>9.º</w:delText>
        </w:r>
      </w:del>
      <w:ins w:author="Susana Margarida Gonçalves Silva Santos" w:date="2026-04-16T11:07:00Z" w16du:dateUtc="2026-04-16T11:07:39Z" w:id="928">
        <w:r w:rsidR="3B8878AA">
          <w:t>X.º</w:t>
        </w:r>
      </w:ins>
      <w:r>
        <w:t xml:space="preserve"> </w:t>
      </w:r>
    </w:p>
    <w:p w:rsidR="005101CF" w:rsidP="009E7E58" w:rsidRDefault="00A626AB" w14:paraId="6FE664A8" w14:textId="6065E6E3">
      <w:pPr>
        <w:pStyle w:val="Ttulo3"/>
        <w:ind w:left="0" w:right="0" w:firstLine="0"/>
      </w:pPr>
      <w:r>
        <w:t>Abandono</w:t>
      </w:r>
      <w:bookmarkEnd w:id="926"/>
      <w:r>
        <w:t xml:space="preserve"> </w:t>
      </w:r>
    </w:p>
    <w:p w:rsidR="005101CF" w:rsidRDefault="00A626AB" w14:paraId="74B06941" w14:textId="77777777">
      <w:pPr>
        <w:spacing w:after="114"/>
        <w:ind w:left="127" w:right="136" w:firstLine="0"/>
      </w:pPr>
      <w:commentRangeStart w:id="929"/>
      <w:r>
        <w:t xml:space="preserve">Considera-se abandono de animais de companhia a não prestação de cuidados no alojamento, bem como a remoção dos animais, efetuada pelos seus detentores, para fora do domicílio ou dos locais onde costumam estar mantidos, com vista a pôr termo à sua detenção, sem que procedam à sua transmissão para a guarda e responsabilidade de outras pessoas, das autarquias locais ou de associações de proteção dos animais legalmente constituídas. </w:t>
      </w:r>
      <w:commentRangeEnd w:id="929"/>
      <w:r>
        <w:rPr>
          <w:rStyle w:val="Refdecomentrio"/>
          <w:sz w:val="24"/>
          <w:szCs w:val="24"/>
        </w:rPr>
        <w:commentReference w:id="929"/>
      </w:r>
    </w:p>
    <w:p w:rsidR="005101CF" w:rsidRDefault="00A626AB" w14:paraId="2EC2D5EE" w14:textId="77777777">
      <w:pPr>
        <w:spacing w:after="232" w:line="259" w:lineRule="auto"/>
        <w:ind w:left="52" w:right="0" w:firstLine="0"/>
        <w:jc w:val="center"/>
      </w:pPr>
      <w:r>
        <w:t xml:space="preserve"> </w:t>
      </w:r>
    </w:p>
    <w:p w:rsidRPr="00CF1434" w:rsidR="00CF1434" w:rsidP="00D36507" w:rsidRDefault="00A626AB" w14:paraId="77208C01" w14:textId="4A0E3C49">
      <w:pPr>
        <w:spacing w:after="0" w:line="259" w:lineRule="auto"/>
        <w:ind w:left="52" w:right="0" w:firstLine="0"/>
        <w:jc w:val="center"/>
      </w:pPr>
      <w:r>
        <w:t xml:space="preserve"> </w:t>
      </w:r>
    </w:p>
    <w:p w:rsidR="005101CF" w:rsidP="009E7E58" w:rsidRDefault="00A626AB" w14:paraId="5AD34925" w14:textId="233C62CD">
      <w:pPr>
        <w:pStyle w:val="Ttulo1"/>
        <w:ind w:right="0"/>
      </w:pPr>
      <w:bookmarkStart w:name="_Toc223954397" w:id="930"/>
      <w:r>
        <w:t xml:space="preserve">CAPÍTULO III </w:t>
      </w:r>
    </w:p>
    <w:p w:rsidR="005101CF" w:rsidP="009E7E58" w:rsidRDefault="00A626AB" w14:paraId="0E2F2700" w14:textId="1F340AAA">
      <w:pPr>
        <w:pStyle w:val="Ttulo1"/>
        <w:ind w:right="0"/>
      </w:pPr>
      <w:r>
        <w:t>Detenção</w:t>
      </w:r>
      <w:bookmarkEnd w:id="930"/>
      <w:r>
        <w:t xml:space="preserve"> </w:t>
      </w:r>
    </w:p>
    <w:p w:rsidRPr="00706F3C" w:rsidR="00706F3C" w:rsidP="00706F3C" w:rsidRDefault="00706F3C" w14:paraId="32049AD2" w14:textId="77777777"/>
    <w:p w:rsidR="005101CF" w:rsidP="009E7E58" w:rsidRDefault="00A626AB" w14:paraId="32F1145D" w14:textId="681D5DDD">
      <w:pPr>
        <w:pStyle w:val="Ttulo3"/>
        <w:ind w:left="0" w:right="0" w:firstLine="0"/>
      </w:pPr>
      <w:bookmarkStart w:name="_Toc223954398" w:id="931"/>
      <w:r>
        <w:t xml:space="preserve">Artigo 10.º </w:t>
      </w:r>
    </w:p>
    <w:p w:rsidR="005101CF" w:rsidP="009E7E58" w:rsidRDefault="00A626AB" w14:paraId="5C4A0990" w14:textId="543D94F9">
      <w:pPr>
        <w:pStyle w:val="Ttulo3"/>
        <w:ind w:left="0" w:right="0" w:firstLine="0"/>
      </w:pPr>
      <w:r>
        <w:t>Manutenção dos animais de companhia</w:t>
      </w:r>
      <w:bookmarkEnd w:id="931"/>
      <w:r>
        <w:t xml:space="preserve"> </w:t>
      </w:r>
    </w:p>
    <w:p w:rsidR="005101CF" w:rsidRDefault="00A626AB" w14:paraId="1F5DB0C2" w14:textId="134373FE">
      <w:pPr>
        <w:numPr>
          <w:ilvl w:val="0"/>
          <w:numId w:val="54"/>
        </w:numPr>
        <w:ind w:left="300" w:right="136" w:hanging="173"/>
      </w:pPr>
      <w:r>
        <w:t>-</w:t>
      </w:r>
      <w:r w:rsidRPr="63EE49F9">
        <w:rPr>
          <w:rFonts w:ascii="Arial" w:hAnsi="Arial" w:eastAsia="Arial" w:cs="Arial"/>
        </w:rPr>
        <w:t xml:space="preserve"> </w:t>
      </w:r>
      <w:r>
        <w:t>Os animais só podem ser mantidos em prédios urbanos, rústicos ou mistos, desde que seja assegurada a existência de boas condições de saúde e bem-estar dos animais e a ausência de riscos higio</w:t>
      </w:r>
      <w:r w:rsidR="1B44A5D1">
        <w:t>s</w:t>
      </w:r>
      <w:r>
        <w:t xml:space="preserve">sanitários relativamente à conspurcação ambiental e doenças transmissíveis ao homem e à tranquilidade e segurança de pessoas e de outros animais. </w:t>
      </w:r>
    </w:p>
    <w:p w:rsidR="005101CF" w:rsidP="55CC9BA4" w:rsidRDefault="6F6E9877" w14:paraId="3A932CE0" w14:textId="612FC2DD">
      <w:pPr>
        <w:numPr>
          <w:ilvl w:val="0"/>
          <w:numId w:val="54"/>
        </w:numPr>
        <w:ind w:left="300" w:right="136" w:hanging="173"/>
      </w:pPr>
      <w:r>
        <w:t>-</w:t>
      </w:r>
      <w:r w:rsidRPr="55CC9BA4">
        <w:rPr>
          <w:rFonts w:ascii="Arial" w:hAnsi="Arial" w:eastAsia="Arial" w:cs="Arial"/>
        </w:rPr>
        <w:t xml:space="preserve"> </w:t>
      </w:r>
      <w:r>
        <w:t xml:space="preserve">Em caso de não cumprimento do disposto </w:t>
      </w:r>
      <w:r w:rsidRPr="55CC9BA4" w:rsidR="050A3BE9">
        <w:rPr>
          <w:rPrChange w:author="Susana Margarida Gonçalves Silva Santos" w:date="2026-04-16T11:32:00Z" w16du:dateUtc="2026-04-16T11:32:11Z" w:id="932">
            <w:rPr>
              <w:highlight w:val="yellow"/>
            </w:rPr>
          </w:rPrChange>
        </w:rPr>
        <w:t>no n.º anterior</w:t>
      </w:r>
      <w:r w:rsidRPr="55CC9BA4">
        <w:rPr>
          <w:rPrChange w:author="Susana Margarida Gonçalves Silva Santos" w:date="2026-04-16T11:32:00Z" w16du:dateUtc="2026-04-16T11:32:11Z" w:id="933">
            <w:rPr>
              <w:highlight w:val="yellow"/>
            </w:rPr>
          </w:rPrChange>
        </w:rPr>
        <w:t>, o</w:t>
      </w:r>
      <w:r>
        <w:t xml:space="preserve">u quando forem detetadas situações graves de insalubridade ou de saúde e bem-estar dos animais, a câmara municipal competente, após visita de controlo conjunta do delegado de saúde e do médico veterinário municipal, adiante designado por «MVM», notifica o detentor de que dispõe de 15 dias para realojar os animais em excesso, ou corrigir a situação detetada, devendo, decorrido esse prazo, apresentar à respetiva câmara municipal, prova das diligências efetuadas. </w:t>
      </w:r>
    </w:p>
    <w:p w:rsidR="005101CF" w:rsidRDefault="00A626AB" w14:paraId="3B2D56BB" w14:textId="77777777">
      <w:pPr>
        <w:numPr>
          <w:ilvl w:val="0"/>
          <w:numId w:val="54"/>
        </w:numPr>
        <w:ind w:left="300" w:right="136" w:hanging="173"/>
      </w:pPr>
      <w:r>
        <w:t>-</w:t>
      </w:r>
      <w:r w:rsidRPr="55CC9BA4">
        <w:rPr>
          <w:rFonts w:ascii="Arial" w:hAnsi="Arial" w:eastAsia="Arial" w:cs="Arial"/>
        </w:rPr>
        <w:t xml:space="preserve"> </w:t>
      </w:r>
      <w:r>
        <w:t xml:space="preserve">Findo o prazo referido no número anterior sem que tenha sido dado cumprimento à determinação ali prevista, os animais são recolhidos pela câmara municipal competente para o centro de recolha oficial ou para alojamento oficial a designar, podendo, para o efeito, ser solicitada a emissão de mandado judicial que permita aceder ao local. </w:t>
      </w:r>
    </w:p>
    <w:p w:rsidR="3344587D" w:rsidP="55CC9BA4" w:rsidRDefault="3344587D" w14:paraId="5B08FEB3" w14:textId="1CD3D9D8">
      <w:pPr>
        <w:numPr>
          <w:ilvl w:val="0"/>
          <w:numId w:val="54"/>
        </w:numPr>
        <w:ind w:left="300" w:right="136" w:hanging="173"/>
      </w:pPr>
      <w:r>
        <w:t>-</w:t>
      </w:r>
      <w:r w:rsidRPr="55CC9BA4">
        <w:rPr>
          <w:rFonts w:ascii="Arial" w:hAnsi="Arial" w:eastAsia="Arial" w:cs="Arial"/>
        </w:rPr>
        <w:t xml:space="preserve"> </w:t>
      </w:r>
      <w:r>
        <w:t>A presença e o número de animais de companhia admitidos nas frações autónomas em regime de propriedade horizontal podem ser fixados no regulamento de condomínio</w:t>
      </w:r>
      <w:r w:rsidR="1F35B71A">
        <w:t>.</w:t>
      </w:r>
    </w:p>
    <w:p w:rsidR="55CC9BA4" w:rsidRDefault="55CC9BA4" w14:paraId="1EB8000F" w14:textId="4A432795">
      <w:pPr>
        <w:ind w:left="0" w:right="136" w:firstLine="0"/>
        <w:pPrChange w:author="Susana Margarida Gonçalves Silva Santos" w:date="2026-04-16T11:30:00Z" w:id="934">
          <w:pPr>
            <w:numPr>
              <w:numId w:val="54"/>
            </w:numPr>
            <w:ind w:left="300" w:right="136" w:hanging="173"/>
          </w:pPr>
        </w:pPrChange>
      </w:pPr>
    </w:p>
    <w:p w:rsidR="005101CF" w:rsidRDefault="00A626AB" w14:paraId="5565171A" w14:textId="56F4C480">
      <w:pPr>
        <w:pStyle w:val="Ttulo1"/>
        <w:tabs>
          <w:tab w:val="center" w:pos="2965"/>
          <w:tab w:val="center" w:pos="5009"/>
          <w:tab w:val="center" w:pos="6379"/>
        </w:tabs>
        <w:ind w:left="0" w:right="0" w:firstLine="0"/>
        <w:jc w:val="left"/>
      </w:pPr>
      <w:r>
        <w:rPr>
          <w:rFonts w:ascii="Calibri" w:hAnsi="Calibri" w:eastAsia="Calibri" w:cs="Calibri"/>
          <w:sz w:val="22"/>
        </w:rPr>
        <w:tab/>
      </w:r>
      <w:r>
        <w:rPr>
          <w:rFonts w:ascii="Cambria" w:hAnsi="Cambria" w:eastAsia="Cambria" w:cs="Cambria"/>
          <w:sz w:val="21"/>
        </w:rPr>
        <w:tab/>
      </w:r>
      <w:r>
        <w:rPr>
          <w:rFonts w:ascii="Cambria" w:hAnsi="Cambria" w:eastAsia="Cambria" w:cs="Cambria"/>
          <w:sz w:val="32"/>
        </w:rPr>
        <w:tab/>
      </w:r>
    </w:p>
    <w:p w:rsidR="005101CF" w:rsidP="00CB19B6" w:rsidRDefault="00A626AB" w14:paraId="2234321D" w14:textId="77777777">
      <w:pPr>
        <w:pStyle w:val="Ttulo3"/>
      </w:pPr>
      <w:r>
        <w:rPr>
          <w:rFonts w:ascii="Cambria" w:hAnsi="Cambria" w:eastAsia="Cambria" w:cs="Cambria"/>
        </w:rPr>
        <w:tab/>
      </w:r>
    </w:p>
    <w:p w:rsidR="005101CF" w:rsidP="009E7E58" w:rsidRDefault="00A626AB" w14:paraId="609CC13C" w14:textId="79345FD5">
      <w:pPr>
        <w:pStyle w:val="Ttulo3"/>
        <w:ind w:left="0" w:right="0" w:firstLine="0"/>
      </w:pPr>
      <w:bookmarkStart w:name="_Toc223954399" w:id="935"/>
      <w:r>
        <w:t xml:space="preserve">Artigo 11.º </w:t>
      </w:r>
    </w:p>
    <w:p w:rsidR="005101CF" w:rsidP="009E7E58" w:rsidRDefault="00A626AB" w14:paraId="2D139E6C" w14:textId="6BF314AD">
      <w:pPr>
        <w:pStyle w:val="Ttulo3"/>
        <w:ind w:left="0" w:right="0" w:firstLine="0"/>
      </w:pPr>
      <w:r>
        <w:t>Manutenção dos cães e gatos</w:t>
      </w:r>
      <w:bookmarkEnd w:id="935"/>
      <w:r>
        <w:t xml:space="preserve"> </w:t>
      </w:r>
    </w:p>
    <w:p w:rsidR="005101CF" w:rsidRDefault="00A626AB" w14:paraId="64B16781" w14:textId="3130BFCD">
      <w:pPr>
        <w:numPr>
          <w:ilvl w:val="0"/>
          <w:numId w:val="55"/>
        </w:numPr>
        <w:ind w:left="300" w:right="136" w:hanging="173"/>
      </w:pPr>
      <w:r>
        <w:t>-</w:t>
      </w:r>
      <w:r w:rsidRPr="55CC9BA4">
        <w:rPr>
          <w:rFonts w:ascii="Arial" w:hAnsi="Arial" w:eastAsia="Arial" w:cs="Arial"/>
        </w:rPr>
        <w:t xml:space="preserve"> </w:t>
      </w:r>
      <w:r>
        <w:t>Nas frações autónomas de prédios urbanos e moradias sem logradouro podem ser alojados a</w:t>
      </w:r>
      <w:r w:rsidRPr="55CC9BA4">
        <w:rPr>
          <w:color w:val="auto"/>
        </w:rPr>
        <w:t xml:space="preserve">té </w:t>
      </w:r>
      <w:r w:rsidRPr="55CC9BA4" w:rsidR="04A7DBFA">
        <w:rPr>
          <w:color w:val="auto"/>
        </w:rPr>
        <w:t>três</w:t>
      </w:r>
      <w:r w:rsidRPr="55CC9BA4">
        <w:rPr>
          <w:color w:val="auto"/>
        </w:rPr>
        <w:t xml:space="preserve"> cães ou quatro gatos</w:t>
      </w:r>
      <w:r>
        <w:t xml:space="preserve">, não podendo, no total, ser excedido o número de quatro animais. </w:t>
      </w:r>
    </w:p>
    <w:p w:rsidR="005101CF" w:rsidRDefault="00A626AB" w14:paraId="04DCAAA4" w14:textId="77777777">
      <w:pPr>
        <w:numPr>
          <w:ilvl w:val="0"/>
          <w:numId w:val="55"/>
        </w:numPr>
        <w:ind w:left="300" w:right="136" w:hanging="173"/>
      </w:pPr>
      <w:r>
        <w:t>-</w:t>
      </w:r>
      <w:r>
        <w:rPr>
          <w:rFonts w:ascii="Arial" w:hAnsi="Arial" w:eastAsia="Arial" w:cs="Arial"/>
        </w:rPr>
        <w:t xml:space="preserve"> </w:t>
      </w:r>
      <w:r>
        <w:t xml:space="preserve">Nos prédios urbanos em zona urbana, com logradouro de uso exclusivo e nos prédios rústicos e mistos, podem ser alojados até seis animais adultos. </w:t>
      </w:r>
    </w:p>
    <w:p w:rsidR="005101CF" w:rsidRDefault="00A626AB" w14:paraId="208B02D6" w14:textId="77777777">
      <w:pPr>
        <w:numPr>
          <w:ilvl w:val="0"/>
          <w:numId w:val="55"/>
        </w:numPr>
        <w:spacing w:after="114"/>
        <w:ind w:left="300" w:right="136" w:hanging="173"/>
      </w:pPr>
      <w:r>
        <w:t>-</w:t>
      </w:r>
      <w:r>
        <w:rPr>
          <w:rFonts w:ascii="Arial" w:hAnsi="Arial" w:eastAsia="Arial" w:cs="Arial"/>
        </w:rPr>
        <w:t xml:space="preserve"> </w:t>
      </w:r>
      <w:r>
        <w:t xml:space="preserve">Os detentores de animais das raças nacionais registadas no livro de origens português, com o objetivo de melhoramento e preservação do património genético, podem alojar até dez animais adultos nos prédios rústicos ou mistos, desde que cumpridas as condições de tranquilidade, salubridade e bem-estar dos animais, previstas no artigo anterior. </w:t>
      </w:r>
    </w:p>
    <w:p w:rsidR="005E68AA" w:rsidRDefault="005E68AA" w14:paraId="772AACE6" w14:textId="77777777">
      <w:pPr>
        <w:spacing w:after="230" w:line="259" w:lineRule="auto"/>
        <w:ind w:left="316" w:right="315" w:hanging="10"/>
        <w:jc w:val="center"/>
      </w:pPr>
    </w:p>
    <w:p w:rsidR="005101CF" w:rsidP="41599A0F" w:rsidRDefault="00A626AB" w14:paraId="56BDC171" w14:textId="7EAC64E2">
      <w:pPr>
        <w:pStyle w:val="Ttulo1"/>
        <w:spacing w:after="230" w:line="259" w:lineRule="auto"/>
        <w:ind w:left="316" w:right="315" w:hanging="10"/>
        <w:jc w:val="center"/>
        <w:pPrChange w:author="Susana Margarida Gonçalves Silva Santos" w:date="2026-04-22T18:53:24.878Z">
          <w:pPr>
            <w:spacing w:after="230" w:line="259" w:lineRule="auto"/>
            <w:ind w:left="316" w:right="315" w:hanging="10"/>
            <w:jc w:val="center"/>
          </w:pPr>
        </w:pPrChange>
      </w:pPr>
      <w:bookmarkStart w:name="_Toc223954400" w:id="944"/>
      <w:r w:rsidR="00A626AB">
        <w:rPr/>
        <w:t>CAPÍTULO IV</w:t>
      </w:r>
    </w:p>
    <w:p w:rsidR="005101CF" w:rsidP="009E7E58" w:rsidRDefault="00A626AB" w14:paraId="4F4BA9F1" w14:textId="5A753B03">
      <w:pPr>
        <w:pStyle w:val="Ttulo1"/>
        <w:ind w:right="0"/>
      </w:pPr>
      <w:r>
        <w:t>Detenção em alojamentos</w:t>
      </w:r>
      <w:bookmarkEnd w:id="944"/>
      <w:r>
        <w:t xml:space="preserve"> </w:t>
      </w:r>
    </w:p>
    <w:p w:rsidRPr="00610993" w:rsidR="00610993" w:rsidP="00610993" w:rsidRDefault="00610993" w14:paraId="5C0AEE3B" w14:textId="77777777"/>
    <w:p w:rsidR="005101CF" w:rsidP="009E7E58" w:rsidRDefault="00A626AB" w14:paraId="1BA6424A" w14:textId="167292CB">
      <w:pPr>
        <w:pStyle w:val="Ttulo2"/>
        <w:ind w:right="0"/>
      </w:pPr>
      <w:bookmarkStart w:name="_Toc223954401" w:id="945"/>
      <w:r>
        <w:t xml:space="preserve">SECÇÃO I </w:t>
      </w:r>
    </w:p>
    <w:p w:rsidR="005101CF" w:rsidP="009E7E58" w:rsidRDefault="00A626AB" w14:paraId="7515817F" w14:textId="623D2214">
      <w:pPr>
        <w:pStyle w:val="Ttulo2"/>
        <w:ind w:right="0"/>
      </w:pPr>
      <w:r>
        <w:t>Alojamento e manutenção de animais</w:t>
      </w:r>
      <w:bookmarkEnd w:id="945"/>
      <w:r>
        <w:t xml:space="preserve"> </w:t>
      </w:r>
    </w:p>
    <w:p w:rsidRPr="00610993" w:rsidR="00610993" w:rsidP="00610993" w:rsidRDefault="00610993" w14:paraId="1335F258" w14:textId="77777777"/>
    <w:p w:rsidR="005101CF" w:rsidP="009E7E58" w:rsidRDefault="00A626AB" w14:paraId="5A3DFF97" w14:textId="45628B01">
      <w:pPr>
        <w:pStyle w:val="Ttulo2"/>
        <w:ind w:right="0"/>
      </w:pPr>
      <w:bookmarkStart w:name="_Toc223954402" w:id="946"/>
      <w:r>
        <w:t xml:space="preserve">SUBSECÇÃO I </w:t>
      </w:r>
    </w:p>
    <w:p w:rsidR="005101CF" w:rsidP="009E7E58" w:rsidRDefault="00A626AB" w14:paraId="454DFDDE" w14:textId="15115864">
      <w:pPr>
        <w:pStyle w:val="Ttulo2"/>
        <w:ind w:right="0"/>
      </w:pPr>
      <w:r>
        <w:t>Condições gerais de alojamento</w:t>
      </w:r>
      <w:bookmarkEnd w:id="946"/>
      <w:r>
        <w:t xml:space="preserve"> </w:t>
      </w:r>
    </w:p>
    <w:p w:rsidRPr="00706F3C" w:rsidR="00706F3C" w:rsidP="00706F3C" w:rsidRDefault="00706F3C" w14:paraId="1FB4EE05" w14:textId="77777777"/>
    <w:p w:rsidR="005101CF" w:rsidP="009E7E58" w:rsidRDefault="00A626AB" w14:paraId="287306C4" w14:textId="5C4BD9C5">
      <w:pPr>
        <w:pStyle w:val="Ttulo3"/>
        <w:ind w:left="0" w:right="0" w:firstLine="0"/>
      </w:pPr>
      <w:bookmarkStart w:name="_Toc223954403" w:id="947"/>
      <w:r>
        <w:t xml:space="preserve">Artigo 12.º </w:t>
      </w:r>
    </w:p>
    <w:p w:rsidR="005101CF" w:rsidP="679F1546" w:rsidRDefault="609B910B" w14:paraId="22E32809" w14:textId="6CB45804">
      <w:pPr>
        <w:pStyle w:val="Normal"/>
        <w:spacing w:before="120" w:after="120" w:line="360" w:lineRule="auto"/>
        <w:ind/>
        <w:rPr>
          <w:ins w:author="Susana Margarida Gonçalves Silva Santos" w:date="2026-04-23T15:15:42.674Z" w16du:dateUtc="2026-04-23T15:15:42.674Z" w:id="911497786"/>
          <w:lang w:val="pt"/>
        </w:rPr>
        <w:pPrChange w:author="Susana Margarida Gonçalves Silva Santos" w:date="2026-04-23T15:15:27.707Z">
          <w:pPr>
            <w:pStyle w:val="Ttulo3"/>
          </w:pPr>
        </w:pPrChange>
      </w:pPr>
      <w:r w:rsidR="630BF815">
        <w:rPr/>
        <w:t>R</w:t>
      </w:r>
      <w:r w:rsidR="461CBADA">
        <w:rPr/>
        <w:t>egras gerais</w:t>
      </w:r>
      <w:bookmarkEnd w:id="947"/>
      <w:r w:rsidR="461CBADA">
        <w:rPr>
          <w:u w:val="none"/>
          <w:rPrChange w:author="Susana Margarida Gonçalves Silva Santos" w:date="2026-04-23T15:07:40.75Z" w16du:dateUtc="2026-04-23T15:07:40.75Z" w:id="1122812070"/>
        </w:rPr>
        <w:t xml:space="preserve"> </w:t>
      </w:r>
      <w:r w:rsidRPr="679F1546" w:rsidR="1F6856D0">
        <w:rPr>
          <w:u w:val="none"/>
          <w:lang w:val="pt"/>
          <w:rPrChange w:author="Susana Margarida Gonçalves Silva Santos" w:date="2026-04-23T15:07:40.751Z" w16du:dateUtc="2026-04-23T15:07:40.751Z" w:id="2125225828">
            <w:rPr>
              <w:lang w:val="pt"/>
            </w:rPr>
          </w:rPrChange>
        </w:rPr>
        <w:t>em matéria de bem</w:t>
      </w:r>
      <w:r w:rsidRPr="679F1546" w:rsidR="1F6856D0">
        <w:rPr>
          <w:rFonts w:ascii="Cambria Math" w:hAnsi="Cambria Math" w:eastAsia="Cambria Math" w:cs="Cambria Math"/>
          <w:u w:val="none"/>
          <w:lang w:val="pt"/>
          <w:rPrChange w:author="Susana Margarida Gonçalves Silva Santos" w:date="2026-04-23T15:07:40.751Z" w16du:dateUtc="2026-04-23T15:07:40.751Z" w:id="1237320864">
            <w:rPr>
              <w:rFonts w:ascii="Cambria Math" w:hAnsi="Cambria Math" w:eastAsia="Cambria Math" w:cs="Cambria Math"/>
              <w:lang w:val="pt"/>
            </w:rPr>
          </w:rPrChange>
        </w:rPr>
        <w:t>￼-</w:t>
      </w:r>
      <w:r w:rsidRPr="679F1546" w:rsidR="1F6856D0">
        <w:rPr>
          <w:u w:val="none"/>
          <w:lang w:val="pt"/>
          <w:rPrChange w:author="Susana Margarida Gonçalves Silva Santos" w:date="2026-04-23T15:07:40.751Z" w16du:dateUtc="2026-04-23T15:07:40.751Z" w:id="1053281728">
            <w:rPr>
              <w:lang w:val="pt"/>
            </w:rPr>
          </w:rPrChange>
        </w:rPr>
        <w:t>estar</w:t>
      </w:r>
      <w:ins w:author="Susana Margarida Gonçalves Silva Santos" w:date="2026-04-23T15:15:35.844Z" w16du:dateUtc="2026-04-23T15:15:35.844Z" w:id="198420512">
        <w:r w:rsidRPr="679F1546" w:rsidR="34406B84">
          <w:rPr>
            <w:u w:val="none"/>
            <w:lang w:val="pt"/>
          </w:rPr>
          <w:t>/ Obrigações gerais em matéria de bem</w:t>
        </w:r>
        <w:r w:rsidRPr="679F1546" w:rsidR="34406B84">
          <w:rPr>
            <w:rFonts w:ascii="Cambria Math" w:hAnsi="Cambria Math" w:eastAsia="Cambria Math" w:cs="Cambria Math"/>
            <w:lang w:val="pt"/>
          </w:rPr>
          <w:t>￼-</w:t>
        </w:r>
        <w:r w:rsidRPr="679F1546" w:rsidR="34406B84">
          <w:rPr>
            <w:lang w:val="pt"/>
          </w:rPr>
          <w:t>estar</w:t>
        </w:r>
      </w:ins>
    </w:p>
    <w:p w:rsidR="005101CF" w:rsidP="679F1546" w:rsidRDefault="609B910B" w14:paraId="15252EE7" w14:textId="5ED4DE26">
      <w:pPr>
        <w:pStyle w:val="Normal"/>
        <w:ind/>
        <w:jc w:val="center"/>
        <w:rPr>
          <w:u w:val="none"/>
          <w:lang w:val="pt"/>
        </w:rPr>
      </w:pPr>
    </w:p>
    <w:p w:rsidR="005101CF" w:rsidP="679F1546" w:rsidRDefault="63833F54" w14:paraId="4E851541" w14:textId="100EA2C6">
      <w:pPr>
        <w:pStyle w:val="Normal"/>
        <w:suppressLineNumbers w:val="0"/>
        <w:bidi w:val="0"/>
        <w:spacing w:before="0" w:beforeAutospacing="off" w:after="173" w:afterAutospacing="off" w:line="362" w:lineRule="auto"/>
        <w:ind w:left="127" w:right="136"/>
        <w:jc w:val="both"/>
        <w:pPrChange w:author="Susana Margarida Gonçalves Silva Santos" w:date="2026-04-23T15:06:55.094Z">
          <w:pPr>
            <w:pStyle w:val="Normal"/>
            <w:ind w:left="127" w:right="136" w:firstLine="0"/>
          </w:pPr>
        </w:pPrChange>
      </w:pPr>
      <w:r w:rsidR="73800474">
        <w:rPr/>
        <w:t xml:space="preserve">Os detentores de animais de companhia que se dediquem à sua reprodução, criação, manutenção ou venda devem cumprir as condições previstas no presente </w:t>
      </w:r>
      <w:r w:rsidR="73800474">
        <w:rPr/>
        <w:t>capítulo</w:t>
      </w:r>
      <w:r w:rsidR="44FB88E6">
        <w:rPr/>
        <w:t>.</w:t>
      </w:r>
    </w:p>
    <w:p w:rsidR="005101CF" w:rsidP="00CF1434" w:rsidRDefault="00A626AB" w14:paraId="60FA71F2" w14:textId="6021886A">
      <w:pPr>
        <w:pStyle w:val="Ttulo1"/>
        <w:tabs>
          <w:tab w:val="center" w:pos="2965"/>
          <w:tab w:val="center" w:pos="5009"/>
          <w:tab w:val="center" w:pos="6379"/>
        </w:tabs>
        <w:ind w:left="0" w:right="0" w:firstLine="0"/>
        <w:jc w:val="left"/>
        <w:rPr>
          <w:ins w:author="Rui André Vidal" w:date="2026-04-10T08:20:00Z" w16du:dateUtc="2026-04-10T08:20:00Z" w:id="950"/>
        </w:rPr>
      </w:pPr>
      <w:r>
        <w:rPr>
          <w:rFonts w:ascii="Calibri" w:hAnsi="Calibri" w:eastAsia="Calibri" w:cs="Calibri"/>
          <w:sz w:val="22"/>
        </w:rPr>
        <w:tab/>
      </w:r>
    </w:p>
    <w:p w:rsidR="084448F7" w:rsidP="679F1546" w:rsidRDefault="084448F7" w14:paraId="57E353F9" w14:textId="4A0F3B33">
      <w:pPr>
        <w:pStyle w:val="Normal"/>
        <w:spacing w:before="120" w:after="120" w:line="360" w:lineRule="auto"/>
        <w:rPr>
          <w:lang w:val="pt-BR"/>
        </w:rPr>
      </w:pPr>
      <w:r w:rsidRPr="73C0FD60" w:rsidR="7ECD3DEA">
        <w:rPr>
          <w:lang w:val="pt-BR"/>
        </w:rPr>
        <w:t xml:space="preserve"> </w:t>
      </w:r>
      <w:r w:rsidRPr="73C0FD60" w:rsidR="24B6FD9C">
        <w:rPr>
          <w:lang w:val="pt-BR"/>
        </w:rPr>
        <w:t>1</w:t>
      </w:r>
      <w:r w:rsidRPr="73C0FD60" w:rsidR="7ECD3DEA">
        <w:rPr>
          <w:lang w:val="pt-BR"/>
        </w:rPr>
        <w:t>.</w:t>
      </w:r>
      <w:r>
        <w:tab/>
      </w:r>
      <w:r>
        <w:tab/>
      </w:r>
      <w:ins w:author="Susana Margarida Gonçalves Silva Santos" w:date="2026-04-30T07:31:51.955Z" w16du:dateUtc="2026-04-30T07:31:51.955Z" w:id="526717469">
        <w:r>
          <w:tab/>
        </w:r>
      </w:ins>
      <w:r w:rsidRPr="73C0FD60" w:rsidR="7ECD3DEA">
        <w:rPr>
          <w:lang w:val="pt-BR"/>
        </w:rPr>
        <w:t>o caso dos lares de acolhimento, a responsabilidade incumbe aos operadores em cujo nome os cães ou gatos são detidos</w:t>
      </w:r>
      <w:r w:rsidRPr="73C0FD60" w:rsidR="5370489A">
        <w:rPr>
          <w:lang w:val="pt-BR"/>
        </w:rPr>
        <w:t>, n</w:t>
      </w:r>
      <w:r w:rsidRPr="73C0FD60" w:rsidR="7ECD3DEA">
        <w:rPr>
          <w:lang w:val="pt-BR"/>
        </w:rPr>
        <w:t>ão pode</w:t>
      </w:r>
      <w:r w:rsidRPr="73C0FD60" w:rsidR="18487A2B">
        <w:rPr>
          <w:lang w:val="pt-BR"/>
        </w:rPr>
        <w:t>ndo</w:t>
      </w:r>
      <w:r w:rsidRPr="73C0FD60" w:rsidR="7ECD3DEA">
        <w:rPr>
          <w:lang w:val="pt-BR"/>
        </w:rPr>
        <w:t>, em nenhum momento, colocar mais do que um total combinado de cinco cães ou gatos, ou mais do que uma ninhada com ou sem uma mãe</w:t>
      </w:r>
      <w:r w:rsidRPr="73C0FD60" w:rsidR="1410E14F">
        <w:rPr>
          <w:lang w:val="pt-BR"/>
        </w:rPr>
        <w:t>.</w:t>
      </w:r>
    </w:p>
    <w:p w:rsidR="084448F7" w:rsidP="679F1546" w:rsidRDefault="084448F7" w14:paraId="33E13283" w14:textId="54653B2C">
      <w:pPr>
        <w:pStyle w:val="Normal"/>
        <w:spacing w:before="120" w:after="120" w:line="360" w:lineRule="auto"/>
        <w:rPr>
          <w:lang w:val="pt-BR"/>
        </w:rPr>
      </w:pPr>
      <w:r w:rsidRPr="679F1546" w:rsidR="679F1546">
        <w:rPr>
          <w:lang w:val="pt-BR"/>
        </w:rPr>
        <w:t xml:space="preserve">2. </w:t>
      </w:r>
      <w:r w:rsidRPr="679F1546" w:rsidR="6A207375">
        <w:rPr>
          <w:lang w:val="pt-BR"/>
        </w:rPr>
        <w:t>Os operadores</w:t>
      </w:r>
      <w:r w:rsidRPr="679F1546" w:rsidR="028F39B6">
        <w:rPr>
          <w:lang w:val="pt-BR"/>
        </w:rPr>
        <w:t xml:space="preserve"> devem disponibilizar </w:t>
      </w:r>
      <w:r w:rsidRPr="679F1546" w:rsidR="4F3D1068">
        <w:rPr>
          <w:lang w:val="pt-BR"/>
        </w:rPr>
        <w:t xml:space="preserve">ao lar </w:t>
      </w:r>
      <w:r w:rsidRPr="679F1546" w:rsidR="028F39B6">
        <w:rPr>
          <w:lang w:val="pt-BR"/>
        </w:rPr>
        <w:t xml:space="preserve">de acolhimento as informações adequadas sobre as obrigações em matéria de </w:t>
      </w:r>
      <w:r w:rsidRPr="679F1546" w:rsidR="694E5581">
        <w:rPr>
          <w:lang w:val="pt-BR"/>
        </w:rPr>
        <w:t>bem-estar</w:t>
      </w:r>
      <w:r w:rsidRPr="679F1546" w:rsidR="028F39B6">
        <w:rPr>
          <w:lang w:val="pt-BR"/>
        </w:rPr>
        <w:t xml:space="preserve"> dos animais, assim como sobre as necessidades individuais dos cães ou gatos, e devem assegurar </w:t>
      </w:r>
      <w:r w:rsidRPr="679F1546" w:rsidR="25C87452">
        <w:rPr>
          <w:lang w:val="pt-BR"/>
        </w:rPr>
        <w:t>que</w:t>
      </w:r>
      <w:r w:rsidRPr="679F1546" w:rsidR="028F39B6">
        <w:rPr>
          <w:lang w:val="pt-BR"/>
        </w:rPr>
        <w:t xml:space="preserve"> sejam respeitadas as obrigações pertinentes previstas no presente </w:t>
      </w:r>
      <w:r w:rsidRPr="679F1546" w:rsidR="1441D4B2">
        <w:rPr>
          <w:lang w:val="pt-BR"/>
        </w:rPr>
        <w:t>diploma</w:t>
      </w:r>
      <w:r w:rsidRPr="679F1546" w:rsidR="028F39B6">
        <w:rPr>
          <w:lang w:val="pt-BR"/>
        </w:rPr>
        <w:t xml:space="preserve">. </w:t>
      </w:r>
    </w:p>
    <w:commentRangeStart w:id="972"/>
    <w:commentRangeStart w:id="973"/>
    <w:p w:rsidR="084448F7" w:rsidP="679F1546" w:rsidRDefault="0B74BA41" w14:paraId="603A4855" w14:textId="4B165A44">
      <w:pPr>
        <w:spacing w:before="120" w:after="120" w:line="360" w:lineRule="auto"/>
        <w:rPr>
          <w:ins w:author="Susana Margarida Gonçalves Silva Santos" w:date="2026-04-23T14:57:56.411Z" w16du:dateUtc="2026-04-23T14:57:56.411Z" w:id="635710247"/>
          <w:lang w:val="pt-BR"/>
        </w:rPr>
        <w:pPrChange w:author="Rui André Vidal" w:date="2026-04-10T08:20:00Z" w:id="982">
          <w:pPr/>
        </w:pPrChange>
      </w:pPr>
      <w:r w:rsidRPr="679F1546" w:rsidR="584A80DC">
        <w:rPr>
          <w:lang w:val="pt"/>
        </w:rPr>
        <w:t xml:space="preserve"> </w:t>
      </w:r>
      <w:r w:rsidRPr="679F1546" w:rsidR="584A80DC">
        <w:rPr>
          <w:lang w:val="pt"/>
        </w:rPr>
        <w:t>3.</w:t>
      </w:r>
      <w:r w:rsidRPr="679F1546" w:rsidR="095B3457">
        <w:rPr>
          <w:lang w:val="pt"/>
        </w:rPr>
        <w:t xml:space="preserve"> </w:t>
      </w:r>
      <w:commentRangeEnd w:id="972"/>
      <w:r>
        <w:rPr>
          <w:rStyle w:val="CommentReference"/>
        </w:rPr>
        <w:commentReference w:id="972"/>
      </w:r>
      <w:commentRangeEnd w:id="973"/>
      <w:r>
        <w:rPr>
          <w:rStyle w:val="CommentReference"/>
        </w:rPr>
        <w:commentReference w:id="973"/>
      </w:r>
      <w:commentRangeStart w:id="980"/>
      <w:commentRangeStart w:id="1359581262"/>
      <w:r w:rsidRPr="679F1546" w:rsidR="55C9C62D">
        <w:rPr>
          <w:lang w:val="pt-BR"/>
        </w:rPr>
        <w:t xml:space="preserve"> Em caso de cessação da atividade, os operadores devem acautelar o destino dos animais, </w:t>
      </w:r>
      <w:r w:rsidRPr="679F1546" w:rsidR="45E1B7A7">
        <w:rPr>
          <w:lang w:val="pt-BR"/>
        </w:rPr>
        <w:t>garantindo a tr</w:t>
      </w:r>
      <w:ins w:author="Susana Margarida Gonçalves Silva Santos" w:date="2026-04-23T14:58:01.275Z" w16du:dateUtc="2026-04-23T14:58:01.275Z" w:id="961708">
        <w:r w:rsidRPr="679F1546" w:rsidR="36FFDFBE">
          <w:rPr>
            <w:lang w:val="pt-BR"/>
          </w:rPr>
          <w:t>a</w:t>
        </w:r>
      </w:ins>
      <w:r w:rsidRPr="679F1546" w:rsidR="45E1B7A7">
        <w:rPr>
          <w:lang w:val="pt-BR"/>
        </w:rPr>
        <w:t>nsferência de titularidade.</w:t>
      </w:r>
      <w:commentRangeEnd w:id="980"/>
      <w:r>
        <w:rPr>
          <w:rStyle w:val="CommentReference"/>
        </w:rPr>
        <w:commentReference w:id="980"/>
      </w:r>
      <w:commentRangeEnd w:id="1359581262"/>
      <w:r>
        <w:rPr>
          <w:rStyle w:val="CommentReference"/>
        </w:rPr>
        <w:commentReference w:id="1359581262"/>
      </w:r>
      <w:commentRangeStart w:id="986"/>
      <w:commentRangeStart w:id="988"/>
    </w:p>
    <w:p w:rsidR="084448F7" w:rsidP="679F1546" w:rsidRDefault="0B74BA41" w14:paraId="6D229F5C" w14:textId="1AC7E628">
      <w:pPr>
        <w:spacing w:before="120" w:after="120" w:line="360" w:lineRule="auto"/>
        <w:rPr>
          <w:ins w:author="Rui André Vidal" w:date="2026-04-10T08:20:00Z" w16du:dateUtc="2026-04-10T08:20:01Z" w:id="738739029"/>
          <w:lang w:val="pt-BR"/>
        </w:rPr>
      </w:pPr>
      <w:r w:rsidRPr="679F1546" w:rsidR="584A80DC">
        <w:rPr>
          <w:lang w:val="pt-BR"/>
        </w:rPr>
        <w:t>6.</w:t>
      </w:r>
      <w:r>
        <w:tab/>
      </w:r>
      <w:r w:rsidRPr="679F1546" w:rsidR="584A80DC">
        <w:rPr>
          <w:lang w:val="pt-BR"/>
        </w:rPr>
        <w:t xml:space="preserve">Os operadores </w:t>
      </w:r>
      <w:r w:rsidRPr="679F1546" w:rsidR="4EA2F175">
        <w:rPr>
          <w:lang w:val="pt-BR"/>
        </w:rPr>
        <w:t>a</w:t>
      </w:r>
      <w:r w:rsidRPr="679F1546" w:rsidR="584A80DC">
        <w:rPr>
          <w:lang w:val="pt-BR"/>
        </w:rPr>
        <w:t xml:space="preserve">sseguram que os </w:t>
      </w:r>
      <w:r w:rsidRPr="679F1546" w:rsidR="2BC0D8CA">
        <w:rPr>
          <w:lang w:val="pt-BR"/>
        </w:rPr>
        <w:t>animais de companhia</w:t>
      </w:r>
      <w:r w:rsidRPr="679F1546" w:rsidR="584A80DC">
        <w:rPr>
          <w:lang w:val="pt-BR"/>
        </w:rPr>
        <w:t xml:space="preserve"> </w:t>
      </w:r>
      <w:commentRangeEnd w:id="986"/>
      <w:r>
        <w:rPr>
          <w:rStyle w:val="CommentReference"/>
        </w:rPr>
        <w:commentReference w:id="986"/>
      </w:r>
      <w:r w:rsidRPr="679F1546" w:rsidR="584A80DC">
        <w:rPr>
          <w:lang w:val="pt-BR"/>
        </w:rPr>
        <w:t xml:space="preserve">sejam manuseados por um número de tratadores de animais suficiente para satisfazer as necessidades de </w:t>
      </w:r>
      <w:r w:rsidRPr="679F1546" w:rsidR="1E253D4E">
        <w:rPr>
          <w:lang w:val="pt-BR"/>
        </w:rPr>
        <w:t>bem-estar</w:t>
      </w:r>
      <w:r w:rsidRPr="679F1546" w:rsidR="584A80DC">
        <w:rPr>
          <w:lang w:val="pt-BR"/>
        </w:rPr>
        <w:t xml:space="preserve"> dos </w:t>
      </w:r>
      <w:r w:rsidRPr="679F1546" w:rsidR="55EB1334">
        <w:rPr>
          <w:lang w:val="pt-BR"/>
        </w:rPr>
        <w:t>animais</w:t>
      </w:r>
      <w:r w:rsidRPr="679F1546" w:rsidR="55EB1334">
        <w:rPr>
          <w:lang w:val="pt-BR"/>
        </w:rPr>
        <w:t xml:space="preserve"> de companhia</w:t>
      </w:r>
      <w:r w:rsidRPr="679F1546" w:rsidR="584A80DC">
        <w:rPr>
          <w:lang w:val="pt-BR"/>
        </w:rPr>
        <w:t xml:space="preserve"> que são detidos nos seus estabelecimentos, e que esses tratadores possuam as competências exigidas nos termos do </w:t>
      </w:r>
      <w:r w:rsidRPr="679F1546" w:rsidR="584A80DC">
        <w:rPr>
          <w:lang w:val="pt-BR"/>
        </w:rPr>
        <w:t xml:space="preserve">artigo </w:t>
      </w:r>
      <w:ins w:author="Susana Margarida Gonçalves Silva Santos" w:date="2026-04-23T15:00:14.83Z" w16du:dateUtc="2026-04-23T15:00:14.83Z" w:id="2021024865">
        <w:r w:rsidRPr="679F1546" w:rsidR="24E252BB">
          <w:rPr>
            <w:lang w:val="pt-BR"/>
          </w:rPr>
          <w:t>XXX</w:t>
        </w:r>
      </w:ins>
      <w:ins w:author="Rui André Vidal" w:date="2026-04-10T08:20:00Z" w16du:dateUtc="2026-04-10T08:20:00Z" w:id="1279266036">
        <w:del w:author="Susana Margarida Gonçalves Silva Santos" w:date="2026-04-23T15:00:12.681Z" w16du:dateUtc="2026-04-23T15:00:12.681Z" w:id="213270782">
          <w:r w:rsidRPr="679F1546" w:rsidDel="584A80DC">
            <w:rPr>
              <w:lang w:val="pt-BR"/>
            </w:rPr>
            <w:delText>12.</w:delText>
          </w:r>
        </w:del>
        <w:r w:rsidRPr="679F1546" w:rsidR="584A80DC">
          <w:rPr>
            <w:lang w:val="pt-BR"/>
          </w:rPr>
          <w:t>º.</w:t>
        </w:r>
      </w:ins>
      <w:commentRangeEnd w:id="988"/>
      <w:r>
        <w:rPr>
          <w:rStyle w:val="CommentReference"/>
        </w:rPr>
        <w:commentReference w:id="988"/>
      </w:r>
    </w:p>
    <w:p w:rsidR="084448F7" w:rsidP="679F1546" w:rsidRDefault="084448F7" w14:paraId="22504713" w14:textId="6DD4D019">
      <w:pPr>
        <w:spacing w:before="120" w:after="120" w:line="360" w:lineRule="auto"/>
        <w:rPr>
          <w:ins w:author="Rui André Vidal" w:date="2026-04-10T08:20:00Z" w16du:dateUtc="2026-04-10T08:20:01Z" w:id="1622197940"/>
          <w:lang w:val="pt-BR"/>
        </w:rPr>
        <w:pPrChange w:author="Rui André Vidal" w:date="2026-04-10T08:20:00Z" w:id="990">
          <w:pPr/>
        </w:pPrChange>
      </w:pPr>
      <w:ins w:author="Rui André Vidal" w:date="2026-04-10T08:20:00Z" w16du:dateUtc="2026-04-10T08:20:01Z" w:id="63156020">
        <w:r w:rsidRPr="679F1546" w:rsidR="028F39B6">
          <w:rPr>
            <w:lang w:val="pt-BR"/>
          </w:rPr>
          <w:t>7.</w:t>
        </w:r>
        <w:r>
          <w:tab/>
        </w:r>
        <w:r w:rsidRPr="679F1546" w:rsidR="028F39B6">
          <w:rPr>
            <w:lang w:val="pt-BR"/>
          </w:rPr>
          <w:t xml:space="preserve">Os operadores asseguram o </w:t>
        </w:r>
      </w:ins>
      <w:r w:rsidRPr="679F1546" w:rsidR="3A4D0FAF">
        <w:rPr>
          <w:lang w:val="pt-BR"/>
        </w:rPr>
        <w:t>bem-estar</w:t>
      </w:r>
      <w:ins w:author="Rui André Vidal" w:date="2026-04-10T08:20:00Z" w16du:dateUtc="2026-04-10T08:20:01Z" w:id="1716483954">
        <w:r w:rsidRPr="679F1546" w:rsidR="028F39B6">
          <w:rPr>
            <w:lang w:val="pt-BR"/>
          </w:rPr>
          <w:t xml:space="preserve"> dos </w:t>
        </w:r>
      </w:ins>
      <w:r w:rsidRPr="679F1546" w:rsidR="6B023979">
        <w:rPr>
          <w:lang w:val="pt-BR"/>
        </w:rPr>
        <w:t>animais</w:t>
      </w:r>
      <w:ins w:author="Rui André Vidal" w:date="2026-04-10T08:20:00Z" w16du:dateUtc="2026-04-10T08:20:01Z" w:id="1425179050">
        <w:r w:rsidRPr="679F1546" w:rsidR="028F39B6">
          <w:rPr>
            <w:lang w:val="pt-BR"/>
          </w:rPr>
          <w:t xml:space="preserve"> pelos quais são responsáveis, fazendo uma monitorização dos indicadores relativos ao comportamento e aspeto físico</w:t>
        </w:r>
      </w:ins>
      <w:ins w:author="Susana Margarida Gonçalves Silva Santos" w:date="2026-04-23T15:04:32.754Z" w16du:dateUtc="2026-04-23T15:04:32.754Z" w:id="1044051037">
        <w:r w:rsidRPr="679F1546" w:rsidR="431A33DD">
          <w:rPr>
            <w:lang w:val="pt-BR"/>
          </w:rPr>
          <w:t>,</w:t>
        </w:r>
      </w:ins>
      <w:ins w:author="Susana Margarida Gonçalves Silva Santos" w:date="2026-04-23T15:05:58.563Z" w16du:dateUtc="2026-04-23T15:05:58.563Z" w:id="404959924">
        <w:r w:rsidRPr="679F1546" w:rsidR="187AF4C4">
          <w:rPr>
            <w:lang w:val="pt-BR"/>
          </w:rPr>
          <w:t xml:space="preserve"> a definir pela Comissão</w:t>
        </w:r>
      </w:ins>
      <w:ins w:author="Rui André Vidal" w:date="2026-04-10T08:20:00Z" w16du:dateUtc="2026-04-10T08:20:01Z" w:id="2062832296">
        <w:r w:rsidRPr="679F1546" w:rsidR="028F39B6">
          <w:rPr>
            <w:lang w:val="pt-BR"/>
          </w:rPr>
          <w:t xml:space="preserve"> </w:t>
        </w:r>
        <w:del w:author="Susana Margarida Gonçalves Silva Santos" w:date="2026-04-23T15:04:29.37Z" w16du:dateUtc="2026-04-23T15:04:29.37Z" w:id="46023566">
          <w:r w:rsidRPr="679F1546" w:rsidDel="028F39B6">
            <w:rPr>
              <w:lang w:val="pt-BR"/>
            </w:rPr>
            <w:delText>baseados nos animais e</w:delText>
          </w:r>
        </w:del>
      </w:ins>
      <w:ins w:author="Susana Margarida Gonçalves Silva Santos" w:date="2026-04-23T15:06:14.875Z" w16du:dateUtc="2026-04-23T15:06:14.875Z" w:id="452437108">
        <w:r w:rsidRPr="679F1546" w:rsidR="30F947D9">
          <w:rPr>
            <w:lang w:val="pt-BR"/>
          </w:rPr>
          <w:t xml:space="preserve"> e</w:t>
        </w:r>
      </w:ins>
      <w:ins w:author="Rui André Vidal" w:date="2026-04-10T08:20:00Z" w16du:dateUtc="2026-04-10T08:20:01Z" w:id="445549133">
        <w:r w:rsidRPr="679F1546" w:rsidR="028F39B6">
          <w:rPr>
            <w:lang w:val="pt-BR"/>
          </w:rPr>
          <w:t xml:space="preserve"> tomando medidas em função do resultado dessa monitorização.</w:t>
        </w:r>
      </w:ins>
    </w:p>
    <w:p w:rsidR="084448F7" w:rsidP="679F1546" w:rsidRDefault="084448F7" w14:paraId="4F8E5E12" w14:textId="0E701751">
      <w:pPr>
        <w:spacing w:before="120" w:after="120" w:line="360" w:lineRule="auto"/>
        <w:rPr>
          <w:ins w:author="Rui André Vidal" w:date="2026-04-10T08:20:00Z" w16du:dateUtc="2026-04-10T08:20:01Z" w:id="826052038"/>
          <w:del w:author="Susana Margarida Gonçalves Silva Santos" w:date="2026-04-23T15:03:13.923Z" w16du:dateUtc="2026-04-23T15:03:13.923Z" w:id="1368369178"/>
          <w:lang w:val="pt"/>
        </w:rPr>
        <w:pPrChange w:author="Rui André Vidal" w:date="2026-04-10T08:20:00Z" w:id="993">
          <w:pPr/>
        </w:pPrChange>
      </w:pPr>
      <w:ins w:author="Rui André Vidal" w:date="2026-04-10T08:20:00Z" w16du:dateUtc="2026-04-10T08:20:01Z" w:id="1768727228">
        <w:del w:author="Susana Margarida Gonçalves Silva Santos" w:date="2026-04-23T15:03:13.924Z" w16du:dateUtc="2026-04-23T15:03:13.924Z" w:id="1949955512">
          <w:r w:rsidRPr="679F1546" w:rsidDel="028F39B6">
            <w:rPr>
              <w:lang w:val="pt"/>
            </w:rPr>
            <w:delText>8.</w:delText>
          </w:r>
          <w:r>
            <w:tab/>
          </w:r>
          <w:r w:rsidRPr="679F1546" w:rsidDel="028F39B6">
            <w:rPr>
              <w:lang w:val="pt"/>
            </w:rPr>
            <w:delText>A Comissão fica habilitada a adotar atos delegados nos termos do artigo 28.º que completem o presente regulamento, prevendo indicadores relativos ao comportamento e aspeto físico baseados nos animais, que devem ser usados pelos operadores para efeitos da monitorização a realizar em conformidade com o n.º 7 do presente artigo, assim como os métodos a usar pelos operadores para a sua medição.</w:delText>
          </w:r>
        </w:del>
      </w:ins>
    </w:p>
    <w:p w:rsidR="420E2B96" w:rsidP="420E2B96" w:rsidRDefault="420E2B96" w14:paraId="749A13D9" w14:textId="2C4CF7AE">
      <w:pPr>
        <w:tabs>
          <w:tab w:val="center" w:pos="2965"/>
          <w:tab w:val="center" w:pos="5009"/>
          <w:tab w:val="center" w:pos="6379"/>
        </w:tabs>
      </w:pPr>
    </w:p>
    <w:p w:rsidR="005101CF" w:rsidP="009E7E58" w:rsidRDefault="00A626AB" w14:paraId="15AB53EA" w14:textId="709C78EA">
      <w:pPr>
        <w:pStyle w:val="Ttulo3"/>
        <w:ind w:left="0" w:right="0" w:firstLine="0"/>
      </w:pPr>
      <w:bookmarkStart w:name="_Toc223954404" w:id="995"/>
      <w:r>
        <w:t>Artigo 13.º</w:t>
      </w:r>
    </w:p>
    <w:p w:rsidR="005101CF" w:rsidP="009E7E58" w:rsidRDefault="00A626AB" w14:paraId="22449E6C" w14:textId="4B5CE9C1">
      <w:pPr>
        <w:pStyle w:val="Ttulo3"/>
        <w:ind w:left="0" w:right="0" w:firstLine="0"/>
      </w:pPr>
      <w:r>
        <w:t>Condições dos alojamentos</w:t>
      </w:r>
      <w:bookmarkEnd w:id="995"/>
      <w:r>
        <w:t xml:space="preserve"> </w:t>
      </w:r>
    </w:p>
    <w:p w:rsidR="005101CF" w:rsidRDefault="00A626AB" w14:paraId="3D7E5334" w14:textId="77777777">
      <w:pPr>
        <w:numPr>
          <w:ilvl w:val="0"/>
          <w:numId w:val="56"/>
        </w:numPr>
        <w:ind w:left="300" w:right="136" w:hanging="173"/>
      </w:pPr>
      <w:r>
        <w:t>-</w:t>
      </w:r>
      <w:r>
        <w:rPr>
          <w:rFonts w:ascii="Arial" w:hAnsi="Arial" w:eastAsia="Arial" w:cs="Arial"/>
        </w:rPr>
        <w:t xml:space="preserve"> </w:t>
      </w:r>
      <w:r>
        <w:t xml:space="preserve">Os animais devem dispor de um espaço adequado às suas necessidades fisiológicas e etológicas, devendo o mesmo permitir: </w:t>
      </w:r>
    </w:p>
    <w:p w:rsidR="005101CF" w:rsidRDefault="00A626AB" w14:paraId="324AC4B0" w14:textId="77777777">
      <w:pPr>
        <w:numPr>
          <w:ilvl w:val="1"/>
          <w:numId w:val="56"/>
        </w:numPr>
        <w:spacing w:after="287" w:line="259" w:lineRule="auto"/>
        <w:ind w:right="136" w:hanging="360"/>
      </w:pPr>
      <w:r>
        <w:t xml:space="preserve">A prática de exercício físico adequado; </w:t>
      </w:r>
    </w:p>
    <w:p w:rsidR="005101CF" w:rsidRDefault="00A626AB" w14:paraId="796862C2" w14:textId="77777777">
      <w:pPr>
        <w:numPr>
          <w:ilvl w:val="1"/>
          <w:numId w:val="56"/>
        </w:numPr>
        <w:spacing w:after="286" w:line="259" w:lineRule="auto"/>
        <w:ind w:right="136" w:hanging="360"/>
      </w:pPr>
      <w:r>
        <w:t xml:space="preserve">A fuga e refúgio de animais sujeitos a agressão por parte de outros. </w:t>
      </w:r>
    </w:p>
    <w:p w:rsidR="005101CF" w:rsidRDefault="00A626AB" w14:paraId="34A1AFFA" w14:textId="77777777">
      <w:pPr>
        <w:numPr>
          <w:ilvl w:val="0"/>
          <w:numId w:val="56"/>
        </w:numPr>
        <w:ind w:left="300" w:right="136" w:hanging="173"/>
      </w:pPr>
      <w:r>
        <w:t>-</w:t>
      </w:r>
      <w:r>
        <w:rPr>
          <w:rFonts w:ascii="Arial" w:hAnsi="Arial" w:eastAsia="Arial" w:cs="Arial"/>
        </w:rPr>
        <w:t xml:space="preserve"> </w:t>
      </w:r>
      <w:r>
        <w:t xml:space="preserve">Os animais devem poder dispor de esconderijos para salvaguarda das suas necessidades de proteção, sempre que o desejarem. </w:t>
      </w:r>
    </w:p>
    <w:p w:rsidR="005101CF" w:rsidRDefault="00A626AB" w14:paraId="39E8DB45" w14:textId="77777777">
      <w:pPr>
        <w:numPr>
          <w:ilvl w:val="0"/>
          <w:numId w:val="56"/>
        </w:numPr>
        <w:ind w:left="300" w:right="136" w:hanging="173"/>
      </w:pPr>
      <w:r>
        <w:t>-</w:t>
      </w:r>
      <w:r>
        <w:rPr>
          <w:rFonts w:ascii="Arial" w:hAnsi="Arial" w:eastAsia="Arial" w:cs="Arial"/>
        </w:rPr>
        <w:t xml:space="preserve"> </w:t>
      </w:r>
      <w:r>
        <w:t xml:space="preserve">As fêmeas em período de incubação, de gestação ou com crias devem ser alojadas de forma a assegurarem a sua função reprodutiva natural em situação de bem-estar. </w:t>
      </w:r>
    </w:p>
    <w:p w:rsidR="005101CF" w:rsidRDefault="00A626AB" w14:paraId="3530AA8D" w14:textId="77777777">
      <w:pPr>
        <w:numPr>
          <w:ilvl w:val="0"/>
          <w:numId w:val="56"/>
        </w:numPr>
        <w:ind w:left="300" w:right="136" w:hanging="173"/>
      </w:pPr>
      <w:r>
        <w:t>-</w:t>
      </w:r>
      <w:r>
        <w:rPr>
          <w:rFonts w:ascii="Arial" w:hAnsi="Arial" w:eastAsia="Arial" w:cs="Arial"/>
        </w:rPr>
        <w:t xml:space="preserve"> </w:t>
      </w:r>
      <w:r>
        <w:t xml:space="preserve">As estruturas físicas das instalações, todo o equipamento nelas introduzido e a vegetação, não podem representar nenhum tipo de ameaça ao bem-estar dos animais, designadamente não podem possuir objetos ou equipamentos perigosos para os animais. </w:t>
      </w:r>
    </w:p>
    <w:p w:rsidR="005101CF" w:rsidRDefault="00A626AB" w14:paraId="270BBDD0" w14:textId="77777777">
      <w:pPr>
        <w:numPr>
          <w:ilvl w:val="0"/>
          <w:numId w:val="56"/>
        </w:numPr>
        <w:spacing w:after="116"/>
        <w:ind w:left="300" w:right="136" w:hanging="173"/>
      </w:pPr>
      <w:r>
        <w:t>-</w:t>
      </w:r>
      <w:r>
        <w:rPr>
          <w:rFonts w:ascii="Arial" w:hAnsi="Arial" w:eastAsia="Arial" w:cs="Arial"/>
        </w:rPr>
        <w:t xml:space="preserve"> </w:t>
      </w:r>
      <w:r>
        <w:t xml:space="preserve">As instalações devem ser equipadas de acordo com as necessidades específicas dos animais que albergam, com materiais e equipamento que estimulem a expressão dos comportamentos naturais, nomeadamente material para substrato, cama ou ninhos, ramos, buracos, locais para banhos e outros quaisquer adequados ao fim em vista. </w:t>
      </w:r>
    </w:p>
    <w:p w:rsidR="00CF1434" w:rsidRDefault="00CF1434" w14:paraId="2CA4E4C2" w14:textId="77777777">
      <w:pPr>
        <w:spacing w:after="230" w:line="259" w:lineRule="auto"/>
        <w:ind w:left="316" w:right="314" w:hanging="10"/>
        <w:jc w:val="center"/>
      </w:pPr>
    </w:p>
    <w:p w:rsidR="005101CF" w:rsidP="009E7E58" w:rsidRDefault="00A626AB" w14:paraId="25149516" w14:textId="03811A04">
      <w:pPr>
        <w:pStyle w:val="Ttulo3"/>
        <w:ind w:left="0" w:right="0" w:firstLine="0"/>
      </w:pPr>
      <w:bookmarkStart w:name="_Toc223954405" w:id="996"/>
      <w:r>
        <w:t xml:space="preserve">Artigo 14.º </w:t>
      </w:r>
    </w:p>
    <w:p w:rsidR="005101CF" w:rsidP="009E7E58" w:rsidRDefault="00A626AB" w14:paraId="5650F158" w14:textId="17F9CEDF">
      <w:pPr>
        <w:pStyle w:val="Ttulo3"/>
        <w:ind w:left="0" w:right="0" w:firstLine="0"/>
      </w:pPr>
      <w:r>
        <w:t>Fatores ambientais</w:t>
      </w:r>
      <w:bookmarkEnd w:id="996"/>
      <w:r>
        <w:t xml:space="preserve"> </w:t>
      </w:r>
    </w:p>
    <w:p w:rsidR="005101CF" w:rsidRDefault="00A626AB" w14:paraId="7A478EF0" w14:textId="77777777">
      <w:pPr>
        <w:numPr>
          <w:ilvl w:val="0"/>
          <w:numId w:val="57"/>
        </w:numPr>
        <w:ind w:left="300" w:right="136" w:hanging="173"/>
      </w:pPr>
      <w:r>
        <w:t>-</w:t>
      </w:r>
      <w:r>
        <w:rPr>
          <w:rFonts w:ascii="Arial" w:hAnsi="Arial" w:eastAsia="Arial" w:cs="Arial"/>
        </w:rPr>
        <w:t xml:space="preserve"> </w:t>
      </w:r>
      <w:r>
        <w:t xml:space="preserve">A temperatura, a ventilação e a luminosidade e obscuridade das instalações devem ser as adequadas à manutenção do conforto e bem-estar das espécies que albergam. </w:t>
      </w:r>
    </w:p>
    <w:p w:rsidR="005101CF" w:rsidP="00CF1434" w:rsidRDefault="00A626AB" w14:paraId="06F059F6" w14:textId="0A28B40F">
      <w:pPr>
        <w:numPr>
          <w:ilvl w:val="0"/>
          <w:numId w:val="57"/>
        </w:numPr>
        <w:ind w:left="300" w:right="136" w:hanging="173"/>
      </w:pPr>
      <w:r>
        <w:t>-</w:t>
      </w:r>
      <w:r>
        <w:rPr>
          <w:rFonts w:ascii="Arial" w:hAnsi="Arial" w:eastAsia="Arial" w:cs="Arial"/>
        </w:rPr>
        <w:t xml:space="preserve"> </w:t>
      </w:r>
      <w:r>
        <w:t xml:space="preserve">Os fatores ambientais referidos no número anterior devem ser adequados às necessidades específicas de animais quando em fase reprodutiva, recém-nascidos ou doentes. </w:t>
      </w:r>
    </w:p>
    <w:p w:rsidR="005101CF" w:rsidRDefault="00A626AB" w14:paraId="2221CAD8" w14:textId="77777777">
      <w:pPr>
        <w:numPr>
          <w:ilvl w:val="0"/>
          <w:numId w:val="58"/>
        </w:numPr>
        <w:ind w:left="300" w:right="136" w:hanging="173"/>
      </w:pPr>
      <w:r>
        <w:t>-</w:t>
      </w:r>
      <w:r>
        <w:rPr>
          <w:rFonts w:ascii="Arial" w:hAnsi="Arial" w:eastAsia="Arial" w:cs="Arial"/>
        </w:rPr>
        <w:t xml:space="preserve"> </w:t>
      </w:r>
      <w:r>
        <w:t xml:space="preserve">A luz deve ser preferencialmente natural, mas quando a luz artificial for imprescindível, esta deve ser o mais próxima possível do espectro da luz solar e deve respeitar o fotoperíodo natural do local onde o animal está instalado. </w:t>
      </w:r>
    </w:p>
    <w:p w:rsidR="005101CF" w:rsidRDefault="00A626AB" w14:paraId="056F75AC" w14:textId="77777777">
      <w:pPr>
        <w:numPr>
          <w:ilvl w:val="0"/>
          <w:numId w:val="58"/>
        </w:numPr>
        <w:ind w:left="300" w:right="136" w:hanging="173"/>
      </w:pPr>
      <w:r>
        <w:t>-</w:t>
      </w:r>
      <w:r>
        <w:rPr>
          <w:rFonts w:ascii="Arial" w:hAnsi="Arial" w:eastAsia="Arial" w:cs="Arial"/>
        </w:rPr>
        <w:t xml:space="preserve"> </w:t>
      </w:r>
      <w:r>
        <w:t xml:space="preserve">As instalações devem permitir uma adequada inspeção dos animais, devendo ainda existir equipamento alternativo, nomeadamente focos de luz, para o caso de falência do equipamento central. </w:t>
      </w:r>
    </w:p>
    <w:p w:rsidR="005101CF" w:rsidRDefault="00A626AB" w14:paraId="2001F99D" w14:textId="77777777">
      <w:pPr>
        <w:numPr>
          <w:ilvl w:val="0"/>
          <w:numId w:val="58"/>
        </w:numPr>
        <w:spacing w:after="114"/>
        <w:ind w:left="300" w:right="136" w:hanging="173"/>
      </w:pPr>
      <w:r>
        <w:t>-</w:t>
      </w:r>
      <w:r>
        <w:rPr>
          <w:rFonts w:ascii="Arial" w:hAnsi="Arial" w:eastAsia="Arial" w:cs="Arial"/>
        </w:rPr>
        <w:t xml:space="preserve"> </w:t>
      </w:r>
      <w:r>
        <w:t xml:space="preserve">Os tanques ou aquários devem possuir água de qualidade adequada aos animais que a utilizem, nomeadamente tratada por produtos ou substâncias que não prejudiquem a sua saúde. </w:t>
      </w:r>
    </w:p>
    <w:p w:rsidR="005101CF" w:rsidP="63EE49F9" w:rsidRDefault="00A626AB" w14:paraId="1A092FF0" w14:textId="64EAF940">
      <w:pPr>
        <w:pStyle w:val="Ttulo3"/>
        <w:ind w:left="0" w:right="0" w:firstLine="0"/>
        <w:rPr>
          <w:sz w:val="22"/>
          <w:szCs w:val="22"/>
          <w:vertAlign w:val="superscript"/>
        </w:rPr>
      </w:pPr>
      <w:bookmarkStart w:name="_Toc223954406" w:id="997"/>
      <w:r>
        <w:t>Artigo 15.</w:t>
      </w:r>
      <w:r w:rsidRPr="63EE49F9">
        <w:rPr>
          <w:sz w:val="22"/>
          <w:szCs w:val="22"/>
          <w:vertAlign w:val="superscript"/>
        </w:rPr>
        <w:t>o</w:t>
      </w:r>
      <w:r w:rsidRPr="63EE49F9" w:rsidR="3C334D22">
        <w:rPr>
          <w:sz w:val="22"/>
          <w:szCs w:val="22"/>
          <w:vertAlign w:val="superscript"/>
        </w:rPr>
        <w:t xml:space="preserve">  </w:t>
      </w:r>
    </w:p>
    <w:p w:rsidR="005101CF" w:rsidP="00ED39D2" w:rsidRDefault="3C334D22" w14:paraId="3840C3FE" w14:textId="563AE505">
      <w:pPr>
        <w:pStyle w:val="Ttulo3"/>
        <w:ind w:left="0" w:right="0" w:firstLine="0"/>
      </w:pPr>
      <w:r>
        <w:t>S</w:t>
      </w:r>
      <w:r w:rsidR="00A626AB">
        <w:t>istemas de proteção</w:t>
      </w:r>
      <w:bookmarkEnd w:id="997"/>
      <w:r w:rsidR="00A626AB">
        <w:t xml:space="preserve"> </w:t>
      </w:r>
    </w:p>
    <w:p w:rsidR="005101CF" w:rsidRDefault="00A626AB" w14:paraId="27ABAEC2" w14:textId="77777777">
      <w:pPr>
        <w:spacing w:after="114"/>
        <w:ind w:left="127" w:right="136" w:firstLine="0"/>
      </w:pPr>
      <w:r>
        <w:t>As instalações dos alojamentos de animais devem dispor de um sistema de proteção contra incêndios, alarme para aviso de avarias deste sistema e, ainda, dos equipamentos referidos no artigo anterior, quando se tratar de alojamentos em edifícios fechados e ainda, de outros</w:t>
      </w:r>
      <w:r>
        <w:rPr>
          <w:color w:val="FF00FF"/>
        </w:rPr>
        <w:t xml:space="preserve"> </w:t>
      </w:r>
      <w:r>
        <w:t xml:space="preserve">equipamentos em função das espécies, sempre que da sua falta possa resultar prejuízo para o bem-estar dos animais, ou a sua morte. </w:t>
      </w:r>
    </w:p>
    <w:p w:rsidR="00706F3C" w:rsidRDefault="00706F3C" w14:paraId="7A13A56E" w14:textId="77777777">
      <w:pPr>
        <w:spacing w:after="114"/>
        <w:ind w:left="127" w:right="136" w:firstLine="0"/>
      </w:pPr>
    </w:p>
    <w:p w:rsidR="005101CF" w:rsidP="00ED39D2" w:rsidRDefault="00A626AB" w14:paraId="13EF06E8" w14:textId="737EAACB">
      <w:pPr>
        <w:pStyle w:val="Ttulo3"/>
        <w:ind w:left="0" w:right="0" w:firstLine="0"/>
      </w:pPr>
      <w:bookmarkStart w:name="_Toc223954407" w:id="998"/>
      <w:r>
        <w:t xml:space="preserve">Artigo 16.º </w:t>
      </w:r>
    </w:p>
    <w:p w:rsidR="005101CF" w:rsidP="00ED39D2" w:rsidRDefault="00A626AB" w14:paraId="65813E6E" w14:textId="6A53E0A9">
      <w:pPr>
        <w:pStyle w:val="Ttulo3"/>
        <w:ind w:left="0" w:right="0" w:firstLine="0"/>
      </w:pPr>
      <w:r>
        <w:t>Carga e descarga de animais</w:t>
      </w:r>
      <w:bookmarkEnd w:id="998"/>
      <w:r>
        <w:t xml:space="preserve"> </w:t>
      </w:r>
    </w:p>
    <w:p w:rsidR="005101CF" w:rsidP="63EE49F9" w:rsidRDefault="00A626AB" w14:paraId="7284F93D" w14:textId="3873BF27">
      <w:pPr>
        <w:spacing w:after="116"/>
        <w:ind w:left="127" w:right="136" w:firstLine="0"/>
        <w:rPr>
          <w:rFonts w:ascii="Cambria" w:hAnsi="Cambria" w:eastAsia="Cambria" w:cs="Cambria"/>
          <w:sz w:val="32"/>
          <w:szCs w:val="32"/>
        </w:rPr>
      </w:pPr>
      <w:r>
        <w:t>As instalações dos alojamentos devem dispor, sempre que necessário, de estruturas e equipamentos adequados à carga ou à descarga dos animais dos meios de transporte, assegurando-se sempre que os mesmos não sejam maltratados ou derrubados durante aquelas operações e procurando-se minorar as situações que lhes possam provocar medo ou excitação desnecessários.</w:t>
      </w:r>
    </w:p>
    <w:p w:rsidR="005101CF" w:rsidRDefault="00A626AB" w14:paraId="725AA08E" w14:textId="77777777">
      <w:pPr>
        <w:spacing w:after="151" w:line="259" w:lineRule="auto"/>
        <w:ind w:left="142" w:right="0" w:firstLine="0"/>
        <w:jc w:val="left"/>
        <w:rPr>
          <w:rFonts w:ascii="Cambria" w:hAnsi="Cambria" w:eastAsia="Cambria" w:cs="Cambria"/>
        </w:rPr>
      </w:pPr>
      <w:r>
        <w:rPr>
          <w:rFonts w:ascii="Cambria" w:hAnsi="Cambria" w:eastAsia="Cambria" w:cs="Cambria"/>
        </w:rPr>
        <w:tab/>
      </w:r>
    </w:p>
    <w:p w:rsidR="005101CF" w:rsidP="00ED39D2" w:rsidRDefault="00A626AB" w14:paraId="5A7DA15E" w14:textId="581E6039">
      <w:pPr>
        <w:pStyle w:val="Ttulo3"/>
        <w:ind w:left="0" w:right="0" w:firstLine="0"/>
      </w:pPr>
      <w:bookmarkStart w:name="_Toc223954408" w:id="999"/>
      <w:r>
        <w:t>Artigo 17.º</w:t>
      </w:r>
    </w:p>
    <w:p w:rsidR="005101CF" w:rsidP="00ED39D2" w:rsidRDefault="00A626AB" w14:paraId="19FE3558" w14:textId="15E3A00D">
      <w:pPr>
        <w:pStyle w:val="Ttulo3"/>
        <w:ind w:left="0" w:right="0" w:firstLine="0"/>
      </w:pPr>
      <w:r>
        <w:t>Segurança de pessoas, animais e bens</w:t>
      </w:r>
      <w:bookmarkEnd w:id="999"/>
      <w:r>
        <w:t xml:space="preserve"> </w:t>
      </w:r>
    </w:p>
    <w:p w:rsidR="005101CF" w:rsidRDefault="08F96F30" w14:paraId="48513FA5" w14:textId="77777777">
      <w:pPr>
        <w:spacing w:after="114"/>
        <w:ind w:left="127" w:right="136" w:firstLine="0"/>
        <w:rPr>
          <w:ins w:author="Susana Margarida Gonçalves Silva Santos" w:date="2026-03-27T09:08:00Z" w16du:dateUtc="2026-03-27T09:08:54Z" w:id="1000"/>
        </w:rPr>
      </w:pPr>
      <w:r>
        <w:t xml:space="preserve">Os alojamentos devem assegurar que as espécies animais neles mantidas não possam causar quaisquer riscos para a saúde e para a segurança de pessoas, outros animais e bens. </w:t>
      </w:r>
    </w:p>
    <w:p w:rsidR="10E1C5B3" w:rsidP="10E1C5B3" w:rsidRDefault="10E1C5B3" w14:paraId="00D64AB7" w14:textId="171AD095">
      <w:pPr>
        <w:spacing w:after="114"/>
        <w:ind w:left="127" w:right="136" w:firstLine="0"/>
        <w:rPr>
          <w:ins w:author="Susana Margarida Gonçalves Silva Santos" w:date="2026-03-27T09:09:00Z" w16du:dateUtc="2026-03-27T09:09:04Z" w:id="1001"/>
        </w:rPr>
      </w:pPr>
    </w:p>
    <w:p w:rsidR="711F83E6" w:rsidP="10E1C5B3" w:rsidRDefault="711F83E6" w14:paraId="3CBCBCF2" w14:textId="31AC8F4E">
      <w:pPr>
        <w:spacing w:after="114"/>
        <w:ind w:left="127" w:right="136" w:firstLine="0"/>
        <w:rPr>
          <w:del w:author="Susana Margarida Gonçalves Silva Santos" w:date="2026-04-28T18:30:57.532Z" w16du:dateUtc="2026-04-28T18:30:57.532Z" w:id="1421597163"/>
        </w:rPr>
      </w:pPr>
    </w:p>
    <w:p w:rsidR="00CF1434" w:rsidRDefault="00CF1434" w14:paraId="077B196D" w14:textId="77777777">
      <w:pPr>
        <w:spacing w:after="230" w:line="259" w:lineRule="auto"/>
        <w:ind w:left="316" w:right="316" w:hanging="10"/>
        <w:jc w:val="center"/>
      </w:pPr>
    </w:p>
    <w:p w:rsidR="005101CF" w:rsidP="00ED39D2" w:rsidRDefault="00A626AB" w14:paraId="2898B564" w14:textId="729463E3">
      <w:pPr>
        <w:pStyle w:val="Ttulo2"/>
        <w:ind w:right="0"/>
      </w:pPr>
      <w:bookmarkStart w:name="_Toc223954409" w:id="1003"/>
      <w:r>
        <w:t>SUBSECÇÃO II</w:t>
      </w:r>
    </w:p>
    <w:p w:rsidR="005101CF" w:rsidP="00ED39D2" w:rsidRDefault="00A626AB" w14:paraId="3367BB6F" w14:textId="25925605">
      <w:pPr>
        <w:pStyle w:val="Ttulo2"/>
        <w:ind w:right="0"/>
      </w:pPr>
      <w:r>
        <w:t>Condições especiais para os alojamentos de reprodução, criação, manutenção e venda de animais de companhia</w:t>
      </w:r>
      <w:bookmarkEnd w:id="1003"/>
      <w:r>
        <w:t xml:space="preserve"> </w:t>
      </w:r>
    </w:p>
    <w:p w:rsidRPr="00ED39D2" w:rsidR="00ED39D2" w:rsidP="00ED39D2" w:rsidRDefault="00ED39D2" w14:paraId="12F204E8" w14:textId="77777777">
      <w:pPr>
        <w:rPr>
          <w:ins w:author="Rui André Vidal" w:date="2026-04-20T15:48:00Z" w16du:dateUtc="2026-04-20T15:48:23Z" w:id="1004"/>
        </w:rPr>
      </w:pPr>
    </w:p>
    <w:p w:rsidR="21C379FA" w:rsidRDefault="21C379FA" w14:paraId="08CB474A" w14:textId="0B46D302">
      <w:pPr>
        <w:rPr>
          <w:ins w:author="Rui André Vidal" w:date="2026-04-20T15:48:00Z" w16du:dateUtc="2026-04-20T15:48:45Z" w:id="1005"/>
        </w:rPr>
      </w:pPr>
      <w:ins w:author="Rui André Vidal" w:date="2026-04-20T15:48:00Z" w16du:dateUtc="2026-04-20T15:48:56Z" w:id="1006">
        <w:r>
          <w:t>Do Anexo I do Regulamento</w:t>
        </w:r>
      </w:ins>
    </w:p>
    <w:p w:rsidR="21C379FA" w:rsidP="55CC9BA4" w:rsidRDefault="21C379FA" w14:paraId="69A48714" w14:textId="1D079B07">
      <w:pPr>
        <w:rPr>
          <w:ins w:author="Rui André Vidal" w:date="2026-04-20T15:48:00Z" w16du:dateUtc="2026-04-20T15:48:28Z" w:id="1007"/>
          <w:rPrChange w:author="Rui André Vidal" w:date="2026-04-20T15:48:00Z" w:id="1008">
            <w:rPr>
              <w:ins w:author="Rui André Vidal" w:date="2026-04-20T15:48:00Z" w16du:dateUtc="2026-04-20T15:48:28Z" w:id="1009"/>
              <w:u w:val="single"/>
            </w:rPr>
          </w:rPrChange>
        </w:rPr>
      </w:pPr>
      <w:ins w:author="Rui André Vidal" w:date="2026-04-20T15:48:00Z" w16du:dateUtc="2026-04-20T15:48:28Z" w:id="1010">
        <w:r>
          <w:t>1.2.       Cada cachorro ou gatinho deve ser alimentado com colostro durante, pelo menos, os dois primeiros dias de vida. Posteriormente, deve ser alimentado com leite da respetiva mãe ou de uma cadela ou gata em lactação. Se tal não for possível, em razão de a mãe estar doente ou de, por outro motivo, não poder alimentar a sua cria ou de não poder fornecer leite suficiente, o cachorro ou gatinho deve ser alimentado com um substituto do leite concebido para cachorros e gatinhos. A frequência dessa alimentação deve respeitar as indicações do fabricante ou de um médico veterinário.</w:t>
        </w:r>
      </w:ins>
    </w:p>
    <w:p w:rsidR="21C379FA" w:rsidP="55CC9BA4" w:rsidRDefault="21C379FA" w14:paraId="498169C8" w14:textId="2296C6AC">
      <w:pPr>
        <w:rPr>
          <w:ins w:author="Rui André Vidal" w:date="2026-04-20T15:48:00Z" w16du:dateUtc="2026-04-20T15:48:28Z" w:id="1011"/>
          <w:rPrChange w:author="Rui André Vidal" w:date="2026-04-20T15:48:00Z" w:id="1012">
            <w:rPr>
              <w:ins w:author="Rui André Vidal" w:date="2026-04-20T15:48:00Z" w16du:dateUtc="2026-04-20T15:48:28Z" w:id="1013"/>
              <w:u w:val="single"/>
            </w:rPr>
          </w:rPrChange>
        </w:rPr>
      </w:pPr>
      <w:ins w:author="Rui André Vidal" w:date="2026-04-20T15:48:00Z" w16du:dateUtc="2026-04-20T15:48:28Z" w:id="1014">
        <w:r>
          <w:t>1.3.       Todos os cachorros e gatinhos não desmamados devem ser alimentados com uma quantidade de leite, de substituto do leite ou de uma combinação destes que seja suficiente para aumentar constantemente o peso corporal.</w:t>
        </w:r>
      </w:ins>
    </w:p>
    <w:p w:rsidR="21C379FA" w:rsidP="55CC9BA4" w:rsidRDefault="21C379FA" w14:paraId="6BEFE359" w14:textId="214C90B1">
      <w:pPr>
        <w:rPr>
          <w:ins w:author="Rui André Vidal" w:date="2026-04-20T15:48:00Z" w16du:dateUtc="2026-04-20T15:48:28Z" w:id="1015"/>
          <w:rPrChange w:author="Rui André Vidal" w:date="2026-04-20T15:48:00Z" w:id="1016">
            <w:rPr>
              <w:ins w:author="Rui André Vidal" w:date="2026-04-20T15:48:00Z" w16du:dateUtc="2026-04-20T15:48:28Z" w:id="1017"/>
              <w:u w:val="single"/>
            </w:rPr>
          </w:rPrChange>
        </w:rPr>
      </w:pPr>
      <w:ins w:author="Rui André Vidal" w:date="2026-04-20T15:48:00Z" w16du:dateUtc="2026-04-20T15:48:28Z" w:id="1018">
        <w:r>
          <w:t>1.4.       O desmame deve ser efetuado com a introdução gradual de alimentos sólidos, durante um período não inferior a sete dias, e não pode ser concluído antes das seis semanas de idade, tanto para os cachorros como para os gatinhos.</w:t>
        </w:r>
      </w:ins>
    </w:p>
    <w:p w:rsidR="55CC9BA4" w:rsidRDefault="55CC9BA4" w14:paraId="56D0056A" w14:textId="3CCE41BD">
      <w:pPr>
        <w:rPr>
          <w:ins w:author="Rui André Vidal" w:date="2026-04-20T15:48:00Z" w16du:dateUtc="2026-04-20T15:48:24Z" w:id="1019"/>
        </w:rPr>
      </w:pPr>
    </w:p>
    <w:p w:rsidR="55CC9BA4" w:rsidRDefault="55CC9BA4" w14:paraId="44B83D92" w14:textId="28DDCF93"/>
    <w:p w:rsidR="005101CF" w:rsidP="00BE5729" w:rsidRDefault="00A626AB" w14:paraId="1AEC9732" w14:textId="02BFBFFD">
      <w:pPr>
        <w:pStyle w:val="Ttulo3"/>
        <w:ind w:left="0" w:right="0" w:firstLine="0"/>
      </w:pPr>
      <w:bookmarkStart w:name="_Toc223954410" w:id="1020"/>
      <w:r>
        <w:t>Artigo 18.</w:t>
      </w:r>
      <w:r w:rsidRPr="63EE49F9">
        <w:rPr>
          <w:sz w:val="22"/>
          <w:szCs w:val="22"/>
          <w:vertAlign w:val="superscript"/>
        </w:rPr>
        <w:t>o</w:t>
      </w:r>
      <w:r>
        <w:t xml:space="preserve"> </w:t>
      </w:r>
    </w:p>
    <w:p w:rsidR="005101CF" w:rsidP="00BE5729" w:rsidRDefault="00A626AB" w14:paraId="47BB4995" w14:textId="1620C664">
      <w:pPr>
        <w:pStyle w:val="Ttulo3"/>
        <w:ind w:left="0" w:right="0" w:firstLine="0"/>
      </w:pPr>
      <w:r>
        <w:t>Instalações</w:t>
      </w:r>
      <w:bookmarkEnd w:id="1020"/>
      <w:r>
        <w:t xml:space="preserve"> </w:t>
      </w:r>
    </w:p>
    <w:p w:rsidR="005101CF" w:rsidRDefault="00A626AB" w14:paraId="7702AF71" w14:textId="77777777">
      <w:pPr>
        <w:numPr>
          <w:ilvl w:val="0"/>
          <w:numId w:val="59"/>
        </w:numPr>
        <w:ind w:right="136" w:hanging="168"/>
      </w:pPr>
      <w:r>
        <w:t>-</w:t>
      </w:r>
      <w:r>
        <w:rPr>
          <w:rFonts w:ascii="Arial" w:hAnsi="Arial" w:eastAsia="Arial" w:cs="Arial"/>
        </w:rPr>
        <w:t xml:space="preserve"> </w:t>
      </w:r>
      <w:r>
        <w:t xml:space="preserve">Os alojamentos que se destinem à reprodução, criação, manutenção ou venda de animais de companhia, devem possuir instalações individualizadas destinadas à armazenagem de alimentos e equipamento limpo e à lavagem e recolha de material. </w:t>
      </w:r>
    </w:p>
    <w:p w:rsidR="005101CF" w:rsidRDefault="00A626AB" w14:paraId="3D118BD8" w14:textId="77777777">
      <w:pPr>
        <w:numPr>
          <w:ilvl w:val="0"/>
          <w:numId w:val="59"/>
        </w:numPr>
        <w:ind w:right="136" w:hanging="168"/>
      </w:pPr>
      <w:r>
        <w:t>-</w:t>
      </w:r>
      <w:r>
        <w:rPr>
          <w:rFonts w:ascii="Arial" w:hAnsi="Arial" w:eastAsia="Arial" w:cs="Arial"/>
        </w:rPr>
        <w:t xml:space="preserve"> </w:t>
      </w:r>
      <w:r>
        <w:t xml:space="preserve">Os alojamentos para a reprodução e ou criação, para além do disposto no número anterior, devem possuir instalações individualizadas destinadas a maternidade e a criação até ao desmame, a quarentena, a enfermaria, ao manuseamento de alimentos se necessário e à higienização dos animais. </w:t>
      </w:r>
    </w:p>
    <w:p w:rsidR="005101CF" w:rsidP="00CF1434" w:rsidRDefault="00A626AB" w14:paraId="05299294" w14:textId="5D370D2C">
      <w:pPr>
        <w:numPr>
          <w:ilvl w:val="0"/>
          <w:numId w:val="59"/>
        </w:numPr>
        <w:spacing w:after="116"/>
        <w:ind w:right="136" w:hanging="168"/>
      </w:pPr>
      <w:r>
        <w:t>-</w:t>
      </w:r>
      <w:r>
        <w:rPr>
          <w:rFonts w:ascii="Arial" w:hAnsi="Arial" w:eastAsia="Arial" w:cs="Arial"/>
        </w:rPr>
        <w:t xml:space="preserve"> </w:t>
      </w:r>
      <w:r>
        <w:t>Sem prejuízo das disposições previstas no artigo 34.º, quando os detentores apenas detenham machos, que usem como reprodutores e desde que o seu número não ultrapasse o estipulado no artigo 11.º, ficam isentos do cumprimento das disposições do presente artigo, sem prejuízo de garantia que os novos reprodutores são mantidos em quarentena.</w:t>
      </w:r>
    </w:p>
    <w:p w:rsidR="005101CF" w:rsidRDefault="00A626AB" w14:paraId="26E8E746" w14:textId="77777777">
      <w:pPr>
        <w:numPr>
          <w:ilvl w:val="0"/>
          <w:numId w:val="60"/>
        </w:numPr>
        <w:ind w:left="300" w:right="136" w:hanging="173"/>
      </w:pPr>
      <w:r>
        <w:t>-</w:t>
      </w:r>
      <w:r>
        <w:rPr>
          <w:rFonts w:ascii="Arial" w:hAnsi="Arial" w:eastAsia="Arial" w:cs="Arial"/>
        </w:rPr>
        <w:t xml:space="preserve"> </w:t>
      </w:r>
      <w:r>
        <w:t xml:space="preserve">Os detentores de cães de caça ficam obrigados ao cumprimento das condições gerais de alojamento, sendo as condições específicas das instalações estabelecidas em portaria do membro do Governo responsável pela área da agricultura. </w:t>
      </w:r>
    </w:p>
    <w:p w:rsidR="005101CF" w:rsidRDefault="00A626AB" w14:paraId="4FFD220D" w14:textId="77777777">
      <w:pPr>
        <w:numPr>
          <w:ilvl w:val="0"/>
          <w:numId w:val="60"/>
        </w:numPr>
        <w:ind w:left="300" w:right="136" w:hanging="173"/>
      </w:pPr>
      <w:r>
        <w:t>-</w:t>
      </w:r>
      <w:r>
        <w:rPr>
          <w:rFonts w:ascii="Arial" w:hAnsi="Arial" w:eastAsia="Arial" w:cs="Arial"/>
        </w:rPr>
        <w:t xml:space="preserve"> </w:t>
      </w:r>
      <w:r>
        <w:t xml:space="preserve">Os hotéis para animais, para além do disposto no n.º 1, devem possuir instalações individualizadas para enfermaria, manuseamento de alimentos e higienização dos animais. </w:t>
      </w:r>
    </w:p>
    <w:p w:rsidR="005101CF" w:rsidRDefault="00A626AB" w14:paraId="3D101A59" w14:textId="77777777">
      <w:pPr>
        <w:numPr>
          <w:ilvl w:val="0"/>
          <w:numId w:val="60"/>
        </w:numPr>
        <w:ind w:left="300" w:right="136" w:hanging="173"/>
      </w:pPr>
      <w:r>
        <w:t>-</w:t>
      </w:r>
      <w:r>
        <w:rPr>
          <w:rFonts w:ascii="Arial" w:hAnsi="Arial" w:eastAsia="Arial" w:cs="Arial"/>
        </w:rPr>
        <w:t xml:space="preserve"> </w:t>
      </w:r>
      <w:r>
        <w:t xml:space="preserve">Os alojamentos referidos ao abrigo deste capítulo devem possuir estruturas e objetos que permitam enriquecer o meio ambiente, nomeadamente prateleiras, poleiros, ninhos, esconderijos e material para entretenimento dos animais conforme as espécies e o seu grau de desenvolvimento, consoante se trate de adultos, jovens ou fêmeas com ninhadas, devendo os alojamentos destinados a cães e gatos possuir também área de recreio, coberta ou descoberta. </w:t>
      </w:r>
    </w:p>
    <w:p w:rsidR="005101CF" w:rsidRDefault="00A626AB" w14:paraId="2DCFA911" w14:textId="77777777">
      <w:pPr>
        <w:numPr>
          <w:ilvl w:val="0"/>
          <w:numId w:val="60"/>
        </w:numPr>
        <w:spacing w:after="116"/>
        <w:ind w:left="300" w:right="136" w:hanging="173"/>
      </w:pPr>
      <w:r>
        <w:t>-</w:t>
      </w:r>
      <w:r>
        <w:rPr>
          <w:rFonts w:ascii="Arial" w:hAnsi="Arial" w:eastAsia="Arial" w:cs="Arial"/>
        </w:rPr>
        <w:t xml:space="preserve"> </w:t>
      </w:r>
      <w:r>
        <w:t xml:space="preserve">Os alojamentos a que se refere o n.º 1 devem obedecer aos parâmetros mínimos adequados à espécie, previstos no anexo II ao presente diploma, do qual faz parte integrante, para o caso dos cães e dos gatos, e em portaria do membro do Governo responsável pela área da agricultura, para outras espécies, podendo para o efeito considerar-se estruturas pré-fabricadas. </w:t>
      </w:r>
    </w:p>
    <w:p w:rsidR="005101CF" w:rsidP="00BE5729" w:rsidRDefault="5764284E" w14:paraId="2527F7CD" w14:textId="1C4D774C">
      <w:pPr>
        <w:pStyle w:val="Ttulo3"/>
        <w:ind w:left="0" w:right="0" w:firstLine="0"/>
      </w:pPr>
      <w:bookmarkStart w:name="_Toc223954411" w:id="1021"/>
      <w:commentRangeStart w:id="1022"/>
      <w:r>
        <w:t>Artigo 19.º</w:t>
      </w:r>
      <w:r w:rsidR="6C423457">
        <w:t xml:space="preserve"> </w:t>
      </w:r>
    </w:p>
    <w:p w:rsidR="005101CF" w:rsidP="00BE5729" w:rsidRDefault="00A626AB" w14:paraId="14B76B5D" w14:textId="2697FBDC">
      <w:pPr>
        <w:pStyle w:val="Ttulo3"/>
        <w:ind w:left="0" w:right="0" w:firstLine="0"/>
      </w:pPr>
      <w:r>
        <w:t>Pessoal auxiliar</w:t>
      </w:r>
      <w:bookmarkEnd w:id="1021"/>
      <w:r>
        <w:t xml:space="preserve"> </w:t>
      </w:r>
    </w:p>
    <w:p w:rsidR="005101CF" w:rsidRDefault="5764284E" w14:paraId="5B9E991D" w14:textId="77777777">
      <w:pPr>
        <w:spacing w:after="114"/>
        <w:ind w:left="127" w:right="136" w:firstLine="0"/>
        <w:rPr>
          <w:ins w:author="Rui André Vidal" w:date="2026-04-10T00:51:00Z" w16du:dateUtc="2026-04-10T00:51:29Z" w:id="1023"/>
        </w:rPr>
      </w:pPr>
      <w:r>
        <w:t xml:space="preserve">Os alojamentos devem dispor de pessoal auxiliar que possua os conhecimentos e a aptidão necessária para assegurar os cuidados adequados aos animais, o qual fica sob a orientação do médico veterinário responsável. </w:t>
      </w:r>
      <w:commentRangeEnd w:id="1022"/>
      <w:r w:rsidR="00A626AB">
        <w:rPr>
          <w:rStyle w:val="Refdecomentrio"/>
          <w:sz w:val="24"/>
          <w:szCs w:val="24"/>
        </w:rPr>
        <w:commentReference w:id="1022"/>
      </w:r>
    </w:p>
    <w:p w:rsidR="0E1A3A72" w:rsidP="420E2B96" w:rsidRDefault="0E1A3A72" w14:paraId="6FB6CD19" w14:textId="2A617FE5">
      <w:pPr>
        <w:spacing w:after="114"/>
        <w:ind w:left="127" w:right="136" w:firstLine="0"/>
        <w:rPr>
          <w:ins w:author="Rui André Vidal" w:date="2026-04-10T00:51:00Z" w16du:dateUtc="2026-04-10T00:51:35Z" w:id="1024"/>
        </w:rPr>
      </w:pPr>
      <w:ins w:author="Rui André Vidal" w:date="2026-04-10T00:51:00Z" w16du:dateUtc="2026-04-10T00:51:54Z" w:id="1025">
        <w:r>
          <w:t>Do Regulamento (Artigo 12 e 22)</w:t>
        </w:r>
      </w:ins>
      <w:commentRangeStart w:id="1026"/>
      <w:commentRangeStart w:id="1027"/>
      <w:commentRangeEnd w:id="1026"/>
      <w:r>
        <w:rPr>
          <w:rStyle w:val="Refdecomentrio"/>
          <w:sz w:val="24"/>
          <w:szCs w:val="24"/>
        </w:rPr>
        <w:commentReference w:id="1026"/>
      </w:r>
      <w:commentRangeEnd w:id="1027"/>
      <w:r>
        <w:rPr>
          <w:rStyle w:val="CommentReference"/>
        </w:rPr>
        <w:commentReference w:id="1027"/>
      </w:r>
    </w:p>
    <w:p w:rsidR="0E1A3A72" w:rsidP="420E2B96" w:rsidRDefault="0E1A3A72" w14:paraId="2A701C3E" w14:textId="52769B09">
      <w:pPr>
        <w:spacing w:after="116"/>
        <w:ind w:right="136"/>
        <w:rPr>
          <w:ins w:author="Rui André Vidal" w:date="2026-04-10T00:51:00Z" w16du:dateUtc="2026-04-10T00:51:35Z" w:id="1028"/>
        </w:rPr>
      </w:pPr>
      <w:ins w:author="Rui André Vidal" w:date="2026-04-10T00:51:00Z" w16du:dateUtc="2026-04-10T00:51:35Z" w:id="1029">
        <w:r>
          <w:t>1</w:t>
        </w:r>
        <w:r w:rsidRPr="55CC9BA4">
          <w:rPr>
            <w:highlight w:val="yellow"/>
          </w:rPr>
          <w:t xml:space="preserve">. </w:t>
        </w:r>
      </w:ins>
      <w:r w:rsidRPr="55CC9BA4" w:rsidR="797CEE7F">
        <w:rPr>
          <w:highlight w:val="yellow"/>
        </w:rPr>
        <w:t>Os tratadores</w:t>
      </w:r>
      <w:ins w:author="Rui André Vidal" w:date="2026-04-10T00:51:00Z" w16du:dateUtc="2026-04-10T00:51:35Z" w:id="1030">
        <w:r w:rsidRPr="55CC9BA4">
          <w:rPr>
            <w:highlight w:val="yellow"/>
          </w:rPr>
          <w:t xml:space="preserve"> de animais, com exceção dos voluntários em abrigos e dos estagiários que atuem sob a responsabilidade de um tratador de animais competente, devem possuir as seguintes competências no que diz respeito aos cães e gatos que manuseiam:</w:t>
        </w:r>
      </w:ins>
    </w:p>
    <w:p w:rsidR="0E1A3A72" w:rsidP="420E2B96" w:rsidRDefault="0E1A3A72" w14:paraId="3F60BC12" w14:textId="069FEC8A">
      <w:pPr>
        <w:spacing w:after="116"/>
        <w:ind w:right="136" w:firstLine="0"/>
        <w:rPr>
          <w:ins w:author="Rui André Vidal" w:date="2026-04-10T00:51:00Z" w16du:dateUtc="2026-04-10T00:51:35Z" w:id="1031"/>
          <w:highlight w:val="yellow"/>
        </w:rPr>
      </w:pPr>
      <w:ins w:author="Rui André Vidal" w:date="2026-04-10T00:51:00Z" w16du:dateUtc="2026-04-10T00:51:35Z" w:id="1032">
        <w:r>
          <w:t xml:space="preserve"> </w:t>
        </w:r>
        <w:r w:rsidRPr="420E2B96">
          <w:rPr>
            <w:highlight w:val="yellow"/>
          </w:rPr>
          <w:t>(a) compreensão do comportamento biológico dos animais e das respetivas necessidades fisiológicas e etológicas;</w:t>
        </w:r>
      </w:ins>
    </w:p>
    <w:p w:rsidR="0E1A3A72" w:rsidP="420E2B96" w:rsidRDefault="0E1A3A72" w14:paraId="604993F0" w14:textId="7F70F356">
      <w:pPr>
        <w:spacing w:after="116"/>
        <w:ind w:right="136"/>
        <w:rPr>
          <w:ins w:author="Rui André Vidal" w:date="2026-04-10T00:51:00Z" w16du:dateUtc="2026-04-10T00:51:35Z" w:id="1033"/>
          <w:highlight w:val="yellow"/>
        </w:rPr>
      </w:pPr>
      <w:ins w:author="Rui André Vidal" w:date="2026-04-10T00:51:00Z" w16du:dateUtc="2026-04-10T00:51:35Z" w:id="1034">
        <w:r>
          <w:t xml:space="preserve"> </w:t>
        </w:r>
        <w:r w:rsidRPr="420E2B96">
          <w:rPr>
            <w:highlight w:val="yellow"/>
          </w:rPr>
          <w:t>(b) capacidade para reconhecer as expressões dos animais, incluindo qualquer sinal de sofrimento, e para identificar e adotar as medidas de atenuação adequadas nesses casos;</w:t>
        </w:r>
        <w:r>
          <w:br/>
        </w:r>
        <w:r w:rsidRPr="420E2B96">
          <w:rPr>
            <w:highlight w:val="yellow"/>
          </w:rPr>
          <w:t>(c) capacidade para aplicar boas práticas de gestão animal, incluindo o condicionamento operante e o reforço positivo, para utilizar e manter o equipamento utilizado para os cães ou gatos sob o seu cuidado e para minimizar quaisquer riscos para o bem‑estar desses cães ou gatos, prevenindo o seu sofrimento;</w:t>
        </w:r>
        <w:r>
          <w:br/>
        </w:r>
        <w:r>
          <w:t xml:space="preserve"> </w:t>
        </w:r>
        <w:r w:rsidRPr="420E2B96">
          <w:rPr>
            <w:highlight w:val="yellow"/>
          </w:rPr>
          <w:t>(d) conhecimento das obrigações que lhes incumbem por força do presente regulamento (regime?)</w:t>
        </w:r>
        <w:r>
          <w:t xml:space="preserve"> </w:t>
        </w:r>
      </w:ins>
    </w:p>
    <w:p w:rsidR="0E1A3A72" w:rsidP="420E2B96" w:rsidRDefault="0E1A3A72" w14:paraId="2541A331" w14:textId="3619317E">
      <w:pPr>
        <w:spacing w:after="116"/>
        <w:ind w:right="136"/>
        <w:rPr>
          <w:ins w:author="Rui André Vidal" w:date="2026-04-10T00:51:00Z" w16du:dateUtc="2026-04-10T00:51:35Z" w:id="1035"/>
          <w:highlight w:val="yellow"/>
        </w:rPr>
      </w:pPr>
      <w:ins w:author="Rui André Vidal" w:date="2026-04-10T00:51:00Z" w16du:dateUtc="2026-04-10T00:51:35Z" w:id="1036">
        <w:r w:rsidRPr="420E2B96">
          <w:rPr>
            <w:highlight w:val="yellow"/>
          </w:rPr>
          <w:t>2. As competências referidas no n.º 1 podem ser adquiridas através de ensino, formação ou experiência profissional. Para determinar se um tratador animal tem as competências referidas no n.º 1 apenas serão tidos em conta o ensino, a formação ou a experiência profissional que se encontrem documentados.</w:t>
        </w:r>
      </w:ins>
    </w:p>
    <w:p w:rsidR="0E1A3A72" w:rsidP="55CC9BA4" w:rsidRDefault="0E1A3A72" w14:paraId="7BF9F4A7" w14:textId="5B30F063">
      <w:pPr>
        <w:spacing w:after="116"/>
        <w:ind w:right="136"/>
        <w:rPr>
          <w:highlight w:val="yellow"/>
        </w:rPr>
      </w:pPr>
      <w:ins w:author="Rui André Vidal" w:date="2026-04-10T00:51:00Z" w16du:dateUtc="2026-04-10T00:51:35Z" w:id="1037">
        <w:r w:rsidRPr="55CC9BA4">
          <w:rPr>
            <w:highlight w:val="yellow"/>
          </w:rPr>
          <w:t>3. Os operadores asseguram que, em cada estabelecimento, pelo menos um tratador de animais, que não seja voluntário nem estagiário, tenha concluído os cursos de formação a que se refere o artigo 22.º</w:t>
        </w:r>
      </w:ins>
      <w:r w:rsidRPr="55CC9BA4" w:rsidR="107D411F">
        <w:rPr>
          <w:highlight w:val="yellow"/>
        </w:rPr>
        <w:t>,</w:t>
      </w:r>
      <w:ins w:author="Susana Margarida Gonçalves Silva Santos" w:date="2026-04-16T10:51:00Z" w16du:dateUtc="2026-04-16T10:51:01Z" w:id="1038">
        <w:r w:rsidRPr="55CC9BA4" w:rsidR="107D411F">
          <w:rPr>
            <w:highlight w:val="yellow"/>
          </w:rPr>
          <w:t xml:space="preserve"> </w:t>
        </w:r>
      </w:ins>
      <w:r w:rsidRPr="55CC9BA4" w:rsidR="107D411F">
        <w:rPr>
          <w:highlight w:val="yellow"/>
        </w:rPr>
        <w:t>garantindo que esses conhecimentos são divulgados aos demais tratadores.</w:t>
      </w:r>
    </w:p>
    <w:p w:rsidR="0E1A3A72" w:rsidP="55CC9BA4" w:rsidRDefault="0E1A3A72" w14:paraId="5D2127CC" w14:textId="4AD51C00">
      <w:pPr>
        <w:spacing w:after="116"/>
        <w:ind w:right="136"/>
        <w:rPr>
          <w:ins w:author="Rui André Vidal" w:date="2026-04-10T00:51:00Z" w16du:dateUtc="2026-04-10T00:51:35Z" w:id="1039"/>
          <w:highlight w:val="yellow"/>
        </w:rPr>
      </w:pPr>
      <w:ins w:author="Rui André Vidal" w:date="2026-04-10T00:51:00Z" w16du:dateUtc="2026-04-10T00:51:35Z" w:id="1040">
        <w:r w:rsidRPr="55CC9BA4">
          <w:rPr>
            <w:highlight w:val="yellow"/>
          </w:rPr>
          <w:t>4. A Comissão adota atos de execução que estabeleçam requisitos mínimos relativos ao ensino formal, à formação ou à experiência profissional referidos no n.º 2 do presente artigo, necessários para determinar se um tratador de animais tem as competências a que se refere o n.º 1 e para os cursos de formação a que se refere o n.º 3.</w:t>
        </w:r>
        <w:r>
          <w:t xml:space="preserve"> </w:t>
        </w:r>
      </w:ins>
    </w:p>
    <w:p w:rsidR="0E1A3A72" w:rsidP="420E2B96" w:rsidRDefault="0E1A3A72" w14:paraId="36D5255C" w14:textId="58FD3F5E">
      <w:pPr>
        <w:spacing w:after="116"/>
        <w:ind w:right="136"/>
        <w:rPr>
          <w:ins w:author="Rui André Vidal" w:date="2026-04-10T00:51:00Z" w16du:dateUtc="2026-04-10T00:51:35Z" w:id="1041"/>
          <w:highlight w:val="yellow"/>
        </w:rPr>
      </w:pPr>
      <w:ins w:author="Rui André Vidal" w:date="2026-04-10T00:51:00Z" w16du:dateUtc="2026-04-10T00:51:35Z" w:id="1042">
        <w:r w:rsidRPr="420E2B96">
          <w:rPr>
            <w:highlight w:val="yellow"/>
          </w:rPr>
          <w:t>O ato de execução relativo aos cursos de formação a que se refere o n.º 3 é adotado até ... [três anos a contar da data de entrada em vigor do presente regulamento].</w:t>
        </w:r>
      </w:ins>
    </w:p>
    <w:p w:rsidR="0E1A3A72" w:rsidP="420E2B96" w:rsidRDefault="0E1A3A72" w14:paraId="57630B74" w14:textId="5C73F56F">
      <w:pPr>
        <w:spacing w:after="116"/>
        <w:ind w:right="136"/>
        <w:rPr>
          <w:ins w:author="Rui André Vidal" w:date="2026-04-10T00:51:00Z" w16du:dateUtc="2026-04-10T00:51:35Z" w:id="1043"/>
          <w:highlight w:val="yellow"/>
        </w:rPr>
      </w:pPr>
      <w:ins w:author="Rui André Vidal" w:date="2026-04-10T00:51:00Z" w16du:dateUtc="2026-04-10T00:51:35Z" w:id="1044">
        <w:r w:rsidRPr="420E2B96">
          <w:rPr>
            <w:highlight w:val="yellow"/>
          </w:rPr>
          <w:t>Os referidos atos de execução são adotados pelo procedimento de exame a que se refere o artigo 29.º</w:t>
        </w:r>
      </w:ins>
    </w:p>
    <w:p w:rsidR="0E1A3A72" w:rsidRDefault="0E1A3A72" w14:paraId="7511715A" w14:textId="16306848">
      <w:pPr>
        <w:spacing w:after="116"/>
        <w:ind w:right="136"/>
        <w:jc w:val="center"/>
        <w:rPr>
          <w:ins w:author="Susana Margarida Gonçalves Silva Santos" w:date="2026-04-16T10:56:00Z" w16du:dateUtc="2026-04-16T10:56:28Z" w:id="1045"/>
        </w:rPr>
        <w:pPrChange w:author="Susana Margarida Gonçalves Silva Santos" w:date="2026-04-16T10:56:00Z" w:id="1046">
          <w:pPr>
            <w:spacing w:after="116"/>
            <w:ind w:right="136"/>
          </w:pPr>
        </w:pPrChange>
      </w:pPr>
      <w:ins w:author="Rui André Vidal" w:date="2026-04-10T00:51:00Z" w16du:dateUtc="2026-04-10T00:51:35Z" w:id="1047">
        <w:r>
          <w:t xml:space="preserve">Artigo </w:t>
        </w:r>
        <w:del w:author="Susana Margarida Gonçalves Silva Santos" w:date="2026-04-16T10:57:00Z" w16du:dateUtc="2026-04-16T10:57:05Z" w:id="1048">
          <w:r w:rsidDel="0E1A3A72">
            <w:delText>22</w:delText>
          </w:r>
        </w:del>
      </w:ins>
      <w:ins w:author="Susana Margarida Gonçalves Silva Santos" w:date="2026-04-16T10:57:00Z" w16du:dateUtc="2026-04-16T10:57:06Z" w:id="1049">
        <w:r w:rsidR="12A764B6">
          <w:t>Xº</w:t>
        </w:r>
      </w:ins>
    </w:p>
    <w:p w:rsidR="12A764B6" w:rsidRDefault="12A764B6" w14:paraId="251C057D" w14:textId="600E23A8">
      <w:pPr>
        <w:spacing w:after="116"/>
        <w:ind w:right="136"/>
        <w:jc w:val="center"/>
        <w:rPr>
          <w:ins w:author="Rui André Vidal" w:date="2026-04-10T00:51:00Z" w16du:dateUtc="2026-04-10T00:51:35Z" w:id="1050"/>
        </w:rPr>
        <w:pPrChange w:author="Susana Margarida Gonçalves Silva Santos" w:date="2026-04-16T10:56:00Z" w:id="1051">
          <w:pPr>
            <w:spacing w:after="116"/>
            <w:ind w:right="136"/>
          </w:pPr>
        </w:pPrChange>
      </w:pPr>
      <w:ins w:author="Susana Margarida Gonçalves Silva Santos" w:date="2026-04-16T10:56:00Z" w16du:dateUtc="2026-04-16T10:56:32Z" w:id="1052">
        <w:r>
          <w:t>Formação</w:t>
        </w:r>
      </w:ins>
      <w:commentRangeStart w:id="1053"/>
      <w:commentRangeEnd w:id="1053"/>
      <w:r>
        <w:rPr>
          <w:rStyle w:val="Refdecomentrio"/>
          <w:sz w:val="24"/>
          <w:szCs w:val="24"/>
        </w:rPr>
        <w:commentReference w:id="1053"/>
      </w:r>
    </w:p>
    <w:p w:rsidR="0E1A3A72" w:rsidP="420E2B96" w:rsidRDefault="0E1A3A72" w14:paraId="5417B9D1" w14:textId="389FC07C">
      <w:pPr>
        <w:spacing w:after="116"/>
        <w:ind w:right="136"/>
        <w:rPr>
          <w:ins w:author="Rui André Vidal" w:date="2026-04-10T00:51:00Z" w16du:dateUtc="2026-04-10T00:51:35Z" w:id="1054"/>
          <w:highlight w:val="yellow"/>
        </w:rPr>
      </w:pPr>
      <w:ins w:author="Rui André Vidal" w:date="2026-04-10T00:51:00Z" w16du:dateUtc="2026-04-10T00:51:35Z" w:id="1055">
        <w:r w:rsidRPr="420E2B96">
          <w:rPr>
            <w:highlight w:val="yellow"/>
          </w:rPr>
          <w:t>1. Para efeitos do artigo Xº, as</w:t>
        </w:r>
        <w:r w:rsidRPr="420E2B96">
          <w:rPr>
            <w:b/>
            <w:bCs/>
            <w:highlight w:val="yellow"/>
          </w:rPr>
          <w:t xml:space="preserve"> </w:t>
        </w:r>
        <w:r w:rsidRPr="420E2B96">
          <w:rPr>
            <w:highlight w:val="yellow"/>
          </w:rPr>
          <w:t>autoridades competentes (DGAV) são responsáveis por:</w:t>
        </w:r>
      </w:ins>
    </w:p>
    <w:p w:rsidR="0E1A3A72" w:rsidP="420E2B96" w:rsidRDefault="0E1A3A72" w14:paraId="3EA49D1D" w14:textId="483ED0F4">
      <w:pPr>
        <w:spacing w:after="116"/>
        <w:ind w:right="136"/>
        <w:rPr>
          <w:ins w:author="Rui André Vidal" w:date="2026-04-10T00:51:00Z" w16du:dateUtc="2026-04-10T00:51:35Z" w:id="1056"/>
          <w:del w:author="Susana Margarida Gonçalves Silva Santos" w:date="2026-04-16T10:55:00Z" w16du:dateUtc="2026-04-16T10:55:02Z" w:id="1057"/>
          <w:highlight w:val="yellow"/>
        </w:rPr>
      </w:pPr>
      <w:ins w:author="Rui André Vidal" w:date="2026-04-10T00:51:00Z" w16du:dateUtc="2026-04-10T00:51:35Z" w:id="1058">
        <w:r w:rsidRPr="55CC9BA4">
          <w:rPr>
            <w:highlight w:val="yellow"/>
          </w:rPr>
          <w:t>a) Assegurar que existem cursos de formação disponíveis para cuidadores de animais;</w:t>
        </w:r>
      </w:ins>
      <w:ins w:author="Susana Margarida Gonçalves Silva Santos" w:date="2026-04-16T10:57:00Z" w16du:dateUtc="2026-04-16T10:57:34Z" w:id="1059">
        <w:r w:rsidRPr="55CC9BA4" w:rsidR="426C9513">
          <w:rPr>
            <w:highlight w:val="yellow"/>
          </w:rPr>
          <w:t xml:space="preserve"> Acautelar delegação.</w:t>
        </w:r>
      </w:ins>
    </w:p>
    <w:p w:rsidR="0E1A3A72" w:rsidP="420E2B96" w:rsidRDefault="0E1A3A72" w14:paraId="131C5386" w14:textId="74AFA60A">
      <w:pPr>
        <w:spacing w:after="116"/>
        <w:ind w:right="136"/>
        <w:rPr>
          <w:ins w:author="Rui André Vidal" w:date="2026-04-10T00:51:00Z" w16du:dateUtc="2026-04-10T00:51:35Z" w:id="1060"/>
          <w:highlight w:val="yellow"/>
        </w:rPr>
      </w:pPr>
      <w:ins w:author="Rui André Vidal" w:date="2026-04-10T00:51:00Z" w16du:dateUtc="2026-04-10T00:51:35Z" w:id="1061">
        <w:r w:rsidRPr="420E2B96">
          <w:rPr>
            <w:highlight w:val="yellow"/>
          </w:rPr>
          <w:t>b) Aprovar o conteúdo dos cursos de formação referidos na alínea a), tendo em conta os requisitos mínimos estabelecidos pelos atos de execução referidos no artigo 12.º, parágrafo 3;</w:t>
        </w:r>
      </w:ins>
    </w:p>
    <w:p w:rsidR="0E1A3A72" w:rsidP="420E2B96" w:rsidRDefault="0E1A3A72" w14:paraId="5C2CB7A7" w14:textId="5CFDA342">
      <w:pPr>
        <w:spacing w:after="116"/>
        <w:ind w:right="136"/>
        <w:rPr>
          <w:ins w:author="Rui André Vidal" w:date="2026-04-10T00:51:00Z" w16du:dateUtc="2026-04-10T00:51:35Z" w:id="1062"/>
          <w:highlight w:val="yellow"/>
        </w:rPr>
      </w:pPr>
      <w:ins w:author="Rui André Vidal" w:date="2026-04-10T00:51:00Z" w16du:dateUtc="2026-04-10T00:51:35Z" w:id="1063">
        <w:r w:rsidRPr="420E2B96">
          <w:rPr>
            <w:highlight w:val="yellow"/>
          </w:rPr>
          <w:t>c) Certificar os cuidadores de animais que completaram com sucesso os cursos de formação referidos na alínea a).</w:t>
        </w:r>
      </w:ins>
    </w:p>
    <w:p w:rsidR="0E1A3A72" w:rsidP="420E2B96" w:rsidRDefault="0E1A3A72" w14:paraId="31140B5F" w14:textId="3455F65A">
      <w:pPr>
        <w:spacing w:after="116"/>
        <w:ind w:right="136"/>
        <w:rPr>
          <w:ins w:author="Rui André Vidal" w:date="2026-04-10T00:51:00Z" w16du:dateUtc="2026-04-10T00:51:35Z" w:id="1064"/>
          <w:highlight w:val="yellow"/>
        </w:rPr>
      </w:pPr>
      <w:ins w:author="Rui André Vidal" w:date="2026-04-10T00:51:00Z" w16du:dateUtc="2026-04-10T00:51:35Z" w:id="1065">
        <w:r w:rsidRPr="420E2B96">
          <w:rPr>
            <w:highlight w:val="yellow"/>
          </w:rPr>
          <w:t>2. As autoridades competentes podem delegar a tarefa referida na alínea (c)</w:t>
        </w:r>
        <w:r>
          <w:t xml:space="preserve"> </w:t>
        </w:r>
      </w:ins>
    </w:p>
    <w:p w:rsidR="0E1A3A72" w:rsidP="420E2B96" w:rsidRDefault="0E1A3A72" w14:paraId="08EE212B" w14:textId="2BDFF94E">
      <w:pPr>
        <w:spacing w:after="116"/>
        <w:ind w:right="136"/>
        <w:rPr>
          <w:ins w:author="Rui André Vidal" w:date="2026-04-10T00:51:00Z" w16du:dateUtc="2026-04-10T00:51:35Z" w:id="1066"/>
          <w:highlight w:val="yellow"/>
        </w:rPr>
      </w:pPr>
      <w:ins w:author="Rui André Vidal" w:date="2026-04-10T00:51:00Z" w16du:dateUtc="2026-04-10T00:51:35Z" w:id="1067">
        <w:r w:rsidRPr="420E2B96">
          <w:rPr>
            <w:highlight w:val="yellow"/>
          </w:rPr>
          <w:t>3. O Centro de Referência da União Europeia para o Bem-Estar Animal designado em conformidade com o artigo 95.º do Regulamento (UE) 2017/625 pode desenvolver modelos de materiais de formação e recomendações para os fornecedores dos cursos de formação referidos no parágrafo 1.</w:t>
        </w:r>
      </w:ins>
    </w:p>
    <w:p w:rsidR="420E2B96" w:rsidP="420E2B96" w:rsidRDefault="420E2B96" w14:paraId="6DBF6A0F" w14:textId="2825F3B5">
      <w:pPr>
        <w:spacing w:after="114"/>
        <w:ind w:left="127" w:right="136" w:firstLine="0"/>
      </w:pPr>
    </w:p>
    <w:p w:rsidR="00CF1434" w:rsidRDefault="00CF1434" w14:paraId="5D8F5E68" w14:textId="77777777">
      <w:pPr>
        <w:spacing w:after="230" w:line="259" w:lineRule="auto"/>
        <w:ind w:left="316" w:right="315" w:hanging="10"/>
        <w:jc w:val="center"/>
      </w:pPr>
    </w:p>
    <w:p w:rsidR="005101CF" w:rsidP="00BE5729" w:rsidRDefault="00A626AB" w14:paraId="0385F065" w14:textId="0A5DD2A0">
      <w:pPr>
        <w:pStyle w:val="Ttulo3"/>
        <w:ind w:left="0" w:right="0" w:firstLine="0"/>
      </w:pPr>
      <w:bookmarkStart w:name="_Toc223954412" w:id="1068"/>
      <w:r>
        <w:t xml:space="preserve">Artigo 20.º </w:t>
      </w:r>
    </w:p>
    <w:p w:rsidR="005101CF" w:rsidP="00BE5729" w:rsidRDefault="00A626AB" w14:paraId="1F923E30" w14:textId="492C6112">
      <w:pPr>
        <w:pStyle w:val="Ttulo3"/>
        <w:ind w:left="0" w:right="0" w:firstLine="0"/>
      </w:pPr>
      <w:r>
        <w:t>Venda nos alojamentos de criação</w:t>
      </w:r>
      <w:bookmarkEnd w:id="1068"/>
      <w:r>
        <w:t xml:space="preserve"> </w:t>
      </w:r>
    </w:p>
    <w:p w:rsidR="005101CF" w:rsidRDefault="00A626AB" w14:paraId="486886B6" w14:textId="77777777">
      <w:pPr>
        <w:numPr>
          <w:ilvl w:val="0"/>
          <w:numId w:val="61"/>
        </w:numPr>
        <w:ind w:right="136" w:hanging="168"/>
      </w:pPr>
      <w:r>
        <w:t>-</w:t>
      </w:r>
      <w:r>
        <w:rPr>
          <w:rFonts w:ascii="Arial" w:hAnsi="Arial" w:eastAsia="Arial" w:cs="Arial"/>
        </w:rPr>
        <w:t xml:space="preserve"> </w:t>
      </w:r>
      <w:r>
        <w:t xml:space="preserve">A venda de animais de companhia nos alojamentos de reprodução ou criação de animais de companhia só é admitida desde que aqueles disponham de local separado, próprio para o efeito, que assegure as condições mínimas de saúde e bem-estar dos animais. </w:t>
      </w:r>
    </w:p>
    <w:p w:rsidR="005101CF" w:rsidRDefault="00A626AB" w14:paraId="6D04D4B3" w14:textId="77777777">
      <w:pPr>
        <w:numPr>
          <w:ilvl w:val="0"/>
          <w:numId w:val="61"/>
        </w:numPr>
        <w:ind w:right="136" w:hanging="168"/>
      </w:pPr>
      <w:r>
        <w:t>-</w:t>
      </w:r>
      <w:r>
        <w:rPr>
          <w:rFonts w:ascii="Arial" w:hAnsi="Arial" w:eastAsia="Arial" w:cs="Arial"/>
        </w:rPr>
        <w:t xml:space="preserve"> </w:t>
      </w:r>
      <w:r>
        <w:t xml:space="preserve">Sem prejuízo do cumprimento das normas relativas à profilaxia sanitária, os responsáveis pelos alojamentos de criação de animais de companhia, em particular de cães e de gatos, encontram-se obrigados a: </w:t>
      </w:r>
    </w:p>
    <w:p w:rsidR="005101CF" w:rsidRDefault="350E168B" w14:paraId="6D60B609" w14:textId="1AAC5CBB">
      <w:pPr>
        <w:numPr>
          <w:ilvl w:val="1"/>
          <w:numId w:val="61"/>
        </w:numPr>
        <w:ind w:right="136" w:hanging="294"/>
        <w:rPr>
          <w:del w:author="Maria Cristina Tavares Briosa" w:date="2026-03-25T18:53:00Z" w16du:dateUtc="2026-03-25T18:53:21Z" w:id="1069"/>
        </w:rPr>
      </w:pPr>
      <w:r>
        <w:t xml:space="preserve">Identificar e registar os animais em nome do criador quando estes sejam comercializados em lojas, fornecendo o boletim sanitário e o Documento de Registo;   </w:t>
      </w:r>
    </w:p>
    <w:p w:rsidR="005101CF" w:rsidRDefault="00A626AB" w14:paraId="32345D66" w14:textId="77777777">
      <w:pPr>
        <w:numPr>
          <w:ilvl w:val="1"/>
          <w:numId w:val="61"/>
        </w:numPr>
        <w:spacing w:after="0"/>
        <w:ind w:right="136" w:hanging="294"/>
      </w:pPr>
      <w:r>
        <w:t xml:space="preserve">Identificar e registar os animais em nome do comprador, quando a venda for efetuada no alojamento, com fornecimento do boletim sanitário e Documento de </w:t>
      </w:r>
    </w:p>
    <w:p w:rsidR="005101CF" w:rsidRDefault="00A626AB" w14:paraId="1DEFDBB6" w14:textId="77777777">
      <w:pPr>
        <w:spacing w:after="291" w:line="259" w:lineRule="auto"/>
        <w:ind w:left="862" w:right="136" w:firstLine="0"/>
      </w:pPr>
      <w:r>
        <w:t>Registo;</w:t>
      </w:r>
      <w:r>
        <w:rPr>
          <w:color w:val="FFCC00"/>
        </w:rPr>
        <w:t xml:space="preserve"> </w:t>
      </w:r>
      <w:r>
        <w:t xml:space="preserve"> </w:t>
      </w:r>
    </w:p>
    <w:p w:rsidR="5764284E" w:rsidP="2F871270" w:rsidRDefault="5764284E" w14:paraId="60D53794" w14:textId="7E0D12B6">
      <w:pPr>
        <w:numPr>
          <w:ilvl w:val="1"/>
          <w:numId w:val="61"/>
        </w:numPr>
        <w:ind w:right="136" w:hanging="294"/>
        <w:rPr>
          <w:rFonts w:ascii="Segoe UI" w:hAnsi="Segoe UI" w:eastAsia="Segoe UI" w:cs="Segoe UI"/>
          <w:i w:val="1"/>
          <w:iCs w:val="1"/>
          <w:color w:val="333333"/>
          <w:sz w:val="21"/>
          <w:szCs w:val="21"/>
        </w:rPr>
      </w:pPr>
      <w:r w:rsidR="382BBEC8">
        <w:rPr/>
        <w:t xml:space="preserve">Disponibilizar informação escrita sobre a espécie, que inclua cuidados gerais, alojamento, maneio, alimentação, bem como indicações relativas a obrigações legais do detentor, nomeadamente as que se referem à vacinação, esterilização, registo, licença, ou treino, sempre que aplicável; </w:t>
      </w:r>
    </w:p>
    <w:p w:rsidR="005101CF" w:rsidRDefault="00A626AB" w14:paraId="65CE7C4A" w14:textId="77777777">
      <w:pPr>
        <w:numPr>
          <w:ilvl w:val="1"/>
          <w:numId w:val="61"/>
        </w:numPr>
        <w:spacing w:after="286" w:line="259" w:lineRule="auto"/>
        <w:ind w:right="136" w:hanging="294"/>
      </w:pPr>
      <w:r>
        <w:t xml:space="preserve">Fornecer comprovativo de venda, com o nome do criador, espécie e raça; </w:t>
      </w:r>
    </w:p>
    <w:p w:rsidR="005101CF" w:rsidRDefault="00A626AB" w14:paraId="3D831347" w14:textId="77777777">
      <w:pPr>
        <w:numPr>
          <w:ilvl w:val="1"/>
          <w:numId w:val="61"/>
        </w:numPr>
        <w:spacing w:after="116"/>
        <w:ind w:right="136" w:hanging="294"/>
      </w:pPr>
      <w:r>
        <w:t>Disponibilizar ao comprador uma garantia de reembolso ou de substituição do animal doente ou falecido, em caso de aparecimento de doenças infectocontagiosas próprias da espécie, nos 8 dias subsequentes à venda, bem como de doenças congénitas</w:t>
      </w:r>
      <w:r>
        <w:rPr>
          <w:color w:val="3365FF"/>
        </w:rPr>
        <w:t xml:space="preserve"> </w:t>
      </w:r>
      <w:r>
        <w:t>próprias da espécie e raça,</w:t>
      </w:r>
      <w:r>
        <w:rPr>
          <w:color w:val="3365FF"/>
        </w:rPr>
        <w:t xml:space="preserve"> </w:t>
      </w:r>
      <w:r>
        <w:t xml:space="preserve">até um ano após a venda, desde que confirmadas por escrito, por um médico veterinário. </w:t>
      </w:r>
    </w:p>
    <w:p w:rsidR="00CF1434" w:rsidRDefault="00CF1434" w14:paraId="1F7928F3" w14:textId="77777777">
      <w:pPr>
        <w:spacing w:after="273" w:line="259" w:lineRule="auto"/>
        <w:ind w:left="316" w:right="323" w:hanging="10"/>
        <w:jc w:val="center"/>
      </w:pPr>
    </w:p>
    <w:p w:rsidR="005101CF" w:rsidP="007962B7" w:rsidRDefault="00A626AB" w14:paraId="31F9A331" w14:textId="5A6A9E53">
      <w:pPr>
        <w:pStyle w:val="Ttulo3"/>
        <w:ind w:left="0" w:right="0" w:firstLine="0"/>
      </w:pPr>
      <w:bookmarkStart w:name="_Toc223954413" w:id="1096"/>
      <w:r>
        <w:t>Artigo 21.</w:t>
      </w:r>
      <w:r w:rsidRPr="63EE49F9">
        <w:rPr>
          <w:sz w:val="22"/>
          <w:szCs w:val="22"/>
          <w:vertAlign w:val="superscript"/>
        </w:rPr>
        <w:t>o</w:t>
      </w:r>
      <w:r>
        <w:t xml:space="preserve"> </w:t>
      </w:r>
    </w:p>
    <w:p w:rsidR="005101CF" w:rsidP="007962B7" w:rsidRDefault="00A626AB" w14:paraId="0A76F4CF" w14:textId="3E25462E">
      <w:pPr>
        <w:pStyle w:val="Ttulo3"/>
        <w:ind w:left="0" w:right="0" w:firstLine="0"/>
      </w:pPr>
      <w:r>
        <w:t>Manutenção de registos</w:t>
      </w:r>
      <w:bookmarkEnd w:id="1096"/>
      <w:r>
        <w:t xml:space="preserve">  </w:t>
      </w:r>
    </w:p>
    <w:p w:rsidR="005101CF" w:rsidRDefault="00A626AB" w14:paraId="109A5170" w14:textId="77777777">
      <w:pPr>
        <w:numPr>
          <w:ilvl w:val="0"/>
          <w:numId w:val="62"/>
        </w:numPr>
        <w:ind w:right="136" w:hanging="188"/>
      </w:pPr>
      <w:r>
        <w:t>-</w:t>
      </w:r>
      <w:r>
        <w:rPr>
          <w:rFonts w:ascii="Arial" w:hAnsi="Arial" w:eastAsia="Arial" w:cs="Arial"/>
        </w:rPr>
        <w:t xml:space="preserve"> </w:t>
      </w:r>
      <w:r>
        <w:t xml:space="preserve">Os titulares da exploração dos alojamentos para hospedagem de animais de companhia, dos com fins médico-veterinários e dos centros de recolha, devem manter, pelo prazo de um ano, os seguintes registos: </w:t>
      </w:r>
    </w:p>
    <w:p w:rsidR="005101CF" w:rsidRDefault="00A626AB" w14:paraId="0B32FDEC" w14:textId="77777777">
      <w:pPr>
        <w:numPr>
          <w:ilvl w:val="1"/>
          <w:numId w:val="62"/>
        </w:numPr>
        <w:spacing w:after="286" w:line="259" w:lineRule="auto"/>
        <w:ind w:right="136" w:hanging="294"/>
      </w:pPr>
      <w:r>
        <w:t xml:space="preserve">A identificação do detentor do animal, designadamente nome e morada; </w:t>
      </w:r>
    </w:p>
    <w:p w:rsidR="005101CF" w:rsidRDefault="00A626AB" w14:paraId="3E43FE1B" w14:textId="77777777">
      <w:pPr>
        <w:numPr>
          <w:ilvl w:val="1"/>
          <w:numId w:val="62"/>
        </w:numPr>
        <w:ind w:right="136" w:hanging="294"/>
      </w:pPr>
      <w:r>
        <w:t xml:space="preserve">A identificação dos animais, nomeadamente o número de identificação, se aplicável, nome, espécie, raça, idade e quaisquer sinais particulares, sempre que aplicável; </w:t>
      </w:r>
    </w:p>
    <w:p w:rsidR="005101CF" w:rsidRDefault="00A626AB" w14:paraId="51783490" w14:textId="77777777">
      <w:pPr>
        <w:numPr>
          <w:ilvl w:val="1"/>
          <w:numId w:val="62"/>
        </w:numPr>
        <w:spacing w:after="288" w:line="259" w:lineRule="auto"/>
        <w:ind w:right="136" w:hanging="294"/>
      </w:pPr>
      <w:r>
        <w:t xml:space="preserve">O número de animais por espécie; </w:t>
      </w:r>
    </w:p>
    <w:p w:rsidR="005101CF" w:rsidRDefault="00A626AB" w14:paraId="0B856197" w14:textId="77777777">
      <w:pPr>
        <w:numPr>
          <w:ilvl w:val="1"/>
          <w:numId w:val="62"/>
        </w:numPr>
        <w:ind w:right="136" w:hanging="294"/>
      </w:pPr>
      <w:r>
        <w:t xml:space="preserve">O movimento mensal, nomeadamente registos relativos à origem e às datas das entradas, nascimentos, mortes e, ainda, datas de saída e destino dos animais.  </w:t>
      </w:r>
    </w:p>
    <w:p w:rsidR="005101CF" w:rsidRDefault="00A626AB" w14:paraId="16FD9934" w14:textId="77777777">
      <w:pPr>
        <w:numPr>
          <w:ilvl w:val="0"/>
          <w:numId w:val="62"/>
        </w:numPr>
        <w:ind w:right="136" w:hanging="188"/>
      </w:pPr>
      <w:r>
        <w:t>-</w:t>
      </w:r>
      <w:r>
        <w:rPr>
          <w:rFonts w:ascii="Arial" w:hAnsi="Arial" w:eastAsia="Arial" w:cs="Arial"/>
        </w:rPr>
        <w:t xml:space="preserve"> </w:t>
      </w:r>
      <w:r>
        <w:t xml:space="preserve">Excetuam-se do disposto na alínea a) do número anterior os alojamentos particulares, nomeadamente os pertença das associações de proteção animal, os destinados exclusivamente à venda de animais, os com fins higiénicos e os centros de recolha. </w:t>
      </w:r>
    </w:p>
    <w:p w:rsidR="005101CF" w:rsidRDefault="00A626AB" w14:paraId="19EB0DF9" w14:textId="77777777">
      <w:pPr>
        <w:numPr>
          <w:ilvl w:val="0"/>
          <w:numId w:val="62"/>
        </w:numPr>
        <w:ind w:right="136" w:hanging="188"/>
      </w:pPr>
      <w:r>
        <w:t>-</w:t>
      </w:r>
      <w:r>
        <w:rPr>
          <w:rFonts w:ascii="Arial" w:hAnsi="Arial" w:eastAsia="Arial" w:cs="Arial"/>
        </w:rPr>
        <w:t xml:space="preserve"> </w:t>
      </w:r>
      <w:r>
        <w:t xml:space="preserve">Excetuam-se do disposto nas alíneas c) e d) do n.º 1 os alojamentos de animais com fins higiénicos. </w:t>
      </w:r>
    </w:p>
    <w:p w:rsidR="005101CF" w:rsidRDefault="00A626AB" w14:paraId="6983D821" w14:textId="77777777">
      <w:pPr>
        <w:numPr>
          <w:ilvl w:val="0"/>
          <w:numId w:val="62"/>
        </w:numPr>
        <w:spacing w:after="113"/>
        <w:ind w:right="136" w:hanging="188"/>
      </w:pPr>
      <w:r>
        <w:t>-</w:t>
      </w:r>
      <w:r>
        <w:rPr>
          <w:rFonts w:ascii="Arial" w:hAnsi="Arial" w:eastAsia="Arial" w:cs="Arial"/>
        </w:rPr>
        <w:t xml:space="preserve"> </w:t>
      </w:r>
      <w:r>
        <w:t xml:space="preserve">O registo a que se refere o presente artigo deve estar disponível no local onde são mantidos os animais, podendo admitir-se, por motivos devidamente fundamentados e comprovados, que a apresentação seja diferida por um prazo não superior a 24 horas imediatas ao controlo. </w:t>
      </w:r>
    </w:p>
    <w:p w:rsidR="00706F3C" w:rsidP="00706F3C" w:rsidRDefault="00706F3C" w14:paraId="418CB659" w14:textId="77777777">
      <w:pPr>
        <w:spacing w:after="113"/>
        <w:ind w:left="315" w:right="136" w:firstLine="0"/>
      </w:pPr>
    </w:p>
    <w:p w:rsidR="005101CF" w:rsidP="007962B7" w:rsidRDefault="00A626AB" w14:paraId="258547C6" w14:textId="01266C57">
      <w:pPr>
        <w:pStyle w:val="Ttulo3"/>
        <w:ind w:left="0" w:right="0" w:firstLine="0"/>
      </w:pPr>
      <w:bookmarkStart w:name="_Toc223954414" w:id="1097"/>
      <w:r>
        <w:t>Artigo 22.</w:t>
      </w:r>
      <w:r w:rsidRPr="63EE49F9">
        <w:rPr>
          <w:sz w:val="22"/>
          <w:szCs w:val="22"/>
          <w:vertAlign w:val="superscript"/>
        </w:rPr>
        <w:t>o</w:t>
      </w:r>
    </w:p>
    <w:p w:rsidR="005101CF" w:rsidP="007962B7" w:rsidRDefault="00A626AB" w14:paraId="6FE97DD6" w14:textId="70AE05EE">
      <w:pPr>
        <w:pStyle w:val="Ttulo3"/>
        <w:ind w:left="0" w:right="0" w:firstLine="0"/>
      </w:pPr>
      <w:r>
        <w:t>Condições particulares para a manutenção de pequenos roedores e coelhos</w:t>
      </w:r>
      <w:bookmarkEnd w:id="1097"/>
      <w:r>
        <w:t xml:space="preserve"> </w:t>
      </w:r>
    </w:p>
    <w:p w:rsidR="005101CF" w:rsidP="00CF1434" w:rsidRDefault="00A626AB" w14:paraId="295730C5" w14:textId="739473DD">
      <w:pPr>
        <w:ind w:left="420" w:right="136"/>
      </w:pPr>
      <w:r>
        <w:t>1 -</w:t>
      </w:r>
      <w:r>
        <w:rPr>
          <w:rFonts w:ascii="Arial" w:hAnsi="Arial" w:eastAsia="Arial" w:cs="Arial"/>
        </w:rPr>
        <w:t xml:space="preserve"> </w:t>
      </w:r>
      <w:r>
        <w:t xml:space="preserve">As caixas onde os animais são colocados devem estar providas com material de cama em quantidade suficiente, adaptada às espécies em causa, o qual deve ser renovado regularmente. </w:t>
      </w:r>
    </w:p>
    <w:p w:rsidR="005101CF" w:rsidRDefault="00A626AB" w14:paraId="643DFFF5" w14:textId="77777777">
      <w:pPr>
        <w:numPr>
          <w:ilvl w:val="0"/>
          <w:numId w:val="63"/>
        </w:numPr>
        <w:ind w:right="136" w:hanging="164"/>
      </w:pPr>
      <w:r>
        <w:t>-</w:t>
      </w:r>
      <w:r>
        <w:rPr>
          <w:rFonts w:ascii="Arial" w:hAnsi="Arial" w:eastAsia="Arial" w:cs="Arial"/>
        </w:rPr>
        <w:t xml:space="preserve"> </w:t>
      </w:r>
      <w:r>
        <w:t xml:space="preserve">As medidas das caixas para pequenos roedores e coelhos devem obedecer aos parâmetros mínimos adequados à espécie, previstos em portaria do membro do Governo responsável pela área da agricultura. </w:t>
      </w:r>
    </w:p>
    <w:p w:rsidR="005101CF" w:rsidRDefault="00A626AB" w14:paraId="3991393D" w14:textId="77777777">
      <w:pPr>
        <w:numPr>
          <w:ilvl w:val="0"/>
          <w:numId w:val="63"/>
        </w:numPr>
        <w:spacing w:after="114"/>
        <w:ind w:right="136" w:hanging="164"/>
      </w:pPr>
      <w:r>
        <w:t>-</w:t>
      </w:r>
      <w:r>
        <w:rPr>
          <w:rFonts w:ascii="Arial" w:hAnsi="Arial" w:eastAsia="Arial" w:cs="Arial"/>
        </w:rPr>
        <w:t xml:space="preserve"> </w:t>
      </w:r>
      <w:r>
        <w:t xml:space="preserve">Ao planear a criação e ou manutenção deve ter-se em conta o crescimento potencial dos animais, a fim de ser assegurada a existência de um espaço apropriado, em conformidade com as medidas das caixas, nos termos previstos na portaria a que se refere o número anterior, durante todas as suas fases de desenvolvimento. </w:t>
      </w:r>
    </w:p>
    <w:p w:rsidR="00BF21D4" w:rsidP="00BF21D4" w:rsidRDefault="00BF21D4" w14:paraId="6A961497" w14:textId="77777777">
      <w:pPr>
        <w:spacing w:after="114"/>
        <w:ind w:left="291" w:right="136" w:firstLine="0"/>
      </w:pPr>
    </w:p>
    <w:p w:rsidR="005101CF" w:rsidP="007962B7" w:rsidRDefault="00A626AB" w14:paraId="414E98FB" w14:textId="0DAC5E23">
      <w:pPr>
        <w:pStyle w:val="Ttulo3"/>
        <w:ind w:left="0" w:right="0" w:firstLine="0"/>
      </w:pPr>
      <w:bookmarkStart w:name="_Toc223954415" w:id="1098"/>
      <w:r>
        <w:t>Artigo 23.</w:t>
      </w:r>
      <w:r w:rsidRPr="63EE49F9">
        <w:rPr>
          <w:sz w:val="22"/>
          <w:szCs w:val="22"/>
          <w:vertAlign w:val="superscript"/>
        </w:rPr>
        <w:t>o</w:t>
      </w:r>
      <w:r>
        <w:t xml:space="preserve"> </w:t>
      </w:r>
    </w:p>
    <w:p w:rsidR="005101CF" w:rsidP="007962B7" w:rsidRDefault="00A626AB" w14:paraId="26128199" w14:textId="21E162BA">
      <w:pPr>
        <w:pStyle w:val="Ttulo3"/>
        <w:ind w:left="0" w:right="0" w:firstLine="0"/>
      </w:pPr>
      <w:r>
        <w:t>Condições particulares para a manutenção de cães e gatos</w:t>
      </w:r>
      <w:bookmarkEnd w:id="1098"/>
      <w:r>
        <w:t xml:space="preserve"> </w:t>
      </w:r>
    </w:p>
    <w:p w:rsidR="005101CF" w:rsidRDefault="00A626AB" w14:paraId="2F028D6B" w14:textId="77777777">
      <w:pPr>
        <w:numPr>
          <w:ilvl w:val="0"/>
          <w:numId w:val="64"/>
        </w:numPr>
        <w:ind w:right="136" w:hanging="168"/>
      </w:pPr>
      <w:r>
        <w:t>-</w:t>
      </w:r>
      <w:r>
        <w:rPr>
          <w:rFonts w:ascii="Arial" w:hAnsi="Arial" w:eastAsia="Arial" w:cs="Arial"/>
        </w:rPr>
        <w:t xml:space="preserve"> </w:t>
      </w:r>
      <w:r>
        <w:t xml:space="preserve">O alojamento de cães e gatos deve obedecer às dimensões mínimas indicadas no anexo II ao presente diploma. </w:t>
      </w:r>
    </w:p>
    <w:p w:rsidR="005101CF" w:rsidRDefault="00A626AB" w14:paraId="0FF81C9D" w14:textId="77777777">
      <w:pPr>
        <w:numPr>
          <w:ilvl w:val="0"/>
          <w:numId w:val="64"/>
        </w:numPr>
        <w:ind w:right="136" w:hanging="168"/>
      </w:pPr>
      <w:r>
        <w:t>-</w:t>
      </w:r>
      <w:r>
        <w:rPr>
          <w:rFonts w:ascii="Arial" w:hAnsi="Arial" w:eastAsia="Arial" w:cs="Arial"/>
        </w:rPr>
        <w:t xml:space="preserve"> </w:t>
      </w:r>
      <w:r>
        <w:t xml:space="preserve">Os cães e gatos só podem ser expostos nos locais de venda a partir da oitava semana de idade e devem encontrar-se identificados eletronicamente em nome do criador. </w:t>
      </w:r>
    </w:p>
    <w:p w:rsidR="005101CF" w:rsidRDefault="00A626AB" w14:paraId="3C6E653D" w14:textId="77777777">
      <w:pPr>
        <w:numPr>
          <w:ilvl w:val="0"/>
          <w:numId w:val="64"/>
        </w:numPr>
        <w:ind w:right="136" w:hanging="168"/>
      </w:pPr>
      <w:r>
        <w:t>-</w:t>
      </w:r>
      <w:r>
        <w:rPr>
          <w:rFonts w:ascii="Arial" w:hAnsi="Arial" w:eastAsia="Arial" w:cs="Arial"/>
        </w:rPr>
        <w:t xml:space="preserve"> </w:t>
      </w:r>
      <w:r>
        <w:t xml:space="preserve">A manutenção de cães e gatos em gaiolas não pode ser superior a 15 dias, contados a partir da data de entrada no alojamento. </w:t>
      </w:r>
    </w:p>
    <w:p w:rsidR="005101CF" w:rsidRDefault="00A626AB" w14:paraId="722EA375" w14:textId="77777777">
      <w:pPr>
        <w:numPr>
          <w:ilvl w:val="0"/>
          <w:numId w:val="64"/>
        </w:numPr>
        <w:ind w:right="136" w:hanging="168"/>
      </w:pPr>
      <w:r>
        <w:t>-</w:t>
      </w:r>
      <w:r>
        <w:rPr>
          <w:rFonts w:ascii="Arial" w:hAnsi="Arial" w:eastAsia="Arial" w:cs="Arial"/>
        </w:rPr>
        <w:t xml:space="preserve"> </w:t>
      </w:r>
      <w:r>
        <w:t xml:space="preserve">Os cães e gatos confinados em gaiolas devem poder fazer exercício pelo menos uma vez por dia, o qual, no caso dos cães, deve ser feito em recinto exterior, coberto ou descoberto, com superfícies de exercício suficientemente grandes para permitir que os animais se movimentem livremente e com materiais para seu entretenimento. </w:t>
      </w:r>
    </w:p>
    <w:p w:rsidR="005101CF" w:rsidRDefault="00A626AB" w14:paraId="0241B898" w14:textId="77777777">
      <w:pPr>
        <w:numPr>
          <w:ilvl w:val="0"/>
          <w:numId w:val="64"/>
        </w:numPr>
        <w:ind w:right="136" w:hanging="168"/>
      </w:pPr>
      <w:r>
        <w:t>-</w:t>
      </w:r>
      <w:r>
        <w:rPr>
          <w:rFonts w:ascii="Arial" w:hAnsi="Arial" w:eastAsia="Arial" w:cs="Arial"/>
        </w:rPr>
        <w:t xml:space="preserve"> </w:t>
      </w:r>
      <w:r>
        <w:t xml:space="preserve">Os recintos para gatos devem estar sempre providos de tabuleiros para excrementos, de uma superfície de repouso e de estruturas e objetos que lhes permitam subir, afiar as garras, bem como entreter-se. </w:t>
      </w:r>
    </w:p>
    <w:p w:rsidR="005101CF" w:rsidRDefault="00A626AB" w14:paraId="2E5340B7" w14:textId="77777777">
      <w:pPr>
        <w:numPr>
          <w:ilvl w:val="0"/>
          <w:numId w:val="64"/>
        </w:numPr>
        <w:ind w:right="136" w:hanging="168"/>
      </w:pPr>
      <w:r>
        <w:t>-</w:t>
      </w:r>
      <w:r>
        <w:rPr>
          <w:rFonts w:ascii="Arial" w:hAnsi="Arial" w:eastAsia="Arial" w:cs="Arial"/>
        </w:rPr>
        <w:t xml:space="preserve"> </w:t>
      </w:r>
      <w:r>
        <w:t xml:space="preserve">Os recintos a que se refere o número anterior devem dispor de superfícies de repouso em diferentes níveis de altura aquando da manutenção de gatos. </w:t>
      </w:r>
    </w:p>
    <w:p w:rsidR="005101CF" w:rsidP="00CF1434" w:rsidRDefault="00A626AB" w14:paraId="430630B6" w14:textId="13D73052">
      <w:pPr>
        <w:numPr>
          <w:ilvl w:val="0"/>
          <w:numId w:val="64"/>
        </w:numPr>
        <w:spacing w:line="259" w:lineRule="auto"/>
        <w:ind w:right="136" w:hanging="168"/>
      </w:pPr>
      <w:r>
        <w:t>-</w:t>
      </w:r>
      <w:r>
        <w:rPr>
          <w:rFonts w:ascii="Arial" w:hAnsi="Arial" w:eastAsia="Arial" w:cs="Arial"/>
        </w:rPr>
        <w:t xml:space="preserve"> </w:t>
      </w:r>
      <w:r>
        <w:t xml:space="preserve">Não devem ser utilizados pavimentos de grades nas gaiolas. </w:t>
      </w:r>
    </w:p>
    <w:p w:rsidR="005101CF" w:rsidP="00CF1434" w:rsidRDefault="00A626AB" w14:paraId="5F8783E4" w14:textId="150C64D9">
      <w:pPr>
        <w:pStyle w:val="PargrafodaLista"/>
        <w:numPr>
          <w:ilvl w:val="0"/>
          <w:numId w:val="64"/>
        </w:numPr>
        <w:spacing w:after="115"/>
        <w:ind w:right="136"/>
      </w:pPr>
      <w:r>
        <w:t>-</w:t>
      </w:r>
      <w:r w:rsidRPr="00CF1434">
        <w:rPr>
          <w:rFonts w:ascii="Arial" w:hAnsi="Arial" w:eastAsia="Arial" w:cs="Arial"/>
        </w:rPr>
        <w:t xml:space="preserve"> </w:t>
      </w:r>
      <w:r>
        <w:t xml:space="preserve">Tendo em conta as grandes diferenças de tamanho e a fraca relação entre o tamanho e o peso das diferentes raças de cães, a altura da gaiola deve ser fixada em função da altura do corpo de cada animal medido à altura das espáduas. </w:t>
      </w:r>
    </w:p>
    <w:p w:rsidR="00CF1434" w:rsidP="00CF1434" w:rsidRDefault="00CF1434" w14:paraId="6BFAF16A" w14:textId="77777777">
      <w:pPr>
        <w:pStyle w:val="PargrafodaLista"/>
        <w:spacing w:after="115"/>
        <w:ind w:left="295" w:right="136" w:firstLine="0"/>
      </w:pPr>
    </w:p>
    <w:p w:rsidR="005101CF" w:rsidP="007962B7" w:rsidRDefault="00A626AB" w14:paraId="36325B29" w14:textId="075F0F26">
      <w:pPr>
        <w:pStyle w:val="Ttulo3"/>
        <w:ind w:left="0" w:right="0" w:firstLine="0"/>
      </w:pPr>
      <w:bookmarkStart w:name="_Toc223954416" w:id="1099"/>
      <w:r>
        <w:t>Artigo 24.</w:t>
      </w:r>
      <w:r w:rsidRPr="63EE49F9">
        <w:rPr>
          <w:sz w:val="22"/>
          <w:szCs w:val="22"/>
          <w:vertAlign w:val="superscript"/>
        </w:rPr>
        <w:t>o</w:t>
      </w:r>
      <w:r>
        <w:t xml:space="preserve"> </w:t>
      </w:r>
    </w:p>
    <w:p w:rsidR="005101CF" w:rsidP="007962B7" w:rsidRDefault="00CB19B6" w14:paraId="430EDCD7" w14:textId="1FA5AB98">
      <w:pPr>
        <w:pStyle w:val="Ttulo3"/>
        <w:ind w:left="0" w:right="0" w:firstLine="0"/>
      </w:pPr>
      <w:r>
        <w:t xml:space="preserve"> </w:t>
      </w:r>
      <w:r w:rsidR="00A626AB">
        <w:t>Condições particulares para a manutenção de aves</w:t>
      </w:r>
      <w:bookmarkEnd w:id="1099"/>
      <w:r w:rsidR="00A626AB">
        <w:t xml:space="preserve"> </w:t>
      </w:r>
    </w:p>
    <w:p w:rsidR="005101CF" w:rsidRDefault="00A626AB" w14:paraId="2C3B02BE" w14:textId="77777777">
      <w:pPr>
        <w:numPr>
          <w:ilvl w:val="0"/>
          <w:numId w:val="65"/>
        </w:numPr>
        <w:ind w:right="136" w:hanging="168"/>
      </w:pPr>
      <w:r>
        <w:t>-</w:t>
      </w:r>
      <w:r>
        <w:rPr>
          <w:rFonts w:ascii="Arial" w:hAnsi="Arial" w:eastAsia="Arial" w:cs="Arial"/>
        </w:rPr>
        <w:t xml:space="preserve"> </w:t>
      </w:r>
      <w:r>
        <w:t xml:space="preserve">As dimensões das gaiolas devem permitir que os pássaros possam bater as asas sem entrave. </w:t>
      </w:r>
    </w:p>
    <w:p w:rsidR="005101CF" w:rsidRDefault="00A626AB" w14:paraId="6EE4F64E" w14:textId="77777777">
      <w:pPr>
        <w:numPr>
          <w:ilvl w:val="0"/>
          <w:numId w:val="65"/>
        </w:numPr>
        <w:spacing w:after="286" w:line="259" w:lineRule="auto"/>
        <w:ind w:right="136" w:hanging="168"/>
      </w:pPr>
      <w:r>
        <w:t>-</w:t>
      </w:r>
      <w:r>
        <w:rPr>
          <w:rFonts w:ascii="Arial" w:hAnsi="Arial" w:eastAsia="Arial" w:cs="Arial"/>
        </w:rPr>
        <w:t xml:space="preserve"> </w:t>
      </w:r>
      <w:r>
        <w:t xml:space="preserve">As gaiolas devem estar equipadas com poleiros cujo diâmetro esteja adaptado às espécies. </w:t>
      </w:r>
    </w:p>
    <w:p w:rsidR="005101CF" w:rsidRDefault="00A626AB" w14:paraId="60CA12E2" w14:textId="77777777">
      <w:pPr>
        <w:numPr>
          <w:ilvl w:val="0"/>
          <w:numId w:val="65"/>
        </w:numPr>
        <w:ind w:right="136" w:hanging="168"/>
      </w:pPr>
      <w:r>
        <w:t>-</w:t>
      </w:r>
      <w:r>
        <w:rPr>
          <w:rFonts w:ascii="Arial" w:hAnsi="Arial" w:eastAsia="Arial" w:cs="Arial"/>
        </w:rPr>
        <w:t xml:space="preserve"> </w:t>
      </w:r>
      <w:r>
        <w:t xml:space="preserve">Os comedouros e os bebedouros devem ser colocados de forma a não serem sujos pelos excrementos. </w:t>
      </w:r>
    </w:p>
    <w:p w:rsidR="005101CF" w:rsidRDefault="00A626AB" w14:paraId="43434E61" w14:textId="77777777">
      <w:pPr>
        <w:numPr>
          <w:ilvl w:val="0"/>
          <w:numId w:val="65"/>
        </w:numPr>
        <w:ind w:right="136" w:hanging="168"/>
      </w:pPr>
      <w:r>
        <w:t>-</w:t>
      </w:r>
      <w:r>
        <w:rPr>
          <w:rFonts w:ascii="Arial" w:hAnsi="Arial" w:eastAsia="Arial" w:cs="Arial"/>
        </w:rPr>
        <w:t xml:space="preserve"> </w:t>
      </w:r>
      <w:r>
        <w:t xml:space="preserve">As aves devem ter a possibilidade de tomar banhos de areia ou de água consoante as suas necessidades, devendo, para isso, ter à sua disposição recipientes adequados, com areia ou água. </w:t>
      </w:r>
    </w:p>
    <w:p w:rsidR="005101CF" w:rsidRDefault="00A626AB" w14:paraId="0822B6C2" w14:textId="77777777">
      <w:pPr>
        <w:numPr>
          <w:ilvl w:val="0"/>
          <w:numId w:val="65"/>
        </w:numPr>
        <w:ind w:right="136" w:hanging="168"/>
      </w:pPr>
      <w:r>
        <w:t>-</w:t>
      </w:r>
      <w:r>
        <w:rPr>
          <w:rFonts w:ascii="Arial" w:hAnsi="Arial" w:eastAsia="Arial" w:cs="Arial"/>
        </w:rPr>
        <w:t xml:space="preserve"> </w:t>
      </w:r>
      <w:r>
        <w:t xml:space="preserve">As gaiolas de aves não devem localizar-se em locais com correntes de ar e devem ser bem iluminadas em todos os seus cantos. </w:t>
      </w:r>
    </w:p>
    <w:p w:rsidR="005101CF" w:rsidRDefault="00A626AB" w14:paraId="36C9E9F3" w14:textId="77777777">
      <w:pPr>
        <w:numPr>
          <w:ilvl w:val="0"/>
          <w:numId w:val="65"/>
        </w:numPr>
        <w:spacing w:after="286" w:line="259" w:lineRule="auto"/>
        <w:ind w:right="136" w:hanging="168"/>
      </w:pPr>
      <w:r>
        <w:t>-</w:t>
      </w:r>
      <w:r>
        <w:rPr>
          <w:rFonts w:ascii="Arial" w:hAnsi="Arial" w:eastAsia="Arial" w:cs="Arial"/>
        </w:rPr>
        <w:t xml:space="preserve"> </w:t>
      </w:r>
      <w:r>
        <w:t xml:space="preserve">O público, nas lojas de venda de animais, não pode ter acesso a todos os lados das gaiolas. </w:t>
      </w:r>
    </w:p>
    <w:p w:rsidR="005101CF" w:rsidRDefault="00A626AB" w14:paraId="7B20CEF7" w14:textId="77777777">
      <w:pPr>
        <w:numPr>
          <w:ilvl w:val="0"/>
          <w:numId w:val="65"/>
        </w:numPr>
        <w:ind w:right="136" w:hanging="168"/>
      </w:pPr>
      <w:r>
        <w:t>-</w:t>
      </w:r>
      <w:r>
        <w:rPr>
          <w:rFonts w:ascii="Arial" w:hAnsi="Arial" w:eastAsia="Arial" w:cs="Arial"/>
        </w:rPr>
        <w:t xml:space="preserve"> </w:t>
      </w:r>
      <w:r>
        <w:t xml:space="preserve">Para além das condições acima referidas, as gaiolas para pássaros cantores e pombos devem ser pelo menos quatro vezes mais compridas e duas vezes mais altas que o comprimento total da ave e, pelo menos, uma vez e meia mais largas que a medida da envergadura, sendo que, em caso de manutenção em casais ou em grupo, a largura das gaiolas deve ser de pelo menos o dobro da envergadura da ave. </w:t>
      </w:r>
    </w:p>
    <w:p w:rsidR="005101CF" w:rsidP="00CF1434" w:rsidRDefault="00A626AB" w14:paraId="00A4C24C" w14:textId="5416BFE1">
      <w:pPr>
        <w:numPr>
          <w:ilvl w:val="0"/>
          <w:numId w:val="65"/>
        </w:numPr>
        <w:ind w:right="136" w:hanging="168"/>
      </w:pPr>
      <w:r>
        <w:t>-</w:t>
      </w:r>
      <w:r>
        <w:rPr>
          <w:rFonts w:ascii="Arial" w:hAnsi="Arial" w:eastAsia="Arial" w:cs="Arial"/>
        </w:rPr>
        <w:t xml:space="preserve"> </w:t>
      </w:r>
      <w:r>
        <w:t xml:space="preserve">Nas gaiolas onde se mantenham aves em grupo é necessário instalar o mínimo de três poleiros em diferentes alturas e de forma a permitir que os animais sejam pouco incomodados no seu voo e que possam utilizar de forma adequada o espaço que têm à sua disposição. </w:t>
      </w:r>
      <w:r w:rsidRPr="00CF1434">
        <w:rPr>
          <w:rFonts w:ascii="Cambria" w:hAnsi="Cambria" w:eastAsia="Cambria" w:cs="Cambria"/>
          <w:sz w:val="32"/>
        </w:rPr>
        <w:tab/>
      </w:r>
    </w:p>
    <w:p w:rsidR="005101CF" w:rsidRDefault="00A626AB" w14:paraId="4BBE804D" w14:textId="4C6587D0">
      <w:pPr>
        <w:numPr>
          <w:ilvl w:val="0"/>
          <w:numId w:val="66"/>
        </w:numPr>
        <w:ind w:right="136" w:hanging="278"/>
      </w:pPr>
      <w:r>
        <w:t>-</w:t>
      </w:r>
      <w:r w:rsidRPr="63EE49F9">
        <w:rPr>
          <w:rFonts w:ascii="Arial" w:hAnsi="Arial" w:eastAsia="Arial" w:cs="Arial"/>
        </w:rPr>
        <w:t xml:space="preserve"> </w:t>
      </w:r>
      <w:r>
        <w:t xml:space="preserve">A taxa de ocupação tem de ser prevista </w:t>
      </w:r>
      <w:r w:rsidR="3D50BF40">
        <w:t>de forma que</w:t>
      </w:r>
      <w:r>
        <w:t xml:space="preserve"> os animais não se incomodem uns aos outros nos seus movimentos. </w:t>
      </w:r>
    </w:p>
    <w:p w:rsidR="005101CF" w:rsidRDefault="00A626AB" w14:paraId="664CE7A2" w14:textId="77777777">
      <w:pPr>
        <w:numPr>
          <w:ilvl w:val="0"/>
          <w:numId w:val="66"/>
        </w:numPr>
        <w:ind w:right="136" w:hanging="278"/>
      </w:pPr>
      <w:r>
        <w:t>-</w:t>
      </w:r>
      <w:r>
        <w:rPr>
          <w:rFonts w:ascii="Arial" w:hAnsi="Arial" w:eastAsia="Arial" w:cs="Arial"/>
        </w:rPr>
        <w:t xml:space="preserve"> </w:t>
      </w:r>
      <w:r>
        <w:t xml:space="preserve">Os pequenos pássaros exóticos devem dispor, cada um, de pelo menos duas vezes o espaço que ocupam sobre os poleiros, tendo em conta a sua envergadura individual. </w:t>
      </w:r>
    </w:p>
    <w:p w:rsidR="005101CF" w:rsidRDefault="00A626AB" w14:paraId="2F5F191B" w14:textId="77777777">
      <w:pPr>
        <w:numPr>
          <w:ilvl w:val="0"/>
          <w:numId w:val="66"/>
        </w:numPr>
        <w:ind w:right="136" w:hanging="278"/>
      </w:pPr>
      <w:r>
        <w:t>-</w:t>
      </w:r>
      <w:r>
        <w:rPr>
          <w:rFonts w:ascii="Arial" w:hAnsi="Arial" w:eastAsia="Arial" w:cs="Arial"/>
        </w:rPr>
        <w:t xml:space="preserve"> </w:t>
      </w:r>
      <w:r>
        <w:t xml:space="preserve">Para outros pássaros, o número de espécimes não pode ser superior ao número de poleiros existentes na gaiola. </w:t>
      </w:r>
    </w:p>
    <w:p w:rsidR="005101CF" w:rsidRDefault="00A626AB" w14:paraId="6E52DFD2" w14:textId="77777777">
      <w:pPr>
        <w:numPr>
          <w:ilvl w:val="0"/>
          <w:numId w:val="66"/>
        </w:numPr>
        <w:spacing w:after="287" w:line="259" w:lineRule="auto"/>
        <w:ind w:right="136" w:hanging="278"/>
      </w:pPr>
      <w:r>
        <w:t>-</w:t>
      </w:r>
      <w:r>
        <w:rPr>
          <w:rFonts w:ascii="Arial" w:hAnsi="Arial" w:eastAsia="Arial" w:cs="Arial"/>
        </w:rPr>
        <w:t xml:space="preserve"> </w:t>
      </w:r>
      <w:r>
        <w:t xml:space="preserve">O ambiente a fornecer a psitacídeos deve ainda obedecer às seguintes condições: </w:t>
      </w:r>
    </w:p>
    <w:p w:rsidR="005101CF" w:rsidRDefault="00A626AB" w14:paraId="7C617246" w14:textId="77777777">
      <w:pPr>
        <w:numPr>
          <w:ilvl w:val="1"/>
          <w:numId w:val="66"/>
        </w:numPr>
        <w:ind w:right="136" w:hanging="360"/>
      </w:pPr>
      <w:r>
        <w:t xml:space="preserve">Os espécimes deste grupo de aves não devem ser alojados isoladamente, a não ser na impossibilidade de se manterem em pares ou grupos, caso em que a atenção dos tratadores ou detentores para com estes animais terá de ser fortemente incrementada; </w:t>
      </w:r>
    </w:p>
    <w:p w:rsidR="005101CF" w:rsidRDefault="00A626AB" w14:paraId="4169D25A" w14:textId="77777777">
      <w:pPr>
        <w:numPr>
          <w:ilvl w:val="1"/>
          <w:numId w:val="66"/>
        </w:numPr>
        <w:ind w:right="136" w:hanging="360"/>
      </w:pPr>
      <w:r>
        <w:t xml:space="preserve">O local de alojamento tem de conter um recipiente com água limpa que permita aos animais banhar-se frequentemente; </w:t>
      </w:r>
    </w:p>
    <w:p w:rsidR="005101CF" w:rsidRDefault="00A626AB" w14:paraId="13B7A854" w14:textId="77777777">
      <w:pPr>
        <w:numPr>
          <w:ilvl w:val="1"/>
          <w:numId w:val="66"/>
        </w:numPr>
        <w:ind w:right="136" w:hanging="360"/>
      </w:pPr>
      <w:r>
        <w:t xml:space="preserve">A alimentação a fornecer aos animais tem de ser o mais diversificada possível para melhorar o seu estado nutricional e estimular as suas atividades exploratórias, pelo que a sua base alimentar deve ser complementada, nomeadamente com frutos e vegetais; </w:t>
      </w:r>
    </w:p>
    <w:p w:rsidR="005101CF" w:rsidRDefault="00A626AB" w14:paraId="07C16BFF" w14:textId="77777777">
      <w:pPr>
        <w:numPr>
          <w:ilvl w:val="1"/>
          <w:numId w:val="66"/>
        </w:numPr>
        <w:ind w:right="136" w:hanging="360"/>
      </w:pPr>
      <w:r>
        <w:t xml:space="preserve">Devem ser colocados objetos com substrato de madeira nos alojamentos, nomeadamente ramos, troncos, poleiros, vegetação e outros objetos de diversão, tais como bolas, em material inócuo para os animais. </w:t>
      </w:r>
    </w:p>
    <w:p w:rsidR="005101CF" w:rsidRDefault="00A626AB" w14:paraId="2258C212" w14:textId="77777777">
      <w:pPr>
        <w:numPr>
          <w:ilvl w:val="0"/>
          <w:numId w:val="66"/>
        </w:numPr>
        <w:spacing w:after="114"/>
        <w:ind w:right="136" w:hanging="278"/>
      </w:pPr>
      <w:r>
        <w:t>-</w:t>
      </w:r>
      <w:r>
        <w:rPr>
          <w:rFonts w:ascii="Arial" w:hAnsi="Arial" w:eastAsia="Arial" w:cs="Arial"/>
        </w:rPr>
        <w:t xml:space="preserve"> </w:t>
      </w:r>
      <w:r>
        <w:t xml:space="preserve">As dimensões para o alojamento de aves devem obedecer aos parâmetros mínimos adequados à espécie, os quais são previstos em portaria do membro do Governo responsável pela área da agricultura. </w:t>
      </w:r>
    </w:p>
    <w:p w:rsidR="00CF1434" w:rsidRDefault="00CF1434" w14:paraId="34F174C5" w14:textId="77777777">
      <w:pPr>
        <w:spacing w:after="230" w:line="259" w:lineRule="auto"/>
        <w:ind w:left="316" w:right="315" w:hanging="10"/>
        <w:jc w:val="center"/>
      </w:pPr>
    </w:p>
    <w:p w:rsidR="005101CF" w:rsidP="007962B7" w:rsidRDefault="00A626AB" w14:paraId="44655766" w14:textId="19D20560">
      <w:pPr>
        <w:pStyle w:val="Ttulo3"/>
        <w:ind w:left="0" w:right="0" w:firstLine="0"/>
      </w:pPr>
      <w:bookmarkStart w:name="_Toc223954417" w:id="1100"/>
      <w:r>
        <w:t xml:space="preserve">Artigo 25.º </w:t>
      </w:r>
    </w:p>
    <w:p w:rsidR="005101CF" w:rsidP="007962B7" w:rsidRDefault="00A626AB" w14:paraId="3B9FC16B" w14:textId="7AA9241D">
      <w:pPr>
        <w:pStyle w:val="Ttulo3"/>
        <w:ind w:left="0" w:right="0" w:firstLine="0"/>
      </w:pPr>
      <w:r>
        <w:t>Condições particulares para a manutenção de répteis</w:t>
      </w:r>
      <w:bookmarkEnd w:id="1100"/>
      <w:r>
        <w:t xml:space="preserve"> </w:t>
      </w:r>
    </w:p>
    <w:p w:rsidR="005101CF" w:rsidRDefault="00A626AB" w14:paraId="7ACC0567" w14:textId="77777777">
      <w:pPr>
        <w:spacing w:after="291" w:line="259" w:lineRule="auto"/>
        <w:ind w:left="127" w:right="136" w:firstLine="0"/>
      </w:pPr>
      <w:r>
        <w:t xml:space="preserve">Os alojamentos para a manutenção de répteis devem obedecer aos seguintes requisitos: </w:t>
      </w:r>
    </w:p>
    <w:p w:rsidR="005101CF" w:rsidRDefault="00A626AB" w14:paraId="7FF830F5" w14:textId="77777777">
      <w:pPr>
        <w:numPr>
          <w:ilvl w:val="0"/>
          <w:numId w:val="67"/>
        </w:numPr>
        <w:ind w:right="136" w:hanging="360"/>
      </w:pPr>
      <w:r>
        <w:t xml:space="preserve">Os terrários devem ser equipados com um mínimo de infraestruturas correspondentes às necessidades dos seus ocupantes, como, por exemplo, ramos para trepar, plantas vivas ou artificiais, recipientes como possibilidade de esconderijo, para-ventos, possibilidade de se banhar; </w:t>
      </w:r>
    </w:p>
    <w:p w:rsidR="005101CF" w:rsidRDefault="00A626AB" w14:paraId="6F7B209C" w14:textId="77777777">
      <w:pPr>
        <w:numPr>
          <w:ilvl w:val="0"/>
          <w:numId w:val="67"/>
        </w:numPr>
        <w:ind w:right="136" w:hanging="360"/>
      </w:pPr>
      <w:r>
        <w:t xml:space="preserve">A parte aquática dos recipientes para tartarugas deve ser aquecida através de calor irradiado, nomeadamente lâmpadas incandescentes e lâmpadas de aquecimento especiais; </w:t>
      </w:r>
    </w:p>
    <w:p w:rsidR="005101CF" w:rsidRDefault="00A626AB" w14:paraId="619EF961" w14:textId="77777777">
      <w:pPr>
        <w:numPr>
          <w:ilvl w:val="0"/>
          <w:numId w:val="67"/>
        </w:numPr>
        <w:ind w:right="136" w:hanging="360"/>
      </w:pPr>
      <w:r>
        <w:t xml:space="preserve">Os grupos de répteis devem ser manuseados de tal forma que os fatores de perturbação sejam reduzidos ao mínimo possível; </w:t>
      </w:r>
    </w:p>
    <w:p w:rsidR="005101CF" w:rsidRDefault="00A626AB" w14:paraId="2AD1F00E" w14:textId="77777777">
      <w:pPr>
        <w:numPr>
          <w:ilvl w:val="0"/>
          <w:numId w:val="67"/>
        </w:numPr>
        <w:ind w:right="136" w:hanging="360"/>
      </w:pPr>
      <w:r>
        <w:t xml:space="preserve">Os terrários de animais perigosos para as pessoas e outros animais devem poder ser fechados à chave, devendo todas as lojas de venda de animais que os alojem dispor de instruções de segurança e de emergência para salvaguarda da saúde pública; </w:t>
      </w:r>
    </w:p>
    <w:p w:rsidR="005101CF" w:rsidRDefault="00A626AB" w14:paraId="52F31F8D" w14:textId="77777777">
      <w:pPr>
        <w:numPr>
          <w:ilvl w:val="0"/>
          <w:numId w:val="67"/>
        </w:numPr>
        <w:ind w:right="136" w:hanging="360"/>
      </w:pPr>
      <w:r>
        <w:t xml:space="preserve">Cada recipiente só deve alojar uma espécie, sendo que, em certos casos, por razões de segurança, não se deve alojar mais de um animal por recipiente; </w:t>
      </w:r>
    </w:p>
    <w:p w:rsidR="005101CF" w:rsidRDefault="00A626AB" w14:paraId="540E5597" w14:textId="77777777">
      <w:pPr>
        <w:numPr>
          <w:ilvl w:val="0"/>
          <w:numId w:val="67"/>
        </w:numPr>
        <w:spacing w:after="114"/>
        <w:ind w:right="136" w:hanging="360"/>
      </w:pPr>
      <w:r>
        <w:t xml:space="preserve">As dimensões dos alojamentos de répteis devem obedecer aos parâmetros mínimos adequados à espécie, os quais são fixados por do diretor geral de Alimentação e Veterinária. </w:t>
      </w:r>
    </w:p>
    <w:p w:rsidR="005101CF" w:rsidP="00CF1434" w:rsidRDefault="00A626AB" w14:paraId="6967C84E" w14:textId="518DCC14">
      <w:pPr>
        <w:spacing w:after="0" w:line="259" w:lineRule="auto"/>
        <w:ind w:left="52" w:right="0" w:firstLine="0"/>
        <w:jc w:val="center"/>
      </w:pPr>
      <w:r>
        <w:t xml:space="preserve"> </w:t>
      </w:r>
    </w:p>
    <w:p w:rsidR="005101CF" w:rsidP="007962B7" w:rsidRDefault="00A626AB" w14:paraId="018AE583" w14:textId="5516E4D9">
      <w:pPr>
        <w:pStyle w:val="Ttulo3"/>
        <w:ind w:left="0" w:right="0" w:firstLine="0"/>
      </w:pPr>
      <w:bookmarkStart w:name="_Toc223954418" w:id="1101"/>
      <w:r>
        <w:t xml:space="preserve">Artigo 26.º </w:t>
      </w:r>
    </w:p>
    <w:p w:rsidR="005101CF" w:rsidP="007962B7" w:rsidRDefault="00A626AB" w14:paraId="34DF2902" w14:textId="38C7DC8E">
      <w:pPr>
        <w:pStyle w:val="Ttulo3"/>
        <w:ind w:left="0" w:right="0" w:firstLine="0"/>
      </w:pPr>
      <w:r>
        <w:t>Condições particulares para a manutenção de anfíbios</w:t>
      </w:r>
      <w:bookmarkEnd w:id="1101"/>
      <w:r>
        <w:t xml:space="preserve"> </w:t>
      </w:r>
    </w:p>
    <w:p w:rsidR="005101CF" w:rsidRDefault="00A626AB" w14:paraId="7034EFC4" w14:textId="77777777">
      <w:pPr>
        <w:spacing w:after="291" w:line="259" w:lineRule="auto"/>
        <w:ind w:left="127" w:right="136" w:firstLine="0"/>
      </w:pPr>
      <w:r>
        <w:t xml:space="preserve">As condições para a manutenção dos anfíbios são as seguintes: </w:t>
      </w:r>
    </w:p>
    <w:p w:rsidR="005101CF" w:rsidRDefault="00A626AB" w14:paraId="39DF1B54" w14:textId="77777777">
      <w:pPr>
        <w:numPr>
          <w:ilvl w:val="0"/>
          <w:numId w:val="68"/>
        </w:numPr>
        <w:spacing w:after="0"/>
        <w:ind w:right="136" w:hanging="360"/>
      </w:pPr>
      <w:r>
        <w:t xml:space="preserve">Nos recipientes que só dispõem de parte aquática podem deter-se tritões durante a sua fase de reprodução, rãs </w:t>
      </w:r>
      <w:r>
        <w:rPr>
          <w:i/>
        </w:rPr>
        <w:t>Xenopus</w:t>
      </w:r>
      <w:r>
        <w:t xml:space="preserve"> e sapos </w:t>
      </w:r>
      <w:r>
        <w:rPr>
          <w:i/>
        </w:rPr>
        <w:t>Pipa pipa</w:t>
      </w:r>
      <w:r>
        <w:t xml:space="preserve">, devendo os mesmos para o seu alojamento dispor das dimensões mínimas previstas em portaria do membro do </w:t>
      </w:r>
    </w:p>
    <w:p w:rsidR="005101CF" w:rsidRDefault="00A626AB" w14:paraId="3F28395C" w14:textId="77777777">
      <w:pPr>
        <w:spacing w:after="291" w:line="259" w:lineRule="auto"/>
        <w:ind w:left="862" w:right="136" w:firstLine="0"/>
      </w:pPr>
      <w:r>
        <w:t xml:space="preserve">Governo responsável pela área da agricultura; </w:t>
      </w:r>
    </w:p>
    <w:p w:rsidR="005101CF" w:rsidRDefault="00A626AB" w14:paraId="052D6215" w14:textId="77777777">
      <w:pPr>
        <w:numPr>
          <w:ilvl w:val="0"/>
          <w:numId w:val="68"/>
        </w:numPr>
        <w:spacing w:after="116"/>
        <w:ind w:right="136" w:hanging="360"/>
      </w:pPr>
      <w:r>
        <w:t xml:space="preserve">Os outros anfíbios correntemente comercializados necessitam de aquiterrários que devem estar conformes com os parâmetros mínimos adequados à espécie, os quais são previstos em portaria do membro do Governo responsável pela área da agricultura. </w:t>
      </w:r>
    </w:p>
    <w:p w:rsidR="00BF21D4" w:rsidP="00BF21D4" w:rsidRDefault="00BF21D4" w14:paraId="2801FECA" w14:textId="77777777">
      <w:pPr>
        <w:spacing w:after="116"/>
        <w:ind w:left="862" w:right="136" w:firstLine="0"/>
      </w:pPr>
    </w:p>
    <w:p w:rsidR="005101CF" w:rsidP="007962B7" w:rsidRDefault="00A626AB" w14:paraId="525B8B55" w14:textId="48169612">
      <w:pPr>
        <w:pStyle w:val="Ttulo3"/>
        <w:ind w:left="0" w:right="0" w:firstLine="0"/>
      </w:pPr>
      <w:bookmarkStart w:name="_Toc223954419" w:id="1102"/>
      <w:r>
        <w:t xml:space="preserve">Artigo 27.º </w:t>
      </w:r>
    </w:p>
    <w:p w:rsidR="005101CF" w:rsidP="007962B7" w:rsidRDefault="00A626AB" w14:paraId="779D8027" w14:textId="7D1C906B">
      <w:pPr>
        <w:pStyle w:val="Ttulo3"/>
        <w:ind w:left="0" w:right="0" w:firstLine="0"/>
      </w:pPr>
      <w:r>
        <w:t>Condições particulares para a manutenção de peixes</w:t>
      </w:r>
      <w:bookmarkEnd w:id="1102"/>
      <w:r>
        <w:t xml:space="preserve"> </w:t>
      </w:r>
    </w:p>
    <w:p w:rsidR="005101CF" w:rsidRDefault="00A626AB" w14:paraId="704A5778" w14:textId="77777777">
      <w:pPr>
        <w:spacing w:after="290" w:line="259" w:lineRule="auto"/>
        <w:ind w:left="127" w:right="136" w:firstLine="0"/>
      </w:pPr>
      <w:r>
        <w:t xml:space="preserve">A manutenção de peixes deve obedecer às seguintes condições: </w:t>
      </w:r>
    </w:p>
    <w:p w:rsidR="005101CF" w:rsidRDefault="00A626AB" w14:paraId="6F0A87CF" w14:textId="77777777">
      <w:pPr>
        <w:numPr>
          <w:ilvl w:val="0"/>
          <w:numId w:val="69"/>
        </w:numPr>
        <w:spacing w:after="287" w:line="259" w:lineRule="auto"/>
        <w:ind w:right="136" w:hanging="188"/>
      </w:pPr>
      <w:r>
        <w:t>-</w:t>
      </w:r>
      <w:r>
        <w:rPr>
          <w:rFonts w:ascii="Arial" w:hAnsi="Arial" w:eastAsia="Arial" w:cs="Arial"/>
        </w:rPr>
        <w:t xml:space="preserve"> </w:t>
      </w:r>
      <w:r>
        <w:t xml:space="preserve">Em cada aquário devem ser indicados os seguintes dados: </w:t>
      </w:r>
    </w:p>
    <w:p w:rsidR="005101CF" w:rsidRDefault="00A626AB" w14:paraId="0208FBBA" w14:textId="77777777">
      <w:pPr>
        <w:numPr>
          <w:ilvl w:val="1"/>
          <w:numId w:val="69"/>
        </w:numPr>
        <w:spacing w:after="286" w:line="259" w:lineRule="auto"/>
        <w:ind w:right="136" w:hanging="360"/>
      </w:pPr>
      <w:r>
        <w:t xml:space="preserve">O nome científico dos peixes, sempre que possível; </w:t>
      </w:r>
    </w:p>
    <w:p w:rsidR="005101CF" w:rsidRDefault="00A626AB" w14:paraId="2DADB4DC" w14:textId="77777777">
      <w:pPr>
        <w:numPr>
          <w:ilvl w:val="1"/>
          <w:numId w:val="69"/>
        </w:numPr>
        <w:spacing w:after="287" w:line="259" w:lineRule="auto"/>
        <w:ind w:right="136" w:hanging="360"/>
      </w:pPr>
      <w:r>
        <w:t xml:space="preserve">O grau de salinidade ou a densidade da água quando se trata de água do mar; </w:t>
      </w:r>
    </w:p>
    <w:p w:rsidR="005101CF" w:rsidRDefault="00A626AB" w14:paraId="7C002ECB" w14:textId="77777777">
      <w:pPr>
        <w:numPr>
          <w:ilvl w:val="1"/>
          <w:numId w:val="69"/>
        </w:numPr>
        <w:spacing w:after="286" w:line="259" w:lineRule="auto"/>
        <w:ind w:right="136" w:hanging="360"/>
      </w:pPr>
      <w:r>
        <w:t xml:space="preserve">O </w:t>
      </w:r>
      <w:r>
        <w:rPr>
          <w:i/>
        </w:rPr>
        <w:t xml:space="preserve">pH </w:t>
      </w:r>
      <w:r>
        <w:t xml:space="preserve">quando se trata de água doce; </w:t>
      </w:r>
    </w:p>
    <w:p w:rsidR="005101CF" w:rsidRDefault="00A626AB" w14:paraId="2E100E8B" w14:textId="77777777">
      <w:pPr>
        <w:numPr>
          <w:ilvl w:val="1"/>
          <w:numId w:val="69"/>
        </w:numPr>
        <w:spacing w:after="287" w:line="259" w:lineRule="auto"/>
        <w:ind w:right="136" w:hanging="360"/>
      </w:pPr>
      <w:r>
        <w:t xml:space="preserve">A dureza </w:t>
      </w:r>
      <w:r>
        <w:rPr>
          <w:i/>
        </w:rPr>
        <w:t xml:space="preserve">(gH </w:t>
      </w:r>
      <w:r>
        <w:t xml:space="preserve">e </w:t>
      </w:r>
      <w:r>
        <w:rPr>
          <w:i/>
        </w:rPr>
        <w:t xml:space="preserve">kH) </w:t>
      </w:r>
      <w:r>
        <w:t xml:space="preserve">ou a condutividade quando se trata de água doce; </w:t>
      </w:r>
    </w:p>
    <w:p w:rsidR="005101CF" w:rsidRDefault="00A626AB" w14:paraId="390ABA72" w14:textId="77777777">
      <w:pPr>
        <w:numPr>
          <w:ilvl w:val="0"/>
          <w:numId w:val="69"/>
        </w:numPr>
        <w:spacing w:after="286" w:line="259" w:lineRule="auto"/>
        <w:ind w:right="136" w:hanging="188"/>
      </w:pPr>
      <w:r>
        <w:t>-</w:t>
      </w:r>
      <w:r>
        <w:rPr>
          <w:rFonts w:ascii="Arial" w:hAnsi="Arial" w:eastAsia="Arial" w:cs="Arial"/>
        </w:rPr>
        <w:t xml:space="preserve"> </w:t>
      </w:r>
      <w:r>
        <w:t xml:space="preserve">As condições para a manutenção de peixes de água doce são as seguintes: </w:t>
      </w:r>
    </w:p>
    <w:p w:rsidR="005101CF" w:rsidRDefault="00A626AB" w14:paraId="6B9F79FC" w14:textId="77777777">
      <w:pPr>
        <w:numPr>
          <w:ilvl w:val="1"/>
          <w:numId w:val="69"/>
        </w:numPr>
        <w:spacing w:after="116"/>
        <w:ind w:right="136" w:hanging="360"/>
      </w:pPr>
      <w:r>
        <w:t xml:space="preserve">Os aquários devem dispor de uma capacidade de, pelo menos, 45 litros, correspondente a 2 litros ou a 3 litros de água por 10 cm de peixe, ou seja, no máximo, 90 peixes de 2,5 cm em 45 litros de água; </w:t>
      </w:r>
    </w:p>
    <w:p w:rsidR="005101CF" w:rsidRDefault="00A626AB" w14:paraId="601798D4" w14:textId="77777777">
      <w:pPr>
        <w:spacing w:after="0" w:line="259" w:lineRule="auto"/>
        <w:ind w:left="862" w:right="0" w:firstLine="0"/>
        <w:jc w:val="left"/>
      </w:pPr>
      <w:r>
        <w:t xml:space="preserve"> </w:t>
      </w:r>
    </w:p>
    <w:p w:rsidR="005101CF" w:rsidRDefault="00A626AB" w14:paraId="7682CADC" w14:textId="77777777">
      <w:pPr>
        <w:numPr>
          <w:ilvl w:val="0"/>
          <w:numId w:val="70"/>
        </w:numPr>
        <w:ind w:right="136" w:hanging="360"/>
      </w:pPr>
      <w:r>
        <w:t xml:space="preserve">A água de cada aquário deve ser filtrada por um sistema de filtração, individual ou centralizado, sendo indispensável e obrigatória a filtração permanente nos casos de forte taxa de ocupação com peixes de espécies frágeis; </w:t>
      </w:r>
    </w:p>
    <w:p w:rsidR="005101CF" w:rsidRDefault="00A626AB" w14:paraId="12AD5076" w14:textId="77777777">
      <w:pPr>
        <w:numPr>
          <w:ilvl w:val="0"/>
          <w:numId w:val="70"/>
        </w:numPr>
        <w:ind w:right="136" w:hanging="360"/>
      </w:pPr>
      <w:r>
        <w:t xml:space="preserve">Os peixes devem apresentar uma respiração normal e calma, devendo o teor em nitrito </w:t>
      </w:r>
      <w:r>
        <w:rPr>
          <w:i/>
        </w:rPr>
        <w:t>(NO</w:t>
      </w:r>
      <w:r>
        <w:t>2</w:t>
      </w:r>
      <w:r>
        <w:rPr>
          <w:i/>
        </w:rPr>
        <w:t xml:space="preserve">) </w:t>
      </w:r>
      <w:r>
        <w:t xml:space="preserve">ser sempre inferior a 0,3 mg por litro e o teor em oxigénio ser sempre superior a 5 mg por litro; </w:t>
      </w:r>
    </w:p>
    <w:p w:rsidR="005101CF" w:rsidRDefault="00A626AB" w14:paraId="1DF48022" w14:textId="77777777">
      <w:pPr>
        <w:numPr>
          <w:ilvl w:val="0"/>
          <w:numId w:val="70"/>
        </w:numPr>
        <w:ind w:right="136" w:hanging="360"/>
      </w:pPr>
      <w:r>
        <w:t xml:space="preserve">Os aquários devem ser climatizados de tal forma que a temperatura seja adequada aos peixes que alojam devendo a intensidade de iluminação e a qualidade da luz ser tais que o crescimento de plantas seja possível; </w:t>
      </w:r>
    </w:p>
    <w:p w:rsidR="005101CF" w:rsidRDefault="00A626AB" w14:paraId="47E453D8" w14:textId="77777777">
      <w:pPr>
        <w:spacing w:after="286" w:line="259" w:lineRule="auto"/>
        <w:ind w:left="127" w:right="136" w:firstLine="0"/>
      </w:pPr>
      <w:r>
        <w:t>3 -</w:t>
      </w:r>
      <w:r>
        <w:rPr>
          <w:rFonts w:ascii="Arial" w:hAnsi="Arial" w:eastAsia="Arial" w:cs="Arial"/>
        </w:rPr>
        <w:t xml:space="preserve"> </w:t>
      </w:r>
      <w:r>
        <w:t xml:space="preserve">As condições para a manutenção de peixes de água salgada são as seguintes: </w:t>
      </w:r>
    </w:p>
    <w:p w:rsidR="005101CF" w:rsidRDefault="00A626AB" w14:paraId="1D7167DA" w14:textId="77777777">
      <w:pPr>
        <w:numPr>
          <w:ilvl w:val="0"/>
          <w:numId w:val="71"/>
        </w:numPr>
        <w:ind w:right="136" w:hanging="360"/>
      </w:pPr>
      <w:r>
        <w:t xml:space="preserve">É desejável que os aquários tenham uma capacidade de pelo menos 200 litros, correspondente a 20 litros ou a 30 litros de água por 10 cm de peixe, ou seja, no máximo, 10 peixes de 10 cm em 200 litros de água; </w:t>
      </w:r>
    </w:p>
    <w:p w:rsidR="005101CF" w:rsidRDefault="00A626AB" w14:paraId="22A9DCA1" w14:textId="77777777">
      <w:pPr>
        <w:numPr>
          <w:ilvl w:val="0"/>
          <w:numId w:val="71"/>
        </w:numPr>
        <w:ind w:right="136" w:hanging="360"/>
      </w:pPr>
      <w:r>
        <w:t xml:space="preserve">A quantidade de água, a filtração e a aerificação da água devem ser controladas, de forma a permitir que os peixes possam apresentar uma respiração normal e calma; </w:t>
      </w:r>
    </w:p>
    <w:p w:rsidR="005101CF" w:rsidRDefault="00A626AB" w14:paraId="6981DC6F" w14:textId="77777777">
      <w:pPr>
        <w:numPr>
          <w:ilvl w:val="0"/>
          <w:numId w:val="71"/>
        </w:numPr>
        <w:spacing w:after="286" w:line="259" w:lineRule="auto"/>
        <w:ind w:right="136" w:hanging="360"/>
      </w:pPr>
      <w:r>
        <w:t xml:space="preserve">A filtração permanente é indispensável e obrigatória; </w:t>
      </w:r>
    </w:p>
    <w:p w:rsidR="005101CF" w:rsidRDefault="00A626AB" w14:paraId="35F28742" w14:textId="77777777">
      <w:pPr>
        <w:numPr>
          <w:ilvl w:val="0"/>
          <w:numId w:val="71"/>
        </w:numPr>
        <w:spacing w:after="116"/>
        <w:ind w:right="136" w:hanging="360"/>
      </w:pPr>
      <w:r>
        <w:t xml:space="preserve">Os aquários devem ser climatizados de tal forma que a temperatura seja adequada aos peixes que alojam, devendo a intensidade de iluminação e a qualidade da luz ser tais que o crescimento de algas seja possível. </w:t>
      </w:r>
    </w:p>
    <w:p w:rsidR="005101CF" w:rsidRDefault="005101CF" w14:paraId="03F69BE8" w14:textId="1F543AD0">
      <w:pPr>
        <w:spacing w:after="151" w:line="259" w:lineRule="auto"/>
        <w:ind w:left="142" w:right="0" w:firstLine="0"/>
        <w:jc w:val="left"/>
        <w:rPr>
          <w:rFonts w:ascii="Cambria" w:hAnsi="Cambria" w:eastAsia="Cambria" w:cs="Cambria"/>
        </w:rPr>
      </w:pPr>
    </w:p>
    <w:p w:rsidR="005101CF" w:rsidP="007962B7" w:rsidRDefault="00A626AB" w14:paraId="295133BD" w14:textId="6CDAA2F1">
      <w:pPr>
        <w:pStyle w:val="Ttulo2"/>
        <w:ind w:right="0"/>
      </w:pPr>
      <w:bookmarkStart w:name="_Toc223954420" w:id="1103"/>
      <w:r>
        <w:t xml:space="preserve">SUBSECÇÃO III </w:t>
      </w:r>
    </w:p>
    <w:p w:rsidR="005101CF" w:rsidP="007962B7" w:rsidRDefault="00A626AB" w14:paraId="27C5D9D3" w14:textId="34048F51">
      <w:pPr>
        <w:pStyle w:val="Ttulo2"/>
        <w:ind w:right="0"/>
      </w:pPr>
      <w:r>
        <w:t>Alojamentos de hospedagem de particulares e associações de proteção animal e centros de recolha</w:t>
      </w:r>
      <w:r w:rsidR="00CB19B6">
        <w:t>.</w:t>
      </w:r>
      <w:bookmarkEnd w:id="1103"/>
    </w:p>
    <w:p w:rsidRPr="00CB19B6" w:rsidR="00CB19B6" w:rsidP="00CB19B6" w:rsidRDefault="00CB19B6" w14:paraId="0448C471" w14:textId="77777777"/>
    <w:p w:rsidR="005101CF" w:rsidP="007962B7" w:rsidRDefault="00A626AB" w14:paraId="288204E9" w14:textId="2D76819A">
      <w:pPr>
        <w:pStyle w:val="Ttulo3"/>
        <w:ind w:left="0" w:right="0" w:firstLine="0"/>
      </w:pPr>
      <w:bookmarkStart w:name="_Toc223954421" w:id="1104"/>
      <w:r>
        <w:t>Artigo 28.</w:t>
      </w:r>
      <w:r w:rsidRPr="63EE49F9">
        <w:rPr>
          <w:sz w:val="22"/>
          <w:szCs w:val="22"/>
          <w:vertAlign w:val="superscript"/>
        </w:rPr>
        <w:t>o</w:t>
      </w:r>
      <w:r>
        <w:t xml:space="preserve"> </w:t>
      </w:r>
    </w:p>
    <w:p w:rsidR="005101CF" w:rsidP="007962B7" w:rsidRDefault="00A626AB" w14:paraId="44FD1F75" w14:textId="4C0A6187">
      <w:pPr>
        <w:pStyle w:val="Ttulo3"/>
        <w:ind w:left="0" w:right="0" w:firstLine="0"/>
      </w:pPr>
      <w:r>
        <w:t>Instalações</w:t>
      </w:r>
      <w:bookmarkEnd w:id="1104"/>
      <w:r>
        <w:t xml:space="preserve"> </w:t>
      </w:r>
    </w:p>
    <w:p w:rsidR="005101CF" w:rsidRDefault="00A626AB" w14:paraId="3DAC9CF4" w14:textId="77777777">
      <w:pPr>
        <w:numPr>
          <w:ilvl w:val="0"/>
          <w:numId w:val="72"/>
        </w:numPr>
        <w:ind w:right="136" w:hanging="168"/>
      </w:pPr>
      <w:r>
        <w:t>-</w:t>
      </w:r>
      <w:r>
        <w:rPr>
          <w:rFonts w:ascii="Arial" w:hAnsi="Arial" w:eastAsia="Arial" w:cs="Arial"/>
        </w:rPr>
        <w:t xml:space="preserve"> </w:t>
      </w:r>
      <w:r>
        <w:t xml:space="preserve">Os alojamentos de hospedagem de particulares ou de associações de proteção animal e os centros de recolha devem possuir instalações por espécie, para machos, fêmeas e fêmeas com respetivas ninhadas. </w:t>
      </w:r>
    </w:p>
    <w:p w:rsidR="005101CF" w:rsidRDefault="00A626AB" w14:paraId="220E0121" w14:textId="77777777">
      <w:pPr>
        <w:numPr>
          <w:ilvl w:val="0"/>
          <w:numId w:val="72"/>
        </w:numPr>
        <w:ind w:right="136" w:hanging="168"/>
      </w:pPr>
      <w:r>
        <w:t>-</w:t>
      </w:r>
      <w:r>
        <w:rPr>
          <w:rFonts w:ascii="Arial" w:hAnsi="Arial" w:eastAsia="Arial" w:cs="Arial"/>
        </w:rPr>
        <w:t xml:space="preserve"> </w:t>
      </w:r>
      <w:r>
        <w:t xml:space="preserve">Nos alojamentos referidos no número anterior, as fêmeas e machos adultos podem coabitar se estiverem esterilizados. </w:t>
      </w:r>
    </w:p>
    <w:p w:rsidR="005101CF" w:rsidRDefault="00A626AB" w14:paraId="0E4E0337" w14:textId="77777777">
      <w:pPr>
        <w:numPr>
          <w:ilvl w:val="0"/>
          <w:numId w:val="72"/>
        </w:numPr>
        <w:ind w:right="136" w:hanging="168"/>
      </w:pPr>
      <w:r>
        <w:t>-</w:t>
      </w:r>
      <w:r>
        <w:rPr>
          <w:rFonts w:ascii="Arial" w:hAnsi="Arial" w:eastAsia="Arial" w:cs="Arial"/>
        </w:rPr>
        <w:t xml:space="preserve"> </w:t>
      </w:r>
      <w:r>
        <w:t xml:space="preserve">Sem prejuízo do disposto no n.º 1, devem existir instalações diferenciadas para enfermaria, higiene, armazém, manuseamento de alimentos, lavagem de material e armazém de material e equipamento limpo. </w:t>
      </w:r>
    </w:p>
    <w:p w:rsidR="005101CF" w:rsidRDefault="00A626AB" w14:paraId="61DE1F9B" w14:textId="77777777">
      <w:pPr>
        <w:numPr>
          <w:ilvl w:val="0"/>
          <w:numId w:val="72"/>
        </w:numPr>
        <w:ind w:right="136" w:hanging="168"/>
      </w:pPr>
      <w:r>
        <w:t>-</w:t>
      </w:r>
      <w:r>
        <w:rPr>
          <w:rFonts w:ascii="Arial" w:hAnsi="Arial" w:eastAsia="Arial" w:cs="Arial"/>
        </w:rPr>
        <w:t xml:space="preserve"> </w:t>
      </w:r>
      <w:r>
        <w:t xml:space="preserve">Os alojamentos de hospedagem previstos nesta subseção não podem funcionar como locais de reprodução, criação, venda e hospitalização. </w:t>
      </w:r>
    </w:p>
    <w:p w:rsidR="005101CF" w:rsidRDefault="00A626AB" w14:paraId="216F7A37" w14:textId="77777777">
      <w:pPr>
        <w:numPr>
          <w:ilvl w:val="0"/>
          <w:numId w:val="72"/>
        </w:numPr>
        <w:spacing w:after="113"/>
        <w:ind w:right="136" w:hanging="168"/>
      </w:pPr>
      <w:r>
        <w:t>-</w:t>
      </w:r>
      <w:r>
        <w:rPr>
          <w:rFonts w:ascii="Arial" w:hAnsi="Arial" w:eastAsia="Arial" w:cs="Arial"/>
        </w:rPr>
        <w:t xml:space="preserve"> </w:t>
      </w:r>
      <w:r>
        <w:t xml:space="preserve">As instalações destinadas aos alojamentos de hospedagem a que se refere a presente subseção podem ser pré-fabricadas, desde que cumpram os requisitos previstos no presente diploma. </w:t>
      </w:r>
    </w:p>
    <w:p w:rsidR="005101CF" w:rsidP="007962B7" w:rsidRDefault="00A626AB" w14:paraId="0B198576" w14:textId="47C7851A">
      <w:pPr>
        <w:pStyle w:val="Ttulo3"/>
        <w:ind w:left="0" w:right="0" w:firstLine="0"/>
      </w:pPr>
      <w:bookmarkStart w:name="_Toc223954422" w:id="1105"/>
      <w:r>
        <w:t>Artigo 29.</w:t>
      </w:r>
      <w:r w:rsidRPr="63EE49F9">
        <w:rPr>
          <w:sz w:val="22"/>
          <w:szCs w:val="22"/>
          <w:vertAlign w:val="superscript"/>
        </w:rPr>
        <w:t>o</w:t>
      </w:r>
    </w:p>
    <w:p w:rsidR="005101CF" w:rsidP="007962B7" w:rsidRDefault="00A626AB" w14:paraId="25AA9C8B" w14:textId="3E26AEE5">
      <w:pPr>
        <w:pStyle w:val="Ttulo3"/>
        <w:ind w:left="0" w:right="0" w:firstLine="0"/>
      </w:pPr>
      <w:r>
        <w:t>Outras disposições</w:t>
      </w:r>
      <w:bookmarkEnd w:id="1105"/>
      <w:r>
        <w:t xml:space="preserve"> </w:t>
      </w:r>
    </w:p>
    <w:p w:rsidR="005101CF" w:rsidRDefault="00A626AB" w14:paraId="1D443E3D" w14:textId="77777777">
      <w:pPr>
        <w:numPr>
          <w:ilvl w:val="0"/>
          <w:numId w:val="73"/>
        </w:numPr>
        <w:ind w:right="136" w:hanging="168"/>
      </w:pPr>
      <w:r>
        <w:t>-</w:t>
      </w:r>
      <w:r>
        <w:rPr>
          <w:rFonts w:ascii="Arial" w:hAnsi="Arial" w:eastAsia="Arial" w:cs="Arial"/>
        </w:rPr>
        <w:t xml:space="preserve"> </w:t>
      </w:r>
      <w:r>
        <w:t xml:space="preserve">Além das condições previstas no artigo anterior, aos alojamentos previstos no presente artigo aplica-se o disposto nos artigos 12.º a 17.º. </w:t>
      </w:r>
    </w:p>
    <w:p w:rsidR="005101CF" w:rsidP="003D615A" w:rsidRDefault="00A626AB" w14:paraId="772EB33D" w14:textId="497CE1F1">
      <w:pPr>
        <w:numPr>
          <w:ilvl w:val="0"/>
          <w:numId w:val="73"/>
        </w:numPr>
        <w:ind w:right="136" w:hanging="168"/>
      </w:pPr>
      <w:r>
        <w:t>-</w:t>
      </w:r>
      <w:r>
        <w:rPr>
          <w:rFonts w:ascii="Arial" w:hAnsi="Arial" w:eastAsia="Arial" w:cs="Arial"/>
        </w:rPr>
        <w:t xml:space="preserve"> </w:t>
      </w:r>
      <w:r>
        <w:t>Os alojamentos de hospedagem pertencentes</w:t>
      </w:r>
      <w:r>
        <w:rPr>
          <w:color w:val="BF0000"/>
        </w:rPr>
        <w:t xml:space="preserve"> </w:t>
      </w:r>
      <w:r>
        <w:t xml:space="preserve">a associações de proteção animal devem dispor de sala de quarentena. </w:t>
      </w:r>
      <w:r w:rsidRPr="003D615A">
        <w:rPr>
          <w:rFonts w:ascii="Cambria" w:hAnsi="Cambria" w:eastAsia="Cambria" w:cs="Cambria"/>
          <w:sz w:val="32"/>
        </w:rPr>
        <w:tab/>
      </w:r>
    </w:p>
    <w:p w:rsidR="005101CF" w:rsidP="003D615A" w:rsidRDefault="00A626AB" w14:paraId="559F2D89" w14:textId="77777777">
      <w:pPr>
        <w:spacing w:after="116"/>
        <w:ind w:right="136"/>
      </w:pPr>
      <w:r>
        <w:t>3 -</w:t>
      </w:r>
      <w:r>
        <w:rPr>
          <w:rFonts w:ascii="Arial" w:hAnsi="Arial" w:eastAsia="Arial" w:cs="Arial"/>
        </w:rPr>
        <w:t xml:space="preserve"> </w:t>
      </w:r>
      <w:r>
        <w:t xml:space="preserve">Os alojamentos de hospedagem pertencentes a associações de proteção animal e os centros de recolha devem dispor de um plano de funcionamento que assegure aos animais a observação e prestação de cuidados diários. </w:t>
      </w:r>
    </w:p>
    <w:p w:rsidR="00CF1434" w:rsidRDefault="00CF1434" w14:paraId="79361CA9" w14:textId="77777777">
      <w:pPr>
        <w:spacing w:after="230" w:line="259" w:lineRule="auto"/>
        <w:ind w:left="316" w:right="316" w:hanging="10"/>
        <w:jc w:val="center"/>
      </w:pPr>
    </w:p>
    <w:p w:rsidR="005101CF" w:rsidP="007962B7" w:rsidRDefault="00A626AB" w14:paraId="2DA7B03A" w14:textId="73BF088B">
      <w:pPr>
        <w:pStyle w:val="Ttulo2"/>
        <w:ind w:right="0"/>
      </w:pPr>
      <w:bookmarkStart w:name="_Toc223954423" w:id="1106"/>
      <w:r>
        <w:t>SUBSECÇÃO IV</w:t>
      </w:r>
      <w:r w:rsidR="00CB19B6">
        <w:t xml:space="preserve"> </w:t>
      </w:r>
    </w:p>
    <w:p w:rsidR="005101CF" w:rsidP="007962B7" w:rsidRDefault="00A626AB" w14:paraId="3C2E40B9" w14:textId="791497B7">
      <w:pPr>
        <w:pStyle w:val="Ttulo2"/>
        <w:ind w:right="0"/>
      </w:pPr>
      <w:r>
        <w:t>Outros alojamentos</w:t>
      </w:r>
      <w:bookmarkEnd w:id="1106"/>
      <w:r>
        <w:t xml:space="preserve"> </w:t>
      </w:r>
    </w:p>
    <w:p w:rsidRPr="0046540A" w:rsidR="0046540A" w:rsidP="0046540A" w:rsidRDefault="0046540A" w14:paraId="05339DA0" w14:textId="77777777"/>
    <w:p w:rsidR="005101CF" w:rsidP="007962B7" w:rsidRDefault="00A626AB" w14:paraId="659242AE" w14:textId="57DB6CC6">
      <w:pPr>
        <w:pStyle w:val="Ttulo3"/>
        <w:ind w:left="0" w:right="0" w:firstLine="0"/>
      </w:pPr>
      <w:bookmarkStart w:name="_Toc223954424" w:id="1107"/>
      <w:r>
        <w:t>Artigo 30.</w:t>
      </w:r>
      <w:r w:rsidRPr="63EE49F9">
        <w:rPr>
          <w:sz w:val="22"/>
          <w:szCs w:val="22"/>
          <w:vertAlign w:val="superscript"/>
        </w:rPr>
        <w:t>o</w:t>
      </w:r>
    </w:p>
    <w:p w:rsidR="005101CF" w:rsidP="007962B7" w:rsidRDefault="00A626AB" w14:paraId="24118654" w14:textId="6D75BFA6">
      <w:pPr>
        <w:pStyle w:val="Ttulo3"/>
        <w:ind w:left="0" w:right="0" w:firstLine="0"/>
      </w:pPr>
      <w:r>
        <w:t>Alojamentos destinados a fins higiénicos</w:t>
      </w:r>
      <w:bookmarkEnd w:id="1107"/>
      <w:r>
        <w:t xml:space="preserve"> </w:t>
      </w:r>
    </w:p>
    <w:p w:rsidR="005101CF" w:rsidRDefault="00A626AB" w14:paraId="4F5AFA63" w14:textId="77777777">
      <w:pPr>
        <w:numPr>
          <w:ilvl w:val="0"/>
          <w:numId w:val="74"/>
        </w:numPr>
        <w:ind w:right="136" w:hanging="168"/>
      </w:pPr>
      <w:r>
        <w:t>-</w:t>
      </w:r>
      <w:r>
        <w:rPr>
          <w:rFonts w:ascii="Arial" w:hAnsi="Arial" w:eastAsia="Arial" w:cs="Arial"/>
        </w:rPr>
        <w:t xml:space="preserve"> </w:t>
      </w:r>
      <w:r>
        <w:t xml:space="preserve">Nos alojamentos destinados a fins higiénicos apenas pode proceder-se a banhos, secagem e escovagem dos pelos, desparasitações externas, tosquias e cortes de unhas. </w:t>
      </w:r>
    </w:p>
    <w:p w:rsidR="005101CF" w:rsidRDefault="00A626AB" w14:paraId="704498CE" w14:textId="77777777">
      <w:pPr>
        <w:numPr>
          <w:ilvl w:val="0"/>
          <w:numId w:val="74"/>
        </w:numPr>
        <w:spacing w:after="114"/>
        <w:ind w:right="136" w:hanging="168"/>
      </w:pPr>
      <w:r>
        <w:t>-</w:t>
      </w:r>
      <w:r>
        <w:rPr>
          <w:rFonts w:ascii="Arial" w:hAnsi="Arial" w:eastAsia="Arial" w:cs="Arial"/>
        </w:rPr>
        <w:t xml:space="preserve"> </w:t>
      </w:r>
      <w:r>
        <w:t xml:space="preserve">Para efeito do disposto no número anterior, os alojamentos devem possuir pessoal com conhecimentos e experiência apropriadas, bem como equipamento, material e produtos adequados à execução das tarefas. </w:t>
      </w:r>
    </w:p>
    <w:p w:rsidR="00CF1434" w:rsidRDefault="00CF1434" w14:paraId="0404BD1D" w14:textId="77777777">
      <w:pPr>
        <w:spacing w:after="230" w:line="259" w:lineRule="auto"/>
        <w:ind w:left="316" w:right="314" w:hanging="10"/>
        <w:jc w:val="center"/>
      </w:pPr>
    </w:p>
    <w:p w:rsidR="00CF1434" w:rsidP="00CB19B6" w:rsidRDefault="00CF1434" w14:paraId="297084A3" w14:textId="77777777">
      <w:pPr>
        <w:pStyle w:val="Ttulo2"/>
      </w:pPr>
    </w:p>
    <w:p w:rsidR="005101CF" w:rsidP="007962B7" w:rsidRDefault="00A626AB" w14:paraId="180CC979" w14:textId="63BC3EE8">
      <w:pPr>
        <w:pStyle w:val="Ttulo2"/>
        <w:ind w:right="0"/>
      </w:pPr>
      <w:bookmarkStart w:name="_Toc223954425" w:id="1108"/>
      <w:r>
        <w:t xml:space="preserve">SECÇÃO II </w:t>
      </w:r>
    </w:p>
    <w:p w:rsidR="005101CF" w:rsidP="007962B7" w:rsidRDefault="00A626AB" w14:paraId="2C968A20" w14:textId="405D761C">
      <w:pPr>
        <w:pStyle w:val="Ttulo2"/>
        <w:ind w:right="0"/>
      </w:pPr>
      <w:r>
        <w:t>Autorização dos alojamentos</w:t>
      </w:r>
      <w:bookmarkEnd w:id="1108"/>
      <w:r>
        <w:t xml:space="preserve"> </w:t>
      </w:r>
    </w:p>
    <w:p w:rsidRPr="0046540A" w:rsidR="0046540A" w:rsidP="0046540A" w:rsidRDefault="0046540A" w14:paraId="3D62FA4E" w14:textId="77777777"/>
    <w:p w:rsidR="005101CF" w:rsidP="007962B7" w:rsidRDefault="00A626AB" w14:paraId="2F51F9B3" w14:textId="1A6701A0">
      <w:pPr>
        <w:pStyle w:val="Ttulo3"/>
        <w:ind w:left="0" w:right="0" w:firstLine="0"/>
      </w:pPr>
      <w:bookmarkStart w:name="_Toc223954426" w:id="1109"/>
      <w:r>
        <w:t>Artigo 31.º</w:t>
      </w:r>
    </w:p>
    <w:p w:rsidR="005101CF" w:rsidP="007962B7" w:rsidRDefault="617E1073" w14:paraId="2A64DA0D" w14:textId="64A45C66">
      <w:pPr>
        <w:pStyle w:val="Ttulo3"/>
        <w:ind w:left="0" w:right="0" w:firstLine="0"/>
      </w:pPr>
      <w:r>
        <w:t xml:space="preserve"> </w:t>
      </w:r>
      <w:r w:rsidR="6F6E9877">
        <w:t xml:space="preserve">Procedimento para o exercício da atividade de exploração de </w:t>
      </w:r>
      <w:commentRangeStart w:id="1110"/>
      <w:r w:rsidR="6F6E9877">
        <w:t>alojamentos</w:t>
      </w:r>
      <w:bookmarkEnd w:id="1109"/>
      <w:commentRangeEnd w:id="1110"/>
      <w:r w:rsidR="00CB19B6">
        <w:rPr>
          <w:rStyle w:val="Refdecomentrio"/>
          <w:sz w:val="24"/>
          <w:szCs w:val="24"/>
        </w:rPr>
        <w:commentReference w:id="1110"/>
      </w:r>
      <w:r w:rsidR="6F6E9877">
        <w:t xml:space="preserve"> </w:t>
      </w:r>
    </w:p>
    <w:p w:rsidR="005101CF" w:rsidP="10E1C5B3" w:rsidRDefault="08F96F30" w14:paraId="7A0DF531" w14:textId="1D5498AB">
      <w:pPr>
        <w:ind w:left="127" w:right="136" w:firstLine="0"/>
      </w:pPr>
      <w:r>
        <w:t xml:space="preserve">Sem prejuízo do disposto no Decreto-Lei n.º 48/2011, de 1 de abril, alterado pelo Decreto-Lei </w:t>
      </w:r>
      <w:del w:author="Rui André Vidal" w:date="2026-03-27T08:17:00Z" w16du:dateUtc="2026-03-27T08:17:32Z" w:id="1111">
        <w:r w:rsidDel="08F96F30" w:rsidR="00A626AB">
          <w:delText>n.º 141/2012</w:delText>
        </w:r>
      </w:del>
      <w:ins w:author="Rui André Vidal" w:date="2026-03-27T08:17:00Z" w16du:dateUtc="2026-03-27T08:17:32Z" w:id="1112">
        <w:r w:rsidRPr="10E1C5B3" w:rsidR="117ACCD6">
          <w:t xml:space="preserve"> n.º 10/2015</w:t>
        </w:r>
      </w:ins>
      <w:r>
        <w:t xml:space="preserve">, de </w:t>
      </w:r>
      <w:ins w:author="Rui André Vidal" w:date="2026-03-27T08:17:00Z" w16du:dateUtc="2026-03-27T08:17:49Z" w:id="1113">
        <w:r w:rsidR="47EA35D6">
          <w:t>16 de janeiro</w:t>
        </w:r>
      </w:ins>
      <w:del w:author="Rui André Vidal" w:date="2026-03-27T08:17:00Z" w16du:dateUtc="2026-03-27T08:17:41Z" w:id="1114">
        <w:r w:rsidDel="08F96F30" w:rsidR="00A626AB">
          <w:delText>11 de julho</w:delText>
        </w:r>
      </w:del>
      <w:r>
        <w:t xml:space="preserve">, quanto aos estabelecimentos de comércio a retalho de animais de companhia, o exercício da atividade de exploração de alojamentos depende de: </w:t>
      </w:r>
    </w:p>
    <w:p w:rsidR="005101CF" w:rsidP="003D615A" w:rsidRDefault="00A626AB" w14:paraId="32EA5307" w14:textId="1A9447B0">
      <w:pPr>
        <w:spacing w:after="116"/>
        <w:ind w:left="862" w:right="717" w:hanging="360"/>
      </w:pPr>
      <w:r>
        <w:rPr>
          <w:i/>
        </w:rPr>
        <w:t>a)</w:t>
      </w:r>
      <w:r>
        <w:rPr>
          <w:rFonts w:ascii="Arial" w:hAnsi="Arial" w:eastAsia="Arial" w:cs="Arial"/>
          <w:i/>
        </w:rPr>
        <w:t xml:space="preserve"> </w:t>
      </w:r>
      <w:r>
        <w:t xml:space="preserve">Mera comunicação prévia, no caso dos centros de recolha, alojamentos para hospedagem, com ou sem fins lucrativos, com exceção dos destinados exclusivamente à venda, sem prejuízo do disposto na alínea seguinte; </w:t>
      </w:r>
      <w:r>
        <w:rPr>
          <w:rFonts w:ascii="Cambria" w:hAnsi="Cambria" w:eastAsia="Cambria" w:cs="Cambria"/>
        </w:rPr>
        <w:tab/>
      </w:r>
    </w:p>
    <w:p w:rsidR="005101CF" w:rsidRDefault="6F6E9877" w14:paraId="62800537" w14:textId="77777777">
      <w:pPr>
        <w:spacing w:after="114"/>
        <w:ind w:left="862" w:right="715" w:hanging="360"/>
        <w:rPr>
          <w:ins w:author="Maria Cristina Tavares Briosa" w:date="2026-03-19T18:06:00Z" w16du:dateUtc="2026-03-19T18:06:16Z" w:id="1115"/>
        </w:rPr>
      </w:pPr>
      <w:r w:rsidRPr="3EC49A07">
        <w:rPr>
          <w:i/>
          <w:iCs/>
        </w:rPr>
        <w:t>b)</w:t>
      </w:r>
      <w:r w:rsidRPr="3EC49A07">
        <w:rPr>
          <w:rFonts w:ascii="Arial" w:hAnsi="Arial" w:eastAsia="Arial" w:cs="Arial"/>
          <w:i/>
          <w:iCs/>
        </w:rPr>
        <w:t xml:space="preserve"> </w:t>
      </w:r>
      <w:r>
        <w:t>Permissão administrativa, no caso dos alojamentos para hospedagem com fins lucrativos</w:t>
      </w:r>
      <w:r w:rsidRPr="3EC49A07">
        <w:rPr>
          <w:color w:val="BF0000"/>
        </w:rPr>
        <w:t xml:space="preserve"> </w:t>
      </w:r>
      <w:r>
        <w:t xml:space="preserve">destinados à reprodução e criação de animais potencialmente perigosos, nomeadamente de cães das raças consideradas como potencialmente perigosas. </w:t>
      </w:r>
    </w:p>
    <w:p w:rsidR="3EC49A07" w:rsidRDefault="3EC49A07" w14:paraId="0745476F" w14:textId="7893A494">
      <w:r>
        <w:br w:type="page"/>
      </w:r>
    </w:p>
    <w:p w:rsidR="3EC49A07" w:rsidP="3EC49A07" w:rsidRDefault="3EC49A07" w14:paraId="2BA2E4B1" w14:textId="6BB61D0B">
      <w:pPr>
        <w:spacing w:after="114"/>
        <w:ind w:left="862" w:right="715" w:hanging="360"/>
      </w:pPr>
    </w:p>
    <w:p w:rsidR="0046540A" w:rsidRDefault="0046540A" w14:paraId="6437AB35" w14:textId="77777777">
      <w:pPr>
        <w:spacing w:after="114"/>
        <w:ind w:left="862" w:right="715" w:hanging="360"/>
      </w:pPr>
    </w:p>
    <w:p w:rsidR="005101CF" w:rsidP="007962B7" w:rsidRDefault="00A626AB" w14:paraId="15053EE1" w14:textId="46BD0526">
      <w:pPr>
        <w:pStyle w:val="Ttulo3"/>
        <w:ind w:left="0" w:right="0" w:firstLine="0"/>
      </w:pPr>
      <w:bookmarkStart w:name="_Toc223954427" w:id="1116"/>
      <w:r>
        <w:t xml:space="preserve">Artigo 32.º </w:t>
      </w:r>
    </w:p>
    <w:p w:rsidR="005101CF" w:rsidP="007962B7" w:rsidRDefault="00A626AB" w14:paraId="286352BD" w14:textId="611D60DA">
      <w:pPr>
        <w:pStyle w:val="Ttulo3"/>
        <w:ind w:left="0" w:right="0" w:firstLine="0"/>
      </w:pPr>
      <w:r>
        <w:t>Médico veterinário responsável pelo alojamento</w:t>
      </w:r>
      <w:bookmarkEnd w:id="1116"/>
      <w:r>
        <w:t xml:space="preserve"> </w:t>
      </w:r>
    </w:p>
    <w:p w:rsidR="005101CF" w:rsidRDefault="63833F54" w14:paraId="0569E86B" w14:textId="77777777">
      <w:pPr>
        <w:numPr>
          <w:ilvl w:val="0"/>
          <w:numId w:val="75"/>
        </w:numPr>
        <w:ind w:left="312" w:right="136" w:hanging="185"/>
      </w:pPr>
      <w:r>
        <w:t>-</w:t>
      </w:r>
      <w:r w:rsidRPr="420E2B96">
        <w:rPr>
          <w:rFonts w:ascii="Arial" w:hAnsi="Arial" w:eastAsia="Arial" w:cs="Arial"/>
        </w:rPr>
        <w:t xml:space="preserve"> </w:t>
      </w:r>
      <w:commentRangeStart w:id="1117"/>
      <w:r>
        <w:t>Os titulares da exploração de alojamentos para hospedagem sem fins lucrativos e com fins lucrativos de animais, com exceção dos com fins higiénicos, necessitam</w:t>
      </w:r>
      <w:commentRangeEnd w:id="1117"/>
      <w:r w:rsidR="350E168B">
        <w:rPr>
          <w:rStyle w:val="Refdecomentrio"/>
          <w:sz w:val="24"/>
          <w:szCs w:val="24"/>
        </w:rPr>
        <w:commentReference w:id="1117"/>
      </w:r>
      <w:r>
        <w:t xml:space="preserve"> de ter ao seu serviço um médico veterinário que seja responsável pelo alojamento. </w:t>
      </w:r>
    </w:p>
    <w:p w:rsidR="005101CF" w:rsidRDefault="63833F54" w14:paraId="4B05F67C" w14:textId="77777777">
      <w:pPr>
        <w:numPr>
          <w:ilvl w:val="0"/>
          <w:numId w:val="75"/>
        </w:numPr>
        <w:spacing w:after="286" w:line="259" w:lineRule="auto"/>
        <w:ind w:left="312" w:right="136" w:hanging="185"/>
      </w:pPr>
      <w:r>
        <w:t>-</w:t>
      </w:r>
      <w:r w:rsidRPr="420E2B96">
        <w:rPr>
          <w:rFonts w:ascii="Arial" w:hAnsi="Arial" w:eastAsia="Arial" w:cs="Arial"/>
        </w:rPr>
        <w:t xml:space="preserve"> </w:t>
      </w:r>
      <w:r>
        <w:t xml:space="preserve">Ao </w:t>
      </w:r>
      <w:commentRangeStart w:id="1118"/>
      <w:r>
        <w:t xml:space="preserve">médico veterinário responsável pelo alojamento compete: </w:t>
      </w:r>
      <w:commentRangeEnd w:id="1118"/>
      <w:r w:rsidR="350E168B">
        <w:rPr>
          <w:rStyle w:val="Refdecomentrio"/>
          <w:sz w:val="24"/>
          <w:szCs w:val="24"/>
        </w:rPr>
        <w:commentReference w:id="1118"/>
      </w:r>
    </w:p>
    <w:p w:rsidR="005101CF" w:rsidP="420E2B96" w:rsidRDefault="412388DE" w14:paraId="6154CEAA" w14:textId="66F67E07">
      <w:pPr>
        <w:numPr>
          <w:ilvl w:val="1"/>
          <w:numId w:val="75"/>
        </w:numPr>
        <w:ind w:right="136" w:hanging="364"/>
        <w:rPr>
          <w:ins w:author="Susana Margarida Gonçalves Silva Santos" w:date="2026-04-07T11:21:00Z" w16du:dateUtc="2026-04-07T11:21:03Z" w:id="1119"/>
          <w:rFonts w:ascii="Calibri" w:hAnsi="Calibri" w:eastAsia="Calibri" w:cs="Calibri"/>
          <w:color w:val="222222"/>
          <w:sz w:val="20"/>
          <w:szCs w:val="20"/>
        </w:rPr>
      </w:pPr>
      <w:commentRangeStart w:id="1120"/>
      <w:ins w:author="Rui André Vidal" w:date="2026-03-26T08:39:00Z" w16du:dateUtc="2026-03-26T08:39:30Z" w:id="1121">
        <w:r w:rsidRPr="420E2B96">
          <w:rPr>
            <w:rFonts w:ascii="Calibri" w:hAnsi="Calibri" w:eastAsia="Calibri" w:cs="Calibri"/>
            <w:b/>
            <w:bCs/>
            <w:color w:val="222222"/>
            <w:sz w:val="20"/>
            <w:szCs w:val="20"/>
          </w:rPr>
          <w:t>A elaboração de parecer relativo à verificação das condições higiossanitárias e de bem-estar animal exigidas no presente decreto-lei</w:t>
        </w:r>
        <w:r w:rsidRPr="420E2B96">
          <w:rPr>
            <w:rFonts w:ascii="Calibri" w:hAnsi="Calibri" w:eastAsia="Calibri" w:cs="Calibri"/>
            <w:color w:val="222222"/>
            <w:sz w:val="20"/>
            <w:szCs w:val="20"/>
          </w:rPr>
          <w:t>;</w:t>
        </w:r>
      </w:ins>
      <w:commentRangeEnd w:id="1120"/>
      <w:r w:rsidR="1B2F098C">
        <w:rPr>
          <w:rStyle w:val="Refdecomentrio"/>
          <w:rFonts w:ascii="Calibri" w:hAnsi="Calibri" w:eastAsia="Calibri" w:cs="Calibri"/>
          <w:color w:val="222222"/>
          <w:sz w:val="20"/>
          <w:szCs w:val="20"/>
        </w:rPr>
        <w:commentReference w:id="1120"/>
      </w:r>
    </w:p>
    <w:p w:rsidR="79A20205" w:rsidRDefault="79A20205" w14:paraId="0F820BD3" w14:textId="4AF5DEBE">
      <w:pPr>
        <w:numPr>
          <w:ilvl w:val="1"/>
          <w:numId w:val="75"/>
        </w:numPr>
        <w:ind w:right="136" w:hanging="364"/>
        <w:rPr>
          <w:ins w:author="Susana Margarida Gonçalves Silva Santos" w:date="2026-04-07T11:33:00Z" w16du:dateUtc="2026-04-07T11:33:21Z" w:id="1122"/>
        </w:rPr>
      </w:pPr>
      <w:ins w:author="Susana Margarida Gonçalves Silva Santos" w:date="2026-04-07T11:32:00Z" w16du:dateUtc="2026-04-07T11:32:40Z" w:id="1123">
        <w:r>
          <w:t>Atestar mediante exame clínico que o</w:t>
        </w:r>
      </w:ins>
      <w:ins w:author="Susana Margarida Gonçalves Silva Santos" w:date="2026-04-07T11:21:00Z" w16du:dateUtc="2026-04-07T11:21:06Z" w:id="1124">
        <w:r w:rsidR="5F02471C">
          <w:t xml:space="preserve">s cães e </w:t>
        </w:r>
        <w:commentRangeStart w:id="1125"/>
        <w:r w:rsidR="5F02471C">
          <w:t>gatos</w:t>
        </w:r>
      </w:ins>
      <w:commentRangeEnd w:id="1125"/>
      <w:r>
        <w:rPr>
          <w:rStyle w:val="Refdecomentrio"/>
          <w:sz w:val="24"/>
          <w:szCs w:val="24"/>
        </w:rPr>
        <w:commentReference w:id="1125"/>
      </w:r>
      <w:ins w:author="Susana Margarida Gonçalves Silva Santos" w:date="2026-04-07T11:21:00Z" w16du:dateUtc="2026-04-07T11:21:06Z" w:id="1126">
        <w:r w:rsidR="5F02471C">
          <w:t xml:space="preserve"> só podem ser usados para reprodução </w:t>
        </w:r>
      </w:ins>
      <w:ins w:author="Susana Margarida Gonçalves Silva Santos" w:date="2026-04-07T11:32:00Z" w16du:dateUtc="2026-04-07T11:32:58Z" w:id="1127">
        <w:r w:rsidR="42C71FCA">
          <w:t xml:space="preserve">em conformidade </w:t>
        </w:r>
      </w:ins>
      <w:ins w:author="Susana Margarida Gonçalves Silva Santos" w:date="2026-04-07T11:33:00Z" w16du:dateUtc="2026-04-07T11:33:37Z" w:id="1128">
        <w:r w:rsidR="42C71FCA">
          <w:t>com,...</w:t>
        </w:r>
      </w:ins>
    </w:p>
    <w:p w:rsidR="420E2B96" w:rsidP="420E2B96" w:rsidRDefault="420E2B96" w14:paraId="61ECE798" w14:textId="6A1BBD02">
      <w:pPr>
        <w:ind w:left="1044" w:right="136" w:hanging="364"/>
      </w:pPr>
    </w:p>
    <w:p w:rsidR="005101CF" w:rsidRDefault="63833F54" w14:paraId="3ECDD3EE" w14:textId="604F976E">
      <w:pPr>
        <w:numPr>
          <w:ilvl w:val="1"/>
          <w:numId w:val="75"/>
        </w:numPr>
        <w:ind w:right="136" w:hanging="364"/>
      </w:pPr>
      <w:r>
        <w:t xml:space="preserve">A elaboração e execução de </w:t>
      </w:r>
      <w:commentRangeStart w:id="1129"/>
      <w:r>
        <w:t>programas</w:t>
      </w:r>
      <w:ins w:author="Rui André Vidal" w:date="2026-04-06T20:47:00Z" w16du:dateUtc="2026-04-06T20:47:54Z" w:id="1130">
        <w:r w:rsidR="6FB04D82">
          <w:t xml:space="preserve"> e ações</w:t>
        </w:r>
      </w:ins>
      <w:r>
        <w:t xml:space="preserve"> </w:t>
      </w:r>
      <w:commentRangeEnd w:id="1129"/>
      <w:r w:rsidR="350E168B">
        <w:rPr>
          <w:rStyle w:val="Refdecomentrio"/>
          <w:sz w:val="24"/>
          <w:szCs w:val="24"/>
        </w:rPr>
        <w:commentReference w:id="1129"/>
      </w:r>
      <w:r>
        <w:t xml:space="preserve">que visem a saúde e o bem-estar dos animais e o seu acompanhamento, bem como a emissão de pareceres relativos à saúde e ao bem-estar dos animais.  </w:t>
      </w:r>
    </w:p>
    <w:p w:rsidR="005101CF" w:rsidRDefault="00A626AB" w14:paraId="794825FA" w14:textId="77777777">
      <w:pPr>
        <w:numPr>
          <w:ilvl w:val="1"/>
          <w:numId w:val="75"/>
        </w:numPr>
        <w:spacing w:after="286" w:line="259" w:lineRule="auto"/>
        <w:ind w:right="136" w:hanging="364"/>
      </w:pPr>
      <w:r>
        <w:t xml:space="preserve">A orientação técnica do pessoal que cuida dos animais; </w:t>
      </w:r>
    </w:p>
    <w:p w:rsidR="005101CF" w:rsidRDefault="00A626AB" w14:paraId="5FE5E3D3" w14:textId="77777777">
      <w:pPr>
        <w:numPr>
          <w:ilvl w:val="1"/>
          <w:numId w:val="75"/>
        </w:numPr>
        <w:ind w:right="136" w:hanging="364"/>
      </w:pPr>
      <w:r>
        <w:t xml:space="preserve">A colaboração com as autoridades competentes em todas as ações que estas determinarem. </w:t>
      </w:r>
    </w:p>
    <w:p w:rsidR="005101CF" w:rsidP="00243575" w:rsidRDefault="00A626AB" w14:paraId="730C34FA" w14:textId="26ACB442">
      <w:pPr>
        <w:numPr>
          <w:ilvl w:val="0"/>
          <w:numId w:val="75"/>
        </w:numPr>
        <w:spacing w:after="116"/>
        <w:ind w:left="312" w:right="136" w:hanging="185"/>
      </w:pPr>
      <w:r>
        <w:t>-</w:t>
      </w:r>
      <w:r w:rsidRPr="63EE49F9">
        <w:rPr>
          <w:rFonts w:ascii="Arial" w:hAnsi="Arial" w:eastAsia="Arial" w:cs="Arial"/>
        </w:rPr>
        <w:t xml:space="preserve"> </w:t>
      </w:r>
      <w:r>
        <w:t xml:space="preserve">As qualificações de médicos veterinários cidadãos de outros </w:t>
      </w:r>
      <w:r w:rsidR="5EA448AE">
        <w:t>Estados-membros</w:t>
      </w:r>
      <w:r>
        <w:t xml:space="preserve"> da União Europeia ou do Espaço Económico Europeu, obtidas fora de Portugal, são reconhecidas pela Ordem dos Médicos Veterinários portuguesa, nos termos da Lei n.º 9/2009, de 4 de março, alterada pela Lei n.º 41/2012, de 28 de agosto, nomeadamente das secções III e IV do seu capítulo III. </w:t>
      </w:r>
      <w:r>
        <w:tab/>
      </w:r>
    </w:p>
    <w:p w:rsidR="005101CF" w:rsidRDefault="00A626AB" w14:paraId="36594C90" w14:textId="77777777">
      <w:pPr>
        <w:numPr>
          <w:ilvl w:val="0"/>
          <w:numId w:val="76"/>
        </w:numPr>
        <w:ind w:left="300" w:right="136" w:hanging="173"/>
      </w:pPr>
      <w:r>
        <w:t>-</w:t>
      </w:r>
      <w:r>
        <w:rPr>
          <w:rFonts w:ascii="Arial" w:hAnsi="Arial" w:eastAsia="Arial" w:cs="Arial"/>
        </w:rPr>
        <w:t xml:space="preserve"> </w:t>
      </w:r>
      <w:r>
        <w:t xml:space="preserve">Os médicos veterinários cidadãos de outros Estados-Membros da União Europeia ou do Espaço Económico Europeu, cujas qualificações tenham sido obtidas fora de Portugal e que pretendam prestar serviços ocasionais e esporádicos em território nacional ao abrigo do regime da livre prestação de serviços, devem efetuar declaração prévia perante a Ordem </w:t>
      </w:r>
      <w:r>
        <w:t xml:space="preserve">dos Médicos Veterinários portuguesa, nos termos do artigo 5.º da Lei n.º 9/2009, de 4 de março, alterada pela Lei n.º 41/2012, de 28 de agosto. </w:t>
      </w:r>
    </w:p>
    <w:p w:rsidR="005101CF" w:rsidRDefault="24859B86" w14:paraId="1ADAFFF7" w14:textId="77777777">
      <w:pPr>
        <w:numPr>
          <w:ilvl w:val="0"/>
          <w:numId w:val="76"/>
        </w:numPr>
        <w:spacing w:after="287" w:line="259" w:lineRule="auto"/>
        <w:ind w:left="300" w:right="136" w:hanging="173"/>
      </w:pPr>
      <w:commentRangeStart w:id="1131"/>
      <w:r>
        <w:t>-</w:t>
      </w:r>
      <w:r w:rsidRPr="5B4186A4">
        <w:rPr>
          <w:rFonts w:ascii="Arial" w:hAnsi="Arial" w:eastAsia="Arial" w:cs="Arial"/>
        </w:rPr>
        <w:t xml:space="preserve"> </w:t>
      </w:r>
      <w:r>
        <w:t xml:space="preserve">Os centros de recolha oficiais ficam sob a responsabilidade técnica do MVM. </w:t>
      </w:r>
      <w:commentRangeEnd w:id="1131"/>
      <w:r w:rsidR="00A626AB">
        <w:rPr>
          <w:rStyle w:val="Refdecomentrio"/>
          <w:sz w:val="24"/>
          <w:szCs w:val="24"/>
        </w:rPr>
        <w:commentReference w:id="1131"/>
      </w:r>
    </w:p>
    <w:p w:rsidR="005101CF" w:rsidRDefault="63833F54" w14:paraId="5E9A5D6D" w14:textId="77777777">
      <w:pPr>
        <w:numPr>
          <w:ilvl w:val="0"/>
          <w:numId w:val="76"/>
        </w:numPr>
        <w:spacing w:after="114"/>
        <w:ind w:left="300" w:right="136" w:hanging="173"/>
        <w:rPr>
          <w:ins w:author="Rui André Vidal" w:date="2026-03-26T08:37:00Z" w16du:dateUtc="2026-03-26T08:37:12Z" w:id="1132"/>
        </w:rPr>
      </w:pPr>
      <w:r>
        <w:t>-</w:t>
      </w:r>
      <w:r w:rsidRPr="420E2B96">
        <w:rPr>
          <w:rFonts w:ascii="Arial" w:hAnsi="Arial" w:eastAsia="Arial" w:cs="Arial"/>
        </w:rPr>
        <w:t xml:space="preserve"> </w:t>
      </w:r>
      <w:commentRangeStart w:id="1133"/>
      <w:r>
        <w:t>As lojas de venda de animais</w:t>
      </w:r>
      <w:commentRangeEnd w:id="1133"/>
      <w:r w:rsidR="350E168B">
        <w:rPr>
          <w:rStyle w:val="Refdecomentrio"/>
          <w:sz w:val="24"/>
          <w:szCs w:val="24"/>
        </w:rPr>
        <w:commentReference w:id="1133"/>
      </w:r>
      <w:r>
        <w:t xml:space="preserve"> devem ter ao seu serviço um responsável técnico, de formação </w:t>
      </w:r>
      <w:commentRangeStart w:id="1134"/>
      <w:r>
        <w:t>adequada</w:t>
      </w:r>
      <w:commentRangeEnd w:id="1134"/>
      <w:r w:rsidR="350E168B">
        <w:rPr>
          <w:rStyle w:val="Refdecomentrio"/>
          <w:sz w:val="24"/>
          <w:szCs w:val="24"/>
        </w:rPr>
        <w:commentReference w:id="1134"/>
      </w:r>
      <w:r>
        <w:t xml:space="preserve">, que se responsabilize pelo bem-estar dos animais e pela orientação técnica do pessoal que cuida dos animais, devendo assegurar a assistência aos animais, em caso de necessidade, por médico veterinário ou centro de atendimento médico veterinário. </w:t>
      </w:r>
    </w:p>
    <w:p w:rsidR="4CCB09DA" w:rsidRDefault="4CCB09DA" w14:paraId="7C38EA23" w14:textId="2E436949">
      <w:pPr>
        <w:spacing w:after="114"/>
        <w:ind w:right="136"/>
        <w:rPr>
          <w:ins w:author="Rui André Vidal" w:date="2026-03-26T08:37:00Z" w16du:dateUtc="2026-03-26T08:37:13Z" w:id="1135"/>
        </w:rPr>
        <w:pPrChange w:author="Rui André Vidal" w:date="2026-03-26T08:37:00Z" w:id="1136">
          <w:pPr>
            <w:numPr>
              <w:numId w:val="76"/>
            </w:numPr>
            <w:spacing w:after="114"/>
            <w:ind w:left="300" w:right="136" w:hanging="173"/>
          </w:pPr>
        </w:pPrChange>
      </w:pPr>
    </w:p>
    <w:p w:rsidR="693F927A" w:rsidRDefault="2C4ED129" w14:paraId="1832E266" w14:textId="6BD780C5">
      <w:pPr>
        <w:spacing w:after="20" w:line="276" w:lineRule="auto"/>
        <w:ind w:left="80" w:right="79"/>
        <w:rPr>
          <w:ins w:author="Rui André Vidal" w:date="2026-04-10T00:24:00Z" w16du:dateUtc="2026-04-10T00:24:29Z" w:id="1137"/>
          <w:color w:val="222222"/>
          <w:highlight w:val="yellow"/>
          <w:rPrChange w:author="Rui André Vidal" w:date="2026-04-10T00:25:00Z" w:id="1138">
            <w:rPr>
              <w:ins w:author="Rui André Vidal" w:date="2026-04-10T00:24:00Z" w16du:dateUtc="2026-04-10T00:24:29Z" w:id="1139"/>
              <w:i/>
              <w:iCs/>
              <w:color w:val="222222"/>
              <w:sz w:val="19"/>
              <w:szCs w:val="19"/>
              <w:highlight w:val="yellow"/>
            </w:rPr>
          </w:rPrChange>
        </w:rPr>
        <w:pPrChange w:author="Rui André Vidal" w:date="2026-03-26T08:37:00Z" w:id="1140">
          <w:pPr/>
        </w:pPrChange>
      </w:pPr>
      <w:ins w:author="Rui André Vidal" w:date="2026-04-10T00:24:00Z" w16du:dateUtc="2026-04-10T00:24:26Z" w:id="1141">
        <w:r w:rsidRPr="420E2B96">
          <w:rPr>
            <w:color w:val="222222"/>
            <w:highlight w:val="yellow"/>
            <w:rPrChange w:author="Rui André Vidal" w:date="2026-04-10T00:25:00Z" w16du:dateUtc="2026-04-10T00:25:55Z" w:id="1142">
              <w:rPr>
                <w:rFonts w:ascii="Calibri" w:hAnsi="Calibri" w:eastAsia="Calibri" w:cs="Calibri"/>
                <w:i/>
                <w:iCs/>
                <w:color w:val="222222"/>
                <w:sz w:val="19"/>
                <w:szCs w:val="19"/>
                <w:highlight w:val="yellow"/>
              </w:rPr>
            </w:rPrChange>
          </w:rPr>
          <w:t>D</w:t>
        </w:r>
        <w:r w:rsidRPr="420E2B96">
          <w:rPr>
            <w:color w:val="222222"/>
            <w:highlight w:val="yellow"/>
            <w:rPrChange w:author="Rui André Vidal" w:date="2026-04-10T00:24:00Z" w16du:dateUtc="2026-04-10T00:24:59Z" w:id="1143">
              <w:rPr>
                <w:rFonts w:ascii="Calibri" w:hAnsi="Calibri" w:eastAsia="Calibri" w:cs="Calibri"/>
                <w:i/>
                <w:iCs/>
                <w:color w:val="222222"/>
                <w:sz w:val="19"/>
                <w:szCs w:val="19"/>
                <w:highlight w:val="yellow"/>
              </w:rPr>
            </w:rPrChange>
          </w:rPr>
          <w:t xml:space="preserve">o Regulamento – Art. 13 </w:t>
        </w:r>
      </w:ins>
    </w:p>
    <w:p w:rsidR="693F927A" w:rsidP="420E2B96" w:rsidRDefault="26E96280" w14:paraId="0ECE66AC" w14:textId="199761F1">
      <w:pPr>
        <w:spacing w:after="20" w:line="276" w:lineRule="auto"/>
        <w:ind w:left="80" w:right="79"/>
        <w:rPr>
          <w:ins w:author="Rui André Vidal" w:date="2026-03-26T08:37:00Z" w16du:dateUtc="2026-03-26T08:37:15Z" w:id="1144"/>
          <w:color w:val="222222"/>
          <w:highlight w:val="yellow"/>
          <w:rPrChange w:author="Rui André Vidal" w:date="2026-04-10T00:25:00Z" w:id="1145">
            <w:rPr>
              <w:ins w:author="Rui André Vidal" w:date="2026-03-26T08:37:00Z" w16du:dateUtc="2026-03-26T08:37:15Z" w:id="1146"/>
              <w:rFonts w:ascii="Calibri" w:hAnsi="Calibri" w:eastAsia="Calibri" w:cs="Calibri"/>
              <w:i/>
              <w:iCs/>
              <w:color w:val="222222"/>
              <w:sz w:val="19"/>
              <w:szCs w:val="19"/>
            </w:rPr>
          </w:rPrChange>
        </w:rPr>
      </w:pPr>
      <w:ins w:author="Rui André Vidal" w:date="2026-03-26T08:37:00Z" w16du:dateUtc="2026-03-26T08:37:15Z" w:id="1147">
        <w:r w:rsidRPr="420E2B96">
          <w:rPr>
            <w:color w:val="222222"/>
            <w:highlight w:val="yellow"/>
            <w:rPrChange w:author="Rui André Vidal" w:date="2026-04-10T00:25:00Z" w16du:dateUtc="2026-04-10T00:25:55Z" w:id="1148">
              <w:rPr>
                <w:rFonts w:ascii="Calibri" w:hAnsi="Calibri" w:eastAsia="Calibri" w:cs="Calibri"/>
                <w:i/>
                <w:iCs/>
                <w:color w:val="222222"/>
                <w:sz w:val="19"/>
                <w:szCs w:val="19"/>
              </w:rPr>
            </w:rPrChange>
          </w:rPr>
          <w:t>Os operadores devem:</w:t>
        </w:r>
      </w:ins>
    </w:p>
    <w:p w:rsidR="693F927A" w:rsidRDefault="26E96280" w14:paraId="7A27138B" w14:textId="50F29977">
      <w:pPr>
        <w:spacing w:after="0" w:line="276" w:lineRule="auto"/>
        <w:ind w:left="360" w:right="79" w:hanging="280"/>
        <w:rPr>
          <w:ins w:author="Rui André Vidal" w:date="2026-03-26T08:37:00Z" w16du:dateUtc="2026-03-26T08:37:15Z" w:id="1149"/>
          <w:color w:val="222222"/>
          <w:highlight w:val="yellow"/>
          <w:rPrChange w:author="Rui André Vidal" w:date="2026-04-10T00:25:00Z" w:id="1150">
            <w:rPr>
              <w:ins w:author="Rui André Vidal" w:date="2026-03-26T08:37:00Z" w16du:dateUtc="2026-03-26T08:37:15Z" w:id="1151"/>
              <w:rFonts w:ascii="Calibri" w:hAnsi="Calibri" w:eastAsia="Calibri" w:cs="Calibri"/>
              <w:i/>
              <w:iCs/>
              <w:color w:val="222222"/>
              <w:sz w:val="19"/>
              <w:szCs w:val="19"/>
            </w:rPr>
          </w:rPrChange>
        </w:rPr>
        <w:pPrChange w:author="Rui André Vidal" w:date="2026-03-26T08:37:00Z" w:id="1152">
          <w:pPr/>
        </w:pPrChange>
      </w:pPr>
      <w:ins w:author="Rui André Vidal" w:date="2026-03-26T08:37:00Z" w16du:dateUtc="2026-03-26T08:37:15Z" w:id="1153">
        <w:r w:rsidRPr="420E2B96">
          <w:rPr>
            <w:color w:val="222222"/>
            <w:highlight w:val="yellow"/>
            <w:rPrChange w:author="Rui André Vidal" w:date="2026-04-10T00:25:00Z" w16du:dateUtc="2026-04-10T00:25:55Z" w:id="1154">
              <w:rPr>
                <w:rFonts w:ascii="Calibri" w:hAnsi="Calibri" w:eastAsia="Calibri" w:cs="Calibri"/>
                <w:i/>
                <w:iCs/>
                <w:color w:val="222222"/>
                <w:sz w:val="19"/>
                <w:szCs w:val="19"/>
              </w:rPr>
            </w:rPrChange>
          </w:rPr>
          <w:t xml:space="preserve">(a) Assegurar que os estabelecimentos sob a sua responsabilidade recebam uma </w:t>
        </w:r>
        <w:r w:rsidRPr="420E2B96">
          <w:rPr>
            <w:b/>
            <w:bCs/>
            <w:color w:val="222222"/>
            <w:highlight w:val="yellow"/>
            <w:rPrChange w:author="Rui André Vidal" w:date="2026-03-26T08:38:00Z" w16du:dateUtc="2026-03-26T08:38:13Z" w:id="1155">
              <w:rPr>
                <w:rFonts w:ascii="Calibri" w:hAnsi="Calibri" w:eastAsia="Calibri" w:cs="Calibri"/>
                <w:b/>
                <w:bCs/>
                <w:i/>
                <w:iCs/>
                <w:color w:val="222222"/>
                <w:sz w:val="19"/>
                <w:szCs w:val="19"/>
              </w:rPr>
            </w:rPrChange>
          </w:rPr>
          <w:t>visita de um médico veterinário</w:t>
        </w:r>
        <w:r w:rsidRPr="420E2B96">
          <w:rPr>
            <w:color w:val="222222"/>
            <w:highlight w:val="yellow"/>
            <w:rPrChange w:author="Rui André Vidal" w:date="2026-03-26T08:38:00Z" w16du:dateUtc="2026-03-26T08:38:13Z" w:id="1156">
              <w:rPr>
                <w:rFonts w:ascii="Calibri" w:hAnsi="Calibri" w:eastAsia="Calibri" w:cs="Calibri"/>
                <w:i/>
                <w:iCs/>
                <w:color w:val="222222"/>
                <w:sz w:val="19"/>
                <w:szCs w:val="19"/>
              </w:rPr>
            </w:rPrChange>
          </w:rPr>
          <w:t xml:space="preserve">, a fim de </w:t>
        </w:r>
        <w:r w:rsidRPr="420E2B96">
          <w:rPr>
            <w:b/>
            <w:bCs/>
            <w:color w:val="222222"/>
            <w:highlight w:val="yellow"/>
            <w:rPrChange w:author="Rui André Vidal" w:date="2026-03-26T08:38:00Z" w16du:dateUtc="2026-03-26T08:38:13Z" w:id="1157">
              <w:rPr>
                <w:rFonts w:ascii="Calibri" w:hAnsi="Calibri" w:eastAsia="Calibri" w:cs="Calibri"/>
                <w:b/>
                <w:bCs/>
                <w:i/>
                <w:iCs/>
                <w:color w:val="222222"/>
                <w:sz w:val="19"/>
                <w:szCs w:val="19"/>
              </w:rPr>
            </w:rPrChange>
          </w:rPr>
          <w:t>identificar e avaliar qualquer fator de risco para o bem</w:t>
        </w:r>
        <w:r w:rsidRPr="420E2B96">
          <w:rPr>
            <w:b/>
            <w:bCs/>
            <w:color w:val="222222"/>
            <w:highlight w:val="yellow"/>
            <w:rPrChange w:author="Rui André Vidal" w:date="2026-03-26T08:38:00Z" w16du:dateUtc="2026-03-26T08:38:13Z" w:id="1158">
              <w:rPr>
                <w:rFonts w:ascii="Cambria Math" w:hAnsi="Cambria Math" w:eastAsia="Cambria Math" w:cs="Cambria Math"/>
                <w:b/>
                <w:bCs/>
                <w:i/>
                <w:iCs/>
                <w:color w:val="222222"/>
                <w:sz w:val="19"/>
                <w:szCs w:val="19"/>
              </w:rPr>
            </w:rPrChange>
          </w:rPr>
          <w:t>‑</w:t>
        </w:r>
        <w:r w:rsidRPr="420E2B96">
          <w:rPr>
            <w:b/>
            <w:bCs/>
            <w:color w:val="222222"/>
            <w:highlight w:val="yellow"/>
            <w:rPrChange w:author="Rui André Vidal" w:date="2026-03-26T08:38:00Z" w16du:dateUtc="2026-03-26T08:38:13Z" w:id="1159">
              <w:rPr>
                <w:rFonts w:ascii="Calibri" w:hAnsi="Calibri" w:eastAsia="Calibri" w:cs="Calibri"/>
                <w:b/>
                <w:bCs/>
                <w:i/>
                <w:iCs/>
                <w:color w:val="222222"/>
                <w:sz w:val="19"/>
                <w:szCs w:val="19"/>
              </w:rPr>
            </w:rPrChange>
          </w:rPr>
          <w:t>estar dos cães ou gatos</w:t>
        </w:r>
        <w:r w:rsidRPr="420E2B96">
          <w:rPr>
            <w:color w:val="222222"/>
            <w:highlight w:val="yellow"/>
            <w:rPrChange w:author="Rui André Vidal" w:date="2026-03-26T08:38:00Z" w16du:dateUtc="2026-03-26T08:38:13Z" w:id="1160">
              <w:rPr>
                <w:rFonts w:ascii="Calibri" w:hAnsi="Calibri" w:eastAsia="Calibri" w:cs="Calibri"/>
                <w:i/>
                <w:iCs/>
                <w:color w:val="222222"/>
                <w:sz w:val="19"/>
                <w:szCs w:val="19"/>
              </w:rPr>
            </w:rPrChange>
          </w:rPr>
          <w:t xml:space="preserve">, assim como </w:t>
        </w:r>
        <w:r w:rsidRPr="420E2B96">
          <w:rPr>
            <w:b/>
            <w:bCs/>
            <w:color w:val="222222"/>
            <w:highlight w:val="yellow"/>
            <w:rPrChange w:author="Rui André Vidal" w:date="2026-03-26T08:38:00Z" w16du:dateUtc="2026-03-26T08:38:13Z" w:id="1161">
              <w:rPr>
                <w:rFonts w:ascii="Calibri" w:hAnsi="Calibri" w:eastAsia="Calibri" w:cs="Calibri"/>
                <w:b/>
                <w:bCs/>
                <w:i/>
                <w:iCs/>
                <w:color w:val="222222"/>
                <w:sz w:val="19"/>
                <w:szCs w:val="19"/>
              </w:rPr>
            </w:rPrChange>
          </w:rPr>
          <w:t>aconselhar o operador sobre as medidas destinadas a dar resposta a esses riscos</w:t>
        </w:r>
        <w:r w:rsidRPr="420E2B96">
          <w:rPr>
            <w:color w:val="222222"/>
            <w:highlight w:val="yellow"/>
            <w:rPrChange w:author="Rui André Vidal" w:date="2026-03-26T08:38:00Z" w16du:dateUtc="2026-03-26T08:38:13Z" w:id="1162">
              <w:rPr>
                <w:rFonts w:ascii="Calibri" w:hAnsi="Calibri" w:eastAsia="Calibri" w:cs="Calibri"/>
                <w:i/>
                <w:iCs/>
                <w:color w:val="222222"/>
                <w:sz w:val="19"/>
                <w:szCs w:val="19"/>
              </w:rPr>
            </w:rPrChange>
          </w:rPr>
          <w:t xml:space="preserve">, inicialmente até ... [três anos após a data de entrada em vigor do presente regulamento] </w:t>
        </w:r>
        <w:r w:rsidRPr="420E2B96">
          <w:rPr>
            <w:b/>
            <w:bCs/>
            <w:color w:val="222222"/>
            <w:highlight w:val="yellow"/>
            <w:rPrChange w:author="Rui André Vidal" w:date="2026-03-26T08:38:00Z" w16du:dateUtc="2026-03-26T08:38:13Z" w:id="1163">
              <w:rPr>
                <w:rFonts w:ascii="Calibri" w:hAnsi="Calibri" w:eastAsia="Calibri" w:cs="Calibri"/>
                <w:b/>
                <w:bCs/>
                <w:i/>
                <w:iCs/>
                <w:color w:val="222222"/>
                <w:sz w:val="19"/>
                <w:szCs w:val="19"/>
              </w:rPr>
            </w:rPrChange>
          </w:rPr>
          <w:t>ou um ano a contar da notificação do novo estabelecimento</w:t>
        </w:r>
        <w:r w:rsidRPr="420E2B96">
          <w:rPr>
            <w:color w:val="222222"/>
            <w:highlight w:val="yellow"/>
            <w:rPrChange w:author="Rui André Vidal" w:date="2026-03-26T08:38:00Z" w16du:dateUtc="2026-03-26T08:38:13Z" w:id="1164">
              <w:rPr>
                <w:rFonts w:ascii="Calibri" w:hAnsi="Calibri" w:eastAsia="Calibri" w:cs="Calibri"/>
                <w:i/>
                <w:iCs/>
                <w:color w:val="222222"/>
                <w:sz w:val="19"/>
                <w:szCs w:val="19"/>
              </w:rPr>
            </w:rPrChange>
          </w:rPr>
          <w:t xml:space="preserve"> e, </w:t>
        </w:r>
        <w:r w:rsidRPr="420E2B96">
          <w:rPr>
            <w:b/>
            <w:bCs/>
            <w:color w:val="222222"/>
            <w:highlight w:val="yellow"/>
            <w:rPrChange w:author="Rui André Vidal" w:date="2026-03-26T08:38:00Z" w16du:dateUtc="2026-03-26T08:38:13Z" w:id="1165">
              <w:rPr>
                <w:rFonts w:ascii="Calibri" w:hAnsi="Calibri" w:eastAsia="Calibri" w:cs="Calibri"/>
                <w:b/>
                <w:bCs/>
                <w:i/>
                <w:iCs/>
                <w:color w:val="222222"/>
                <w:sz w:val="19"/>
                <w:szCs w:val="19"/>
              </w:rPr>
            </w:rPrChange>
          </w:rPr>
          <w:t>posteriormente, se for caso disso,</w:t>
        </w:r>
        <w:r w:rsidRPr="420E2B96">
          <w:rPr>
            <w:color w:val="222222"/>
            <w:highlight w:val="yellow"/>
            <w:rPrChange w:author="Rui André Vidal" w:date="2026-03-26T08:38:00Z" w16du:dateUtc="2026-03-26T08:38:13Z" w:id="1166">
              <w:rPr>
                <w:rFonts w:ascii="Calibri" w:hAnsi="Calibri" w:eastAsia="Calibri" w:cs="Calibri"/>
                <w:i/>
                <w:iCs/>
                <w:color w:val="222222"/>
                <w:sz w:val="19"/>
                <w:szCs w:val="19"/>
              </w:rPr>
            </w:rPrChange>
          </w:rPr>
          <w:t xml:space="preserve"> com base numa </w:t>
        </w:r>
        <w:r w:rsidRPr="420E2B96">
          <w:rPr>
            <w:b/>
            <w:bCs/>
            <w:color w:val="222222"/>
            <w:highlight w:val="yellow"/>
            <w:rPrChange w:author="Rui André Vidal" w:date="2026-03-26T08:38:00Z" w16du:dateUtc="2026-03-26T08:38:13Z" w:id="1167">
              <w:rPr>
                <w:rFonts w:ascii="Calibri" w:hAnsi="Calibri" w:eastAsia="Calibri" w:cs="Calibri"/>
                <w:b/>
                <w:bCs/>
                <w:i/>
                <w:iCs/>
                <w:color w:val="222222"/>
                <w:sz w:val="19"/>
                <w:szCs w:val="19"/>
              </w:rPr>
            </w:rPrChange>
          </w:rPr>
          <w:t xml:space="preserve">análise do risco </w:t>
        </w:r>
        <w:r w:rsidRPr="420E2B96">
          <w:rPr>
            <w:color w:val="222222"/>
            <w:highlight w:val="yellow"/>
            <w:rPrChange w:author="Rui André Vidal" w:date="2026-03-26T08:38:00Z" w16du:dateUtc="2026-03-26T08:38:13Z" w:id="1168">
              <w:rPr>
                <w:rFonts w:ascii="Calibri" w:hAnsi="Calibri" w:eastAsia="Calibri" w:cs="Calibri"/>
                <w:i/>
                <w:iCs/>
                <w:color w:val="222222"/>
                <w:sz w:val="19"/>
                <w:szCs w:val="19"/>
              </w:rPr>
            </w:rPrChange>
          </w:rPr>
          <w:t>levada a cabo pelas autoridades competentes</w:t>
        </w:r>
        <w:r w:rsidRPr="420E2B96">
          <w:rPr>
            <w:b/>
            <w:bCs/>
            <w:color w:val="222222"/>
            <w:highlight w:val="yellow"/>
            <w:rPrChange w:author="Rui André Vidal" w:date="2026-03-26T08:38:00Z" w16du:dateUtc="2026-03-26T08:38:13Z" w:id="1169">
              <w:rPr>
                <w:rFonts w:ascii="Calibri" w:hAnsi="Calibri" w:eastAsia="Calibri" w:cs="Calibri"/>
                <w:b/>
                <w:bCs/>
                <w:i/>
                <w:iCs/>
                <w:color w:val="222222"/>
                <w:sz w:val="19"/>
                <w:szCs w:val="19"/>
              </w:rPr>
            </w:rPrChange>
          </w:rPr>
          <w:t>,</w:t>
        </w:r>
        <w:commentRangeStart w:id="1170"/>
        <w:r w:rsidRPr="420E2B96">
          <w:rPr>
            <w:b/>
            <w:bCs/>
            <w:color w:val="222222"/>
            <w:highlight w:val="yellow"/>
            <w:rPrChange w:author="Rui André Vidal" w:date="2026-03-26T08:38:00Z" w16du:dateUtc="2026-03-26T08:38:13Z" w:id="1171">
              <w:rPr>
                <w:rFonts w:ascii="Calibri" w:hAnsi="Calibri" w:eastAsia="Calibri" w:cs="Calibri"/>
                <w:b/>
                <w:bCs/>
                <w:i/>
                <w:iCs/>
                <w:color w:val="222222"/>
                <w:sz w:val="19"/>
                <w:szCs w:val="19"/>
              </w:rPr>
            </w:rPrChange>
          </w:rPr>
          <w:t xml:space="preserve"> ou anualmente</w:t>
        </w:r>
        <w:r w:rsidRPr="420E2B96">
          <w:rPr>
            <w:color w:val="222222"/>
            <w:highlight w:val="yellow"/>
            <w:rPrChange w:author="Rui André Vidal" w:date="2026-03-26T08:38:00Z" w16du:dateUtc="2026-03-26T08:38:13Z" w:id="1172">
              <w:rPr>
                <w:rFonts w:ascii="Calibri" w:hAnsi="Calibri" w:eastAsia="Calibri" w:cs="Calibri"/>
                <w:i/>
                <w:iCs/>
                <w:color w:val="222222"/>
                <w:sz w:val="19"/>
                <w:szCs w:val="19"/>
              </w:rPr>
            </w:rPrChange>
          </w:rPr>
          <w:t>, se os  Estados Membros assim o previrem no seu direito nacional;</w:t>
        </w:r>
      </w:ins>
      <w:commentRangeEnd w:id="1170"/>
      <w:r w:rsidR="693F927A">
        <w:rPr>
          <w:rStyle w:val="Refdecomentrio"/>
          <w:color w:val="222222"/>
          <w:sz w:val="24"/>
          <w:szCs w:val="24"/>
          <w:highlight w:val="yellow"/>
          <w:rPrChange w:author="Rui André Vidal" w:date="2026-04-10T00:25:00Z" w:id="1173">
            <w:rPr>
              <w:rStyle w:val="Refdecomentrio"/>
              <w:rFonts w:ascii="Calibri" w:hAnsi="Calibri" w:eastAsia="Calibri" w:cs="Calibri"/>
              <w:i/>
              <w:iCs/>
              <w:color w:val="222222"/>
              <w:sz w:val="19"/>
              <w:szCs w:val="19"/>
            </w:rPr>
          </w:rPrChange>
        </w:rPr>
        <w:commentReference w:id="1170"/>
      </w:r>
    </w:p>
    <w:p w:rsidR="693F927A" w:rsidRDefault="26E96280" w14:paraId="625BBE42" w14:textId="50411AFD">
      <w:pPr>
        <w:spacing w:after="0" w:line="276" w:lineRule="auto"/>
        <w:ind w:left="360" w:right="79" w:hanging="280"/>
        <w:rPr>
          <w:ins w:author="Rui André Vidal" w:date="2026-03-26T08:37:00Z" w16du:dateUtc="2026-03-26T08:37:15Z" w:id="1174"/>
          <w:color w:val="222222"/>
          <w:highlight w:val="yellow"/>
          <w:rPrChange w:author="Rui André Vidal" w:date="2026-04-10T00:25:00Z" w:id="1175">
            <w:rPr>
              <w:ins w:author="Rui André Vidal" w:date="2026-03-26T08:37:00Z" w16du:dateUtc="2026-03-26T08:37:15Z" w:id="1176"/>
              <w:rFonts w:ascii="Calibri" w:hAnsi="Calibri" w:eastAsia="Calibri" w:cs="Calibri"/>
              <w:i/>
              <w:iCs/>
              <w:color w:val="222222"/>
              <w:sz w:val="19"/>
              <w:szCs w:val="19"/>
            </w:rPr>
          </w:rPrChange>
        </w:rPr>
        <w:pPrChange w:author="Rui André Vidal" w:date="2026-03-26T08:37:00Z" w:id="1177">
          <w:pPr/>
        </w:pPrChange>
      </w:pPr>
      <w:ins w:author="Rui André Vidal" w:date="2026-03-26T08:37:00Z" w16du:dateUtc="2026-03-26T08:37:15Z" w:id="1178">
        <w:r w:rsidRPr="420E2B96">
          <w:rPr>
            <w:color w:val="222222"/>
            <w:highlight w:val="yellow"/>
            <w:rPrChange w:author="Rui André Vidal" w:date="2026-04-10T00:25:00Z" w16du:dateUtc="2026-04-10T00:25:55Z" w:id="1179">
              <w:rPr>
                <w:rFonts w:ascii="Calibri" w:hAnsi="Calibri" w:eastAsia="Calibri" w:cs="Calibri"/>
                <w:i/>
                <w:iCs/>
                <w:color w:val="222222"/>
                <w:sz w:val="19"/>
                <w:szCs w:val="19"/>
              </w:rPr>
            </w:rPrChange>
          </w:rPr>
          <w:t xml:space="preserve">(b) Conservar um </w:t>
        </w:r>
        <w:r w:rsidRPr="420E2B96">
          <w:rPr>
            <w:b/>
            <w:bCs/>
            <w:color w:val="222222"/>
            <w:highlight w:val="yellow"/>
            <w:rPrChange w:author="Rui André Vidal" w:date="2026-03-26T08:38:00Z" w16du:dateUtc="2026-03-26T08:38:13Z" w:id="1180">
              <w:rPr>
                <w:rFonts w:ascii="Calibri" w:hAnsi="Calibri" w:eastAsia="Calibri" w:cs="Calibri"/>
                <w:b/>
                <w:bCs/>
                <w:i/>
                <w:iCs/>
                <w:color w:val="222222"/>
                <w:sz w:val="19"/>
                <w:szCs w:val="19"/>
              </w:rPr>
            </w:rPrChange>
          </w:rPr>
          <w:t>registo</w:t>
        </w:r>
        <w:r w:rsidRPr="420E2B96">
          <w:rPr>
            <w:color w:val="222222"/>
            <w:highlight w:val="yellow"/>
            <w:rPrChange w:author="Rui André Vidal" w:date="2026-03-26T08:38:00Z" w16du:dateUtc="2026-03-26T08:38:13Z" w:id="1181">
              <w:rPr>
                <w:rFonts w:ascii="Calibri" w:hAnsi="Calibri" w:eastAsia="Calibri" w:cs="Calibri"/>
                <w:i/>
                <w:iCs/>
                <w:color w:val="222222"/>
                <w:sz w:val="19"/>
                <w:szCs w:val="19"/>
              </w:rPr>
            </w:rPrChange>
          </w:rPr>
          <w:t xml:space="preserve"> das conclusões da visita do médico veterinário a que se refere a alínea a) e das suas ações de acompanhamento </w:t>
        </w:r>
        <w:r w:rsidRPr="420E2B96">
          <w:rPr>
            <w:b/>
            <w:bCs/>
            <w:color w:val="222222"/>
            <w:highlight w:val="yellow"/>
            <w:rPrChange w:author="Rui André Vidal" w:date="2026-03-26T08:38:00Z" w16du:dateUtc="2026-03-26T08:38:13Z" w:id="1182">
              <w:rPr>
                <w:rFonts w:ascii="Calibri" w:hAnsi="Calibri" w:eastAsia="Calibri" w:cs="Calibri"/>
                <w:b/>
                <w:bCs/>
                <w:i/>
                <w:iCs/>
                <w:color w:val="222222"/>
                <w:sz w:val="19"/>
                <w:szCs w:val="19"/>
              </w:rPr>
            </w:rPrChange>
          </w:rPr>
          <w:t>durante pelo menos quatro anos</w:t>
        </w:r>
        <w:r w:rsidRPr="420E2B96">
          <w:rPr>
            <w:color w:val="222222"/>
            <w:highlight w:val="yellow"/>
            <w:rPrChange w:author="Rui André Vidal" w:date="2026-03-26T08:38:00Z" w16du:dateUtc="2026-03-26T08:38:13Z" w:id="1183">
              <w:rPr>
                <w:rFonts w:ascii="Calibri" w:hAnsi="Calibri" w:eastAsia="Calibri" w:cs="Calibri"/>
                <w:i/>
                <w:iCs/>
                <w:color w:val="222222"/>
                <w:sz w:val="19"/>
                <w:szCs w:val="19"/>
              </w:rPr>
            </w:rPrChange>
          </w:rPr>
          <w:t xml:space="preserve">, a contar do dia da visita, e </w:t>
        </w:r>
        <w:r w:rsidRPr="420E2B96">
          <w:rPr>
            <w:b/>
            <w:bCs/>
            <w:color w:val="222222"/>
            <w:highlight w:val="yellow"/>
            <w:rPrChange w:author="Rui André Vidal" w:date="2026-03-26T08:38:00Z" w16du:dateUtc="2026-03-26T08:38:13Z" w:id="1184">
              <w:rPr>
                <w:rFonts w:ascii="Calibri" w:hAnsi="Calibri" w:eastAsia="Calibri" w:cs="Calibri"/>
                <w:b/>
                <w:bCs/>
                <w:i/>
                <w:iCs/>
                <w:color w:val="222222"/>
                <w:sz w:val="19"/>
                <w:szCs w:val="19"/>
              </w:rPr>
            </w:rPrChange>
          </w:rPr>
          <w:t>disponibilizar esse registo</w:t>
        </w:r>
        <w:r w:rsidRPr="420E2B96">
          <w:rPr>
            <w:color w:val="222222"/>
            <w:highlight w:val="yellow"/>
            <w:rPrChange w:author="Rui André Vidal" w:date="2026-03-26T08:38:00Z" w16du:dateUtc="2026-03-26T08:38:13Z" w:id="1185">
              <w:rPr>
                <w:rFonts w:ascii="Calibri" w:hAnsi="Calibri" w:eastAsia="Calibri" w:cs="Calibri"/>
                <w:i/>
                <w:iCs/>
                <w:color w:val="222222"/>
                <w:sz w:val="19"/>
                <w:szCs w:val="19"/>
              </w:rPr>
            </w:rPrChange>
          </w:rPr>
          <w:t xml:space="preserve"> </w:t>
        </w:r>
        <w:r w:rsidRPr="420E2B96">
          <w:rPr>
            <w:b/>
            <w:bCs/>
            <w:color w:val="222222"/>
            <w:highlight w:val="yellow"/>
            <w:rPrChange w:author="Rui André Vidal" w:date="2026-04-06T21:30:00Z" w16du:dateUtc="2026-04-06T21:30:29Z" w:id="1186">
              <w:rPr>
                <w:rFonts w:ascii="Calibri" w:hAnsi="Calibri" w:eastAsia="Calibri" w:cs="Calibri"/>
                <w:i/>
                <w:iCs/>
                <w:color w:val="222222"/>
                <w:sz w:val="19"/>
                <w:szCs w:val="19"/>
              </w:rPr>
            </w:rPrChange>
          </w:rPr>
          <w:t>às autoridades competentes</w:t>
        </w:r>
        <w:r w:rsidRPr="420E2B96">
          <w:rPr>
            <w:color w:val="222222"/>
            <w:highlight w:val="yellow"/>
            <w:rPrChange w:author="Rui André Vidal" w:date="2026-03-26T08:38:00Z" w16du:dateUtc="2026-03-26T08:38:13Z" w:id="1187">
              <w:rPr>
                <w:rFonts w:ascii="Calibri" w:hAnsi="Calibri" w:eastAsia="Calibri" w:cs="Calibri"/>
                <w:i/>
                <w:iCs/>
                <w:color w:val="222222"/>
                <w:sz w:val="19"/>
                <w:szCs w:val="19"/>
              </w:rPr>
            </w:rPrChange>
          </w:rPr>
          <w:t xml:space="preserve">, mediante pedido, </w:t>
        </w:r>
        <w:r w:rsidRPr="420E2B96">
          <w:rPr>
            <w:b/>
            <w:bCs/>
            <w:color w:val="222222"/>
            <w:highlight w:val="yellow"/>
            <w:rPrChange w:author="Rui André Vidal" w:date="2026-04-06T21:30:00Z" w16du:dateUtc="2026-04-06T21:30:38Z" w:id="1188">
              <w:rPr>
                <w:rFonts w:ascii="Calibri" w:hAnsi="Calibri" w:eastAsia="Calibri" w:cs="Calibri"/>
                <w:i/>
                <w:iCs/>
                <w:color w:val="222222"/>
                <w:sz w:val="19"/>
                <w:szCs w:val="19"/>
              </w:rPr>
            </w:rPrChange>
          </w:rPr>
          <w:t>a</w:t>
        </w:r>
        <w:r w:rsidRPr="420E2B96">
          <w:rPr>
            <w:b/>
            <w:bCs/>
            <w:color w:val="222222"/>
            <w:highlight w:val="yellow"/>
            <w:rPrChange w:author="Rui André Vidal" w:date="2026-04-06T21:30:00Z" w16du:dateUtc="2026-04-06T21:30:34Z" w:id="1189">
              <w:rPr>
                <w:rFonts w:ascii="Calibri" w:hAnsi="Calibri" w:eastAsia="Calibri" w:cs="Calibri"/>
                <w:i/>
                <w:iCs/>
                <w:color w:val="222222"/>
                <w:sz w:val="19"/>
                <w:szCs w:val="19"/>
              </w:rPr>
            </w:rPrChange>
          </w:rPr>
          <w:t>ssim como aos médicos veterinário</w:t>
        </w:r>
        <w:r w:rsidRPr="420E2B96">
          <w:rPr>
            <w:color w:val="222222"/>
            <w:highlight w:val="yellow"/>
            <w:rPrChange w:author="Rui André Vidal" w:date="2026-03-26T08:38:00Z" w16du:dateUtc="2026-03-26T08:38:13Z" w:id="1190">
              <w:rPr>
                <w:rFonts w:ascii="Calibri" w:hAnsi="Calibri" w:eastAsia="Calibri" w:cs="Calibri"/>
                <w:i/>
                <w:iCs/>
                <w:color w:val="222222"/>
                <w:sz w:val="19"/>
                <w:szCs w:val="19"/>
              </w:rPr>
            </w:rPrChange>
          </w:rPr>
          <w:t>s que fizerem as visitas de acompanhamento subsequentes.</w:t>
        </w:r>
      </w:ins>
    </w:p>
    <w:p w:rsidR="693F927A" w:rsidRDefault="26E96280" w14:paraId="2D8C14CD" w14:textId="5F8BC0F0">
      <w:pPr>
        <w:spacing w:after="114"/>
        <w:ind w:right="136"/>
        <w:rPr>
          <w:highlight w:val="yellow"/>
          <w:rPrChange w:author="Rui André Vidal" w:date="2026-04-10T00:25:00Z" w:id="1191">
            <w:rPr/>
          </w:rPrChange>
        </w:rPr>
        <w:pPrChange w:author="Rui André Vidal" w:date="2026-03-26T08:37:00Z" w:id="1192">
          <w:pPr/>
        </w:pPrChange>
      </w:pPr>
      <w:ins w:author="Rui André Vidal" w:date="2026-03-26T08:37:00Z" w16du:dateUtc="2026-03-26T08:37:15Z" w:id="1193">
        <w:r w:rsidRPr="420E2B96">
          <w:rPr>
            <w:color w:val="222222"/>
            <w:highlight w:val="yellow"/>
            <w:rPrChange w:author="Rui André Vidal" w:date="2026-04-10T00:25:00Z" w16du:dateUtc="2026-04-10T00:25:55Z" w:id="1194">
              <w:rPr>
                <w:rFonts w:ascii="Calibri" w:hAnsi="Calibri" w:eastAsia="Calibri" w:cs="Calibri"/>
                <w:i/>
                <w:iCs/>
                <w:color w:val="222222"/>
                <w:sz w:val="19"/>
                <w:szCs w:val="19"/>
              </w:rPr>
            </w:rPrChange>
          </w:rPr>
          <w:t>2. Até... [</w:t>
        </w:r>
        <w:r w:rsidRPr="420E2B96">
          <w:rPr>
            <w:b/>
            <w:bCs/>
            <w:color w:val="222222"/>
            <w:highlight w:val="yellow"/>
            <w:rPrChange w:author="Rui André Vidal" w:date="2026-03-26T08:38:00Z" w16du:dateUtc="2026-03-26T08:38:13Z" w:id="1195">
              <w:rPr>
                <w:rFonts w:ascii="Calibri" w:hAnsi="Calibri" w:eastAsia="Calibri" w:cs="Calibri"/>
                <w:b/>
                <w:bCs/>
                <w:i/>
                <w:iCs/>
                <w:color w:val="222222"/>
                <w:sz w:val="19"/>
                <w:szCs w:val="19"/>
              </w:rPr>
            </w:rPrChange>
          </w:rPr>
          <w:t>24 meses a contar da data de entrada em vigor do presente regulamento</w:t>
        </w:r>
        <w:r w:rsidRPr="420E2B96">
          <w:rPr>
            <w:color w:val="222222"/>
            <w:highlight w:val="yellow"/>
            <w:rPrChange w:author="Rui André Vidal" w:date="2026-03-26T08:38:00Z" w16du:dateUtc="2026-03-26T08:38:13Z" w:id="1196">
              <w:rPr>
                <w:rFonts w:ascii="Calibri" w:hAnsi="Calibri" w:eastAsia="Calibri" w:cs="Calibri"/>
                <w:i/>
                <w:iCs/>
                <w:color w:val="222222"/>
                <w:sz w:val="19"/>
                <w:szCs w:val="19"/>
              </w:rPr>
            </w:rPrChange>
          </w:rPr>
          <w:t xml:space="preserve">], a Comissão adota atos delegados, nos termos do artigo 28.º, que complementem o presente artigo, prevendo os </w:t>
        </w:r>
        <w:r w:rsidRPr="420E2B96">
          <w:rPr>
            <w:b/>
            <w:bCs/>
            <w:color w:val="222222"/>
            <w:highlight w:val="yellow"/>
            <w:rPrChange w:author="Rui André Vidal" w:date="2026-03-26T08:38:00Z" w16du:dateUtc="2026-03-26T08:38:13Z" w:id="1197">
              <w:rPr>
                <w:rFonts w:ascii="Calibri" w:hAnsi="Calibri" w:eastAsia="Calibri" w:cs="Calibri"/>
                <w:b/>
                <w:bCs/>
                <w:i/>
                <w:iCs/>
                <w:color w:val="222222"/>
                <w:sz w:val="19"/>
                <w:szCs w:val="19"/>
              </w:rPr>
            </w:rPrChange>
          </w:rPr>
          <w:t>critérios mínimos a avaliar pelo médico veterinário</w:t>
        </w:r>
        <w:r w:rsidRPr="420E2B96">
          <w:rPr>
            <w:color w:val="222222"/>
            <w:highlight w:val="yellow"/>
            <w:rPrChange w:author="Rui André Vidal" w:date="2026-03-26T08:38:00Z" w16du:dateUtc="2026-03-26T08:38:13Z" w:id="1198">
              <w:rPr>
                <w:rFonts w:ascii="Calibri" w:hAnsi="Calibri" w:eastAsia="Calibri" w:cs="Calibri"/>
                <w:i/>
                <w:iCs/>
                <w:color w:val="222222"/>
                <w:sz w:val="19"/>
                <w:szCs w:val="19"/>
              </w:rPr>
            </w:rPrChange>
          </w:rPr>
          <w:t xml:space="preserve"> durante a visita de aconselhamento para assegurar o bem</w:t>
        </w:r>
        <w:r w:rsidRPr="420E2B96">
          <w:rPr>
            <w:color w:val="222222"/>
            <w:highlight w:val="yellow"/>
            <w:rPrChange w:author="Rui André Vidal" w:date="2026-03-26T08:38:00Z" w16du:dateUtc="2026-03-26T08:38:13Z" w:id="1199">
              <w:rPr>
                <w:rFonts w:ascii="Cambria Math" w:hAnsi="Cambria Math" w:eastAsia="Cambria Math" w:cs="Cambria Math"/>
                <w:i/>
                <w:iCs/>
                <w:color w:val="222222"/>
                <w:sz w:val="19"/>
                <w:szCs w:val="19"/>
              </w:rPr>
            </w:rPrChange>
          </w:rPr>
          <w:t>‑</w:t>
        </w:r>
        <w:r w:rsidRPr="420E2B96">
          <w:rPr>
            <w:color w:val="222222"/>
            <w:highlight w:val="yellow"/>
            <w:rPrChange w:author="Rui André Vidal" w:date="2026-03-26T08:38:00Z" w16du:dateUtc="2026-03-26T08:38:13Z" w:id="1200">
              <w:rPr>
                <w:rFonts w:ascii="Calibri" w:hAnsi="Calibri" w:eastAsia="Calibri" w:cs="Calibri"/>
                <w:i/>
                <w:iCs/>
                <w:color w:val="222222"/>
                <w:sz w:val="19"/>
                <w:szCs w:val="19"/>
              </w:rPr>
            </w:rPrChange>
          </w:rPr>
          <w:t>estar.</w:t>
        </w:r>
      </w:ins>
    </w:p>
    <w:p w:rsidR="004C3A1D" w:rsidP="004C3A1D" w:rsidRDefault="004C3A1D" w14:paraId="65B799AA" w14:textId="77777777">
      <w:pPr>
        <w:spacing w:after="114"/>
        <w:ind w:left="300" w:right="136" w:firstLine="0"/>
      </w:pPr>
    </w:p>
    <w:p w:rsidR="005101CF" w:rsidP="007962B7" w:rsidRDefault="00A626AB" w14:paraId="44933E52" w14:textId="56463B9C">
      <w:pPr>
        <w:pStyle w:val="Ttulo2"/>
        <w:ind w:right="0"/>
      </w:pPr>
      <w:bookmarkStart w:name="_Toc223954428" w:id="1201"/>
      <w:r>
        <w:t>SUBSECÇÃO I</w:t>
      </w:r>
    </w:p>
    <w:p w:rsidR="005101CF" w:rsidP="007962B7" w:rsidRDefault="00D26F20" w14:paraId="6DFD4AC8" w14:textId="203C26AD">
      <w:pPr>
        <w:pStyle w:val="Ttulo2"/>
        <w:ind w:right="0"/>
      </w:pPr>
      <w:r>
        <w:t xml:space="preserve"> </w:t>
      </w:r>
      <w:r w:rsidR="00A626AB">
        <w:t>Registos e autorizações prévias</w:t>
      </w:r>
      <w:bookmarkEnd w:id="1201"/>
      <w:r w:rsidR="00A626AB">
        <w:t xml:space="preserve"> </w:t>
      </w:r>
    </w:p>
    <w:p w:rsidRPr="004C3A1D" w:rsidR="004C3A1D" w:rsidP="004C3A1D" w:rsidRDefault="004C3A1D" w14:paraId="3B4CA6EC" w14:textId="77777777"/>
    <w:p w:rsidR="005101CF" w:rsidP="007962B7" w:rsidRDefault="00A626AB" w14:paraId="66C2FE82" w14:textId="3096BD2E">
      <w:pPr>
        <w:pStyle w:val="Ttulo3"/>
        <w:ind w:left="0" w:right="0" w:firstLine="0"/>
      </w:pPr>
      <w:bookmarkStart w:name="_Toc223954429" w:id="1202"/>
      <w:r>
        <w:t>Artigo 33.º</w:t>
      </w:r>
    </w:p>
    <w:p w:rsidR="005101CF" w:rsidP="007962B7" w:rsidRDefault="00D26F20" w14:paraId="6CC773E8" w14:textId="0B03D38A">
      <w:pPr>
        <w:pStyle w:val="Ttulo3"/>
        <w:ind w:left="0" w:right="0" w:firstLine="0"/>
      </w:pPr>
      <w:r>
        <w:t xml:space="preserve"> </w:t>
      </w:r>
      <w:r w:rsidR="00A626AB">
        <w:t>Mera comunicação prévia</w:t>
      </w:r>
      <w:bookmarkEnd w:id="1202"/>
      <w:r w:rsidR="00A626AB">
        <w:t xml:space="preserve">  </w:t>
      </w:r>
    </w:p>
    <w:p w:rsidR="005101CF" w:rsidRDefault="00A626AB" w14:paraId="3AB680EB" w14:textId="77777777">
      <w:pPr>
        <w:ind w:left="127" w:right="136" w:firstLine="0"/>
      </w:pPr>
      <w:r>
        <w:t xml:space="preserve">A mera comunicação prévia a que se refere a alínea </w:t>
      </w:r>
      <w:r>
        <w:rPr>
          <w:i/>
        </w:rPr>
        <w:t>a)</w:t>
      </w:r>
      <w:r>
        <w:t xml:space="preserve"> do artigo 31.º é dirigida à DGAV e deve conter os seguintes elementos, quando aplicáveis: </w:t>
      </w:r>
    </w:p>
    <w:p w:rsidR="005101CF" w:rsidRDefault="00A626AB" w14:paraId="067C981B" w14:textId="77777777">
      <w:pPr>
        <w:numPr>
          <w:ilvl w:val="0"/>
          <w:numId w:val="77"/>
        </w:numPr>
        <w:spacing w:after="287" w:line="259" w:lineRule="auto"/>
        <w:ind w:right="136" w:hanging="289"/>
      </w:pPr>
      <w:r>
        <w:t xml:space="preserve">O nome ou a denominação social do interessado; </w:t>
      </w:r>
    </w:p>
    <w:p w:rsidR="005101CF" w:rsidRDefault="00A626AB" w14:paraId="74E40A63" w14:textId="77777777">
      <w:pPr>
        <w:numPr>
          <w:ilvl w:val="0"/>
          <w:numId w:val="77"/>
        </w:numPr>
        <w:spacing w:after="286" w:line="259" w:lineRule="auto"/>
        <w:ind w:right="136" w:hanging="289"/>
      </w:pPr>
      <w:r>
        <w:t xml:space="preserve">A localização do alojamento e a sua designação comercial; </w:t>
      </w:r>
    </w:p>
    <w:p w:rsidR="005101CF" w:rsidRDefault="00A626AB" w14:paraId="6B6F7C36" w14:textId="77777777">
      <w:pPr>
        <w:numPr>
          <w:ilvl w:val="0"/>
          <w:numId w:val="77"/>
        </w:numPr>
        <w:spacing w:after="287" w:line="259" w:lineRule="auto"/>
        <w:ind w:right="136" w:hanging="289"/>
      </w:pPr>
      <w:r>
        <w:t xml:space="preserve">O número de identificação fiscal ou de pessoa coletiva do interessado; </w:t>
      </w:r>
    </w:p>
    <w:p w:rsidR="005101CF" w:rsidRDefault="00A626AB" w14:paraId="2EFD1463" w14:textId="77777777">
      <w:pPr>
        <w:numPr>
          <w:ilvl w:val="0"/>
          <w:numId w:val="77"/>
        </w:numPr>
        <w:ind w:right="136" w:hanging="289"/>
      </w:pPr>
      <w:r>
        <w:t xml:space="preserve">A identificação dos municípios integrantes, no caso dos centros de recolha intermunicipais; </w:t>
      </w:r>
    </w:p>
    <w:p w:rsidR="005101CF" w:rsidP="00243575" w:rsidRDefault="00A626AB" w14:paraId="2A0EDED3" w14:textId="347FC994">
      <w:pPr>
        <w:numPr>
          <w:ilvl w:val="0"/>
          <w:numId w:val="77"/>
        </w:numPr>
        <w:spacing w:line="259" w:lineRule="auto"/>
        <w:ind w:right="136" w:hanging="289"/>
      </w:pPr>
      <w:r>
        <w:t xml:space="preserve">A caracterização das atividades a exercer;  </w:t>
      </w:r>
    </w:p>
    <w:p w:rsidR="005101CF" w:rsidRDefault="00A626AB" w14:paraId="17870D56" w14:textId="77777777">
      <w:pPr>
        <w:numPr>
          <w:ilvl w:val="0"/>
          <w:numId w:val="78"/>
        </w:numPr>
        <w:spacing w:after="287" w:line="259" w:lineRule="auto"/>
        <w:ind w:right="136" w:hanging="289"/>
      </w:pPr>
      <w:r>
        <w:t xml:space="preserve">A indicação do médico veterinário responsável pelo alojamento; </w:t>
      </w:r>
    </w:p>
    <w:p w:rsidR="005101CF" w:rsidRDefault="00A626AB" w14:paraId="33175710" w14:textId="77777777">
      <w:pPr>
        <w:numPr>
          <w:ilvl w:val="0"/>
          <w:numId w:val="78"/>
        </w:numPr>
        <w:ind w:right="136" w:hanging="289"/>
      </w:pPr>
      <w:r>
        <w:t xml:space="preserve">O número de celas de quarentena para isolamento de animais por suspeita de raiva, no caso dos centros de recolha; </w:t>
      </w:r>
    </w:p>
    <w:p w:rsidR="005101CF" w:rsidRDefault="00A626AB" w14:paraId="2173CAD8" w14:textId="77777777">
      <w:pPr>
        <w:numPr>
          <w:ilvl w:val="0"/>
          <w:numId w:val="78"/>
        </w:numPr>
        <w:spacing w:after="286" w:line="259" w:lineRule="auto"/>
        <w:ind w:right="136" w:hanging="289"/>
      </w:pPr>
      <w:r>
        <w:t xml:space="preserve">A capacidade máxima de animais e respetivas espécies a alojar; </w:t>
      </w:r>
    </w:p>
    <w:p w:rsidR="005101CF" w:rsidRDefault="00A626AB" w14:paraId="723985A0" w14:textId="77777777">
      <w:pPr>
        <w:numPr>
          <w:ilvl w:val="0"/>
          <w:numId w:val="78"/>
        </w:numPr>
        <w:spacing w:after="288" w:line="259" w:lineRule="auto"/>
        <w:ind w:right="136" w:hanging="289"/>
      </w:pPr>
      <w:r>
        <w:t xml:space="preserve">O número de animais detidos, espécies e raças; </w:t>
      </w:r>
    </w:p>
    <w:p w:rsidR="005101CF" w:rsidRDefault="00A626AB" w14:paraId="23C83E11" w14:textId="77777777">
      <w:pPr>
        <w:numPr>
          <w:ilvl w:val="0"/>
          <w:numId w:val="78"/>
        </w:numPr>
        <w:spacing w:after="114"/>
        <w:ind w:right="136" w:hanging="289"/>
      </w:pPr>
      <w:r>
        <w:t xml:space="preserve">Declaração de responsabilidade, subscrita pelo interessado, relativa ao cumprimento de toda a legislação aplicável aos animais de companhia, nomeadamente em matéria de instalações, equipamentos, higiene, saúde e bem-estar dos animais. </w:t>
      </w:r>
    </w:p>
    <w:p w:rsidR="00D26F20" w:rsidP="00D26F20" w:rsidRDefault="00D26F20" w14:paraId="55E5D330" w14:textId="77777777">
      <w:pPr>
        <w:spacing w:after="114"/>
        <w:ind w:left="720" w:right="136" w:firstLine="0"/>
      </w:pPr>
    </w:p>
    <w:p w:rsidR="005101CF" w:rsidP="007962B7" w:rsidRDefault="00A626AB" w14:paraId="19A5AD76" w14:textId="5B876EC8">
      <w:pPr>
        <w:pStyle w:val="Ttulo3"/>
        <w:ind w:left="0" w:right="0" w:firstLine="0"/>
      </w:pPr>
      <w:bookmarkStart w:name="_Toc223954430" w:id="1203"/>
      <w:r>
        <w:t xml:space="preserve">Artigo 34.º </w:t>
      </w:r>
    </w:p>
    <w:p w:rsidR="005101CF" w:rsidP="007962B7" w:rsidRDefault="00A626AB" w14:paraId="66B73EEB" w14:textId="122D8BC0">
      <w:pPr>
        <w:pStyle w:val="Ttulo3"/>
        <w:ind w:left="0" w:right="0" w:firstLine="0"/>
      </w:pPr>
      <w:r>
        <w:t>Permissão administrativa</w:t>
      </w:r>
      <w:bookmarkEnd w:id="1203"/>
      <w:r>
        <w:t xml:space="preserve"> </w:t>
      </w:r>
    </w:p>
    <w:p w:rsidR="005101CF" w:rsidRDefault="00A626AB" w14:paraId="1EF5B423" w14:textId="77777777">
      <w:pPr>
        <w:numPr>
          <w:ilvl w:val="0"/>
          <w:numId w:val="79"/>
        </w:numPr>
        <w:ind w:left="300" w:right="136" w:hanging="173"/>
      </w:pPr>
      <w:r>
        <w:t>-</w:t>
      </w:r>
      <w:r>
        <w:rPr>
          <w:rFonts w:ascii="Arial" w:hAnsi="Arial" w:eastAsia="Arial" w:cs="Arial"/>
        </w:rPr>
        <w:t xml:space="preserve"> </w:t>
      </w:r>
      <w:r>
        <w:t xml:space="preserve">O pedido de permissão administrativa a que se refere a alínea </w:t>
      </w:r>
      <w:r>
        <w:rPr>
          <w:i/>
        </w:rPr>
        <w:t>b)</w:t>
      </w:r>
      <w:r>
        <w:t xml:space="preserve"> do artigo 31.º é apresentado à DGAV e deve conter os seguintes elementos, quando aplicáveis: </w:t>
      </w:r>
    </w:p>
    <w:p w:rsidR="005101CF" w:rsidRDefault="00A626AB" w14:paraId="530C525E" w14:textId="77777777">
      <w:pPr>
        <w:numPr>
          <w:ilvl w:val="1"/>
          <w:numId w:val="79"/>
        </w:numPr>
        <w:spacing w:after="287" w:line="259" w:lineRule="auto"/>
        <w:ind w:right="136"/>
      </w:pPr>
      <w:r>
        <w:t xml:space="preserve">O nome ou a denominação social do interessado; </w:t>
      </w:r>
    </w:p>
    <w:p w:rsidR="005101CF" w:rsidRDefault="00A626AB" w14:paraId="1AC0CE12" w14:textId="77777777">
      <w:pPr>
        <w:numPr>
          <w:ilvl w:val="1"/>
          <w:numId w:val="79"/>
        </w:numPr>
        <w:spacing w:after="286" w:line="259" w:lineRule="auto"/>
        <w:ind w:right="136"/>
      </w:pPr>
      <w:r>
        <w:t xml:space="preserve">A localização do alojamento e a sua designação comercial; </w:t>
      </w:r>
    </w:p>
    <w:p w:rsidR="005101CF" w:rsidRDefault="00A626AB" w14:paraId="71AE4DEC" w14:textId="77777777">
      <w:pPr>
        <w:numPr>
          <w:ilvl w:val="1"/>
          <w:numId w:val="79"/>
        </w:numPr>
        <w:spacing w:after="287" w:line="259" w:lineRule="auto"/>
        <w:ind w:right="136"/>
      </w:pPr>
      <w:r>
        <w:t xml:space="preserve">O número de identificação fiscal ou de pessoa coletiva do interessado; </w:t>
      </w:r>
    </w:p>
    <w:p w:rsidR="005101CF" w:rsidRDefault="00A626AB" w14:paraId="46F03837" w14:textId="77777777">
      <w:pPr>
        <w:numPr>
          <w:ilvl w:val="1"/>
          <w:numId w:val="79"/>
        </w:numPr>
        <w:spacing w:after="286" w:line="259" w:lineRule="auto"/>
        <w:ind w:right="136"/>
      </w:pPr>
      <w:r>
        <w:t xml:space="preserve">A finalidade do alojamento; </w:t>
      </w:r>
    </w:p>
    <w:p w:rsidR="005101CF" w:rsidRDefault="00A626AB" w14:paraId="08A97BF6" w14:textId="77777777">
      <w:pPr>
        <w:numPr>
          <w:ilvl w:val="1"/>
          <w:numId w:val="79"/>
        </w:numPr>
        <w:spacing w:after="287" w:line="259" w:lineRule="auto"/>
        <w:ind w:right="136"/>
      </w:pPr>
      <w:r>
        <w:t xml:space="preserve">O número de animais a deter, respetivas espécies, raças e sexos;  </w:t>
      </w:r>
    </w:p>
    <w:p w:rsidR="005101CF" w:rsidRDefault="00A626AB" w14:paraId="69054802" w14:textId="77777777">
      <w:pPr>
        <w:numPr>
          <w:ilvl w:val="1"/>
          <w:numId w:val="79"/>
        </w:numPr>
        <w:spacing w:after="286" w:line="259" w:lineRule="auto"/>
        <w:ind w:right="136"/>
      </w:pPr>
      <w:r>
        <w:t xml:space="preserve">A identificação do médico veterinário responsável pelo alojamento. </w:t>
      </w:r>
    </w:p>
    <w:p w:rsidR="005101CF" w:rsidRDefault="00A626AB" w14:paraId="0AA8650C" w14:textId="77777777">
      <w:pPr>
        <w:numPr>
          <w:ilvl w:val="0"/>
          <w:numId w:val="79"/>
        </w:numPr>
        <w:spacing w:after="287" w:line="259" w:lineRule="auto"/>
        <w:ind w:left="300" w:right="136" w:hanging="173"/>
      </w:pPr>
      <w:r>
        <w:t>-</w:t>
      </w:r>
      <w:r>
        <w:rPr>
          <w:rFonts w:ascii="Arial" w:hAnsi="Arial" w:eastAsia="Arial" w:cs="Arial"/>
        </w:rPr>
        <w:t xml:space="preserve"> </w:t>
      </w:r>
      <w:r>
        <w:t xml:space="preserve">O pedido de permissão administrativa é acompanhado dos seguintes documentos: </w:t>
      </w:r>
    </w:p>
    <w:p w:rsidR="005101CF" w:rsidP="00243575" w:rsidRDefault="00A626AB" w14:paraId="23AE60EC" w14:textId="0CC2E629">
      <w:pPr>
        <w:numPr>
          <w:ilvl w:val="1"/>
          <w:numId w:val="79"/>
        </w:numPr>
        <w:ind w:right="136"/>
      </w:pPr>
      <w:r>
        <w:t xml:space="preserve">Cópia dos documentos de identificação civil e fiscal do interessado ou, se aplicável, extrato em forma simples do teor das inscrições em vigor no registo comercial ou a indicação do código de certidão permanente de registo comercial; </w:t>
      </w:r>
      <w:r w:rsidRPr="00243575">
        <w:rPr>
          <w:rFonts w:ascii="Cambria" w:hAnsi="Cambria" w:eastAsia="Cambria" w:cs="Cambria"/>
          <w:sz w:val="32"/>
        </w:rPr>
        <w:tab/>
      </w:r>
    </w:p>
    <w:p w:rsidR="005101CF" w:rsidRDefault="00243575" w14:paraId="02780CA6" w14:textId="5A6DD2BC">
      <w:pPr>
        <w:numPr>
          <w:ilvl w:val="0"/>
          <w:numId w:val="80"/>
        </w:numPr>
        <w:ind w:right="717"/>
      </w:pPr>
      <w:r>
        <w:t xml:space="preserve">Declaração de responsabilidade, subscrita pelo interessado, relativa ao cumprimento da legislação aplicável aos animais de companhia, incluindo a legislação relativa a animais perigosos e potencialmente perigosos, nomeadamente em matéria de instalações, equipamentos, higiene, saúde e bem-estar; </w:t>
      </w:r>
    </w:p>
    <w:p w:rsidR="005101CF" w:rsidRDefault="00A626AB" w14:paraId="5289FF11" w14:textId="77777777">
      <w:pPr>
        <w:numPr>
          <w:ilvl w:val="0"/>
          <w:numId w:val="80"/>
        </w:numPr>
        <w:spacing w:after="114"/>
        <w:ind w:right="717"/>
      </w:pPr>
      <w:r>
        <w:t xml:space="preserve">Descrição, sumária, dos alojamentos, com indicação do número de celas destinadas a animais, a respetiva função e indicação de outras instalações existentes, bem como das medidas de segurança adotadas. </w:t>
      </w:r>
    </w:p>
    <w:p w:rsidR="00243575" w:rsidP="00243575" w:rsidRDefault="00243575" w14:paraId="56D2AA54" w14:textId="77777777">
      <w:pPr>
        <w:spacing w:after="114"/>
        <w:ind w:left="861" w:right="717" w:firstLine="0"/>
      </w:pPr>
    </w:p>
    <w:p w:rsidR="005101CF" w:rsidP="007962B7" w:rsidRDefault="00A626AB" w14:paraId="05E176C7" w14:textId="246884AC">
      <w:pPr>
        <w:pStyle w:val="Ttulo3"/>
        <w:ind w:left="0" w:right="0" w:firstLine="0"/>
      </w:pPr>
      <w:bookmarkStart w:name="_Toc223954431" w:id="1204"/>
      <w:r>
        <w:t>Artigo 35.°</w:t>
      </w:r>
    </w:p>
    <w:p w:rsidR="005101CF" w:rsidP="007962B7" w:rsidRDefault="00A626AB" w14:paraId="287CF19B" w14:textId="3F814428">
      <w:pPr>
        <w:pStyle w:val="Ttulo3"/>
        <w:ind w:left="0" w:right="0" w:firstLine="0"/>
      </w:pPr>
      <w:r>
        <w:t>Instrução do processo de permissão administrativa</w:t>
      </w:r>
      <w:bookmarkEnd w:id="1204"/>
      <w:r>
        <w:t xml:space="preserve"> </w:t>
      </w:r>
    </w:p>
    <w:p w:rsidR="005101CF" w:rsidRDefault="00A626AB" w14:paraId="5C4D8C2B" w14:textId="77777777">
      <w:pPr>
        <w:numPr>
          <w:ilvl w:val="0"/>
          <w:numId w:val="81"/>
        </w:numPr>
        <w:ind w:left="300" w:right="136" w:hanging="173"/>
      </w:pPr>
      <w:r>
        <w:t>-</w:t>
      </w:r>
      <w:r>
        <w:rPr>
          <w:rFonts w:ascii="Arial" w:hAnsi="Arial" w:eastAsia="Arial" w:cs="Arial"/>
        </w:rPr>
        <w:t xml:space="preserve"> </w:t>
      </w:r>
      <w:r>
        <w:t xml:space="preserve">Compete à direção de serviços de alimentação e veterinária da região de localização do alojamento a instrução do processo de permissão administrativa. </w:t>
      </w:r>
    </w:p>
    <w:p w:rsidR="005101CF" w:rsidRDefault="00A626AB" w14:paraId="260724B1" w14:textId="77777777">
      <w:pPr>
        <w:numPr>
          <w:ilvl w:val="0"/>
          <w:numId w:val="81"/>
        </w:numPr>
        <w:ind w:left="300" w:right="136" w:hanging="173"/>
      </w:pPr>
      <w:r>
        <w:t>-</w:t>
      </w:r>
      <w:r>
        <w:rPr>
          <w:rFonts w:ascii="Arial" w:hAnsi="Arial" w:eastAsia="Arial" w:cs="Arial"/>
        </w:rPr>
        <w:t xml:space="preserve"> </w:t>
      </w:r>
      <w:r>
        <w:t xml:space="preserve">Para os efeitos previstos no número anterior, o serviço instrutor pode solicitar ao requerente, por uma vez, todos os esclarecimentos adicionais que em cada caso considere essenciais à apreciação do processo, fixando um prazo não superior a 10 dias para a resposta. </w:t>
      </w:r>
    </w:p>
    <w:p w:rsidR="005101CF" w:rsidRDefault="00A626AB" w14:paraId="7B175052" w14:textId="77777777">
      <w:pPr>
        <w:numPr>
          <w:ilvl w:val="0"/>
          <w:numId w:val="81"/>
        </w:numPr>
        <w:ind w:left="300" w:right="136" w:hanging="173"/>
      </w:pPr>
      <w:r>
        <w:t>-</w:t>
      </w:r>
      <w:r>
        <w:rPr>
          <w:rFonts w:ascii="Arial" w:hAnsi="Arial" w:eastAsia="Arial" w:cs="Arial"/>
        </w:rPr>
        <w:t xml:space="preserve"> </w:t>
      </w:r>
      <w:r>
        <w:t xml:space="preserve">Em caso de fundadas dúvidas sobre os dados apresentados pelo requerente, o serviço instrutor pode requerer a exibição de documentos comprovativos dos referidos dados, fixando um prazo não superior a 10 dias para a resposta. </w:t>
      </w:r>
    </w:p>
    <w:p w:rsidR="005101CF" w:rsidP="005E68AA" w:rsidRDefault="00A626AB" w14:paraId="246279B6" w14:textId="5FCF5C50">
      <w:pPr>
        <w:numPr>
          <w:ilvl w:val="0"/>
          <w:numId w:val="81"/>
        </w:numPr>
        <w:spacing w:after="114"/>
        <w:ind w:left="300" w:right="136" w:hanging="173"/>
      </w:pPr>
      <w:r>
        <w:t>-</w:t>
      </w:r>
      <w:r w:rsidRPr="63EE49F9">
        <w:rPr>
          <w:rFonts w:ascii="Arial" w:hAnsi="Arial" w:eastAsia="Arial" w:cs="Arial"/>
        </w:rPr>
        <w:t xml:space="preserve"> </w:t>
      </w:r>
      <w:r>
        <w:t xml:space="preserve">O cumprimento dos requisitos necessários à atribuição de permissão de funcionamento é verificado através de visita de controlo a efetuar pela direção de serviços de alimentação e veterinária da respetiva região no prazo de 30 dias a contar da data de </w:t>
      </w:r>
      <w:r w:rsidR="0AC91B75">
        <w:t>receção</w:t>
      </w:r>
      <w:r>
        <w:t xml:space="preserve"> do respetivo pedido ou dos elementos referidos </w:t>
      </w:r>
      <w:r w:rsidR="4BBA70BF">
        <w:t>nos n.º</w:t>
      </w:r>
      <w:r w:rsidR="2E3480D7">
        <w:t xml:space="preserve">s </w:t>
      </w:r>
      <w:r>
        <w:t xml:space="preserve">2 e 3, quando solicitados. </w:t>
      </w:r>
    </w:p>
    <w:p w:rsidR="005101CF" w:rsidP="00CF1434" w:rsidRDefault="00A626AB" w14:paraId="70E3FD0D" w14:textId="74817235">
      <w:pPr>
        <w:pStyle w:val="PargrafodaLista"/>
        <w:numPr>
          <w:ilvl w:val="0"/>
          <w:numId w:val="81"/>
        </w:numPr>
        <w:spacing w:after="114"/>
        <w:ind w:right="136"/>
      </w:pPr>
      <w:r>
        <w:t>-</w:t>
      </w:r>
      <w:r w:rsidRPr="00CF1434">
        <w:rPr>
          <w:rFonts w:ascii="Arial" w:hAnsi="Arial" w:eastAsia="Arial" w:cs="Arial"/>
        </w:rPr>
        <w:t xml:space="preserve"> </w:t>
      </w:r>
      <w:r>
        <w:t xml:space="preserve">No prazo de 15 dias a contar da data da visita de controlo, a direção de serviços de alimentação e veterinária da respetiva região conclui a instrução, elabora um relatório final </w:t>
      </w:r>
      <w:r>
        <w:t xml:space="preserve">com proposta de decisão e remete o processo, com os elementos dele constantes, ao diretor-geral de Alimentação e Veterinária, para decisão. </w:t>
      </w:r>
    </w:p>
    <w:p w:rsidR="00CF1434" w:rsidP="00CF1434" w:rsidRDefault="00CF1434" w14:paraId="0AD04F5E" w14:textId="77777777">
      <w:pPr>
        <w:pStyle w:val="PargrafodaLista"/>
        <w:spacing w:after="114"/>
        <w:ind w:left="299" w:right="136" w:firstLine="0"/>
      </w:pPr>
    </w:p>
    <w:p w:rsidR="005101CF" w:rsidP="007962B7" w:rsidRDefault="00A626AB" w14:paraId="2631E3C3" w14:textId="437F8BFA">
      <w:pPr>
        <w:pStyle w:val="Ttulo3"/>
        <w:ind w:left="0" w:right="0" w:firstLine="0"/>
      </w:pPr>
      <w:bookmarkStart w:name="_Toc223954432" w:id="1205"/>
      <w:r>
        <w:t>Artigo 36.°</w:t>
      </w:r>
    </w:p>
    <w:p w:rsidR="005101CF" w:rsidP="007962B7" w:rsidRDefault="00D26F20" w14:paraId="5E6EEF30" w14:textId="61C94DE9">
      <w:pPr>
        <w:pStyle w:val="Ttulo3"/>
        <w:ind w:left="0" w:right="0" w:firstLine="0"/>
      </w:pPr>
      <w:r>
        <w:t xml:space="preserve"> </w:t>
      </w:r>
      <w:r w:rsidR="00A626AB">
        <w:t>Decisão</w:t>
      </w:r>
      <w:bookmarkEnd w:id="1205"/>
      <w:r w:rsidR="00A626AB">
        <w:t xml:space="preserve"> </w:t>
      </w:r>
    </w:p>
    <w:p w:rsidR="005101CF" w:rsidRDefault="00A626AB" w14:paraId="60DAFBA6" w14:textId="77777777">
      <w:pPr>
        <w:numPr>
          <w:ilvl w:val="0"/>
          <w:numId w:val="82"/>
        </w:numPr>
        <w:ind w:left="300" w:right="136" w:hanging="173"/>
      </w:pPr>
      <w:r>
        <w:t>-</w:t>
      </w:r>
      <w:r>
        <w:rPr>
          <w:rFonts w:ascii="Arial" w:hAnsi="Arial" w:eastAsia="Arial" w:cs="Arial"/>
        </w:rPr>
        <w:t xml:space="preserve"> </w:t>
      </w:r>
      <w:r>
        <w:t xml:space="preserve">O diretor-geral de Alimentação e Veterinária profere decisão no prazo de 15 dias, a contar da remessa do processo a que se refere o n.º 5 do artigo anterior. </w:t>
      </w:r>
    </w:p>
    <w:p w:rsidR="005101CF" w:rsidRDefault="00A626AB" w14:paraId="4BF4E8C5" w14:textId="77777777">
      <w:pPr>
        <w:numPr>
          <w:ilvl w:val="0"/>
          <w:numId w:val="82"/>
        </w:numPr>
        <w:spacing w:after="116"/>
        <w:ind w:left="300" w:right="136" w:hanging="173"/>
      </w:pPr>
      <w:r>
        <w:t>-</w:t>
      </w:r>
      <w:r>
        <w:rPr>
          <w:rFonts w:ascii="Arial" w:hAnsi="Arial" w:eastAsia="Arial" w:cs="Arial"/>
        </w:rPr>
        <w:t xml:space="preserve"> </w:t>
      </w:r>
      <w:r>
        <w:t xml:space="preserve">Caso não seja proferida a decisão referida no número anterior no prazo de 60 dias contados da data de recepção do pedido de permissão administrativa devidamente instruído, independentemente da realização de visita de controlo, não há lugar a deferimento tácito, podendo o interessado obter a tutela adequada junto dos tribunais administrativos. </w:t>
      </w:r>
    </w:p>
    <w:p w:rsidR="005101CF" w:rsidP="007962B7" w:rsidRDefault="00A626AB" w14:paraId="4F328495" w14:textId="4D911956">
      <w:pPr>
        <w:pStyle w:val="Ttulo3"/>
        <w:ind w:left="0" w:right="0" w:firstLine="0"/>
      </w:pPr>
      <w:bookmarkStart w:name="_Toc223954433" w:id="1206"/>
      <w:r>
        <w:t xml:space="preserve">Artigo 37.º </w:t>
      </w:r>
    </w:p>
    <w:p w:rsidR="005101CF" w:rsidP="007962B7" w:rsidRDefault="00A626AB" w14:paraId="4D7ADA79" w14:textId="549FBDAD">
      <w:pPr>
        <w:pStyle w:val="Ttulo3"/>
        <w:ind w:left="0" w:right="0" w:firstLine="0"/>
      </w:pPr>
      <w:r>
        <w:t>Divulgação dos alojamentos</w:t>
      </w:r>
      <w:bookmarkEnd w:id="1206"/>
      <w:r>
        <w:t xml:space="preserve"> </w:t>
      </w:r>
    </w:p>
    <w:p w:rsidR="005101CF" w:rsidP="00243575" w:rsidRDefault="03CB4080" w14:paraId="389B48AD" w14:textId="6587A167">
      <w:pPr>
        <w:spacing w:after="114"/>
        <w:ind w:left="127" w:right="136" w:firstLine="0"/>
        <w:rPr>
          <w:ins w:author="Rui André Vidal" w:date="2026-04-10T07:40:00Z" w16du:dateUtc="2026-04-10T07:40:03Z" w:id="1207"/>
        </w:rPr>
      </w:pPr>
      <w:r>
        <w:t xml:space="preserve">A DGAV </w:t>
      </w:r>
      <w:ins w:author="Rui André Vidal" w:date="2026-03-27T08:25:00Z" w16du:dateUtc="2026-03-27T08:25:56Z" w:id="1208">
        <w:r w:rsidR="6B1F5323">
          <w:t xml:space="preserve">(mantem </w:t>
        </w:r>
      </w:ins>
      <w:ins w:author="Rui André Vidal" w:date="2026-03-27T08:26:00Z" w16du:dateUtc="2026-03-27T08:26:01Z" w:id="1209">
        <w:r w:rsidR="6B1F5323">
          <w:t>u</w:t>
        </w:r>
      </w:ins>
      <w:ins w:author="Rui André Vidal" w:date="2026-03-27T08:25:00Z" w16du:dateUtc="2026-03-27T08:25:56Z" w:id="1210">
        <w:r w:rsidR="6B1F5323">
          <w:t xml:space="preserve">ma lista disponível ao público </w:t>
        </w:r>
      </w:ins>
      <w:ins w:author="Rui André Vidal" w:date="2026-03-27T08:26:00Z" w16du:dateUtc="2026-03-27T08:26:13Z" w:id="1211">
        <w:r w:rsidR="6B1F5323">
          <w:t xml:space="preserve">com </w:t>
        </w:r>
      </w:ins>
      <w:ins w:author="Rui André Vidal" w:date="2026-03-27T08:25:00Z" w16du:dateUtc="2026-03-27T08:25:56Z" w:id="1212">
        <w:r w:rsidR="6B1F5323">
          <w:t xml:space="preserve">as seguintes informações para cada estabelecimento aprovado) </w:t>
        </w:r>
      </w:ins>
      <w:del w:author="Rui André Vidal" w:date="2026-03-27T08:25:00Z" w16du:dateUtc="2026-03-27T08:25:54Z" w:id="1213">
        <w:r w:rsidDel="5764284E" w:rsidR="00A626AB">
          <w:delText>p</w:delText>
        </w:r>
      </w:del>
      <w:r>
        <w:t xml:space="preserve">ublicita no balcão único </w:t>
      </w:r>
      <w:r w:rsidR="4A03E79A">
        <w:t>eletrónico</w:t>
      </w:r>
      <w:r>
        <w:t xml:space="preserve"> de serviços, a que se refere o artigo 6.º do Decreto-Lei n.º 92/2010, de 26 de julho e no seu sítio na </w:t>
      </w:r>
      <w:r w:rsidRPr="420E2B96">
        <w:rPr>
          <w:i/>
          <w:iCs/>
        </w:rPr>
        <w:t>Internet</w:t>
      </w:r>
      <w:r>
        <w:t xml:space="preserve">, a lista dos centros de recolha, bem como de todos os alojamentos de hospedagem, com ou sem fins lucrativos, que haja permitido ou em relação aos quais tenha recebido mera comunicação prévia, nos termos do presente diploma. </w:t>
      </w:r>
      <w:r w:rsidR="00A626AB">
        <w:tab/>
      </w:r>
    </w:p>
    <w:p w:rsidR="4B349556" w:rsidP="420E2B96" w:rsidRDefault="4B349556" w14:paraId="4653F649" w14:textId="02EDC78B">
      <w:pPr>
        <w:spacing w:after="114"/>
        <w:ind w:left="127" w:right="136" w:firstLine="0"/>
        <w:rPr>
          <w:ins w:author="Rui André Vidal" w:date="2026-04-10T07:40:00Z" w16du:dateUtc="2026-04-10T07:40:34Z" w:id="1214"/>
        </w:rPr>
      </w:pPr>
      <w:ins w:author="Rui André Vidal" w:date="2026-04-10T07:40:00Z" w16du:dateUtc="2026-04-10T07:40:33Z" w:id="1215">
        <w:r>
          <w:tab/>
        </w:r>
      </w:ins>
    </w:p>
    <w:p w:rsidR="1B0E50D7" w:rsidRDefault="1B0E50D7" w14:paraId="0B9B0763" w14:textId="325BC8D3">
      <w:pPr>
        <w:spacing w:after="114"/>
        <w:ind w:left="127" w:right="136" w:firstLine="0"/>
        <w:rPr>
          <w:ins w:author="Rui André Vidal" w:date="2026-04-10T07:41:00Z" w16du:dateUtc="2026-04-10T07:41:51Z" w:id="1216"/>
          <w:lang w:val="pt"/>
          <w:rPrChange w:author="Rui André Vidal" w:date="2026-04-10T07:42:00Z" w:id="1217">
            <w:rPr>
              <w:ins w:author="Rui André Vidal" w:date="2026-04-10T07:41:00Z" w16du:dateUtc="2026-04-10T07:41:51Z" w:id="1218"/>
              <w:b/>
              <w:bCs/>
              <w:i/>
              <w:iCs/>
              <w:lang w:val="pt"/>
            </w:rPr>
          </w:rPrChange>
        </w:rPr>
        <w:pPrChange w:author="Rui André Vidal" w:date="2026-04-10T07:41:00Z" w:id="1219">
          <w:pPr/>
        </w:pPrChange>
      </w:pPr>
      <w:ins w:author="Rui André Vidal" w:date="2026-04-10T07:41:00Z" w16du:dateUtc="2026-04-10T07:41:51Z" w:id="1220">
        <w:r w:rsidRPr="420E2B96">
          <w:rPr>
            <w:lang w:val="pt"/>
            <w:rPrChange w:author="Rui André Vidal" w:date="2026-04-10T07:42:00Z" w16du:dateUtc="2026-04-10T07:42:00Z" w:id="1221">
              <w:rPr>
                <w:b/>
                <w:bCs/>
                <w:i/>
                <w:iCs/>
                <w:lang w:val="pt"/>
              </w:rPr>
            </w:rPrChange>
          </w:rPr>
          <w:t>A autoridade competente mantém uma lista acessível ao público que contenha as seguintes informações para cada estabelecimento aprovado:</w:t>
        </w:r>
      </w:ins>
    </w:p>
    <w:p w:rsidR="1B0E50D7" w:rsidRDefault="1B0E50D7" w14:paraId="63478DCB" w14:textId="0803B246">
      <w:pPr>
        <w:spacing w:after="114"/>
        <w:ind w:left="127" w:right="136" w:firstLine="0"/>
        <w:rPr>
          <w:ins w:author="Rui André Vidal" w:date="2026-04-10T07:41:00Z" w16du:dateUtc="2026-04-10T07:41:51Z" w:id="1222"/>
          <w:lang w:val="pt"/>
          <w:rPrChange w:author="Rui André Vidal" w:date="2026-04-10T07:42:00Z" w:id="1223">
            <w:rPr>
              <w:ins w:author="Rui André Vidal" w:date="2026-04-10T07:41:00Z" w16du:dateUtc="2026-04-10T07:41:51Z" w:id="1224"/>
              <w:b/>
              <w:bCs/>
              <w:i/>
              <w:iCs/>
              <w:lang w:val="pt"/>
            </w:rPr>
          </w:rPrChange>
        </w:rPr>
        <w:pPrChange w:author="Rui André Vidal" w:date="2026-04-10T07:41:00Z" w:id="1225">
          <w:pPr/>
        </w:pPrChange>
      </w:pPr>
      <w:ins w:author="Rui André Vidal" w:date="2026-04-10T07:41:00Z" w16du:dateUtc="2026-04-10T07:41:51Z" w:id="1226">
        <w:r w:rsidRPr="420E2B96">
          <w:rPr>
            <w:lang w:val="pt"/>
            <w:rPrChange w:author="Rui André Vidal" w:date="2026-04-10T07:42:00Z" w16du:dateUtc="2026-04-10T07:42:00Z" w:id="1227">
              <w:rPr>
                <w:b/>
                <w:bCs/>
                <w:i/>
                <w:iCs/>
                <w:lang w:val="pt"/>
              </w:rPr>
            </w:rPrChange>
          </w:rPr>
          <w:t>a)</w:t>
        </w:r>
      </w:ins>
      <w:ins w:author="Rui André Vidal" w:date="2026-04-10T07:42:00Z" w16du:dateUtc="2026-04-10T07:42:06Z" w:id="1228">
        <w:r w:rsidRPr="420E2B96">
          <w:rPr>
            <w:lang w:val="pt"/>
          </w:rPr>
          <w:t xml:space="preserve"> </w:t>
        </w:r>
      </w:ins>
      <w:ins w:author="Rui André Vidal" w:date="2026-04-10T07:41:00Z" w16du:dateUtc="2026-04-10T07:41:51Z" w:id="1229">
        <w:r w:rsidRPr="420E2B96">
          <w:rPr>
            <w:lang w:val="pt"/>
            <w:rPrChange w:author="Rui André Vidal" w:date="2026-04-10T07:41:00Z" w16du:dateUtc="2026-04-10T07:41:58Z" w:id="1230">
              <w:rPr>
                <w:b/>
                <w:bCs/>
                <w:i/>
                <w:iCs/>
                <w:lang w:val="pt"/>
              </w:rPr>
            </w:rPrChange>
          </w:rPr>
          <w:t>O nome, os dados de contacto e, sempre que disponível, o URL do sítio Web do estabelecimento;</w:t>
        </w:r>
      </w:ins>
    </w:p>
    <w:p w:rsidR="1B0E50D7" w:rsidRDefault="1B0E50D7" w14:paraId="61A8C92B" w14:textId="392C5E23">
      <w:pPr>
        <w:spacing w:after="114"/>
        <w:ind w:left="127" w:right="136" w:firstLine="0"/>
        <w:rPr>
          <w:ins w:author="Rui André Vidal" w:date="2026-04-10T07:41:00Z" w16du:dateUtc="2026-04-10T07:41:51Z" w:id="1231"/>
          <w:lang w:val="pt"/>
          <w:rPrChange w:author="Rui André Vidal" w:date="2026-04-10T07:42:00Z" w:id="1232">
            <w:rPr>
              <w:ins w:author="Rui André Vidal" w:date="2026-04-10T07:41:00Z" w16du:dateUtc="2026-04-10T07:41:51Z" w:id="1233"/>
              <w:b/>
              <w:bCs/>
              <w:i/>
              <w:iCs/>
              <w:lang w:val="pt"/>
            </w:rPr>
          </w:rPrChange>
        </w:rPr>
        <w:pPrChange w:author="Rui André Vidal" w:date="2026-04-10T07:41:00Z" w:id="1234">
          <w:pPr/>
        </w:pPrChange>
      </w:pPr>
      <w:ins w:author="Rui André Vidal" w:date="2026-04-10T07:41:00Z" w16du:dateUtc="2026-04-10T07:41:51Z" w:id="1235">
        <w:r w:rsidRPr="420E2B96">
          <w:rPr>
            <w:lang w:val="pt"/>
            <w:rPrChange w:author="Rui André Vidal" w:date="2026-04-10T07:42:00Z" w16du:dateUtc="2026-04-10T07:42:00Z" w:id="1236">
              <w:rPr>
                <w:b/>
                <w:bCs/>
                <w:i/>
                <w:iCs/>
                <w:lang w:val="pt"/>
              </w:rPr>
            </w:rPrChange>
          </w:rPr>
          <w:t>b)</w:t>
        </w:r>
      </w:ins>
      <w:ins w:author="Rui André Vidal" w:date="2026-04-10T07:42:00Z" w16du:dateUtc="2026-04-10T07:42:08Z" w:id="1237">
        <w:r w:rsidRPr="420E2B96">
          <w:rPr>
            <w:lang w:val="pt"/>
          </w:rPr>
          <w:t xml:space="preserve"> </w:t>
        </w:r>
      </w:ins>
      <w:ins w:author="Rui André Vidal" w:date="2026-04-10T07:41:00Z" w16du:dateUtc="2026-04-10T07:41:51Z" w:id="1238">
        <w:r w:rsidRPr="420E2B96">
          <w:rPr>
            <w:lang w:val="pt"/>
            <w:rPrChange w:author="Rui André Vidal" w:date="2026-04-10T07:41:00Z" w16du:dateUtc="2026-04-10T07:41:58Z" w:id="1239">
              <w:rPr>
                <w:b/>
                <w:bCs/>
                <w:i/>
                <w:iCs/>
                <w:lang w:val="pt"/>
              </w:rPr>
            </w:rPrChange>
          </w:rPr>
          <w:t>O endereço do estabelecimento;</w:t>
        </w:r>
      </w:ins>
    </w:p>
    <w:p w:rsidR="1B0E50D7" w:rsidRDefault="1B0E50D7" w14:paraId="46DB276C" w14:textId="08BB206D">
      <w:pPr>
        <w:spacing w:after="114"/>
        <w:ind w:left="127" w:right="136" w:firstLine="0"/>
        <w:rPr>
          <w:ins w:author="Rui André Vidal" w:date="2026-04-10T07:41:00Z" w16du:dateUtc="2026-04-10T07:41:51Z" w:id="1240"/>
          <w:lang w:val="pt"/>
          <w:rPrChange w:author="Rui André Vidal" w:date="2026-04-10T07:42:00Z" w:id="1241">
            <w:rPr>
              <w:ins w:author="Rui André Vidal" w:date="2026-04-10T07:41:00Z" w16du:dateUtc="2026-04-10T07:41:51Z" w:id="1242"/>
              <w:b/>
              <w:bCs/>
              <w:i/>
              <w:iCs/>
              <w:lang w:val="pt"/>
            </w:rPr>
          </w:rPrChange>
        </w:rPr>
        <w:pPrChange w:author="Rui André Vidal" w:date="2026-04-10T07:41:00Z" w:id="1243">
          <w:pPr/>
        </w:pPrChange>
      </w:pPr>
      <w:ins w:author="Rui André Vidal" w:date="2026-04-10T07:41:00Z" w16du:dateUtc="2026-04-10T07:41:51Z" w:id="1244">
        <w:r w:rsidRPr="420E2B96">
          <w:rPr>
            <w:lang w:val="pt"/>
            <w:rPrChange w:author="Rui André Vidal" w:date="2026-04-10T07:42:00Z" w16du:dateUtc="2026-04-10T07:42:00Z" w:id="1245">
              <w:rPr>
                <w:b/>
                <w:bCs/>
                <w:i/>
                <w:iCs/>
                <w:lang w:val="pt"/>
              </w:rPr>
            </w:rPrChange>
          </w:rPr>
          <w:t>c)</w:t>
        </w:r>
      </w:ins>
      <w:ins w:author="Rui André Vidal" w:date="2026-04-10T07:42:00Z" w16du:dateUtc="2026-04-10T07:42:11Z" w:id="1246">
        <w:r w:rsidRPr="420E2B96">
          <w:rPr>
            <w:lang w:val="pt"/>
          </w:rPr>
          <w:t xml:space="preserve"> </w:t>
        </w:r>
      </w:ins>
      <w:ins w:author="Rui André Vidal" w:date="2026-04-10T07:41:00Z" w16du:dateUtc="2026-04-10T07:41:51Z" w:id="1247">
        <w:r w:rsidRPr="420E2B96">
          <w:rPr>
            <w:lang w:val="pt"/>
            <w:rPrChange w:author="Rui André Vidal" w:date="2026-04-10T07:41:00Z" w16du:dateUtc="2026-04-10T07:41:58Z" w:id="1248">
              <w:rPr>
                <w:b/>
                <w:bCs/>
                <w:i/>
                <w:iCs/>
                <w:lang w:val="pt"/>
              </w:rPr>
            </w:rPrChange>
          </w:rPr>
          <w:t>O nome do operador;</w:t>
        </w:r>
      </w:ins>
    </w:p>
    <w:p w:rsidR="1B0E50D7" w:rsidRDefault="1B0E50D7" w14:paraId="5CABC0F0" w14:textId="1D3F3525">
      <w:pPr>
        <w:spacing w:after="114"/>
        <w:ind w:left="127" w:right="136" w:firstLine="0"/>
        <w:rPr>
          <w:ins w:author="Rui André Vidal" w:date="2026-04-10T07:41:00Z" w16du:dateUtc="2026-04-10T07:41:51Z" w:id="1249"/>
          <w:lang w:val="pt"/>
          <w:rPrChange w:author="Rui André Vidal" w:date="2026-04-10T07:42:00Z" w:id="1250">
            <w:rPr>
              <w:ins w:author="Rui André Vidal" w:date="2026-04-10T07:41:00Z" w16du:dateUtc="2026-04-10T07:41:51Z" w:id="1251"/>
              <w:b/>
              <w:bCs/>
              <w:i/>
              <w:iCs/>
              <w:lang w:val="pt"/>
            </w:rPr>
          </w:rPrChange>
        </w:rPr>
        <w:pPrChange w:author="Rui André Vidal" w:date="2026-04-10T07:41:00Z" w:id="1252">
          <w:pPr/>
        </w:pPrChange>
      </w:pPr>
      <w:ins w:author="Rui André Vidal" w:date="2026-04-10T07:41:00Z" w16du:dateUtc="2026-04-10T07:41:51Z" w:id="1253">
        <w:r w:rsidRPr="420E2B96">
          <w:rPr>
            <w:lang w:val="pt"/>
            <w:rPrChange w:author="Rui André Vidal" w:date="2026-04-10T07:42:00Z" w16du:dateUtc="2026-04-10T07:42:00Z" w:id="1254">
              <w:rPr>
                <w:b/>
                <w:bCs/>
                <w:i/>
                <w:iCs/>
                <w:lang w:val="pt"/>
              </w:rPr>
            </w:rPrChange>
          </w:rPr>
          <w:t>d)</w:t>
        </w:r>
      </w:ins>
      <w:ins w:author="Rui André Vidal" w:date="2026-04-10T07:42:00Z" w16du:dateUtc="2026-04-10T07:42:13Z" w:id="1255">
        <w:r w:rsidRPr="420E2B96">
          <w:rPr>
            <w:lang w:val="pt"/>
          </w:rPr>
          <w:t xml:space="preserve"> </w:t>
        </w:r>
      </w:ins>
      <w:ins w:author="Rui André Vidal" w:date="2026-04-10T07:41:00Z" w16du:dateUtc="2026-04-10T07:41:51Z" w:id="1256">
        <w:r w:rsidRPr="420E2B96">
          <w:rPr>
            <w:lang w:val="pt"/>
            <w:rPrChange w:author="Rui André Vidal" w:date="2026-04-10T07:41:00Z" w16du:dateUtc="2026-04-10T07:41:58Z" w:id="1257">
              <w:rPr>
                <w:b/>
                <w:bCs/>
                <w:i/>
                <w:iCs/>
                <w:lang w:val="pt"/>
              </w:rPr>
            </w:rPrChange>
          </w:rPr>
          <w:t>As espécies e, sendo caso disso, as raças relacionadas com as atividades aprovadas do estabelecimento;</w:t>
        </w:r>
      </w:ins>
    </w:p>
    <w:p w:rsidR="1B0E50D7" w:rsidRDefault="1B0E50D7" w14:paraId="53BDD617" w14:textId="074E45BA">
      <w:pPr>
        <w:spacing w:after="114"/>
        <w:ind w:left="127" w:right="136" w:firstLine="0"/>
        <w:rPr>
          <w:ins w:author="Rui André Vidal" w:date="2026-04-10T07:41:00Z" w16du:dateUtc="2026-04-10T07:41:51Z" w:id="1258"/>
          <w:lang w:val="pt"/>
          <w:rPrChange w:author="Rui André Vidal" w:date="2026-04-10T07:42:00Z" w:id="1259">
            <w:rPr>
              <w:ins w:author="Rui André Vidal" w:date="2026-04-10T07:41:00Z" w16du:dateUtc="2026-04-10T07:41:51Z" w:id="1260"/>
              <w:b/>
              <w:bCs/>
              <w:i/>
              <w:iCs/>
              <w:lang w:val="pt"/>
            </w:rPr>
          </w:rPrChange>
        </w:rPr>
        <w:pPrChange w:author="Rui André Vidal" w:date="2026-04-10T07:41:00Z" w:id="1261">
          <w:pPr/>
        </w:pPrChange>
      </w:pPr>
      <w:ins w:author="Rui André Vidal" w:date="2026-04-10T07:41:00Z" w16du:dateUtc="2026-04-10T07:41:51Z" w:id="1262">
        <w:r w:rsidRPr="420E2B96">
          <w:rPr>
            <w:lang w:val="pt"/>
            <w:rPrChange w:author="Rui André Vidal" w:date="2026-04-10T07:42:00Z" w16du:dateUtc="2026-04-10T07:42:00Z" w:id="1263">
              <w:rPr>
                <w:b/>
                <w:bCs/>
                <w:i/>
                <w:iCs/>
                <w:lang w:val="pt"/>
              </w:rPr>
            </w:rPrChange>
          </w:rPr>
          <w:t>e)</w:t>
        </w:r>
      </w:ins>
      <w:ins w:author="Rui André Vidal" w:date="2026-04-10T07:42:00Z" w16du:dateUtc="2026-04-10T07:42:14Z" w:id="1264">
        <w:r w:rsidRPr="420E2B96">
          <w:rPr>
            <w:lang w:val="pt"/>
          </w:rPr>
          <w:t xml:space="preserve"> </w:t>
        </w:r>
      </w:ins>
      <w:ins w:author="Rui André Vidal" w:date="2026-04-10T07:41:00Z" w16du:dateUtc="2026-04-10T07:41:51Z" w:id="1265">
        <w:r w:rsidRPr="420E2B96">
          <w:rPr>
            <w:lang w:val="pt"/>
            <w:rPrChange w:author="Rui André Vidal" w:date="2026-04-10T07:41:00Z" w16du:dateUtc="2026-04-10T07:41:58Z" w:id="1266">
              <w:rPr>
                <w:b/>
                <w:bCs/>
                <w:i/>
                <w:iCs/>
                <w:lang w:val="pt"/>
              </w:rPr>
            </w:rPrChange>
          </w:rPr>
          <w:t>O número de aprovação único atribuído ao estabelecimento pela autoridade competente e a data de aprovação e de cessação das atividades.</w:t>
        </w:r>
      </w:ins>
    </w:p>
    <w:p w:rsidR="420E2B96" w:rsidP="420E2B96" w:rsidRDefault="420E2B96" w14:paraId="0AA2EE18" w14:textId="3F0073C3">
      <w:pPr>
        <w:spacing w:after="114"/>
        <w:ind w:left="127" w:right="136" w:firstLine="0"/>
        <w:rPr>
          <w:ins w:author="Rui André Vidal" w:date="2026-03-27T08:27:00Z" w16du:dateUtc="2026-03-27T08:27:44Z" w:id="1267"/>
        </w:rPr>
      </w:pPr>
    </w:p>
    <w:p w:rsidR="005101CF" w:rsidP="10E1C5B3" w:rsidRDefault="00A626AB" w14:paraId="3785811E" w14:textId="03D6C4DC">
      <w:pPr>
        <w:pStyle w:val="PargrafodaLista"/>
        <w:numPr>
          <w:ilvl w:val="0"/>
          <w:numId w:val="12"/>
        </w:numPr>
        <w:spacing w:after="114"/>
        <w:ind w:right="136"/>
        <w:rPr>
          <w:ins w:author="Rui André Vidal" w:date="2026-03-27T08:27:00Z" w16du:dateUtc="2026-03-27T08:27:50Z" w:id="1268"/>
        </w:rPr>
      </w:pPr>
      <w:ins w:author="Rui André Vidal" w:date="2026-03-27T08:27:00Z" w16du:dateUtc="2026-03-27T08:27:50Z" w:id="1269">
        <w:r>
          <w:tab/>
        </w:r>
      </w:ins>
      <w:ins w:author="Rui André Vidal" w:date="2026-03-27T08:28:00Z" w16du:dateUtc="2026-03-27T08:28:01Z" w:id="1270">
        <w:r>
          <w:tab/>
        </w:r>
      </w:ins>
      <w:ins w:author="Rui André Vidal" w:date="2026-03-27T08:27:00Z" w16du:dateUtc="2026-03-27T08:27:50Z" w:id="1271">
        <w:r>
          <w:tab/>
        </w:r>
      </w:ins>
      <w:ins w:author="Rui André Vidal" w:date="2026-03-27T08:28:00Z" w16du:dateUtc="2026-03-27T08:28:02Z" w:id="1272">
        <w:r>
          <w:tab/>
        </w:r>
      </w:ins>
      <w:ins w:author="Rui André Vidal" w:date="2026-03-27T08:27:00Z" w16du:dateUtc="2026-03-27T08:27:50Z" w:id="1273">
        <w:r>
          <w:tab/>
        </w:r>
        <w:r>
          <w:tab/>
        </w:r>
      </w:ins>
    </w:p>
    <w:p w:rsidR="005101CF" w:rsidRDefault="00A626AB" w14:paraId="67AC6A5B" w14:textId="4D980F93">
      <w:pPr>
        <w:pStyle w:val="PargrafodaLista"/>
        <w:numPr>
          <w:ilvl w:val="0"/>
          <w:numId w:val="12"/>
        </w:numPr>
        <w:spacing w:after="114"/>
        <w:ind w:right="136"/>
        <w:rPr>
          <w:ins w:author="Rui André Vidal" w:date="2026-03-27T08:27:00Z" w16du:dateUtc="2026-03-27T08:27:50Z" w:id="1274"/>
        </w:rPr>
        <w:pPrChange w:author="Rui André Vidal" w:date="2026-03-27T08:28:00Z" w:id="1275">
          <w:pPr>
            <w:spacing w:after="114"/>
            <w:ind w:left="127" w:right="136" w:firstLine="0"/>
          </w:pPr>
        </w:pPrChange>
      </w:pPr>
      <w:ins w:author="Rui André Vidal" w:date="2026-03-27T08:27:00Z" w16du:dateUtc="2026-03-27T08:27:50Z" w:id="1276">
        <w:r>
          <w:tab/>
        </w:r>
      </w:ins>
    </w:p>
    <w:p w:rsidR="005101CF" w:rsidRDefault="00A626AB" w14:paraId="5D16EF5B" w14:textId="6832F32C">
      <w:pPr>
        <w:pStyle w:val="PargrafodaLista"/>
        <w:numPr>
          <w:ilvl w:val="0"/>
          <w:numId w:val="12"/>
        </w:numPr>
        <w:spacing w:after="114"/>
        <w:ind w:right="136"/>
        <w:rPr>
          <w:ins w:author="Rui André Vidal" w:date="2026-03-27T08:27:00Z" w16du:dateUtc="2026-03-27T08:27:50Z" w:id="1277"/>
        </w:rPr>
        <w:pPrChange w:author="Rui André Vidal" w:date="2026-03-27T08:28:00Z" w:id="1278">
          <w:pPr>
            <w:spacing w:after="114"/>
            <w:ind w:left="127" w:right="136" w:firstLine="0"/>
          </w:pPr>
        </w:pPrChange>
      </w:pPr>
      <w:ins w:author="Rui André Vidal" w:date="2026-03-27T08:27:00Z" w16du:dateUtc="2026-03-27T08:27:50Z" w:id="1279">
        <w:r>
          <w:tab/>
        </w:r>
      </w:ins>
    </w:p>
    <w:p w:rsidR="005101CF" w:rsidRDefault="00A626AB" w14:paraId="241A6CAC" w14:textId="3FD67347">
      <w:pPr>
        <w:pStyle w:val="PargrafodaLista"/>
        <w:numPr>
          <w:ilvl w:val="0"/>
          <w:numId w:val="12"/>
        </w:numPr>
        <w:spacing w:after="114"/>
        <w:ind w:right="136"/>
        <w:rPr>
          <w:ins w:author="Rui André Vidal" w:date="2026-03-27T08:27:00Z" w16du:dateUtc="2026-03-27T08:27:50Z" w:id="1280"/>
        </w:rPr>
        <w:pPrChange w:author="Rui André Vidal" w:date="2026-03-27T08:28:00Z" w:id="1281">
          <w:pPr>
            <w:spacing w:after="114"/>
            <w:ind w:left="127" w:right="136" w:firstLine="0"/>
          </w:pPr>
        </w:pPrChange>
      </w:pPr>
      <w:ins w:author="Rui André Vidal" w:date="2026-03-27T08:27:00Z" w16du:dateUtc="2026-03-27T08:27:50Z" w:id="1282">
        <w:r>
          <w:tab/>
        </w:r>
      </w:ins>
    </w:p>
    <w:p w:rsidR="005101CF" w:rsidRDefault="00A626AB" w14:paraId="02FCA7E3" w14:textId="7341E06E">
      <w:pPr>
        <w:pStyle w:val="PargrafodaLista"/>
        <w:numPr>
          <w:ilvl w:val="0"/>
          <w:numId w:val="12"/>
        </w:numPr>
        <w:spacing w:after="114"/>
        <w:ind w:right="136"/>
        <w:rPr>
          <w:del w:author="Rui André Vidal" w:date="2026-03-27T08:27:00Z" w16du:dateUtc="2026-03-27T08:27:33Z" w:id="1283"/>
          <w:color w:val="000000" w:themeColor="text1"/>
        </w:rPr>
        <w:pPrChange w:author="Rui André Vidal" w:date="2026-03-27T08:28:00Z" w:id="1284">
          <w:pPr>
            <w:spacing w:after="114"/>
            <w:ind w:left="127" w:right="136" w:firstLine="0"/>
          </w:pPr>
        </w:pPrChange>
      </w:pPr>
      <w:ins w:author="Rui André Vidal" w:date="2026-03-27T08:27:00Z" w16du:dateUtc="2026-03-27T08:27:50Z" w:id="1285">
        <w:r>
          <w:tab/>
        </w:r>
      </w:ins>
      <w:ins w:author="Rui André Vidal" w:date="2026-03-27T08:28:00Z" w16du:dateUtc="2026-03-27T08:28:17Z" w:id="1286">
        <w:r>
          <w:tab/>
        </w:r>
      </w:ins>
      <w:ins w:author="Rui André Vidal" w:date="2026-03-27T08:27:00Z" w16du:dateUtc="2026-03-27T08:27:50Z" w:id="1287">
        <w:r>
          <w:tab/>
        </w:r>
      </w:ins>
      <w:del w:author="Rui André Vidal" w:date="2026-03-27T08:28:00Z" w16du:dateUtc="2026-03-27T08:28:19Z" w:id="1288">
        <w:r>
          <w:tab/>
        </w:r>
      </w:del>
    </w:p>
    <w:p w:rsidR="005101CF" w:rsidRDefault="005101CF" w14:paraId="31C17347" w14:textId="77777777">
      <w:pPr>
        <w:spacing w:after="151" w:line="259" w:lineRule="auto"/>
        <w:ind w:left="0" w:right="0" w:firstLine="0"/>
        <w:jc w:val="left"/>
        <w:pPrChange w:author="Rui André Vidal" w:date="2026-03-27T08:27:00Z" w:id="1289">
          <w:pPr>
            <w:spacing w:after="151" w:line="259" w:lineRule="auto"/>
            <w:ind w:left="142" w:right="0" w:firstLine="0"/>
            <w:jc w:val="left"/>
          </w:pPr>
        </w:pPrChange>
      </w:pPr>
    </w:p>
    <w:p w:rsidR="005101CF" w:rsidP="007962B7" w:rsidRDefault="00A626AB" w14:paraId="64035F29" w14:textId="4D90B1BA">
      <w:pPr>
        <w:pStyle w:val="Ttulo2"/>
        <w:ind w:right="0"/>
      </w:pPr>
      <w:bookmarkStart w:name="_Toc223954434" w:id="1290"/>
      <w:r>
        <w:t xml:space="preserve">SUBSECÇÃO II </w:t>
      </w:r>
    </w:p>
    <w:p w:rsidR="005101CF" w:rsidP="007962B7" w:rsidRDefault="00A626AB" w14:paraId="1B7C6C44" w14:textId="3968E66F">
      <w:pPr>
        <w:pStyle w:val="Ttulo2"/>
        <w:ind w:right="0"/>
      </w:pPr>
      <w:r>
        <w:t>Alteração, suspensão e encerramento dos alojamentos</w:t>
      </w:r>
      <w:bookmarkEnd w:id="1290"/>
      <w:r>
        <w:t xml:space="preserve"> </w:t>
      </w:r>
    </w:p>
    <w:p w:rsidRPr="00660800" w:rsidR="00660800" w:rsidP="00660800" w:rsidRDefault="00660800" w14:paraId="6BEF1958" w14:textId="77777777"/>
    <w:p w:rsidR="005101CF" w:rsidP="007962B7" w:rsidRDefault="00A626AB" w14:paraId="3045F58E" w14:textId="690276C3">
      <w:pPr>
        <w:pStyle w:val="Ttulo3"/>
        <w:ind w:left="0" w:right="0" w:firstLine="0"/>
      </w:pPr>
      <w:bookmarkStart w:name="_Toc223954435" w:id="1291"/>
      <w:r>
        <w:t xml:space="preserve">Artigo 38.º </w:t>
      </w:r>
    </w:p>
    <w:p w:rsidR="005101CF" w:rsidP="007962B7" w:rsidRDefault="00A626AB" w14:paraId="600D6F53" w14:textId="24A02008">
      <w:pPr>
        <w:pStyle w:val="Ttulo3"/>
        <w:ind w:left="0" w:right="0" w:firstLine="0"/>
      </w:pPr>
      <w:r>
        <w:t>Alteração de funcionamento dos alojamentos</w:t>
      </w:r>
      <w:bookmarkEnd w:id="1291"/>
      <w:r>
        <w:t xml:space="preserve"> </w:t>
      </w:r>
    </w:p>
    <w:p w:rsidR="005101CF" w:rsidRDefault="00A626AB" w14:paraId="7E74B1F8" w14:textId="77777777">
      <w:pPr>
        <w:numPr>
          <w:ilvl w:val="0"/>
          <w:numId w:val="83"/>
        </w:numPr>
        <w:spacing w:after="114"/>
        <w:ind w:right="0" w:firstLine="0"/>
      </w:pPr>
      <w:r>
        <w:t xml:space="preserve">— A alteração de funcionamento dos alojamentos, designadamente a modificação estrutural nos alojamentos, a transferência de titularidade, a cessão de exploração, a cessação da atividade e a alteração do médico responsável pelo alojamento, é comunicada à DGAV no prazo de 15 dias contados da sua ocorrência. </w:t>
      </w:r>
    </w:p>
    <w:p w:rsidR="005101CF" w:rsidRDefault="00A626AB" w14:paraId="5DDC69BC" w14:textId="77777777">
      <w:pPr>
        <w:numPr>
          <w:ilvl w:val="0"/>
          <w:numId w:val="83"/>
        </w:numPr>
        <w:spacing w:after="114"/>
        <w:ind w:right="0" w:firstLine="0"/>
      </w:pPr>
      <w:r>
        <w:t xml:space="preserve">— A comunicação de obras de modificação estrutural nos alojamentos é acompanhada das respetivas plantas. </w:t>
      </w:r>
    </w:p>
    <w:p w:rsidR="005101CF" w:rsidRDefault="00A626AB" w14:paraId="6BD127D6" w14:textId="77777777">
      <w:pPr>
        <w:numPr>
          <w:ilvl w:val="0"/>
          <w:numId w:val="83"/>
        </w:numPr>
        <w:spacing w:after="114"/>
        <w:ind w:right="0" w:firstLine="0"/>
      </w:pPr>
      <w:r>
        <w:t xml:space="preserve">— Compete à DGAV atualizar as informações obtidas através das comunicações referidas nos números anteriores. </w:t>
      </w:r>
    </w:p>
    <w:p w:rsidR="00660800" w:rsidP="00660800" w:rsidRDefault="00660800" w14:paraId="3F7C7676" w14:textId="77777777">
      <w:pPr>
        <w:spacing w:after="114"/>
        <w:ind w:left="127" w:right="0" w:firstLine="0"/>
      </w:pPr>
    </w:p>
    <w:p w:rsidR="005101CF" w:rsidP="007962B7" w:rsidRDefault="00A626AB" w14:paraId="03BA6253" w14:textId="6C7DCF19">
      <w:pPr>
        <w:pStyle w:val="Ttulo3"/>
        <w:ind w:left="0" w:right="0" w:firstLine="0"/>
      </w:pPr>
      <w:bookmarkStart w:name="_Toc223954436" w:id="1292"/>
      <w:r>
        <w:t xml:space="preserve">Artigo 39.º </w:t>
      </w:r>
    </w:p>
    <w:p w:rsidR="005101CF" w:rsidP="007962B7" w:rsidRDefault="00A626AB" w14:paraId="53EB0F50" w14:textId="0248C00F">
      <w:pPr>
        <w:pStyle w:val="Ttulo3"/>
        <w:ind w:left="0" w:right="0" w:firstLine="0"/>
      </w:pPr>
      <w:r>
        <w:t>Suspensão de atividade e encerramento dos alojamentos</w:t>
      </w:r>
      <w:bookmarkEnd w:id="1292"/>
      <w:r>
        <w:t xml:space="preserve"> </w:t>
      </w:r>
    </w:p>
    <w:p w:rsidR="005101CF" w:rsidRDefault="00A626AB" w14:paraId="7BB7621A" w14:textId="77777777">
      <w:pPr>
        <w:ind w:left="420" w:right="716"/>
      </w:pPr>
      <w:r>
        <w:t>1 -</w:t>
      </w:r>
      <w:r>
        <w:rPr>
          <w:rFonts w:ascii="Arial" w:hAnsi="Arial" w:eastAsia="Arial" w:cs="Arial"/>
        </w:rPr>
        <w:t xml:space="preserve"> </w:t>
      </w:r>
      <w:r>
        <w:t xml:space="preserve">O diretor-geral de Alimentação e Veterinária pode, mediante despacho, determinar a suspensão da atividade ou o encerramento do alojamento, designadamente quando se verifique uma das seguintes situações: </w:t>
      </w:r>
    </w:p>
    <w:p w:rsidR="005101CF" w:rsidRDefault="00A626AB" w14:paraId="453B6AD1" w14:textId="77777777">
      <w:pPr>
        <w:numPr>
          <w:ilvl w:val="0"/>
          <w:numId w:val="84"/>
        </w:numPr>
        <w:ind w:right="136" w:hanging="360"/>
      </w:pPr>
      <w:r>
        <w:t xml:space="preserve">Existência de riscos higiossanitários que ponham em causa a saúde das pessoas e ou dos animais; </w:t>
      </w:r>
    </w:p>
    <w:p w:rsidR="005101CF" w:rsidRDefault="7F44F69F" w14:paraId="137DB902" w14:textId="365E4859">
      <w:pPr>
        <w:numPr>
          <w:ilvl w:val="0"/>
          <w:numId w:val="84"/>
        </w:numPr>
        <w:spacing w:after="286" w:line="259" w:lineRule="auto"/>
        <w:ind w:right="136" w:hanging="360"/>
      </w:pPr>
      <w:r>
        <w:t>Maus-tratos</w:t>
      </w:r>
      <w:r w:rsidR="00A626AB">
        <w:t xml:space="preserve"> aos animais; </w:t>
      </w:r>
    </w:p>
    <w:p w:rsidR="005101CF" w:rsidRDefault="00A626AB" w14:paraId="592F367A" w14:textId="77777777">
      <w:pPr>
        <w:numPr>
          <w:ilvl w:val="0"/>
          <w:numId w:val="84"/>
        </w:numPr>
        <w:spacing w:after="287" w:line="259" w:lineRule="auto"/>
        <w:ind w:right="136" w:hanging="360"/>
      </w:pPr>
      <w:r>
        <w:t xml:space="preserve">Existência de graves problemas de saúde e bem-estar dos animais; </w:t>
      </w:r>
    </w:p>
    <w:p w:rsidR="005101CF" w:rsidP="00243575" w:rsidRDefault="00A626AB" w14:paraId="3EA5BED8" w14:textId="34AE68FD">
      <w:pPr>
        <w:numPr>
          <w:ilvl w:val="0"/>
          <w:numId w:val="84"/>
        </w:numPr>
        <w:ind w:right="136" w:hanging="360"/>
      </w:pPr>
      <w:r>
        <w:t xml:space="preserve">Falta de condições de segurança e de tranquilidade para as pessoas ou animais, bem como de proteção do meio ambiente. </w:t>
      </w:r>
      <w:r w:rsidRPr="00243575">
        <w:rPr>
          <w:rFonts w:ascii="Cambria" w:hAnsi="Cambria" w:eastAsia="Cambria" w:cs="Cambria"/>
          <w:sz w:val="21"/>
        </w:rPr>
        <w:tab/>
      </w:r>
      <w:r w:rsidRPr="00243575">
        <w:rPr>
          <w:rFonts w:ascii="Cambria" w:hAnsi="Cambria" w:eastAsia="Cambria" w:cs="Cambria"/>
          <w:sz w:val="32"/>
        </w:rPr>
        <w:tab/>
      </w:r>
    </w:p>
    <w:p w:rsidR="005101CF" w:rsidRDefault="00A626AB" w14:paraId="77973910" w14:textId="77777777">
      <w:pPr>
        <w:spacing w:after="211" w:line="259" w:lineRule="auto"/>
        <w:ind w:left="142" w:right="0" w:firstLine="0"/>
        <w:jc w:val="left"/>
      </w:pPr>
      <w:r>
        <w:rPr>
          <w:rFonts w:ascii="Cambria" w:hAnsi="Cambria" w:eastAsia="Cambria" w:cs="Cambria"/>
        </w:rPr>
        <w:tab/>
      </w:r>
    </w:p>
    <w:p w:rsidR="005101CF" w:rsidRDefault="00A626AB" w14:paraId="7F750E6C" w14:textId="77777777">
      <w:pPr>
        <w:numPr>
          <w:ilvl w:val="0"/>
          <w:numId w:val="85"/>
        </w:numPr>
        <w:ind w:left="300" w:right="715" w:hanging="173"/>
      </w:pPr>
      <w:r>
        <w:t>-</w:t>
      </w:r>
      <w:r>
        <w:rPr>
          <w:rFonts w:ascii="Arial" w:hAnsi="Arial" w:eastAsia="Arial" w:cs="Arial"/>
        </w:rPr>
        <w:t xml:space="preserve"> </w:t>
      </w:r>
      <w:r>
        <w:t xml:space="preserve">As situações referidas no número anterior são comprovadas em processo instruído pela direção de serviços de alimentação e veterinária da região onde se localiza o alojamento, que elabora relatório com proposta de decisão a proferir pelo diretor-geral da Alimentação e Veterinária. </w:t>
      </w:r>
    </w:p>
    <w:p w:rsidR="005101CF" w:rsidRDefault="00A626AB" w14:paraId="48B74FED" w14:textId="77777777">
      <w:pPr>
        <w:numPr>
          <w:ilvl w:val="0"/>
          <w:numId w:val="85"/>
        </w:numPr>
        <w:ind w:left="300" w:right="715" w:hanging="173"/>
      </w:pPr>
      <w:r>
        <w:t>-</w:t>
      </w:r>
      <w:r>
        <w:rPr>
          <w:rFonts w:ascii="Arial" w:hAnsi="Arial" w:eastAsia="Arial" w:cs="Arial"/>
        </w:rPr>
        <w:t xml:space="preserve"> </w:t>
      </w:r>
      <w:r>
        <w:t xml:space="preserve">A decisão é de suspensão sempre que seja possível suprir, num curto prazo, a situação que a determinou. </w:t>
      </w:r>
    </w:p>
    <w:p w:rsidR="005101CF" w:rsidRDefault="00A626AB" w14:paraId="3B821954" w14:textId="77777777">
      <w:pPr>
        <w:numPr>
          <w:ilvl w:val="0"/>
          <w:numId w:val="85"/>
        </w:numPr>
        <w:ind w:left="300" w:right="715" w:hanging="173"/>
      </w:pPr>
      <w:r>
        <w:t>-</w:t>
      </w:r>
      <w:r>
        <w:rPr>
          <w:rFonts w:ascii="Arial" w:hAnsi="Arial" w:eastAsia="Arial" w:cs="Arial"/>
        </w:rPr>
        <w:t xml:space="preserve"> </w:t>
      </w:r>
      <w:r>
        <w:t xml:space="preserve">O despacho que determina a suspensão da atividade do alojamento fixa um prazo, não superior a 180 dias, durante o qual o titular da exploração do alojamento deve proceder às alterações necessárias, sob pena de ser determinado o encerramento definitivo do alojamento. </w:t>
      </w:r>
    </w:p>
    <w:p w:rsidR="005101CF" w:rsidRDefault="00A626AB" w14:paraId="09128A61" w14:textId="77777777">
      <w:pPr>
        <w:numPr>
          <w:ilvl w:val="0"/>
          <w:numId w:val="85"/>
        </w:numPr>
        <w:ind w:left="300" w:right="715" w:hanging="173"/>
      </w:pPr>
      <w:r>
        <w:t>-</w:t>
      </w:r>
      <w:r>
        <w:rPr>
          <w:rFonts w:ascii="Arial" w:hAnsi="Arial" w:eastAsia="Arial" w:cs="Arial"/>
        </w:rPr>
        <w:t xml:space="preserve"> </w:t>
      </w:r>
      <w:r>
        <w:t xml:space="preserve">O despacho que determine o encerramento do alojamento é notificado ao titular da exploração do alojamento, devendo o alojamento cessar a sua atividade no prazo fixado pela DGAV, o qual não deve exceder cinco dias úteis, sob pena de ser solicitado às autoridades administrativas e policiais competentes o encerramento compulsivo. </w:t>
      </w:r>
    </w:p>
    <w:p w:rsidR="005101CF" w:rsidRDefault="00A626AB" w14:paraId="27535D11" w14:textId="77777777">
      <w:pPr>
        <w:numPr>
          <w:ilvl w:val="0"/>
          <w:numId w:val="85"/>
        </w:numPr>
        <w:spacing w:after="114"/>
        <w:ind w:left="300" w:right="715" w:hanging="173"/>
      </w:pPr>
      <w:r>
        <w:t>-</w:t>
      </w:r>
      <w:r>
        <w:rPr>
          <w:rFonts w:ascii="Arial" w:hAnsi="Arial" w:eastAsia="Arial" w:cs="Arial"/>
        </w:rPr>
        <w:t xml:space="preserve"> </w:t>
      </w:r>
      <w:r>
        <w:t xml:space="preserve">Compete às câmaras municipais executar as medidas necessárias ao cumprimento da decisão a que se referem os números 3 e 4, nomeadamente proceder, quando necessário, à recolha dos animais. </w:t>
      </w:r>
    </w:p>
    <w:p w:rsidR="007B41DC" w:rsidP="007B41DC" w:rsidRDefault="007B41DC" w14:paraId="6A4C0B90" w14:textId="77777777">
      <w:pPr>
        <w:spacing w:after="114"/>
        <w:ind w:left="300" w:right="715" w:firstLine="0"/>
      </w:pPr>
    </w:p>
    <w:p w:rsidR="005101CF" w:rsidP="007962B7" w:rsidRDefault="00A626AB" w14:paraId="139E24E9" w14:textId="79D07C49">
      <w:pPr>
        <w:pStyle w:val="Ttulo3"/>
        <w:ind w:left="0" w:right="0" w:firstLine="0"/>
      </w:pPr>
      <w:bookmarkStart w:name="_Toc223954437" w:id="1293"/>
      <w:r>
        <w:t xml:space="preserve">Artigo </w:t>
      </w:r>
      <w:r w:rsidR="616BF547">
        <w:t xml:space="preserve">40. º </w:t>
      </w:r>
    </w:p>
    <w:p w:rsidR="005101CF" w:rsidP="007962B7" w:rsidRDefault="616BF547" w14:paraId="06B2EBF7" w14:textId="37B9C4F7">
      <w:pPr>
        <w:pStyle w:val="Ttulo3"/>
        <w:ind w:left="0" w:right="0" w:firstLine="0"/>
      </w:pPr>
      <w:r>
        <w:t>Perm</w:t>
      </w:r>
      <w:r w:rsidR="00A626AB">
        <w:t>issão de reabertura após suspensão da atividade</w:t>
      </w:r>
      <w:bookmarkEnd w:id="1293"/>
      <w:r w:rsidR="00A626AB">
        <w:t xml:space="preserve">  </w:t>
      </w:r>
    </w:p>
    <w:p w:rsidR="005101CF" w:rsidP="00243575" w:rsidRDefault="00A626AB" w14:paraId="1DB1487C" w14:textId="38BA8529">
      <w:pPr>
        <w:ind w:left="420" w:right="714"/>
      </w:pPr>
      <w:r>
        <w:t>1 -</w:t>
      </w:r>
      <w:r>
        <w:rPr>
          <w:rFonts w:ascii="Arial" w:hAnsi="Arial" w:eastAsia="Arial" w:cs="Arial"/>
        </w:rPr>
        <w:t xml:space="preserve"> </w:t>
      </w:r>
      <w:r>
        <w:t xml:space="preserve">Após o decurso do prazo fixado nos termos do n.º 4 do artigo anterior, a direção de serviços veterinários de alimentação e veterinária da região onde se localiza o alojamento realiza visita de controlo no prazo de 20 dias, a fim de verificar se se encontram reunidas as condições para o levantamento da suspensão, mediante </w:t>
      </w:r>
      <w:r>
        <w:t xml:space="preserve">decisão de permissão de reabertura a proferir pelo diretor-geral de Alimentação e Veterinária. </w:t>
      </w:r>
      <w:r>
        <w:rPr>
          <w:rFonts w:ascii="Cambria" w:hAnsi="Cambria" w:eastAsia="Cambria" w:cs="Cambria"/>
          <w:sz w:val="21"/>
        </w:rPr>
        <w:tab/>
      </w:r>
      <w:r>
        <w:rPr>
          <w:rFonts w:ascii="Cambria" w:hAnsi="Cambria" w:eastAsia="Cambria" w:cs="Cambria"/>
          <w:sz w:val="32"/>
        </w:rPr>
        <w:tab/>
      </w:r>
    </w:p>
    <w:p w:rsidR="005101CF" w:rsidRDefault="00A626AB" w14:paraId="353674B8" w14:textId="77777777">
      <w:pPr>
        <w:numPr>
          <w:ilvl w:val="0"/>
          <w:numId w:val="86"/>
        </w:numPr>
        <w:ind w:left="300" w:right="578" w:hanging="173"/>
      </w:pPr>
      <w:r>
        <w:t>-</w:t>
      </w:r>
      <w:r>
        <w:rPr>
          <w:rFonts w:ascii="Arial" w:hAnsi="Arial" w:eastAsia="Arial" w:cs="Arial"/>
        </w:rPr>
        <w:t xml:space="preserve"> </w:t>
      </w:r>
      <w:r>
        <w:t xml:space="preserve">Na falta de decisão do diretor-geral de Alimentação e Veterinária a que se refere o número anterior no prazo de 30 dias contados do termo do prazo fixado nos termos do n.º 4 do artigo anterior, ou no prazo de 10 dias após a realização de visita de controlo, no caso de esta ser realizada, não há lugar a deferimento tácito, podendo o interessado obter a tutela adequada junto dos tribunais administrativos. </w:t>
      </w:r>
    </w:p>
    <w:p w:rsidR="005101CF" w:rsidRDefault="00A626AB" w14:paraId="05288F1D" w14:textId="77777777">
      <w:pPr>
        <w:numPr>
          <w:ilvl w:val="0"/>
          <w:numId w:val="86"/>
        </w:numPr>
        <w:spacing w:after="114"/>
        <w:ind w:left="300" w:right="578" w:hanging="173"/>
      </w:pPr>
      <w:r>
        <w:t>-</w:t>
      </w:r>
      <w:r>
        <w:rPr>
          <w:rFonts w:ascii="Arial" w:hAnsi="Arial" w:eastAsia="Arial" w:cs="Arial"/>
        </w:rPr>
        <w:t xml:space="preserve"> </w:t>
      </w:r>
      <w:r>
        <w:t xml:space="preserve">A permissão de reabertura é publicitada pelos meios utilizados para a divulgação da suspensão da permissão. </w:t>
      </w:r>
    </w:p>
    <w:p w:rsidR="00F6515A" w:rsidP="00F6515A" w:rsidRDefault="00F6515A" w14:paraId="46ECCA75" w14:textId="77777777">
      <w:pPr>
        <w:spacing w:after="114"/>
        <w:ind w:left="300" w:right="578" w:firstLine="0"/>
      </w:pPr>
    </w:p>
    <w:p w:rsidR="005101CF" w:rsidP="00DF1ADE" w:rsidRDefault="00A626AB" w14:paraId="17A0AE18" w14:textId="6714850A">
      <w:pPr>
        <w:pStyle w:val="Ttulo3"/>
        <w:ind w:left="0" w:right="0" w:firstLine="0"/>
      </w:pPr>
      <w:bookmarkStart w:name="_Toc223954438" w:id="1294"/>
      <w:r>
        <w:t xml:space="preserve">Artigo 41.° </w:t>
      </w:r>
    </w:p>
    <w:p w:rsidR="005101CF" w:rsidP="00DF1ADE" w:rsidRDefault="00A626AB" w14:paraId="2749A993" w14:textId="5B71A3A8">
      <w:pPr>
        <w:pStyle w:val="Ttulo3"/>
        <w:ind w:left="0" w:right="0" w:firstLine="0"/>
      </w:pPr>
      <w:r>
        <w:t>Divulgação da suspensão de atividade, do encerramento e da reabertura de alojamento</w:t>
      </w:r>
      <w:bookmarkEnd w:id="1294"/>
      <w:r>
        <w:t xml:space="preserve"> </w:t>
      </w:r>
    </w:p>
    <w:p w:rsidR="005101CF" w:rsidRDefault="00A626AB" w14:paraId="4FFB32C3" w14:textId="15162065">
      <w:pPr>
        <w:spacing w:after="116"/>
        <w:ind w:left="127" w:right="136" w:firstLine="0"/>
      </w:pPr>
      <w:r>
        <w:t xml:space="preserve">As medidas previstas nos artigos 39.º e 40.º são publicitadas através do balcão único </w:t>
      </w:r>
      <w:r w:rsidR="41C4E19D">
        <w:t>eletrónico</w:t>
      </w:r>
      <w:r>
        <w:t xml:space="preserve"> de serviços, a que se refere o artigo 6.º do Decreto-Lei n.º 92/2010, de 26 de julho, e no sítio na </w:t>
      </w:r>
      <w:r w:rsidRPr="63EE49F9">
        <w:rPr>
          <w:i/>
          <w:iCs/>
        </w:rPr>
        <w:t xml:space="preserve">Internet </w:t>
      </w:r>
      <w:r>
        <w:t xml:space="preserve">da DGAV. </w:t>
      </w:r>
    </w:p>
    <w:p w:rsidR="00F6515A" w:rsidRDefault="00F6515A" w14:paraId="303A8471" w14:textId="77777777">
      <w:pPr>
        <w:spacing w:after="116"/>
        <w:ind w:left="127" w:right="136" w:firstLine="0"/>
      </w:pPr>
    </w:p>
    <w:p w:rsidR="005101CF" w:rsidP="00DF1ADE" w:rsidRDefault="00A626AB" w14:paraId="14D32ED2" w14:textId="6B378C58">
      <w:pPr>
        <w:pStyle w:val="Ttulo3"/>
        <w:ind w:left="0" w:right="0" w:firstLine="0"/>
      </w:pPr>
      <w:bookmarkStart w:name="_Toc223954439" w:id="1295"/>
      <w:r>
        <w:t xml:space="preserve">Artigo 42.º </w:t>
      </w:r>
    </w:p>
    <w:p w:rsidR="005101CF" w:rsidP="00DF1ADE" w:rsidRDefault="00A626AB" w14:paraId="45C41672" w14:textId="15E4F26A">
      <w:pPr>
        <w:pStyle w:val="Ttulo3"/>
        <w:ind w:left="0" w:right="0" w:firstLine="0"/>
      </w:pPr>
      <w:r>
        <w:t>Reconhecimento mútuo</w:t>
      </w:r>
      <w:bookmarkEnd w:id="1295"/>
      <w:r>
        <w:t xml:space="preserve">  </w:t>
      </w:r>
    </w:p>
    <w:p w:rsidR="005101CF" w:rsidRDefault="00A626AB" w14:paraId="0E9DDE45" w14:textId="77777777">
      <w:pPr>
        <w:numPr>
          <w:ilvl w:val="0"/>
          <w:numId w:val="87"/>
        </w:numPr>
        <w:ind w:left="300" w:right="716" w:hanging="173"/>
      </w:pPr>
      <w:r>
        <w:t>-</w:t>
      </w:r>
      <w:r>
        <w:rPr>
          <w:rFonts w:ascii="Arial" w:hAnsi="Arial" w:eastAsia="Arial" w:cs="Arial"/>
        </w:rPr>
        <w:t xml:space="preserve"> </w:t>
      </w:r>
      <w:r>
        <w:t xml:space="preserve">Não pode haver duplicação entre as condições exigíveis para o cumprimento dos procedimentos previstos no presente diploma e os requisitos e os controlos equivalentes ou comparáveis, quanto à finalidade, a que o interessado já tenha sido submetido noutro Estado membro da União Europeia ou do Espaço Económico Europeu. </w:t>
      </w:r>
    </w:p>
    <w:p w:rsidR="005101CF" w:rsidP="00243575" w:rsidRDefault="00A626AB" w14:paraId="097917C8" w14:textId="3944A547">
      <w:pPr>
        <w:numPr>
          <w:ilvl w:val="0"/>
          <w:numId w:val="87"/>
        </w:numPr>
        <w:ind w:left="300" w:right="716" w:hanging="173"/>
      </w:pPr>
      <w:r>
        <w:t>-</w:t>
      </w:r>
      <w:r>
        <w:rPr>
          <w:rFonts w:ascii="Arial" w:hAnsi="Arial" w:eastAsia="Arial" w:cs="Arial"/>
        </w:rPr>
        <w:t xml:space="preserve"> </w:t>
      </w:r>
      <w:r>
        <w:t xml:space="preserve">O disposto no número anterior não é aplicável ao cumprimento das condições diretamente referentes às instalações físicas localizadas em território nacional, nem aos respetivos controlos por autoridade competente.  </w:t>
      </w:r>
      <w:r w:rsidRPr="00243575">
        <w:rPr>
          <w:rFonts w:ascii="Cambria" w:hAnsi="Cambria" w:eastAsia="Cambria" w:cs="Cambria"/>
          <w:sz w:val="21"/>
        </w:rPr>
        <w:tab/>
      </w:r>
      <w:r w:rsidRPr="00243575">
        <w:rPr>
          <w:rFonts w:ascii="Cambria" w:hAnsi="Cambria" w:eastAsia="Cambria" w:cs="Cambria"/>
          <w:sz w:val="32"/>
        </w:rPr>
        <w:tab/>
      </w:r>
    </w:p>
    <w:p w:rsidR="005101CF" w:rsidRDefault="00A626AB" w14:paraId="0591FD52" w14:textId="77777777">
      <w:pPr>
        <w:spacing w:after="211" w:line="259" w:lineRule="auto"/>
        <w:ind w:left="142" w:right="0" w:firstLine="0"/>
        <w:jc w:val="left"/>
      </w:pPr>
      <w:r>
        <w:rPr>
          <w:rFonts w:ascii="Cambria" w:hAnsi="Cambria" w:eastAsia="Cambria" w:cs="Cambria"/>
        </w:rPr>
        <w:tab/>
      </w:r>
    </w:p>
    <w:p w:rsidR="005101CF" w:rsidRDefault="00A626AB" w14:paraId="4CAFE5F7" w14:textId="77777777">
      <w:pPr>
        <w:spacing w:after="116"/>
        <w:ind w:left="420" w:right="715"/>
      </w:pPr>
      <w:r>
        <w:t>3 -</w:t>
      </w:r>
      <w:r>
        <w:rPr>
          <w:rFonts w:ascii="Arial" w:hAnsi="Arial" w:eastAsia="Arial" w:cs="Arial"/>
        </w:rPr>
        <w:t xml:space="preserve"> </w:t>
      </w:r>
      <w:r>
        <w:t xml:space="preserve">Sem prejuízo do disposto nos números anteriores, o reconhecimento mútuo de requisitos relativos a qualificações é regulado pela Lei n.º 9/2009, de 4 de março, alterada pela Lei n.º 41/2012, de 28 de agosto. </w:t>
      </w:r>
    </w:p>
    <w:p w:rsidR="00243575" w:rsidRDefault="00243575" w14:paraId="2BD0129B" w14:textId="77777777">
      <w:pPr>
        <w:spacing w:after="230" w:line="259" w:lineRule="auto"/>
        <w:ind w:left="316" w:right="360" w:hanging="10"/>
        <w:jc w:val="center"/>
      </w:pPr>
    </w:p>
    <w:p w:rsidR="005101CF" w:rsidP="00DF1ADE" w:rsidRDefault="00A626AB" w14:paraId="0EB77AEE" w14:textId="7ADEB881">
      <w:pPr>
        <w:pStyle w:val="Ttulo3"/>
        <w:ind w:left="0" w:right="0" w:firstLine="0"/>
      </w:pPr>
      <w:bookmarkStart w:name="_Toc223954440" w:id="1296"/>
      <w:r>
        <w:t xml:space="preserve">Artigo 43.º </w:t>
      </w:r>
    </w:p>
    <w:p w:rsidR="005101CF" w:rsidP="00DF1ADE" w:rsidRDefault="00A626AB" w14:paraId="5092E4B3" w14:textId="549871C4">
      <w:pPr>
        <w:pStyle w:val="Ttulo3"/>
        <w:ind w:left="0" w:right="0" w:firstLine="0"/>
      </w:pPr>
      <w:r>
        <w:t>Acesso ao alojamento</w:t>
      </w:r>
      <w:bookmarkEnd w:id="1296"/>
      <w:r>
        <w:t xml:space="preserve"> </w:t>
      </w:r>
    </w:p>
    <w:p w:rsidR="005101CF" w:rsidRDefault="00A626AB" w14:paraId="2E5C9A1E" w14:textId="77777777">
      <w:pPr>
        <w:numPr>
          <w:ilvl w:val="0"/>
          <w:numId w:val="88"/>
        </w:numPr>
        <w:ind w:left="300" w:right="714" w:hanging="173"/>
      </w:pPr>
      <w:r>
        <w:t>-</w:t>
      </w:r>
      <w:r>
        <w:rPr>
          <w:rFonts w:ascii="Arial" w:hAnsi="Arial" w:eastAsia="Arial" w:cs="Arial"/>
        </w:rPr>
        <w:t xml:space="preserve"> </w:t>
      </w:r>
      <w:r>
        <w:t xml:space="preserve">Para efeitos de controlo do cumprimento das normas aplicáveis, o titular da exploração do alojamento está obrigado a facultar às autoridades competentes o acesso ao alojamento. </w:t>
      </w:r>
    </w:p>
    <w:p w:rsidR="005101CF" w:rsidRDefault="00A626AB" w14:paraId="31914ABD" w14:textId="77777777">
      <w:pPr>
        <w:numPr>
          <w:ilvl w:val="0"/>
          <w:numId w:val="88"/>
        </w:numPr>
        <w:spacing w:after="114"/>
        <w:ind w:left="300" w:right="714" w:hanging="173"/>
      </w:pPr>
      <w:r>
        <w:t>-</w:t>
      </w:r>
      <w:r>
        <w:rPr>
          <w:rFonts w:ascii="Arial" w:hAnsi="Arial" w:eastAsia="Arial" w:cs="Arial"/>
        </w:rPr>
        <w:t xml:space="preserve"> </w:t>
      </w:r>
      <w:r>
        <w:t xml:space="preserve">Caso o titular da exploração do alojamento se recuse a facultar o acesso ao alojamento, pode ser solicitado mandado judicial para permitir às autoridades competentes o acesso aos locais onde os animais se encontrem, nomeadamente casas de habitação e terrenos privados. </w:t>
      </w:r>
    </w:p>
    <w:p w:rsidR="00F6515A" w:rsidP="00F6515A" w:rsidRDefault="00F6515A" w14:paraId="6C5E7C49" w14:textId="77777777">
      <w:pPr>
        <w:spacing w:after="114"/>
        <w:ind w:left="300" w:right="714" w:firstLine="0"/>
      </w:pPr>
    </w:p>
    <w:p w:rsidR="005101CF" w:rsidP="00DF1ADE" w:rsidRDefault="00A626AB" w14:paraId="0EF63068" w14:textId="240DD3AA">
      <w:pPr>
        <w:pStyle w:val="Ttulo3"/>
        <w:ind w:left="0" w:right="0" w:firstLine="0"/>
      </w:pPr>
      <w:bookmarkStart w:name="_Toc223954441" w:id="1297"/>
      <w:r>
        <w:t>Artigo 44.º</w:t>
      </w:r>
      <w:r w:rsidR="002C3DD1">
        <w:t xml:space="preserve"> </w:t>
      </w:r>
    </w:p>
    <w:p w:rsidR="005101CF" w:rsidP="00DF1ADE" w:rsidRDefault="00A626AB" w14:paraId="7918C444" w14:textId="17F94DA5">
      <w:pPr>
        <w:pStyle w:val="Ttulo3"/>
        <w:ind w:left="0" w:right="0" w:firstLine="0"/>
      </w:pPr>
      <w:r>
        <w:t>Taxas</w:t>
      </w:r>
      <w:bookmarkEnd w:id="1297"/>
      <w:r>
        <w:t xml:space="preserve"> </w:t>
      </w:r>
    </w:p>
    <w:p w:rsidR="005101CF" w:rsidRDefault="00A626AB" w14:paraId="462E594B" w14:textId="77777777">
      <w:pPr>
        <w:numPr>
          <w:ilvl w:val="0"/>
          <w:numId w:val="89"/>
        </w:numPr>
        <w:ind w:left="300" w:right="425" w:hanging="173"/>
      </w:pPr>
      <w:r>
        <w:t>-</w:t>
      </w:r>
      <w:r>
        <w:rPr>
          <w:rFonts w:ascii="Arial" w:hAnsi="Arial" w:eastAsia="Arial" w:cs="Arial"/>
        </w:rPr>
        <w:t xml:space="preserve"> </w:t>
      </w:r>
      <w:r>
        <w:t xml:space="preserve">Pelos atos e serviços relativos aos procedimentos previstos no presente diploma, são devidas taxas, cujos montantes, condições de aplicação e cobrança são estabelecidos em portaria dos membros do Governo responsáveis pelas áreas das finanças e da agricultura. </w:t>
      </w:r>
    </w:p>
    <w:p w:rsidR="005101CF" w:rsidP="005E68AA" w:rsidRDefault="00A626AB" w14:paraId="647161A6" w14:textId="61D9CA84">
      <w:pPr>
        <w:numPr>
          <w:ilvl w:val="0"/>
          <w:numId w:val="89"/>
        </w:numPr>
        <w:spacing w:after="228" w:line="259" w:lineRule="auto"/>
        <w:ind w:left="300" w:right="425" w:hanging="173"/>
      </w:pPr>
      <w:r>
        <w:t>-</w:t>
      </w:r>
      <w:r>
        <w:rPr>
          <w:rFonts w:ascii="Arial" w:hAnsi="Arial" w:eastAsia="Arial" w:cs="Arial"/>
        </w:rPr>
        <w:t xml:space="preserve"> </w:t>
      </w:r>
      <w:r>
        <w:t xml:space="preserve">O produto das taxas referidas no número anterior constitui receita da DGAV.  </w:t>
      </w:r>
    </w:p>
    <w:p w:rsidR="005101CF" w:rsidRDefault="00A626AB" w14:paraId="6CBC1137" w14:textId="77777777">
      <w:pPr>
        <w:spacing w:after="232" w:line="259" w:lineRule="auto"/>
        <w:ind w:left="52" w:right="0" w:firstLine="0"/>
        <w:jc w:val="center"/>
      </w:pPr>
      <w:r>
        <w:t xml:space="preserve"> </w:t>
      </w:r>
    </w:p>
    <w:p w:rsidR="005101CF" w:rsidP="00243575" w:rsidRDefault="00A626AB" w14:paraId="0032DC08" w14:textId="024B0AFA">
      <w:pPr>
        <w:spacing w:after="0" w:line="259" w:lineRule="auto"/>
        <w:ind w:left="52" w:right="0" w:firstLine="0"/>
        <w:jc w:val="center"/>
      </w:pPr>
      <w:r>
        <w:t xml:space="preserve"> </w:t>
      </w:r>
      <w:r>
        <w:rPr>
          <w:rFonts w:ascii="Cambria" w:hAnsi="Cambria" w:eastAsia="Cambria" w:cs="Cambria"/>
          <w:sz w:val="32"/>
        </w:rPr>
        <w:tab/>
      </w:r>
    </w:p>
    <w:p w:rsidR="005101CF" w:rsidRDefault="00A626AB" w14:paraId="3A2FBDA1" w14:textId="77777777">
      <w:pPr>
        <w:spacing w:after="151" w:line="259" w:lineRule="auto"/>
        <w:ind w:left="142" w:right="0" w:firstLine="0"/>
        <w:jc w:val="left"/>
      </w:pPr>
      <w:r>
        <w:rPr>
          <w:rFonts w:ascii="Cambria" w:hAnsi="Cambria" w:eastAsia="Cambria" w:cs="Cambria"/>
        </w:rPr>
        <w:tab/>
      </w:r>
    </w:p>
    <w:p w:rsidR="27ED153F" w:rsidP="7F7CCA47" w:rsidRDefault="27ED153F" w14:paraId="74D7E241" w14:textId="24181A0C">
      <w:pPr>
        <w:pStyle w:val="Ttulo1"/>
        <w:ind w:right="0"/>
        <w:jc w:val="left"/>
        <w:rPr>
          <w:color w:val="FF0000"/>
        </w:rPr>
      </w:pPr>
      <w:r w:rsidRPr="7F7CCA47" w:rsidR="27ED153F">
        <w:rPr>
          <w:color w:val="FF0000"/>
        </w:rPr>
        <w:t>Reunião 21.04.2026</w:t>
      </w:r>
    </w:p>
    <w:p w:rsidR="7F7CCA47" w:rsidP="7F7CCA47" w:rsidRDefault="7F7CCA47" w14:paraId="3A7461B2" w14:textId="7AE118A4">
      <w:pPr>
        <w:pStyle w:val="Ttulo1"/>
        <w:ind w:right="0"/>
      </w:pPr>
    </w:p>
    <w:p w:rsidR="005101CF" w:rsidP="00DF1ADE" w:rsidRDefault="00A626AB" w14:paraId="722DA627" w14:textId="0BB2349C">
      <w:pPr>
        <w:pStyle w:val="Ttulo1"/>
        <w:ind w:right="0"/>
      </w:pPr>
      <w:bookmarkStart w:name="_Toc223954442" w:id="1298"/>
      <w:r>
        <w:t xml:space="preserve">CAPÍTULO V </w:t>
      </w:r>
    </w:p>
    <w:p w:rsidR="005101CF" w:rsidP="00DF1ADE" w:rsidRDefault="00A626AB" w14:paraId="62A0907D" w14:textId="74A3DA60">
      <w:pPr>
        <w:pStyle w:val="Ttulo1"/>
        <w:ind w:right="0"/>
      </w:pPr>
      <w:r>
        <w:t>Transporte, alimentação e maneio</w:t>
      </w:r>
      <w:bookmarkEnd w:id="1298"/>
      <w:r>
        <w:t xml:space="preserve"> </w:t>
      </w:r>
    </w:p>
    <w:p w:rsidRPr="00F6515A" w:rsidR="00F6515A" w:rsidP="00F6515A" w:rsidRDefault="00F6515A" w14:paraId="58E61D07" w14:textId="77777777"/>
    <w:p w:rsidR="005101CF" w:rsidP="00DF1ADE" w:rsidRDefault="00A626AB" w14:paraId="0EDB2A96" w14:textId="5CE291D8">
      <w:pPr>
        <w:pStyle w:val="Ttulo3"/>
        <w:ind w:left="0" w:right="0" w:firstLine="0"/>
      </w:pPr>
      <w:bookmarkStart w:name="_Toc223954443" w:id="1299"/>
      <w:r>
        <w:t>Artigo 45.</w:t>
      </w:r>
      <w:r w:rsidRPr="63EE49F9">
        <w:rPr>
          <w:sz w:val="22"/>
          <w:szCs w:val="22"/>
          <w:vertAlign w:val="superscript"/>
        </w:rPr>
        <w:t>o</w:t>
      </w:r>
    </w:p>
    <w:p w:rsidR="005101CF" w:rsidP="00DF1ADE" w:rsidRDefault="00A626AB" w14:paraId="150AE081" w14:textId="25F71ED4">
      <w:pPr>
        <w:pStyle w:val="Ttulo3"/>
        <w:ind w:left="0" w:right="0" w:firstLine="0"/>
      </w:pPr>
      <w:r>
        <w:t>Transporte de animais</w:t>
      </w:r>
      <w:bookmarkEnd w:id="1299"/>
      <w:r>
        <w:t xml:space="preserve"> </w:t>
      </w:r>
    </w:p>
    <w:p w:rsidR="005101CF" w:rsidRDefault="00A626AB" w14:paraId="5D537394" w14:textId="77777777">
      <w:pPr>
        <w:numPr>
          <w:ilvl w:val="0"/>
          <w:numId w:val="90"/>
        </w:numPr>
        <w:ind w:left="300" w:right="715" w:hanging="173"/>
      </w:pPr>
      <w:r>
        <w:t>-</w:t>
      </w:r>
      <w:r>
        <w:rPr>
          <w:rFonts w:ascii="Arial" w:hAnsi="Arial" w:eastAsia="Arial" w:cs="Arial"/>
        </w:rPr>
        <w:t xml:space="preserve"> </w:t>
      </w:r>
      <w:r>
        <w:t xml:space="preserve">O transporte de animais deve ser efetuado em veículos e contentores apropriados à espécie e número de animais a transportar, nomeadamente em termos de espaço, ventilação ou oxigenação, temperatura, segurança e fornecimento de água, de modo a salvaguardar a proteção dos mesmos e a segurança de pessoas e outros animais. </w:t>
      </w:r>
    </w:p>
    <w:p w:rsidR="005101CF" w:rsidRDefault="00A626AB" w14:paraId="6585CFE0" w14:textId="77777777">
      <w:pPr>
        <w:numPr>
          <w:ilvl w:val="0"/>
          <w:numId w:val="90"/>
        </w:numPr>
        <w:ind w:left="300" w:right="715" w:hanging="173"/>
      </w:pPr>
      <w:r>
        <w:t>-</w:t>
      </w:r>
      <w:r>
        <w:rPr>
          <w:rFonts w:ascii="Arial" w:hAnsi="Arial" w:eastAsia="Arial" w:cs="Arial"/>
        </w:rPr>
        <w:t xml:space="preserve"> </w:t>
      </w:r>
      <w:r>
        <w:t xml:space="preserve">Sem prejuízo do disposto no número anterior e em cumprimento do disposto no artigo 7.º da Lei n.º 92/95, de 12 de setembro, alterada pela Lei n.º 19/2002, de 31 de julho, a deslocação de animais de companhia, nomeadamente cães e gatos, em transportes públicos não pode ser recusada, desde que os mesmos sejam devidamente acompanhados, acondicionados e sujeitos a meios de contenção que não lhes permitam morder ou causar danos ou prejuízos a pessoas, outros animais ou bens, de acordo com as condições a fixar por portaria conjunta dos membros do Governo responsáveis pelas áreas dos transportes e da agricultura. </w:t>
      </w:r>
    </w:p>
    <w:p w:rsidR="005101CF" w:rsidP="00243575" w:rsidRDefault="00A626AB" w14:paraId="153950B0" w14:textId="4CC47CE8">
      <w:pPr>
        <w:numPr>
          <w:ilvl w:val="0"/>
          <w:numId w:val="90"/>
        </w:numPr>
        <w:spacing w:after="114"/>
        <w:ind w:left="300" w:right="715" w:hanging="173"/>
      </w:pPr>
      <w:r>
        <w:t>-</w:t>
      </w:r>
      <w:r>
        <w:rPr>
          <w:rFonts w:ascii="Arial" w:hAnsi="Arial" w:eastAsia="Arial" w:cs="Arial"/>
        </w:rPr>
        <w:t xml:space="preserve"> </w:t>
      </w:r>
      <w:r>
        <w:t xml:space="preserve">Ao transporte de animais de companhia com fins comerciais aplicam-se as disposições do Regulamento (CE) n.º 1/2005, do Conselho, de 22 de dezembro de 2004. </w:t>
      </w:r>
      <w:r w:rsidRPr="00243575">
        <w:rPr>
          <w:rFonts w:ascii="Cambria" w:hAnsi="Cambria" w:eastAsia="Cambria" w:cs="Cambria"/>
          <w:sz w:val="32"/>
        </w:rPr>
        <w:tab/>
      </w:r>
    </w:p>
    <w:p w:rsidR="005101CF" w:rsidRDefault="00A626AB" w14:paraId="52D9285C" w14:textId="77777777">
      <w:pPr>
        <w:spacing w:after="151" w:line="259" w:lineRule="auto"/>
        <w:ind w:left="142" w:right="0" w:firstLine="0"/>
        <w:jc w:val="left"/>
        <w:rPr>
          <w:del w:author="Susana Margarida Gonçalves Silva Santos" w:date="2026-04-21T16:10:17.849Z" w16du:dateUtc="2026-04-21T16:10:17.849Z" w:id="156130942"/>
        </w:rPr>
      </w:pPr>
    </w:p>
    <w:p w:rsidR="00243575" w:rsidP="7F7CCA47" w:rsidRDefault="00243575" w14:paraId="6060C4E2" w14:textId="6CA528AD">
      <w:pPr>
        <w:pStyle w:val="Normal"/>
        <w:tabs>
          <w:tab w:val="left" w:leader="none" w:pos="8645"/>
        </w:tabs>
        <w:spacing w:after="274" w:line="259" w:lineRule="auto"/>
        <w:ind w:left="0" w:firstLine="0"/>
        <w:pPrChange w:author="Susana Margarida Gonçalves Silva Santos" w:date="2026-04-21T16:10:15.407Z">
          <w:pPr>
            <w:pStyle w:val="Ttulo3"/>
            <w:tabs>
              <w:tab w:val="left" w:leader="none" w:pos="8645"/>
            </w:tabs>
            <w:ind w:left="0" w:firstLine="0"/>
          </w:pPr>
        </w:pPrChange>
      </w:pPr>
    </w:p>
    <w:p w:rsidR="005101CF" w:rsidP="00090C7B" w:rsidRDefault="00A626AB" w14:paraId="73CDE445" w14:textId="2E1E285F">
      <w:pPr>
        <w:pStyle w:val="Ttulo3"/>
        <w:ind w:left="0" w:right="0" w:firstLine="0"/>
      </w:pPr>
      <w:bookmarkStart w:name="_Toc223954445" w:id="1320"/>
      <w:r>
        <w:t>Artigo 47.</w:t>
      </w:r>
      <w:r w:rsidRPr="63EE49F9">
        <w:rPr>
          <w:sz w:val="22"/>
          <w:szCs w:val="22"/>
          <w:vertAlign w:val="superscript"/>
        </w:rPr>
        <w:t>o</w:t>
      </w:r>
      <w:r>
        <w:t xml:space="preserve"> </w:t>
      </w:r>
    </w:p>
    <w:p w:rsidR="005101CF" w:rsidP="00090C7B" w:rsidRDefault="00A626AB" w14:paraId="6612B49B" w14:textId="75DBD670">
      <w:pPr>
        <w:pStyle w:val="Ttulo3"/>
        <w:ind w:left="0" w:right="0" w:firstLine="0"/>
      </w:pPr>
      <w:r>
        <w:t>Maneio</w:t>
      </w:r>
      <w:bookmarkEnd w:id="1320"/>
      <w:r>
        <w:t xml:space="preserve"> </w:t>
      </w:r>
    </w:p>
    <w:p w:rsidR="005101CF" w:rsidRDefault="00A626AB" w14:paraId="76A792E5" w14:textId="77777777">
      <w:pPr>
        <w:numPr>
          <w:ilvl w:val="0"/>
          <w:numId w:val="92"/>
        </w:numPr>
        <w:ind w:right="331" w:hanging="164"/>
      </w:pPr>
      <w:r>
        <w:t>-</w:t>
      </w:r>
      <w:r>
        <w:rPr>
          <w:rFonts w:ascii="Arial" w:hAnsi="Arial" w:eastAsia="Arial" w:cs="Arial"/>
        </w:rPr>
        <w:t xml:space="preserve"> </w:t>
      </w:r>
      <w:r>
        <w:t xml:space="preserve">Nos alojamentos de hospedagem de animais, nos centros de recolha e nas hospedagens com fins médico-veterinários, a observação diária dos animais e o seu maneio, a organização da dieta e o tratamento médico-veterinário devem ser assegurados por pessoal com aptidão para o efeito e em número adequado à quantidade e espécies animais que alojam. </w:t>
      </w:r>
    </w:p>
    <w:p w:rsidR="005101CF" w:rsidRDefault="00A626AB" w14:paraId="15BB4D4F" w14:textId="77777777">
      <w:pPr>
        <w:numPr>
          <w:ilvl w:val="0"/>
          <w:numId w:val="92"/>
        </w:numPr>
        <w:ind w:right="331" w:hanging="164"/>
      </w:pPr>
      <w:r>
        <w:t>-</w:t>
      </w:r>
      <w:r>
        <w:rPr>
          <w:rFonts w:ascii="Arial" w:hAnsi="Arial" w:eastAsia="Arial" w:cs="Arial"/>
        </w:rPr>
        <w:t xml:space="preserve"> </w:t>
      </w:r>
      <w:r>
        <w:t xml:space="preserve">O maneio deve ser feito por pessoal que possua experiência ou formação adequada e sob a orientação de um médico veterinário ou pessoa com competência para o efeito. </w:t>
      </w:r>
    </w:p>
    <w:p w:rsidR="005101CF" w:rsidRDefault="00A626AB" w14:paraId="4D919BC0" w14:textId="77777777">
      <w:pPr>
        <w:numPr>
          <w:ilvl w:val="0"/>
          <w:numId w:val="92"/>
        </w:numPr>
        <w:ind w:right="331" w:hanging="164"/>
      </w:pPr>
      <w:r>
        <w:t>-</w:t>
      </w:r>
      <w:r>
        <w:rPr>
          <w:rFonts w:ascii="Arial" w:hAnsi="Arial" w:eastAsia="Arial" w:cs="Arial"/>
        </w:rPr>
        <w:t xml:space="preserve"> </w:t>
      </w:r>
      <w:r>
        <w:t xml:space="preserve">Todos os animais devem ser alvo de inspeção diária, sendo de imediato prestados os primeiros cuidados aos que tiverem sinais que levem a suspeitar estarem doentes, lesionados ou com alterações comportamentais. </w:t>
      </w:r>
    </w:p>
    <w:p w:rsidR="005101CF" w:rsidRDefault="00A626AB" w14:paraId="6610FC99" w14:textId="77777777">
      <w:pPr>
        <w:numPr>
          <w:ilvl w:val="0"/>
          <w:numId w:val="92"/>
        </w:numPr>
        <w:ind w:right="331" w:hanging="164"/>
      </w:pPr>
      <w:r>
        <w:t>-</w:t>
      </w:r>
      <w:r>
        <w:rPr>
          <w:rFonts w:ascii="Arial" w:hAnsi="Arial" w:eastAsia="Arial" w:cs="Arial"/>
        </w:rPr>
        <w:t xml:space="preserve"> </w:t>
      </w:r>
      <w:r>
        <w:t xml:space="preserve">O manuseamento dos animais deve ser feito de forma a não lhes causar quaisquer dores, sofrimento ou distúrbios desnecessários. </w:t>
      </w:r>
    </w:p>
    <w:p w:rsidR="005101CF" w:rsidRDefault="00A626AB" w14:paraId="34B77058" w14:textId="77777777">
      <w:pPr>
        <w:numPr>
          <w:ilvl w:val="0"/>
          <w:numId w:val="92"/>
        </w:numPr>
        <w:spacing w:after="113"/>
        <w:ind w:right="331" w:hanging="164"/>
      </w:pPr>
      <w:r>
        <w:t>-</w:t>
      </w:r>
      <w:r>
        <w:rPr>
          <w:rFonts w:ascii="Arial" w:hAnsi="Arial" w:eastAsia="Arial" w:cs="Arial"/>
        </w:rPr>
        <w:t xml:space="preserve"> </w:t>
      </w:r>
      <w:r>
        <w:t xml:space="preserve">Quando houver necessidade de recorrer a meios de contenção, não devem estes causar ferimentos, dores ou angústia desnecessários aos animais. </w:t>
      </w:r>
    </w:p>
    <w:p w:rsidR="00151F5E" w:rsidP="00151F5E" w:rsidRDefault="00151F5E" w14:paraId="4E1C1A4E" w14:textId="77777777">
      <w:pPr>
        <w:spacing w:after="113"/>
        <w:ind w:left="291" w:right="331" w:firstLine="0"/>
      </w:pPr>
    </w:p>
    <w:p w:rsidR="005101CF" w:rsidP="00090C7B" w:rsidRDefault="00A626AB" w14:paraId="4045952B" w14:textId="162CADE4">
      <w:pPr>
        <w:pStyle w:val="Ttulo3"/>
        <w:ind w:left="0" w:right="0" w:firstLine="0"/>
      </w:pPr>
      <w:bookmarkStart w:name="_Toc223954446" w:id="1321"/>
      <w:r>
        <w:t>Artigo 48.</w:t>
      </w:r>
      <w:r w:rsidRPr="63EE49F9">
        <w:rPr>
          <w:sz w:val="22"/>
          <w:szCs w:val="22"/>
          <w:vertAlign w:val="superscript"/>
        </w:rPr>
        <w:t>o</w:t>
      </w:r>
      <w:r>
        <w:t xml:space="preserve"> </w:t>
      </w:r>
    </w:p>
    <w:p w:rsidR="005101CF" w:rsidP="00090C7B" w:rsidRDefault="00A626AB" w14:paraId="321B7278" w14:textId="38287B67">
      <w:pPr>
        <w:pStyle w:val="Ttulo3"/>
        <w:ind w:left="0" w:right="0" w:firstLine="0"/>
      </w:pPr>
      <w:r>
        <w:t>Higiene</w:t>
      </w:r>
      <w:bookmarkEnd w:id="1321"/>
      <w:r>
        <w:t xml:space="preserve"> </w:t>
      </w:r>
    </w:p>
    <w:p w:rsidR="005101CF" w:rsidP="00243575" w:rsidRDefault="00A626AB" w14:paraId="4533F99E" w14:textId="346F48AD">
      <w:pPr>
        <w:spacing w:after="116"/>
        <w:ind w:left="420" w:right="710"/>
      </w:pPr>
      <w:r>
        <w:t>1 -</w:t>
      </w:r>
      <w:r>
        <w:rPr>
          <w:rFonts w:ascii="Arial" w:hAnsi="Arial" w:eastAsia="Arial" w:cs="Arial"/>
        </w:rPr>
        <w:t xml:space="preserve"> </w:t>
      </w:r>
      <w:r>
        <w:t xml:space="preserve">Nos locais de criação, manutenção e venda bem como nos centros de recolha e alojamentos de hospedagem devem ser cumpridos adequados padrões de higiene, nomeadamente no que respeita à higiene pessoal dos tratadores e demais pessoal em contacto com os animais, às instalações e a todas as estruturas de apoio ao maneio e tratamento dos animais. </w:t>
      </w:r>
      <w:r>
        <w:rPr>
          <w:rFonts w:ascii="Cambria" w:hAnsi="Cambria" w:eastAsia="Cambria" w:cs="Cambria"/>
          <w:sz w:val="21"/>
        </w:rPr>
        <w:tab/>
      </w:r>
      <w:r>
        <w:rPr>
          <w:rFonts w:ascii="Cambria" w:hAnsi="Cambria" w:eastAsia="Cambria" w:cs="Cambria"/>
          <w:sz w:val="32"/>
        </w:rPr>
        <w:tab/>
      </w:r>
    </w:p>
    <w:p w:rsidR="005101CF" w:rsidRDefault="00A626AB" w14:paraId="75FBECF3" w14:textId="77777777">
      <w:pPr>
        <w:numPr>
          <w:ilvl w:val="0"/>
          <w:numId w:val="93"/>
        </w:numPr>
        <w:ind w:right="202" w:hanging="164"/>
      </w:pPr>
      <w:r>
        <w:t>-</w:t>
      </w:r>
      <w:r>
        <w:rPr>
          <w:rFonts w:ascii="Arial" w:hAnsi="Arial" w:eastAsia="Arial" w:cs="Arial"/>
        </w:rPr>
        <w:t xml:space="preserve"> </w:t>
      </w:r>
      <w:r>
        <w:t xml:space="preserve">As instalações, o equipamento e as áreas adjacentes devem ser limpos com a periodicidade adequada, de modo a não criar perturbações desnecessárias aos animais, e, sempre que existirem tanques ou aquários, a água neles contida deve ser renovada com a frequência necessária à manutenção das suas condições higiossanitárias. </w:t>
      </w:r>
    </w:p>
    <w:p w:rsidR="005101CF" w:rsidRDefault="00A626AB" w14:paraId="5CBE1C37" w14:textId="77777777">
      <w:pPr>
        <w:numPr>
          <w:ilvl w:val="0"/>
          <w:numId w:val="93"/>
        </w:numPr>
        <w:ind w:right="202" w:hanging="164"/>
      </w:pPr>
      <w:r>
        <w:t>-</w:t>
      </w:r>
      <w:r>
        <w:rPr>
          <w:rFonts w:ascii="Arial" w:hAnsi="Arial" w:eastAsia="Arial" w:cs="Arial"/>
        </w:rPr>
        <w:t xml:space="preserve"> </w:t>
      </w:r>
      <w:r>
        <w:t xml:space="preserve">As instalações devem possuir uma boa capacidade de drenagem das águas sujas e os animais não devem poder ter acesso a tubos de drenagem de águas residuais. </w:t>
      </w:r>
    </w:p>
    <w:p w:rsidR="005101CF" w:rsidRDefault="00A626AB" w14:paraId="044D403A" w14:textId="77777777">
      <w:pPr>
        <w:numPr>
          <w:ilvl w:val="0"/>
          <w:numId w:val="93"/>
        </w:numPr>
        <w:ind w:right="202" w:hanging="164"/>
      </w:pPr>
      <w:r>
        <w:t>-</w:t>
      </w:r>
      <w:r>
        <w:rPr>
          <w:rFonts w:ascii="Arial" w:hAnsi="Arial" w:eastAsia="Arial" w:cs="Arial"/>
        </w:rPr>
        <w:t xml:space="preserve"> </w:t>
      </w:r>
      <w:r>
        <w:t xml:space="preserve">Os detergentes e demais material de limpeza ou de desinfeção devem ser adequados e aplicados em concentrações que não sejam tóxicas para as espécies alojadas. </w:t>
      </w:r>
    </w:p>
    <w:p w:rsidR="005101CF" w:rsidRDefault="00A626AB" w14:paraId="22A5A72C" w14:textId="77777777">
      <w:pPr>
        <w:numPr>
          <w:ilvl w:val="0"/>
          <w:numId w:val="93"/>
        </w:numPr>
        <w:ind w:right="202" w:hanging="164"/>
      </w:pPr>
      <w:r>
        <w:t>-</w:t>
      </w:r>
      <w:r>
        <w:rPr>
          <w:rFonts w:ascii="Arial" w:hAnsi="Arial" w:eastAsia="Arial" w:cs="Arial"/>
        </w:rPr>
        <w:t xml:space="preserve"> </w:t>
      </w:r>
      <w:r>
        <w:t xml:space="preserve">O lixo deve ser removido das instalações de forma a salvaguardar quaisquer riscos para a saúde pública. </w:t>
      </w:r>
    </w:p>
    <w:p w:rsidR="005101CF" w:rsidRDefault="00A626AB" w14:paraId="480AFC01" w14:textId="77777777">
      <w:pPr>
        <w:numPr>
          <w:ilvl w:val="0"/>
          <w:numId w:val="93"/>
        </w:numPr>
        <w:ind w:right="202" w:hanging="164"/>
      </w:pPr>
      <w:r>
        <w:t>-</w:t>
      </w:r>
      <w:r>
        <w:rPr>
          <w:rFonts w:ascii="Arial" w:hAnsi="Arial" w:eastAsia="Arial" w:cs="Arial"/>
        </w:rPr>
        <w:t xml:space="preserve"> </w:t>
      </w:r>
      <w:r>
        <w:t xml:space="preserve">Os locais referidos no n.º 1 devem dispor de um plano seguro e eficaz para o controlo de animais infestantes. </w:t>
      </w:r>
    </w:p>
    <w:p w:rsidR="005101CF" w:rsidRDefault="00A626AB" w14:paraId="687294F7" w14:textId="77777777">
      <w:pPr>
        <w:numPr>
          <w:ilvl w:val="0"/>
          <w:numId w:val="93"/>
        </w:numPr>
        <w:spacing w:after="114"/>
        <w:ind w:right="202" w:hanging="164"/>
      </w:pPr>
      <w:r>
        <w:t>-</w:t>
      </w:r>
      <w:r>
        <w:rPr>
          <w:rFonts w:ascii="Arial" w:hAnsi="Arial" w:eastAsia="Arial" w:cs="Arial"/>
        </w:rPr>
        <w:t xml:space="preserve"> </w:t>
      </w:r>
      <w:r>
        <w:t xml:space="preserve">Devem ser observadas rigorosas medidas de higiene em todos os espaços e utensílios usados na prestação de cuidados médico-veterinários e todo o material não reutilizável deve ser eliminado de forma adequada. </w:t>
      </w:r>
    </w:p>
    <w:p w:rsidR="00151F5E" w:rsidP="00151F5E" w:rsidRDefault="00151F5E" w14:paraId="123A6AD3" w14:textId="77777777">
      <w:pPr>
        <w:spacing w:after="114"/>
        <w:ind w:left="291" w:right="202" w:firstLine="0"/>
      </w:pPr>
    </w:p>
    <w:p w:rsidR="005101CF" w:rsidP="00090C7B" w:rsidRDefault="00A626AB" w14:paraId="1D363B1B" w14:textId="4DB33674">
      <w:pPr>
        <w:pStyle w:val="Ttulo3"/>
        <w:ind w:left="0" w:right="0" w:firstLine="0"/>
      </w:pPr>
      <w:bookmarkStart w:name="_Toc223954447" w:id="1322"/>
      <w:r>
        <w:t>Artigo 49.</w:t>
      </w:r>
      <w:r w:rsidRPr="63EE49F9">
        <w:rPr>
          <w:sz w:val="22"/>
          <w:szCs w:val="22"/>
          <w:vertAlign w:val="superscript"/>
        </w:rPr>
        <w:t>o</w:t>
      </w:r>
      <w:r w:rsidRPr="63EE49F9" w:rsidR="007C1557">
        <w:rPr>
          <w:sz w:val="22"/>
          <w:szCs w:val="22"/>
          <w:vertAlign w:val="superscript"/>
        </w:rPr>
        <w:t xml:space="preserve">  </w:t>
      </w:r>
    </w:p>
    <w:p w:rsidR="005101CF" w:rsidP="00090C7B" w:rsidRDefault="00A626AB" w14:paraId="6E416AE8" w14:textId="0CD1F447">
      <w:pPr>
        <w:pStyle w:val="Ttulo3"/>
        <w:ind w:left="0" w:right="0" w:firstLine="0"/>
      </w:pPr>
      <w:r w:rsidR="22998B98">
        <w:rPr/>
        <w:t>Cuidados de saúde animal</w:t>
      </w:r>
      <w:bookmarkEnd w:id="1322"/>
      <w:r w:rsidR="22998B98">
        <w:rPr/>
        <w:t xml:space="preserve"> </w:t>
      </w:r>
      <w:r w:rsidR="0C8125D4">
        <w:rPr/>
        <w:t>-</w:t>
      </w:r>
      <w:r w:rsidR="0C8125D4">
        <w:rPr/>
        <w:t xml:space="preserve"> Operadores</w:t>
      </w:r>
    </w:p>
    <w:p w:rsidR="005101CF" w:rsidP="00243575" w:rsidRDefault="350E168B" w14:paraId="041011E2" w14:textId="7356E2BD">
      <w:pPr>
        <w:spacing w:after="114"/>
        <w:ind w:left="420" w:right="711"/>
      </w:pPr>
      <w:r w:rsidR="60E1B6F4">
        <w:rPr/>
        <w:t>1 -</w:t>
      </w:r>
      <w:r w:rsidRPr="7F7CCA47" w:rsidR="60E1B6F4">
        <w:rPr>
          <w:rFonts w:ascii="Arial" w:hAnsi="Arial" w:eastAsia="Arial" w:cs="Arial"/>
        </w:rPr>
        <w:t xml:space="preserve"> </w:t>
      </w:r>
      <w:r w:rsidR="60E1B6F4">
        <w:rPr/>
        <w:t xml:space="preserve">Sem prejuízo de quaisquer medidas determinadas pela DGAV, nos </w:t>
      </w:r>
      <w:r w:rsidR="2C2742EB">
        <w:rPr/>
        <w:t>estabelecimentos</w:t>
      </w:r>
      <w:r w:rsidR="60E1B6F4">
        <w:rPr/>
        <w:t xml:space="preserve">, deve existir um programa de profilaxia médica e sanitária, elaborado e supervisionado pelo médico veterinário responsável e executado por profissionais habilitados para o efeito. </w:t>
      </w:r>
      <w:r>
        <w:tab/>
      </w:r>
      <w:r>
        <w:tab/>
      </w:r>
    </w:p>
    <w:p w:rsidR="005101CF" w:rsidP="7F7CCA47" w:rsidRDefault="00A626AB" w14:paraId="6028C9E8" w14:textId="716E12C3">
      <w:pPr>
        <w:pStyle w:val="Normal"/>
        <w:ind w:left="291" w:right="136" w:hanging="164"/>
        <w:rPr>
          <w:del w:author="Susana Margarida Gonçalves Silva Santos" w:date="2026-04-21T15:53:08.11Z" w16du:dateUtc="2026-04-21T15:53:08.11Z" w:id="2002980544"/>
        </w:rPr>
      </w:pPr>
      <w:r w:rsidR="7B71A339">
        <w:rPr/>
        <w:t xml:space="preserve">2 </w:t>
      </w:r>
      <w:r w:rsidR="22998B98">
        <w:rPr/>
        <w:t>-</w:t>
      </w:r>
      <w:r w:rsidRPr="7F7CCA47" w:rsidR="22998B98">
        <w:rPr>
          <w:rFonts w:ascii="Arial" w:hAnsi="Arial" w:eastAsia="Arial" w:cs="Arial"/>
        </w:rPr>
        <w:t xml:space="preserve"> </w:t>
      </w:r>
      <w:r w:rsidR="22998B98">
        <w:rPr/>
        <w:t>Os medicamentos, produtos ou substâncias de prescrição médico-veterinária devem ser armazenados em locais secos e com acesso restrito.</w:t>
      </w:r>
      <w:del w:author="Susana Margarida Gonçalves Silva Santos" w:date="2026-04-21T15:53:08.709Z" w16du:dateUtc="2026-04-21T15:53:08.709Z" w:id="521258039">
        <w:r w:rsidDel="22998B98">
          <w:delText xml:space="preserve"> </w:delText>
        </w:r>
      </w:del>
    </w:p>
    <w:p w:rsidR="005101CF" w:rsidP="7F7CCA47" w:rsidRDefault="350E168B" w14:paraId="17D6C60A" w14:textId="5FBA57A0">
      <w:pPr>
        <w:numPr>
          <w:ilvl w:val="0"/>
          <w:numId w:val="94"/>
        </w:numPr>
        <w:spacing w:after="116"/>
        <w:ind w:left="0" w:right="136" w:hanging="0"/>
        <w:rPr>
          <w:del w:author="Susana Margarida Gonçalves Silva Santos" w:date="2026-04-21T15:47:59.764Z" w16du:dateUtc="2026-04-21T15:47:59.764Z" w:id="577141131"/>
        </w:rPr>
      </w:pPr>
      <w:r w:rsidR="62CFD9FA">
        <w:rPr/>
        <w:t xml:space="preserve">3 </w:t>
      </w:r>
      <w:r w:rsidR="60E1B6F4">
        <w:rPr/>
        <w:t>-</w:t>
      </w:r>
      <w:r w:rsidRPr="7F7CCA47" w:rsidR="60E1B6F4">
        <w:rPr>
          <w:rFonts w:ascii="Arial" w:hAnsi="Arial" w:eastAsia="Arial" w:cs="Arial"/>
        </w:rPr>
        <w:t xml:space="preserve"> </w:t>
      </w:r>
      <w:r w:rsidR="60E1B6F4">
        <w:rPr/>
        <w:t xml:space="preserve">A administração e utilização de medicamentos, produtos ou substâncias referidas no número anterior, deve ser feita sob orientação do médico veterinário responsável. </w:t>
      </w:r>
    </w:p>
    <w:p w:rsidR="4EBE5CD8" w:rsidP="7F7CCA47" w:rsidRDefault="4EBE5CD8" w14:paraId="0E6A4CE6" w14:textId="1C34D79B">
      <w:pPr>
        <w:spacing w:after="116"/>
        <w:ind w:left="0" w:right="136" w:hanging="0"/>
        <w:rPr>
          <w:rPrChange w:author="Susana Margarida Gonçalves Silva Santos" w:date="2026-04-21T15:53:19.169Z" w:id="1252397992">
            <w:rPr>
              <w:highlight w:val="yellow"/>
            </w:rPr>
          </w:rPrChange>
        </w:rPr>
      </w:pPr>
      <w:ins w:author="Susana Margarida Gonçalves Silva Santos" w:date="2026-04-21T15:52:27.567Z" w16du:dateUtc="2026-04-21T15:52:27.567Z" w:id="497411637">
        <w:r w:rsidRPr="7F7CCA47" w:rsidR="4EBE5CD8">
          <w:rPr>
            <w:rPrChange w:author="Susana Margarida Gonçalves Silva Santos" w:date="2026-04-21T15:53:19.168Z" w16du:dateUtc="2026-04-21T15:53:19.168Z" w:id="813494706">
              <w:rPr>
                <w:highlight w:val="yellow"/>
              </w:rPr>
            </w:rPrChange>
          </w:rPr>
          <w:t xml:space="preserve">4 - </w:t>
        </w:r>
      </w:ins>
      <w:r w:rsidRPr="7F7CCA47" w:rsidR="37A7ECE6">
        <w:rPr>
          <w:rPrChange w:author="Susana Margarida Gonçalves Silva Santos" w:date="2026-04-21T15:53:19.168Z" w16du:dateUtc="2026-04-21T15:53:19.168Z" w:id="1915088341">
            <w:rPr>
              <w:highlight w:val="yellow"/>
            </w:rPr>
          </w:rPrChange>
        </w:rPr>
        <w:t>Os operadores devem assegurar que:</w:t>
      </w:r>
    </w:p>
    <w:p w:rsidR="37A7ECE6" w:rsidP="7F7CCA47" w:rsidRDefault="37A7ECE6" w14:paraId="734921F0" w14:textId="4FCCCE4A">
      <w:pPr>
        <w:pStyle w:val="PargrafodaLista"/>
        <w:spacing w:after="116"/>
        <w:ind w:left="291" w:right="136"/>
        <w:rPr>
          <w:rPrChange w:author="Susana Margarida Gonçalves Silva Santos" w:date="2026-04-21T15:53:19.171Z" w:id="92185965">
            <w:rPr>
              <w:highlight w:val="yellow"/>
            </w:rPr>
          </w:rPrChange>
        </w:rPr>
      </w:pPr>
      <w:r w:rsidRPr="7F7CCA47" w:rsidR="37A7ECE6">
        <w:rPr>
          <w:rPrChange w:author="Susana Margarida Gonçalves Silva Santos" w:date="2026-04-21T15:53:19.17Z" w16du:dateUtc="2026-04-21T15:53:19.17Z" w:id="1712512306">
            <w:rPr>
              <w:highlight w:val="yellow"/>
            </w:rPr>
          </w:rPrChange>
        </w:rPr>
        <w:t>a)</w:t>
      </w:r>
      <w:r>
        <w:tab/>
      </w:r>
      <w:r w:rsidRPr="7F7CCA47" w:rsidR="37A7ECE6">
        <w:rPr>
          <w:rPrChange w:author="Susana Margarida Gonçalves Silva Santos" w:date="2026-04-21T15:53:19.17Z" w16du:dateUtc="2026-04-21T15:53:19.17Z" w:id="1284585834">
            <w:rPr>
              <w:highlight w:val="yellow"/>
            </w:rPr>
          </w:rPrChange>
        </w:rPr>
        <w:t>Os cães ou gatos pelos quais são responsáveis sejam inspecionados pelos tratadores de animais pelo menos uma vez por dia e que os cães e gatos vulneráveis, como os ‑recém-nascidos, os cães e gatos doentes ou feridos e as cadelas e gatas em período perinatal, sejam inspecionados com maior frequência;</w:t>
      </w:r>
    </w:p>
    <w:p w:rsidR="37A7ECE6" w:rsidP="7F7CCA47" w:rsidRDefault="37A7ECE6" w14:paraId="053CEE40" w14:textId="696343FF">
      <w:pPr>
        <w:pStyle w:val="PargrafodaLista"/>
        <w:spacing w:after="116"/>
        <w:ind w:left="291" w:right="136"/>
        <w:rPr>
          <w:rPrChange w:author="Susana Margarida Gonçalves Silva Santos" w:date="2026-04-21T15:53:19.179Z" w:id="42154777">
            <w:rPr>
              <w:highlight w:val="yellow"/>
            </w:rPr>
          </w:rPrChange>
        </w:rPr>
      </w:pPr>
      <w:r w:rsidRPr="7F7CCA47" w:rsidR="37A7ECE6">
        <w:rPr>
          <w:rPrChange w:author="Susana Margarida Gonçalves Silva Santos" w:date="2026-04-21T15:53:19.171Z" w16du:dateUtc="2026-04-21T15:53:19.171Z" w:id="1159921621">
            <w:rPr>
              <w:highlight w:val="yellow"/>
            </w:rPr>
          </w:rPrChange>
        </w:rPr>
        <w:t>b)</w:t>
      </w:r>
      <w:r>
        <w:tab/>
      </w:r>
      <w:r w:rsidRPr="7F7CCA47" w:rsidR="37A7ECE6">
        <w:rPr>
          <w:rPrChange w:author="Susana Margarida Gonçalves Silva Santos" w:date="2026-04-21T15:53:19.171Z" w16du:dateUtc="2026-04-21T15:53:19.171Z" w:id="1921150006">
            <w:rPr>
              <w:highlight w:val="yellow"/>
            </w:rPr>
          </w:rPrChange>
        </w:rPr>
        <w:t xml:space="preserve">Os </w:t>
      </w:r>
      <w:ins w:author="Susana Margarida Gonçalves Silva Santos" w:date="2026-04-21T15:47:36.244Z" w16du:dateUtc="2026-04-21T15:47:36.244Z" w:id="848826611">
        <w:r w:rsidRPr="7F7CCA47" w:rsidR="0650CEAA">
          <w:rPr>
            <w:rPrChange w:author="Susana Margarida Gonçalves Silva Santos" w:date="2026-04-21T15:53:19.171Z" w16du:dateUtc="2026-04-21T15:53:19.171Z" w:id="1878229626">
              <w:rPr>
                <w:highlight w:val="yellow"/>
              </w:rPr>
            </w:rPrChange>
          </w:rPr>
          <w:t xml:space="preserve">animais </w:t>
        </w:r>
      </w:ins>
      <w:del w:author="Susana Margarida Gonçalves Silva Santos" w:date="2026-04-21T15:47:40.211Z" w16du:dateUtc="2026-04-21T15:47:40.211Z" w:id="75778240">
        <w:r w:rsidRPr="7F7CCA47" w:rsidDel="37A7ECE6">
          <w:rPr>
            <w:rPrChange w:author="Susana Margarida Gonçalves Silva Santos" w:date="2026-04-21T15:53:19.171Z" w16du:dateUtc="2026-04-21T15:53:19.171Z" w:id="2064828342">
              <w:rPr>
                <w:highlight w:val="yellow"/>
              </w:rPr>
            </w:rPrChange>
          </w:rPr>
          <w:delText>cães ou os gatos</w:delText>
        </w:r>
      </w:del>
      <w:r w:rsidRPr="7F7CCA47" w:rsidR="37A7ECE6">
        <w:rPr>
          <w:rPrChange w:author="Susana Margarida Gonçalves Silva Santos" w:date="2026-04-21T15:53:19.172Z" w16du:dateUtc="2026-04-21T15:53:19.172Z" w:id="1597165773">
            <w:rPr>
              <w:highlight w:val="yellow"/>
            </w:rPr>
          </w:rPrChange>
        </w:rPr>
        <w:t xml:space="preserve"> cuj</w:t>
      </w:r>
      <w:ins w:author="Susana Margarida Gonçalves Silva Santos" w:date="2026-04-21T15:46:35.653Z" w16du:dateUtc="2026-04-21T15:46:35.653Z" w:id="457822480">
        <w:r w:rsidRPr="7F7CCA47" w:rsidR="2F3B1436">
          <w:rPr>
            <w:rPrChange w:author="Susana Margarida Gonçalves Silva Santos" w:date="2026-04-21T15:53:19.172Z" w16du:dateUtc="2026-04-21T15:53:19.172Z" w:id="664674149">
              <w:rPr>
                <w:highlight w:val="yellow"/>
              </w:rPr>
            </w:rPrChange>
          </w:rPr>
          <w:t xml:space="preserve">a </w:t>
        </w:r>
      </w:ins>
      <w:del w:author="Susana Margarida Gonçalves Silva Santos" w:date="2026-04-21T15:46:34.3Z" w16du:dateUtc="2026-04-21T15:46:34.3Z" w:id="376174164">
        <w:r w:rsidRPr="7F7CCA47" w:rsidDel="37A7ECE6">
          <w:rPr>
            <w:rPrChange w:author="Susana Margarida Gonçalves Silva Santos" w:date="2026-04-21T15:53:19.172Z" w16du:dateUtc="2026-04-21T15:53:19.172Z" w:id="1935718923">
              <w:rPr>
                <w:highlight w:val="yellow"/>
              </w:rPr>
            </w:rPrChange>
          </w:rPr>
          <w:delText>o</w:delText>
        </w:r>
      </w:del>
      <w:del w:author="Susana Margarida Gonçalves Silva Santos" w:date="2026-04-21T15:45:59.677Z" w16du:dateUtc="2026-04-21T15:45:59.677Z" w:id="717580826">
        <w:r w:rsidRPr="7F7CCA47" w:rsidDel="37A7ECE6">
          <w:rPr>
            <w:rPrChange w:author="Susana Margarida Gonçalves Silva Santos" w:date="2026-04-21T15:53:19.173Z" w16du:dateUtc="2026-04-21T15:53:19.173Z" w:id="572913245">
              <w:rPr>
                <w:highlight w:val="yellow"/>
              </w:rPr>
            </w:rPrChange>
          </w:rPr>
          <w:delText xml:space="preserve"> </w:delText>
        </w:r>
        <w:r w:rsidRPr="7F7CCA47" w:rsidDel="37A7ECE6">
          <w:rPr>
            <w:rPrChange w:author="Susana Margarida Gonçalves Silva Santos" w:date="2026-04-21T15:53:19.173Z" w16du:dateUtc="2026-04-21T15:53:19.173Z" w:id="320584558">
              <w:rPr>
                <w:highlight w:val="yellow"/>
              </w:rPr>
            </w:rPrChange>
          </w:rPr>
          <w:delText>bem‑estar</w:delText>
        </w:r>
      </w:del>
      <w:ins w:author="Susana Margarida Gonçalves Silva Santos" w:date="2026-04-21T15:45:59.752Z" w16du:dateUtc="2026-04-21T15:45:59.752Z" w:id="1379352583">
        <w:r w:rsidRPr="7F7CCA47" w:rsidR="24A8B41C">
          <w:rPr>
            <w:rPrChange w:author="Susana Margarida Gonçalves Silva Santos" w:date="2026-04-21T15:53:19.173Z" w16du:dateUtc="2026-04-21T15:53:19.173Z" w:id="2136469609">
              <w:rPr>
                <w:highlight w:val="yellow"/>
              </w:rPr>
            </w:rPrChange>
          </w:rPr>
          <w:t xml:space="preserve"> </w:t>
        </w:r>
      </w:ins>
      <w:ins w:author="Susana Margarida Gonçalves Silva Santos" w:date="2026-04-21T15:46:02.473Z" w16du:dateUtc="2026-04-21T15:46:02.473Z" w:id="94485007">
        <w:r w:rsidRPr="7F7CCA47" w:rsidR="24A8B41C">
          <w:rPr>
            <w:rPrChange w:author="Susana Margarida Gonçalves Silva Santos" w:date="2026-04-21T15:53:19.174Z" w16du:dateUtc="2026-04-21T15:53:19.174Z" w:id="2108770906">
              <w:rPr>
                <w:highlight w:val="yellow"/>
              </w:rPr>
            </w:rPrChange>
          </w:rPr>
          <w:t>saúde</w:t>
        </w:r>
      </w:ins>
      <w:r w:rsidRPr="7F7CCA47" w:rsidR="37A7ECE6">
        <w:rPr>
          <w:rPrChange w:author="Susana Margarida Gonçalves Silva Santos" w:date="2026-04-21T15:53:19.174Z" w16du:dateUtc="2026-04-21T15:53:19.174Z" w:id="444628175">
            <w:rPr>
              <w:highlight w:val="yellow"/>
            </w:rPr>
          </w:rPrChange>
        </w:rPr>
        <w:t xml:space="preserve"> </w:t>
      </w:r>
      <w:ins w:author="Susana Margarida Gonçalves Silva Santos" w:date="2026-04-21T15:46:43.86Z" w16du:dateUtc="2026-04-21T15:46:43.86Z" w:id="869977791">
        <w:r w:rsidRPr="7F7CCA47" w:rsidR="7B4A5240">
          <w:rPr>
            <w:rPrChange w:author="Susana Margarida Gonçalves Silva Santos" w:date="2026-04-21T15:53:19.174Z" w16du:dateUtc="2026-04-21T15:53:19.174Z" w:id="1842357204">
              <w:rPr>
                <w:highlight w:val="yellow"/>
              </w:rPr>
            </w:rPrChange>
          </w:rPr>
          <w:t xml:space="preserve">e bem-estar </w:t>
        </w:r>
      </w:ins>
      <w:r w:rsidRPr="7F7CCA47" w:rsidR="37A7ECE6">
        <w:rPr>
          <w:rPrChange w:author="Susana Margarida Gonçalves Silva Santos" w:date="2026-04-21T15:53:19.175Z" w16du:dateUtc="2026-04-21T15:53:19.175Z" w:id="899182251">
            <w:rPr>
              <w:highlight w:val="yellow"/>
            </w:rPr>
          </w:rPrChange>
        </w:rPr>
        <w:t>esteja</w:t>
      </w:r>
      <w:ins w:author="Susana Margarida Gonçalves Silva Santos" w:date="2026-04-21T15:46:45.862Z" w16du:dateUtc="2026-04-21T15:46:45.862Z" w:id="1474058292">
        <w:r w:rsidRPr="7F7CCA47" w:rsidR="1F177C85">
          <w:rPr>
            <w:rPrChange w:author="Susana Margarida Gonçalves Silva Santos" w:date="2026-04-21T15:53:19.175Z" w16du:dateUtc="2026-04-21T15:53:19.175Z" w:id="853109834">
              <w:rPr>
                <w:highlight w:val="yellow"/>
              </w:rPr>
            </w:rPrChange>
          </w:rPr>
          <w:t>m</w:t>
        </w:r>
      </w:ins>
      <w:r w:rsidRPr="7F7CCA47" w:rsidR="37A7ECE6">
        <w:rPr>
          <w:rPrChange w:author="Susana Margarida Gonçalves Silva Santos" w:date="2026-04-21T15:53:19.176Z" w16du:dateUtc="2026-04-21T15:53:19.176Z" w:id="1399485656">
            <w:rPr>
              <w:highlight w:val="yellow"/>
            </w:rPr>
          </w:rPrChange>
        </w:rPr>
        <w:t xml:space="preserve"> comprometido</w:t>
      </w:r>
      <w:ins w:author="Susana Margarida Gonçalves Silva Santos" w:date="2026-04-21T15:46:47.837Z" w16du:dateUtc="2026-04-21T15:46:47.837Z" w:id="978389221">
        <w:r w:rsidRPr="7F7CCA47" w:rsidR="3CFB813C">
          <w:rPr>
            <w:rPrChange w:author="Susana Margarida Gonçalves Silva Santos" w:date="2026-04-21T15:53:19.176Z" w16du:dateUtc="2026-04-21T15:53:19.176Z" w:id="2071514884">
              <w:rPr>
                <w:highlight w:val="yellow"/>
              </w:rPr>
            </w:rPrChange>
          </w:rPr>
          <w:t>s</w:t>
        </w:r>
      </w:ins>
      <w:r w:rsidRPr="7F7CCA47" w:rsidR="37A7ECE6">
        <w:rPr>
          <w:rPrChange w:author="Susana Margarida Gonçalves Silva Santos" w:date="2026-04-21T15:53:19.176Z" w16du:dateUtc="2026-04-21T15:53:19.176Z" w:id="2093781437">
            <w:rPr>
              <w:highlight w:val="yellow"/>
            </w:rPr>
          </w:rPrChange>
        </w:rPr>
        <w:t xml:space="preserve"> sejam transferidos, se necessário</w:t>
      </w:r>
      <w:ins w:author="Susana Margarida Gonçalves Silva Santos" w:date="2026-04-21T15:49:59.906Z" w16du:dateUtc="2026-04-21T15:49:59.906Z" w:id="1642207559">
        <w:r w:rsidRPr="7F7CCA47" w:rsidR="258EB3A4">
          <w:rPr>
            <w:rPrChange w:author="Susana Margarida Gonçalves Silva Santos" w:date="2026-04-21T15:53:19.176Z" w16du:dateUtc="2026-04-21T15:53:19.176Z" w:id="1469773814">
              <w:rPr>
                <w:highlight w:val="yellow"/>
              </w:rPr>
            </w:rPrChange>
          </w:rPr>
          <w:t xml:space="preserve"> e </w:t>
        </w:r>
      </w:ins>
      <w:ins w:author="Susana Margarida Gonçalves Silva Santos" w:date="2026-04-21T15:50:26.255Z" w16du:dateUtc="2026-04-21T15:50:26.255Z" w:id="405406006">
        <w:r w:rsidRPr="7F7CCA47" w:rsidR="258EB3A4">
          <w:rPr>
            <w:rPrChange w:author="Susana Margarida Gonçalves Silva Santos" w:date="2026-04-21T15:53:19.177Z" w16du:dateUtc="2026-04-21T15:53:19.177Z" w:id="786407223">
              <w:rPr>
                <w:highlight w:val="yellow"/>
              </w:rPr>
            </w:rPrChange>
          </w:rPr>
          <w:t xml:space="preserve">se </w:t>
        </w:r>
      </w:ins>
      <w:ins w:author="Susana Margarida Gonçalves Silva Santos" w:date="2026-04-21T15:49:59.906Z" w16du:dateUtc="2026-04-21T15:49:59.906Z" w:id="2000145995">
        <w:r w:rsidRPr="7F7CCA47" w:rsidR="258EB3A4">
          <w:rPr>
            <w:rPrChange w:author="Susana Margarida Gonçalves Silva Santos" w:date="2026-04-21T15:53:19.178Z" w16du:dateUtc="2026-04-21T15:53:19.178Z" w:id="2072075827">
              <w:rPr>
                <w:highlight w:val="yellow"/>
              </w:rPr>
            </w:rPrChange>
          </w:rPr>
          <w:t xml:space="preserve">adequado </w:t>
        </w:r>
        <w:r w:rsidRPr="7F7CCA47" w:rsidR="258EB3A4">
          <w:rPr>
            <w:rPrChange w:author="Susana Margarida Gonçalves Silva Santos" w:date="2026-04-21T15:53:19.178Z" w16du:dateUtc="2026-04-21T15:53:19.178Z" w:id="1488884822">
              <w:rPr>
                <w:highlight w:val="yellow"/>
              </w:rPr>
            </w:rPrChange>
          </w:rPr>
          <w:t>à esp</w:t>
        </w:r>
      </w:ins>
      <w:ins w:author="Susana Margarida Gonçalves Silva Santos" w:date="2026-04-21T15:50:11.831Z" w16du:dateUtc="2026-04-21T15:50:11.831Z" w:id="695127131">
        <w:r w:rsidRPr="7F7CCA47" w:rsidR="258EB3A4">
          <w:rPr>
            <w:rPrChange w:author="Susana Margarida Gonçalves Silva Santos" w:date="2026-04-21T15:53:19.179Z" w16du:dateUtc="2026-04-21T15:53:19.179Z" w:id="83842734">
              <w:rPr>
                <w:highlight w:val="yellow"/>
              </w:rPr>
            </w:rPrChange>
          </w:rPr>
          <w:t>écie</w:t>
        </w:r>
      </w:ins>
      <w:r w:rsidRPr="7F7CCA47" w:rsidR="37A7ECE6">
        <w:rPr>
          <w:rPrChange w:author="Susana Margarida Gonçalves Silva Santos" w:date="2026-04-21T15:53:19.179Z" w16du:dateUtc="2026-04-21T15:53:19.179Z" w:id="143484377">
            <w:rPr>
              <w:highlight w:val="yellow"/>
            </w:rPr>
          </w:rPrChange>
        </w:rPr>
        <w:t>, sem demora injustificada para uma área separada, e, se necessário, recebam tratamento adequado;</w:t>
      </w:r>
    </w:p>
    <w:p w:rsidR="7F7CCA47" w:rsidP="7F7CCA47" w:rsidRDefault="7F7CCA47" w14:paraId="5FA82E96" w14:textId="51FFE410">
      <w:pPr>
        <w:spacing w:after="116"/>
        <w:ind w:left="291" w:right="136" w:hanging="164"/>
      </w:pPr>
    </w:p>
    <w:p w:rsidR="00553601" w:rsidP="4CCB09DA" w:rsidRDefault="00553601" w14:paraId="078837EA" w14:textId="7B233472">
      <w:pPr>
        <w:spacing w:after="116" w:line="360" w:lineRule="auto"/>
        <w:rPr>
          <w:color w:val="000000" w:themeColor="text1"/>
        </w:rPr>
      </w:pPr>
    </w:p>
    <w:p w:rsidR="005101CF" w:rsidP="00090C7B" w:rsidRDefault="00A626AB" w14:paraId="05E77C56" w14:textId="43D4D03D">
      <w:pPr>
        <w:pStyle w:val="Ttulo1"/>
        <w:ind w:right="0"/>
      </w:pPr>
      <w:bookmarkStart w:name="_Toc223954448" w:id="1326"/>
      <w:r>
        <w:t xml:space="preserve">CAPÍTULO VI </w:t>
      </w:r>
    </w:p>
    <w:p w:rsidR="005101CF" w:rsidP="00090C7B" w:rsidRDefault="00A626AB" w14:paraId="0F164444" w14:textId="1EB969F4">
      <w:pPr>
        <w:pStyle w:val="Ttulo1"/>
        <w:ind w:right="0"/>
      </w:pPr>
      <w:r>
        <w:t>Meios de contenção</w:t>
      </w:r>
      <w:bookmarkEnd w:id="1326"/>
      <w:r>
        <w:t xml:space="preserve"> </w:t>
      </w:r>
    </w:p>
    <w:p w:rsidRPr="00553601" w:rsidR="00553601" w:rsidP="00553601" w:rsidRDefault="00553601" w14:paraId="16B542FF" w14:textId="77777777"/>
    <w:p w:rsidR="005101CF" w:rsidP="00090C7B" w:rsidRDefault="00A626AB" w14:paraId="41AEF494" w14:textId="6C306334">
      <w:pPr>
        <w:pStyle w:val="Ttulo2"/>
        <w:ind w:right="0"/>
      </w:pPr>
      <w:bookmarkStart w:name="_Toc223954449" w:id="1327"/>
      <w:r>
        <w:t>Artigo 50.º</w:t>
      </w:r>
    </w:p>
    <w:p w:rsidR="005101CF" w:rsidP="00090C7B" w:rsidRDefault="00A626AB" w14:paraId="5E58FDF5" w14:textId="3BAFA0D8">
      <w:pPr>
        <w:pStyle w:val="Ttulo2"/>
        <w:ind w:right="0"/>
      </w:pPr>
      <w:r>
        <w:t>Obrigatoriedade do uso de coleira ou peitoral e trela ou açaimo</w:t>
      </w:r>
      <w:bookmarkEnd w:id="1327"/>
      <w:r>
        <w:t xml:space="preserve"> </w:t>
      </w:r>
    </w:p>
    <w:p w:rsidR="005101CF" w:rsidRDefault="00A626AB" w14:paraId="1713871C" w14:textId="77777777">
      <w:pPr>
        <w:numPr>
          <w:ilvl w:val="0"/>
          <w:numId w:val="95"/>
        </w:numPr>
        <w:ind w:right="136" w:hanging="164"/>
      </w:pPr>
      <w:r>
        <w:t>-</w:t>
      </w:r>
      <w:r>
        <w:rPr>
          <w:rFonts w:ascii="Arial" w:hAnsi="Arial" w:eastAsia="Arial" w:cs="Arial"/>
        </w:rPr>
        <w:t xml:space="preserve"> </w:t>
      </w:r>
      <w:r>
        <w:t xml:space="preserve">Todos os cães e gatos que circulem na via ou lugar públicos devem usar coleira ou peitoral, os quais devem incluir o contacto do detentor. </w:t>
      </w:r>
    </w:p>
    <w:p w:rsidR="005101CF" w:rsidRDefault="00A626AB" w14:paraId="6332EE40" w14:textId="77777777">
      <w:pPr>
        <w:numPr>
          <w:ilvl w:val="0"/>
          <w:numId w:val="95"/>
        </w:numPr>
        <w:ind w:right="136" w:hanging="164"/>
      </w:pPr>
      <w:r>
        <w:t>-</w:t>
      </w:r>
      <w:r>
        <w:rPr>
          <w:rFonts w:ascii="Arial" w:hAnsi="Arial" w:eastAsia="Arial" w:cs="Arial"/>
        </w:rPr>
        <w:t xml:space="preserve"> </w:t>
      </w:r>
      <w:r>
        <w:t xml:space="preserve">Os cães só podem circular na via ou lugares públicos conduzidos à trela ou com açaimo funcional e acompanhados de detentor, exceto em provas e treinos ou, tratando-se de animais utilizados na caça, durante os atos venatórios. </w:t>
      </w:r>
    </w:p>
    <w:p w:rsidR="005101CF" w:rsidRDefault="00A626AB" w14:paraId="33EAE61E" w14:textId="77777777">
      <w:pPr>
        <w:numPr>
          <w:ilvl w:val="0"/>
          <w:numId w:val="95"/>
        </w:numPr>
        <w:ind w:right="136" w:hanging="164"/>
      </w:pPr>
      <w:r>
        <w:t>-</w:t>
      </w:r>
      <w:r>
        <w:rPr>
          <w:rFonts w:ascii="Arial" w:hAnsi="Arial" w:eastAsia="Arial" w:cs="Arial"/>
        </w:rPr>
        <w:t xml:space="preserve"> </w:t>
      </w:r>
      <w:r>
        <w:t xml:space="preserve">O açaimo deve ser colocado sem prejuízo da atividade respiratória do animal e deve garantir que o mesmo não possa morder ou comer. </w:t>
      </w:r>
    </w:p>
    <w:p w:rsidR="005101CF" w:rsidP="7F7CCA47" w:rsidRDefault="5764284E" w14:paraId="3F62A46A" w14:textId="1660F662">
      <w:pPr>
        <w:numPr>
          <w:ilvl w:val="0"/>
          <w:numId w:val="95"/>
        </w:numPr>
        <w:ind w:right="136" w:hanging="164"/>
        <w:rPr/>
      </w:pPr>
      <w:r w:rsidR="0A6E1445">
        <w:rPr/>
        <w:t>-</w:t>
      </w:r>
      <w:r w:rsidRPr="7F7CCA47" w:rsidR="0A6E1445">
        <w:rPr>
          <w:rFonts w:ascii="Arial" w:hAnsi="Arial" w:eastAsia="Arial" w:cs="Arial"/>
        </w:rPr>
        <w:t xml:space="preserve"> </w:t>
      </w:r>
      <w:r w:rsidR="0A6E1445">
        <w:rPr/>
        <w:t>Os meios de contenção exigidos para os cães potencialmente perigosos ou perigosos</w:t>
      </w:r>
      <w:r w:rsidR="08CF82DB">
        <w:rPr/>
        <w:t xml:space="preserve">, conforme previsto no </w:t>
      </w:r>
      <w:r w:rsidRPr="7F7CCA47" w:rsidR="08CF82DB">
        <w:rPr>
          <w:highlight w:val="yellow"/>
        </w:rPr>
        <w:t>capítulo X.</w:t>
      </w:r>
    </w:p>
    <w:p w:rsidR="005101CF" w:rsidRDefault="00A626AB" w14:paraId="464A49AE" w14:textId="77777777">
      <w:pPr>
        <w:numPr>
          <w:ilvl w:val="0"/>
          <w:numId w:val="96"/>
        </w:numPr>
        <w:ind w:right="136" w:hanging="164"/>
      </w:pPr>
      <w:r>
        <w:t>-</w:t>
      </w:r>
      <w:r>
        <w:rPr>
          <w:rFonts w:ascii="Arial" w:hAnsi="Arial" w:eastAsia="Arial" w:cs="Arial"/>
        </w:rPr>
        <w:t xml:space="preserve"> </w:t>
      </w:r>
      <w:r>
        <w:t xml:space="preserve">As câmaras municipais, no âmbito das suas competências, podem criar zonas ou locais próprios para a permanência e circulação de cães e gatos, estabelecendo as condições em que esta se pode fazer sem os meios de contenção previstos neste artigo.  </w:t>
      </w:r>
    </w:p>
    <w:p w:rsidR="005101CF" w:rsidRDefault="00A626AB" w14:paraId="2AF96384" w14:textId="507958EC">
      <w:pPr>
        <w:numPr>
          <w:ilvl w:val="0"/>
          <w:numId w:val="96"/>
        </w:numPr>
        <w:spacing w:after="116"/>
        <w:ind w:right="136" w:hanging="164"/>
        <w:rPr/>
      </w:pPr>
      <w:r w:rsidR="22998B98">
        <w:rPr/>
        <w:t>-</w:t>
      </w:r>
      <w:r w:rsidRPr="7F7CCA47" w:rsidR="22998B98">
        <w:rPr>
          <w:rFonts w:ascii="Arial" w:hAnsi="Arial" w:eastAsia="Arial" w:cs="Arial"/>
        </w:rPr>
        <w:t xml:space="preserve"> </w:t>
      </w:r>
      <w:r w:rsidR="22998B98">
        <w:rPr/>
        <w:t xml:space="preserve">Os cães que transitem na via ou outro lugar público sem estarem acompanhados por detentor são </w:t>
      </w:r>
      <w:r w:rsidR="12085378">
        <w:rPr/>
        <w:t xml:space="preserve">considerados errantes e devem ser </w:t>
      </w:r>
      <w:r w:rsidR="22998B98">
        <w:rPr/>
        <w:t xml:space="preserve">recolhidos para o centro de recolha. </w:t>
      </w:r>
    </w:p>
    <w:p w:rsidR="00243575" w:rsidP="00243575" w:rsidRDefault="00243575" w14:paraId="6A3FB9A7" w14:textId="77777777">
      <w:pPr>
        <w:spacing w:after="116"/>
        <w:ind w:right="136"/>
      </w:pPr>
    </w:p>
    <w:p w:rsidR="0067507B" w:rsidP="008412FF" w:rsidRDefault="0067507B" w14:paraId="6651A3F3" w14:textId="77777777">
      <w:pPr>
        <w:pStyle w:val="Ttulo1"/>
        <w:ind w:right="0"/>
      </w:pPr>
    </w:p>
    <w:p w:rsidR="005101CF" w:rsidP="008412FF" w:rsidRDefault="00A626AB" w14:paraId="0459E7B5" w14:textId="6FEC4FCB">
      <w:pPr>
        <w:pStyle w:val="Ttulo1"/>
        <w:ind w:right="0"/>
      </w:pPr>
      <w:bookmarkStart w:name="_Toc223954450" w:id="1329"/>
      <w:r>
        <w:t xml:space="preserve">CAPÍTULO VII </w:t>
      </w:r>
    </w:p>
    <w:p w:rsidR="005101CF" w:rsidP="008412FF" w:rsidRDefault="00A626AB" w14:paraId="0439734C" w14:textId="2DA52128">
      <w:pPr>
        <w:pStyle w:val="Ttulo1"/>
        <w:ind w:right="0"/>
      </w:pPr>
      <w:r>
        <w:t>Intervenções cirúrgicas e mutilações</w:t>
      </w:r>
      <w:bookmarkEnd w:id="1329"/>
      <w:r>
        <w:t xml:space="preserve"> </w:t>
      </w:r>
    </w:p>
    <w:p w:rsidRPr="0067507B" w:rsidR="0067507B" w:rsidP="0067507B" w:rsidRDefault="0067507B" w14:paraId="09A94416" w14:textId="77777777"/>
    <w:p w:rsidR="005101CF" w:rsidP="008412FF" w:rsidRDefault="00A626AB" w14:paraId="34781799" w14:textId="7F4369E0">
      <w:pPr>
        <w:pStyle w:val="Ttulo3"/>
        <w:ind w:left="0" w:firstLine="0"/>
      </w:pPr>
      <w:bookmarkStart w:name="_Toc223954451" w:id="1330"/>
      <w:r>
        <w:t>Artigo 51.</w:t>
      </w:r>
      <w:r w:rsidRPr="63EE49F9">
        <w:rPr>
          <w:sz w:val="22"/>
          <w:szCs w:val="22"/>
          <w:vertAlign w:val="superscript"/>
        </w:rPr>
        <w:t>o</w:t>
      </w:r>
      <w:r>
        <w:t xml:space="preserve"> </w:t>
      </w:r>
    </w:p>
    <w:p w:rsidR="005101CF" w:rsidP="008412FF" w:rsidRDefault="00A626AB" w14:paraId="0D1A70BB" w14:textId="2BE11494">
      <w:pPr>
        <w:pStyle w:val="Ttulo3"/>
        <w:ind w:left="0" w:firstLine="0"/>
      </w:pPr>
      <w:r>
        <w:t>Intervenções cirúrgicas</w:t>
      </w:r>
      <w:bookmarkEnd w:id="1330"/>
      <w:r>
        <w:t xml:space="preserve"> </w:t>
      </w:r>
    </w:p>
    <w:p w:rsidR="005101CF" w:rsidRDefault="00A626AB" w14:paraId="4A636331" w14:textId="77777777">
      <w:pPr>
        <w:spacing w:after="229" w:line="259" w:lineRule="auto"/>
        <w:ind w:left="127" w:right="136" w:firstLine="0"/>
      </w:pPr>
      <w:r>
        <w:t xml:space="preserve">As intervenções cirúrgicas têm de ser executadas por um médico veterinário. </w:t>
      </w:r>
    </w:p>
    <w:p w:rsidR="0067507B" w:rsidRDefault="0067507B" w14:paraId="16703076" w14:textId="77777777">
      <w:pPr>
        <w:spacing w:after="229" w:line="259" w:lineRule="auto"/>
        <w:ind w:left="127" w:right="136" w:firstLine="0"/>
      </w:pPr>
    </w:p>
    <w:p w:rsidR="005101CF" w:rsidP="008412FF" w:rsidRDefault="00A626AB" w14:paraId="1515A28E" w14:textId="650F2B86">
      <w:pPr>
        <w:pStyle w:val="Ttulo3"/>
        <w:ind w:left="0" w:right="0" w:firstLine="0"/>
      </w:pPr>
      <w:bookmarkStart w:name="_Toc223954452" w:id="1331"/>
      <w:r>
        <w:t>Artigo 52.</w:t>
      </w:r>
      <w:r w:rsidRPr="63EE49F9">
        <w:rPr>
          <w:sz w:val="22"/>
          <w:szCs w:val="22"/>
          <w:vertAlign w:val="superscript"/>
        </w:rPr>
        <w:t>o</w:t>
      </w:r>
      <w:r>
        <w:t xml:space="preserve"> </w:t>
      </w:r>
    </w:p>
    <w:p w:rsidR="005101CF" w:rsidP="008412FF" w:rsidRDefault="00A626AB" w14:paraId="14378065" w14:textId="6F0A969A">
      <w:pPr>
        <w:pStyle w:val="Ttulo3"/>
        <w:ind w:left="0" w:right="0" w:firstLine="0"/>
      </w:pPr>
      <w:r>
        <w:t>Mutilações</w:t>
      </w:r>
      <w:bookmarkEnd w:id="1331"/>
      <w:r>
        <w:t xml:space="preserve"> </w:t>
      </w:r>
    </w:p>
    <w:p w:rsidR="3BED8919" w:rsidP="7F7CCA47" w:rsidRDefault="3BED8919" w14:paraId="5CA6259B" w14:textId="3D414E40">
      <w:pPr>
        <w:numPr>
          <w:ilvl w:val="0"/>
          <w:numId w:val="97"/>
        </w:numPr>
        <w:spacing w:before="120" w:after="120" w:line="360" w:lineRule="auto"/>
        <w:ind w:right="136" w:hanging="168"/>
        <w:rPr>
          <w:lang w:val="pt"/>
        </w:rPr>
      </w:pPr>
      <w:r w:rsidR="0A6E1445">
        <w:rPr/>
        <w:t>-</w:t>
      </w:r>
      <w:r w:rsidRPr="7F7CCA47" w:rsidR="0A6E1445">
        <w:rPr>
          <w:rFonts w:ascii="Arial" w:hAnsi="Arial" w:eastAsia="Arial" w:cs="Arial"/>
        </w:rPr>
        <w:t xml:space="preserve"> </w:t>
      </w:r>
      <w:r w:rsidR="0A6E1445">
        <w:rPr/>
        <w:t xml:space="preserve">São proibidas as mutilações que modifiquem a aparência dos animais ou que sejam realizadas com objetivos não curativos, designadamente </w:t>
      </w:r>
      <w:r w:rsidRPr="7F7CCA47" w:rsidR="02166FB6">
        <w:rPr>
          <w:lang w:val="pt"/>
        </w:rPr>
        <w:t xml:space="preserve">o corte das orelhas, o corte da </w:t>
      </w:r>
      <w:r w:rsidRPr="7F7CCA47" w:rsidR="02166FB6">
        <w:rPr>
          <w:lang w:val="pt"/>
        </w:rPr>
        <w:t xml:space="preserve">cauda, </w:t>
      </w:r>
      <w:r w:rsidRPr="7F7CCA47" w:rsidR="5D83296C">
        <w:rPr>
          <w:lang w:val="pt"/>
        </w:rPr>
        <w:t>a</w:t>
      </w:r>
      <w:r w:rsidRPr="7F7CCA47" w:rsidR="27FD5C78">
        <w:rPr>
          <w:lang w:val="pt"/>
        </w:rPr>
        <w:t xml:space="preserve"> </w:t>
      </w:r>
      <w:r w:rsidRPr="7F7CCA47" w:rsidR="5D83296C">
        <w:rPr>
          <w:lang w:val="pt"/>
        </w:rPr>
        <w:t>excisão</w:t>
      </w:r>
      <w:r w:rsidRPr="7F7CCA47" w:rsidR="02166FB6">
        <w:rPr>
          <w:lang w:val="pt"/>
        </w:rPr>
        <w:t xml:space="preserve"> de </w:t>
      </w:r>
      <w:r w:rsidRPr="7F7CCA47" w:rsidR="48F83249">
        <w:rPr>
          <w:lang w:val="pt"/>
        </w:rPr>
        <w:t>dentes</w:t>
      </w:r>
      <w:r w:rsidRPr="7F7CCA47" w:rsidR="1B73A6F2">
        <w:rPr>
          <w:lang w:val="pt"/>
        </w:rPr>
        <w:t xml:space="preserve"> </w:t>
      </w:r>
      <w:r w:rsidRPr="7F7CCA47" w:rsidR="111C3BFE">
        <w:rPr>
          <w:lang w:val="pt"/>
        </w:rPr>
        <w:t>ou presas</w:t>
      </w:r>
      <w:r w:rsidRPr="7F7CCA47" w:rsidR="12B45DC9">
        <w:rPr>
          <w:lang w:val="pt"/>
        </w:rPr>
        <w:t>, a excisão de garras,</w:t>
      </w:r>
      <w:r w:rsidRPr="7F7CCA47" w:rsidR="02166FB6">
        <w:rPr>
          <w:lang w:val="pt"/>
        </w:rPr>
        <w:t xml:space="preserve"> ou outros tipos de amputação digital parcial ou completa, assim como a ressecção de cordas ou pregas vocais.</w:t>
      </w:r>
    </w:p>
    <w:p w:rsidR="3BED8919" w:rsidP="7F7CCA47" w:rsidRDefault="3BED8919" w14:paraId="16C0E528" w14:textId="6D5DE01D">
      <w:pPr>
        <w:numPr>
          <w:ilvl w:val="0"/>
          <w:numId w:val="97"/>
        </w:numPr>
        <w:spacing w:before="120" w:after="120" w:line="360" w:lineRule="auto"/>
        <w:ind w:right="136" w:hanging="168"/>
        <w:rPr>
          <w:lang w:val="pt"/>
        </w:rPr>
      </w:pPr>
      <w:r w:rsidR="0A6E1445">
        <w:rPr/>
        <w:t xml:space="preserve"> </w:t>
      </w:r>
      <w:r w:rsidR="25B28411">
        <w:rPr/>
        <w:t>Apenas são permitidas as mutilações acima descritas apenas quando justificadas por indicação médica</w:t>
      </w:r>
      <w:r w:rsidR="28F122DD">
        <w:rPr/>
        <w:t xml:space="preserve"> ou </w:t>
      </w:r>
      <w:r w:rsidRPr="7F7CCA47" w:rsidR="28F122DD">
        <w:rPr>
          <w:lang w:val="pt"/>
        </w:rPr>
        <w:t xml:space="preserve">profilática, com o único objetivo de manter ou melhorar a saúde dos cães ou gatos ou de prevenir que estes se lesionem. </w:t>
      </w:r>
    </w:p>
    <w:p w:rsidR="3BED8919" w:rsidP="7F7CCA47" w:rsidRDefault="3BED8919" w14:paraId="376CBF09" w14:textId="7F91F029">
      <w:pPr>
        <w:numPr>
          <w:ilvl w:val="0"/>
          <w:numId w:val="97"/>
        </w:numPr>
        <w:spacing w:before="120" w:after="120" w:line="360" w:lineRule="auto"/>
        <w:ind w:right="136" w:hanging="168"/>
        <w:rPr>
          <w:lang w:val="pt-BR"/>
        </w:rPr>
      </w:pPr>
      <w:r w:rsidRPr="7F7CCA47" w:rsidR="01B1FC81">
        <w:rPr>
          <w:lang w:val="pt-BR"/>
        </w:rPr>
        <w:t>A título de derrogação do n.º 1, autoriza-se a marcação de gatos errantes esterilizados no âmbito de um programa de captura, esterilização e libertação.</w:t>
      </w:r>
    </w:p>
    <w:p w:rsidR="3BED8919" w:rsidP="7F7CCA47" w:rsidRDefault="3BED8919" w14:paraId="2C9C41DC" w14:textId="45E8FA3E">
      <w:pPr>
        <w:spacing w:before="120" w:after="120" w:line="360" w:lineRule="auto"/>
        <w:ind w:left="295" w:right="136" w:hanging="168"/>
        <w:rPr>
          <w:lang w:val="pt"/>
        </w:rPr>
      </w:pPr>
    </w:p>
    <w:p w:rsidR="3BED8919" w:rsidP="7F7CCA47" w:rsidRDefault="3BED8919" w14:paraId="1FA08B24" w14:textId="6E865C57">
      <w:pPr>
        <w:numPr>
          <w:ilvl w:val="0"/>
          <w:numId w:val="97"/>
        </w:numPr>
        <w:spacing w:before="120" w:after="120" w:line="360" w:lineRule="auto"/>
        <w:ind w:right="136" w:hanging="168"/>
        <w:rPr>
          <w:lang w:val="pt-BR"/>
        </w:rPr>
      </w:pPr>
      <w:r w:rsidRPr="7F7CCA47" w:rsidR="28F122DD">
        <w:rPr>
          <w:lang w:val="pt-BR"/>
        </w:rPr>
        <w:t>- Nos casos descritos no</w:t>
      </w:r>
      <w:r w:rsidRPr="7F7CCA47" w:rsidR="7E284206">
        <w:rPr>
          <w:lang w:val="pt-BR"/>
        </w:rPr>
        <w:t>s</w:t>
      </w:r>
      <w:r w:rsidRPr="7F7CCA47" w:rsidR="28F122DD">
        <w:rPr>
          <w:lang w:val="pt-BR"/>
        </w:rPr>
        <w:t xml:space="preserve"> número</w:t>
      </w:r>
      <w:r w:rsidRPr="7F7CCA47" w:rsidR="1781A943">
        <w:rPr>
          <w:lang w:val="pt-BR"/>
        </w:rPr>
        <w:t>s</w:t>
      </w:r>
      <w:r w:rsidRPr="7F7CCA47" w:rsidR="28F122DD">
        <w:rPr>
          <w:lang w:val="pt-BR"/>
        </w:rPr>
        <w:t xml:space="preserve"> anterior</w:t>
      </w:r>
      <w:r w:rsidRPr="7F7CCA47" w:rsidR="392E34B5">
        <w:rPr>
          <w:lang w:val="pt-BR"/>
        </w:rPr>
        <w:t>es</w:t>
      </w:r>
      <w:r w:rsidRPr="7F7CCA47" w:rsidR="28F122DD">
        <w:rPr>
          <w:lang w:val="pt-BR"/>
        </w:rPr>
        <w:t>, o</w:t>
      </w:r>
      <w:r w:rsidRPr="7F7CCA47" w:rsidR="34809758">
        <w:rPr>
          <w:lang w:val="pt-BR"/>
        </w:rPr>
        <w:t>s</w:t>
      </w:r>
      <w:r w:rsidRPr="7F7CCA47" w:rsidR="28F122DD">
        <w:rPr>
          <w:lang w:val="pt-BR"/>
        </w:rPr>
        <w:t xml:space="preserve"> procedimento</w:t>
      </w:r>
      <w:r w:rsidRPr="7F7CCA47" w:rsidR="322BEA3E">
        <w:rPr>
          <w:lang w:val="pt-BR"/>
        </w:rPr>
        <w:t>s</w:t>
      </w:r>
      <w:r w:rsidRPr="7F7CCA47" w:rsidR="28F122DD">
        <w:rPr>
          <w:lang w:val="pt-BR"/>
        </w:rPr>
        <w:t xml:space="preserve"> só pode</w:t>
      </w:r>
      <w:r w:rsidRPr="7F7CCA47" w:rsidR="0863D69A">
        <w:rPr>
          <w:lang w:val="pt-BR"/>
        </w:rPr>
        <w:t>m</w:t>
      </w:r>
      <w:r w:rsidRPr="7F7CCA47" w:rsidR="28F122DD">
        <w:rPr>
          <w:lang w:val="pt-BR"/>
        </w:rPr>
        <w:t xml:space="preserve"> ser </w:t>
      </w:r>
      <w:r w:rsidRPr="7F7CCA47" w:rsidR="28F122DD">
        <w:rPr>
          <w:lang w:val="pt-BR"/>
        </w:rPr>
        <w:t>realizado</w:t>
      </w:r>
      <w:r w:rsidRPr="7F7CCA47" w:rsidR="35E6D39D">
        <w:rPr>
          <w:lang w:val="pt-BR"/>
        </w:rPr>
        <w:t>s</w:t>
      </w:r>
      <w:r w:rsidRPr="7F7CCA47" w:rsidR="28F122DD">
        <w:rPr>
          <w:lang w:val="pt-BR"/>
        </w:rPr>
        <w:t xml:space="preserve"> sob anestesia e analgesia prolongada, e exclusivamente por um médico veterinário.</w:t>
      </w:r>
    </w:p>
    <w:p w:rsidR="3BED8919" w:rsidP="7F7CCA47" w:rsidRDefault="3BED8919" w14:paraId="5AC10E55" w14:textId="64BE5E43">
      <w:pPr>
        <w:numPr>
          <w:ilvl w:val="0"/>
          <w:numId w:val="97"/>
        </w:numPr>
        <w:spacing w:before="120" w:after="120" w:line="360" w:lineRule="auto"/>
        <w:ind w:right="136" w:hanging="168"/>
        <w:rPr>
          <w:lang w:val="pt"/>
        </w:rPr>
      </w:pPr>
      <w:r w:rsidRPr="7F7CCA47" w:rsidR="4316D35D">
        <w:rPr>
          <w:lang w:val="pt"/>
        </w:rPr>
        <w:t xml:space="preserve">- </w:t>
      </w:r>
      <w:ins w:author="Rui André Vidal" w:date="2026-04-10T02:11:00Z" w16du:dateUtc="2026-04-10T02:11:59Z" w:id="1654025434">
        <w:r w:rsidRPr="7F7CCA47" w:rsidR="111AB9E7">
          <w:rPr>
            <w:lang w:val="pt"/>
          </w:rPr>
          <w:t>A indicação médica que justifica a m</w:t>
        </w:r>
      </w:ins>
      <w:commentRangeStart w:id="745401723"/>
      <w:ins w:author="Rui André Vidal" w:date="2026-04-10T02:11:00Z" w16du:dateUtc="2026-04-10T02:11:59Z" w:id="1590004121">
        <w:r w:rsidRPr="7F7CCA47" w:rsidR="111AB9E7">
          <w:rPr>
            <w:lang w:val="pt"/>
          </w:rPr>
          <w:t>utilação e os pormenores do procedimento realizado devem constar de um documento elaborado por um médico veterinário</w:t>
        </w:r>
      </w:ins>
      <w:r w:rsidRPr="7F7CCA47" w:rsidR="7208D204">
        <w:rPr>
          <w:lang w:val="pt"/>
        </w:rPr>
        <w:t>, devendo e</w:t>
      </w:r>
      <w:ins w:author="Rui André Vidal" w:date="2026-04-10T02:11:00Z" w16du:dateUtc="2026-04-10T02:11:59Z" w:id="1006906821">
        <w:r w:rsidRPr="7F7CCA47" w:rsidR="111AB9E7">
          <w:rPr>
            <w:lang w:val="pt"/>
          </w:rPr>
          <w:t xml:space="preserve">ste documento </w:t>
        </w:r>
        <w:r w:rsidRPr="7F7CCA47" w:rsidR="111AB9E7">
          <w:rPr>
            <w:highlight w:val="yellow"/>
            <w:lang w:val="pt"/>
          </w:rPr>
          <w:t>ser conservado pelo operador</w:t>
        </w:r>
        <w:r w:rsidRPr="7F7CCA47" w:rsidR="111AB9E7">
          <w:rPr>
            <w:lang w:val="pt"/>
          </w:rPr>
          <w:t xml:space="preserve"> e deve acompanhar o cão ou o gato quando este for transferido para outro estabelecimento ou proprietário. </w:t>
        </w:r>
      </w:ins>
    </w:p>
    <w:p w:rsidR="3BED8919" w:rsidP="7F7CCA47" w:rsidRDefault="3BED8919" w14:paraId="649C6907" w14:textId="24F4D378">
      <w:pPr>
        <w:numPr>
          <w:ilvl w:val="0"/>
          <w:numId w:val="97"/>
        </w:numPr>
        <w:spacing w:before="120" w:after="120" w:line="360" w:lineRule="auto"/>
        <w:ind w:right="136" w:hanging="168"/>
        <w:rPr>
          <w:lang w:val="pt"/>
        </w:rPr>
      </w:pPr>
      <w:r w:rsidRPr="7F7CCA47" w:rsidR="67C1B172">
        <w:rPr>
          <w:lang w:val="pt"/>
        </w:rPr>
        <w:t xml:space="preserve">- </w:t>
      </w:r>
      <w:commentRangeStart w:id="821872525"/>
      <w:ins w:author="Rui André Vidal" w:date="2026-04-10T02:11:00Z" w16du:dateUtc="2026-04-10T02:11:59Z" w:id="1260629860">
        <w:r w:rsidRPr="7F7CCA47" w:rsidR="111AB9E7">
          <w:rPr>
            <w:lang w:val="pt"/>
          </w:rPr>
          <w:t>O operador deve conservar uma cópia do documento durant</w:t>
        </w:r>
      </w:ins>
      <w:commentRangeEnd w:id="745401723"/>
      <w:r>
        <w:rPr>
          <w:rStyle w:val="CommentReference"/>
        </w:rPr>
        <w:commentReference w:id="745401723"/>
      </w:r>
      <w:ins w:author="Rui André Vidal" w:date="2026-04-10T02:11:00Z" w16du:dateUtc="2026-04-10T02:11:59Z" w:id="504422560">
        <w:r w:rsidRPr="7F7CCA47" w:rsidR="111AB9E7">
          <w:rPr>
            <w:lang w:val="pt"/>
          </w:rPr>
          <w:t>e os primeiros três anos após essa transferência.</w:t>
        </w:r>
      </w:ins>
      <w:commentRangeEnd w:id="821872525"/>
      <w:r>
        <w:rPr>
          <w:rStyle w:val="CommentReference"/>
        </w:rPr>
        <w:commentReference w:id="821872525"/>
      </w:r>
    </w:p>
    <w:p w:rsidR="7F7CCA47" w:rsidP="7F7CCA47" w:rsidRDefault="7F7CCA47" w14:paraId="6535B189" w14:textId="721D038E">
      <w:pPr>
        <w:ind w:left="295" w:right="136" w:hanging="168"/>
        <w:rPr>
          <w:lang w:val="pt"/>
        </w:rPr>
      </w:pPr>
    </w:p>
    <w:p w:rsidR="1DC2D820" w:rsidP="7F7CCA47" w:rsidRDefault="1DC2D820" w14:paraId="01505FB4" w14:textId="776E655E">
      <w:pPr>
        <w:ind w:left="295" w:right="136" w:hanging="168"/>
        <w:rPr>
          <w:ins w:author="Rui André Vidal" w:date="2026-04-10T02:11:00Z" w16du:dateUtc="2026-04-10T02:11:59Z" w:id="303798430"/>
          <w:b w:val="1"/>
          <w:bCs w:val="1"/>
          <w:color w:val="FF0000"/>
          <w:lang w:val="pt-BR"/>
        </w:rPr>
      </w:pPr>
      <w:r w:rsidRPr="7F7CCA47" w:rsidR="1DC2D820">
        <w:rPr>
          <w:b w:val="1"/>
          <w:bCs w:val="1"/>
          <w:color w:val="FF0000"/>
          <w:lang w:val="pt-BR"/>
        </w:rPr>
        <w:t>Colocar nos princípios gerais - PROIBIÇÕES:</w:t>
      </w:r>
    </w:p>
    <w:p w:rsidR="3BED8919" w:rsidP="7F7CCA47" w:rsidRDefault="3BED8919" w14:paraId="43666CA8" w14:textId="011977B7">
      <w:pPr>
        <w:pStyle w:val="PargrafodaLista"/>
        <w:spacing w:before="120" w:after="120" w:line="360" w:lineRule="auto"/>
        <w:ind w:left="295" w:right="0"/>
        <w:rPr>
          <w:ins w:author="Rui André Vidal" w:date="2026-04-10T02:11:00Z" w16du:dateUtc="2026-04-10T02:11:59Z" w:id="1197030681"/>
          <w:lang w:val="pt"/>
        </w:rPr>
        <w:pPrChange w:author="Rui André Vidal" w:date="2026-04-10T02:11:00Z" w:id="1348">
          <w:pPr/>
        </w:pPrChange>
      </w:pPr>
      <w:ins w:author="Rui André Vidal" w:date="2026-04-10T02:11:00Z" w16du:dateUtc="2026-04-10T02:11:59Z" w:id="281477682">
        <w:r w:rsidRPr="7F7CCA47" w:rsidR="111AB9E7">
          <w:rPr>
            <w:lang w:val="pt"/>
          </w:rPr>
          <w:t>5.</w:t>
        </w:r>
      </w:ins>
      <w:r w:rsidRPr="7F7CCA47" w:rsidR="0F8868A2">
        <w:rPr>
          <w:lang w:val="pt"/>
        </w:rPr>
        <w:t xml:space="preserve"> </w:t>
      </w:r>
      <w:ins w:author="Rui André Vidal" w:date="2026-04-10T02:11:00Z" w16du:dateUtc="2026-04-10T02:11:59Z" w:id="1152004865">
        <w:r>
          <w:tab/>
        </w:r>
        <w:r w:rsidRPr="7F7CCA47" w:rsidR="111AB9E7">
          <w:rPr>
            <w:lang w:val="pt"/>
          </w:rPr>
          <w:t>Os operadores asseguram que não sejam realizadas práticas de manuseamento que causem dor ou sofrimento, nomeadamente:</w:t>
        </w:r>
      </w:ins>
    </w:p>
    <w:p w:rsidR="3BED8919" w:rsidP="7F7CCA47" w:rsidRDefault="3BED8919" w14:paraId="0C129A02" w14:textId="51823543">
      <w:pPr>
        <w:pStyle w:val="PargrafodaLista"/>
        <w:spacing w:before="120" w:after="120" w:line="360" w:lineRule="auto"/>
        <w:ind w:left="295" w:right="0"/>
        <w:rPr>
          <w:ins w:author="Rui André Vidal" w:date="2026-04-10T02:11:00Z" w16du:dateUtc="2026-04-10T02:11:59Z" w:id="683514257"/>
          <w:lang w:val="pt"/>
        </w:rPr>
        <w:pPrChange w:author="Rui André Vidal" w:date="2026-04-10T02:11:00Z" w:id="1351">
          <w:pPr/>
        </w:pPrChange>
      </w:pPr>
      <w:ins w:author="Rui André Vidal" w:date="2026-04-10T02:11:00Z" w16du:dateUtc="2026-04-10T02:11:59Z" w:id="743066317">
        <w:r w:rsidRPr="7F7CCA47" w:rsidR="111AB9E7">
          <w:rPr>
            <w:lang w:val="pt"/>
          </w:rPr>
          <w:t>a)</w:t>
        </w:r>
      </w:ins>
      <w:r w:rsidRPr="7F7CCA47" w:rsidR="2E6469FE">
        <w:rPr>
          <w:lang w:val="pt"/>
        </w:rPr>
        <w:t xml:space="preserve"> </w:t>
      </w:r>
      <w:ins w:author="Rui André Vidal" w:date="2026-04-10T02:11:00Z" w16du:dateUtc="2026-04-10T02:11:59Z" w:id="2051229191">
        <w:r>
          <w:tab/>
        </w:r>
        <w:r w:rsidRPr="7F7CCA47" w:rsidR="111AB9E7">
          <w:rPr>
            <w:lang w:val="pt"/>
          </w:rPr>
          <w:t>Atar partes do corpo, a menos que tal seja exigido por razões médicas e limitado ao período mínimo necessário;</w:t>
        </w:r>
      </w:ins>
    </w:p>
    <w:p w:rsidR="3BED8919" w:rsidP="7F7CCA47" w:rsidRDefault="3BED8919" w14:paraId="521612F9" w14:textId="0CCEFF3B">
      <w:pPr>
        <w:pStyle w:val="PargrafodaLista"/>
        <w:spacing w:before="120" w:after="120" w:line="360" w:lineRule="auto"/>
        <w:ind w:left="295" w:right="0"/>
        <w:rPr>
          <w:ins w:author="Rui André Vidal" w:date="2026-04-10T02:11:00Z" w16du:dateUtc="2026-04-10T02:11:59Z" w:id="913248426"/>
          <w:lang w:val="pt"/>
        </w:rPr>
        <w:pPrChange w:author="Rui André Vidal" w:date="2026-04-10T02:11:00Z" w:id="1354">
          <w:pPr/>
        </w:pPrChange>
      </w:pPr>
      <w:ins w:author="Rui André Vidal" w:date="2026-04-10T02:11:00Z" w16du:dateUtc="2026-04-10T02:11:59Z" w:id="168995333">
        <w:r w:rsidRPr="7F7CCA47" w:rsidR="111AB9E7">
          <w:rPr>
            <w:lang w:val="pt"/>
          </w:rPr>
          <w:t>b)</w:t>
        </w:r>
        <w:r>
          <w:tab/>
        </w:r>
      </w:ins>
      <w:r w:rsidRPr="7F7CCA47" w:rsidR="43A3AAF8">
        <w:rPr>
          <w:lang w:val="pt"/>
        </w:rPr>
        <w:t xml:space="preserve"> </w:t>
      </w:r>
      <w:ins w:author="Rui André Vidal" w:date="2026-04-10T02:11:00Z" w16du:dateUtc="2026-04-10T02:11:59Z" w:id="98010697">
        <w:r w:rsidRPr="7F7CCA47" w:rsidR="111AB9E7">
          <w:rPr>
            <w:lang w:val="pt"/>
          </w:rPr>
          <w:t>Pontapear, bater, arrastar, lançar ou apertar os cães ou os gatos;</w:t>
        </w:r>
      </w:ins>
    </w:p>
    <w:p w:rsidR="3BED8919" w:rsidP="7F7CCA47" w:rsidRDefault="3BED8919" w14:paraId="3E417194" w14:textId="0B8941E3">
      <w:pPr>
        <w:pStyle w:val="PargrafodaLista"/>
        <w:spacing w:before="120" w:after="120" w:line="360" w:lineRule="auto"/>
        <w:ind w:left="295" w:right="0"/>
        <w:rPr>
          <w:ins w:author="Rui André Vidal" w:date="2026-04-10T02:11:00Z" w16du:dateUtc="2026-04-10T02:11:59Z" w:id="1936681562"/>
          <w:lang w:val="pt"/>
        </w:rPr>
        <w:pPrChange w:author="Rui André Vidal" w:date="2026-04-10T02:11:00Z" w:id="1357">
          <w:pPr/>
        </w:pPrChange>
      </w:pPr>
      <w:ins w:author="Rui André Vidal" w:date="2026-04-10T02:11:00Z" w16du:dateUtc="2026-04-10T02:11:59Z" w:id="1608936324">
        <w:r w:rsidRPr="7F7CCA47" w:rsidR="111AB9E7">
          <w:rPr>
            <w:lang w:val="pt"/>
          </w:rPr>
          <w:t>c)</w:t>
        </w:r>
      </w:ins>
      <w:r w:rsidRPr="7F7CCA47" w:rsidR="2506652C">
        <w:rPr>
          <w:lang w:val="pt"/>
        </w:rPr>
        <w:t xml:space="preserve"> </w:t>
      </w:r>
      <w:ins w:author="Rui André Vidal" w:date="2026-04-10T02:11:00Z" w16du:dateUtc="2026-04-10T02:11:59Z" w:id="1317235462">
        <w:r>
          <w:tab/>
        </w:r>
        <w:r w:rsidRPr="7F7CCA47" w:rsidR="111AB9E7">
          <w:rPr>
            <w:lang w:val="pt"/>
          </w:rPr>
          <w:t>Aplicar corrente elétrica aos cães ou aos gatos, a menos que tal seja efetuado por motivos médicos;</w:t>
        </w:r>
      </w:ins>
    </w:p>
    <w:p w:rsidR="3BED8919" w:rsidP="7F7CCA47" w:rsidRDefault="3BED8919" w14:paraId="76BA2493" w14:textId="7E670412">
      <w:pPr>
        <w:pStyle w:val="PargrafodaLista"/>
        <w:spacing w:before="120" w:after="120" w:line="360" w:lineRule="auto"/>
        <w:ind w:left="295" w:right="0"/>
        <w:rPr>
          <w:ins w:author="Rui André Vidal" w:date="2026-04-10T02:11:00Z" w16du:dateUtc="2026-04-10T02:11:59Z" w:id="396295952"/>
          <w:lang w:val="pt"/>
        </w:rPr>
        <w:pPrChange w:author="Rui André Vidal" w:date="2026-04-10T02:11:00Z" w:id="1360">
          <w:pPr/>
        </w:pPrChange>
      </w:pPr>
      <w:ins w:author="Rui André Vidal" w:date="2026-04-10T02:11:00Z" w16du:dateUtc="2026-04-10T02:11:59Z" w:id="287287751">
        <w:r w:rsidRPr="7F7CCA47" w:rsidR="111AB9E7">
          <w:rPr>
            <w:lang w:val="pt"/>
          </w:rPr>
          <w:t>d)</w:t>
        </w:r>
      </w:ins>
      <w:r w:rsidRPr="7F7CCA47" w:rsidR="0CF827FC">
        <w:rPr>
          <w:lang w:val="pt"/>
        </w:rPr>
        <w:t xml:space="preserve"> </w:t>
      </w:r>
      <w:ins w:author="Rui André Vidal" w:date="2026-04-10T02:11:00Z" w16du:dateUtc="2026-04-10T02:11:59Z" w:id="1810317194">
        <w:r>
          <w:tab/>
        </w:r>
        <w:r w:rsidRPr="7F7CCA47" w:rsidR="111AB9E7">
          <w:rPr>
            <w:lang w:val="pt"/>
          </w:rPr>
          <w:t>Utilizar açaimes, a menos que tal seja exigido por razões médicas ou por razões de segurança animal ou das pessoas, caso em que a duração deve ser limitada ao período mínimo necessário e devendo o cão ou gato ser supervisionado;</w:t>
        </w:r>
      </w:ins>
    </w:p>
    <w:p w:rsidR="3BED8919" w:rsidP="7F7CCA47" w:rsidRDefault="3BED8919" w14:paraId="2514D133" w14:textId="656D5364">
      <w:pPr>
        <w:pStyle w:val="PargrafodaLista"/>
        <w:spacing w:before="120" w:after="120" w:line="360" w:lineRule="auto"/>
        <w:ind w:left="295" w:right="0"/>
        <w:rPr>
          <w:ins w:author="Rui André Vidal" w:date="2026-04-10T02:11:00Z" w16du:dateUtc="2026-04-10T02:11:59Z" w:id="596701653"/>
          <w:lang w:val="pt"/>
        </w:rPr>
        <w:pPrChange w:author="Rui André Vidal" w:date="2026-04-10T02:11:00Z" w:id="1363">
          <w:pPr/>
        </w:pPrChange>
      </w:pPr>
      <w:ins w:author="Rui André Vidal" w:date="2026-04-10T02:11:00Z" w16du:dateUtc="2026-04-10T02:11:59Z" w:id="1814892255">
        <w:r w:rsidRPr="7F7CCA47" w:rsidR="111AB9E7">
          <w:rPr>
            <w:lang w:val="pt"/>
          </w:rPr>
          <w:t>e)</w:t>
        </w:r>
      </w:ins>
      <w:r w:rsidRPr="7F7CCA47" w:rsidR="0ED3EA5E">
        <w:rPr>
          <w:lang w:val="pt"/>
        </w:rPr>
        <w:t xml:space="preserve"> </w:t>
      </w:r>
      <w:ins w:author="Rui André Vidal" w:date="2026-04-10T02:11:00Z" w16du:dateUtc="2026-04-10T02:11:59Z" w:id="411356536">
        <w:r>
          <w:tab/>
        </w:r>
        <w:r w:rsidRPr="7F7CCA47" w:rsidR="111AB9E7">
          <w:rPr>
            <w:lang w:val="pt"/>
          </w:rPr>
          <w:t xml:space="preserve">Utilizar coleiras de </w:t>
        </w:r>
      </w:ins>
      <w:r w:rsidRPr="7F7CCA47" w:rsidR="10584952">
        <w:rPr>
          <w:lang w:val="pt"/>
        </w:rPr>
        <w:t>picos</w:t>
      </w:r>
      <w:ins w:author="Rui André Vidal" w:date="2026-04-10T02:11:00Z" w16du:dateUtc="2026-04-10T02:11:59Z" w:id="1140425470">
        <w:r w:rsidRPr="7F7CCA47" w:rsidR="111AB9E7">
          <w:rPr>
            <w:lang w:val="pt"/>
          </w:rPr>
          <w:t>;</w:t>
        </w:r>
      </w:ins>
    </w:p>
    <w:p w:rsidR="3BED8919" w:rsidP="7F7CCA47" w:rsidRDefault="3BED8919" w14:paraId="66A7DBAD" w14:textId="0EFAD296">
      <w:pPr>
        <w:pStyle w:val="PargrafodaLista"/>
        <w:spacing w:before="120" w:after="120" w:line="360" w:lineRule="auto"/>
        <w:ind w:left="295" w:right="0"/>
        <w:rPr>
          <w:ins w:author="Susana Margarida Gonçalves Silva Santos" w:date="2026-04-21T18:03:40.347Z" w16du:dateUtc="2026-04-21T18:03:40.347Z" w:id="916800503"/>
          <w:lang w:val="pt"/>
        </w:rPr>
        <w:pPrChange w:author="Rui André Vidal" w:date="2026-04-10T02:11:00Z" w:id="1366">
          <w:pPr/>
        </w:pPrChange>
      </w:pPr>
      <w:ins w:author="Rui André Vidal" w:date="2026-04-10T02:11:00Z" w16du:dateUtc="2026-04-10T02:11:59Z" w:id="1673865883">
        <w:r w:rsidRPr="7F7CCA47" w:rsidR="111AB9E7">
          <w:rPr>
            <w:lang w:val="pt"/>
          </w:rPr>
          <w:t>f)</w:t>
        </w:r>
        <w:r>
          <w:tab/>
        </w:r>
      </w:ins>
      <w:r w:rsidRPr="7F7CCA47" w:rsidR="20F106EE">
        <w:rPr>
          <w:lang w:val="pt"/>
        </w:rPr>
        <w:t xml:space="preserve"> </w:t>
      </w:r>
      <w:ins w:author="Rui André Vidal" w:date="2026-04-10T02:11:00Z" w16du:dateUtc="2026-04-10T02:11:59Z" w:id="1414805543">
        <w:r w:rsidRPr="7F7CCA47" w:rsidR="111AB9E7">
          <w:rPr>
            <w:lang w:val="pt"/>
          </w:rPr>
          <w:t>Utilizar coleiras estranguladoras sem travão de segurança;</w:t>
        </w:r>
      </w:ins>
    </w:p>
    <w:p w:rsidR="1212F17B" w:rsidP="7F7CCA47" w:rsidRDefault="1212F17B" w14:paraId="572C069C" w14:textId="72C104A9">
      <w:pPr>
        <w:pStyle w:val="PargrafodaLista"/>
        <w:spacing w:before="120" w:after="120" w:line="360" w:lineRule="auto"/>
        <w:ind w:left="295" w:right="0"/>
        <w:rPr>
          <w:ins w:author="Rui André Vidal" w:date="2026-04-10T02:11:00Z" w16du:dateUtc="2026-04-10T02:11:59Z" w:id="850385532"/>
          <w:noProof w:val="0"/>
          <w:lang w:val="pt"/>
        </w:rPr>
      </w:pPr>
      <w:ins w:author="Susana Margarida Gonçalves Silva Santos" w:date="2026-04-21T18:04:21.405Z" w16du:dateUtc="2026-04-21T18:04:21.405Z" w:id="387606852">
        <w:r w:rsidRPr="7F7CCA47" w:rsidR="1212F17B">
          <w:rPr>
            <w:lang w:val="pt"/>
          </w:rPr>
          <w:t>g)</w:t>
        </w:r>
        <w:r w:rsidRPr="7F7CCA47" w:rsidR="1212F17B">
          <w:rPr>
            <w:rFonts w:ascii="Segoe UI" w:hAnsi="Segoe UI" w:eastAsia="Segoe UI" w:cs="Segoe UI"/>
            <w:noProof w:val="0"/>
            <w:sz w:val="22"/>
            <w:szCs w:val="22"/>
            <w:lang w:val="pt"/>
          </w:rPr>
          <w:t xml:space="preserve"> </w:t>
        </w:r>
        <w:r w:rsidRPr="7F7CCA47" w:rsidR="0AFDE4D8">
          <w:rPr>
            <w:rFonts w:ascii="Segoe UI" w:hAnsi="Segoe UI" w:eastAsia="Segoe UI" w:cs="Segoe UI"/>
            <w:noProof w:val="0"/>
            <w:sz w:val="22"/>
            <w:szCs w:val="22"/>
            <w:lang w:val="pt"/>
          </w:rPr>
          <w:t>Utilizar</w:t>
        </w:r>
        <w:r w:rsidRPr="7F7CCA47" w:rsidR="1212F17B">
          <w:rPr>
            <w:rFonts w:ascii="Segoe UI" w:hAnsi="Segoe UI" w:eastAsia="Segoe UI" w:cs="Segoe UI"/>
            <w:noProof w:val="0"/>
            <w:sz w:val="22"/>
            <w:szCs w:val="22"/>
            <w:lang w:val="pt"/>
          </w:rPr>
          <w:t xml:space="preserve"> </w:t>
        </w:r>
        <w:r w:rsidRPr="7F7CCA47" w:rsidR="1212F17B">
          <w:rPr>
            <w:rFonts w:ascii="Segoe UI" w:hAnsi="Segoe UI" w:eastAsia="Segoe UI" w:cs="Segoe UI"/>
            <w:noProof w:val="0"/>
            <w:sz w:val="22"/>
            <w:szCs w:val="22"/>
            <w:lang w:val="pt"/>
          </w:rPr>
          <w:t xml:space="preserve">coleiras de treino com estimulação elétrica (“coleiras </w:t>
        </w:r>
      </w:ins>
      <w:commentRangeStart w:id="1917430673"/>
      <w:ins w:author="Susana Margarida Gonçalves Silva Santos" w:date="2026-04-21T18:04:21.405Z" w16du:dateUtc="2026-04-21T18:04:21.405Z" w:id="1578217869">
        <w:r w:rsidRPr="7F7CCA47" w:rsidR="1212F17B">
          <w:rPr>
            <w:rFonts w:ascii="Segoe UI" w:hAnsi="Segoe UI" w:eastAsia="Segoe UI" w:cs="Segoe UI"/>
            <w:noProof w:val="0"/>
            <w:sz w:val="22"/>
            <w:szCs w:val="22"/>
            <w:lang w:val="pt"/>
          </w:rPr>
          <w:t>de</w:t>
        </w:r>
      </w:ins>
      <w:commentRangeEnd w:id="1917430673"/>
      <w:r>
        <w:rPr>
          <w:rStyle w:val="CommentReference"/>
        </w:rPr>
        <w:commentReference w:id="1917430673"/>
      </w:r>
      <w:ins w:author="Susana Margarida Gonçalves Silva Santos" w:date="2026-04-21T18:04:21.405Z" w16du:dateUtc="2026-04-21T18:04:21.405Z" w:id="516598248">
        <w:r w:rsidRPr="7F7CCA47" w:rsidR="1212F17B">
          <w:rPr>
            <w:rFonts w:ascii="Segoe UI" w:hAnsi="Segoe UI" w:eastAsia="Segoe UI" w:cs="Segoe UI"/>
            <w:noProof w:val="0"/>
            <w:sz w:val="22"/>
            <w:szCs w:val="22"/>
            <w:lang w:val="pt"/>
          </w:rPr>
          <w:t xml:space="preserve"> choque”)</w:t>
        </w:r>
      </w:ins>
    </w:p>
    <w:p w:rsidR="3BED8919" w:rsidP="7F7CCA47" w:rsidRDefault="3BED8919" w14:paraId="5E68E176" w14:textId="417C25FD">
      <w:pPr>
        <w:pStyle w:val="PargrafodaLista"/>
        <w:spacing w:before="120" w:after="120" w:line="360" w:lineRule="auto"/>
        <w:ind w:left="295" w:right="0"/>
        <w:rPr>
          <w:ins w:author="Rui André Vidal" w:date="2026-04-10T02:11:00Z" w16du:dateUtc="2026-04-10T02:11:59Z" w:id="1312796449"/>
          <w:lang w:val="pt"/>
        </w:rPr>
      </w:pPr>
      <w:del w:author="Susana Margarida Gonçalves Silva Santos" w:date="2026-04-21T18:04:40.273Z" w16du:dateUtc="2026-04-21T18:04:40.273Z" w:id="1690140164">
        <w:r w:rsidRPr="7F7CCA47" w:rsidDel="5AF5ACF0">
          <w:rPr>
            <w:lang w:val="pt"/>
          </w:rPr>
          <w:delText>G</w:delText>
        </w:r>
      </w:del>
      <w:r w:rsidRPr="7F7CCA47" w:rsidR="5AF5ACF0">
        <w:rPr>
          <w:lang w:val="pt"/>
        </w:rPr>
        <w:t>h)</w:t>
      </w:r>
      <w:ins w:author="Rui André Vidal" w:date="2026-04-10T02:11:00Z" w16du:dateUtc="2026-04-10T02:11:59Z" w:id="969833336">
        <w:r w:rsidRPr="7F7CCA47" w:rsidR="111AB9E7">
          <w:rPr>
            <w:lang w:val="pt"/>
          </w:rPr>
          <w:t>)</w:t>
        </w:r>
        <w:r>
          <w:tab/>
        </w:r>
      </w:ins>
      <w:r w:rsidRPr="7F7CCA47" w:rsidR="6DB8C00F">
        <w:rPr>
          <w:lang w:val="pt"/>
        </w:rPr>
        <w:t xml:space="preserve"> </w:t>
      </w:r>
      <w:ins w:author="Rui André Vidal" w:date="2026-04-10T02:11:00Z" w16du:dateUtc="2026-04-10T02:11:59Z" w:id="527718163">
        <w:r w:rsidRPr="7F7CCA47" w:rsidR="111AB9E7">
          <w:rPr>
            <w:lang w:val="pt"/>
          </w:rPr>
          <w:t>Levantar os cães ou os gatos pelos membros, cabeça, orelhas, cauda ou pelo, ou levantar os cães ou gatos adultos pela pele.</w:t>
        </w:r>
      </w:ins>
    </w:p>
    <w:p w:rsidR="3BED8919" w:rsidP="7F7CCA47" w:rsidRDefault="3BED8919" w14:paraId="3A332849" w14:textId="091BA122">
      <w:pPr>
        <w:pStyle w:val="PargrafodaLista"/>
        <w:spacing w:before="120" w:after="120" w:line="360" w:lineRule="auto"/>
        <w:ind w:left="295" w:right="0"/>
        <w:rPr>
          <w:lang w:val="pt"/>
        </w:rPr>
      </w:pPr>
    </w:p>
    <w:p w:rsidR="3BED8919" w:rsidP="7F7CCA47" w:rsidRDefault="3BED8919" w14:paraId="06FCAC51" w14:textId="4138961B">
      <w:pPr>
        <w:pStyle w:val="Normal"/>
        <w:spacing w:before="120" w:after="120" w:line="360" w:lineRule="auto"/>
        <w:ind w:left="295" w:right="0"/>
        <w:rPr>
          <w:ins w:author="Rui André Vidal" w:date="2026-04-10T02:11:00Z" w16du:dateUtc="2026-04-10T02:11:59Z" w:id="2089875286"/>
          <w:lang w:val="pt-BR"/>
        </w:rPr>
      </w:pPr>
      <w:r w:rsidRPr="7F7CCA47" w:rsidR="079EA1C0">
        <w:rPr>
          <w:lang w:val="pt-BR"/>
        </w:rPr>
        <w:t>P</w:t>
      </w:r>
      <w:ins w:author="Rui André Vidal" w:date="2026-04-10T02:11:00Z" w16du:dateUtc="2026-04-10T02:11:59Z" w:id="1520819244">
        <w:r w:rsidRPr="7F7CCA47" w:rsidR="111AB9E7">
          <w:rPr>
            <w:lang w:val="pt-BR"/>
          </w:rPr>
          <w:t xml:space="preserve">odem </w:t>
        </w:r>
      </w:ins>
      <w:r w:rsidRPr="7F7CCA47" w:rsidR="39291EA7">
        <w:rPr>
          <w:lang w:val="pt-BR"/>
        </w:rPr>
        <w:t xml:space="preserve">ser </w:t>
      </w:r>
      <w:ins w:author="Rui André Vidal" w:date="2026-04-10T02:11:00Z" w16du:dateUtc="2026-04-10T02:11:59Z" w:id="2049785498">
        <w:r w:rsidRPr="7F7CCA47" w:rsidR="111AB9E7">
          <w:rPr>
            <w:lang w:val="pt-BR"/>
          </w:rPr>
          <w:t>conced</w:t>
        </w:r>
      </w:ins>
      <w:r w:rsidRPr="7F7CCA47" w:rsidR="5B1DB0D7">
        <w:rPr>
          <w:lang w:val="pt-BR"/>
        </w:rPr>
        <w:t>idas</w:t>
      </w:r>
      <w:ins w:author="Rui André Vidal" w:date="2026-04-10T02:11:00Z" w16du:dateUtc="2026-04-10T02:11:59Z" w:id="1386800201">
        <w:r w:rsidRPr="7F7CCA47" w:rsidR="111AB9E7">
          <w:rPr>
            <w:lang w:val="pt-BR"/>
          </w:rPr>
          <w:t xml:space="preserve"> isenções ao disposto n</w:t>
        </w:r>
      </w:ins>
      <w:r w:rsidRPr="7F7CCA47" w:rsidR="56750442">
        <w:rPr>
          <w:lang w:val="pt-BR"/>
        </w:rPr>
        <w:t>a alínea a), por motivos de treino e por breves períodos,</w:t>
      </w:r>
      <w:ins w:author="Rui André Vidal" w:date="2026-04-10T02:11:00Z" w16du:dateUtc="2026-04-10T02:11:59Z" w:id="240821192">
        <w:r w:rsidRPr="7F7CCA47" w:rsidR="111AB9E7">
          <w:rPr>
            <w:lang w:val="pt-BR"/>
          </w:rPr>
          <w:t xml:space="preserve"> para os cães destinados a ser utilizados nos serviços militares, policiais ou aduaneiros.</w:t>
        </w:r>
      </w:ins>
      <w:r w:rsidRPr="7F7CCA47" w:rsidR="7EF8A877">
        <w:rPr>
          <w:lang w:val="pt-BR"/>
        </w:rPr>
        <w:t xml:space="preserve"> -</w:t>
      </w:r>
      <w:r w:rsidRPr="7F7CCA47" w:rsidR="7EF8A877">
        <w:rPr>
          <w:b w:val="1"/>
          <w:bCs w:val="1"/>
          <w:color w:val="FF0000"/>
          <w:lang w:val="pt-BR"/>
        </w:rPr>
        <w:t xml:space="preserve"> A decidir se mantemos</w:t>
      </w:r>
      <w:r w:rsidRPr="7F7CCA47" w:rsidR="5A1D9F22">
        <w:rPr>
          <w:b w:val="1"/>
          <w:bCs w:val="1"/>
          <w:color w:val="FF0000"/>
          <w:lang w:val="pt-BR"/>
        </w:rPr>
        <w:t>!</w:t>
      </w:r>
    </w:p>
    <w:p w:rsidR="420E2B96" w:rsidP="7F7CCA47" w:rsidRDefault="420E2B96" w14:paraId="5BF0E337" w14:textId="46B39AEA">
      <w:pPr>
        <w:ind w:left="295" w:right="136" w:hanging="168"/>
      </w:pPr>
    </w:p>
    <w:p w:rsidR="005101CF" w:rsidRDefault="00A626AB" w14:paraId="6E60C8CB" w14:textId="77777777">
      <w:pPr>
        <w:numPr>
          <w:ilvl w:val="0"/>
          <w:numId w:val="97"/>
        </w:numPr>
        <w:ind w:right="136" w:hanging="168"/>
        <w:rPr/>
      </w:pPr>
      <w:r w:rsidR="22998B98">
        <w:rPr/>
        <w:t>-</w:t>
      </w:r>
      <w:r w:rsidRPr="7F7CCA47" w:rsidR="22998B98">
        <w:rPr>
          <w:rFonts w:ascii="Arial" w:hAnsi="Arial" w:eastAsia="Arial" w:cs="Arial"/>
        </w:rPr>
        <w:t xml:space="preserve"> </w:t>
      </w:r>
      <w:r w:rsidR="22998B98">
        <w:rPr/>
        <w:t xml:space="preserve">Excetuam-se do disposto no número anterior as intervenções cirúrgicas feitas com vista a impedir a reprodução, por razões médico-veterinárias, ou no interesse particular do animal. </w:t>
      </w:r>
    </w:p>
    <w:p w:rsidR="005101CF" w:rsidRDefault="00A626AB" w14:paraId="32CB2DC3" w14:textId="77777777">
      <w:pPr>
        <w:numPr>
          <w:ilvl w:val="0"/>
          <w:numId w:val="98"/>
        </w:numPr>
        <w:spacing w:after="116"/>
        <w:ind w:right="136" w:hanging="164"/>
        <w:rPr/>
      </w:pPr>
      <w:r w:rsidR="22998B98">
        <w:rPr/>
        <w:t>-</w:t>
      </w:r>
      <w:r w:rsidRPr="7F7CCA47" w:rsidR="22998B98">
        <w:rPr>
          <w:rFonts w:ascii="Arial" w:hAnsi="Arial" w:eastAsia="Arial" w:cs="Arial"/>
        </w:rPr>
        <w:t xml:space="preserve"> </w:t>
      </w:r>
      <w:r w:rsidR="22998B98">
        <w:rPr/>
        <w:t xml:space="preserve">Os detentores de </w:t>
      </w:r>
      <w:r w:rsidRPr="7F7CCA47" w:rsidR="22998B98">
        <w:rPr>
          <w:b w:val="1"/>
          <w:bCs w:val="1"/>
          <w:color w:val="FF0000"/>
        </w:rPr>
        <w:t>animais importados</w:t>
      </w:r>
      <w:r w:rsidR="22998B98">
        <w:rPr/>
        <w:t xml:space="preserve"> que apresentem quaisquer das amputações referidas no n.º 1 devem possuir documento comprovativo da necessidade dessa mutilação, passada pelo médico veterinário que a ela procedeu, legalizado pela autoridade competente do respetivo país. </w:t>
      </w:r>
    </w:p>
    <w:p w:rsidR="63EE49F9" w:rsidP="7F7CCA47" w:rsidRDefault="63EE49F9" w14:paraId="15ACE717" w14:textId="7C653357">
      <w:pPr>
        <w:spacing w:after="116"/>
        <w:ind w:left="291" w:right="136" w:hanging="164"/>
      </w:pPr>
      <w:r w:rsidR="4FD7B347">
        <w:rPr/>
        <w:t>______________________ 21.04.2026____________</w:t>
      </w:r>
    </w:p>
    <w:p w:rsidR="7F7CCA47" w:rsidP="7F7CCA47" w:rsidRDefault="7F7CCA47" w14:paraId="258DF912" w14:textId="51B96DC5">
      <w:pPr>
        <w:spacing w:after="116"/>
        <w:ind w:left="291" w:right="136" w:hanging="164"/>
      </w:pPr>
    </w:p>
    <w:p w:rsidR="4FD7B347" w:rsidP="7F7CCA47" w:rsidRDefault="4FD7B347" w14:paraId="62AF9EEC" w14:textId="6CFF76D5">
      <w:pPr>
        <w:spacing w:after="116"/>
        <w:ind w:left="291" w:right="136" w:hanging="164"/>
      </w:pPr>
      <w:r w:rsidR="4FD7B347">
        <w:rPr/>
        <w:t>DIRMA</w:t>
      </w:r>
    </w:p>
    <w:p w:rsidR="005101CF" w:rsidP="00792137" w:rsidRDefault="00A626AB" w14:paraId="60F2886F" w14:textId="047AF904">
      <w:pPr>
        <w:pStyle w:val="Ttulo1"/>
        <w:ind w:right="0"/>
      </w:pPr>
      <w:bookmarkStart w:name="_Toc223954453" w:id="1377"/>
      <w:r>
        <w:t xml:space="preserve">CAPÍTULO VIII </w:t>
      </w:r>
    </w:p>
    <w:p w:rsidR="005101CF" w:rsidP="00792137" w:rsidRDefault="350E168B" w14:paraId="2D845C41" w14:textId="5ED59102">
      <w:pPr>
        <w:pStyle w:val="Ttulo1"/>
        <w:ind w:right="0"/>
      </w:pPr>
      <w:r>
        <w:t>Registo e identificação</w:t>
      </w:r>
      <w:bookmarkEnd w:id="1377"/>
      <w:r>
        <w:t xml:space="preserve"> </w:t>
      </w:r>
      <w:ins w:author="Susana Margarida Gonçalves Silva Santos" w:date="2026-03-26T10:20:00Z" w16du:dateUtc="2026-03-26T10:20:32Z" w:id="1378">
        <w:r w:rsidR="543A8A12">
          <w:t>e Sistemas de Informação</w:t>
        </w:r>
      </w:ins>
      <w:ins w:author="Susana Margarida Gonçalves Silva Santos" w:date="2026-03-26T10:21:00Z" w16du:dateUtc="2026-03-26T10:21:29Z" w:id="1379">
        <w:r w:rsidR="6D81150F">
          <w:t xml:space="preserve"> (Secção II a criar)</w:t>
        </w:r>
      </w:ins>
    </w:p>
    <w:p w:rsidRPr="0067507B" w:rsidR="0067507B" w:rsidP="0067507B" w:rsidRDefault="0067507B" w14:paraId="6C0A417E" w14:textId="77777777"/>
    <w:p w:rsidR="005101CF" w:rsidP="00792137" w:rsidRDefault="00A626AB" w14:paraId="3D5388D7" w14:textId="4942DA55">
      <w:pPr>
        <w:pStyle w:val="Ttulo2"/>
        <w:ind w:right="0"/>
      </w:pPr>
      <w:bookmarkStart w:name="_Toc223954454" w:id="1380"/>
      <w:r>
        <w:t xml:space="preserve">SECÇÃO I </w:t>
      </w:r>
    </w:p>
    <w:bookmarkEnd w:id="1380"/>
    <w:p w:rsidR="005101CF" w:rsidP="00792137" w:rsidRDefault="005101CF" w14:paraId="6392C1F6" w14:textId="2F14B4E2">
      <w:pPr>
        <w:pStyle w:val="Ttulo2"/>
        <w:ind w:right="0"/>
      </w:pPr>
    </w:p>
    <w:p w:rsidRPr="0067507B" w:rsidR="0067507B" w:rsidRDefault="2192648B" w14:paraId="3B8B30BE" w14:textId="413BE2A7">
      <w:ins w:author="Susana Margarida Gonçalves Silva Santos" w:date="2026-03-26T10:21:00Z" w16du:dateUtc="2026-03-26T10:21:07Z" w:id="1381">
        <w:r>
          <w:t xml:space="preserve">Registo - </w:t>
        </w:r>
      </w:ins>
      <w:ins w:author="Maria Rosário Silva Lemos Cidadão" w:date="2026-03-25T15:26:00Z" w16du:dateUtc="2026-03-25T15:26:54Z" w:id="1382">
        <w:r w:rsidR="55C0E62D">
          <w:t xml:space="preserve">Sistema de Informação de </w:t>
        </w:r>
        <w:commentRangeStart w:id="1383"/>
        <w:r w:rsidR="55C0E62D">
          <w:t>Animais</w:t>
        </w:r>
      </w:ins>
      <w:commentRangeEnd w:id="1383"/>
      <w:r w:rsidR="0067507B">
        <w:rPr>
          <w:rStyle w:val="Refdecomentrio"/>
          <w:sz w:val="24"/>
          <w:szCs w:val="24"/>
        </w:rPr>
        <w:commentReference w:id="1383"/>
      </w:r>
      <w:ins w:author="Maria Rosário Silva Lemos Cidadão" w:date="2026-03-25T15:26:00Z" w16du:dateUtc="2026-03-25T15:26:54Z" w:id="1384">
        <w:r w:rsidR="55C0E62D">
          <w:t xml:space="preserve"> de Companhia (SIAC)</w:t>
        </w:r>
      </w:ins>
    </w:p>
    <w:p w:rsidR="350E168B" w:rsidP="4CCB09DA" w:rsidRDefault="350E168B" w14:paraId="276FC305" w14:textId="2372B2C8">
      <w:pPr>
        <w:pStyle w:val="Ttulo3"/>
        <w:ind w:left="0" w:right="0" w:firstLine="0"/>
        <w:rPr>
          <w:rFonts w:ascii="Calibri" w:hAnsi="Calibri" w:eastAsia="Calibri" w:cs="Calibri"/>
          <w:sz w:val="22"/>
          <w:szCs w:val="22"/>
        </w:rPr>
      </w:pPr>
      <w:bookmarkStart w:name="_Toc223954455" w:id="1385"/>
      <w:r>
        <w:t>Artigo 53.º</w:t>
      </w:r>
    </w:p>
    <w:p w:rsidR="51201D07" w:rsidRDefault="51201D07" w14:paraId="0C9E93D6" w14:textId="5EB32079">
      <w:pPr>
        <w:spacing w:after="160" w:line="276" w:lineRule="auto"/>
        <w:jc w:val="center"/>
        <w:rPr>
          <w:rFonts w:ascii="Calibri" w:hAnsi="Calibri" w:eastAsia="Calibri" w:cs="Calibri"/>
          <w:sz w:val="22"/>
          <w:szCs w:val="22"/>
        </w:rPr>
        <w:pPrChange w:author="Maria Rosário Silva Lemos Cidadão" w:date="2026-03-25T16:27:00Z" w:id="1386">
          <w:pPr/>
        </w:pPrChange>
      </w:pPr>
      <w:r w:rsidRPr="4CCB09DA">
        <w:rPr>
          <w:rFonts w:ascii="Calibri" w:hAnsi="Calibri" w:eastAsia="Calibri" w:cs="Calibri"/>
          <w:sz w:val="22"/>
          <w:szCs w:val="22"/>
        </w:rPr>
        <w:t>Sistema de Informação de Animais de Companhia</w:t>
      </w:r>
    </w:p>
    <w:p w:rsidR="51201D07" w:rsidP="4CCB09DA" w:rsidRDefault="51201D07" w14:paraId="572031B7" w14:textId="68D24DD3">
      <w:pPr>
        <w:pStyle w:val="PargrafodaLista"/>
        <w:numPr>
          <w:ilvl w:val="0"/>
          <w:numId w:val="33"/>
        </w:numPr>
        <w:spacing w:after="0" w:line="276" w:lineRule="auto"/>
        <w:ind w:left="720" w:right="0"/>
        <w:rPr>
          <w:rFonts w:ascii="Calibri" w:hAnsi="Calibri" w:eastAsia="Calibri" w:cs="Calibri"/>
          <w:sz w:val="20"/>
          <w:szCs w:val="20"/>
        </w:rPr>
      </w:pPr>
      <w:r w:rsidRPr="4CCB09DA">
        <w:rPr>
          <w:rFonts w:ascii="Calibri" w:hAnsi="Calibri" w:eastAsia="Calibri" w:cs="Calibri"/>
          <w:sz w:val="20"/>
          <w:szCs w:val="20"/>
        </w:rPr>
        <w:t xml:space="preserve">O SIAC reúne a informação relativa à rastreabilidade dos dispositivos de identificação, à identificação individual dos animais obrigados à marcação e registo, e à sua titularidade ou detenção, toda a informação sanitária e médica considerada como de registo obrigatório neste Decreto-Lei, </w:t>
      </w:r>
      <w:commentRangeStart w:id="1387"/>
      <w:commentRangeStart w:id="1388"/>
      <w:r w:rsidRPr="4CCB09DA">
        <w:rPr>
          <w:rFonts w:ascii="Calibri" w:hAnsi="Calibri" w:eastAsia="Calibri" w:cs="Calibri"/>
          <w:sz w:val="20"/>
          <w:szCs w:val="20"/>
        </w:rPr>
        <w:t>e</w:t>
      </w:r>
      <w:commentRangeEnd w:id="1387"/>
      <w:r w:rsidRPr="4CCB09DA">
        <w:rPr>
          <w:rStyle w:val="Refdecomentrio"/>
          <w:rFonts w:ascii="Calibri" w:hAnsi="Calibri" w:eastAsia="Calibri" w:cs="Calibri"/>
          <w:sz w:val="20"/>
          <w:szCs w:val="20"/>
        </w:rPr>
        <w:commentReference w:id="1387"/>
      </w:r>
      <w:commentRangeEnd w:id="1388"/>
      <w:r>
        <w:rPr>
          <w:rStyle w:val="CommentReference"/>
        </w:rPr>
        <w:commentReference w:id="1388"/>
      </w:r>
      <w:r w:rsidRPr="4CCB09DA">
        <w:rPr>
          <w:rFonts w:ascii="Calibri" w:hAnsi="Calibri" w:eastAsia="Calibri" w:cs="Calibri"/>
          <w:sz w:val="20"/>
          <w:szCs w:val="20"/>
        </w:rPr>
        <w:t xml:space="preserve"> outra informação que seja considerada importante e referida no Manual de Procedimentos, referido no artigo º 59 deste Decreto-Lei. </w:t>
      </w:r>
    </w:p>
    <w:p w:rsidR="51201D07" w:rsidP="4CCB09DA" w:rsidRDefault="51201D07" w14:paraId="333641B0" w14:textId="43B111D4">
      <w:pPr>
        <w:pStyle w:val="PargrafodaLista"/>
        <w:numPr>
          <w:ilvl w:val="0"/>
          <w:numId w:val="33"/>
        </w:numPr>
        <w:spacing w:after="0" w:line="276" w:lineRule="auto"/>
        <w:ind w:left="720" w:right="0"/>
        <w:rPr>
          <w:rFonts w:ascii="Calibri" w:hAnsi="Calibri" w:eastAsia="Calibri" w:cs="Calibri"/>
          <w:sz w:val="20"/>
          <w:szCs w:val="20"/>
        </w:rPr>
      </w:pPr>
      <w:r w:rsidRPr="4CCB09DA">
        <w:rPr>
          <w:rFonts w:ascii="Calibri" w:hAnsi="Calibri" w:eastAsia="Calibri" w:cs="Calibri"/>
          <w:sz w:val="20"/>
          <w:szCs w:val="20"/>
        </w:rPr>
        <w:t>A DGAV, é a entidade responsável pelo SIAC, competindo-lhe assegurar o seu funcionamento e o tratamento dos dados nele reunidos</w:t>
      </w:r>
    </w:p>
    <w:p w:rsidR="51201D07" w:rsidP="4CCB09DA" w:rsidRDefault="51201D07" w14:paraId="552500B5" w14:textId="50377305">
      <w:pPr>
        <w:pStyle w:val="PargrafodaLista"/>
        <w:numPr>
          <w:ilvl w:val="0"/>
          <w:numId w:val="33"/>
        </w:numPr>
        <w:spacing w:after="0" w:line="276" w:lineRule="auto"/>
        <w:ind w:left="720" w:right="0"/>
        <w:rPr>
          <w:rFonts w:ascii="Calibri" w:hAnsi="Calibri" w:eastAsia="Calibri" w:cs="Calibri"/>
          <w:sz w:val="20"/>
          <w:szCs w:val="20"/>
        </w:rPr>
      </w:pPr>
      <w:r w:rsidRPr="4CCB09DA">
        <w:rPr>
          <w:rFonts w:ascii="Calibri" w:hAnsi="Calibri" w:eastAsia="Calibri" w:cs="Calibri"/>
          <w:sz w:val="20"/>
          <w:szCs w:val="20"/>
        </w:rPr>
        <w:t xml:space="preserve">A DGAV, pode atribuir a gestão do SIAC a outras entidades, mediante a celebração de protocolo e sob sua supervisão, observado o regime de subcontratação de tratamento de dados pessoais. </w:t>
      </w:r>
    </w:p>
    <w:p w:rsidR="51201D07" w:rsidP="4CCB09DA" w:rsidRDefault="51201D07" w14:paraId="3E06E243" w14:textId="0863E7F3">
      <w:pPr>
        <w:pStyle w:val="PargrafodaLista"/>
        <w:numPr>
          <w:ilvl w:val="0"/>
          <w:numId w:val="33"/>
        </w:numPr>
        <w:spacing w:after="0" w:line="276" w:lineRule="auto"/>
        <w:ind w:left="720" w:right="0"/>
        <w:rPr>
          <w:rFonts w:ascii="Calibri" w:hAnsi="Calibri" w:eastAsia="Calibri" w:cs="Calibri"/>
          <w:sz w:val="20"/>
          <w:szCs w:val="20"/>
        </w:rPr>
      </w:pPr>
      <w:r w:rsidRPr="4CCB09DA">
        <w:rPr>
          <w:rFonts w:ascii="Calibri" w:hAnsi="Calibri" w:eastAsia="Calibri" w:cs="Calibri"/>
          <w:sz w:val="20"/>
          <w:szCs w:val="20"/>
        </w:rPr>
        <w:t>4 - As normas e procedimentos relativos ao funcionamento do SIAC, bem como a gestão das entidades com acesso e respetivos perfis de acesso, são aprovados pela DGAV, e devem constar do Manual de Procedimentos SIAC.</w:t>
      </w:r>
    </w:p>
    <w:p w:rsidR="51201D07" w:rsidP="4CCB09DA" w:rsidRDefault="51201D07" w14:paraId="21125F85" w14:textId="19B76F04">
      <w:pPr>
        <w:pStyle w:val="PargrafodaLista"/>
        <w:numPr>
          <w:ilvl w:val="0"/>
          <w:numId w:val="33"/>
        </w:numPr>
        <w:spacing w:after="0" w:line="276" w:lineRule="auto"/>
        <w:ind w:left="720" w:right="0"/>
        <w:rPr>
          <w:rFonts w:ascii="Calibri" w:hAnsi="Calibri" w:eastAsia="Calibri" w:cs="Calibri"/>
          <w:sz w:val="20"/>
          <w:szCs w:val="20"/>
        </w:rPr>
      </w:pPr>
      <w:r w:rsidRPr="4CCB09DA">
        <w:rPr>
          <w:rFonts w:ascii="Calibri" w:hAnsi="Calibri" w:eastAsia="Calibri" w:cs="Calibri"/>
          <w:sz w:val="20"/>
          <w:szCs w:val="20"/>
        </w:rPr>
        <w:t>A DGAV, pode determinar, por decisão fundamentada, a suspensão provisória e cautelar do acesso ao SIAC a uma entidade, ou médico veterinário ou titular de animal de companhia ou</w:t>
      </w:r>
      <w:del w:author="Susana Margarida Gonçalves Silva Santos" w:date="2026-03-26T10:05:00Z" w16du:dateUtc="2026-03-26T10:05:37Z" w:id="1389">
        <w:r w:rsidRPr="4CCB09DA" w:rsidDel="51201D07">
          <w:rPr>
            <w:rFonts w:ascii="Calibri" w:hAnsi="Calibri" w:eastAsia="Calibri" w:cs="Calibri"/>
            <w:sz w:val="20"/>
            <w:szCs w:val="20"/>
          </w:rPr>
          <w:delText xml:space="preserve">  </w:delText>
        </w:r>
      </w:del>
      <w:r w:rsidRPr="4CCB09DA">
        <w:rPr>
          <w:rFonts w:ascii="Calibri" w:hAnsi="Calibri" w:eastAsia="Calibri" w:cs="Calibri"/>
          <w:sz w:val="20"/>
          <w:szCs w:val="20"/>
        </w:rPr>
        <w:t>operador, sempre que sejam identificados incumprimentos graves das normas prevista no Manual de Procedimentos SIAC, até à decisão que aplique a correspondente contraordenação, nomeadamente as previstas no artigo ???? do presente Decreto-Lei.</w:t>
      </w:r>
    </w:p>
    <w:p w:rsidR="51201D07" w:rsidP="4CCB09DA" w:rsidRDefault="51201D07" w14:paraId="0E0527F4" w14:textId="4F242D5B">
      <w:pPr>
        <w:pStyle w:val="PargrafodaLista"/>
        <w:numPr>
          <w:ilvl w:val="0"/>
          <w:numId w:val="33"/>
        </w:numPr>
        <w:spacing w:after="0" w:line="276" w:lineRule="auto"/>
        <w:ind w:left="720" w:right="0"/>
        <w:rPr>
          <w:rFonts w:ascii="Calibri" w:hAnsi="Calibri" w:eastAsia="Calibri" w:cs="Calibri"/>
          <w:sz w:val="20"/>
          <w:szCs w:val="20"/>
        </w:rPr>
      </w:pPr>
      <w:r w:rsidRPr="4CCB09DA">
        <w:rPr>
          <w:rFonts w:ascii="Calibri" w:hAnsi="Calibri" w:eastAsia="Calibri" w:cs="Calibri"/>
          <w:sz w:val="20"/>
          <w:szCs w:val="20"/>
        </w:rPr>
        <w:t>Sempre que se mostre necessário à operacionalização do SIAC ou ao cumprimento das suas finalidades, deve promover-se a transmissão de dados entre sistemas de informação através da Plataforma de Interoperabilidade da Administração Pública (iAP), nos termos do Decreto-Lei n.º 135/99, de 22 de abril, na sua redação atual, e da Resolução do Conselho de Ministros n.º 42/2015, de 19 de junho, mediante portaria do membro do Governo responsável pela área da agricultura, que tipifique as situações em que pode justificar-se a transmissão de dados pessoais e as bases de dados entre as quais pode ocorrer tal transmissão.</w:t>
      </w:r>
    </w:p>
    <w:p w:rsidR="51201D07" w:rsidP="4CCB09DA" w:rsidRDefault="51201D07" w14:paraId="311F637C" w14:textId="0D42D427">
      <w:pPr>
        <w:pStyle w:val="PargrafodaLista"/>
        <w:numPr>
          <w:ilvl w:val="0"/>
          <w:numId w:val="33"/>
        </w:numPr>
        <w:spacing w:after="0" w:line="276" w:lineRule="auto"/>
        <w:ind w:left="720" w:right="0"/>
        <w:rPr>
          <w:rFonts w:ascii="Calibri" w:hAnsi="Calibri" w:eastAsia="Calibri" w:cs="Calibri"/>
          <w:sz w:val="20"/>
          <w:szCs w:val="20"/>
        </w:rPr>
      </w:pPr>
      <w:commentRangeStart w:id="1390"/>
      <w:r w:rsidRPr="4CCB09DA">
        <w:rPr>
          <w:rFonts w:ascii="Calibri" w:hAnsi="Calibri" w:eastAsia="Calibri" w:cs="Calibri"/>
          <w:sz w:val="20"/>
          <w:szCs w:val="20"/>
        </w:rPr>
        <w:t>O SIAC deverá adaptar-se caso seja determinado por legislação comunitária a interoperabilidade entre as bases de dados de registo de cães e gatos</w:t>
      </w:r>
      <w:commentRangeEnd w:id="1390"/>
      <w:r>
        <w:rPr>
          <w:rStyle w:val="Refdecomentrio"/>
          <w:rFonts w:ascii="Calibri" w:hAnsi="Calibri" w:eastAsia="Calibri" w:cs="Calibri"/>
          <w:sz w:val="20"/>
          <w:szCs w:val="20"/>
        </w:rPr>
        <w:commentReference w:id="1390"/>
      </w:r>
    </w:p>
    <w:p w:rsidR="51201D07" w:rsidP="4CCB09DA" w:rsidRDefault="51201D07" w14:paraId="2603C7C3" w14:textId="67E965CB">
      <w:pPr>
        <w:pStyle w:val="PargrafodaLista"/>
        <w:numPr>
          <w:ilvl w:val="0"/>
          <w:numId w:val="33"/>
        </w:numPr>
        <w:spacing w:after="0" w:line="276" w:lineRule="auto"/>
        <w:ind w:left="720" w:right="0"/>
        <w:rPr>
          <w:rFonts w:ascii="Calibri" w:hAnsi="Calibri" w:eastAsia="Calibri" w:cs="Calibri"/>
          <w:sz w:val="20"/>
          <w:szCs w:val="20"/>
        </w:rPr>
      </w:pPr>
      <w:r w:rsidRPr="4CCB09DA">
        <w:rPr>
          <w:rFonts w:ascii="Calibri" w:hAnsi="Calibri" w:eastAsia="Calibri" w:cs="Calibri"/>
          <w:sz w:val="20"/>
          <w:szCs w:val="20"/>
        </w:rPr>
        <w:t>Nas regras e procedimentos de segurança, para acesso e tratamento de informação no SIAC, deve ser obrigatoriamente prevista a utilização de mecanismos de autenticação eletrónica através do Cartão de Cidadão e Chave Móvel Digital.</w:t>
      </w:r>
    </w:p>
    <w:p w:rsidR="51201D07" w:rsidP="4CCB09DA" w:rsidRDefault="51201D07" w14:paraId="38535887" w14:textId="5E66AFF0">
      <w:pPr>
        <w:pStyle w:val="PargrafodaLista"/>
        <w:numPr>
          <w:ilvl w:val="0"/>
          <w:numId w:val="33"/>
        </w:numPr>
        <w:spacing w:after="0" w:line="276" w:lineRule="auto"/>
        <w:ind w:left="720" w:right="0"/>
        <w:rPr>
          <w:rFonts w:ascii="Calibri" w:hAnsi="Calibri" w:eastAsia="Calibri" w:cs="Calibri"/>
          <w:sz w:val="20"/>
          <w:szCs w:val="20"/>
        </w:rPr>
      </w:pPr>
      <w:r w:rsidRPr="4CCB09DA">
        <w:rPr>
          <w:rFonts w:ascii="Calibri" w:hAnsi="Calibri" w:eastAsia="Calibri" w:cs="Calibri"/>
          <w:sz w:val="20"/>
          <w:szCs w:val="20"/>
        </w:rPr>
        <w:t>- Ao tratamento, segurança, conservação, acesso e proteção dos dados pessoais constantes do SIAC é diretamente aplicável o disposto na legislação e regulamentação relativa à proteção de dados pessoais, nomeadamente o Regulamento (UE) 2016/679 do Parlamento Europeu e do Conselho, de 27 de abril de 2016, relativo à proteção das pessoas singulares no que diz respeito ao tratamento de dados pessoais e à livre circulação desses dados</w:t>
      </w:r>
    </w:p>
    <w:p w:rsidR="4CCB09DA" w:rsidP="7F7CCA47" w:rsidRDefault="4CCB09DA" w14:paraId="3EAEFE2C" w14:textId="435C7511">
      <w:pPr>
        <w:spacing w:after="0" w:line="276" w:lineRule="auto"/>
        <w:ind/>
        <w:pPrChange w:author="Maria Rosário Silva Lemos Cidadão" w:date="2026-03-25T16:27:00Z">
          <w:pPr>
            <w:numPr>
              <w:ilvl w:val="0"/>
              <w:numId w:val="33"/>
            </w:numPr>
            <w:ind w:left="502" w:hanging="360"/>
          </w:pPr>
        </w:pPrChange>
      </w:pPr>
      <w:r w:rsidRPr="7F7CCA47" w:rsidR="6AE8B322">
        <w:rPr>
          <w:rFonts w:ascii="Calibri" w:hAnsi="Calibri" w:eastAsia="Calibri" w:cs="Calibri"/>
          <w:sz w:val="20"/>
          <w:szCs w:val="20"/>
        </w:rPr>
        <w:t>Os municípios e as juntas de freguesia, para apoio à monitorização e controlo do número de animais de companhia por habitação, tem acesso ao SIAC às identificações dos animais de companhia, titulares,</w:t>
      </w:r>
      <w:r w:rsidRPr="7F7CCA47" w:rsidR="6AE8B322">
        <w:rPr>
          <w:rFonts w:ascii="Calibri" w:hAnsi="Calibri" w:eastAsia="Calibri" w:cs="Calibri"/>
          <w:strike w:val="1"/>
          <w:sz w:val="20"/>
          <w:szCs w:val="20"/>
        </w:rPr>
        <w:t xml:space="preserve"> operadores</w:t>
      </w:r>
      <w:r w:rsidRPr="7F7CCA47" w:rsidR="6AE8B322">
        <w:rPr>
          <w:rFonts w:ascii="Calibri" w:hAnsi="Calibri" w:eastAsia="Calibri" w:cs="Calibri"/>
          <w:sz w:val="20"/>
          <w:szCs w:val="20"/>
        </w:rPr>
        <w:t>, detentores, lares de acolhimento e local de permanência dos mesmos, nos seus territórios.</w:t>
      </w:r>
      <w:r w:rsidR="6AE8B322">
        <w:rPr/>
        <w:t xml:space="preserve"> </w:t>
      </w:r>
    </w:p>
    <w:p w:rsidR="005101CF" w:rsidP="4CCB09DA" w:rsidRDefault="350E168B" w14:paraId="6D25E345" w14:textId="7ED2EA3C">
      <w:pPr>
        <w:pStyle w:val="Ttulo3"/>
        <w:ind w:left="0" w:right="0" w:firstLine="0"/>
        <w:rPr>
          <w:ins w:author="Maria Rosário Silva Lemos Cidadão" w:date="2026-03-25T15:35:00Z" w16du:dateUtc="2026-03-25T15:35:24Z" w:id="1399"/>
        </w:rPr>
      </w:pPr>
      <w:bookmarkStart w:name="_Toc223954456" w:id="1400"/>
      <w:bookmarkEnd w:id="1385"/>
      <w:r>
        <w:t xml:space="preserve">Artigo 54.º </w:t>
      </w:r>
    </w:p>
    <w:p w:rsidR="005101CF" w:rsidP="4CCB09DA" w:rsidRDefault="73033B2C" w14:paraId="7DF48FCA" w14:textId="06E01A62">
      <w:pPr>
        <w:spacing w:after="160" w:line="276" w:lineRule="auto"/>
        <w:jc w:val="center"/>
        <w:rPr>
          <w:rFonts w:ascii="Calibri" w:hAnsi="Calibri" w:eastAsia="Calibri" w:cs="Calibri"/>
          <w:sz w:val="22"/>
          <w:szCs w:val="22"/>
        </w:rPr>
      </w:pPr>
      <w:r w:rsidRPr="4CCB09DA">
        <w:rPr>
          <w:rFonts w:ascii="Calibri" w:hAnsi="Calibri" w:eastAsia="Calibri" w:cs="Calibri"/>
          <w:sz w:val="22"/>
          <w:szCs w:val="22"/>
        </w:rPr>
        <w:t>Manual de Procedimentos</w:t>
      </w:r>
    </w:p>
    <w:p w:rsidR="005101CF" w:rsidP="4CCB09DA" w:rsidRDefault="73033B2C" w14:paraId="07D6EB03" w14:textId="1D162129">
      <w:pPr>
        <w:pStyle w:val="PargrafodaLista"/>
        <w:numPr>
          <w:ilvl w:val="0"/>
          <w:numId w:val="32"/>
        </w:numPr>
        <w:spacing w:after="0" w:line="276" w:lineRule="auto"/>
        <w:ind w:left="720" w:right="0"/>
        <w:jc w:val="left"/>
        <w:rPr>
          <w:rFonts w:ascii="Calibri" w:hAnsi="Calibri" w:eastAsia="Calibri" w:cs="Calibri"/>
          <w:sz w:val="20"/>
          <w:szCs w:val="20"/>
        </w:rPr>
      </w:pPr>
      <w:r w:rsidRPr="4CCB09DA">
        <w:rPr>
          <w:rFonts w:ascii="Calibri" w:hAnsi="Calibri" w:eastAsia="Calibri" w:cs="Calibri"/>
          <w:sz w:val="20"/>
          <w:szCs w:val="20"/>
        </w:rPr>
        <w:t xml:space="preserve">O manual de procedimentos do SIAC é aprovado por </w:t>
      </w:r>
      <w:r w:rsidRPr="4CCB09DA" w:rsidR="3FEB011E">
        <w:rPr>
          <w:rFonts w:ascii="Calibri" w:hAnsi="Calibri" w:eastAsia="Calibri" w:cs="Calibri"/>
          <w:sz w:val="20"/>
          <w:szCs w:val="20"/>
        </w:rPr>
        <w:t xml:space="preserve">decisão </w:t>
      </w:r>
      <w:r w:rsidRPr="4CCB09DA">
        <w:rPr>
          <w:rFonts w:ascii="Calibri" w:hAnsi="Calibri" w:eastAsia="Calibri" w:cs="Calibri"/>
          <w:sz w:val="20"/>
          <w:szCs w:val="20"/>
        </w:rPr>
        <w:t>d</w:t>
      </w:r>
      <w:r w:rsidRPr="4CCB09DA" w:rsidR="4666FFB0">
        <w:rPr>
          <w:rFonts w:ascii="Calibri" w:hAnsi="Calibri" w:eastAsia="Calibri" w:cs="Calibri"/>
          <w:sz w:val="20"/>
          <w:szCs w:val="20"/>
        </w:rPr>
        <w:t xml:space="preserve">o Diretor Geral da </w:t>
      </w:r>
      <w:r w:rsidRPr="4CCB09DA">
        <w:rPr>
          <w:rFonts w:ascii="Calibri" w:hAnsi="Calibri" w:eastAsia="Calibri" w:cs="Calibri"/>
          <w:sz w:val="20"/>
          <w:szCs w:val="20"/>
        </w:rPr>
        <w:t xml:space="preserve"> DGAV, o qual deve incluir as normas e procedimentos relativos ao funcionamento do SIAC, bem como a gestão das entidades com acesso e respetivos perfis de acesso, os procedimentos de liquidação e cobrança da taxa de registo no SIAC, as classificações de registo dos, e os procedimentos relativos ao registo do animal, da detenção, de profilaxias médicas obrigatórias e específicas de cada espécie e intervenções e amputações</w:t>
      </w:r>
    </w:p>
    <w:p w:rsidR="005101CF" w:rsidP="4CCB09DA" w:rsidRDefault="005101CF" w14:paraId="4F07DC58" w14:textId="5FF0ED9B">
      <w:pPr>
        <w:spacing w:after="0" w:line="276" w:lineRule="auto"/>
        <w:ind w:left="720" w:right="0" w:hanging="360"/>
        <w:jc w:val="left"/>
        <w:rPr>
          <w:rFonts w:ascii="Calibri" w:hAnsi="Calibri" w:eastAsia="Calibri" w:cs="Calibri"/>
          <w:sz w:val="22"/>
          <w:szCs w:val="22"/>
        </w:rPr>
      </w:pPr>
    </w:p>
    <w:p w:rsidR="005101CF" w:rsidRDefault="350E168B" w14:paraId="70A21708" w14:textId="217EFEA4">
      <w:pPr>
        <w:pStyle w:val="Ttulo3"/>
        <w:spacing w:before="0" w:after="160" w:line="276" w:lineRule="auto"/>
        <w:rPr>
          <w:rFonts w:ascii="Calibri" w:hAnsi="Calibri" w:eastAsia="Calibri" w:cs="Calibri"/>
          <w:sz w:val="22"/>
          <w:szCs w:val="22"/>
        </w:rPr>
        <w:pPrChange w:author="Susana Margarida Gonçalves Silva Santos" w:date="2026-03-26T10:56:00Z" w:id="1401">
          <w:pPr>
            <w:spacing w:after="160" w:line="276" w:lineRule="auto"/>
            <w:jc w:val="center"/>
          </w:pPr>
        </w:pPrChange>
      </w:pPr>
      <w:bookmarkStart w:name="_Toc223954457" w:id="1402"/>
      <w:bookmarkEnd w:id="1400"/>
      <w:r>
        <w:t xml:space="preserve">Artigo 55.º </w:t>
      </w:r>
    </w:p>
    <w:p w:rsidR="5A35CCD9" w:rsidP="4CCB09DA" w:rsidRDefault="5A35CCD9" w14:paraId="4769A116" w14:textId="39AC2A35">
      <w:pPr>
        <w:spacing w:after="160" w:line="276" w:lineRule="auto"/>
        <w:jc w:val="center"/>
        <w:rPr>
          <w:rFonts w:ascii="Calibri" w:hAnsi="Calibri" w:eastAsia="Calibri" w:cs="Calibri"/>
          <w:sz w:val="22"/>
          <w:szCs w:val="22"/>
        </w:rPr>
      </w:pPr>
      <w:r w:rsidRPr="4CCB09DA">
        <w:rPr>
          <w:rFonts w:ascii="Calibri" w:hAnsi="Calibri" w:eastAsia="Calibri" w:cs="Calibri"/>
          <w:sz w:val="22"/>
          <w:szCs w:val="22"/>
        </w:rPr>
        <w:t>Obrigação da Identificação</w:t>
      </w:r>
    </w:p>
    <w:p w:rsidR="5A35CCD9" w:rsidP="4CCB09DA" w:rsidRDefault="5A35CCD9" w14:paraId="019F3207" w14:textId="167BFCB5">
      <w:pPr>
        <w:pStyle w:val="PargrafodaLista"/>
        <w:numPr>
          <w:ilvl w:val="0"/>
          <w:numId w:val="40"/>
        </w:numPr>
        <w:spacing w:after="0" w:line="276" w:lineRule="auto"/>
        <w:ind w:left="720" w:right="0"/>
        <w:rPr>
          <w:rFonts w:ascii="Calibri" w:hAnsi="Calibri" w:eastAsia="Calibri" w:cs="Calibri"/>
          <w:sz w:val="22"/>
          <w:szCs w:val="22"/>
        </w:rPr>
      </w:pPr>
      <w:r w:rsidRPr="4CCB09DA">
        <w:rPr>
          <w:rFonts w:ascii="Calibri" w:hAnsi="Calibri" w:eastAsia="Calibri" w:cs="Calibri"/>
          <w:sz w:val="22"/>
          <w:szCs w:val="22"/>
        </w:rPr>
        <w:t xml:space="preserve">- A identificação dos cães, gatos e </w:t>
      </w:r>
      <w:r w:rsidRPr="4CCB09DA" w:rsidR="1BF187BE">
        <w:rPr>
          <w:rFonts w:ascii="Calibri" w:hAnsi="Calibri" w:eastAsia="Calibri" w:cs="Calibri"/>
          <w:sz w:val="22"/>
          <w:szCs w:val="22"/>
        </w:rPr>
        <w:t>furões,</w:t>
      </w:r>
      <w:r w:rsidRPr="4CCB09DA">
        <w:rPr>
          <w:rFonts w:ascii="Calibri" w:hAnsi="Calibri" w:eastAsia="Calibri" w:cs="Calibri"/>
          <w:sz w:val="22"/>
          <w:szCs w:val="22"/>
        </w:rPr>
        <w:t xml:space="preserve"> nascidos no território nacional ou </w:t>
      </w:r>
      <w:r w:rsidRPr="4CCB09DA">
        <w:rPr>
          <w:rFonts w:ascii="Calibri" w:hAnsi="Calibri" w:eastAsia="Calibri" w:cs="Calibri"/>
          <w:color w:val="EE0000"/>
          <w:sz w:val="22"/>
          <w:szCs w:val="22"/>
        </w:rPr>
        <w:t xml:space="preserve">nele presentes por período igual ou </w:t>
      </w:r>
      <w:commentRangeStart w:id="1403"/>
      <w:commentRangeStart w:id="1404"/>
      <w:r w:rsidRPr="4CCB09DA">
        <w:rPr>
          <w:rFonts w:ascii="Calibri" w:hAnsi="Calibri" w:eastAsia="Calibri" w:cs="Calibri"/>
          <w:color w:val="EE0000"/>
          <w:sz w:val="22"/>
          <w:szCs w:val="22"/>
        </w:rPr>
        <w:t>superior a 120 dias</w:t>
      </w:r>
      <w:commentRangeEnd w:id="1403"/>
      <w:r w:rsidRPr="4CCB09DA">
        <w:rPr>
          <w:rStyle w:val="Refdecomentrio"/>
          <w:rFonts w:ascii="Calibri" w:hAnsi="Calibri" w:eastAsia="Calibri" w:cs="Calibri"/>
          <w:sz w:val="22"/>
          <w:szCs w:val="22"/>
        </w:rPr>
        <w:commentReference w:id="1403"/>
      </w:r>
      <w:commentRangeEnd w:id="1404"/>
      <w:r>
        <w:rPr>
          <w:rStyle w:val="CommentReference"/>
        </w:rPr>
        <w:commentReference w:id="1404"/>
      </w:r>
      <w:r w:rsidRPr="4CCB09DA">
        <w:rPr>
          <w:rFonts w:ascii="Calibri" w:hAnsi="Calibri" w:eastAsia="Calibri" w:cs="Calibri"/>
          <w:sz w:val="22"/>
          <w:szCs w:val="22"/>
        </w:rPr>
        <w:t>, através do registo no Sistema de Informação dos Animais de Companhia (SIAC), é obrigatória.</w:t>
      </w:r>
    </w:p>
    <w:p w:rsidR="5A35CCD9" w:rsidP="4CCB09DA" w:rsidRDefault="10DEBD3E" w14:paraId="2626D6DB" w14:textId="3488CC6E">
      <w:pPr>
        <w:pStyle w:val="PargrafodaLista"/>
        <w:numPr>
          <w:ilvl w:val="0"/>
          <w:numId w:val="40"/>
        </w:numPr>
        <w:spacing w:after="0" w:line="276" w:lineRule="auto"/>
        <w:ind w:left="720" w:right="0"/>
        <w:rPr>
          <w:rFonts w:ascii="Calibri" w:hAnsi="Calibri" w:eastAsia="Calibri" w:cs="Calibri"/>
          <w:sz w:val="22"/>
          <w:szCs w:val="22"/>
        </w:rPr>
      </w:pPr>
      <w:r w:rsidRPr="10E1C5B3">
        <w:rPr>
          <w:rFonts w:ascii="Calibri" w:hAnsi="Calibri" w:eastAsia="Calibri" w:cs="Calibri"/>
          <w:sz w:val="22"/>
          <w:szCs w:val="22"/>
        </w:rPr>
        <w:t xml:space="preserve"> - Os animais das espécies referidas na Parte B do Anexo I do Regulamento 2016/429, provenientes de outro Estado-Membro ou de país terceiro, obrigados à identificação individual para efeito de trânsito e que permaneçam no território </w:t>
      </w:r>
      <w:r w:rsidRPr="10E1C5B3" w:rsidR="608CF210">
        <w:rPr>
          <w:rFonts w:ascii="Calibri" w:hAnsi="Calibri" w:eastAsia="Calibri" w:cs="Calibri"/>
          <w:sz w:val="22"/>
          <w:szCs w:val="22"/>
        </w:rPr>
        <w:t xml:space="preserve">nacional </w:t>
      </w:r>
      <w:r w:rsidRPr="10E1C5B3">
        <w:rPr>
          <w:rFonts w:ascii="Calibri" w:hAnsi="Calibri" w:eastAsia="Calibri" w:cs="Calibri"/>
          <w:sz w:val="22"/>
          <w:szCs w:val="22"/>
        </w:rPr>
        <w:t xml:space="preserve">por período igual ou superior a </w:t>
      </w:r>
      <w:r w:rsidRPr="10E1C5B3" w:rsidR="2F48FA81">
        <w:rPr>
          <w:rFonts w:ascii="Calibri" w:hAnsi="Calibri" w:eastAsia="Calibri" w:cs="Calibri"/>
          <w:sz w:val="22"/>
          <w:szCs w:val="22"/>
        </w:rPr>
        <w:t>15</w:t>
      </w:r>
      <w:r w:rsidRPr="10E1C5B3">
        <w:rPr>
          <w:rFonts w:ascii="Calibri" w:hAnsi="Calibri" w:eastAsia="Calibri" w:cs="Calibri"/>
          <w:sz w:val="22"/>
          <w:szCs w:val="22"/>
        </w:rPr>
        <w:t xml:space="preserve"> dias, devem ser registados no SIAC</w:t>
      </w:r>
    </w:p>
    <w:p w:rsidR="5A35CCD9" w:rsidP="4CCB09DA" w:rsidRDefault="5A35CCD9" w14:paraId="0FC79C22" w14:textId="1EC99701">
      <w:pPr>
        <w:pStyle w:val="PargrafodaLista"/>
        <w:numPr>
          <w:ilvl w:val="0"/>
          <w:numId w:val="40"/>
        </w:numPr>
        <w:spacing w:after="0" w:line="276" w:lineRule="auto"/>
        <w:ind w:left="720" w:right="0"/>
        <w:rPr>
          <w:del w:author="Maria Rosário Silva Lemos Cidadão" w:date="2026-03-26T15:14:00Z" w16du:dateUtc="2026-03-26T15:14:52Z" w:id="1405"/>
          <w:rFonts w:ascii="Calibri" w:hAnsi="Calibri" w:eastAsia="Calibri" w:cs="Calibri"/>
          <w:sz w:val="22"/>
          <w:szCs w:val="22"/>
        </w:rPr>
      </w:pPr>
      <w:commentRangeStart w:id="1406"/>
      <w:r w:rsidRPr="4CCB09DA">
        <w:rPr>
          <w:rFonts w:ascii="Calibri" w:hAnsi="Calibri" w:eastAsia="Calibri" w:cs="Calibri"/>
          <w:sz w:val="22"/>
          <w:szCs w:val="22"/>
        </w:rPr>
        <w:t>Por despacho do Diretor-Geral de Alimentação e Veterinária, pode ser determinada a obrigação da identificação dos animais das espécies referidas na parte B do Anexo I do Regulamento 2016/429, nascidos no território</w:t>
      </w:r>
      <w:r w:rsidRPr="4CCB09DA" w:rsidR="0CFD231C">
        <w:rPr>
          <w:rFonts w:ascii="Calibri" w:hAnsi="Calibri" w:eastAsia="Calibri" w:cs="Calibri"/>
          <w:sz w:val="22"/>
          <w:szCs w:val="22"/>
        </w:rPr>
        <w:t xml:space="preserve"> nacional</w:t>
      </w:r>
      <w:r w:rsidRPr="4CCB09DA">
        <w:rPr>
          <w:rFonts w:ascii="Calibri" w:hAnsi="Calibri" w:eastAsia="Calibri" w:cs="Calibri"/>
          <w:sz w:val="22"/>
          <w:szCs w:val="22"/>
        </w:rPr>
        <w:t>, com fundamento de implementar medidas de natureza sanitária para combate a surtos de doenças epizoóticas ou zoonoses.</w:t>
      </w:r>
      <w:commentRangeEnd w:id="1406"/>
      <w:r>
        <w:rPr>
          <w:rStyle w:val="Refdecomentrio"/>
          <w:rFonts w:ascii="Calibri" w:hAnsi="Calibri" w:eastAsia="Calibri" w:cs="Calibri"/>
          <w:sz w:val="22"/>
          <w:szCs w:val="22"/>
        </w:rPr>
        <w:commentReference w:id="1406"/>
      </w:r>
    </w:p>
    <w:p w:rsidR="4CCB09DA" w:rsidP="4CCB09DA" w:rsidRDefault="4CCB09DA" w14:paraId="523A7E4B" w14:textId="392A5CC7">
      <w:pPr>
        <w:spacing w:after="0" w:line="276" w:lineRule="auto"/>
        <w:ind w:left="0" w:right="0" w:firstLine="0"/>
        <w:rPr>
          <w:rFonts w:ascii="Calibri" w:hAnsi="Calibri" w:eastAsia="Calibri" w:cs="Calibri"/>
          <w:sz w:val="22"/>
          <w:szCs w:val="22"/>
        </w:rPr>
      </w:pPr>
    </w:p>
    <w:p w:rsidR="7F7CCA47" w:rsidP="7F7CCA47" w:rsidRDefault="7F7CCA47" w14:paraId="309BC65E" w14:textId="48D4B327">
      <w:pPr>
        <w:spacing w:after="0" w:line="276" w:lineRule="auto"/>
        <w:ind w:left="0" w:right="0" w:firstLine="0"/>
        <w:rPr>
          <w:rFonts w:ascii="Calibri" w:hAnsi="Calibri" w:eastAsia="Calibri" w:cs="Calibri"/>
          <w:sz w:val="22"/>
          <w:szCs w:val="22"/>
        </w:rPr>
      </w:pPr>
    </w:p>
    <w:p w:rsidR="7F7CCA47" w:rsidP="7F7CCA47" w:rsidRDefault="7F7CCA47" w14:paraId="629AB3E5" w14:textId="2ADDFEEE">
      <w:pPr>
        <w:spacing w:after="0" w:line="276" w:lineRule="auto"/>
        <w:ind w:left="0" w:right="0" w:firstLine="0"/>
        <w:rPr>
          <w:rFonts w:ascii="Calibri" w:hAnsi="Calibri" w:eastAsia="Calibri" w:cs="Calibri"/>
          <w:sz w:val="22"/>
          <w:szCs w:val="22"/>
        </w:rPr>
      </w:pPr>
    </w:p>
    <w:p w:rsidR="005101CF" w:rsidP="00BB0C7D" w:rsidRDefault="725C3F1B" w14:paraId="2229EBE2" w14:textId="22023AF3">
      <w:pPr>
        <w:pStyle w:val="Ttulo3"/>
        <w:ind w:left="0" w:right="0" w:firstLine="0"/>
      </w:pPr>
      <w:bookmarkStart w:name="_Toc223954458" w:id="1407"/>
      <w:bookmarkEnd w:id="1402"/>
      <w:r>
        <w:t xml:space="preserve">Artigo 56.º </w:t>
      </w:r>
    </w:p>
    <w:p w:rsidR="2E7356B6" w:rsidP="4CCB09DA" w:rsidRDefault="2E7356B6" w14:paraId="785CA521" w14:textId="1D415F21">
      <w:pPr>
        <w:spacing w:after="160" w:line="276" w:lineRule="auto"/>
        <w:jc w:val="center"/>
        <w:rPr>
          <w:rFonts w:ascii="Calibri" w:hAnsi="Calibri" w:eastAsia="Calibri" w:cs="Calibri"/>
          <w:sz w:val="22"/>
          <w:szCs w:val="22"/>
        </w:rPr>
      </w:pPr>
      <w:r w:rsidRPr="4CCB09DA">
        <w:rPr>
          <w:rFonts w:ascii="Calibri" w:hAnsi="Calibri" w:eastAsia="Calibri" w:cs="Calibri"/>
          <w:sz w:val="22"/>
          <w:szCs w:val="22"/>
        </w:rPr>
        <w:t>Cumprimento da Identificação</w:t>
      </w:r>
    </w:p>
    <w:p w:rsidR="5DC4DBA7" w:rsidP="4CCB09DA" w:rsidRDefault="2901DC36" w14:paraId="2B6D11C6" w14:textId="4C77EDCC">
      <w:pPr>
        <w:pStyle w:val="PargrafodaLista"/>
        <w:numPr>
          <w:ilvl w:val="0"/>
          <w:numId w:val="39"/>
        </w:numPr>
        <w:spacing w:after="0" w:line="276" w:lineRule="auto"/>
        <w:ind w:left="720" w:right="0"/>
        <w:rPr>
          <w:rFonts w:ascii="Calibri" w:hAnsi="Calibri" w:eastAsia="Calibri" w:cs="Calibri"/>
          <w:strike/>
          <w:sz w:val="22"/>
          <w:szCs w:val="22"/>
        </w:rPr>
      </w:pPr>
      <w:r w:rsidRPr="10E1C5B3">
        <w:rPr>
          <w:rFonts w:ascii="Calibri" w:hAnsi="Calibri" w:eastAsia="Calibri" w:cs="Calibri"/>
          <w:sz w:val="22"/>
          <w:szCs w:val="22"/>
        </w:rPr>
        <w:t>A identificação dos cães</w:t>
      </w:r>
      <w:r w:rsidRPr="10E1C5B3" w:rsidR="03439B0D">
        <w:rPr>
          <w:rFonts w:ascii="Calibri" w:hAnsi="Calibri" w:eastAsia="Calibri" w:cs="Calibri"/>
          <w:sz w:val="22"/>
          <w:szCs w:val="22"/>
        </w:rPr>
        <w:t xml:space="preserve"> e gatos</w:t>
      </w:r>
      <w:r w:rsidRPr="10E1C5B3">
        <w:rPr>
          <w:rFonts w:ascii="Calibri" w:hAnsi="Calibri" w:eastAsia="Calibri" w:cs="Calibri"/>
          <w:sz w:val="22"/>
          <w:szCs w:val="22"/>
        </w:rPr>
        <w:t xml:space="preserve">, pela sua marcação e registo no SIAC deve </w:t>
      </w:r>
      <w:r w:rsidRPr="10E1C5B3" w:rsidR="2B77F1C5">
        <w:rPr>
          <w:rFonts w:ascii="Calibri" w:hAnsi="Calibri" w:eastAsia="Calibri" w:cs="Calibri"/>
          <w:sz w:val="22"/>
          <w:szCs w:val="22"/>
        </w:rPr>
        <w:t>ser realizada</w:t>
      </w:r>
      <w:r w:rsidRPr="10E1C5B3" w:rsidR="4F73F14D">
        <w:rPr>
          <w:rFonts w:ascii="Calibri" w:hAnsi="Calibri" w:eastAsia="Calibri" w:cs="Calibri"/>
          <w:sz w:val="22"/>
          <w:szCs w:val="22"/>
        </w:rPr>
        <w:t xml:space="preserve"> até aos três meses de idade</w:t>
      </w:r>
      <w:r w:rsidRPr="10E1C5B3" w:rsidR="08C36D5F">
        <w:rPr>
          <w:rFonts w:ascii="Calibri" w:hAnsi="Calibri" w:eastAsia="Calibri" w:cs="Calibri"/>
          <w:sz w:val="22"/>
          <w:szCs w:val="22"/>
        </w:rPr>
        <w:t>, após o seu nascimento</w:t>
      </w:r>
      <w:r w:rsidRPr="10E1C5B3" w:rsidR="4F73F14D">
        <w:rPr>
          <w:rFonts w:ascii="Calibri" w:hAnsi="Calibri" w:eastAsia="Calibri" w:cs="Calibri"/>
          <w:sz w:val="22"/>
          <w:szCs w:val="22"/>
        </w:rPr>
        <w:t>.</w:t>
      </w:r>
    </w:p>
    <w:p w:rsidR="765B4ED4" w:rsidP="4CCB09DA" w:rsidRDefault="4F73F14D" w14:paraId="68580F7B" w14:textId="463236B1">
      <w:pPr>
        <w:pStyle w:val="PargrafodaLista"/>
        <w:numPr>
          <w:ilvl w:val="0"/>
          <w:numId w:val="39"/>
        </w:numPr>
        <w:spacing w:after="0" w:line="276" w:lineRule="auto"/>
        <w:ind w:left="720" w:right="0"/>
        <w:rPr>
          <w:rFonts w:ascii="Calibri" w:hAnsi="Calibri" w:eastAsia="Calibri" w:cs="Calibri"/>
          <w:sz w:val="22"/>
          <w:szCs w:val="22"/>
        </w:rPr>
      </w:pPr>
      <w:r w:rsidRPr="10E1C5B3">
        <w:rPr>
          <w:rFonts w:ascii="Calibri" w:hAnsi="Calibri" w:eastAsia="Calibri" w:cs="Calibri"/>
          <w:sz w:val="22"/>
          <w:szCs w:val="22"/>
          <w:rPrChange w:author="Maria Rosário Silva Lemos Cidadão" w:date="2026-03-26T15:19:00Z" w16du:dateUtc="2026-03-26T15:19:03Z" w:id="1408">
            <w:rPr>
              <w:rFonts w:ascii="Calibri" w:hAnsi="Calibri" w:eastAsia="Calibri" w:cs="Calibri"/>
              <w:strike/>
              <w:sz w:val="22"/>
              <w:szCs w:val="22"/>
            </w:rPr>
          </w:rPrChange>
        </w:rPr>
        <w:t>A identificação dos furões</w:t>
      </w:r>
      <w:r w:rsidRPr="10E1C5B3">
        <w:rPr>
          <w:rFonts w:ascii="Calibri" w:hAnsi="Calibri" w:eastAsia="Calibri" w:cs="Calibri"/>
          <w:sz w:val="22"/>
          <w:szCs w:val="22"/>
        </w:rPr>
        <w:t xml:space="preserve">, pela sua marcação e registo no SIAC, deve </w:t>
      </w:r>
      <w:r w:rsidRPr="10E1C5B3" w:rsidR="5FFDEC5D">
        <w:rPr>
          <w:rFonts w:ascii="Calibri" w:hAnsi="Calibri" w:eastAsia="Calibri" w:cs="Calibri"/>
          <w:sz w:val="22"/>
          <w:szCs w:val="22"/>
        </w:rPr>
        <w:t>ser feita até aos 4 meses</w:t>
      </w:r>
      <w:r w:rsidRPr="10E1C5B3" w:rsidR="78318CD4">
        <w:rPr>
          <w:rFonts w:ascii="Calibri" w:hAnsi="Calibri" w:eastAsia="Calibri" w:cs="Calibri"/>
          <w:sz w:val="22"/>
          <w:szCs w:val="22"/>
        </w:rPr>
        <w:t>, após o seu nascimento.</w:t>
      </w:r>
    </w:p>
    <w:p w:rsidR="2E7356B6" w:rsidP="4CCB09DA" w:rsidRDefault="32F463C2" w14:paraId="3DBF06C0" w14:textId="06570DB6">
      <w:pPr>
        <w:pStyle w:val="PargrafodaLista"/>
        <w:numPr>
          <w:ilvl w:val="0"/>
          <w:numId w:val="39"/>
        </w:numPr>
        <w:spacing w:after="0" w:line="276" w:lineRule="auto"/>
        <w:ind w:left="720" w:right="0"/>
        <w:rPr>
          <w:rFonts w:ascii="Calibri" w:hAnsi="Calibri" w:eastAsia="Calibri" w:cs="Calibri"/>
          <w:sz w:val="22"/>
          <w:szCs w:val="22"/>
        </w:rPr>
      </w:pPr>
      <w:commentRangeStart w:id="1409"/>
      <w:r w:rsidRPr="5B4186A4">
        <w:rPr>
          <w:rFonts w:ascii="Calibri" w:hAnsi="Calibri" w:eastAsia="Calibri" w:cs="Calibri"/>
          <w:sz w:val="22"/>
          <w:szCs w:val="22"/>
        </w:rPr>
        <w:t xml:space="preserve">Sem prejuízo dos números anteriores, </w:t>
      </w:r>
      <w:r w:rsidRPr="5B4186A4" w:rsidR="6D35AC3D">
        <w:rPr>
          <w:rFonts w:ascii="Calibri" w:hAnsi="Calibri" w:eastAsia="Calibri" w:cs="Calibri"/>
          <w:sz w:val="22"/>
          <w:szCs w:val="22"/>
        </w:rPr>
        <w:t xml:space="preserve">deve ser assegurado que </w:t>
      </w:r>
      <w:r w:rsidRPr="5B4186A4">
        <w:rPr>
          <w:rFonts w:ascii="Calibri" w:hAnsi="Calibri" w:eastAsia="Calibri" w:cs="Calibri"/>
          <w:sz w:val="22"/>
          <w:szCs w:val="22"/>
        </w:rPr>
        <w:t xml:space="preserve">os cães, gatos e furões que sejam </w:t>
      </w:r>
      <w:del w:author="Maria Rosário Silva Lemos Cidadão" w:date="2026-04-02T07:59:00Z" w16du:dateUtc="2026-04-02T07:59:02Z" w:id="1410">
        <w:r w:rsidRPr="5B4186A4" w:rsidDel="32F463C2" w:rsidR="2E7356B6">
          <w:rPr>
            <w:rFonts w:ascii="Calibri" w:hAnsi="Calibri" w:eastAsia="Calibri" w:cs="Calibri"/>
            <w:sz w:val="22"/>
            <w:szCs w:val="22"/>
          </w:rPr>
          <w:delText xml:space="preserve">cedidos ou comercializados </w:delText>
        </w:r>
        <w:r w:rsidRPr="5B4186A4" w:rsidDel="24C5DE16" w:rsidR="2E7356B6">
          <w:rPr>
            <w:rFonts w:ascii="Calibri" w:hAnsi="Calibri" w:eastAsia="Calibri" w:cs="Calibri"/>
            <w:sz w:val="22"/>
            <w:szCs w:val="22"/>
          </w:rPr>
          <w:delText xml:space="preserve">por </w:delText>
        </w:r>
        <w:r w:rsidRPr="5B4186A4" w:rsidDel="32F463C2" w:rsidR="2E7356B6">
          <w:rPr>
            <w:rFonts w:ascii="Calibri" w:hAnsi="Calibri" w:eastAsia="Calibri" w:cs="Calibri"/>
            <w:sz w:val="22"/>
            <w:szCs w:val="22"/>
          </w:rPr>
          <w:delText>operador</w:delText>
        </w:r>
      </w:del>
      <w:ins w:author="Maria Rosário Silva Lemos Cidadão" w:date="2026-04-02T07:59:00Z" w16du:dateUtc="2026-04-02T07:59:06Z" w:id="1411">
        <w:r w:rsidRPr="5B4186A4" w:rsidR="3DD08011">
          <w:rPr>
            <w:rFonts w:ascii="Calibri" w:hAnsi="Calibri" w:eastAsia="Calibri" w:cs="Calibri"/>
            <w:sz w:val="22"/>
            <w:szCs w:val="22"/>
          </w:rPr>
          <w:t>colocados no mercado</w:t>
        </w:r>
      </w:ins>
      <w:r w:rsidRPr="5B4186A4">
        <w:rPr>
          <w:rFonts w:ascii="Calibri" w:hAnsi="Calibri" w:eastAsia="Calibri" w:cs="Calibri"/>
          <w:sz w:val="22"/>
          <w:szCs w:val="22"/>
        </w:rPr>
        <w:t>,</w:t>
      </w:r>
      <w:ins w:author="Maria Rosário Silva Lemos Cidadão" w:date="2026-04-02T08:00:00Z" w16du:dateUtc="2026-04-02T08:00:48Z" w:id="1412">
        <w:r w:rsidRPr="5B4186A4" w:rsidR="24B3B6CA">
          <w:rPr>
            <w:rFonts w:ascii="Calibri" w:hAnsi="Calibri" w:eastAsia="Calibri" w:cs="Calibri"/>
            <w:sz w:val="22"/>
            <w:szCs w:val="22"/>
          </w:rPr>
          <w:t xml:space="preserve"> </w:t>
        </w:r>
      </w:ins>
      <w:ins w:author="Maria Rosário Silva Lemos Cidadão" w:date="2026-04-02T08:01:00Z" w16du:dateUtc="2026-04-02T08:01:18Z" w:id="1413">
        <w:r w:rsidRPr="5B4186A4" w:rsidR="24B3B6CA">
          <w:rPr>
            <w:rFonts w:ascii="Calibri" w:hAnsi="Calibri" w:eastAsia="Calibri" w:cs="Calibri"/>
            <w:sz w:val="22"/>
            <w:szCs w:val="22"/>
          </w:rPr>
          <w:t>por operador ou qualquer outra pessoa singular ou coletiva</w:t>
        </w:r>
      </w:ins>
      <w:r w:rsidRPr="5B4186A4">
        <w:rPr>
          <w:rFonts w:ascii="Calibri" w:hAnsi="Calibri" w:eastAsia="Calibri" w:cs="Calibri"/>
          <w:sz w:val="22"/>
          <w:szCs w:val="22"/>
        </w:rPr>
        <w:t xml:space="preserve"> </w:t>
      </w:r>
      <w:del w:author="Maria Rosário Silva Lemos Cidadão" w:date="2026-04-02T08:01:00Z" w16du:dateUtc="2026-04-02T08:01:28Z" w:id="1414">
        <w:r w:rsidRPr="5B4186A4" w:rsidDel="32F463C2" w:rsidR="2E7356B6">
          <w:rPr>
            <w:rFonts w:ascii="Calibri" w:hAnsi="Calibri" w:eastAsia="Calibri" w:cs="Calibri"/>
            <w:sz w:val="22"/>
            <w:szCs w:val="22"/>
          </w:rPr>
          <w:delText>a partir do estabelecimento</w:delText>
        </w:r>
        <w:r w:rsidRPr="5B4186A4" w:rsidDel="2B9604A9" w:rsidR="2E7356B6">
          <w:rPr>
            <w:rFonts w:ascii="Calibri" w:hAnsi="Calibri" w:eastAsia="Calibri" w:cs="Calibri"/>
            <w:sz w:val="22"/>
            <w:szCs w:val="22"/>
          </w:rPr>
          <w:delText xml:space="preserve"> autorizado</w:delText>
        </w:r>
        <w:r w:rsidRPr="5B4186A4" w:rsidDel="5A10A962" w:rsidR="2E7356B6">
          <w:rPr>
            <w:rFonts w:ascii="Calibri" w:hAnsi="Calibri" w:eastAsia="Calibri" w:cs="Calibri"/>
            <w:sz w:val="22"/>
            <w:szCs w:val="22"/>
          </w:rPr>
          <w:delText>,</w:delText>
        </w:r>
      </w:del>
      <w:r w:rsidRPr="5B4186A4" w:rsidR="5A10A962">
        <w:rPr>
          <w:rFonts w:ascii="Calibri" w:hAnsi="Calibri" w:eastAsia="Calibri" w:cs="Calibri"/>
          <w:sz w:val="22"/>
          <w:szCs w:val="22"/>
        </w:rPr>
        <w:t xml:space="preserve"> são marcados e registados no SIAC antes </w:t>
      </w:r>
      <w:del w:author="Maria Rosário Silva Lemos Cidadão" w:date="2026-04-02T08:01:00Z" w16du:dateUtc="2026-04-02T08:01:50Z" w:id="1415">
        <w:r w:rsidRPr="5B4186A4" w:rsidDel="5A10A962" w:rsidR="2E7356B6">
          <w:rPr>
            <w:rFonts w:ascii="Calibri" w:hAnsi="Calibri" w:eastAsia="Calibri" w:cs="Calibri"/>
            <w:sz w:val="22"/>
            <w:szCs w:val="22"/>
          </w:rPr>
          <w:delText>de abandonarem a instalação de nascimento</w:delText>
        </w:r>
      </w:del>
      <w:ins w:author="Maria Rosário Silva Lemos Cidadão" w:date="2026-04-02T08:01:00Z" w16du:dateUtc="2026-04-02T08:01:55Z" w:id="1416">
        <w:r w:rsidRPr="5B4186A4" w:rsidR="10DEE991">
          <w:rPr>
            <w:rFonts w:ascii="Calibri" w:hAnsi="Calibri" w:eastAsia="Calibri" w:cs="Calibri"/>
            <w:sz w:val="22"/>
            <w:szCs w:val="22"/>
          </w:rPr>
          <w:t>da colocação no mercado</w:t>
        </w:r>
      </w:ins>
      <w:r w:rsidRPr="5B4186A4" w:rsidR="5A10A962">
        <w:rPr>
          <w:rFonts w:ascii="Calibri" w:hAnsi="Calibri" w:eastAsia="Calibri" w:cs="Calibri"/>
          <w:sz w:val="22"/>
          <w:szCs w:val="22"/>
        </w:rPr>
        <w:t>, independentemente da sua idade.</w:t>
      </w:r>
      <w:commentRangeEnd w:id="1409"/>
      <w:r w:rsidR="2E7356B6">
        <w:rPr>
          <w:rStyle w:val="Refdecomentrio"/>
          <w:rFonts w:ascii="Calibri" w:hAnsi="Calibri" w:eastAsia="Calibri" w:cs="Calibri"/>
          <w:sz w:val="22"/>
          <w:szCs w:val="22"/>
        </w:rPr>
        <w:commentReference w:id="1409"/>
      </w:r>
    </w:p>
    <w:p w:rsidR="0EED4A8E" w:rsidP="10E1C5B3" w:rsidRDefault="0EED4A8E" w14:paraId="3AC344B8" w14:textId="00FFCE6C">
      <w:pPr>
        <w:pStyle w:val="PargrafodaLista"/>
        <w:numPr>
          <w:ilvl w:val="0"/>
          <w:numId w:val="39"/>
        </w:numPr>
        <w:spacing w:after="0" w:line="276" w:lineRule="auto"/>
        <w:ind w:left="720" w:right="0"/>
        <w:rPr>
          <w:rFonts w:ascii="Calibri" w:hAnsi="Calibri" w:eastAsia="Calibri" w:cs="Calibri"/>
          <w:sz w:val="22"/>
          <w:szCs w:val="22"/>
        </w:rPr>
      </w:pPr>
      <w:r w:rsidRPr="10E1C5B3">
        <w:rPr>
          <w:rFonts w:ascii="Calibri" w:hAnsi="Calibri" w:eastAsia="Calibri" w:cs="Calibri"/>
          <w:sz w:val="22"/>
          <w:szCs w:val="22"/>
        </w:rPr>
        <w:t>COLOCAR TEXTO PAR</w:t>
      </w:r>
      <w:ins w:author="Maria Rosário Silva Lemos Cidadão" w:date="2026-03-27T09:46:00Z" w16du:dateUtc="2026-03-27T09:46:26Z" w:id="1417">
        <w:r w:rsidRPr="10E1C5B3">
          <w:rPr>
            <w:rFonts w:ascii="Calibri" w:hAnsi="Calibri" w:eastAsia="Calibri" w:cs="Calibri"/>
            <w:sz w:val="22"/>
            <w:szCs w:val="22"/>
          </w:rPr>
          <w:t>A</w:t>
        </w:r>
      </w:ins>
      <w:r w:rsidRPr="10E1C5B3">
        <w:rPr>
          <w:rFonts w:ascii="Calibri" w:hAnsi="Calibri" w:eastAsia="Calibri" w:cs="Calibri"/>
          <w:sz w:val="22"/>
          <w:szCs w:val="22"/>
        </w:rPr>
        <w:t xml:space="preserve"> NÃO OPERADOR</w:t>
      </w:r>
      <w:ins w:author="Maria Rosário Silva Lemos Cidadão" w:date="2026-03-27T09:46:00Z" w16du:dateUtc="2026-03-27T09:46:59Z" w:id="1418">
        <w:r w:rsidRPr="10E1C5B3" w:rsidR="7A84E312">
          <w:rPr>
            <w:rFonts w:ascii="Calibri" w:hAnsi="Calibri" w:eastAsia="Calibri" w:cs="Calibri"/>
            <w:sz w:val="22"/>
            <w:szCs w:val="22"/>
          </w:rPr>
          <w:t>. VER C</w:t>
        </w:r>
      </w:ins>
      <w:ins w:author="Maria Rosário Silva Lemos Cidadão" w:date="2026-03-27T09:47:00Z" w16du:dateUtc="2026-03-27T09:47:06Z" w:id="1419">
        <w:r w:rsidRPr="10E1C5B3" w:rsidR="7A84E312">
          <w:rPr>
            <w:rFonts w:ascii="Calibri" w:hAnsi="Calibri" w:eastAsia="Calibri" w:cs="Calibri"/>
            <w:sz w:val="22"/>
            <w:szCs w:val="22"/>
          </w:rPr>
          <w:t>OMENTÁRIOS DO SNMV</w:t>
        </w:r>
      </w:ins>
    </w:p>
    <w:p w:rsidR="2E7356B6" w:rsidP="4CCB09DA" w:rsidRDefault="2E7356B6" w14:paraId="7FF7ACF0" w14:textId="1E709631">
      <w:pPr>
        <w:pStyle w:val="PargrafodaLista"/>
        <w:numPr>
          <w:ilvl w:val="0"/>
          <w:numId w:val="39"/>
        </w:numPr>
        <w:spacing w:after="0" w:line="276" w:lineRule="auto"/>
        <w:ind w:left="720" w:right="0"/>
        <w:rPr>
          <w:rFonts w:ascii="Calibri" w:hAnsi="Calibri" w:eastAsia="Calibri" w:cs="Calibri"/>
          <w:sz w:val="22"/>
          <w:szCs w:val="22"/>
        </w:rPr>
      </w:pPr>
      <w:r w:rsidRPr="4CCB09DA">
        <w:rPr>
          <w:rFonts w:ascii="Calibri" w:hAnsi="Calibri" w:eastAsia="Calibri" w:cs="Calibri"/>
          <w:sz w:val="22"/>
          <w:szCs w:val="22"/>
        </w:rPr>
        <w:t>Na impossibilidade de determinar a data de nascimento exata, para efeitos de contagem do prazo referido no número anterior, a identificação deve ser efetuada até à perda dos dentes incisivos de leite, no caso de cães, gatos e furões, ou por outro método determinado pela DGAV.</w:t>
      </w:r>
    </w:p>
    <w:p w:rsidR="2E7356B6" w:rsidP="4CCB09DA" w:rsidRDefault="2E7356B6" w14:paraId="3BCC2FDC" w14:textId="3CCCF8D1">
      <w:pPr>
        <w:pStyle w:val="PargrafodaLista"/>
        <w:numPr>
          <w:ilvl w:val="0"/>
          <w:numId w:val="39"/>
        </w:numPr>
        <w:spacing w:after="0" w:line="276" w:lineRule="auto"/>
        <w:ind w:left="720" w:right="0"/>
        <w:rPr>
          <w:rFonts w:ascii="Calibri" w:hAnsi="Calibri" w:eastAsia="Calibri" w:cs="Calibri"/>
          <w:sz w:val="22"/>
          <w:szCs w:val="22"/>
        </w:rPr>
      </w:pPr>
      <w:r w:rsidRPr="4CCB09DA">
        <w:rPr>
          <w:rFonts w:ascii="Calibri" w:hAnsi="Calibri" w:eastAsia="Calibri" w:cs="Calibri"/>
          <w:sz w:val="22"/>
          <w:szCs w:val="22"/>
        </w:rPr>
        <w:t>-Sempre que seja declarada pela DGAV, a obrigatoriedade de execução de profilaxias ou as outras disposições médicas referidas neste Decreto-Lei, a execução das mesmas só pode ser realizada em animais identificados e, caso o não estejam, o médico veterinário deve assegurar a sua prévia identificação, marcando-os e registando-os no SIAC</w:t>
      </w:r>
    </w:p>
    <w:p w:rsidR="2E7356B6" w:rsidP="4CCB09DA" w:rsidRDefault="2E7356B6" w14:paraId="7FFE1F22" w14:textId="78F182BD">
      <w:pPr>
        <w:pStyle w:val="PargrafodaLista"/>
        <w:numPr>
          <w:ilvl w:val="0"/>
          <w:numId w:val="39"/>
        </w:numPr>
        <w:spacing w:after="0" w:line="276" w:lineRule="auto"/>
        <w:ind w:left="720" w:right="0"/>
        <w:rPr>
          <w:rFonts w:ascii="Calibri" w:hAnsi="Calibri" w:eastAsia="Calibri" w:cs="Calibri"/>
          <w:sz w:val="20"/>
          <w:szCs w:val="20"/>
        </w:rPr>
      </w:pPr>
      <w:r w:rsidRPr="4CCB09DA">
        <w:rPr>
          <w:rFonts w:ascii="Calibri" w:hAnsi="Calibri" w:eastAsia="Calibri" w:cs="Calibri"/>
          <w:sz w:val="20"/>
          <w:szCs w:val="20"/>
        </w:rPr>
        <w:t>O prazo para a marcação e registo no SIAC dos animais a que se refere o n.º 3 do artigo anterior, será determinado por despacho do Diretor geral de Alimentação e Veterinária.</w:t>
      </w:r>
    </w:p>
    <w:p w:rsidR="2E7356B6" w:rsidP="4CCB09DA" w:rsidRDefault="2E7356B6" w14:paraId="52E6EC2E" w14:textId="145EC0FA">
      <w:pPr>
        <w:pStyle w:val="PargrafodaLista"/>
        <w:numPr>
          <w:ilvl w:val="0"/>
          <w:numId w:val="39"/>
        </w:numPr>
        <w:spacing w:after="0" w:line="276" w:lineRule="auto"/>
        <w:ind w:left="720" w:right="0"/>
        <w:rPr>
          <w:del w:author="Maria Rosário Silva Lemos Cidadão" w:date="2026-03-26T15:24:00Z" w16du:dateUtc="2026-03-26T15:24:44Z" w:id="1420"/>
          <w:rFonts w:ascii="Calibri" w:hAnsi="Calibri" w:eastAsia="Calibri" w:cs="Calibri"/>
          <w:sz w:val="20"/>
          <w:szCs w:val="20"/>
        </w:rPr>
      </w:pPr>
      <w:r w:rsidRPr="4CCB09DA">
        <w:rPr>
          <w:rFonts w:ascii="Calibri" w:hAnsi="Calibri" w:eastAsia="Calibri" w:cs="Calibri"/>
          <w:sz w:val="20"/>
          <w:szCs w:val="20"/>
        </w:rPr>
        <w:t xml:space="preserve">Os </w:t>
      </w:r>
      <w:del w:author="Maria Rosário Silva Lemos Cidadão" w:date="2026-03-26T15:24:00Z" w16du:dateUtc="2026-03-26T15:24:21Z" w:id="1421">
        <w:r w:rsidRPr="4CCB09DA" w:rsidDel="2E7356B6">
          <w:rPr>
            <w:rFonts w:ascii="Calibri" w:hAnsi="Calibri" w:eastAsia="Calibri" w:cs="Calibri"/>
            <w:sz w:val="20"/>
            <w:szCs w:val="20"/>
          </w:rPr>
          <w:delText xml:space="preserve">animais de companhia </w:delText>
        </w:r>
      </w:del>
      <w:ins w:author="Maria Rosário Silva Lemos Cidadão" w:date="2026-03-26T15:24:00Z" w16du:dateUtc="2026-03-26T15:24:26Z" w:id="1422">
        <w:r w:rsidRPr="4CCB09DA" w:rsidR="728F9AAC">
          <w:rPr>
            <w:rFonts w:ascii="Calibri" w:hAnsi="Calibri" w:eastAsia="Calibri" w:cs="Calibri"/>
            <w:sz w:val="20"/>
            <w:szCs w:val="20"/>
          </w:rPr>
          <w:t xml:space="preserve">cães </w:t>
        </w:r>
      </w:ins>
      <w:r w:rsidRPr="4CCB09DA">
        <w:rPr>
          <w:rFonts w:ascii="Calibri" w:hAnsi="Calibri" w:eastAsia="Calibri" w:cs="Calibri"/>
          <w:sz w:val="20"/>
          <w:szCs w:val="20"/>
        </w:rPr>
        <w:t>pertencentes às Forças Armadas e às Forças de Segurança e Serviços de Segurança do Estado,</w:t>
      </w:r>
      <w:r w:rsidRPr="4CCB09DA" w:rsidR="4F37F66D">
        <w:rPr>
          <w:rFonts w:ascii="Calibri" w:hAnsi="Calibri" w:eastAsia="Calibri" w:cs="Calibri"/>
          <w:sz w:val="20"/>
          <w:szCs w:val="20"/>
        </w:rPr>
        <w:t xml:space="preserve"> </w:t>
      </w:r>
      <w:r w:rsidRPr="4CCB09DA">
        <w:rPr>
          <w:rFonts w:ascii="Calibri" w:hAnsi="Calibri" w:eastAsia="Calibri" w:cs="Calibri"/>
          <w:sz w:val="20"/>
          <w:szCs w:val="20"/>
        </w:rPr>
        <w:t>são registados no SIAC</w:t>
      </w:r>
      <w:ins w:author="Maria Rosário Silva Lemos Cidadão" w:date="2026-03-26T15:24:00Z" w16du:dateUtc="2026-03-26T15:24:59Z" w:id="1423">
        <w:r w:rsidRPr="4CCB09DA" w:rsidR="5A59C0D2">
          <w:rPr>
            <w:rFonts w:ascii="Calibri" w:hAnsi="Calibri" w:eastAsia="Calibri" w:cs="Calibri"/>
            <w:sz w:val="20"/>
            <w:szCs w:val="20"/>
          </w:rPr>
          <w:t xml:space="preserve"> a titulo fa</w:t>
        </w:r>
      </w:ins>
      <w:ins w:author="Maria Rosário Silva Lemos Cidadão" w:date="2026-03-26T15:25:00Z" w16du:dateUtc="2026-03-26T15:25:02Z" w:id="1424">
        <w:r w:rsidRPr="4CCB09DA" w:rsidR="5A59C0D2">
          <w:rPr>
            <w:rFonts w:ascii="Calibri" w:hAnsi="Calibri" w:eastAsia="Calibri" w:cs="Calibri"/>
            <w:sz w:val="20"/>
            <w:szCs w:val="20"/>
          </w:rPr>
          <w:t>cultativo</w:t>
        </w:r>
      </w:ins>
      <w:r w:rsidRPr="4CCB09DA">
        <w:rPr>
          <w:rFonts w:ascii="Calibri" w:hAnsi="Calibri" w:eastAsia="Calibri" w:cs="Calibri"/>
          <w:sz w:val="20"/>
          <w:szCs w:val="20"/>
        </w:rPr>
        <w:t>, s</w:t>
      </w:r>
      <w:del w:author="Maria Rosário Silva Lemos Cidadão" w:date="2026-03-26T15:24:00Z" w16du:dateUtc="2026-03-26T15:24:44Z" w:id="1425">
        <w:r w:rsidRPr="4CCB09DA" w:rsidDel="2E7356B6">
          <w:rPr>
            <w:rFonts w:ascii="Calibri" w:hAnsi="Calibri" w:eastAsia="Calibri" w:cs="Calibri"/>
            <w:sz w:val="20"/>
            <w:szCs w:val="20"/>
          </w:rPr>
          <w:delText>em prejuízo do disposto em legislação especial.</w:delText>
        </w:r>
      </w:del>
      <w:commentRangeStart w:id="1426"/>
      <w:commentRangeEnd w:id="1426"/>
      <w:r>
        <w:rPr>
          <w:rStyle w:val="Refdecomentrio"/>
          <w:rFonts w:ascii="Calibri" w:hAnsi="Calibri" w:eastAsia="Calibri" w:cs="Calibri"/>
          <w:sz w:val="20"/>
          <w:szCs w:val="20"/>
        </w:rPr>
        <w:commentReference w:id="1426"/>
      </w:r>
    </w:p>
    <w:p w:rsidR="4CCB09DA" w:rsidP="4CCB09DA" w:rsidRDefault="4CCB09DA" w14:paraId="2A5C1E30" w14:textId="4FF78916">
      <w:pPr>
        <w:spacing w:after="160" w:line="276" w:lineRule="auto"/>
        <w:jc w:val="left"/>
        <w:rPr>
          <w:rFonts w:ascii="Calibri" w:hAnsi="Calibri" w:eastAsia="Calibri" w:cs="Calibri"/>
          <w:sz w:val="22"/>
          <w:szCs w:val="22"/>
        </w:rPr>
      </w:pPr>
    </w:p>
    <w:p w:rsidR="4CCB09DA" w:rsidP="4CCB09DA" w:rsidRDefault="4CCB09DA" w14:paraId="6B5BB7C1" w14:textId="4843E564"/>
    <w:bookmarkEnd w:id="1407"/>
    <w:p w:rsidR="0067507B" w:rsidP="4CCB09DA" w:rsidRDefault="725C3F1B" w14:paraId="1390AD17" w14:textId="4BBFD53C">
      <w:pPr>
        <w:pStyle w:val="Ttulo3"/>
        <w:spacing w:after="114"/>
        <w:ind w:left="0" w:right="0" w:firstLine="0"/>
      </w:pPr>
      <w:commentRangeStart w:id="1427"/>
      <w:r>
        <w:t xml:space="preserve"> </w:t>
      </w:r>
      <w:commentRangeEnd w:id="1427"/>
      <w:r w:rsidR="0067507B">
        <w:rPr>
          <w:rStyle w:val="Refdecomentrio"/>
          <w:sz w:val="24"/>
          <w:szCs w:val="24"/>
        </w:rPr>
        <w:commentReference w:id="1427"/>
      </w:r>
    </w:p>
    <w:p w:rsidR="005101CF" w:rsidP="00BB0C7D" w:rsidRDefault="350E168B" w14:paraId="58C87F8E" w14:textId="191C4B6E">
      <w:pPr>
        <w:pStyle w:val="Ttulo3"/>
        <w:ind w:left="0" w:right="0" w:firstLine="0"/>
      </w:pPr>
      <w:bookmarkStart w:name="_Toc223954459" w:id="1428"/>
      <w:r>
        <w:t>Artigo 57.º</w:t>
      </w:r>
    </w:p>
    <w:p w:rsidR="6CEE009D" w:rsidP="4CCB09DA" w:rsidRDefault="6CEE009D" w14:paraId="67F548F7" w14:textId="421021B5">
      <w:pPr>
        <w:spacing w:after="160" w:line="276" w:lineRule="auto"/>
        <w:jc w:val="center"/>
        <w:rPr>
          <w:rFonts w:ascii="Calibri" w:hAnsi="Calibri" w:eastAsia="Calibri" w:cs="Calibri"/>
          <w:sz w:val="22"/>
          <w:szCs w:val="22"/>
        </w:rPr>
      </w:pPr>
      <w:commentRangeStart w:id="1429"/>
      <w:r w:rsidRPr="4CCB09DA">
        <w:rPr>
          <w:rFonts w:ascii="Calibri" w:hAnsi="Calibri" w:eastAsia="Calibri" w:cs="Calibri"/>
          <w:sz w:val="22"/>
          <w:szCs w:val="22"/>
        </w:rPr>
        <w:t>Derrogação ao cumprimento da identificação</w:t>
      </w:r>
      <w:commentRangeEnd w:id="1429"/>
      <w:r>
        <w:rPr>
          <w:rStyle w:val="Refdecomentrio"/>
          <w:rFonts w:ascii="Calibri" w:hAnsi="Calibri" w:eastAsia="Calibri" w:cs="Calibri"/>
          <w:sz w:val="22"/>
          <w:szCs w:val="22"/>
        </w:rPr>
        <w:commentReference w:id="1429"/>
      </w:r>
    </w:p>
    <w:p w:rsidR="00F5E14C" w:rsidRDefault="00F5E14C" w14:paraId="1EE38776" w14:textId="5B19D631">
      <w:pPr>
        <w:numPr>
          <w:ilvl w:val="0"/>
          <w:numId w:val="38"/>
        </w:numPr>
        <w:spacing w:after="0" w:line="276" w:lineRule="auto"/>
        <w:ind w:left="720" w:right="0"/>
        <w:rPr>
          <w:ins w:author="Maria Rosário Silva Lemos Cidadão" w:date="2026-03-26T15:30:00Z" w16du:dateUtc="2026-03-26T15:30:59Z" w:id="1430"/>
        </w:rPr>
        <w:pPrChange w:author="Maria Rosário Silva Lemos Cidadão" w:date="2026-03-26T15:30:00Z" w:id="1431">
          <w:pPr>
            <w:pStyle w:val="PargrafodaLista"/>
            <w:numPr>
              <w:numId w:val="38"/>
            </w:numPr>
            <w:spacing w:after="0" w:line="276" w:lineRule="auto"/>
            <w:ind w:left="502" w:right="0" w:hanging="360"/>
          </w:pPr>
        </w:pPrChange>
      </w:pPr>
      <w:ins w:author="Maria Rosário Silva Lemos Cidadão" w:date="2026-03-26T15:30:00Z" w16du:dateUtc="2026-03-26T15:30:59Z" w:id="1432">
        <w:r w:rsidRPr="4CCB09DA">
          <w:rPr>
            <w:rFonts w:ascii="Calibri" w:hAnsi="Calibri" w:eastAsia="Calibri" w:cs="Calibri"/>
            <w:sz w:val="22"/>
            <w:szCs w:val="22"/>
          </w:rPr>
          <w:t>Até [.. 4 anos após a publicação do Reg ../2026, a marcação e registo dos cães, gatos, referidos no n.º 1 do artigo 56.º, deve ser efetuada até aos 120 dias após o nascimento e sempre antes de saírem do local de nascimento</w:t>
        </w:r>
        <w:r w:rsidRPr="4CCB09DA">
          <w:t xml:space="preserve"> </w:t>
        </w:r>
      </w:ins>
    </w:p>
    <w:p w:rsidR="4CCB09DA" w:rsidRDefault="4CCB09DA" w14:paraId="1FF3F9C2" w14:textId="198E5092">
      <w:pPr>
        <w:pStyle w:val="PargrafodaLista"/>
        <w:spacing w:after="0"/>
        <w:ind w:left="502"/>
        <w:rPr>
          <w:color w:val="000000" w:themeColor="text1"/>
        </w:rPr>
        <w:pPrChange w:author="Maria Rosário Silva Lemos Cidadão" w:date="2026-03-26T15:31:00Z" w:id="1433">
          <w:pPr/>
        </w:pPrChange>
      </w:pPr>
    </w:p>
    <w:p w:rsidR="4CCB09DA" w:rsidP="4CCB09DA" w:rsidRDefault="4CCB09DA" w14:paraId="4281ED0D" w14:textId="23935ED6">
      <w:pPr>
        <w:spacing w:after="160" w:line="276" w:lineRule="auto"/>
        <w:jc w:val="left"/>
        <w:rPr>
          <w:rFonts w:ascii="Calibri" w:hAnsi="Calibri" w:eastAsia="Calibri" w:cs="Calibri"/>
          <w:sz w:val="22"/>
          <w:szCs w:val="22"/>
        </w:rPr>
      </w:pPr>
    </w:p>
    <w:p w:rsidR="4CCB09DA" w:rsidP="4CCB09DA" w:rsidRDefault="4CCB09DA" w14:paraId="76E02C8D" w14:textId="2BAEB523">
      <w:pPr>
        <w:spacing w:after="160" w:line="276" w:lineRule="auto"/>
        <w:jc w:val="center"/>
        <w:rPr>
          <w:rFonts w:ascii="Calibri" w:hAnsi="Calibri" w:eastAsia="Calibri" w:cs="Calibri"/>
          <w:sz w:val="22"/>
          <w:szCs w:val="22"/>
        </w:rPr>
      </w:pPr>
    </w:p>
    <w:bookmarkEnd w:id="1428"/>
    <w:p w:rsidR="005101CF" w:rsidRDefault="350E168B" w14:paraId="14E11387" w14:textId="1CB353BF">
      <w:pPr>
        <w:spacing w:after="114"/>
        <w:ind w:left="0" w:right="0" w:firstLine="0"/>
        <w:pPrChange w:author="Susana Margarida Gonçalves Silva Santos" w:date="2026-03-26T12:03:00Z" w:id="1434">
          <w:pPr>
            <w:pStyle w:val="Ttulo3"/>
            <w:ind w:left="0" w:right="0" w:firstLine="0"/>
          </w:pPr>
        </w:pPrChange>
      </w:pPr>
      <w:r>
        <w:t xml:space="preserve">. </w:t>
      </w:r>
    </w:p>
    <w:p w:rsidR="0067507B" w:rsidP="0067507B" w:rsidRDefault="0067507B" w14:paraId="17D88086" w14:textId="77777777">
      <w:pPr>
        <w:spacing w:after="114"/>
        <w:ind w:left="709" w:right="136" w:firstLine="0"/>
      </w:pPr>
    </w:p>
    <w:p w:rsidR="005101CF" w:rsidP="00BB0C7D" w:rsidRDefault="350E168B" w14:paraId="20D8DD85" w14:textId="64F8B47D">
      <w:pPr>
        <w:pStyle w:val="Ttulo3"/>
        <w:tabs>
          <w:tab w:val="left" w:pos="142"/>
        </w:tabs>
        <w:ind w:left="0" w:right="0" w:firstLine="0"/>
      </w:pPr>
      <w:bookmarkStart w:name="_Toc223954460" w:id="1435"/>
      <w:r>
        <w:t xml:space="preserve">Artigo 58.º </w:t>
      </w:r>
    </w:p>
    <w:p w:rsidR="4CCB09DA" w:rsidP="4CCB09DA" w:rsidRDefault="4CCB09DA" w14:paraId="0B278844" w14:textId="0F1B6386">
      <w:pPr>
        <w:spacing w:after="160" w:line="276" w:lineRule="auto"/>
        <w:jc w:val="center"/>
        <w:rPr>
          <w:rFonts w:ascii="Calibri" w:hAnsi="Calibri" w:eastAsia="Calibri" w:cs="Calibri"/>
          <w:sz w:val="22"/>
          <w:szCs w:val="22"/>
        </w:rPr>
      </w:pPr>
    </w:p>
    <w:p w:rsidR="43A28E2E" w:rsidP="4CCB09DA" w:rsidRDefault="43A28E2E" w14:paraId="1B79608B" w14:textId="6467A45F">
      <w:pPr>
        <w:spacing w:after="160" w:line="276" w:lineRule="auto"/>
        <w:jc w:val="center"/>
        <w:rPr>
          <w:rFonts w:ascii="Calibri" w:hAnsi="Calibri" w:eastAsia="Calibri" w:cs="Calibri"/>
          <w:sz w:val="22"/>
          <w:szCs w:val="22"/>
        </w:rPr>
      </w:pPr>
      <w:r w:rsidRPr="4CCB09DA">
        <w:rPr>
          <w:rFonts w:ascii="Calibri" w:hAnsi="Calibri" w:eastAsia="Calibri" w:cs="Calibri"/>
          <w:sz w:val="22"/>
          <w:szCs w:val="22"/>
        </w:rPr>
        <w:t>Métodos de Marcação</w:t>
      </w:r>
    </w:p>
    <w:p w:rsidR="43A28E2E" w:rsidP="4CCB09DA" w:rsidRDefault="43A28E2E" w14:paraId="2397A65C" w14:textId="7C407FA2">
      <w:pPr>
        <w:pStyle w:val="PargrafodaLista"/>
        <w:numPr>
          <w:ilvl w:val="0"/>
          <w:numId w:val="37"/>
        </w:numPr>
        <w:spacing w:after="0" w:line="276" w:lineRule="auto"/>
        <w:ind w:left="720" w:right="0"/>
        <w:rPr>
          <w:rFonts w:ascii="Calibri" w:hAnsi="Calibri" w:eastAsia="Calibri" w:cs="Calibri"/>
          <w:sz w:val="20"/>
          <w:szCs w:val="20"/>
        </w:rPr>
      </w:pPr>
      <w:r w:rsidRPr="4CCB09DA">
        <w:rPr>
          <w:rFonts w:ascii="Calibri" w:hAnsi="Calibri" w:eastAsia="Calibri" w:cs="Calibri"/>
          <w:sz w:val="20"/>
          <w:szCs w:val="20"/>
        </w:rPr>
        <w:t>Os métodos de marcação devem atender às melhores práticas internacionais vigentes e salvaguardar o bem-estar animal.</w:t>
      </w:r>
    </w:p>
    <w:p w:rsidR="43A28E2E" w:rsidP="4CCB09DA" w:rsidRDefault="43A28E2E" w14:paraId="6E72CF6E" w14:textId="1213E1AC">
      <w:pPr>
        <w:pStyle w:val="PargrafodaLista"/>
        <w:numPr>
          <w:ilvl w:val="0"/>
          <w:numId w:val="37"/>
        </w:numPr>
        <w:spacing w:after="0" w:line="276" w:lineRule="auto"/>
        <w:ind w:left="720" w:right="0"/>
        <w:rPr>
          <w:rFonts w:ascii="Calibri" w:hAnsi="Calibri" w:eastAsia="Calibri" w:cs="Calibri"/>
          <w:sz w:val="20"/>
          <w:szCs w:val="20"/>
        </w:rPr>
      </w:pPr>
      <w:r w:rsidRPr="4CCB09DA">
        <w:rPr>
          <w:rFonts w:ascii="Calibri" w:hAnsi="Calibri" w:eastAsia="Calibri" w:cs="Calibri"/>
          <w:sz w:val="20"/>
          <w:szCs w:val="20"/>
        </w:rPr>
        <w:t>Os cães, gatos e furões devem ser marcados por implantação de um único transponder, que assegure os requisitos estabelecidos no artigo 70ª e no Anexo IV do Regulamento Delegado (UE) 2019/2035 da Comissão, de 28 de junho</w:t>
      </w:r>
    </w:p>
    <w:p w:rsidR="43A28E2E" w:rsidP="4CCB09DA" w:rsidRDefault="43A28E2E" w14:paraId="00706E52" w14:textId="6871657E">
      <w:pPr>
        <w:pStyle w:val="PargrafodaLista"/>
        <w:numPr>
          <w:ilvl w:val="0"/>
          <w:numId w:val="37"/>
        </w:numPr>
        <w:spacing w:after="0" w:line="276" w:lineRule="auto"/>
        <w:ind w:left="720" w:right="0"/>
        <w:rPr>
          <w:rFonts w:ascii="Calibri" w:hAnsi="Calibri" w:eastAsia="Calibri" w:cs="Calibri"/>
          <w:sz w:val="20"/>
          <w:szCs w:val="20"/>
        </w:rPr>
      </w:pPr>
      <w:r w:rsidRPr="4CCB09DA">
        <w:rPr>
          <w:rFonts w:ascii="Calibri" w:hAnsi="Calibri" w:eastAsia="Calibri" w:cs="Calibri"/>
          <w:sz w:val="20"/>
          <w:szCs w:val="20"/>
        </w:rPr>
        <w:t>A implantação do transponder referido no n.º 2 deve ser efetuada por médico veterinário, no centro da face lateral esquerda do pescoço, após verificação de que o animal não se encontra já marcado por outro dispositivo de identificação</w:t>
      </w:r>
    </w:p>
    <w:p w:rsidR="43A28E2E" w:rsidP="4CCB09DA" w:rsidRDefault="43A28E2E" w14:paraId="6BA91099" w14:textId="6FA4D823">
      <w:pPr>
        <w:pStyle w:val="PargrafodaLista"/>
        <w:numPr>
          <w:ilvl w:val="0"/>
          <w:numId w:val="37"/>
        </w:numPr>
        <w:spacing w:after="0" w:line="276" w:lineRule="auto"/>
        <w:ind w:left="720" w:right="0"/>
        <w:rPr>
          <w:rFonts w:ascii="Calibri" w:hAnsi="Calibri" w:eastAsia="Calibri" w:cs="Calibri"/>
          <w:sz w:val="22"/>
          <w:szCs w:val="22"/>
        </w:rPr>
      </w:pPr>
      <w:r w:rsidRPr="4CCB09DA">
        <w:rPr>
          <w:rFonts w:ascii="Calibri" w:hAnsi="Calibri" w:eastAsia="Calibri" w:cs="Calibri"/>
          <w:sz w:val="22"/>
          <w:szCs w:val="22"/>
        </w:rPr>
        <w:t xml:space="preserve">Caso um transponder se torne ilegível, </w:t>
      </w:r>
      <w:r w:rsidRPr="4CCB09DA" w:rsidR="3757271C">
        <w:rPr>
          <w:rFonts w:ascii="Calibri" w:hAnsi="Calibri" w:eastAsia="Calibri" w:cs="Calibri"/>
          <w:sz w:val="22"/>
          <w:szCs w:val="22"/>
        </w:rPr>
        <w:t xml:space="preserve"> o</w:t>
      </w:r>
      <w:ins w:author="Maria Rosário Silva Lemos Cidadão" w:date="2026-03-25T16:36:00Z" w16du:dateUtc="2026-03-25T16:36:55Z" w:id="1436">
        <w:r w:rsidRPr="4CCB09DA">
          <w:rPr>
            <w:rFonts w:ascii="Calibri" w:hAnsi="Calibri" w:eastAsia="Calibri" w:cs="Calibri"/>
            <w:sz w:val="22"/>
            <w:szCs w:val="22"/>
          </w:rPr>
          <w:t xml:space="preserve"> </w:t>
        </w:r>
      </w:ins>
      <w:r w:rsidRPr="4CCB09DA" w:rsidR="78D4844D">
        <w:rPr>
          <w:rFonts w:ascii="Calibri" w:hAnsi="Calibri" w:eastAsia="Calibri" w:cs="Calibri"/>
          <w:sz w:val="22"/>
          <w:szCs w:val="22"/>
        </w:rPr>
        <w:t>titular</w:t>
      </w:r>
      <w:ins w:author="Maria Rosário Silva Lemos Cidadão" w:date="2026-03-25T16:36:00Z" w16du:dateUtc="2026-03-25T16:36:55Z" w:id="1437">
        <w:r w:rsidRPr="4CCB09DA">
          <w:rPr>
            <w:rFonts w:ascii="Calibri" w:hAnsi="Calibri" w:eastAsia="Calibri" w:cs="Calibri"/>
            <w:sz w:val="22"/>
            <w:szCs w:val="22"/>
          </w:rPr>
          <w:t xml:space="preserve"> d</w:t>
        </w:r>
      </w:ins>
      <w:r w:rsidRPr="4CCB09DA" w:rsidR="4FD9F93E">
        <w:rPr>
          <w:rFonts w:ascii="Calibri" w:hAnsi="Calibri" w:eastAsia="Calibri" w:cs="Calibri"/>
          <w:sz w:val="22"/>
          <w:szCs w:val="22"/>
        </w:rPr>
        <w:t>o</w:t>
      </w:r>
      <w:r w:rsidRPr="4CCB09DA">
        <w:rPr>
          <w:rFonts w:ascii="Calibri" w:hAnsi="Calibri" w:eastAsia="Calibri" w:cs="Calibri"/>
          <w:sz w:val="22"/>
          <w:szCs w:val="22"/>
        </w:rPr>
        <w:t xml:space="preserve"> animal</w:t>
      </w:r>
      <w:del w:author="Susana Margarida Gonçalves Silva Santos" w:date="2026-03-26T12:06:00Z" w16du:dateUtc="2026-03-26T12:06:29Z" w:id="1438">
        <w:r w:rsidRPr="4CCB09DA" w:rsidDel="43A28E2E">
          <w:rPr>
            <w:rFonts w:ascii="Calibri" w:hAnsi="Calibri" w:eastAsia="Calibri" w:cs="Calibri"/>
            <w:sz w:val="22"/>
            <w:szCs w:val="22"/>
          </w:rPr>
          <w:delText xml:space="preserve"> </w:delText>
        </w:r>
      </w:del>
      <w:r w:rsidRPr="4CCB09DA">
        <w:rPr>
          <w:rFonts w:ascii="Calibri" w:hAnsi="Calibri" w:eastAsia="Calibri" w:cs="Calibri"/>
          <w:sz w:val="22"/>
          <w:szCs w:val="22"/>
        </w:rPr>
        <w:t>, referido</w:t>
      </w:r>
      <w:del w:author="Susana Margarida Gonçalves Silva Santos" w:date="2026-03-26T12:06:00Z" w16du:dateUtc="2026-03-26T12:06:18Z" w:id="1439">
        <w:r w:rsidRPr="4CCB09DA" w:rsidDel="43A28E2E">
          <w:rPr>
            <w:rFonts w:ascii="Calibri" w:hAnsi="Calibri" w:eastAsia="Calibri" w:cs="Calibri"/>
            <w:sz w:val="22"/>
            <w:szCs w:val="22"/>
          </w:rPr>
          <w:delText>s</w:delText>
        </w:r>
      </w:del>
      <w:r w:rsidRPr="4CCB09DA">
        <w:rPr>
          <w:rFonts w:ascii="Calibri" w:hAnsi="Calibri" w:eastAsia="Calibri" w:cs="Calibri"/>
          <w:sz w:val="22"/>
          <w:szCs w:val="22"/>
        </w:rPr>
        <w:t xml:space="preserve"> no </w:t>
      </w:r>
      <w:r w:rsidRPr="4CCB09DA" w:rsidR="5362D418">
        <w:rPr>
          <w:rFonts w:ascii="Calibri" w:hAnsi="Calibri" w:eastAsia="Calibri" w:cs="Calibri"/>
          <w:sz w:val="22"/>
          <w:szCs w:val="22"/>
        </w:rPr>
        <w:t>n. º</w:t>
      </w:r>
      <w:r w:rsidRPr="4CCB09DA">
        <w:rPr>
          <w:rFonts w:ascii="Calibri" w:hAnsi="Calibri" w:eastAsia="Calibri" w:cs="Calibri"/>
          <w:sz w:val="22"/>
          <w:szCs w:val="22"/>
        </w:rPr>
        <w:t xml:space="preserve">1 </w:t>
      </w:r>
      <w:r w:rsidRPr="4CCB09DA" w:rsidR="04FEF341">
        <w:rPr>
          <w:rFonts w:ascii="Calibri" w:hAnsi="Calibri" w:eastAsia="Calibri" w:cs="Calibri"/>
          <w:sz w:val="22"/>
          <w:szCs w:val="22"/>
        </w:rPr>
        <w:t>a</w:t>
      </w:r>
      <w:r w:rsidRPr="4CCB09DA" w:rsidR="0898FDCD">
        <w:rPr>
          <w:rFonts w:ascii="Calibri" w:hAnsi="Calibri" w:eastAsia="Calibri" w:cs="Calibri"/>
          <w:sz w:val="22"/>
          <w:szCs w:val="22"/>
        </w:rPr>
        <w:t>o n.º</w:t>
      </w:r>
      <w:r w:rsidRPr="4CCB09DA" w:rsidR="04FEF341">
        <w:rPr>
          <w:rFonts w:ascii="Calibri" w:hAnsi="Calibri" w:eastAsia="Calibri" w:cs="Calibri"/>
          <w:sz w:val="22"/>
          <w:szCs w:val="22"/>
        </w:rPr>
        <w:t xml:space="preserve"> 3</w:t>
      </w:r>
      <w:r w:rsidRPr="4CCB09DA">
        <w:rPr>
          <w:rFonts w:ascii="Calibri" w:hAnsi="Calibri" w:eastAsia="Calibri" w:cs="Calibri"/>
          <w:sz w:val="22"/>
          <w:szCs w:val="22"/>
        </w:rPr>
        <w:t xml:space="preserve"> do artigo </w:t>
      </w:r>
      <w:r w:rsidRPr="4CCB09DA" w:rsidR="270A60ED">
        <w:rPr>
          <w:rFonts w:ascii="Calibri" w:hAnsi="Calibri" w:eastAsia="Calibri" w:cs="Calibri"/>
          <w:sz w:val="22"/>
          <w:szCs w:val="22"/>
        </w:rPr>
        <w:t>56</w:t>
      </w:r>
      <w:r w:rsidRPr="4CCB09DA">
        <w:rPr>
          <w:rFonts w:ascii="Calibri" w:hAnsi="Calibri" w:eastAsia="Calibri" w:cs="Calibri"/>
          <w:sz w:val="22"/>
          <w:szCs w:val="22"/>
        </w:rPr>
        <w:t>º, devem assegurar, através de um médico veterinário, a colocação de um novo transponder e que o registo na base de dados é atualizado com o número de identificação desse novo transponder.</w:t>
      </w:r>
    </w:p>
    <w:p w:rsidR="43A28E2E" w:rsidP="4CCB09DA" w:rsidRDefault="43A28E2E" w14:paraId="43AC8A98" w14:textId="5B2456F1">
      <w:pPr>
        <w:pStyle w:val="PargrafodaLista"/>
        <w:numPr>
          <w:ilvl w:val="0"/>
          <w:numId w:val="37"/>
        </w:numPr>
        <w:spacing w:after="0" w:line="276" w:lineRule="auto"/>
        <w:ind w:left="720" w:right="0"/>
        <w:rPr>
          <w:rFonts w:ascii="Calibri" w:hAnsi="Calibri" w:eastAsia="Calibri" w:cs="Calibri"/>
          <w:sz w:val="20"/>
          <w:szCs w:val="20"/>
        </w:rPr>
      </w:pPr>
      <w:r w:rsidRPr="4CCB09DA">
        <w:rPr>
          <w:rFonts w:ascii="Calibri" w:hAnsi="Calibri" w:eastAsia="Calibri" w:cs="Calibri"/>
          <w:sz w:val="20"/>
          <w:szCs w:val="20"/>
        </w:rPr>
        <w:t>- Se não for possível, por motivo justificado, aplicar o transponder no local referido no número anterior, deve o mesmo ser aplicado num local alternativo, devendo o médico veterinário inserir essa informação no documento de identificação do animal e no SIAC.</w:t>
      </w:r>
    </w:p>
    <w:p w:rsidR="43A28E2E" w:rsidP="4CCB09DA" w:rsidRDefault="43A28E2E" w14:paraId="77770554" w14:textId="488BC140">
      <w:pPr>
        <w:pStyle w:val="PargrafodaLista"/>
        <w:numPr>
          <w:ilvl w:val="0"/>
          <w:numId w:val="37"/>
        </w:numPr>
        <w:spacing w:after="0" w:line="276" w:lineRule="auto"/>
        <w:ind w:left="720" w:right="0"/>
        <w:rPr>
          <w:rFonts w:ascii="Calibri" w:hAnsi="Calibri" w:eastAsia="Calibri" w:cs="Calibri"/>
          <w:sz w:val="20"/>
          <w:szCs w:val="20"/>
        </w:rPr>
      </w:pPr>
      <w:r w:rsidRPr="4CCB09DA">
        <w:rPr>
          <w:rFonts w:ascii="Calibri" w:hAnsi="Calibri" w:eastAsia="Calibri" w:cs="Calibri"/>
          <w:sz w:val="20"/>
          <w:szCs w:val="20"/>
        </w:rPr>
        <w:t>Os demais animais referidos n. º3 do artigo 5</w:t>
      </w:r>
      <w:r w:rsidRPr="4CCB09DA" w:rsidR="56FEB9CC">
        <w:rPr>
          <w:rFonts w:ascii="Calibri" w:hAnsi="Calibri" w:eastAsia="Calibri" w:cs="Calibri"/>
          <w:sz w:val="20"/>
          <w:szCs w:val="20"/>
        </w:rPr>
        <w:t>5</w:t>
      </w:r>
      <w:r w:rsidRPr="4CCB09DA">
        <w:rPr>
          <w:rFonts w:ascii="Calibri" w:hAnsi="Calibri" w:eastAsia="Calibri" w:cs="Calibri"/>
          <w:sz w:val="20"/>
          <w:szCs w:val="20"/>
        </w:rPr>
        <w:t>.º devem ser marcados através do método determinado para cada espécie por d</w:t>
      </w:r>
      <w:r w:rsidRPr="4CCB09DA" w:rsidR="40BC07DB">
        <w:rPr>
          <w:rFonts w:ascii="Calibri" w:hAnsi="Calibri" w:eastAsia="Calibri" w:cs="Calibri"/>
          <w:sz w:val="20"/>
          <w:szCs w:val="20"/>
        </w:rPr>
        <w:t xml:space="preserve">espacho do Diretor Geral </w:t>
      </w:r>
      <w:r w:rsidRPr="4CCB09DA">
        <w:rPr>
          <w:rFonts w:ascii="Calibri" w:hAnsi="Calibri" w:eastAsia="Calibri" w:cs="Calibri"/>
          <w:sz w:val="20"/>
          <w:szCs w:val="20"/>
        </w:rPr>
        <w:t>da DGAV, publicitado no respetivo sítio na Internet.</w:t>
      </w:r>
    </w:p>
    <w:p w:rsidR="43A28E2E" w:rsidP="4CCB09DA" w:rsidRDefault="43A28E2E" w14:paraId="435D94AC" w14:textId="11423723">
      <w:pPr>
        <w:pStyle w:val="PargrafodaLista"/>
        <w:numPr>
          <w:ilvl w:val="0"/>
          <w:numId w:val="37"/>
        </w:numPr>
        <w:spacing w:after="0" w:line="276" w:lineRule="auto"/>
        <w:ind w:left="720" w:right="0"/>
      </w:pPr>
      <w:r w:rsidRPr="4CCB09DA">
        <w:rPr>
          <w:rFonts w:ascii="Calibri" w:hAnsi="Calibri" w:eastAsia="Calibri" w:cs="Calibri"/>
          <w:sz w:val="20"/>
          <w:szCs w:val="20"/>
        </w:rPr>
        <w:t>- Caso exista alguma contraindicação, que por motivos de saúde do animal não permita temporariamente a sua marcação, o registo deve ser realizado pelo médico veterinário, com a emissão de uma declaração, nos termos a definir em despacho do diretor-geral de Alimentação e Veterinária</w:t>
      </w:r>
    </w:p>
    <w:p w:rsidR="43A28E2E" w:rsidRDefault="43A28E2E" w14:paraId="79564DB9" w14:textId="7FE97CD7">
      <w:pPr>
        <w:pStyle w:val="PargrafodaLista"/>
        <w:numPr>
          <w:ilvl w:val="0"/>
          <w:numId w:val="37"/>
        </w:numPr>
        <w:spacing w:after="0" w:line="276" w:lineRule="auto"/>
        <w:ind w:left="720" w:right="0"/>
        <w:jc w:val="left"/>
        <w:pPrChange w:author="Susana Margarida Gonçalves Silva Santos" w:date="2026-03-26T12:07:00Z" w:id="1440">
          <w:pPr>
            <w:pStyle w:val="PargrafodaLista"/>
            <w:numPr>
              <w:numId w:val="37"/>
            </w:numPr>
            <w:spacing w:after="0" w:line="276" w:lineRule="auto"/>
            <w:ind w:left="502" w:right="0" w:hanging="360"/>
          </w:pPr>
        </w:pPrChange>
      </w:pPr>
      <w:r w:rsidRPr="4CCB09DA">
        <w:rPr>
          <w:rFonts w:ascii="Calibri" w:hAnsi="Calibri" w:eastAsia="Calibri" w:cs="Calibri"/>
          <w:sz w:val="22"/>
          <w:szCs w:val="22"/>
        </w:rPr>
        <w:t xml:space="preserve"> </w:t>
      </w:r>
      <w:commentRangeStart w:id="1441"/>
      <w:r w:rsidRPr="4CCB09DA">
        <w:rPr>
          <w:rFonts w:ascii="Calibri" w:hAnsi="Calibri" w:eastAsia="Calibri" w:cs="Calibri"/>
          <w:sz w:val="22"/>
          <w:szCs w:val="22"/>
        </w:rPr>
        <w:t>Os cães e os gatos introduzidos na União para efeitos de colocação no mercado da União devem</w:t>
      </w:r>
      <w:commentRangeEnd w:id="1441"/>
      <w:r w:rsidRPr="4CCB09DA">
        <w:rPr>
          <w:rStyle w:val="Refdecomentrio"/>
          <w:rFonts w:ascii="Calibri" w:hAnsi="Calibri" w:eastAsia="Calibri" w:cs="Calibri"/>
          <w:sz w:val="22"/>
          <w:szCs w:val="22"/>
        </w:rPr>
        <w:commentReference w:id="1441"/>
      </w:r>
      <w:r w:rsidRPr="4CCB09DA">
        <w:rPr>
          <w:rFonts w:ascii="Calibri" w:hAnsi="Calibri" w:eastAsia="Calibri" w:cs="Calibri"/>
          <w:sz w:val="22"/>
          <w:szCs w:val="22"/>
        </w:rPr>
        <w:t xml:space="preserve"> ser identificados antes da sua entrada na União por um veterinário através de um transpond</w:t>
      </w:r>
      <w:r w:rsidRPr="4CCB09DA" w:rsidR="2124F191">
        <w:rPr>
          <w:rFonts w:ascii="Calibri" w:hAnsi="Calibri" w:eastAsia="Calibri" w:cs="Calibri"/>
          <w:sz w:val="22"/>
          <w:szCs w:val="22"/>
        </w:rPr>
        <w:t>er</w:t>
      </w:r>
      <w:r w:rsidRPr="4CCB09DA">
        <w:rPr>
          <w:rFonts w:ascii="Calibri" w:hAnsi="Calibri" w:eastAsia="Calibri" w:cs="Calibri"/>
          <w:sz w:val="22"/>
          <w:szCs w:val="22"/>
        </w:rPr>
        <w:t xml:space="preserve"> injetável que contenha um circuito integrado legível que cumpra os requisitos estabelecidos no </w:t>
      </w:r>
      <w:commentRangeStart w:id="1442"/>
      <w:r w:rsidRPr="4CCB09DA">
        <w:rPr>
          <w:rFonts w:ascii="Calibri" w:hAnsi="Calibri" w:eastAsia="Calibri" w:cs="Calibri"/>
          <w:sz w:val="22"/>
          <w:szCs w:val="22"/>
        </w:rPr>
        <w:t>anexo II</w:t>
      </w:r>
      <w:commentRangeEnd w:id="1442"/>
      <w:r>
        <w:rPr>
          <w:rStyle w:val="Refdecomentrio"/>
          <w:sz w:val="24"/>
          <w:szCs w:val="24"/>
        </w:rPr>
        <w:commentReference w:id="1442"/>
      </w:r>
    </w:p>
    <w:bookmarkEnd w:id="1435"/>
    <w:p w:rsidR="005101CF" w:rsidRDefault="005101CF" w14:paraId="2A408A8E" w14:textId="6392D7B8">
      <w:pPr>
        <w:pStyle w:val="Ttulo1"/>
        <w:tabs>
          <w:tab w:val="left" w:pos="142"/>
        </w:tabs>
        <w:ind w:left="0" w:right="0" w:firstLine="0"/>
        <w:pPrChange w:author="Susana Margarida Gonçalves Silva Santos" w:date="2026-03-26T12:08:00Z" w:id="1443">
          <w:pPr>
            <w:pStyle w:val="Ttulo3"/>
            <w:tabs>
              <w:tab w:val="left" w:pos="142"/>
            </w:tabs>
            <w:ind w:left="0" w:right="0" w:firstLine="0"/>
          </w:pPr>
        </w:pPrChange>
      </w:pPr>
    </w:p>
    <w:p w:rsidRPr="0067507B" w:rsidR="0067507B" w:rsidRDefault="0067507B" w14:paraId="64EB43E6" w14:textId="06CD67EA">
      <w:pPr>
        <w:ind w:right="0"/>
        <w:pPrChange w:author="Susana Margarida Gonçalves Silva Santos" w:date="2026-03-26T12:08:00Z" w:id="1444">
          <w:pPr>
            <w:pStyle w:val="Ttulo2"/>
            <w:ind w:right="0"/>
          </w:pPr>
        </w:pPrChange>
      </w:pPr>
    </w:p>
    <w:p w:rsidR="005101CF" w:rsidRDefault="350E168B" w14:paraId="30E6E10A" w14:textId="297CBB16">
      <w:pPr>
        <w:pStyle w:val="Ttulo3"/>
        <w:ind w:left="0" w:right="0"/>
        <w:pPrChange w:author="Maria Rosário Silva Lemos Cidadão" w:date="2026-03-25T15:30:00Z" w:id="1445">
          <w:pPr/>
        </w:pPrChange>
      </w:pPr>
      <w:bookmarkStart w:name="_Toc223954462" w:id="1446"/>
      <w:r>
        <w:t>Artigo 59.º</w:t>
      </w:r>
      <w:r w:rsidR="4C3DF56B">
        <w:t xml:space="preserve"> </w:t>
      </w:r>
    </w:p>
    <w:p w:rsidR="0DFC9E06" w:rsidP="4CCB09DA" w:rsidRDefault="0DFC9E06" w14:paraId="4F852020" w14:textId="63A7A97C">
      <w:pPr>
        <w:spacing w:after="160" w:line="276" w:lineRule="auto"/>
        <w:jc w:val="center"/>
        <w:rPr>
          <w:rFonts w:ascii="Calibri" w:hAnsi="Calibri" w:eastAsia="Calibri" w:cs="Calibri"/>
          <w:sz w:val="22"/>
          <w:szCs w:val="22"/>
        </w:rPr>
      </w:pPr>
      <w:r w:rsidRPr="4CCB09DA">
        <w:rPr>
          <w:rFonts w:ascii="Calibri" w:hAnsi="Calibri" w:eastAsia="Calibri" w:cs="Calibri"/>
          <w:sz w:val="22"/>
          <w:szCs w:val="22"/>
        </w:rPr>
        <w:t>Dispositivos de identificação eletrónica</w:t>
      </w:r>
    </w:p>
    <w:p w:rsidR="0DFC9E06" w:rsidP="4CCB09DA" w:rsidRDefault="0DFC9E06" w14:paraId="5FB0913B" w14:textId="7FB8B3C8">
      <w:pPr>
        <w:pStyle w:val="PargrafodaLista"/>
        <w:numPr>
          <w:ilvl w:val="0"/>
          <w:numId w:val="36"/>
        </w:numPr>
        <w:spacing w:after="0" w:line="276" w:lineRule="auto"/>
        <w:ind w:left="720" w:right="0"/>
        <w:rPr>
          <w:rFonts w:ascii="Calibri" w:hAnsi="Calibri" w:eastAsia="Calibri" w:cs="Calibri"/>
          <w:sz w:val="22"/>
          <w:szCs w:val="22"/>
        </w:rPr>
      </w:pPr>
      <w:r w:rsidRPr="4CCB09DA">
        <w:rPr>
          <w:rFonts w:ascii="Calibri" w:hAnsi="Calibri" w:eastAsia="Calibri" w:cs="Calibri"/>
          <w:sz w:val="20"/>
          <w:szCs w:val="20"/>
        </w:rPr>
        <w:t xml:space="preserve">- A colocação no mercado nacional de </w:t>
      </w:r>
      <w:r w:rsidRPr="4CCB09DA">
        <w:rPr>
          <w:rFonts w:ascii="Calibri" w:hAnsi="Calibri" w:eastAsia="Calibri" w:cs="Calibri"/>
          <w:i/>
          <w:iCs/>
          <w:sz w:val="20"/>
          <w:szCs w:val="20"/>
        </w:rPr>
        <w:t>transponders</w:t>
      </w:r>
      <w:r w:rsidRPr="4CCB09DA">
        <w:rPr>
          <w:rFonts w:ascii="Calibri" w:hAnsi="Calibri" w:eastAsia="Calibri" w:cs="Calibri"/>
          <w:sz w:val="20"/>
          <w:szCs w:val="20"/>
        </w:rPr>
        <w:t xml:space="preserve"> e outros dispositivos de identificação individual, para cumprimento da obrigatoriedade de marcação prevista neste Decreto-Lei, depende de acreditação prévia para efeitos do seu registo e autorização da sua comercialização, de acordo com os procedimentos estabelecidos pela DGAV</w:t>
      </w:r>
      <w:r w:rsidRPr="4CCB09DA">
        <w:rPr>
          <w:rFonts w:ascii="Calibri" w:hAnsi="Calibri" w:eastAsia="Calibri" w:cs="Calibri"/>
          <w:sz w:val="22"/>
          <w:szCs w:val="22"/>
        </w:rPr>
        <w:t>.</w:t>
      </w:r>
    </w:p>
    <w:p w:rsidR="0DFC9E06" w:rsidP="4CCB09DA" w:rsidRDefault="0DFC9E06" w14:paraId="12230F49" w14:textId="62A0BA62">
      <w:pPr>
        <w:pStyle w:val="PargrafodaLista"/>
        <w:numPr>
          <w:ilvl w:val="0"/>
          <w:numId w:val="36"/>
        </w:numPr>
        <w:spacing w:after="0" w:line="276" w:lineRule="auto"/>
        <w:ind w:left="720" w:right="0"/>
        <w:rPr>
          <w:rFonts w:ascii="Calibri" w:hAnsi="Calibri" w:eastAsia="Calibri" w:cs="Calibri"/>
          <w:sz w:val="20"/>
          <w:szCs w:val="20"/>
        </w:rPr>
      </w:pPr>
      <w:r w:rsidRPr="4CCB09DA">
        <w:rPr>
          <w:rFonts w:ascii="Calibri" w:hAnsi="Calibri" w:eastAsia="Calibri" w:cs="Calibri"/>
          <w:sz w:val="20"/>
          <w:szCs w:val="20"/>
        </w:rPr>
        <w:t>- Às entidades autorizadas a comercializar transponders e outros dispositivos de identificação individual, de acordo com o previsto no número anterior, é atribuído um acesso único ao SIAC, para que estas registem todos os dispositivos que tenham comercializado para cada médico veterinário ou entidade autorizada perante o SIAC a deter meios de identificação, de acordo com procedimento a determinar pela DGAV.</w:t>
      </w:r>
    </w:p>
    <w:p w:rsidR="0DFC9E06" w:rsidP="4CCB09DA" w:rsidRDefault="0DFC9E06" w14:paraId="7F4D4A8C" w14:textId="31FB3983">
      <w:pPr>
        <w:pStyle w:val="PargrafodaLista"/>
        <w:numPr>
          <w:ilvl w:val="0"/>
          <w:numId w:val="36"/>
        </w:numPr>
        <w:spacing w:after="0" w:line="276" w:lineRule="auto"/>
        <w:ind w:left="720" w:right="0"/>
        <w:rPr>
          <w:rFonts w:ascii="Calibri" w:hAnsi="Calibri" w:eastAsia="Calibri" w:cs="Calibri"/>
          <w:sz w:val="20"/>
          <w:szCs w:val="20"/>
        </w:rPr>
      </w:pPr>
      <w:r w:rsidRPr="4CCB09DA">
        <w:rPr>
          <w:rFonts w:ascii="Calibri" w:hAnsi="Calibri" w:eastAsia="Calibri" w:cs="Calibri"/>
          <w:sz w:val="20"/>
          <w:szCs w:val="20"/>
        </w:rPr>
        <w:t>Para a marcação dos animais previstos no artigo 53.º, só pode ser utilizado um transponder ou outro dispositivo de identificação individual que tenha sido previamente registado no SIAC pela empresa comercializadora, e atribuído ao médico veterinário ou a uma entidade autorizada a identificar animais de companhia.</w:t>
      </w:r>
    </w:p>
    <w:p w:rsidR="0DFC9E06" w:rsidP="4CCB09DA" w:rsidRDefault="0DFC9E06" w14:paraId="0AA30E13" w14:textId="6E6DFF41">
      <w:pPr>
        <w:pStyle w:val="PargrafodaLista"/>
        <w:numPr>
          <w:ilvl w:val="0"/>
          <w:numId w:val="36"/>
        </w:numPr>
        <w:spacing w:after="0" w:line="276" w:lineRule="auto"/>
        <w:ind w:left="720" w:right="0"/>
        <w:rPr>
          <w:rFonts w:ascii="Calibri" w:hAnsi="Calibri" w:eastAsia="Calibri" w:cs="Calibri"/>
          <w:sz w:val="20"/>
          <w:szCs w:val="20"/>
        </w:rPr>
      </w:pPr>
      <w:r w:rsidRPr="4CCB09DA">
        <w:rPr>
          <w:rFonts w:ascii="Calibri" w:hAnsi="Calibri" w:eastAsia="Calibri" w:cs="Calibri"/>
          <w:sz w:val="20"/>
          <w:szCs w:val="20"/>
        </w:rPr>
        <w:t>O transponder para marcação de equídeos, com autorização de comercialização concedida pela DGAV, ao abrigo de legislação especifica, devem também ser registados no SIAC, sendo atribuído às empresas comercializadoras a acesso previsto no n. º2 deste artigo.</w:t>
      </w:r>
    </w:p>
    <w:p w:rsidR="4CCB09DA" w:rsidP="4CCB09DA" w:rsidRDefault="4CCB09DA" w14:paraId="44609F37" w14:textId="40BCD1D7"/>
    <w:bookmarkEnd w:id="1446"/>
    <w:p w:rsidR="4CCB09DA" w:rsidP="4CCB09DA" w:rsidRDefault="4CCB09DA" w14:paraId="52D8D99D" w14:textId="64AFC6B9">
      <w:pPr>
        <w:pStyle w:val="Ttulo3"/>
        <w:ind w:left="0" w:right="0" w:firstLine="0"/>
      </w:pPr>
    </w:p>
    <w:p w:rsidR="00243575" w:rsidP="4CCB09DA" w:rsidRDefault="350E168B" w14:paraId="20F86CDD" w14:textId="47430B74">
      <w:pPr>
        <w:numPr>
          <w:ilvl w:val="0"/>
          <w:numId w:val="107"/>
        </w:numPr>
        <w:spacing w:after="230" w:line="259" w:lineRule="auto"/>
        <w:ind w:left="300" w:right="136" w:hanging="173"/>
      </w:pPr>
      <w:r>
        <w:t xml:space="preserve">. </w:t>
      </w:r>
    </w:p>
    <w:p w:rsidR="00243575" w:rsidRDefault="6BE62816" w14:paraId="047CA943" w14:textId="6B3C759F">
      <w:pPr>
        <w:spacing w:after="160" w:line="276" w:lineRule="auto"/>
        <w:jc w:val="center"/>
        <w:rPr>
          <w:rFonts w:ascii="Calibri" w:hAnsi="Calibri" w:eastAsia="Calibri" w:cs="Calibri"/>
          <w:sz w:val="22"/>
          <w:szCs w:val="22"/>
        </w:rPr>
        <w:pPrChange w:author="Maria Rosário Silva Lemos Cidadão" w:date="2026-03-25T16:43:00Z" w:id="1447">
          <w:pPr>
            <w:jc w:val="left"/>
          </w:pPr>
        </w:pPrChange>
      </w:pPr>
      <w:r w:rsidRPr="4CCB09DA">
        <w:rPr>
          <w:rFonts w:ascii="Calibri" w:hAnsi="Calibri" w:eastAsia="Calibri" w:cs="Calibri"/>
          <w:sz w:val="22"/>
          <w:szCs w:val="22"/>
        </w:rPr>
        <w:t>Artigo 59.º+1</w:t>
      </w:r>
    </w:p>
    <w:p w:rsidR="00243575" w:rsidRDefault="6BE62816" w14:paraId="1669D9ED" w14:textId="0EFE8C95">
      <w:pPr>
        <w:spacing w:after="160" w:line="276" w:lineRule="auto"/>
        <w:jc w:val="center"/>
        <w:rPr>
          <w:rFonts w:ascii="Calibri" w:hAnsi="Calibri" w:eastAsia="Calibri" w:cs="Calibri"/>
          <w:sz w:val="22"/>
          <w:szCs w:val="22"/>
        </w:rPr>
        <w:pPrChange w:author="Maria Rosário Silva Lemos Cidadão" w:date="2026-03-25T16:43:00Z" w:id="1448">
          <w:pPr>
            <w:jc w:val="left"/>
          </w:pPr>
        </w:pPrChange>
      </w:pPr>
      <w:r w:rsidRPr="4CCB09DA">
        <w:rPr>
          <w:rFonts w:ascii="Calibri" w:hAnsi="Calibri" w:eastAsia="Calibri" w:cs="Calibri"/>
          <w:sz w:val="22"/>
          <w:szCs w:val="22"/>
        </w:rPr>
        <w:t>Conservação de dados</w:t>
      </w:r>
    </w:p>
    <w:p w:rsidR="00243575" w:rsidRDefault="6BE62816" w14:paraId="2B33B6AC" w14:textId="4AC15540">
      <w:pPr>
        <w:spacing w:after="160" w:line="276" w:lineRule="auto"/>
        <w:jc w:val="left"/>
        <w:rPr>
          <w:rFonts w:ascii="Calibri" w:hAnsi="Calibri" w:eastAsia="Calibri" w:cs="Calibri"/>
          <w:sz w:val="22"/>
          <w:szCs w:val="22"/>
        </w:rPr>
        <w:pPrChange w:author="Maria Rosário Silva Lemos Cidadão" w:date="2026-03-25T16:43:00Z" w:id="1449">
          <w:pPr>
            <w:jc w:val="left"/>
          </w:pPr>
        </w:pPrChange>
      </w:pPr>
      <w:r w:rsidRPr="4CCB09DA">
        <w:rPr>
          <w:rFonts w:ascii="Calibri" w:hAnsi="Calibri" w:eastAsia="Calibri" w:cs="Calibri"/>
          <w:sz w:val="22"/>
          <w:szCs w:val="22"/>
        </w:rPr>
        <w:t xml:space="preserve">Os dados pessoais do operador ou proprietário do animal de companhia são conservados pelos seguintes períodos </w:t>
      </w:r>
    </w:p>
    <w:p w:rsidR="00243575" w:rsidRDefault="6BE62816" w14:paraId="7FE3CB09" w14:textId="4CA3EF7D">
      <w:pPr>
        <w:spacing w:after="160" w:line="276" w:lineRule="auto"/>
        <w:jc w:val="left"/>
        <w:rPr>
          <w:rFonts w:ascii="Calibri" w:hAnsi="Calibri" w:eastAsia="Calibri" w:cs="Calibri"/>
          <w:sz w:val="22"/>
          <w:szCs w:val="22"/>
        </w:rPr>
        <w:pPrChange w:author="Maria Rosário Silva Lemos Cidadão" w:date="2026-03-25T16:43:00Z" w:id="1450">
          <w:pPr>
            <w:jc w:val="left"/>
          </w:pPr>
        </w:pPrChange>
      </w:pPr>
      <w:r w:rsidRPr="4CCB09DA">
        <w:rPr>
          <w:rFonts w:ascii="Calibri" w:hAnsi="Calibri" w:eastAsia="Calibri" w:cs="Calibri"/>
          <w:sz w:val="22"/>
          <w:szCs w:val="22"/>
        </w:rPr>
        <w:t xml:space="preserve">Registo dos cães e gatos </w:t>
      </w:r>
      <w:r w:rsidRPr="4CCB09DA" w:rsidR="718A7F6E">
        <w:rPr>
          <w:rFonts w:ascii="Calibri" w:hAnsi="Calibri" w:eastAsia="Calibri" w:cs="Calibri"/>
          <w:sz w:val="22"/>
          <w:szCs w:val="22"/>
        </w:rPr>
        <w:t>- 25</w:t>
      </w:r>
      <w:r w:rsidRPr="4CCB09DA">
        <w:rPr>
          <w:rFonts w:ascii="Calibri" w:hAnsi="Calibri" w:eastAsia="Calibri" w:cs="Calibri"/>
          <w:sz w:val="22"/>
          <w:szCs w:val="22"/>
        </w:rPr>
        <w:t xml:space="preserve"> anos após o primeiro registo do cão ou gato ou cinco anos após o registo da morte do cão ou gato na base de dados;</w:t>
      </w:r>
    </w:p>
    <w:p w:rsidR="00243575" w:rsidRDefault="6BE62816" w14:paraId="55AC8F94" w14:textId="5157BCAE">
      <w:pPr>
        <w:spacing w:after="160" w:line="276" w:lineRule="auto"/>
        <w:jc w:val="center"/>
        <w:rPr>
          <w:rFonts w:ascii="Calibri" w:hAnsi="Calibri" w:eastAsia="Calibri" w:cs="Calibri"/>
          <w:sz w:val="22"/>
          <w:szCs w:val="22"/>
        </w:rPr>
        <w:pPrChange w:author="Maria Rosário Silva Lemos Cidadão" w:date="2026-03-25T16:43:00Z" w:id="1451">
          <w:pPr>
            <w:jc w:val="left"/>
          </w:pPr>
        </w:pPrChange>
      </w:pPr>
      <w:r w:rsidRPr="4CCB09DA">
        <w:rPr>
          <w:rFonts w:ascii="Calibri" w:hAnsi="Calibri" w:eastAsia="Calibri" w:cs="Calibri"/>
          <w:sz w:val="22"/>
          <w:szCs w:val="22"/>
        </w:rPr>
        <w:t>Artigo 59.º+2</w:t>
      </w:r>
    </w:p>
    <w:p w:rsidR="00243575" w:rsidRDefault="6BE62816" w14:paraId="098B425B" w14:textId="71B0DB94">
      <w:pPr>
        <w:spacing w:after="160" w:line="276" w:lineRule="auto"/>
        <w:jc w:val="center"/>
        <w:rPr>
          <w:rFonts w:ascii="Calibri" w:hAnsi="Calibri" w:eastAsia="Calibri" w:cs="Calibri"/>
          <w:sz w:val="22"/>
          <w:szCs w:val="22"/>
        </w:rPr>
        <w:pPrChange w:author="Maria Rosário Silva Lemos Cidadão" w:date="2026-03-25T16:43:00Z" w:id="1452">
          <w:pPr>
            <w:jc w:val="left"/>
          </w:pPr>
        </w:pPrChange>
      </w:pPr>
      <w:r w:rsidRPr="4CCB09DA">
        <w:rPr>
          <w:rFonts w:ascii="Calibri" w:hAnsi="Calibri" w:eastAsia="Calibri" w:cs="Calibri"/>
          <w:sz w:val="22"/>
          <w:szCs w:val="22"/>
        </w:rPr>
        <w:t>Registo no Sistema de Informação de Animais de Companhia</w:t>
      </w:r>
    </w:p>
    <w:p w:rsidR="00243575" w:rsidRDefault="6BE62816" w14:paraId="326C71B9" w14:textId="4671D167">
      <w:pPr>
        <w:pStyle w:val="PargrafodaLista"/>
        <w:numPr>
          <w:ilvl w:val="0"/>
          <w:numId w:val="31"/>
        </w:numPr>
        <w:spacing w:after="0" w:line="276" w:lineRule="auto"/>
        <w:ind w:left="720" w:right="0"/>
        <w:jc w:val="left"/>
        <w:rPr>
          <w:rFonts w:ascii="Calibri" w:hAnsi="Calibri" w:eastAsia="Calibri" w:cs="Calibri"/>
          <w:sz w:val="22"/>
          <w:szCs w:val="22"/>
        </w:rPr>
        <w:pPrChange w:author="Maria Rosário Silva Lemos Cidadão" w:date="2026-03-25T16:43:00Z" w:id="1453">
          <w:pPr/>
        </w:pPrChange>
      </w:pPr>
      <w:r w:rsidRPr="4CCB09DA">
        <w:rPr>
          <w:rFonts w:ascii="Calibri" w:hAnsi="Calibri" w:eastAsia="Calibri" w:cs="Calibri"/>
          <w:sz w:val="22"/>
          <w:szCs w:val="22"/>
        </w:rPr>
        <w:t xml:space="preserve">Os animais abrangidos pela obrigatoriedade da identificação, devem ser registados pelo médico veterinário no SIAC, imediatamente após a sua marcação com o transponder ou por outro método previsto nos termos do </w:t>
      </w:r>
      <w:r w:rsidRPr="4CCB09DA" w:rsidR="60C86EA2">
        <w:rPr>
          <w:rFonts w:ascii="Calibri" w:hAnsi="Calibri" w:eastAsia="Calibri" w:cs="Calibri"/>
          <w:sz w:val="22"/>
          <w:szCs w:val="22"/>
        </w:rPr>
        <w:t xml:space="preserve">n.º 2 e </w:t>
      </w:r>
      <w:r w:rsidRPr="4CCB09DA">
        <w:rPr>
          <w:rFonts w:ascii="Calibri" w:hAnsi="Calibri" w:eastAsia="Calibri" w:cs="Calibri"/>
          <w:sz w:val="22"/>
          <w:szCs w:val="22"/>
        </w:rPr>
        <w:t>n.º 6 do artigo 5</w:t>
      </w:r>
      <w:r w:rsidRPr="4CCB09DA" w:rsidR="6EBDCED3">
        <w:rPr>
          <w:rFonts w:ascii="Calibri" w:hAnsi="Calibri" w:eastAsia="Calibri" w:cs="Calibri"/>
          <w:sz w:val="22"/>
          <w:szCs w:val="22"/>
        </w:rPr>
        <w:t>8</w:t>
      </w:r>
      <w:r w:rsidRPr="4CCB09DA">
        <w:rPr>
          <w:rFonts w:ascii="Calibri" w:hAnsi="Calibri" w:eastAsia="Calibri" w:cs="Calibri"/>
          <w:sz w:val="22"/>
          <w:szCs w:val="22"/>
        </w:rPr>
        <w:t>.º, em nome do respetivo titular.</w:t>
      </w:r>
    </w:p>
    <w:p w:rsidR="00243575" w:rsidRDefault="6BE62816" w14:paraId="3660F375" w14:textId="6333CB76">
      <w:pPr>
        <w:pStyle w:val="PargrafodaLista"/>
        <w:numPr>
          <w:ilvl w:val="0"/>
          <w:numId w:val="31"/>
        </w:numPr>
        <w:spacing w:after="0" w:line="276" w:lineRule="auto"/>
        <w:ind w:left="720" w:right="0"/>
        <w:jc w:val="left"/>
        <w:rPr>
          <w:rFonts w:ascii="Calibri" w:hAnsi="Calibri" w:eastAsia="Calibri" w:cs="Calibri"/>
          <w:sz w:val="22"/>
          <w:szCs w:val="22"/>
        </w:rPr>
        <w:pPrChange w:author="Maria Rosário Silva Lemos Cidadão" w:date="2026-03-25T16:43:00Z" w:id="1454">
          <w:pPr/>
        </w:pPrChange>
      </w:pPr>
      <w:r w:rsidRPr="4CCB09DA">
        <w:rPr>
          <w:rFonts w:ascii="Calibri" w:hAnsi="Calibri" w:eastAsia="Calibri" w:cs="Calibri"/>
          <w:sz w:val="22"/>
          <w:szCs w:val="22"/>
        </w:rPr>
        <w:t xml:space="preserve">No registo de um animal considerado no presente diploma como perigoso ou potencialmente perigoso, só pode figurar como titular uma pessoa singular, maior de 16 anos. </w:t>
      </w:r>
    </w:p>
    <w:p w:rsidR="00243575" w:rsidRDefault="6BE62816" w14:paraId="4E9B7F42" w14:textId="56A60E11">
      <w:pPr>
        <w:pStyle w:val="PargrafodaLista"/>
        <w:numPr>
          <w:ilvl w:val="0"/>
          <w:numId w:val="31"/>
        </w:numPr>
        <w:spacing w:after="0" w:line="276" w:lineRule="auto"/>
        <w:ind w:left="720" w:right="0"/>
        <w:jc w:val="left"/>
        <w:rPr>
          <w:rFonts w:ascii="Calibri" w:hAnsi="Calibri" w:eastAsia="Calibri" w:cs="Calibri"/>
          <w:sz w:val="22"/>
          <w:szCs w:val="22"/>
        </w:rPr>
        <w:pPrChange w:author="Maria Rosário Silva Lemos Cidadão" w:date="2026-03-25T16:43:00Z" w:id="1455">
          <w:pPr/>
        </w:pPrChange>
      </w:pPr>
      <w:r w:rsidRPr="4CCB09DA">
        <w:rPr>
          <w:rFonts w:ascii="Calibri" w:hAnsi="Calibri" w:eastAsia="Calibri" w:cs="Calibri"/>
          <w:sz w:val="22"/>
          <w:szCs w:val="22"/>
        </w:rPr>
        <w:t>Quando não esteja disponível o SIAC, pode o médico veterinário que procede à marcação do animal de companhia emitir uma ficha de registo manual, segundo modelo disponibilizado pela DGAV, e publicitado no respetivo sítio na Internet, devendo promover o seu registo no SIAC no prazo de 2 dias úteis</w:t>
      </w:r>
      <w:ins w:author="Susana Margarida Gonçalves Silva Santos" w:date="2026-03-26T12:14:00Z" w16du:dateUtc="2026-03-26T12:14:20Z" w:id="1456">
        <w:r w:rsidRPr="4CCB09DA" w:rsidR="33625B85">
          <w:rPr>
            <w:rFonts w:ascii="Calibri" w:hAnsi="Calibri" w:eastAsia="Calibri" w:cs="Calibri"/>
            <w:sz w:val="22"/>
            <w:szCs w:val="22"/>
          </w:rPr>
          <w:t>.</w:t>
        </w:r>
      </w:ins>
    </w:p>
    <w:p w:rsidR="00243575" w:rsidRDefault="6BE62816" w14:paraId="2A8A3F28" w14:textId="4DC22D88">
      <w:pPr>
        <w:pStyle w:val="PargrafodaLista"/>
        <w:numPr>
          <w:ilvl w:val="0"/>
          <w:numId w:val="31"/>
        </w:numPr>
        <w:spacing w:after="0" w:line="276" w:lineRule="auto"/>
        <w:ind w:left="720" w:right="0"/>
        <w:jc w:val="left"/>
        <w:rPr>
          <w:rFonts w:ascii="Calibri" w:hAnsi="Calibri" w:eastAsia="Calibri" w:cs="Calibri"/>
          <w:sz w:val="22"/>
          <w:szCs w:val="22"/>
        </w:rPr>
        <w:pPrChange w:author="Maria Rosário Silva Lemos Cidadão" w:date="2026-03-25T16:43:00Z" w:id="1457">
          <w:pPr/>
        </w:pPrChange>
      </w:pPr>
      <w:r w:rsidRPr="4CCB09DA">
        <w:rPr>
          <w:rFonts w:ascii="Calibri" w:hAnsi="Calibri" w:eastAsia="Calibri" w:cs="Calibri"/>
          <w:sz w:val="22"/>
          <w:szCs w:val="22"/>
        </w:rPr>
        <w:t>Na situação referida no número anterior, deve ser entregue ao titular, no momento de marcação do animal, um comprovativo da emissão da ficha de registo, que tem uma validade de 7 dias consecutivos, durante os quais é remetida por via eletrónica, uma versão digital do Documento de Identificação do Animal de Companhia (DIAC).</w:t>
      </w:r>
    </w:p>
    <w:p w:rsidR="00243575" w:rsidRDefault="6BE62816" w14:paraId="4985CE05" w14:textId="1D502B57">
      <w:pPr>
        <w:pStyle w:val="PargrafodaLista"/>
        <w:numPr>
          <w:ilvl w:val="0"/>
          <w:numId w:val="31"/>
        </w:numPr>
        <w:spacing w:after="0" w:line="276" w:lineRule="auto"/>
        <w:ind w:left="720" w:right="0"/>
        <w:jc w:val="left"/>
        <w:rPr>
          <w:rFonts w:ascii="Calibri" w:hAnsi="Calibri" w:eastAsia="Calibri" w:cs="Calibri"/>
          <w:sz w:val="22"/>
          <w:szCs w:val="22"/>
        </w:rPr>
        <w:pPrChange w:author="Maria Rosário Silva Lemos Cidadão" w:date="2026-03-25T16:43:00Z" w:id="1458">
          <w:pPr/>
        </w:pPrChange>
      </w:pPr>
      <w:r w:rsidRPr="4CCB09DA">
        <w:rPr>
          <w:rFonts w:ascii="Calibri" w:hAnsi="Calibri" w:eastAsia="Calibri" w:cs="Calibri"/>
          <w:sz w:val="22"/>
          <w:szCs w:val="22"/>
        </w:rPr>
        <w:t>Quem tenha a posse de um animal de companhia, pertencente à lista da parte B do Anexo I do Regulamento 2016/</w:t>
      </w:r>
      <w:r w:rsidRPr="4CCB09DA" w:rsidR="1D94C2DF">
        <w:rPr>
          <w:rFonts w:ascii="Calibri" w:hAnsi="Calibri" w:eastAsia="Calibri" w:cs="Calibri"/>
          <w:sz w:val="22"/>
          <w:szCs w:val="22"/>
        </w:rPr>
        <w:t>429,</w:t>
      </w:r>
      <w:r w:rsidRPr="4CCB09DA">
        <w:rPr>
          <w:rFonts w:ascii="Calibri" w:hAnsi="Calibri" w:eastAsia="Calibri" w:cs="Calibri"/>
          <w:sz w:val="22"/>
          <w:szCs w:val="22"/>
        </w:rPr>
        <w:t xml:space="preserve"> pode solicitar a um médico veterinário que o seu animal seja marcado e registado no SIAC, passando a partir desse momento a ter de assegurar o cumprimento das normas previstas no presente decreto-lei</w:t>
      </w:r>
    </w:p>
    <w:p w:rsidR="00243575" w:rsidRDefault="354FF41C" w14:paraId="7FD6661E" w14:textId="32AC6E6D">
      <w:pPr>
        <w:pStyle w:val="PargrafodaLista"/>
        <w:numPr>
          <w:ilvl w:val="0"/>
          <w:numId w:val="31"/>
        </w:numPr>
        <w:spacing w:after="0" w:line="276" w:lineRule="auto"/>
        <w:ind w:left="720" w:right="0"/>
        <w:jc w:val="left"/>
        <w:rPr>
          <w:rFonts w:ascii="Calibri" w:hAnsi="Calibri" w:eastAsia="Calibri" w:cs="Calibri"/>
          <w:sz w:val="20"/>
          <w:szCs w:val="20"/>
        </w:rPr>
        <w:pPrChange w:author="Maria Rosário Silva Lemos Cidadão" w:date="2026-03-25T16:43:00Z" w:id="1459">
          <w:pPr/>
        </w:pPrChange>
      </w:pPr>
      <w:r w:rsidRPr="10E1C5B3">
        <w:rPr>
          <w:rFonts w:ascii="Calibri" w:hAnsi="Calibri" w:eastAsia="Calibri" w:cs="Calibri"/>
          <w:sz w:val="20"/>
          <w:szCs w:val="20"/>
        </w:rPr>
        <w:t>As entidades de acolhimento temporário, designadas de lares de acolhimento, devem ser registadas no SIAC, de acordo com as normas previstas no Manual de Procedimentos do SIAC, referido no artigo 5</w:t>
      </w:r>
      <w:r w:rsidRPr="10E1C5B3" w:rsidR="16B28B9D">
        <w:rPr>
          <w:rFonts w:ascii="Calibri" w:hAnsi="Calibri" w:eastAsia="Calibri" w:cs="Calibri"/>
          <w:sz w:val="20"/>
          <w:szCs w:val="20"/>
        </w:rPr>
        <w:t>4</w:t>
      </w:r>
      <w:r w:rsidRPr="10E1C5B3">
        <w:rPr>
          <w:rFonts w:ascii="Calibri" w:hAnsi="Calibri" w:eastAsia="Calibri" w:cs="Calibri"/>
          <w:sz w:val="20"/>
          <w:szCs w:val="20"/>
        </w:rPr>
        <w:t>º do presente diploma</w:t>
      </w:r>
    </w:p>
    <w:p w:rsidR="00243575" w:rsidP="7F7CCA47" w:rsidRDefault="00243575" w14:paraId="42FFD89F" w14:textId="7C6103E6">
      <w:pPr>
        <w:pStyle w:val="PargrafodaLista"/>
        <w:spacing w:after="0" w:line="276" w:lineRule="auto"/>
        <w:ind w:right="0" w:hanging="360"/>
        <w:jc w:val="left"/>
        <w:rPr>
          <w:rFonts w:ascii="Calibri" w:hAnsi="Calibri" w:eastAsia="Calibri" w:cs="Calibri"/>
          <w:sz w:val="20"/>
          <w:szCs w:val="20"/>
        </w:rPr>
        <w:pPrChange w:author="Maria Rosário Silva Lemos Cidadão" w:date="2026-03-25T17:27:00Z" w:id="1460">
          <w:pPr/>
        </w:pPrChange>
      </w:pPr>
    </w:p>
    <w:p w:rsidR="7F7CCA47" w:rsidP="7F7CCA47" w:rsidRDefault="7F7CCA47" w14:paraId="7F4CFAAE" w14:textId="32649473">
      <w:pPr>
        <w:pStyle w:val="PargrafodaLista"/>
        <w:spacing w:after="0" w:line="276" w:lineRule="auto"/>
        <w:ind w:right="0" w:hanging="360"/>
        <w:jc w:val="left"/>
        <w:rPr>
          <w:rFonts w:ascii="Calibri" w:hAnsi="Calibri" w:eastAsia="Calibri" w:cs="Calibri"/>
          <w:sz w:val="20"/>
          <w:szCs w:val="20"/>
        </w:rPr>
      </w:pPr>
    </w:p>
    <w:p w:rsidR="7F7CCA47" w:rsidP="7F7CCA47" w:rsidRDefault="7F7CCA47" w14:paraId="223FD9D6" w14:textId="12A871C0">
      <w:pPr>
        <w:pStyle w:val="PargrafodaLista"/>
        <w:spacing w:after="0" w:line="276" w:lineRule="auto"/>
        <w:ind w:right="0" w:hanging="360"/>
        <w:jc w:val="left"/>
        <w:rPr>
          <w:rFonts w:ascii="Calibri" w:hAnsi="Calibri" w:eastAsia="Calibri" w:cs="Calibri"/>
          <w:sz w:val="20"/>
          <w:szCs w:val="20"/>
        </w:rPr>
      </w:pPr>
    </w:p>
    <w:p w:rsidR="00243575" w:rsidRDefault="312E842B" w14:paraId="24957531" w14:textId="58D220B7">
      <w:pPr>
        <w:spacing w:after="160" w:line="276" w:lineRule="auto"/>
        <w:jc w:val="center"/>
        <w:rPr>
          <w:rFonts w:ascii="Calibri" w:hAnsi="Calibri" w:eastAsia="Calibri" w:cs="Calibri"/>
          <w:sz w:val="22"/>
          <w:szCs w:val="22"/>
        </w:rPr>
        <w:pPrChange w:author="Maria Rosário Silva Lemos Cidadão" w:date="2026-03-25T17:29:00Z" w:id="1461">
          <w:pPr>
            <w:jc w:val="left"/>
          </w:pPr>
        </w:pPrChange>
      </w:pPr>
      <w:r w:rsidRPr="4CCB09DA">
        <w:rPr>
          <w:rFonts w:ascii="Calibri" w:hAnsi="Calibri" w:eastAsia="Calibri" w:cs="Calibri"/>
          <w:sz w:val="22"/>
          <w:szCs w:val="22"/>
        </w:rPr>
        <w:t>Artigo 59.º+3</w:t>
      </w:r>
    </w:p>
    <w:p w:rsidR="00243575" w:rsidRDefault="312E842B" w14:paraId="56C2F03B" w14:textId="185C8E7B">
      <w:pPr>
        <w:spacing w:after="160" w:line="276" w:lineRule="auto"/>
        <w:jc w:val="center"/>
        <w:rPr>
          <w:rFonts w:ascii="Calibri" w:hAnsi="Calibri" w:eastAsia="Calibri" w:cs="Calibri"/>
          <w:sz w:val="22"/>
          <w:szCs w:val="22"/>
        </w:rPr>
        <w:pPrChange w:author="Maria Rosário Silva Lemos Cidadão" w:date="2026-03-25T17:29:00Z" w:id="1462">
          <w:pPr>
            <w:jc w:val="left"/>
          </w:pPr>
        </w:pPrChange>
      </w:pPr>
      <w:r w:rsidRPr="4CCB09DA">
        <w:rPr>
          <w:rFonts w:ascii="Calibri" w:hAnsi="Calibri" w:eastAsia="Calibri" w:cs="Calibri"/>
          <w:sz w:val="22"/>
          <w:szCs w:val="22"/>
        </w:rPr>
        <w:t>Documento de Identificação do Animal de Companhia</w:t>
      </w:r>
    </w:p>
    <w:p w:rsidR="00243575" w:rsidRDefault="312E842B" w14:paraId="6A74DA8A" w14:textId="6EFBE1B0">
      <w:pPr>
        <w:pStyle w:val="PargrafodaLista"/>
        <w:numPr>
          <w:ilvl w:val="0"/>
          <w:numId w:val="28"/>
        </w:numPr>
        <w:spacing w:after="0" w:line="276" w:lineRule="auto"/>
        <w:ind w:left="720" w:right="0"/>
        <w:jc w:val="left"/>
        <w:rPr>
          <w:rFonts w:ascii="Calibri" w:hAnsi="Calibri" w:eastAsia="Calibri" w:cs="Calibri"/>
          <w:sz w:val="20"/>
          <w:szCs w:val="20"/>
        </w:rPr>
        <w:pPrChange w:author="Maria Rosário Silva Lemos Cidadão" w:date="2026-03-25T17:27:00Z" w:id="1463">
          <w:pPr/>
        </w:pPrChange>
      </w:pPr>
      <w:r w:rsidRPr="4CCB09DA">
        <w:rPr>
          <w:rFonts w:ascii="Calibri" w:hAnsi="Calibri" w:eastAsia="Calibri" w:cs="Calibri"/>
          <w:sz w:val="20"/>
          <w:szCs w:val="20"/>
        </w:rPr>
        <w:t xml:space="preserve">Após o registo no SIAC, dos </w:t>
      </w:r>
      <w:r w:rsidRPr="4CCB09DA">
        <w:rPr>
          <w:rFonts w:ascii="Calibri" w:hAnsi="Calibri" w:eastAsia="Calibri" w:cs="Calibri"/>
          <w:sz w:val="22"/>
          <w:szCs w:val="22"/>
        </w:rPr>
        <w:t>animais abrangidos pela obrigatoriedade da identificação</w:t>
      </w:r>
      <w:r w:rsidRPr="4CCB09DA">
        <w:rPr>
          <w:rFonts w:ascii="Calibri" w:hAnsi="Calibri" w:eastAsia="Calibri" w:cs="Calibri"/>
          <w:sz w:val="20"/>
          <w:szCs w:val="20"/>
        </w:rPr>
        <w:t>, é emitido pelo sistema o DIAC que reproduz, em suporte físico ou digital, os dados constantes do SIAC, constituindo este o documento de identificação no território nacional.</w:t>
      </w:r>
    </w:p>
    <w:p w:rsidR="00243575" w:rsidRDefault="312E842B" w14:paraId="3233A13E" w14:textId="4FEF09BB">
      <w:pPr>
        <w:pStyle w:val="PargrafodaLista"/>
        <w:numPr>
          <w:ilvl w:val="0"/>
          <w:numId w:val="28"/>
        </w:numPr>
        <w:spacing w:after="0" w:line="276" w:lineRule="auto"/>
        <w:ind w:left="720" w:right="0"/>
        <w:jc w:val="left"/>
        <w:rPr>
          <w:rFonts w:ascii="Calibri" w:hAnsi="Calibri" w:eastAsia="Calibri" w:cs="Calibri"/>
          <w:sz w:val="20"/>
          <w:szCs w:val="20"/>
        </w:rPr>
        <w:pPrChange w:author="Maria Rosário Silva Lemos Cidadão" w:date="2026-03-25T17:27:00Z" w:id="1464">
          <w:pPr/>
        </w:pPrChange>
      </w:pPr>
      <w:r w:rsidRPr="4CCB09DA">
        <w:rPr>
          <w:rFonts w:ascii="Calibri" w:hAnsi="Calibri" w:eastAsia="Calibri" w:cs="Calibri"/>
          <w:sz w:val="20"/>
          <w:szCs w:val="20"/>
        </w:rPr>
        <w:t xml:space="preserve">Qualquer alteração aos elementos constantes do SIAC, nomeadamente alteração de titular, da sua residência ou de local de alojamento do animal, ou outras disposições obrigatórias, deve ser </w:t>
      </w:r>
      <w:r w:rsidRPr="4CCB09DA">
        <w:rPr>
          <w:rFonts w:ascii="Calibri" w:hAnsi="Calibri" w:eastAsia="Calibri" w:cs="Calibri"/>
          <w:sz w:val="20"/>
          <w:szCs w:val="20"/>
        </w:rPr>
        <w:t>comunicada ao sistema, determina a caducidade do anterior DIAC e a obrigação da emissão de DIAC atualizado</w:t>
      </w:r>
    </w:p>
    <w:p w:rsidR="00243575" w:rsidRDefault="312E842B" w14:paraId="35EB310B" w14:textId="6A2A8256">
      <w:pPr>
        <w:pStyle w:val="PargrafodaLista"/>
        <w:numPr>
          <w:ilvl w:val="0"/>
          <w:numId w:val="28"/>
        </w:numPr>
        <w:spacing w:after="0" w:line="276" w:lineRule="auto"/>
        <w:ind w:left="720" w:right="0"/>
        <w:jc w:val="left"/>
        <w:pPrChange w:author="Maria Rosário Silva Lemos Cidadão" w:date="2026-03-25T17:27:00Z" w:id="1465">
          <w:pPr/>
        </w:pPrChange>
      </w:pPr>
      <w:r w:rsidRPr="4CCB09DA">
        <w:rPr>
          <w:rFonts w:ascii="Calibri" w:hAnsi="Calibri" w:eastAsia="Calibri" w:cs="Calibri"/>
          <w:sz w:val="22"/>
          <w:szCs w:val="22"/>
        </w:rPr>
        <w:t>Em qualquer altura. pode o titular solicitar a emissão do DIAC diretamente ao SIAC, ao médico veterinário acreditado no SIAC ou à junta de freguesia da sua área de residência.</w:t>
      </w:r>
    </w:p>
    <w:p w:rsidR="00243575" w:rsidRDefault="312E842B" w14:paraId="495BB4A2" w14:textId="2CEF8CFE">
      <w:pPr>
        <w:pStyle w:val="PargrafodaLista"/>
        <w:numPr>
          <w:ilvl w:val="0"/>
          <w:numId w:val="28"/>
        </w:numPr>
        <w:spacing w:after="0" w:line="276" w:lineRule="auto"/>
        <w:ind w:left="720" w:right="0"/>
        <w:jc w:val="left"/>
        <w:pPrChange w:author="Maria Rosário Silva Lemos Cidadão" w:date="2026-03-25T17:28:00Z" w:id="1466">
          <w:pPr/>
        </w:pPrChange>
      </w:pPr>
      <w:r w:rsidRPr="4CCB09DA">
        <w:rPr>
          <w:rFonts w:ascii="Calibri" w:hAnsi="Calibri" w:eastAsia="Calibri" w:cs="Calibri"/>
          <w:sz w:val="22"/>
          <w:szCs w:val="22"/>
        </w:rPr>
        <w:t>O DIAC encontra-se disponível de forma desmaterializada na aplicação móvel id.gov.pt,</w:t>
      </w:r>
    </w:p>
    <w:p w:rsidR="4CCB09DA" w:rsidP="4CCB09DA" w:rsidRDefault="4CCB09DA" w14:paraId="5B4A2267" w14:textId="36311999">
      <w:pPr>
        <w:spacing w:after="230" w:line="259" w:lineRule="auto"/>
        <w:ind w:left="316" w:right="315" w:hanging="10"/>
        <w:jc w:val="left"/>
      </w:pPr>
    </w:p>
    <w:p w:rsidR="3BF16018" w:rsidRDefault="3BF16018" w14:paraId="49B44D32" w14:textId="53381E5C">
      <w:pPr>
        <w:spacing w:after="160" w:line="276" w:lineRule="auto"/>
        <w:jc w:val="center"/>
        <w:rPr>
          <w:rFonts w:ascii="Calibri" w:hAnsi="Calibri" w:eastAsia="Calibri" w:cs="Calibri"/>
          <w:sz w:val="22"/>
          <w:szCs w:val="22"/>
        </w:rPr>
        <w:pPrChange w:author="Maria Rosário Silva Lemos Cidadão" w:date="2026-03-25T17:29:00Z" w:id="1467">
          <w:pPr>
            <w:jc w:val="left"/>
          </w:pPr>
        </w:pPrChange>
      </w:pPr>
      <w:r w:rsidRPr="4CCB09DA">
        <w:rPr>
          <w:rFonts w:ascii="Calibri" w:hAnsi="Calibri" w:eastAsia="Calibri" w:cs="Calibri"/>
          <w:sz w:val="22"/>
          <w:szCs w:val="22"/>
        </w:rPr>
        <w:t>Artigo 59.º+4</w:t>
      </w:r>
    </w:p>
    <w:p w:rsidR="3BF16018" w:rsidRDefault="3BF16018" w14:paraId="1E34B081" w14:textId="3EB6BF3B">
      <w:pPr>
        <w:spacing w:after="160" w:line="276" w:lineRule="auto"/>
        <w:jc w:val="center"/>
        <w:rPr>
          <w:rFonts w:ascii="Calibri" w:hAnsi="Calibri" w:eastAsia="Calibri" w:cs="Calibri"/>
          <w:sz w:val="22"/>
          <w:szCs w:val="22"/>
        </w:rPr>
        <w:pPrChange w:author="Maria Rosário Silva Lemos Cidadão" w:date="2026-03-25T17:29:00Z" w:id="1468">
          <w:pPr>
            <w:jc w:val="left"/>
          </w:pPr>
        </w:pPrChange>
      </w:pPr>
      <w:r w:rsidRPr="4CCB09DA">
        <w:rPr>
          <w:rFonts w:ascii="Calibri" w:hAnsi="Calibri" w:eastAsia="Calibri" w:cs="Calibri"/>
          <w:sz w:val="22"/>
          <w:szCs w:val="22"/>
        </w:rPr>
        <w:t>Situações especiais de registo</w:t>
      </w:r>
    </w:p>
    <w:p w:rsidR="3BF16018" w:rsidP="4CCB09DA" w:rsidRDefault="3BF16018" w14:paraId="7C6B8B44" w14:textId="017B4403">
      <w:pPr>
        <w:pStyle w:val="PargrafodaLista"/>
        <w:numPr>
          <w:ilvl w:val="0"/>
          <w:numId w:val="27"/>
        </w:numPr>
        <w:spacing w:after="0" w:line="276" w:lineRule="auto"/>
        <w:ind w:left="720" w:right="0"/>
        <w:jc w:val="left"/>
        <w:rPr>
          <w:rFonts w:ascii="Calibri" w:hAnsi="Calibri" w:eastAsia="Calibri" w:cs="Calibri"/>
          <w:sz w:val="20"/>
          <w:szCs w:val="20"/>
        </w:rPr>
      </w:pPr>
      <w:r w:rsidRPr="41599A0F" w:rsidR="3BF16018">
        <w:rPr>
          <w:rFonts w:ascii="Calibri" w:hAnsi="Calibri" w:eastAsia="Calibri" w:cs="Calibri"/>
          <w:sz w:val="20"/>
          <w:szCs w:val="20"/>
        </w:rPr>
        <w:t xml:space="preserve">Os animais de companhia, </w:t>
      </w:r>
      <w:r w:rsidRPr="41599A0F" w:rsidR="7C7C71AB">
        <w:rPr>
          <w:rFonts w:ascii="Calibri" w:hAnsi="Calibri" w:eastAsia="Calibri" w:cs="Calibri"/>
          <w:sz w:val="20"/>
          <w:szCs w:val="20"/>
        </w:rPr>
        <w:t>considerados na Parte</w:t>
      </w:r>
      <w:r w:rsidRPr="41599A0F" w:rsidR="3BF16018">
        <w:rPr>
          <w:rFonts w:ascii="Calibri" w:hAnsi="Calibri" w:eastAsia="Calibri" w:cs="Calibri"/>
          <w:sz w:val="20"/>
          <w:szCs w:val="20"/>
        </w:rPr>
        <w:t xml:space="preserve"> A </w:t>
      </w:r>
      <w:r w:rsidRPr="41599A0F" w:rsidR="444F17E6">
        <w:rPr>
          <w:rFonts w:ascii="Calibri" w:hAnsi="Calibri" w:eastAsia="Calibri" w:cs="Calibri"/>
          <w:sz w:val="20"/>
          <w:szCs w:val="20"/>
        </w:rPr>
        <w:t>do</w:t>
      </w:r>
      <w:r w:rsidRPr="41599A0F" w:rsidR="3BF16018">
        <w:rPr>
          <w:rFonts w:ascii="Calibri" w:hAnsi="Calibri" w:eastAsia="Calibri" w:cs="Calibri"/>
          <w:sz w:val="20"/>
          <w:szCs w:val="20"/>
        </w:rPr>
        <w:t xml:space="preserve"> A</w:t>
      </w:r>
      <w:r w:rsidRPr="41599A0F" w:rsidR="03718D63">
        <w:rPr>
          <w:rFonts w:ascii="Calibri" w:hAnsi="Calibri" w:eastAsia="Calibri" w:cs="Calibri"/>
          <w:sz w:val="20"/>
          <w:szCs w:val="20"/>
        </w:rPr>
        <w:t>nexo</w:t>
      </w:r>
      <w:r w:rsidRPr="41599A0F" w:rsidR="3BF16018">
        <w:rPr>
          <w:rFonts w:ascii="Calibri" w:hAnsi="Calibri" w:eastAsia="Calibri" w:cs="Calibri"/>
          <w:sz w:val="20"/>
          <w:szCs w:val="20"/>
        </w:rPr>
        <w:t xml:space="preserve"> </w:t>
      </w:r>
      <w:r w:rsidRPr="41599A0F" w:rsidR="322A56B8">
        <w:rPr>
          <w:rFonts w:ascii="Calibri" w:hAnsi="Calibri" w:eastAsia="Calibri" w:cs="Calibri"/>
          <w:sz w:val="20"/>
          <w:szCs w:val="20"/>
        </w:rPr>
        <w:t xml:space="preserve">I do </w:t>
      </w:r>
      <w:r w:rsidRPr="41599A0F" w:rsidR="3BF16018">
        <w:rPr>
          <w:rFonts w:ascii="Calibri" w:hAnsi="Calibri" w:eastAsia="Calibri" w:cs="Calibri"/>
          <w:sz w:val="20"/>
          <w:szCs w:val="20"/>
        </w:rPr>
        <w:t>Reg</w:t>
      </w:r>
      <w:r w:rsidRPr="41599A0F" w:rsidR="67F577E3">
        <w:rPr>
          <w:rFonts w:ascii="Calibri" w:hAnsi="Calibri" w:eastAsia="Calibri" w:cs="Calibri"/>
          <w:sz w:val="20"/>
          <w:szCs w:val="20"/>
        </w:rPr>
        <w:t>ulamento (UE)</w:t>
      </w:r>
      <w:r w:rsidRPr="41599A0F" w:rsidR="3BF16018">
        <w:rPr>
          <w:rFonts w:ascii="Calibri" w:hAnsi="Calibri" w:eastAsia="Calibri" w:cs="Calibri"/>
          <w:sz w:val="20"/>
          <w:szCs w:val="20"/>
        </w:rPr>
        <w:t xml:space="preserve"> 2106/429</w:t>
      </w:r>
      <w:r w:rsidRPr="41599A0F" w:rsidR="57D0ABDC">
        <w:rPr>
          <w:rFonts w:ascii="Calibri" w:hAnsi="Calibri" w:eastAsia="Calibri" w:cs="Calibri"/>
          <w:sz w:val="20"/>
          <w:szCs w:val="20"/>
        </w:rPr>
        <w:t xml:space="preserve">, do </w:t>
      </w:r>
      <w:r w:rsidRPr="41599A0F" w:rsidR="7D3AF03B">
        <w:rPr>
          <w:rFonts w:ascii="Calibri" w:hAnsi="Calibri" w:eastAsia="Calibri" w:cs="Calibri"/>
          <w:sz w:val="20"/>
          <w:szCs w:val="20"/>
        </w:rPr>
        <w:t>Parlamento</w:t>
      </w:r>
      <w:r w:rsidRPr="41599A0F" w:rsidR="57D0ABDC">
        <w:rPr>
          <w:rFonts w:ascii="Calibri" w:hAnsi="Calibri" w:eastAsia="Calibri" w:cs="Calibri"/>
          <w:sz w:val="20"/>
          <w:szCs w:val="20"/>
        </w:rPr>
        <w:t xml:space="preserve"> e do Conselho</w:t>
      </w:r>
      <w:r w:rsidRPr="41599A0F" w:rsidR="3BF16018">
        <w:rPr>
          <w:rFonts w:ascii="Calibri" w:hAnsi="Calibri" w:eastAsia="Calibri" w:cs="Calibri"/>
          <w:sz w:val="20"/>
          <w:szCs w:val="20"/>
        </w:rPr>
        <w:t xml:space="preserve">, que entrem em território nacional provenientes de um Estado-Membro da União Europeia ou de um país ou território terceiro, devidamente marcados nos termos do </w:t>
      </w:r>
      <w:commentRangeStart w:id="1469"/>
      <w:r w:rsidRPr="41599A0F" w:rsidR="4A9563A0">
        <w:rPr>
          <w:rFonts w:ascii="Calibri" w:hAnsi="Calibri" w:eastAsia="Calibri" w:cs="Calibri"/>
          <w:sz w:val="22"/>
          <w:szCs w:val="22"/>
        </w:rPr>
        <w:t xml:space="preserve">Regulamento (UE) n.º 2026/131 da </w:t>
      </w:r>
      <w:commentRangeEnd w:id="1469"/>
      <w:r>
        <w:rPr>
          <w:rStyle w:val="CommentReference"/>
        </w:rPr>
        <w:commentReference w:id="1469"/>
      </w:r>
      <w:r w:rsidRPr="41599A0F" w:rsidR="4A9563A0">
        <w:rPr>
          <w:rFonts w:ascii="Calibri" w:hAnsi="Calibri" w:eastAsia="Calibri" w:cs="Calibri"/>
          <w:sz w:val="22"/>
          <w:szCs w:val="22"/>
        </w:rPr>
        <w:t>Comissão, de 20 de janeiro de 2026</w:t>
      </w:r>
      <w:r w:rsidRPr="41599A0F" w:rsidR="3BF16018">
        <w:rPr>
          <w:rFonts w:ascii="Calibri" w:hAnsi="Calibri" w:eastAsia="Calibri" w:cs="Calibri"/>
          <w:sz w:val="20"/>
          <w:szCs w:val="20"/>
        </w:rPr>
        <w:t xml:space="preserve">, e que permaneçam em território nacional por </w:t>
      </w:r>
      <w:r w:rsidRPr="41599A0F" w:rsidR="3BF16018">
        <w:rPr>
          <w:rFonts w:ascii="Calibri" w:hAnsi="Calibri" w:eastAsia="Calibri" w:cs="Calibri"/>
          <w:b w:val="1"/>
          <w:bCs w:val="1"/>
          <w:color w:val="EE0000"/>
          <w:sz w:val="20"/>
          <w:szCs w:val="20"/>
        </w:rPr>
        <w:t>período igual ou superior a 120 dias</w:t>
      </w:r>
      <w:r w:rsidRPr="41599A0F" w:rsidR="3BF16018">
        <w:rPr>
          <w:rFonts w:ascii="Calibri" w:hAnsi="Calibri" w:eastAsia="Calibri" w:cs="Calibri"/>
          <w:sz w:val="20"/>
          <w:szCs w:val="20"/>
        </w:rPr>
        <w:t xml:space="preserve"> são obrigatoriamente registados no SIAC </w:t>
      </w:r>
      <w:commentRangeStart w:id="1470"/>
      <w:r w:rsidRPr="41599A0F" w:rsidR="3BF16018">
        <w:rPr>
          <w:rFonts w:ascii="Calibri" w:hAnsi="Calibri" w:eastAsia="Calibri" w:cs="Calibri"/>
          <w:sz w:val="20"/>
          <w:szCs w:val="20"/>
        </w:rPr>
        <w:t>no prazo de cinco dias úteis</w:t>
      </w:r>
      <w:commentRangeEnd w:id="1470"/>
      <w:r>
        <w:rPr>
          <w:rStyle w:val="CommentReference"/>
        </w:rPr>
        <w:commentReference w:id="1470"/>
      </w:r>
      <w:r w:rsidRPr="41599A0F" w:rsidR="3BF16018">
        <w:rPr>
          <w:rFonts w:ascii="Calibri" w:hAnsi="Calibri" w:eastAsia="Calibri" w:cs="Calibri"/>
          <w:sz w:val="20"/>
          <w:szCs w:val="20"/>
        </w:rPr>
        <w:t xml:space="preserve"> após o termo </w:t>
      </w:r>
      <w:r w:rsidRPr="41599A0F" w:rsidR="1CBB6A39">
        <w:rPr>
          <w:rFonts w:ascii="Calibri" w:hAnsi="Calibri" w:eastAsia="Calibri" w:cs="Calibri"/>
          <w:sz w:val="20"/>
          <w:szCs w:val="20"/>
        </w:rPr>
        <w:t>dos 120 dias</w:t>
      </w:r>
      <w:r w:rsidRPr="41599A0F" w:rsidR="4BD616D1">
        <w:rPr>
          <w:rFonts w:ascii="Calibri" w:hAnsi="Calibri" w:eastAsia="Calibri" w:cs="Calibri"/>
          <w:sz w:val="20"/>
          <w:szCs w:val="20"/>
        </w:rPr>
        <w:t>,</w:t>
      </w:r>
      <w:r w:rsidRPr="41599A0F" w:rsidR="3BF16018">
        <w:rPr>
          <w:rFonts w:ascii="Calibri" w:hAnsi="Calibri" w:eastAsia="Calibri" w:cs="Calibri"/>
          <w:sz w:val="20"/>
          <w:szCs w:val="20"/>
        </w:rPr>
        <w:t xml:space="preserve"> desde </w:t>
      </w:r>
      <w:r w:rsidRPr="41599A0F" w:rsidR="2570D796">
        <w:rPr>
          <w:rFonts w:ascii="Calibri" w:hAnsi="Calibri" w:eastAsia="Calibri" w:cs="Calibri"/>
          <w:sz w:val="20"/>
          <w:szCs w:val="20"/>
        </w:rPr>
        <w:t>da data de entrada</w:t>
      </w:r>
      <w:ins w:author="Maria Rosário Silva Lemos Cidadão" w:date="2026-03-26T15:42:00Z" w16du:dateUtc="2026-03-26T15:42:07Z" w:id="1290635353">
        <w:r w:rsidRPr="41599A0F" w:rsidR="2570D796">
          <w:rPr>
            <w:rFonts w:ascii="Calibri" w:hAnsi="Calibri" w:eastAsia="Calibri" w:cs="Calibri"/>
            <w:sz w:val="20"/>
            <w:szCs w:val="20"/>
          </w:rPr>
          <w:t>.</w:t>
        </w:r>
      </w:ins>
    </w:p>
    <w:p w:rsidR="3BF16018" w:rsidP="4CCB09DA" w:rsidRDefault="3BF16018" w14:paraId="6A6EDA99" w14:textId="3D480E10">
      <w:pPr>
        <w:pStyle w:val="PargrafodaLista"/>
        <w:numPr>
          <w:ilvl w:val="0"/>
          <w:numId w:val="27"/>
        </w:numPr>
        <w:spacing w:after="0" w:line="276" w:lineRule="auto"/>
        <w:ind w:left="720" w:right="0"/>
        <w:jc w:val="left"/>
        <w:rPr>
          <w:rFonts w:ascii="Calibri" w:hAnsi="Calibri" w:eastAsia="Calibri" w:cs="Calibri"/>
          <w:sz w:val="20"/>
          <w:szCs w:val="20"/>
        </w:rPr>
      </w:pPr>
      <w:r w:rsidRPr="4CCB09DA">
        <w:rPr>
          <w:rFonts w:ascii="Calibri" w:hAnsi="Calibri" w:eastAsia="Calibri" w:cs="Calibri"/>
          <w:sz w:val="20"/>
          <w:szCs w:val="20"/>
        </w:rPr>
        <w:t>Os animais de companhia nas condições referidas no número anterior devem ser registados no SIAC por médico veterinário acreditado no SIAC, por pessoa acreditada perante o SIAC, em nome da pessoa que figure como seu proprietário no Passaporte de Animal de Companhia (PAC) ou na pessoa que consta como como local de destino no certificado sanitário</w:t>
      </w:r>
    </w:p>
    <w:p w:rsidR="3BF16018" w:rsidP="4CCB09DA" w:rsidRDefault="3BF16018" w14:paraId="7520B41C" w14:textId="026E13D4">
      <w:pPr>
        <w:pStyle w:val="PargrafodaLista"/>
        <w:numPr>
          <w:ilvl w:val="0"/>
          <w:numId w:val="27"/>
        </w:numPr>
        <w:spacing w:after="0" w:line="276" w:lineRule="auto"/>
        <w:ind w:left="720" w:right="0"/>
        <w:jc w:val="left"/>
        <w:rPr>
          <w:rFonts w:ascii="Calibri" w:hAnsi="Calibri" w:eastAsia="Calibri" w:cs="Calibri"/>
          <w:sz w:val="20"/>
          <w:szCs w:val="20"/>
        </w:rPr>
      </w:pPr>
      <w:r w:rsidRPr="4CCB09DA">
        <w:rPr>
          <w:rFonts w:ascii="Calibri" w:hAnsi="Calibri" w:eastAsia="Calibri" w:cs="Calibri"/>
          <w:sz w:val="20"/>
          <w:szCs w:val="20"/>
        </w:rPr>
        <w:t xml:space="preserve">Em derrogação do previsto no número 1, os cães considerados potencialmente perigosos, provenientes de um Estado-Membro ou de um país terceiro, tendo em vista a sua reprodução, devem ser registados no SIAC </w:t>
      </w:r>
      <w:commentRangeStart w:id="1472"/>
      <w:commentRangeStart w:id="1473"/>
      <w:r w:rsidRPr="4CCB09DA">
        <w:rPr>
          <w:rFonts w:ascii="Calibri" w:hAnsi="Calibri" w:eastAsia="Calibri" w:cs="Calibri"/>
          <w:sz w:val="20"/>
          <w:szCs w:val="20"/>
        </w:rPr>
        <w:t>no prazo de 10 dias</w:t>
      </w:r>
      <w:commentRangeEnd w:id="1472"/>
      <w:r w:rsidRPr="4CCB09DA">
        <w:rPr>
          <w:rStyle w:val="Refdecomentrio"/>
          <w:rFonts w:ascii="Calibri" w:hAnsi="Calibri" w:eastAsia="Calibri" w:cs="Calibri"/>
          <w:sz w:val="20"/>
          <w:szCs w:val="20"/>
        </w:rPr>
        <w:commentReference w:id="1472"/>
      </w:r>
      <w:commentRangeEnd w:id="1473"/>
      <w:r>
        <w:rPr>
          <w:rStyle w:val="CommentReference"/>
        </w:rPr>
        <w:commentReference w:id="1473"/>
      </w:r>
      <w:r w:rsidRPr="4CCB09DA">
        <w:rPr>
          <w:rFonts w:ascii="Calibri" w:hAnsi="Calibri" w:eastAsia="Calibri" w:cs="Calibri"/>
          <w:sz w:val="20"/>
          <w:szCs w:val="20"/>
        </w:rPr>
        <w:t xml:space="preserve"> após a entrada no território nacional, pelo médico veterinário municipal da sua área de residência, em nome do operador.</w:t>
      </w:r>
    </w:p>
    <w:p w:rsidR="3BF16018" w:rsidP="4CCB09DA" w:rsidRDefault="3BF16018" w14:paraId="3FFF6A0F" w14:textId="32E97D78">
      <w:pPr>
        <w:pStyle w:val="PargrafodaLista"/>
        <w:numPr>
          <w:ilvl w:val="0"/>
          <w:numId w:val="27"/>
        </w:numPr>
        <w:spacing w:after="0" w:line="276" w:lineRule="auto"/>
        <w:ind w:left="720" w:right="0"/>
        <w:jc w:val="left"/>
        <w:rPr>
          <w:rFonts w:ascii="Calibri" w:hAnsi="Calibri" w:eastAsia="Calibri" w:cs="Calibri"/>
          <w:sz w:val="20"/>
          <w:szCs w:val="20"/>
        </w:rPr>
      </w:pPr>
      <w:r w:rsidRPr="4CCB09DA">
        <w:rPr>
          <w:rFonts w:ascii="Calibri" w:hAnsi="Calibri" w:eastAsia="Calibri" w:cs="Calibri"/>
          <w:sz w:val="20"/>
          <w:szCs w:val="20"/>
        </w:rPr>
        <w:t xml:space="preserve">O operador responsável pela importação dos cães ou gatos para a União deve assegurar que estes sejam registados no SIAC, por um veterinário, </w:t>
      </w:r>
      <w:commentRangeStart w:id="1474"/>
      <w:r w:rsidRPr="4CCB09DA">
        <w:rPr>
          <w:rFonts w:ascii="Calibri" w:hAnsi="Calibri" w:eastAsia="Calibri" w:cs="Calibri"/>
          <w:sz w:val="20"/>
          <w:szCs w:val="20"/>
        </w:rPr>
        <w:t>no prazo de cinco dias úteis</w:t>
      </w:r>
      <w:commentRangeEnd w:id="1474"/>
      <w:r w:rsidRPr="4CCB09DA">
        <w:rPr>
          <w:rStyle w:val="Refdecomentrio"/>
          <w:rFonts w:ascii="Calibri" w:hAnsi="Calibri" w:eastAsia="Calibri" w:cs="Calibri"/>
          <w:sz w:val="20"/>
          <w:szCs w:val="20"/>
        </w:rPr>
        <w:commentReference w:id="1474"/>
      </w:r>
      <w:r w:rsidRPr="4CCB09DA">
        <w:rPr>
          <w:rFonts w:ascii="Calibri" w:hAnsi="Calibri" w:eastAsia="Calibri" w:cs="Calibri"/>
          <w:sz w:val="20"/>
          <w:szCs w:val="20"/>
        </w:rPr>
        <w:t xml:space="preserve"> após a sua entrada na União.</w:t>
      </w:r>
    </w:p>
    <w:p w:rsidR="3BF16018" w:rsidP="4CCB09DA" w:rsidRDefault="3BF16018" w14:paraId="3EB0D478" w14:textId="038C00A1">
      <w:pPr>
        <w:pStyle w:val="PargrafodaLista"/>
        <w:numPr>
          <w:ilvl w:val="0"/>
          <w:numId w:val="27"/>
        </w:numPr>
        <w:spacing w:after="0" w:line="276" w:lineRule="auto"/>
        <w:ind w:left="720" w:right="0"/>
        <w:jc w:val="left"/>
        <w:rPr>
          <w:rFonts w:ascii="Calibri" w:hAnsi="Calibri" w:eastAsia="Calibri" w:cs="Calibri"/>
          <w:sz w:val="20"/>
          <w:szCs w:val="20"/>
        </w:rPr>
      </w:pPr>
      <w:r w:rsidRPr="4CCB09DA">
        <w:rPr>
          <w:rFonts w:ascii="Calibri" w:hAnsi="Calibri" w:eastAsia="Calibri" w:cs="Calibri"/>
          <w:sz w:val="20"/>
          <w:szCs w:val="20"/>
        </w:rPr>
        <w:t>.</w:t>
      </w:r>
      <w:r w:rsidRPr="4CCB09DA">
        <w:rPr>
          <w:rFonts w:ascii="Aptos" w:hAnsi="Aptos" w:eastAsia="Aptos" w:cs="Aptos"/>
        </w:rPr>
        <w:t xml:space="preserve"> </w:t>
      </w:r>
      <w:r w:rsidRPr="4CCB09DA">
        <w:rPr>
          <w:rFonts w:ascii="Calibri" w:hAnsi="Calibri" w:eastAsia="Calibri" w:cs="Calibri"/>
          <w:sz w:val="20"/>
          <w:szCs w:val="20"/>
        </w:rPr>
        <w:t xml:space="preserve">- </w:t>
      </w:r>
      <w:commentRangeStart w:id="1475"/>
      <w:r w:rsidRPr="4CCB09DA">
        <w:rPr>
          <w:rFonts w:ascii="Calibri" w:hAnsi="Calibri" w:eastAsia="Calibri" w:cs="Calibri"/>
          <w:sz w:val="20"/>
          <w:szCs w:val="20"/>
        </w:rPr>
        <w:t>O registo no SIAC dos cães pertencentes às Forças Armadas e às Forças de Segurança e Serviços de Segurança é facultativo, desde que estejam marcados e estejam assegurados registos equivalentes mantidos pelas respetivas entidades.</w:t>
      </w:r>
    </w:p>
    <w:p w:rsidR="50285ABB" w:rsidP="4CCB09DA" w:rsidRDefault="50285ABB" w14:paraId="5EC026E7" w14:textId="7D9927B3">
      <w:pPr>
        <w:pStyle w:val="PargrafodaLista"/>
        <w:numPr>
          <w:ilvl w:val="0"/>
          <w:numId w:val="27"/>
        </w:numPr>
        <w:spacing w:after="0" w:line="276" w:lineRule="auto"/>
        <w:ind w:left="720" w:right="0"/>
        <w:jc w:val="left"/>
      </w:pPr>
      <w:r w:rsidRPr="4CCB09DA">
        <w:rPr>
          <w:rFonts w:ascii="Calibri" w:hAnsi="Calibri" w:eastAsia="Calibri" w:cs="Calibri"/>
          <w:sz w:val="20"/>
          <w:szCs w:val="20"/>
          <w:rPrChange w:author="Maria Rosário Silva Lemos Cidadão" w:date="2026-03-26T15:49:00Z" w16du:dateUtc="2026-03-26T15:49:37Z" w:id="1476">
            <w:rPr>
              <w:rFonts w:ascii="Calibri" w:hAnsi="Calibri" w:eastAsia="Calibri" w:cs="Calibri"/>
              <w:strike/>
              <w:sz w:val="20"/>
              <w:szCs w:val="20"/>
            </w:rPr>
          </w:rPrChange>
        </w:rPr>
        <w:t xml:space="preserve">Também é facultativo o registo no SIAC dos animais de companhia detidos em centros de investigação ou </w:t>
      </w:r>
      <w:r w:rsidRPr="4CCB09DA">
        <w:rPr>
          <w:rFonts w:ascii="Calibri" w:hAnsi="Calibri" w:eastAsia="Calibri" w:cs="Calibri"/>
          <w:sz w:val="20"/>
          <w:szCs w:val="20"/>
          <w:rPrChange w:author="Maria Rosário Silva Lemos Cidadão" w:date="2026-03-26T15:49:00Z" w16du:dateUtc="2026-03-26T15:49:16Z" w:id="1477">
            <w:rPr>
              <w:rFonts w:ascii="Calibri" w:hAnsi="Calibri" w:eastAsia="Calibri" w:cs="Calibri"/>
              <w:strike/>
              <w:sz w:val="20"/>
              <w:szCs w:val="20"/>
            </w:rPr>
          </w:rPrChange>
        </w:rPr>
        <w:t>experimentação</w:t>
      </w:r>
      <w:r w:rsidRPr="4CCB09DA">
        <w:rPr>
          <w:rFonts w:ascii="Calibri" w:hAnsi="Calibri" w:eastAsia="Calibri" w:cs="Calibri"/>
          <w:sz w:val="20"/>
          <w:szCs w:val="20"/>
          <w:rPrChange w:author="Maria Rosário Silva Lemos Cidadão" w:date="2026-03-26T15:49:00Z" w16du:dateUtc="2026-03-26T15:49:37Z" w:id="1478">
            <w:rPr>
              <w:rFonts w:ascii="Calibri" w:hAnsi="Calibri" w:eastAsia="Calibri" w:cs="Calibri"/>
              <w:strike/>
              <w:sz w:val="20"/>
              <w:szCs w:val="20"/>
            </w:rPr>
          </w:rPrChange>
        </w:rPr>
        <w:t>, nos termos do Decreto-Lei n.º 113/2013, de 7 de agosto, na sua redação atual</w:t>
      </w:r>
    </w:p>
    <w:p w:rsidR="4CCB09DA" w:rsidP="41599A0F" w:rsidRDefault="4CCB09DA" w14:paraId="3A2DF43A" w14:textId="54F2206D">
      <w:pPr>
        <w:pStyle w:val="Normal"/>
        <w:spacing w:after="0" w:line="276" w:lineRule="auto"/>
        <w:ind w:left="0" w:right="0" w:firstLine="0"/>
        <w:jc w:val="left"/>
        <w:rPr>
          <w:rFonts w:ascii="Calibri" w:hAnsi="Calibri" w:eastAsia="Calibri" w:cs="Calibri"/>
          <w:sz w:val="20"/>
          <w:szCs w:val="20"/>
        </w:rPr>
        <w:pPrChange w:author="Susana Margarida Gonçalves Silva Santos" w:date="2026-04-22T18:30:31.229Z">
          <w:pPr>
            <w:pStyle w:val="PargrafodaLista"/>
            <w:spacing w:after="0" w:line="276" w:lineRule="auto"/>
            <w:ind w:left="360" w:right="0" w:firstLine="0"/>
            <w:jc w:val="left"/>
          </w:pPr>
        </w:pPrChange>
      </w:pPr>
    </w:p>
    <w:p w:rsidR="3BF16018" w:rsidP="4CCB09DA" w:rsidRDefault="3BF16018" w14:paraId="2FCDFD2E" w14:textId="659DEFFC">
      <w:pPr>
        <w:pStyle w:val="PargrafodaLista"/>
        <w:numPr>
          <w:ilvl w:val="0"/>
          <w:numId w:val="27"/>
        </w:numPr>
        <w:spacing w:after="0" w:line="276" w:lineRule="auto"/>
        <w:ind w:left="720" w:right="0"/>
        <w:jc w:val="left"/>
        <w:rPr>
          <w:rFonts w:ascii="Calibri" w:hAnsi="Calibri" w:eastAsia="Calibri" w:cs="Calibri"/>
          <w:sz w:val="20"/>
          <w:szCs w:val="20"/>
        </w:rPr>
      </w:pPr>
      <w:r w:rsidRPr="4CCB09DA">
        <w:rPr>
          <w:rFonts w:ascii="Calibri" w:hAnsi="Calibri" w:eastAsia="Calibri" w:cs="Calibri"/>
          <w:sz w:val="20"/>
          <w:szCs w:val="20"/>
        </w:rPr>
        <w:t>Os animais referidos no</w:t>
      </w:r>
      <w:ins w:author="Susana Margarida Gonçalves Silva Santos" w:date="2026-03-26T12:21:00Z" w16du:dateUtc="2026-03-26T12:21:58Z" w:id="1479">
        <w:r w:rsidRPr="4CCB09DA" w:rsidR="745823AF">
          <w:rPr>
            <w:rFonts w:ascii="Calibri" w:hAnsi="Calibri" w:eastAsia="Calibri" w:cs="Calibri"/>
            <w:sz w:val="20"/>
            <w:szCs w:val="20"/>
          </w:rPr>
          <w:t>s</w:t>
        </w:r>
      </w:ins>
      <w:r w:rsidRPr="4CCB09DA">
        <w:rPr>
          <w:rFonts w:ascii="Calibri" w:hAnsi="Calibri" w:eastAsia="Calibri" w:cs="Calibri"/>
          <w:sz w:val="20"/>
          <w:szCs w:val="20"/>
        </w:rPr>
        <w:t xml:space="preserve"> n</w:t>
      </w:r>
      <w:r w:rsidRPr="4CCB09DA" w:rsidR="260B38CE">
        <w:rPr>
          <w:rFonts w:ascii="Calibri" w:hAnsi="Calibri" w:eastAsia="Calibri" w:cs="Calibri"/>
          <w:sz w:val="20"/>
          <w:szCs w:val="20"/>
        </w:rPr>
        <w:t>úmero</w:t>
      </w:r>
      <w:ins w:author="Susana Margarida Gonçalves Silva Santos" w:date="2026-03-26T12:23:00Z" w16du:dateUtc="2026-03-26T12:23:02Z" w:id="1480">
        <w:r w:rsidRPr="4CCB09DA" w:rsidR="02EF92BE">
          <w:rPr>
            <w:rFonts w:ascii="Calibri" w:hAnsi="Calibri" w:eastAsia="Calibri" w:cs="Calibri"/>
            <w:sz w:val="20"/>
            <w:szCs w:val="20"/>
          </w:rPr>
          <w:t>s</w:t>
        </w:r>
      </w:ins>
      <w:r w:rsidRPr="4CCB09DA">
        <w:rPr>
          <w:rFonts w:ascii="Calibri" w:hAnsi="Calibri" w:eastAsia="Calibri" w:cs="Calibri"/>
          <w:sz w:val="20"/>
          <w:szCs w:val="20"/>
        </w:rPr>
        <w:t xml:space="preserve"> </w:t>
      </w:r>
      <w:del w:author="Maria Rosário Silva Lemos Cidadão" w:date="2026-03-26T15:50:00Z" w16du:dateUtc="2026-03-26T15:50:20Z" w:id="1481">
        <w:r w:rsidRPr="4CCB09DA" w:rsidDel="3BF16018">
          <w:rPr>
            <w:rFonts w:ascii="Calibri" w:hAnsi="Calibri" w:eastAsia="Calibri" w:cs="Calibri"/>
            <w:sz w:val="20"/>
            <w:szCs w:val="20"/>
          </w:rPr>
          <w:delText>3</w:delText>
        </w:r>
      </w:del>
      <w:ins w:author="Maria Rosário Silva Lemos Cidadão" w:date="2026-03-26T15:50:00Z" w16du:dateUtc="2026-03-26T15:50:20Z" w:id="1482">
        <w:r w:rsidRPr="4CCB09DA" w:rsidR="5D1FD24F">
          <w:rPr>
            <w:rFonts w:ascii="Calibri" w:hAnsi="Calibri" w:eastAsia="Calibri" w:cs="Calibri"/>
            <w:sz w:val="20"/>
            <w:szCs w:val="20"/>
          </w:rPr>
          <w:t>5</w:t>
        </w:r>
      </w:ins>
      <w:r w:rsidRPr="4CCB09DA">
        <w:rPr>
          <w:rFonts w:ascii="Calibri" w:hAnsi="Calibri" w:eastAsia="Calibri" w:cs="Calibri"/>
          <w:sz w:val="20"/>
          <w:szCs w:val="20"/>
        </w:rPr>
        <w:t xml:space="preserve"> e </w:t>
      </w:r>
      <w:del w:author="Maria Rosário Silva Lemos Cidadão" w:date="2026-03-26T15:50:00Z" w16du:dateUtc="2026-03-26T15:50:24Z" w:id="1483">
        <w:r w:rsidRPr="4CCB09DA" w:rsidDel="3BF16018">
          <w:rPr>
            <w:rFonts w:ascii="Calibri" w:hAnsi="Calibri" w:eastAsia="Calibri" w:cs="Calibri"/>
            <w:sz w:val="20"/>
            <w:szCs w:val="20"/>
          </w:rPr>
          <w:delText>4</w:delText>
        </w:r>
      </w:del>
      <w:ins w:author="Maria Rosário Silva Lemos Cidadão" w:date="2026-03-26T15:50:00Z" w16du:dateUtc="2026-03-26T15:50:24Z" w:id="1484">
        <w:r w:rsidRPr="4CCB09DA" w:rsidR="36980E6F">
          <w:rPr>
            <w:rFonts w:ascii="Calibri" w:hAnsi="Calibri" w:eastAsia="Calibri" w:cs="Calibri"/>
            <w:sz w:val="20"/>
            <w:szCs w:val="20"/>
          </w:rPr>
          <w:t>6</w:t>
        </w:r>
      </w:ins>
      <w:r w:rsidRPr="4CCB09DA">
        <w:rPr>
          <w:rFonts w:ascii="Calibri" w:hAnsi="Calibri" w:eastAsia="Calibri" w:cs="Calibri"/>
          <w:sz w:val="20"/>
          <w:szCs w:val="20"/>
        </w:rPr>
        <w:t>, caso sejam transmitidos, devem, no ato de transmissão, ser registados no SIAC em nome do seu novo titular</w:t>
      </w:r>
      <w:commentRangeEnd w:id="1475"/>
      <w:r>
        <w:rPr>
          <w:rStyle w:val="Refdecomentrio"/>
          <w:rFonts w:ascii="Calibri" w:hAnsi="Calibri" w:eastAsia="Calibri" w:cs="Calibri"/>
          <w:sz w:val="20"/>
          <w:szCs w:val="20"/>
        </w:rPr>
        <w:commentReference w:id="1475"/>
      </w:r>
    </w:p>
    <w:p w:rsidR="3BF16018" w:rsidP="4CCB09DA" w:rsidRDefault="3BF16018" w14:paraId="7EB1298D" w14:textId="73EB594D">
      <w:pPr>
        <w:pStyle w:val="PargrafodaLista"/>
        <w:numPr>
          <w:ilvl w:val="0"/>
          <w:numId w:val="27"/>
        </w:numPr>
        <w:spacing w:after="0" w:line="276" w:lineRule="auto"/>
        <w:ind w:left="720" w:right="0"/>
        <w:jc w:val="left"/>
        <w:rPr>
          <w:rFonts w:ascii="Calibri" w:hAnsi="Calibri" w:eastAsia="Calibri" w:cs="Calibri"/>
          <w:sz w:val="22"/>
          <w:szCs w:val="22"/>
        </w:rPr>
      </w:pPr>
      <w:r w:rsidRPr="4CCB09DA">
        <w:rPr>
          <w:rFonts w:ascii="Calibri" w:hAnsi="Calibri" w:eastAsia="Calibri" w:cs="Calibri"/>
          <w:sz w:val="22"/>
          <w:szCs w:val="22"/>
        </w:rPr>
        <w:t xml:space="preserve">Os animais que sejam recolhidos num Centro de Recolha Oficial (CRO) e que não sejam reclamados pelos seus proprietários devem ser registados no SIAC em nome do operador desse estabelecimento, após o período de 15 dias </w:t>
      </w:r>
    </w:p>
    <w:p w:rsidR="3BF16018" w:rsidP="4CCB09DA" w:rsidRDefault="3BF16018" w14:paraId="3B8C6A6B" w14:textId="324ED888">
      <w:pPr>
        <w:pStyle w:val="PargrafodaLista"/>
        <w:numPr>
          <w:ilvl w:val="0"/>
          <w:numId w:val="27"/>
        </w:numPr>
        <w:spacing w:after="0" w:line="276" w:lineRule="auto"/>
        <w:ind w:left="720" w:right="0"/>
        <w:jc w:val="left"/>
        <w:rPr>
          <w:rFonts w:ascii="Calibri" w:hAnsi="Calibri" w:eastAsia="Calibri" w:cs="Calibri"/>
          <w:sz w:val="22"/>
          <w:szCs w:val="22"/>
        </w:rPr>
      </w:pPr>
      <w:r w:rsidRPr="4CCB09DA">
        <w:rPr>
          <w:rFonts w:ascii="Calibri" w:hAnsi="Calibri" w:eastAsia="Calibri" w:cs="Calibri"/>
          <w:sz w:val="22"/>
          <w:szCs w:val="22"/>
        </w:rPr>
        <w:t>Sem preju</w:t>
      </w:r>
      <w:r w:rsidRPr="4CCB09DA" w:rsidR="38F28082">
        <w:rPr>
          <w:rFonts w:ascii="Calibri" w:hAnsi="Calibri" w:eastAsia="Calibri" w:cs="Calibri"/>
          <w:sz w:val="22"/>
          <w:szCs w:val="22"/>
        </w:rPr>
        <w:t>í</w:t>
      </w:r>
      <w:r w:rsidRPr="4CCB09DA">
        <w:rPr>
          <w:rFonts w:ascii="Calibri" w:hAnsi="Calibri" w:eastAsia="Calibri" w:cs="Calibri"/>
          <w:sz w:val="22"/>
          <w:szCs w:val="22"/>
        </w:rPr>
        <w:t xml:space="preserve">zo do </w:t>
      </w:r>
      <w:r w:rsidRPr="4CCB09DA" w:rsidR="04AC3A56">
        <w:rPr>
          <w:rFonts w:ascii="Calibri" w:hAnsi="Calibri" w:eastAsia="Calibri" w:cs="Calibri"/>
          <w:sz w:val="22"/>
          <w:szCs w:val="22"/>
        </w:rPr>
        <w:t>número</w:t>
      </w:r>
      <w:r w:rsidRPr="4CCB09DA">
        <w:rPr>
          <w:rFonts w:ascii="Calibri" w:hAnsi="Calibri" w:eastAsia="Calibri" w:cs="Calibri"/>
          <w:sz w:val="22"/>
          <w:szCs w:val="22"/>
        </w:rPr>
        <w:t xml:space="preserve"> anterior os animais aí referidos devem ser notificados ao SIAC por participação de animal encontrado, no momento da sua recolha, de acordo com o estabelecido no Manual de procedimentos SIAC</w:t>
      </w:r>
    </w:p>
    <w:p w:rsidR="3BF16018" w:rsidP="4CCB09DA" w:rsidRDefault="3BF16018" w14:paraId="6C9F9844" w14:textId="78C86A67">
      <w:pPr>
        <w:pStyle w:val="PargrafodaLista"/>
        <w:numPr>
          <w:ilvl w:val="0"/>
          <w:numId w:val="27"/>
        </w:numPr>
        <w:spacing w:after="0" w:line="276" w:lineRule="auto"/>
        <w:ind w:left="720" w:right="0"/>
        <w:jc w:val="left"/>
        <w:rPr>
          <w:rFonts w:ascii="Calibri" w:hAnsi="Calibri" w:eastAsia="Calibri" w:cs="Calibri"/>
          <w:sz w:val="20"/>
          <w:szCs w:val="20"/>
        </w:rPr>
      </w:pPr>
      <w:r w:rsidRPr="4CCB09DA">
        <w:rPr>
          <w:rFonts w:ascii="Calibri" w:hAnsi="Calibri" w:eastAsia="Calibri" w:cs="Calibri"/>
          <w:sz w:val="20"/>
          <w:szCs w:val="20"/>
        </w:rPr>
        <w:t>No caso dos cães, gatos e furões, não identificados, deverá ser providenciada a aplicação de um transponder e seu registo no SIAC, em nome do operador Centro de Recolha Oficial.</w:t>
      </w:r>
    </w:p>
    <w:p w:rsidR="3BF16018" w:rsidP="4CCB09DA" w:rsidRDefault="3BF16018" w14:paraId="500D686C" w14:textId="40014C7C">
      <w:pPr>
        <w:pStyle w:val="PargrafodaLista"/>
        <w:numPr>
          <w:ilvl w:val="0"/>
          <w:numId w:val="27"/>
        </w:numPr>
        <w:spacing w:after="0" w:line="276" w:lineRule="auto"/>
        <w:ind w:left="720" w:right="0"/>
        <w:jc w:val="left"/>
        <w:rPr>
          <w:rFonts w:ascii="Calibri" w:hAnsi="Calibri" w:eastAsia="Calibri" w:cs="Calibri"/>
          <w:sz w:val="20"/>
          <w:szCs w:val="20"/>
        </w:rPr>
      </w:pPr>
      <w:r w:rsidRPr="4CCB09DA">
        <w:rPr>
          <w:rFonts w:ascii="Calibri" w:hAnsi="Calibri" w:eastAsia="Calibri" w:cs="Calibri"/>
          <w:sz w:val="20"/>
          <w:szCs w:val="20"/>
        </w:rPr>
        <w:t>Em caso de sobrelotação do Centro de Recolha Oficial, os animais poderão transitar, antes dos 15 dias, para alojamentos registados licenciados ou para lares</w:t>
      </w:r>
      <w:r w:rsidRPr="4CCB09DA">
        <w:rPr>
          <w:rFonts w:ascii="Calibri" w:hAnsi="Calibri" w:eastAsia="Calibri" w:cs="Calibri"/>
          <w:strike/>
          <w:color w:val="BFBFBF" w:themeColor="background1" w:themeShade="BF"/>
          <w:sz w:val="20"/>
          <w:szCs w:val="20"/>
        </w:rPr>
        <w:t xml:space="preserve"> </w:t>
      </w:r>
      <w:r w:rsidRPr="4CCB09DA">
        <w:rPr>
          <w:rFonts w:ascii="Calibri" w:hAnsi="Calibri" w:eastAsia="Calibri" w:cs="Calibri"/>
          <w:sz w:val="20"/>
          <w:szCs w:val="20"/>
        </w:rPr>
        <w:t>de acolhimento temporário, devendo essa alteração ser efetuada no SIAC no prazo de XXX DIAS.</w:t>
      </w:r>
    </w:p>
    <w:p w:rsidR="3BF16018" w:rsidP="4CCB09DA" w:rsidRDefault="3BF16018" w14:paraId="11F61E81" w14:textId="316CBA13">
      <w:pPr>
        <w:pStyle w:val="PargrafodaLista"/>
        <w:numPr>
          <w:ilvl w:val="0"/>
          <w:numId w:val="27"/>
        </w:numPr>
        <w:spacing w:after="0" w:line="276" w:lineRule="auto"/>
        <w:ind w:left="720" w:right="0"/>
        <w:jc w:val="left"/>
        <w:rPr>
          <w:rFonts w:ascii="Calibri" w:hAnsi="Calibri" w:eastAsia="Calibri" w:cs="Calibri"/>
          <w:sz w:val="22"/>
          <w:szCs w:val="22"/>
        </w:rPr>
      </w:pPr>
      <w:r w:rsidRPr="4CCB09DA">
        <w:rPr>
          <w:rFonts w:ascii="Calibri" w:hAnsi="Calibri" w:eastAsia="Calibri" w:cs="Calibri"/>
          <w:sz w:val="22"/>
          <w:szCs w:val="22"/>
        </w:rPr>
        <w:t>Os gatos integrados num programa CED, ao abrigo do disposto no artigo ??.º deste Decreto-Lei . devem ser identificados eletronicamente e registados no SIAC em nome da câmara municipal responsável pelo programa CED. Todas as medidas profiláticas efetuadas são registadas no SIAC, conforme disposto no artigo 59+</w:t>
      </w:r>
      <w:r w:rsidRPr="4CCB09DA" w:rsidR="2738429C">
        <w:rPr>
          <w:rFonts w:ascii="Calibri" w:hAnsi="Calibri" w:eastAsia="Calibri" w:cs="Calibri"/>
          <w:sz w:val="22"/>
          <w:szCs w:val="22"/>
        </w:rPr>
        <w:t>6</w:t>
      </w:r>
      <w:r w:rsidRPr="4CCB09DA">
        <w:rPr>
          <w:rFonts w:ascii="Calibri" w:hAnsi="Calibri" w:eastAsia="Calibri" w:cs="Calibri"/>
          <w:sz w:val="22"/>
          <w:szCs w:val="22"/>
        </w:rPr>
        <w:t xml:space="preserve">.º, deste </w:t>
      </w:r>
      <w:r w:rsidRPr="4CCB09DA" w:rsidR="20E993BB">
        <w:rPr>
          <w:rFonts w:ascii="Calibri" w:hAnsi="Calibri" w:eastAsia="Calibri" w:cs="Calibri"/>
          <w:sz w:val="22"/>
          <w:szCs w:val="22"/>
        </w:rPr>
        <w:t>diploma</w:t>
      </w:r>
    </w:p>
    <w:p w:rsidR="3BF16018" w:rsidRDefault="3BF16018" w14:paraId="353353A8" w14:textId="250D91F5">
      <w:pPr>
        <w:spacing w:after="160" w:line="276" w:lineRule="auto"/>
        <w:jc w:val="left"/>
        <w:rPr>
          <w:rFonts w:ascii="Calibri" w:hAnsi="Calibri" w:eastAsia="Calibri" w:cs="Calibri"/>
          <w:sz w:val="22"/>
          <w:szCs w:val="22"/>
        </w:rPr>
        <w:pPrChange w:author="Maria Rosário Silva Lemos Cidadão" w:date="2026-03-25T17:29:00Z" w:id="1485">
          <w:pPr>
            <w:numPr>
              <w:numId w:val="27"/>
            </w:numPr>
            <w:ind w:left="502" w:hanging="360"/>
          </w:pPr>
        </w:pPrChange>
      </w:pPr>
      <w:r w:rsidRPr="4CCB09DA">
        <w:rPr>
          <w:rFonts w:ascii="Calibri" w:hAnsi="Calibri" w:eastAsia="Calibri" w:cs="Calibri"/>
          <w:sz w:val="22"/>
          <w:szCs w:val="22"/>
        </w:rPr>
        <w:t xml:space="preserve"> </w:t>
      </w:r>
    </w:p>
    <w:p w:rsidR="2E18BE23" w:rsidRDefault="3AD16825" w14:paraId="53E5E83D" w14:textId="171B820B">
      <w:pPr>
        <w:spacing w:after="160" w:line="276" w:lineRule="auto"/>
        <w:jc w:val="center"/>
        <w:rPr>
          <w:rFonts w:ascii="Calibri" w:hAnsi="Calibri" w:eastAsia="Calibri" w:cs="Calibri"/>
          <w:sz w:val="22"/>
          <w:szCs w:val="22"/>
        </w:rPr>
        <w:pPrChange w:author="Maria Rosário Silva Lemos Cidadão" w:date="2026-03-27T08:33:00Z" w:id="1486">
          <w:pPr>
            <w:jc w:val="left"/>
          </w:pPr>
        </w:pPrChange>
      </w:pPr>
      <w:r w:rsidRPr="10E1C5B3">
        <w:rPr>
          <w:rFonts w:ascii="Calibri" w:hAnsi="Calibri" w:eastAsia="Calibri" w:cs="Calibri"/>
          <w:sz w:val="22"/>
          <w:szCs w:val="22"/>
        </w:rPr>
        <w:t>Artigo 59.º+5</w:t>
      </w:r>
    </w:p>
    <w:p w:rsidR="2E18BE23" w:rsidRDefault="3AD16825" w14:paraId="28277541" w14:textId="117B1418">
      <w:pPr>
        <w:spacing w:after="160" w:line="276" w:lineRule="auto"/>
        <w:jc w:val="center"/>
        <w:rPr>
          <w:rFonts w:ascii="Calibri" w:hAnsi="Calibri" w:eastAsia="Calibri" w:cs="Calibri"/>
          <w:sz w:val="22"/>
          <w:szCs w:val="22"/>
        </w:rPr>
        <w:pPrChange w:author="Maria Rosário Silva Lemos Cidadão" w:date="2026-03-27T08:33:00Z" w:id="1487">
          <w:pPr>
            <w:jc w:val="left"/>
          </w:pPr>
        </w:pPrChange>
      </w:pPr>
      <w:r w:rsidRPr="10E1C5B3">
        <w:rPr>
          <w:rFonts w:ascii="Calibri" w:hAnsi="Calibri" w:eastAsia="Calibri" w:cs="Calibri"/>
          <w:sz w:val="22"/>
          <w:szCs w:val="22"/>
        </w:rPr>
        <w:t xml:space="preserve">Alterações ao registo </w:t>
      </w:r>
    </w:p>
    <w:p w:rsidR="243A9A1C" w:rsidRDefault="4ED87BDD" w14:paraId="136BE572" w14:textId="4FA26C81">
      <w:pPr>
        <w:numPr>
          <w:ilvl w:val="0"/>
          <w:numId w:val="26"/>
        </w:numPr>
        <w:spacing w:after="0" w:line="276" w:lineRule="auto"/>
        <w:ind w:left="720" w:right="0"/>
        <w:jc w:val="left"/>
        <w:rPr>
          <w:rFonts w:ascii="Calibri" w:hAnsi="Calibri" w:eastAsia="Calibri" w:cs="Calibri"/>
          <w:sz w:val="22"/>
          <w:szCs w:val="22"/>
        </w:rPr>
        <w:pPrChange w:author="Maria Rosário Silva Lemos Cidadão" w:date="2026-03-26T16:12:00Z" w:id="1488">
          <w:pPr/>
        </w:pPrChange>
      </w:pPr>
      <w:r w:rsidRPr="10E1C5B3">
        <w:rPr>
          <w:rFonts w:ascii="Calibri" w:hAnsi="Calibri" w:eastAsia="Calibri" w:cs="Calibri"/>
          <w:sz w:val="20"/>
          <w:szCs w:val="20"/>
        </w:rPr>
        <w:t>As alterações aos registos do SIAC só podem ser efetuadas pelas entidades com acesso ao sistema, de acordo com o respetivo perfil atribuído pela DGAV</w:t>
      </w:r>
    </w:p>
    <w:p w:rsidR="243A9A1C" w:rsidRDefault="4ED87BDD" w14:paraId="21E81D89" w14:textId="50D066B3">
      <w:pPr>
        <w:numPr>
          <w:ilvl w:val="0"/>
          <w:numId w:val="26"/>
        </w:numPr>
        <w:spacing w:after="0" w:line="276" w:lineRule="auto"/>
        <w:ind w:left="720" w:right="0"/>
        <w:jc w:val="left"/>
        <w:rPr>
          <w:rFonts w:ascii="Calibri" w:hAnsi="Calibri" w:eastAsia="Calibri" w:cs="Calibri"/>
          <w:sz w:val="20"/>
          <w:szCs w:val="20"/>
        </w:rPr>
        <w:pPrChange w:author="Maria Rosário Silva Lemos Cidadão" w:date="2026-03-26T16:12:00Z" w:id="1489">
          <w:pPr/>
        </w:pPrChange>
      </w:pPr>
      <w:r w:rsidRPr="10E1C5B3">
        <w:rPr>
          <w:rFonts w:ascii="Calibri" w:hAnsi="Calibri" w:eastAsia="Calibri" w:cs="Calibri"/>
          <w:sz w:val="20"/>
          <w:szCs w:val="20"/>
        </w:rPr>
        <w:t>O titular deve informar o SIAC, da alteração de titularidade do animal, no prazo de 14 dias consecutivos, a contar da data de transmissão.</w:t>
      </w:r>
    </w:p>
    <w:p w:rsidR="243A9A1C" w:rsidP="4CCB09DA" w:rsidRDefault="4ED87BDD" w14:paraId="62699F05" w14:textId="1423A9F9">
      <w:pPr>
        <w:numPr>
          <w:ilvl w:val="0"/>
          <w:numId w:val="26"/>
        </w:numPr>
        <w:spacing w:after="0" w:line="276" w:lineRule="auto"/>
        <w:ind w:left="720" w:right="0"/>
        <w:jc w:val="left"/>
        <w:rPr>
          <w:rFonts w:ascii="Calibri" w:hAnsi="Calibri" w:eastAsia="Calibri" w:cs="Calibri"/>
          <w:sz w:val="20"/>
          <w:szCs w:val="20"/>
        </w:rPr>
      </w:pPr>
      <w:r w:rsidRPr="10E1C5B3">
        <w:rPr>
          <w:rFonts w:ascii="Calibri" w:hAnsi="Calibri" w:eastAsia="Calibri" w:cs="Calibri"/>
          <w:sz w:val="22"/>
          <w:szCs w:val="22"/>
        </w:rPr>
        <w:t xml:space="preserve">O titular </w:t>
      </w:r>
      <w:r w:rsidRPr="10E1C5B3">
        <w:rPr>
          <w:rFonts w:ascii="Calibri" w:hAnsi="Calibri" w:eastAsia="Calibri" w:cs="Calibri"/>
          <w:sz w:val="20"/>
          <w:szCs w:val="20"/>
        </w:rPr>
        <w:t xml:space="preserve">deve informar o SIAC, no prazo de 2 dias </w:t>
      </w:r>
      <w:r w:rsidRPr="10E1C5B3" w:rsidR="3CAEA9CE">
        <w:rPr>
          <w:rFonts w:ascii="Calibri" w:hAnsi="Calibri" w:eastAsia="Calibri" w:cs="Calibri"/>
          <w:sz w:val="20"/>
          <w:szCs w:val="20"/>
        </w:rPr>
        <w:t>úteis,</w:t>
      </w:r>
      <w:r w:rsidRPr="10E1C5B3">
        <w:rPr>
          <w:rFonts w:ascii="Calibri" w:hAnsi="Calibri" w:eastAsia="Calibri" w:cs="Calibri"/>
          <w:sz w:val="20"/>
          <w:szCs w:val="20"/>
        </w:rPr>
        <w:t xml:space="preserve"> sempre que ocorra uma das seguintes situações:</w:t>
      </w:r>
    </w:p>
    <w:p w:rsidR="243A9A1C" w:rsidRDefault="4ED87BDD" w14:paraId="57D39E39" w14:textId="3225DC4B">
      <w:pPr>
        <w:pStyle w:val="PargrafodaLista"/>
        <w:numPr>
          <w:ilvl w:val="1"/>
          <w:numId w:val="26"/>
        </w:numPr>
        <w:spacing w:after="0" w:line="276" w:lineRule="auto"/>
        <w:ind w:right="0"/>
        <w:jc w:val="left"/>
        <w:rPr>
          <w:rFonts w:ascii="Calibri" w:hAnsi="Calibri" w:eastAsia="Calibri" w:cs="Calibri"/>
          <w:sz w:val="20"/>
          <w:szCs w:val="20"/>
        </w:rPr>
        <w:pPrChange w:author="Maria Rosário Silva Lemos Cidadão" w:date="2026-03-26T16:13:00Z" w:id="1490">
          <w:pPr/>
        </w:pPrChange>
      </w:pPr>
      <w:r w:rsidRPr="10E1C5B3">
        <w:rPr>
          <w:rFonts w:ascii="Calibri" w:hAnsi="Calibri" w:eastAsia="Calibri" w:cs="Calibri"/>
          <w:sz w:val="20"/>
          <w:szCs w:val="20"/>
        </w:rPr>
        <w:t>Alteração da residência do titular ou da morada do operador</w:t>
      </w:r>
    </w:p>
    <w:p w:rsidR="243A9A1C" w:rsidRDefault="4ED87BDD" w14:paraId="0E258348" w14:textId="7FD3EB1A">
      <w:pPr>
        <w:pStyle w:val="PargrafodaLista"/>
        <w:numPr>
          <w:ilvl w:val="1"/>
          <w:numId w:val="26"/>
        </w:numPr>
        <w:spacing w:after="0" w:line="276" w:lineRule="auto"/>
        <w:ind w:right="0"/>
        <w:jc w:val="left"/>
        <w:rPr>
          <w:rFonts w:ascii="Calibri" w:hAnsi="Calibri" w:eastAsia="Calibri" w:cs="Calibri"/>
          <w:sz w:val="20"/>
          <w:szCs w:val="20"/>
        </w:rPr>
        <w:pPrChange w:author="Maria Rosário Silva Lemos Cidadão" w:date="2026-03-26T16:13:00Z" w:id="1491">
          <w:pPr/>
        </w:pPrChange>
      </w:pPr>
      <w:r w:rsidRPr="10E1C5B3">
        <w:rPr>
          <w:rFonts w:ascii="Calibri" w:hAnsi="Calibri" w:eastAsia="Calibri" w:cs="Calibri"/>
          <w:sz w:val="20"/>
          <w:szCs w:val="20"/>
        </w:rPr>
        <w:t>Alteração do local de alojamento do animal</w:t>
      </w:r>
    </w:p>
    <w:p w:rsidR="243A9A1C" w:rsidRDefault="4ED87BDD" w14:paraId="1D02F311" w14:textId="62D9A842">
      <w:pPr>
        <w:pStyle w:val="PargrafodaLista"/>
        <w:numPr>
          <w:ilvl w:val="1"/>
          <w:numId w:val="26"/>
        </w:numPr>
        <w:spacing w:after="0" w:line="276" w:lineRule="auto"/>
        <w:ind w:right="0"/>
        <w:jc w:val="left"/>
        <w:rPr>
          <w:rFonts w:ascii="Calibri" w:hAnsi="Calibri" w:eastAsia="Calibri" w:cs="Calibri"/>
          <w:sz w:val="20"/>
          <w:szCs w:val="20"/>
        </w:rPr>
        <w:pPrChange w:author="Maria Rosário Silva Lemos Cidadão" w:date="2026-03-26T16:13:00Z" w:id="1492">
          <w:pPr/>
        </w:pPrChange>
      </w:pPr>
      <w:r w:rsidRPr="10E1C5B3">
        <w:rPr>
          <w:rFonts w:ascii="Calibri" w:hAnsi="Calibri" w:eastAsia="Calibri" w:cs="Calibri"/>
          <w:sz w:val="20"/>
          <w:szCs w:val="20"/>
        </w:rPr>
        <w:t xml:space="preserve">Morte do animal, devidamente comprovada por atestado médico-veterinário ou prova da entrega do cadáver para incineração </w:t>
      </w:r>
    </w:p>
    <w:p w:rsidR="243A9A1C" w:rsidRDefault="4ED87BDD" w14:paraId="5AE48094" w14:textId="7F43B0C2">
      <w:pPr>
        <w:pStyle w:val="PargrafodaLista"/>
        <w:numPr>
          <w:ilvl w:val="0"/>
          <w:numId w:val="26"/>
        </w:numPr>
        <w:spacing w:after="0" w:line="276" w:lineRule="auto"/>
        <w:ind w:right="0"/>
        <w:jc w:val="left"/>
        <w:rPr>
          <w:rFonts w:ascii="Calibri" w:hAnsi="Calibri" w:eastAsia="Calibri" w:cs="Calibri"/>
          <w:sz w:val="20"/>
          <w:szCs w:val="20"/>
        </w:rPr>
        <w:pPrChange w:author="Maria Rosário Silva Lemos Cidadão" w:date="2026-03-26T16:13:00Z" w:id="1493">
          <w:pPr/>
        </w:pPrChange>
      </w:pPr>
      <w:r w:rsidRPr="10E1C5B3">
        <w:rPr>
          <w:rFonts w:ascii="Calibri" w:hAnsi="Calibri" w:eastAsia="Calibri" w:cs="Calibri"/>
          <w:sz w:val="20"/>
          <w:szCs w:val="20"/>
        </w:rPr>
        <w:t>O titular</w:t>
      </w:r>
      <w:r w:rsidRPr="10E1C5B3" w:rsidR="4C022614">
        <w:rPr>
          <w:rFonts w:ascii="Calibri" w:hAnsi="Calibri" w:eastAsia="Calibri" w:cs="Calibri"/>
          <w:sz w:val="20"/>
          <w:szCs w:val="20"/>
        </w:rPr>
        <w:t xml:space="preserve"> ou </w:t>
      </w:r>
      <w:r w:rsidRPr="10E1C5B3">
        <w:rPr>
          <w:rFonts w:ascii="Calibri" w:hAnsi="Calibri" w:eastAsia="Calibri" w:cs="Calibri"/>
          <w:sz w:val="20"/>
          <w:szCs w:val="20"/>
        </w:rPr>
        <w:t>detentor deve participar ao SIAC, no prazo de 24 horas, sempre que ocorra uma das seguintes situações</w:t>
      </w:r>
    </w:p>
    <w:p w:rsidR="243A9A1C" w:rsidRDefault="4ED87BDD" w14:paraId="082A6AF0" w14:textId="295AD8A6">
      <w:pPr>
        <w:pStyle w:val="PargrafodaLista"/>
        <w:numPr>
          <w:ilvl w:val="1"/>
          <w:numId w:val="26"/>
        </w:numPr>
        <w:spacing w:after="0" w:line="276" w:lineRule="auto"/>
        <w:ind w:right="0"/>
        <w:rPr>
          <w:rFonts w:ascii="Calibri" w:hAnsi="Calibri" w:eastAsia="Calibri" w:cs="Calibri"/>
          <w:sz w:val="22"/>
          <w:szCs w:val="22"/>
        </w:rPr>
        <w:pPrChange w:author="Maria Rosário Silva Lemos Cidadão" w:date="2026-03-26T16:13:00Z" w:id="1494">
          <w:pPr/>
        </w:pPrChange>
      </w:pPr>
      <w:r w:rsidRPr="10E1C5B3">
        <w:rPr>
          <w:rFonts w:ascii="Calibri" w:hAnsi="Calibri" w:eastAsia="Calibri" w:cs="Calibri"/>
          <w:sz w:val="22"/>
          <w:szCs w:val="22"/>
        </w:rPr>
        <w:t>Desaparecimento do animal;</w:t>
      </w:r>
    </w:p>
    <w:p w:rsidR="243A9A1C" w:rsidRDefault="4ED87BDD" w14:paraId="59DCC0CC" w14:textId="1D756CAE">
      <w:pPr>
        <w:pStyle w:val="PargrafodaLista"/>
        <w:numPr>
          <w:ilvl w:val="1"/>
          <w:numId w:val="26"/>
        </w:numPr>
        <w:spacing w:line="276" w:lineRule="auto"/>
        <w:rPr>
          <w:rFonts w:ascii="Calibri" w:hAnsi="Calibri" w:eastAsia="Calibri" w:cs="Calibri"/>
          <w:sz w:val="22"/>
          <w:szCs w:val="22"/>
        </w:rPr>
        <w:pPrChange w:author="Maria Rosário Silva Lemos Cidadão" w:date="2026-03-26T16:13:00Z" w:id="1495">
          <w:pPr>
            <w:numPr>
              <w:ilvl w:val="1"/>
              <w:numId w:val="26"/>
            </w:numPr>
            <w:ind w:left="1222" w:hanging="360"/>
          </w:pPr>
        </w:pPrChange>
      </w:pPr>
      <w:r w:rsidRPr="10E1C5B3">
        <w:rPr>
          <w:rFonts w:ascii="Calibri" w:hAnsi="Calibri" w:eastAsia="Calibri" w:cs="Calibri"/>
          <w:sz w:val="22"/>
          <w:szCs w:val="22"/>
        </w:rPr>
        <w:t>Recuperação do animal</w:t>
      </w:r>
    </w:p>
    <w:p w:rsidR="243A9A1C" w:rsidRDefault="4ED87BDD" w14:paraId="0A1E2ADA" w14:textId="0BA6BA46">
      <w:pPr>
        <w:pStyle w:val="PargrafodaLista"/>
        <w:numPr>
          <w:ilvl w:val="0"/>
          <w:numId w:val="26"/>
        </w:numPr>
        <w:spacing w:line="276" w:lineRule="auto"/>
        <w:rPr>
          <w:rFonts w:ascii="Calibri" w:hAnsi="Calibri" w:eastAsia="Calibri" w:cs="Calibri"/>
          <w:sz w:val="20"/>
          <w:szCs w:val="20"/>
        </w:rPr>
        <w:pPrChange w:author="Maria Rosário Silva Lemos Cidadão" w:date="2026-03-26T16:14:00Z" w:id="1496">
          <w:pPr>
            <w:pStyle w:val="PargrafodaLista"/>
            <w:numPr>
              <w:ilvl w:val="1"/>
              <w:numId w:val="26"/>
            </w:numPr>
            <w:spacing w:line="276" w:lineRule="auto"/>
            <w:ind w:left="1222" w:hanging="360"/>
          </w:pPr>
        </w:pPrChange>
      </w:pPr>
      <w:r w:rsidRPr="10E1C5B3">
        <w:rPr>
          <w:rFonts w:ascii="Calibri" w:hAnsi="Calibri" w:eastAsia="Calibri" w:cs="Calibri"/>
          <w:sz w:val="20"/>
          <w:szCs w:val="20"/>
        </w:rPr>
        <w:t>O titular do animal, tem a obrigação de comunicar as alterações referidas nos números anteriores, diretamente ao SIAC, ou por via de qualquer entidade que tenha acesso ao sistema, nomeadamente o médico veterinário acreditado no SIAC, pela junta de freguesia ou pela câmara municipal.</w:t>
      </w:r>
    </w:p>
    <w:p w:rsidR="243A9A1C" w:rsidP="10E1C5B3" w:rsidRDefault="4ED87BDD" w14:paraId="126C9101" w14:textId="553ACC07">
      <w:pPr>
        <w:pStyle w:val="PargrafodaLista"/>
        <w:numPr>
          <w:ilvl w:val="0"/>
          <w:numId w:val="26"/>
        </w:numPr>
        <w:spacing w:line="276" w:lineRule="auto"/>
        <w:rPr>
          <w:rFonts w:ascii="Calibri" w:hAnsi="Calibri" w:eastAsia="Calibri" w:cs="Calibri"/>
          <w:sz w:val="20"/>
          <w:szCs w:val="20"/>
        </w:rPr>
      </w:pPr>
      <w:r w:rsidRPr="10E1C5B3">
        <w:rPr>
          <w:rFonts w:ascii="Calibri" w:hAnsi="Calibri" w:eastAsia="Calibri" w:cs="Calibri"/>
          <w:sz w:val="20"/>
          <w:szCs w:val="20"/>
        </w:rPr>
        <w:t>A transferência de titularidade pode ser realizada de forma desmaterializada, entre os dois titulares, recorrendo ao uso de chave móvel digital ou de leitor de cartão de cidadão, ou por outro sistema que permita um acesso único e pessoal.</w:t>
      </w:r>
    </w:p>
    <w:p w:rsidR="243A9A1C" w:rsidP="4CCB09DA" w:rsidRDefault="4ED87BDD" w14:paraId="0C358F1F" w14:textId="22A49B9C">
      <w:pPr>
        <w:pStyle w:val="PargrafodaLista"/>
        <w:numPr>
          <w:ilvl w:val="0"/>
          <w:numId w:val="26"/>
        </w:numPr>
        <w:spacing w:line="276" w:lineRule="auto"/>
        <w:rPr>
          <w:rFonts w:ascii="Calibri" w:hAnsi="Calibri" w:eastAsia="Calibri" w:cs="Calibri"/>
          <w:sz w:val="20"/>
          <w:szCs w:val="20"/>
        </w:rPr>
      </w:pPr>
      <w:r w:rsidRPr="10E1C5B3">
        <w:rPr>
          <w:rFonts w:ascii="Calibri" w:hAnsi="Calibri" w:eastAsia="Calibri" w:cs="Calibri"/>
          <w:sz w:val="20"/>
          <w:szCs w:val="20"/>
        </w:rPr>
        <w:t>Aquele que tenha recebido o animal de companhia por herança, legado ou na sequência de partilha deve promover o registo da nova titularidade no SIAC, por médico veterinário acreditado, pela junta de freguesia ou pela câmara municipal.</w:t>
      </w:r>
    </w:p>
    <w:p w:rsidR="243A9A1C" w:rsidRDefault="4ED87BDD" w14:paraId="5509A6B0" w14:textId="60C4048D">
      <w:pPr>
        <w:pStyle w:val="PargrafodaLista"/>
        <w:numPr>
          <w:ilvl w:val="0"/>
          <w:numId w:val="26"/>
        </w:numPr>
        <w:spacing w:after="0" w:line="276" w:lineRule="auto"/>
        <w:ind w:right="0"/>
        <w:rPr>
          <w:rFonts w:ascii="Calibri" w:hAnsi="Calibri" w:eastAsia="Calibri" w:cs="Calibri"/>
          <w:sz w:val="20"/>
          <w:szCs w:val="20"/>
        </w:rPr>
        <w:pPrChange w:author="Maria Rosário Silva Lemos Cidadão" w:date="2026-03-26T16:15:00Z" w:id="1497">
          <w:pPr/>
        </w:pPrChange>
      </w:pPr>
      <w:r w:rsidRPr="10E1C5B3">
        <w:rPr>
          <w:rFonts w:ascii="Calibri" w:hAnsi="Calibri" w:eastAsia="Calibri" w:cs="Calibri"/>
          <w:sz w:val="20"/>
          <w:szCs w:val="20"/>
        </w:rPr>
        <w:t xml:space="preserve">A falta de comunicação ao SIAC da morte ou desaparecimento do animal nos prazos previstos no n.º 2 e n.º 3, respetivamente, implica a presunção de abandono, punido nos termos do disposto na alínea </w:t>
      </w:r>
      <w:commentRangeStart w:id="1498"/>
      <w:r w:rsidRPr="10E1C5B3">
        <w:rPr>
          <w:rFonts w:ascii="Calibri" w:hAnsi="Calibri" w:eastAsia="Calibri" w:cs="Calibri"/>
          <w:sz w:val="20"/>
          <w:szCs w:val="20"/>
        </w:rPr>
        <w:t>e) do artigo 139</w:t>
      </w:r>
      <w:commentRangeEnd w:id="1498"/>
      <w:r w:rsidRPr="10E1C5B3" w:rsidR="243A9A1C">
        <w:rPr>
          <w:rStyle w:val="Refdecomentrio"/>
          <w:rFonts w:ascii="Calibri" w:hAnsi="Calibri" w:eastAsia="Calibri" w:cs="Calibri"/>
          <w:sz w:val="20"/>
          <w:szCs w:val="20"/>
        </w:rPr>
        <w:commentReference w:id="1498"/>
      </w:r>
      <w:r w:rsidRPr="10E1C5B3">
        <w:rPr>
          <w:rFonts w:ascii="Calibri" w:hAnsi="Calibri" w:eastAsia="Calibri" w:cs="Calibri"/>
          <w:sz w:val="20"/>
          <w:szCs w:val="20"/>
        </w:rPr>
        <w:t>.º, sem prejuízo de eventual responsabilidade criminal que venha a ser apurada</w:t>
      </w:r>
    </w:p>
    <w:p w:rsidR="243A9A1C" w:rsidRDefault="4ED87BDD" w14:paraId="44518E4E" w14:textId="43774987">
      <w:pPr>
        <w:pStyle w:val="PargrafodaLista"/>
        <w:numPr>
          <w:ilvl w:val="0"/>
          <w:numId w:val="26"/>
        </w:numPr>
        <w:spacing w:line="276" w:lineRule="auto"/>
        <w:pPrChange w:author="Maria Rosário Silva Lemos Cidadão" w:date="2026-03-26T16:15:00Z" w:id="1499">
          <w:pPr>
            <w:numPr>
              <w:numId w:val="26"/>
            </w:numPr>
            <w:ind w:left="502" w:hanging="360"/>
          </w:pPr>
        </w:pPrChange>
      </w:pPr>
      <w:r w:rsidRPr="10E1C5B3">
        <w:rPr>
          <w:rFonts w:ascii="Calibri" w:hAnsi="Calibri" w:eastAsia="Calibri" w:cs="Calibri"/>
          <w:sz w:val="20"/>
          <w:szCs w:val="20"/>
        </w:rPr>
        <w:t>Sempre que uma entidade promova uma alteração do registo de um animal de companhia no SIAC, deve assegurar a emissão e a entrega ao seu titular de um novo DIAC e a atualização do PAC, quando existente.</w:t>
      </w:r>
      <w:r>
        <w:t xml:space="preserve"> </w:t>
      </w:r>
    </w:p>
    <w:p w:rsidR="4CCB09DA" w:rsidRDefault="4CCB09DA" w14:paraId="73C69539" w14:textId="6C9BEE37">
      <w:pPr>
        <w:pStyle w:val="PargrafodaLista"/>
        <w:spacing w:after="0" w:line="276" w:lineRule="auto"/>
        <w:ind w:right="0" w:hanging="360"/>
        <w:rPr>
          <w:rFonts w:ascii="Calibri" w:hAnsi="Calibri" w:eastAsia="Calibri" w:cs="Calibri"/>
          <w:sz w:val="20"/>
          <w:szCs w:val="20"/>
        </w:rPr>
        <w:pPrChange w:author="Maria Rosário Silva Lemos Cidadão" w:date="2026-03-26T16:14:00Z" w:id="1500">
          <w:pPr/>
        </w:pPrChange>
      </w:pPr>
    </w:p>
    <w:p w:rsidR="2E18BE23" w:rsidRDefault="2E18BE23" w14:paraId="701730CB" w14:textId="5901E01A">
      <w:pPr>
        <w:spacing w:after="0" w:line="276" w:lineRule="auto"/>
        <w:ind w:left="720" w:right="0" w:hanging="360"/>
        <w:jc w:val="left"/>
        <w:rPr>
          <w:rFonts w:ascii="Calibri" w:hAnsi="Calibri" w:eastAsia="Calibri" w:cs="Calibri"/>
          <w:sz w:val="22"/>
          <w:szCs w:val="22"/>
        </w:rPr>
        <w:pPrChange w:author="Maria Rosário Silva Lemos Cidadão" w:date="2026-03-26T16:12:00Z" w:id="1501">
          <w:pPr/>
        </w:pPrChange>
      </w:pPr>
      <w:r w:rsidRPr="4CCB09DA">
        <w:rPr>
          <w:rFonts w:ascii="Calibri" w:hAnsi="Calibri" w:eastAsia="Calibri" w:cs="Calibri"/>
          <w:sz w:val="22"/>
          <w:szCs w:val="22"/>
        </w:rPr>
        <w:t>Docs na transmissão – artigo 94 do RGBEAC</w:t>
      </w:r>
    </w:p>
    <w:p w:rsidR="4CCB09DA" w:rsidP="4CCB09DA" w:rsidRDefault="4CCB09DA" w14:paraId="21874BDB" w14:textId="0DFB8D64">
      <w:pPr>
        <w:jc w:val="left"/>
      </w:pPr>
    </w:p>
    <w:p w:rsidR="4340F13D" w:rsidP="4CCB09DA" w:rsidRDefault="4340F13D" w14:paraId="54A0290E" w14:textId="34F24A33">
      <w:pPr>
        <w:jc w:val="left"/>
        <w:rPr>
          <w:rFonts w:ascii="Calibri" w:hAnsi="Calibri" w:eastAsia="Calibri" w:cs="Calibri"/>
          <w:sz w:val="22"/>
          <w:szCs w:val="22"/>
        </w:rPr>
      </w:pPr>
      <w:r w:rsidRPr="4CCB09DA">
        <w:rPr>
          <w:rFonts w:ascii="Calibri" w:hAnsi="Calibri" w:eastAsia="Calibri" w:cs="Calibri"/>
          <w:sz w:val="22"/>
          <w:szCs w:val="22"/>
        </w:rPr>
        <w:t>Artigo 59.º+6</w:t>
      </w:r>
    </w:p>
    <w:p w:rsidR="4340F13D" w:rsidP="4CCB09DA" w:rsidRDefault="093D9E07" w14:paraId="496954B5" w14:textId="5B4A2EF1">
      <w:pPr>
        <w:jc w:val="left"/>
        <w:rPr>
          <w:rFonts w:ascii="Calibri" w:hAnsi="Calibri" w:eastAsia="Calibri" w:cs="Calibri"/>
          <w:sz w:val="22"/>
          <w:szCs w:val="22"/>
        </w:rPr>
      </w:pPr>
      <w:r w:rsidRPr="10E1C5B3">
        <w:rPr>
          <w:rFonts w:ascii="Calibri" w:hAnsi="Calibri" w:eastAsia="Calibri" w:cs="Calibri"/>
          <w:sz w:val="22"/>
          <w:szCs w:val="22"/>
        </w:rPr>
        <w:t>Registo de profilaxias médicas e outras intervenções</w:t>
      </w:r>
      <w:ins w:author="Maria Rosário Silva Lemos Cidadão" w:date="2026-03-27T09:54:00Z" w16du:dateUtc="2026-03-27T09:54:32Z" w:id="1502">
        <w:r w:rsidRPr="10E1C5B3" w:rsidR="6DE52152">
          <w:rPr>
            <w:rFonts w:ascii="Calibri" w:hAnsi="Calibri" w:eastAsia="Calibri" w:cs="Calibri"/>
            <w:sz w:val="22"/>
            <w:szCs w:val="22"/>
          </w:rPr>
          <w:t xml:space="preserve"> </w:t>
        </w:r>
      </w:ins>
    </w:p>
    <w:p w:rsidR="4340F13D" w:rsidP="10E1C5B3" w:rsidRDefault="2465C747" w14:paraId="03B78190" w14:textId="398260DF">
      <w:pPr>
        <w:pStyle w:val="PargrafodaLista"/>
        <w:numPr>
          <w:ilvl w:val="0"/>
          <w:numId w:val="25"/>
        </w:numPr>
        <w:spacing w:after="0" w:line="276" w:lineRule="auto"/>
        <w:ind w:left="720" w:right="0"/>
        <w:jc w:val="left"/>
        <w:rPr>
          <w:rFonts w:ascii="Calibri" w:hAnsi="Calibri" w:eastAsia="Calibri" w:cs="Calibri"/>
          <w:sz w:val="20"/>
          <w:szCs w:val="20"/>
        </w:rPr>
      </w:pPr>
      <w:r w:rsidRPr="10E1C5B3">
        <w:rPr>
          <w:rFonts w:ascii="Calibri" w:hAnsi="Calibri" w:eastAsia="Calibri" w:cs="Calibri"/>
          <w:sz w:val="20"/>
          <w:szCs w:val="20"/>
        </w:rPr>
        <w:t>A</w:t>
      </w:r>
      <w:r w:rsidRPr="10E1C5B3" w:rsidR="5D856AFF">
        <w:rPr>
          <w:rFonts w:ascii="Calibri" w:hAnsi="Calibri" w:eastAsia="Calibri" w:cs="Calibri"/>
          <w:sz w:val="20"/>
          <w:szCs w:val="20"/>
        </w:rPr>
        <w:t>s</w:t>
      </w:r>
      <w:r w:rsidRPr="10E1C5B3" w:rsidR="093D9E07">
        <w:rPr>
          <w:rFonts w:ascii="Calibri" w:hAnsi="Calibri" w:eastAsia="Calibri" w:cs="Calibri"/>
          <w:sz w:val="20"/>
          <w:szCs w:val="20"/>
        </w:rPr>
        <w:t xml:space="preserve"> profilaxias médicas declaradas obrigatórias pela DGAV para aos animais referidos nos n.º1 e 2 do artigo 55.º do presente </w:t>
      </w:r>
      <w:r w:rsidRPr="10E1C5B3" w:rsidR="2E79FE4F">
        <w:rPr>
          <w:rFonts w:ascii="Calibri" w:hAnsi="Calibri" w:eastAsia="Calibri" w:cs="Calibri"/>
          <w:sz w:val="20"/>
          <w:szCs w:val="20"/>
        </w:rPr>
        <w:t>diploma, ou</w:t>
      </w:r>
      <w:r w:rsidRPr="10E1C5B3" w:rsidR="093D9E07">
        <w:rPr>
          <w:rFonts w:ascii="Calibri" w:hAnsi="Calibri" w:eastAsia="Calibri" w:cs="Calibri"/>
          <w:sz w:val="20"/>
          <w:szCs w:val="20"/>
        </w:rPr>
        <w:t xml:space="preserve"> as intervenções que sejam requeridas para efeitos de certificação sanitária, devem ser registadas pelo médico veterinário no SIAC.</w:t>
      </w:r>
    </w:p>
    <w:p w:rsidR="4340F13D" w:rsidP="10E1C5B3" w:rsidRDefault="093D9E07" w14:paraId="1171B7AE" w14:textId="70056A35">
      <w:pPr>
        <w:pStyle w:val="PargrafodaLista"/>
        <w:numPr>
          <w:ilvl w:val="0"/>
          <w:numId w:val="25"/>
        </w:numPr>
        <w:spacing w:after="0" w:line="276" w:lineRule="auto"/>
        <w:ind w:left="720" w:right="0"/>
        <w:jc w:val="left"/>
        <w:rPr>
          <w:rFonts w:ascii="Calibri" w:hAnsi="Calibri" w:eastAsia="Calibri" w:cs="Calibri"/>
          <w:sz w:val="20"/>
          <w:szCs w:val="20"/>
        </w:rPr>
      </w:pPr>
      <w:r w:rsidRPr="10E1C5B3">
        <w:rPr>
          <w:rFonts w:ascii="Calibri" w:hAnsi="Calibri" w:eastAsia="Calibri" w:cs="Calibri"/>
          <w:sz w:val="20"/>
          <w:szCs w:val="20"/>
        </w:rPr>
        <w:t>As intervenções ou mutilações que por razões clínicas tenham sido realizadas e que interfiram com as características dos animais, nomeadamente a esterilização ou amputações, devem ser registadas no SIAC.</w:t>
      </w:r>
    </w:p>
    <w:p w:rsidR="4340F13D" w:rsidP="10E1C5B3" w:rsidRDefault="093D9E07" w14:paraId="463854C5" w14:textId="729E8255">
      <w:pPr>
        <w:pStyle w:val="PargrafodaLista"/>
        <w:numPr>
          <w:ilvl w:val="0"/>
          <w:numId w:val="25"/>
        </w:numPr>
        <w:spacing w:after="0" w:line="276" w:lineRule="auto"/>
        <w:ind w:left="720" w:right="0"/>
        <w:jc w:val="left"/>
        <w:rPr>
          <w:rFonts w:ascii="Calibri" w:hAnsi="Calibri" w:eastAsia="Calibri" w:cs="Calibri"/>
          <w:sz w:val="20"/>
          <w:szCs w:val="20"/>
        </w:rPr>
      </w:pPr>
      <w:r w:rsidRPr="10E1C5B3">
        <w:rPr>
          <w:rFonts w:ascii="Calibri" w:hAnsi="Calibri" w:eastAsia="Calibri" w:cs="Calibri"/>
          <w:sz w:val="20"/>
          <w:szCs w:val="20"/>
        </w:rPr>
        <w:t>Os registos referidos nos números anteriores devem ser efetuados no SIAC no momento da sua execução, exceto se em caso de indisponibilidade do SIAC, em que o prazo se estende até 2</w:t>
      </w:r>
      <w:r w:rsidRPr="10E1C5B3" w:rsidR="7EC357DE">
        <w:rPr>
          <w:rFonts w:ascii="Calibri" w:hAnsi="Calibri" w:eastAsia="Calibri" w:cs="Calibri"/>
          <w:sz w:val="20"/>
          <w:szCs w:val="20"/>
        </w:rPr>
        <w:t xml:space="preserve"> </w:t>
      </w:r>
      <w:r w:rsidRPr="10E1C5B3">
        <w:rPr>
          <w:rFonts w:ascii="Calibri" w:hAnsi="Calibri" w:eastAsia="Calibri" w:cs="Calibri"/>
          <w:sz w:val="20"/>
          <w:szCs w:val="20"/>
        </w:rPr>
        <w:t>dias uteis após a data da ocorrência.</w:t>
      </w:r>
    </w:p>
    <w:p w:rsidR="4340F13D" w:rsidP="10E1C5B3" w:rsidRDefault="093D9E07" w14:paraId="0765FA56" w14:textId="6274B75A">
      <w:pPr>
        <w:pStyle w:val="PargrafodaLista"/>
        <w:numPr>
          <w:ilvl w:val="0"/>
          <w:numId w:val="25"/>
        </w:numPr>
        <w:spacing w:after="0" w:line="276" w:lineRule="auto"/>
        <w:ind w:left="720" w:right="0"/>
        <w:jc w:val="left"/>
        <w:rPr>
          <w:ins w:author="Maria Rosário Silva Lemos Cidadão" w:date="2026-03-27T09:54:00Z" w16du:dateUtc="2026-03-27T09:54:19Z" w:id="1503"/>
          <w:rFonts w:ascii="Calibri" w:hAnsi="Calibri" w:eastAsia="Calibri" w:cs="Calibri"/>
          <w:sz w:val="20"/>
          <w:szCs w:val="20"/>
        </w:rPr>
      </w:pPr>
      <w:r w:rsidRPr="10E1C5B3">
        <w:rPr>
          <w:rFonts w:ascii="Calibri" w:hAnsi="Calibri" w:eastAsia="Calibri" w:cs="Calibri"/>
          <w:sz w:val="20"/>
          <w:szCs w:val="20"/>
        </w:rPr>
        <w:t>Os procedimentos para os registos referidos nos números anteriores são estabelecidos no Manual de Procedimentos SIAC.</w:t>
      </w:r>
    </w:p>
    <w:p w:rsidR="10E1C5B3" w:rsidP="10E1C5B3" w:rsidRDefault="10E1C5B3" w14:paraId="7E0847F7" w14:textId="51EFB1C2">
      <w:pPr>
        <w:pStyle w:val="PargrafodaLista"/>
        <w:spacing w:after="0" w:line="276" w:lineRule="auto"/>
        <w:ind w:left="427" w:right="0" w:firstLine="0"/>
        <w:jc w:val="left"/>
        <w:rPr>
          <w:ins w:author="Maria Rosário Silva Lemos Cidadão" w:date="2026-03-27T09:55:00Z" w16du:dateUtc="2026-03-27T09:55:58Z" w:id="1504"/>
          <w:rFonts w:ascii="Calibri" w:hAnsi="Calibri" w:eastAsia="Calibri" w:cs="Calibri"/>
          <w:sz w:val="20"/>
          <w:szCs w:val="20"/>
        </w:rPr>
      </w:pPr>
    </w:p>
    <w:p w:rsidR="10E1C5B3" w:rsidRDefault="10E1C5B3" w14:paraId="7823E335" w14:textId="4970A302">
      <w:pPr>
        <w:spacing w:after="0" w:line="276" w:lineRule="auto"/>
        <w:ind w:left="0" w:right="0" w:firstLine="0"/>
        <w:jc w:val="left"/>
        <w:rPr>
          <w:del w:author="Maria Rosário Silva Lemos Cidadão" w:date="2026-03-27T10:00:00Z" w16du:dateUtc="2026-03-27T10:00:16Z" w:id="1505"/>
          <w:rFonts w:ascii="Calibri" w:hAnsi="Calibri" w:eastAsia="Calibri" w:cs="Calibri"/>
          <w:sz w:val="20"/>
          <w:szCs w:val="20"/>
        </w:rPr>
        <w:pPrChange w:author="Maria Rosário Silva Lemos Cidadão" w:date="2026-03-27T10:01:00Z" w:id="1506">
          <w:pPr>
            <w:pStyle w:val="PargrafodaLista"/>
            <w:spacing w:after="0" w:line="276" w:lineRule="auto"/>
            <w:ind w:left="427" w:right="0" w:firstLine="0"/>
            <w:jc w:val="left"/>
          </w:pPr>
        </w:pPrChange>
      </w:pPr>
    </w:p>
    <w:p w:rsidR="4CCB09DA" w:rsidP="10E1C5B3" w:rsidRDefault="4CCB09DA" w14:paraId="4770603C" w14:textId="39636337">
      <w:pPr>
        <w:spacing w:after="0"/>
        <w:ind w:left="0" w:firstLine="0"/>
        <w:jc w:val="left"/>
      </w:pPr>
    </w:p>
    <w:p w:rsidR="34274163" w:rsidRDefault="3C62F229" w14:paraId="40EC9CC2" w14:textId="4F46799F">
      <w:pPr>
        <w:spacing w:after="160" w:line="276" w:lineRule="auto"/>
        <w:jc w:val="center"/>
        <w:rPr>
          <w:rFonts w:ascii="Calibri" w:hAnsi="Calibri" w:eastAsia="Calibri" w:cs="Calibri"/>
          <w:sz w:val="22"/>
          <w:szCs w:val="22"/>
        </w:rPr>
        <w:pPrChange w:author="Maria Rosário Silva Lemos Cidadão" w:date="2026-03-27T08:31:00Z" w:id="1507">
          <w:pPr>
            <w:jc w:val="left"/>
          </w:pPr>
        </w:pPrChange>
      </w:pPr>
      <w:r w:rsidRPr="10E1C5B3">
        <w:rPr>
          <w:rFonts w:ascii="Calibri" w:hAnsi="Calibri" w:eastAsia="Calibri" w:cs="Calibri"/>
          <w:sz w:val="22"/>
          <w:szCs w:val="22"/>
        </w:rPr>
        <w:t>Artigo 59.º+7</w:t>
      </w:r>
    </w:p>
    <w:p w:rsidR="34274163" w:rsidRDefault="3C62F229" w14:paraId="267B2056" w14:textId="5CCD1134">
      <w:pPr>
        <w:spacing w:after="160" w:line="276" w:lineRule="auto"/>
        <w:jc w:val="center"/>
        <w:rPr>
          <w:rFonts w:ascii="Calibri" w:hAnsi="Calibri" w:eastAsia="Calibri" w:cs="Calibri"/>
          <w:sz w:val="22"/>
          <w:szCs w:val="22"/>
        </w:rPr>
        <w:pPrChange w:author="Maria Rosário Silva Lemos Cidadão" w:date="2026-03-27T08:31:00Z" w:id="1508">
          <w:pPr>
            <w:jc w:val="left"/>
          </w:pPr>
        </w:pPrChange>
      </w:pPr>
      <w:r w:rsidRPr="10E1C5B3">
        <w:rPr>
          <w:rFonts w:ascii="Calibri" w:hAnsi="Calibri" w:eastAsia="Calibri" w:cs="Calibri"/>
          <w:sz w:val="22"/>
          <w:szCs w:val="22"/>
        </w:rPr>
        <w:t>Deslocação dos animais</w:t>
      </w:r>
    </w:p>
    <w:p w:rsidR="34274163" w:rsidP="3A36914A" w:rsidRDefault="34274163" w14:paraId="7C0887CA" w14:textId="2E2E30A9">
      <w:pPr>
        <w:pStyle w:val="PargrafodaLista"/>
        <w:numPr>
          <w:ilvl w:val="0"/>
          <w:numId w:val="24"/>
        </w:numPr>
        <w:spacing w:after="0" w:line="276" w:lineRule="auto"/>
        <w:ind w:left="720" w:right="0"/>
        <w:jc w:val="left"/>
        <w:rPr>
          <w:rFonts w:ascii="Calibri" w:hAnsi="Calibri" w:eastAsia="Calibri" w:cs="Calibri"/>
          <w:sz w:val="22"/>
          <w:szCs w:val="22"/>
        </w:rPr>
      </w:pPr>
      <w:r w:rsidRPr="3A36914A">
        <w:rPr>
          <w:rFonts w:ascii="Calibri" w:hAnsi="Calibri" w:eastAsia="Calibri" w:cs="Calibri"/>
          <w:sz w:val="20"/>
          <w:szCs w:val="20"/>
        </w:rPr>
        <w:t>Em qualquer deslocação do dos animais referidos no artigo 55.º, com registo obrigatório no SIAC, o seu titular ou o simples detentor deve fazer-se acompanhar do respetivo</w:t>
      </w:r>
      <w:r w:rsidRPr="3A36914A">
        <w:rPr>
          <w:rFonts w:ascii="Calibri" w:hAnsi="Calibri" w:eastAsia="Calibri" w:cs="Calibri"/>
          <w:sz w:val="22"/>
          <w:szCs w:val="22"/>
        </w:rPr>
        <w:t xml:space="preserve"> DIAC.</w:t>
      </w:r>
    </w:p>
    <w:p w:rsidR="34274163" w:rsidP="3A36914A" w:rsidRDefault="230E6D98" w14:paraId="16FEDA1B" w14:textId="4B871E0C">
      <w:pPr>
        <w:pStyle w:val="PargrafodaLista"/>
        <w:numPr>
          <w:ilvl w:val="0"/>
          <w:numId w:val="24"/>
        </w:numPr>
        <w:spacing w:after="0" w:line="276" w:lineRule="auto"/>
        <w:ind w:left="720" w:right="0"/>
        <w:jc w:val="left"/>
        <w:rPr>
          <w:rFonts w:ascii="Calibri" w:hAnsi="Calibri" w:eastAsia="Calibri" w:cs="Calibri"/>
          <w:sz w:val="22"/>
          <w:szCs w:val="22"/>
        </w:rPr>
      </w:pPr>
      <w:r w:rsidRPr="59B417D6">
        <w:rPr>
          <w:rFonts w:ascii="Calibri" w:hAnsi="Calibri" w:eastAsia="Calibri" w:cs="Calibri"/>
          <w:sz w:val="22"/>
          <w:szCs w:val="22"/>
        </w:rPr>
        <w:t xml:space="preserve">Os animais de companhia referidos na parte A do anexo I do Reg 2016/429, que circulem, sem caráter comercial, para outro Estado-Membro da União Europeia devem cumprir as condições exigidas pelo </w:t>
      </w:r>
      <w:commentRangeStart w:id="1509"/>
      <w:r w:rsidRPr="59B417D6">
        <w:rPr>
          <w:rFonts w:ascii="Calibri" w:hAnsi="Calibri" w:eastAsia="Calibri" w:cs="Calibri"/>
          <w:sz w:val="22"/>
          <w:szCs w:val="22"/>
        </w:rPr>
        <w:t xml:space="preserve">Regulamento (UE) n.º </w:t>
      </w:r>
      <w:r w:rsidRPr="59B417D6" w:rsidR="0F7E8B7E">
        <w:rPr>
          <w:rFonts w:ascii="Calibri" w:hAnsi="Calibri" w:eastAsia="Calibri" w:cs="Calibri"/>
          <w:sz w:val="22"/>
          <w:szCs w:val="22"/>
        </w:rPr>
        <w:t>2026/131</w:t>
      </w:r>
      <w:r w:rsidRPr="59B417D6" w:rsidR="4624855F">
        <w:rPr>
          <w:rFonts w:ascii="Calibri" w:hAnsi="Calibri" w:eastAsia="Calibri" w:cs="Calibri"/>
          <w:sz w:val="22"/>
          <w:szCs w:val="22"/>
        </w:rPr>
        <w:t xml:space="preserve"> da</w:t>
      </w:r>
      <w:ins w:author="Maria Rosário Silva Lemos Cidadão" w:date="2026-03-30T09:19:00Z" w16du:dateUtc="2026-03-30T09:19:56Z" w:id="1510">
        <w:r w:rsidRPr="59B417D6" w:rsidR="1201CE5C">
          <w:rPr>
            <w:rFonts w:ascii="Calibri" w:hAnsi="Calibri" w:eastAsia="Calibri" w:cs="Calibri"/>
            <w:sz w:val="22"/>
            <w:szCs w:val="22"/>
          </w:rPr>
          <w:t xml:space="preserve"> </w:t>
        </w:r>
      </w:ins>
      <w:commentRangeEnd w:id="1509"/>
      <w:r w:rsidRPr="59B417D6" w:rsidR="34274163">
        <w:rPr>
          <w:rStyle w:val="Refdecomentrio"/>
          <w:rFonts w:ascii="Calibri" w:hAnsi="Calibri" w:eastAsia="Calibri" w:cs="Calibri"/>
          <w:sz w:val="22"/>
          <w:szCs w:val="22"/>
        </w:rPr>
        <w:commentReference w:id="1509"/>
      </w:r>
      <w:r w:rsidRPr="59B417D6" w:rsidR="56D71C41">
        <w:rPr>
          <w:rFonts w:ascii="Calibri" w:hAnsi="Calibri" w:eastAsia="Calibri" w:cs="Calibri"/>
          <w:sz w:val="22"/>
          <w:szCs w:val="22"/>
        </w:rPr>
        <w:t>Comissão</w:t>
      </w:r>
      <w:r w:rsidRPr="59B417D6">
        <w:rPr>
          <w:rFonts w:ascii="Calibri" w:hAnsi="Calibri" w:eastAsia="Calibri" w:cs="Calibri"/>
          <w:sz w:val="22"/>
          <w:szCs w:val="22"/>
        </w:rPr>
        <w:t xml:space="preserve">, de </w:t>
      </w:r>
      <w:r w:rsidRPr="59B417D6" w:rsidR="6BD24E7F">
        <w:rPr>
          <w:rFonts w:ascii="Calibri" w:hAnsi="Calibri" w:eastAsia="Calibri" w:cs="Calibri"/>
          <w:sz w:val="22"/>
          <w:szCs w:val="22"/>
        </w:rPr>
        <w:t>20 de janeiro de 2026</w:t>
      </w:r>
      <w:commentRangeStart w:id="1511"/>
      <w:commentRangeEnd w:id="1511"/>
      <w:r w:rsidR="34274163">
        <w:rPr>
          <w:rStyle w:val="Refdecomentrio"/>
          <w:rFonts w:ascii="Calibri" w:hAnsi="Calibri" w:eastAsia="Calibri" w:cs="Calibri"/>
          <w:sz w:val="22"/>
          <w:szCs w:val="22"/>
        </w:rPr>
        <w:commentReference w:id="1511"/>
      </w:r>
    </w:p>
    <w:p w:rsidR="34274163" w:rsidP="3A36914A" w:rsidRDefault="0738A8BF" w14:paraId="7D3EECF9" w14:textId="4F9FEB83">
      <w:pPr>
        <w:pStyle w:val="PargrafodaLista"/>
        <w:numPr>
          <w:ilvl w:val="0"/>
          <w:numId w:val="24"/>
        </w:numPr>
        <w:spacing w:after="0" w:line="276" w:lineRule="auto"/>
        <w:ind w:left="720" w:right="0"/>
        <w:jc w:val="left"/>
        <w:rPr>
          <w:rFonts w:ascii="Calibri" w:hAnsi="Calibri" w:eastAsia="Calibri" w:cs="Calibri"/>
          <w:sz w:val="22"/>
          <w:szCs w:val="22"/>
        </w:rPr>
      </w:pPr>
      <w:r w:rsidRPr="3A36914A">
        <w:rPr>
          <w:rFonts w:ascii="Calibri" w:hAnsi="Calibri" w:eastAsia="Calibri" w:cs="Calibri"/>
          <w:sz w:val="22"/>
          <w:szCs w:val="22"/>
        </w:rPr>
        <w:t>O documento de identificação, sob a forma de passaporte, que deve acompanhar os ani</w:t>
      </w:r>
      <w:r w:rsidRPr="3A36914A" w:rsidR="6AF2934B">
        <w:rPr>
          <w:rFonts w:ascii="Calibri" w:hAnsi="Calibri" w:eastAsia="Calibri" w:cs="Calibri"/>
          <w:sz w:val="22"/>
          <w:szCs w:val="22"/>
        </w:rPr>
        <w:t xml:space="preserve">mais referidos no número anterior e </w:t>
      </w:r>
      <w:r w:rsidRPr="3A36914A" w:rsidR="7F4B1D84">
        <w:rPr>
          <w:rFonts w:ascii="Calibri" w:hAnsi="Calibri" w:eastAsia="Calibri" w:cs="Calibri"/>
          <w:sz w:val="22"/>
          <w:szCs w:val="22"/>
        </w:rPr>
        <w:t xml:space="preserve">de acordo com a legislação referida, é </w:t>
      </w:r>
      <w:r w:rsidRPr="3A36914A" w:rsidR="259DE9B3">
        <w:rPr>
          <w:rFonts w:ascii="Calibri" w:hAnsi="Calibri" w:eastAsia="Calibri" w:cs="Calibri"/>
          <w:sz w:val="22"/>
          <w:szCs w:val="22"/>
        </w:rPr>
        <w:t>preenchido e emitido no Estado-Membro onde o proprietário do animal de companhia reside habitualmente</w:t>
      </w:r>
    </w:p>
    <w:p w:rsidR="34274163" w:rsidP="3A36914A" w:rsidRDefault="545CB79E" w14:paraId="575B247B" w14:textId="4FC5C270">
      <w:pPr>
        <w:pStyle w:val="PargrafodaLista"/>
        <w:numPr>
          <w:ilvl w:val="0"/>
          <w:numId w:val="24"/>
        </w:numPr>
        <w:spacing w:after="0" w:line="276" w:lineRule="auto"/>
        <w:ind w:left="720" w:right="0"/>
        <w:jc w:val="left"/>
      </w:pPr>
      <w:r w:rsidRPr="3A36914A">
        <w:rPr>
          <w:rFonts w:ascii="Calibri" w:hAnsi="Calibri" w:eastAsia="Calibri" w:cs="Calibri"/>
          <w:sz w:val="22"/>
          <w:szCs w:val="22"/>
        </w:rPr>
        <w:t>O proprietário a constar na emissão do PAC deve corresponder ao titular associado ao registo SIAC no momento da emissão.</w:t>
      </w:r>
    </w:p>
    <w:p w:rsidR="34274163" w:rsidP="3A36914A" w:rsidRDefault="34274163" w14:paraId="21753B25" w14:textId="361EF392">
      <w:pPr>
        <w:spacing w:after="0" w:line="276" w:lineRule="auto"/>
        <w:ind w:left="427" w:right="0" w:firstLine="0"/>
        <w:jc w:val="left"/>
        <w:rPr>
          <w:rFonts w:ascii="Calibri" w:hAnsi="Calibri" w:eastAsia="Calibri" w:cs="Calibri"/>
          <w:sz w:val="22"/>
          <w:szCs w:val="22"/>
        </w:rPr>
      </w:pPr>
    </w:p>
    <w:p w:rsidR="4CCB09DA" w:rsidRDefault="4CCB09DA" w14:paraId="6820C700" w14:textId="18411F54">
      <w:pPr>
        <w:spacing w:after="0"/>
        <w:jc w:val="left"/>
        <w:pPrChange w:author="Maria Rosário Silva Lemos Cidadão" w:date="2026-03-25T17:51:00Z" w:id="1512">
          <w:pPr>
            <w:jc w:val="left"/>
          </w:pPr>
        </w:pPrChange>
      </w:pPr>
    </w:p>
    <w:p w:rsidR="0E283A6B" w:rsidRDefault="0E283A6B" w14:paraId="12192477" w14:textId="305E774E">
      <w:pPr>
        <w:spacing w:after="160" w:line="276" w:lineRule="auto"/>
        <w:jc w:val="center"/>
        <w:rPr>
          <w:rFonts w:ascii="Calibri" w:hAnsi="Calibri" w:eastAsia="Calibri" w:cs="Calibri"/>
          <w:sz w:val="22"/>
          <w:szCs w:val="22"/>
        </w:rPr>
        <w:pPrChange w:author="Maria Rosário Silva Lemos Cidadão" w:date="2026-03-25T17:55:00Z" w:id="1513">
          <w:pPr>
            <w:jc w:val="left"/>
          </w:pPr>
        </w:pPrChange>
      </w:pPr>
      <w:r w:rsidRPr="4CCB09DA">
        <w:rPr>
          <w:rFonts w:ascii="Calibri" w:hAnsi="Calibri" w:eastAsia="Calibri" w:cs="Calibri"/>
          <w:sz w:val="22"/>
          <w:szCs w:val="22"/>
        </w:rPr>
        <w:t>Artigo 59.º+8</w:t>
      </w:r>
    </w:p>
    <w:p w:rsidR="0E283A6B" w:rsidRDefault="0E283A6B" w14:paraId="5BD63CDB" w14:textId="6D0AB114">
      <w:pPr>
        <w:spacing w:after="160" w:line="276" w:lineRule="auto"/>
        <w:jc w:val="center"/>
        <w:rPr>
          <w:rFonts w:ascii="Calibri" w:hAnsi="Calibri" w:eastAsia="Calibri" w:cs="Calibri"/>
          <w:sz w:val="22"/>
          <w:szCs w:val="22"/>
        </w:rPr>
        <w:pPrChange w:author="Maria Rosário Silva Lemos Cidadão" w:date="2026-03-25T17:55:00Z" w:id="1514">
          <w:pPr>
            <w:jc w:val="left"/>
          </w:pPr>
        </w:pPrChange>
      </w:pPr>
      <w:r w:rsidRPr="4CCB09DA">
        <w:rPr>
          <w:rFonts w:ascii="Calibri" w:hAnsi="Calibri" w:eastAsia="Calibri" w:cs="Calibri"/>
          <w:sz w:val="22"/>
          <w:szCs w:val="22"/>
        </w:rPr>
        <w:t>Deveres do médico veterinário</w:t>
      </w:r>
    </w:p>
    <w:p w:rsidR="0E283A6B" w:rsidRDefault="0E283A6B" w14:paraId="48B0E034" w14:textId="1C0CC5AB">
      <w:pPr>
        <w:spacing w:after="160" w:line="276" w:lineRule="auto"/>
        <w:jc w:val="left"/>
        <w:rPr>
          <w:rFonts w:ascii="Calibri" w:hAnsi="Calibri" w:eastAsia="Calibri" w:cs="Calibri"/>
          <w:sz w:val="22"/>
          <w:szCs w:val="22"/>
        </w:rPr>
        <w:pPrChange w:author="Maria Rosário Silva Lemos Cidadão" w:date="2026-03-25T17:53:00Z" w:id="1515">
          <w:pPr>
            <w:jc w:val="left"/>
          </w:pPr>
        </w:pPrChange>
      </w:pPr>
      <w:r w:rsidRPr="4CCB09DA">
        <w:rPr>
          <w:rFonts w:ascii="Calibri" w:hAnsi="Calibri" w:eastAsia="Calibri" w:cs="Calibri"/>
          <w:sz w:val="22"/>
          <w:szCs w:val="22"/>
        </w:rPr>
        <w:t>O médico veterinário com perfil ativo no SIAC deve assegurar as seguintes obrigações:</w:t>
      </w:r>
    </w:p>
    <w:p w:rsidR="0E283A6B" w:rsidRDefault="0E283A6B" w14:paraId="5F1392CC" w14:textId="141E6014">
      <w:pPr>
        <w:pStyle w:val="PargrafodaLista"/>
        <w:numPr>
          <w:ilvl w:val="0"/>
          <w:numId w:val="23"/>
        </w:numPr>
        <w:spacing w:after="0" w:line="276" w:lineRule="auto"/>
        <w:ind w:left="720" w:right="0"/>
        <w:jc w:val="left"/>
        <w:rPr>
          <w:rFonts w:ascii="Calibri" w:hAnsi="Calibri" w:eastAsia="Calibri" w:cs="Calibri"/>
          <w:sz w:val="22"/>
          <w:szCs w:val="22"/>
        </w:rPr>
        <w:pPrChange w:author="Maria Rosário Silva Lemos Cidadão" w:date="2026-03-25T17:53:00Z" w:id="1516">
          <w:pPr/>
        </w:pPrChange>
      </w:pPr>
      <w:r w:rsidRPr="4CCB09DA">
        <w:rPr>
          <w:rFonts w:ascii="Calibri" w:hAnsi="Calibri" w:eastAsia="Calibri" w:cs="Calibri"/>
          <w:sz w:val="22"/>
          <w:szCs w:val="22"/>
        </w:rPr>
        <w:t>Verificar, antes de proceder à marcação de um animal de companhia, se o animal é já portador de um transponder, ou outro dispositivo de identificação individual, e, em caso afirmativo, proceder ao seu registo no SIAC, caso ainda não esteja registado</w:t>
      </w:r>
    </w:p>
    <w:p w:rsidR="0E283A6B" w:rsidRDefault="0E283A6B" w14:paraId="3BEBACA8" w14:textId="469A8F52">
      <w:pPr>
        <w:pStyle w:val="PargrafodaLista"/>
        <w:numPr>
          <w:ilvl w:val="0"/>
          <w:numId w:val="23"/>
        </w:numPr>
        <w:spacing w:after="0" w:line="276" w:lineRule="auto"/>
        <w:ind w:left="720" w:right="0"/>
        <w:jc w:val="left"/>
        <w:rPr>
          <w:rFonts w:ascii="Calibri" w:hAnsi="Calibri" w:eastAsia="Calibri" w:cs="Calibri"/>
          <w:sz w:val="22"/>
          <w:szCs w:val="22"/>
        </w:rPr>
        <w:pPrChange w:author="Maria Rosário Silva Lemos Cidadão" w:date="2026-03-25T17:53:00Z" w:id="1517">
          <w:pPr/>
        </w:pPrChange>
      </w:pPr>
      <w:r w:rsidRPr="4CCB09DA">
        <w:rPr>
          <w:rFonts w:ascii="Calibri" w:hAnsi="Calibri" w:eastAsia="Calibri" w:cs="Calibri"/>
          <w:sz w:val="22"/>
          <w:szCs w:val="22"/>
        </w:rPr>
        <w:t>Efetuar a identificação do animal de companhia, que lhe seja presente, nos termos do previsto nos artigos 56.º a 59.º e 59+</w:t>
      </w:r>
      <w:r w:rsidRPr="4CCB09DA" w:rsidR="29E7E10A">
        <w:rPr>
          <w:rFonts w:ascii="Calibri" w:hAnsi="Calibri" w:eastAsia="Calibri" w:cs="Calibri"/>
          <w:sz w:val="22"/>
          <w:szCs w:val="22"/>
        </w:rPr>
        <w:t>4</w:t>
      </w:r>
      <w:r w:rsidRPr="4CCB09DA">
        <w:rPr>
          <w:rFonts w:ascii="Calibri" w:hAnsi="Calibri" w:eastAsia="Calibri" w:cs="Calibri"/>
          <w:sz w:val="22"/>
          <w:szCs w:val="22"/>
        </w:rPr>
        <w:t>.º, do presente diploma</w:t>
      </w:r>
    </w:p>
    <w:p w:rsidR="0E283A6B" w:rsidRDefault="0E283A6B" w14:paraId="08F07D00" w14:textId="4E4AD026">
      <w:pPr>
        <w:pStyle w:val="PargrafodaLista"/>
        <w:numPr>
          <w:ilvl w:val="0"/>
          <w:numId w:val="23"/>
        </w:numPr>
        <w:spacing w:after="0" w:line="276" w:lineRule="auto"/>
        <w:ind w:left="720" w:right="0"/>
        <w:jc w:val="left"/>
        <w:rPr>
          <w:rFonts w:ascii="Calibri" w:hAnsi="Calibri" w:eastAsia="Calibri" w:cs="Calibri"/>
          <w:sz w:val="20"/>
          <w:szCs w:val="20"/>
        </w:rPr>
        <w:pPrChange w:author="Maria Rosário Silva Lemos Cidadão" w:date="2026-03-25T17:53:00Z" w:id="1518">
          <w:pPr/>
        </w:pPrChange>
      </w:pPr>
      <w:r w:rsidRPr="4CCB09DA">
        <w:rPr>
          <w:rFonts w:ascii="Calibri" w:hAnsi="Calibri" w:eastAsia="Calibri" w:cs="Calibri"/>
          <w:sz w:val="20"/>
          <w:szCs w:val="20"/>
        </w:rPr>
        <w:t>No caso de aplicação de transponder, verificar a sua leitura, antes e depois da aplicação do mesmo;</w:t>
      </w:r>
    </w:p>
    <w:p w:rsidR="0E283A6B" w:rsidRDefault="58507FBE" w14:paraId="7E020CE8" w14:textId="4C90A366">
      <w:pPr>
        <w:pStyle w:val="PargrafodaLista"/>
        <w:numPr>
          <w:ilvl w:val="0"/>
          <w:numId w:val="23"/>
        </w:numPr>
        <w:spacing w:after="0" w:line="276" w:lineRule="auto"/>
        <w:ind w:left="720" w:right="0"/>
        <w:jc w:val="left"/>
        <w:rPr>
          <w:rFonts w:ascii="Calibri" w:hAnsi="Calibri" w:eastAsia="Calibri" w:cs="Calibri"/>
          <w:sz w:val="20"/>
          <w:szCs w:val="20"/>
        </w:rPr>
        <w:pPrChange w:author="Maria Rosário Silva Lemos Cidadão" w:date="2026-03-25T17:53:00Z" w:id="1519">
          <w:pPr/>
        </w:pPrChange>
      </w:pPr>
      <w:r w:rsidRPr="10E1C5B3">
        <w:rPr>
          <w:rFonts w:ascii="Calibri" w:hAnsi="Calibri" w:eastAsia="Calibri" w:cs="Calibri"/>
          <w:sz w:val="20"/>
          <w:szCs w:val="20"/>
        </w:rPr>
        <w:t xml:space="preserve">Proceder ao registo das profilaxias médicas, ou outras intervenções, </w:t>
      </w:r>
      <w:r w:rsidRPr="10E1C5B3" w:rsidR="1D3938EF">
        <w:rPr>
          <w:rFonts w:ascii="Calibri" w:hAnsi="Calibri" w:eastAsia="Calibri" w:cs="Calibri"/>
          <w:sz w:val="20"/>
          <w:szCs w:val="20"/>
        </w:rPr>
        <w:t xml:space="preserve">de acordo com o disposto </w:t>
      </w:r>
      <w:r w:rsidRPr="10E1C5B3">
        <w:rPr>
          <w:rFonts w:ascii="Calibri" w:hAnsi="Calibri" w:eastAsia="Calibri" w:cs="Calibri"/>
          <w:sz w:val="20"/>
          <w:szCs w:val="20"/>
        </w:rPr>
        <w:t>no artigo 59+6.º, do presente diploma</w:t>
      </w:r>
    </w:p>
    <w:p w:rsidR="0E283A6B" w:rsidRDefault="58507FBE" w14:paraId="06128703" w14:textId="61FB82E1">
      <w:pPr>
        <w:pStyle w:val="PargrafodaLista"/>
        <w:numPr>
          <w:ilvl w:val="0"/>
          <w:numId w:val="23"/>
        </w:numPr>
        <w:spacing w:after="0" w:line="276" w:lineRule="auto"/>
        <w:ind w:left="720" w:right="0"/>
        <w:jc w:val="left"/>
        <w:rPr>
          <w:ins w:author="Maria Rosário Silva Lemos Cidadão" w:date="2026-03-30T09:38:00Z" w16du:dateUtc="2026-03-30T09:38:19Z" w:id="1520"/>
          <w:rFonts w:ascii="Calibri" w:hAnsi="Calibri" w:eastAsia="Calibri" w:cs="Calibri"/>
          <w:sz w:val="20"/>
          <w:szCs w:val="20"/>
        </w:rPr>
        <w:pPrChange w:author="Maria Rosário Silva Lemos Cidadão" w:date="2026-03-25T17:53:00Z" w:id="1521">
          <w:pPr/>
        </w:pPrChange>
      </w:pPr>
      <w:r w:rsidRPr="3A36914A">
        <w:rPr>
          <w:rFonts w:ascii="Calibri" w:hAnsi="Calibri" w:eastAsia="Calibri" w:cs="Calibri"/>
          <w:sz w:val="20"/>
          <w:szCs w:val="20"/>
        </w:rPr>
        <w:t>Emitir o PAC em nome do proprietário do animal de companhia ou do operado</w:t>
      </w:r>
      <w:ins w:author="Maria Rosário Silva Lemos Cidadão" w:date="2026-03-27T10:18:00Z" w16du:dateUtc="2026-03-27T10:18:54Z" w:id="1522">
        <w:r w:rsidRPr="3A36914A" w:rsidR="3279A348">
          <w:rPr>
            <w:rFonts w:ascii="Calibri" w:hAnsi="Calibri" w:eastAsia="Calibri" w:cs="Calibri"/>
            <w:sz w:val="20"/>
            <w:szCs w:val="20"/>
          </w:rPr>
          <w:t>r</w:t>
        </w:r>
      </w:ins>
      <w:r w:rsidRPr="3A36914A">
        <w:rPr>
          <w:rFonts w:ascii="Calibri" w:hAnsi="Calibri" w:eastAsia="Calibri" w:cs="Calibri"/>
          <w:sz w:val="20"/>
          <w:szCs w:val="20"/>
        </w:rPr>
        <w:t xml:space="preserve"> de cão gato e furão, que consta no SIAC, nos termos dos artigos </w:t>
      </w:r>
      <w:r w:rsidRPr="3A36914A" w:rsidR="71344483">
        <w:rPr>
          <w:rFonts w:ascii="Calibri" w:hAnsi="Calibri" w:eastAsia="Calibri" w:cs="Calibri"/>
          <w:sz w:val="20"/>
          <w:szCs w:val="20"/>
        </w:rPr>
        <w:t>11</w:t>
      </w:r>
      <w:r w:rsidRPr="3A36914A">
        <w:rPr>
          <w:rFonts w:ascii="Calibri" w:hAnsi="Calibri" w:eastAsia="Calibri" w:cs="Calibri"/>
          <w:sz w:val="20"/>
          <w:szCs w:val="20"/>
        </w:rPr>
        <w:t xml:space="preserve">.º </w:t>
      </w:r>
      <w:commentRangeStart w:id="1523"/>
      <w:r w:rsidRPr="3A36914A" w:rsidR="048CE49E">
        <w:rPr>
          <w:rFonts w:ascii="Calibri" w:hAnsi="Calibri" w:eastAsia="Calibri" w:cs="Calibri"/>
          <w:sz w:val="22"/>
          <w:szCs w:val="22"/>
        </w:rPr>
        <w:t xml:space="preserve">Regulamento (UE) n.º 2026/131 da </w:t>
      </w:r>
      <w:commentRangeEnd w:id="1523"/>
      <w:r w:rsidRPr="3A36914A" w:rsidR="0E283A6B">
        <w:rPr>
          <w:rStyle w:val="Refdecomentrio"/>
          <w:rFonts w:ascii="Calibri" w:hAnsi="Calibri" w:eastAsia="Calibri" w:cs="Calibri"/>
          <w:sz w:val="22"/>
          <w:szCs w:val="22"/>
        </w:rPr>
        <w:commentReference w:id="1523"/>
      </w:r>
      <w:r w:rsidRPr="3A36914A" w:rsidR="048CE49E">
        <w:rPr>
          <w:rFonts w:ascii="Calibri" w:hAnsi="Calibri" w:eastAsia="Calibri" w:cs="Calibri"/>
          <w:sz w:val="22"/>
          <w:szCs w:val="22"/>
        </w:rPr>
        <w:t xml:space="preserve">Comissão, de 20 de janeiro de 2026 e </w:t>
      </w:r>
      <w:r w:rsidRPr="3A36914A" w:rsidR="6559C9B2">
        <w:rPr>
          <w:rFonts w:ascii="Calibri" w:hAnsi="Calibri" w:eastAsia="Calibri" w:cs="Calibri"/>
          <w:sz w:val="22"/>
          <w:szCs w:val="22"/>
        </w:rPr>
        <w:t>do artigo 71.º-A do Regulamento Delegado (UE) 2026/132 da Comissão de 20 de janeiro de 2026</w:t>
      </w:r>
      <w:r w:rsidRPr="3A36914A" w:rsidR="754F8CEC">
        <w:rPr>
          <w:rFonts w:ascii="Calibri" w:hAnsi="Calibri" w:eastAsia="Calibri" w:cs="Calibri"/>
          <w:sz w:val="22"/>
          <w:szCs w:val="22"/>
        </w:rPr>
        <w:t>, quando solicitado pelo titular.</w:t>
      </w:r>
    </w:p>
    <w:p w:rsidR="0E283A6B" w:rsidRDefault="0E283A6B" w14:paraId="66048642" w14:textId="13B5E4B3">
      <w:pPr>
        <w:pStyle w:val="PargrafodaLista"/>
        <w:numPr>
          <w:ilvl w:val="0"/>
          <w:numId w:val="23"/>
        </w:numPr>
        <w:spacing w:after="0" w:line="276" w:lineRule="auto"/>
        <w:ind w:left="720" w:right="0"/>
        <w:jc w:val="left"/>
        <w:rPr>
          <w:rFonts w:ascii="Calibri" w:hAnsi="Calibri" w:eastAsia="Calibri" w:cs="Calibri"/>
          <w:sz w:val="20"/>
          <w:szCs w:val="20"/>
        </w:rPr>
        <w:pPrChange w:author="Maria Rosário Silva Lemos Cidadão" w:date="2026-03-30T09:38:00Z" w:id="1524">
          <w:pPr/>
        </w:pPrChange>
      </w:pPr>
      <w:r w:rsidRPr="3A36914A">
        <w:rPr>
          <w:rFonts w:ascii="Calibri" w:hAnsi="Calibri" w:eastAsia="Calibri" w:cs="Calibri"/>
          <w:sz w:val="20"/>
          <w:szCs w:val="20"/>
        </w:rPr>
        <w:t>Assegurar a as alterações de registo no SIAC, designadamente alteração de titularidade, participação de encontrado ou desparecido, e morte, quando solicitado pelo titular do animal.;</w:t>
      </w:r>
    </w:p>
    <w:p w:rsidR="0E283A6B" w:rsidRDefault="58507FBE" w14:paraId="170CAA40" w14:textId="6EEC8241">
      <w:pPr>
        <w:pStyle w:val="PargrafodaLista"/>
        <w:numPr>
          <w:ilvl w:val="0"/>
          <w:numId w:val="23"/>
        </w:numPr>
        <w:spacing w:after="0" w:line="276" w:lineRule="auto"/>
        <w:ind w:left="720" w:right="0"/>
        <w:jc w:val="left"/>
        <w:rPr>
          <w:rFonts w:ascii="Calibri" w:hAnsi="Calibri" w:eastAsia="Calibri" w:cs="Calibri"/>
          <w:sz w:val="20"/>
          <w:szCs w:val="20"/>
        </w:rPr>
        <w:pPrChange w:author="Maria Rosário Silva Lemos Cidadão" w:date="2026-03-25T17:53:00Z" w:id="1525">
          <w:pPr/>
        </w:pPrChange>
      </w:pPr>
      <w:r w:rsidRPr="10E1C5B3">
        <w:rPr>
          <w:rFonts w:ascii="Calibri" w:hAnsi="Calibri" w:eastAsia="Calibri" w:cs="Calibri"/>
          <w:sz w:val="20"/>
          <w:szCs w:val="20"/>
        </w:rPr>
        <w:t>Averbar no PAC as alterações de titularidade ou de registo</w:t>
      </w:r>
      <w:r w:rsidRPr="10E1C5B3" w:rsidR="0450F571">
        <w:rPr>
          <w:rFonts w:ascii="Calibri" w:hAnsi="Calibri" w:eastAsia="Calibri" w:cs="Calibri"/>
          <w:sz w:val="20"/>
          <w:szCs w:val="20"/>
        </w:rPr>
        <w:t xml:space="preserve"> de profilaxias médicas.</w:t>
      </w:r>
    </w:p>
    <w:p w:rsidR="0E283A6B" w:rsidRDefault="0E283A6B" w14:paraId="3DCB5405" w14:textId="14592897">
      <w:pPr>
        <w:pStyle w:val="PargrafodaLista"/>
        <w:numPr>
          <w:ilvl w:val="0"/>
          <w:numId w:val="23"/>
        </w:numPr>
        <w:spacing w:after="0" w:line="276" w:lineRule="auto"/>
        <w:ind w:left="720" w:right="0"/>
        <w:jc w:val="left"/>
        <w:rPr>
          <w:rFonts w:ascii="Calibri" w:hAnsi="Calibri" w:eastAsia="Calibri" w:cs="Calibri"/>
          <w:sz w:val="20"/>
          <w:szCs w:val="20"/>
        </w:rPr>
        <w:pPrChange w:author="Maria Rosário Silva Lemos Cidadão" w:date="2026-03-25T17:53:00Z" w:id="1526">
          <w:pPr/>
        </w:pPrChange>
      </w:pPr>
      <w:r w:rsidRPr="4CCB09DA">
        <w:rPr>
          <w:rFonts w:ascii="Calibri" w:hAnsi="Calibri" w:eastAsia="Calibri" w:cs="Calibri"/>
          <w:sz w:val="20"/>
          <w:szCs w:val="20"/>
        </w:rPr>
        <w:t>Emitir a partir do SIAC, sempre que seja solicitado pelo titular, uma segunda via ou uma via atualizada do DIAC</w:t>
      </w:r>
    </w:p>
    <w:p w:rsidR="0E283A6B" w:rsidRDefault="0E283A6B" w14:paraId="075C424D" w14:textId="427AC68E">
      <w:pPr>
        <w:pStyle w:val="PargrafodaLista"/>
        <w:numPr>
          <w:ilvl w:val="0"/>
          <w:numId w:val="23"/>
        </w:numPr>
        <w:spacing w:after="0" w:line="276" w:lineRule="auto"/>
        <w:ind w:left="720" w:right="0"/>
        <w:jc w:val="left"/>
        <w:rPr>
          <w:rFonts w:ascii="Calibri" w:hAnsi="Calibri" w:eastAsia="Calibri" w:cs="Calibri"/>
          <w:sz w:val="20"/>
          <w:szCs w:val="20"/>
        </w:rPr>
        <w:pPrChange w:author="Maria Rosário Silva Lemos Cidadão" w:date="2026-03-25T17:53:00Z" w:id="1527">
          <w:pPr/>
        </w:pPrChange>
      </w:pPr>
      <w:r w:rsidRPr="4CCB09DA">
        <w:rPr>
          <w:rFonts w:ascii="Calibri" w:hAnsi="Calibri" w:eastAsia="Calibri" w:cs="Calibri"/>
          <w:sz w:val="20"/>
          <w:szCs w:val="20"/>
        </w:rPr>
        <w:t>Comunicar à DGAV as irregularidades detetadas na identificação e registo de animais de companhia, incluindo a falta de identificação e registo do animal no SIAC por recusa expressa do titular</w:t>
      </w:r>
      <w:r w:rsidRPr="4CCB09DA" w:rsidR="11E728B6">
        <w:rPr>
          <w:rFonts w:ascii="Calibri" w:hAnsi="Calibri" w:eastAsia="Calibri" w:cs="Calibri"/>
          <w:sz w:val="20"/>
          <w:szCs w:val="20"/>
        </w:rPr>
        <w:t>.</w:t>
      </w:r>
    </w:p>
    <w:p w:rsidR="0E283A6B" w:rsidRDefault="0E283A6B" w14:paraId="142FFF5A" w14:textId="30CC3B04">
      <w:pPr>
        <w:spacing w:after="160" w:line="276" w:lineRule="auto"/>
        <w:jc w:val="left"/>
        <w:rPr>
          <w:rFonts w:ascii="Calibri" w:hAnsi="Calibri" w:eastAsia="Calibri" w:cs="Calibri"/>
          <w:sz w:val="22"/>
          <w:szCs w:val="22"/>
        </w:rPr>
        <w:pPrChange w:author="Maria Rosário Silva Lemos Cidadão" w:date="2026-03-25T17:53:00Z" w:id="1528">
          <w:pPr>
            <w:numPr>
              <w:numId w:val="23"/>
            </w:numPr>
            <w:ind w:left="502" w:hanging="360"/>
          </w:pPr>
        </w:pPrChange>
      </w:pPr>
      <w:r w:rsidRPr="4CCB09DA">
        <w:rPr>
          <w:rFonts w:ascii="Calibri" w:hAnsi="Calibri" w:eastAsia="Calibri" w:cs="Calibri"/>
          <w:sz w:val="22"/>
          <w:szCs w:val="22"/>
        </w:rPr>
        <w:t xml:space="preserve"> </w:t>
      </w:r>
    </w:p>
    <w:p w:rsidR="0E283A6B" w:rsidRDefault="0E283A6B" w14:paraId="65ABB72D" w14:textId="4A2B4DA0">
      <w:pPr>
        <w:spacing w:after="160" w:line="276" w:lineRule="auto"/>
        <w:jc w:val="left"/>
        <w:rPr>
          <w:rFonts w:ascii="Calibri" w:hAnsi="Calibri" w:eastAsia="Calibri" w:cs="Calibri"/>
          <w:sz w:val="22"/>
          <w:szCs w:val="22"/>
        </w:rPr>
        <w:pPrChange w:author="Maria Rosário Silva Lemos Cidadão" w:date="2026-03-25T17:53:00Z" w:id="1529">
          <w:pPr>
            <w:jc w:val="left"/>
          </w:pPr>
        </w:pPrChange>
      </w:pPr>
      <w:r w:rsidRPr="4CCB09DA">
        <w:rPr>
          <w:rFonts w:ascii="Calibri" w:hAnsi="Calibri" w:eastAsia="Calibri" w:cs="Calibri"/>
          <w:sz w:val="22"/>
          <w:szCs w:val="22"/>
        </w:rPr>
        <w:t xml:space="preserve"> </w:t>
      </w:r>
    </w:p>
    <w:p w:rsidR="0E283A6B" w:rsidRDefault="0E283A6B" w14:paraId="2F66F63B" w14:textId="1A2DB364">
      <w:pPr>
        <w:spacing w:after="160" w:line="276" w:lineRule="auto"/>
        <w:jc w:val="center"/>
        <w:rPr>
          <w:rFonts w:ascii="Calibri" w:hAnsi="Calibri" w:eastAsia="Calibri" w:cs="Calibri"/>
          <w:sz w:val="22"/>
          <w:szCs w:val="22"/>
        </w:rPr>
        <w:pPrChange w:author="Maria Rosário Silva Lemos Cidadão" w:date="2026-03-25T17:55:00Z" w:id="1530">
          <w:pPr>
            <w:jc w:val="left"/>
          </w:pPr>
        </w:pPrChange>
      </w:pPr>
      <w:r w:rsidRPr="4CCB09DA">
        <w:rPr>
          <w:rFonts w:ascii="Calibri" w:hAnsi="Calibri" w:eastAsia="Calibri" w:cs="Calibri"/>
          <w:sz w:val="22"/>
          <w:szCs w:val="22"/>
        </w:rPr>
        <w:t xml:space="preserve"> Artigo 59.º+9</w:t>
      </w:r>
    </w:p>
    <w:p w:rsidR="0E283A6B" w:rsidRDefault="0E283A6B" w14:paraId="4A6AF4EE" w14:textId="1D0B6DE8">
      <w:pPr>
        <w:spacing w:after="160" w:line="276" w:lineRule="auto"/>
        <w:jc w:val="center"/>
        <w:rPr>
          <w:rFonts w:ascii="Calibri" w:hAnsi="Calibri" w:eastAsia="Calibri" w:cs="Calibri"/>
          <w:sz w:val="22"/>
          <w:szCs w:val="22"/>
        </w:rPr>
        <w:pPrChange w:author="Maria Rosário Silva Lemos Cidadão" w:date="2026-03-25T17:55:00Z" w:id="1531">
          <w:pPr>
            <w:jc w:val="left"/>
          </w:pPr>
        </w:pPrChange>
      </w:pPr>
      <w:r w:rsidRPr="4CCB09DA">
        <w:rPr>
          <w:rFonts w:ascii="Calibri" w:hAnsi="Calibri" w:eastAsia="Calibri" w:cs="Calibri"/>
          <w:sz w:val="22"/>
          <w:szCs w:val="22"/>
        </w:rPr>
        <w:t>Deveres do titular</w:t>
      </w:r>
    </w:p>
    <w:p w:rsidR="0E283A6B" w:rsidRDefault="0E283A6B" w14:paraId="66DE1DBA" w14:textId="48EA7441">
      <w:pPr>
        <w:pStyle w:val="PargrafodaLista"/>
        <w:numPr>
          <w:ilvl w:val="0"/>
          <w:numId w:val="22"/>
        </w:numPr>
        <w:spacing w:after="0" w:line="276" w:lineRule="auto"/>
        <w:ind w:left="720" w:right="0"/>
        <w:jc w:val="left"/>
        <w:rPr>
          <w:rFonts w:ascii="Calibri" w:hAnsi="Calibri" w:eastAsia="Calibri" w:cs="Calibri"/>
          <w:sz w:val="20"/>
          <w:szCs w:val="20"/>
        </w:rPr>
        <w:pPrChange w:author="Maria Rosário Silva Lemos Cidadão" w:date="2026-03-25T17:53:00Z" w:id="1532">
          <w:pPr/>
        </w:pPrChange>
      </w:pPr>
      <w:r w:rsidRPr="4CCB09DA">
        <w:rPr>
          <w:rFonts w:ascii="Calibri" w:hAnsi="Calibri" w:eastAsia="Calibri" w:cs="Calibri"/>
          <w:sz w:val="20"/>
          <w:szCs w:val="20"/>
        </w:rPr>
        <w:t>- O titular do animal de companhia deve:</w:t>
      </w:r>
    </w:p>
    <w:p w:rsidR="0E283A6B" w:rsidRDefault="58507FBE" w14:paraId="5D875A80" w14:textId="1BDAF35C">
      <w:pPr>
        <w:numPr>
          <w:ilvl w:val="1"/>
          <w:numId w:val="22"/>
        </w:numPr>
        <w:spacing w:after="0" w:line="276" w:lineRule="auto"/>
        <w:ind w:left="1440" w:right="0"/>
        <w:jc w:val="left"/>
        <w:rPr>
          <w:rFonts w:ascii="Calibri" w:hAnsi="Calibri" w:eastAsia="Calibri" w:cs="Calibri"/>
          <w:sz w:val="22"/>
          <w:szCs w:val="22"/>
        </w:rPr>
        <w:pPrChange w:author="Maria Rosário Silva Lemos Cidadão" w:date="2026-03-27T10:21:00Z" w:id="1533">
          <w:pPr/>
        </w:pPrChange>
      </w:pPr>
      <w:r w:rsidRPr="10E1C5B3">
        <w:rPr>
          <w:rFonts w:ascii="Calibri" w:hAnsi="Calibri" w:eastAsia="Calibri" w:cs="Calibri"/>
          <w:sz w:val="22"/>
          <w:szCs w:val="22"/>
        </w:rPr>
        <w:t xml:space="preserve">Apresentar o animal para marcação e registo, nos termos do artigo 55º, </w:t>
      </w:r>
      <w:r w:rsidRPr="10E1C5B3" w:rsidR="3542AA85">
        <w:rPr>
          <w:rFonts w:ascii="Calibri" w:hAnsi="Calibri" w:eastAsia="Calibri" w:cs="Calibri"/>
          <w:sz w:val="22"/>
          <w:szCs w:val="22"/>
        </w:rPr>
        <w:t xml:space="preserve">e </w:t>
      </w:r>
      <w:r w:rsidRPr="10E1C5B3" w:rsidR="76599D58">
        <w:rPr>
          <w:rFonts w:ascii="Calibri" w:hAnsi="Calibri" w:eastAsia="Calibri" w:cs="Calibri"/>
          <w:sz w:val="22"/>
          <w:szCs w:val="22"/>
        </w:rPr>
        <w:t>do n.º</w:t>
      </w:r>
      <w:r w:rsidRPr="10E1C5B3">
        <w:rPr>
          <w:rFonts w:ascii="Calibri" w:hAnsi="Calibri" w:eastAsia="Calibri" w:cs="Calibri"/>
          <w:sz w:val="22"/>
          <w:szCs w:val="22"/>
        </w:rPr>
        <w:t xml:space="preserve"> 1, 2 e 3 do artigo 56.º;</w:t>
      </w:r>
    </w:p>
    <w:p w:rsidR="0E283A6B" w:rsidRDefault="58507FBE" w14:paraId="502746E9" w14:textId="4756CDC1">
      <w:pPr>
        <w:pStyle w:val="PargrafodaLista"/>
        <w:numPr>
          <w:ilvl w:val="1"/>
          <w:numId w:val="22"/>
        </w:numPr>
        <w:spacing w:after="0" w:line="276" w:lineRule="auto"/>
        <w:ind w:left="1440" w:right="0"/>
        <w:jc w:val="left"/>
        <w:rPr>
          <w:rFonts w:ascii="Calibri" w:hAnsi="Calibri" w:eastAsia="Calibri" w:cs="Calibri"/>
          <w:sz w:val="22"/>
          <w:szCs w:val="22"/>
        </w:rPr>
        <w:pPrChange w:author="Maria Rosário Silva Lemos Cidadão" w:date="2026-03-25T17:53:00Z" w:id="1534">
          <w:pPr/>
        </w:pPrChange>
      </w:pPr>
      <w:r w:rsidRPr="10E1C5B3">
        <w:rPr>
          <w:rFonts w:ascii="Calibri" w:hAnsi="Calibri" w:eastAsia="Calibri" w:cs="Calibri"/>
          <w:sz w:val="22"/>
          <w:szCs w:val="22"/>
        </w:rPr>
        <w:t>Proceder à alteração de registo no SIAC nos termos e prazos previstos no artigo 59+</w:t>
      </w:r>
      <w:r w:rsidRPr="10E1C5B3" w:rsidR="3076647F">
        <w:rPr>
          <w:rFonts w:ascii="Calibri" w:hAnsi="Calibri" w:eastAsia="Calibri" w:cs="Calibri"/>
          <w:sz w:val="22"/>
          <w:szCs w:val="22"/>
        </w:rPr>
        <w:t>5</w:t>
      </w:r>
      <w:r w:rsidRPr="10E1C5B3" w:rsidR="17BDA3FC">
        <w:rPr>
          <w:rFonts w:ascii="Calibri" w:hAnsi="Calibri" w:eastAsia="Calibri" w:cs="Calibri"/>
          <w:sz w:val="22"/>
          <w:szCs w:val="22"/>
        </w:rPr>
        <w:t>.º</w:t>
      </w:r>
      <w:r w:rsidRPr="10E1C5B3">
        <w:rPr>
          <w:rFonts w:ascii="Calibri" w:hAnsi="Calibri" w:eastAsia="Calibri" w:cs="Calibri"/>
          <w:sz w:val="22"/>
          <w:szCs w:val="22"/>
        </w:rPr>
        <w:t>.</w:t>
      </w:r>
    </w:p>
    <w:p w:rsidR="0E283A6B" w:rsidRDefault="58507FBE" w14:paraId="1B5DC0FF" w14:textId="1592AE7C">
      <w:pPr>
        <w:numPr>
          <w:ilvl w:val="1"/>
          <w:numId w:val="22"/>
        </w:numPr>
        <w:spacing w:after="0" w:line="276" w:lineRule="auto"/>
        <w:ind w:left="1440" w:right="0"/>
        <w:jc w:val="left"/>
        <w:rPr>
          <w:rFonts w:ascii="Calibri" w:hAnsi="Calibri" w:eastAsia="Calibri" w:cs="Calibri"/>
          <w:sz w:val="20"/>
          <w:szCs w:val="20"/>
        </w:rPr>
        <w:pPrChange w:author="Maria Rosário Silva Lemos Cidadão" w:date="2026-03-27T10:26:00Z" w:id="1535">
          <w:pPr/>
        </w:pPrChange>
      </w:pPr>
      <w:r w:rsidRPr="10E1C5B3">
        <w:rPr>
          <w:rFonts w:ascii="Calibri" w:hAnsi="Calibri" w:eastAsia="Calibri" w:cs="Calibri"/>
          <w:sz w:val="20"/>
          <w:szCs w:val="20"/>
        </w:rPr>
        <w:t>Solicitar a emissão do DIAC previsto no artigo 59+3.º</w:t>
      </w:r>
    </w:p>
    <w:p w:rsidR="0E283A6B" w:rsidRDefault="0E283A6B" w14:paraId="5F1B5EF0" w14:textId="35AC82A9">
      <w:pPr>
        <w:pStyle w:val="PargrafodaLista"/>
        <w:numPr>
          <w:ilvl w:val="1"/>
          <w:numId w:val="22"/>
        </w:numPr>
        <w:spacing w:after="0" w:line="276" w:lineRule="auto"/>
        <w:ind w:left="1440" w:right="0"/>
        <w:jc w:val="left"/>
        <w:rPr>
          <w:rFonts w:ascii="Calibri" w:hAnsi="Calibri" w:eastAsia="Calibri" w:cs="Calibri"/>
          <w:sz w:val="20"/>
          <w:szCs w:val="20"/>
        </w:rPr>
        <w:pPrChange w:author="Maria Rosário Silva Lemos Cidadão" w:date="2026-03-25T17:53:00Z" w:id="1536">
          <w:pPr/>
        </w:pPrChange>
      </w:pPr>
      <w:r w:rsidRPr="4CCB09DA">
        <w:rPr>
          <w:rFonts w:ascii="Calibri" w:hAnsi="Calibri" w:eastAsia="Calibri" w:cs="Calibri"/>
          <w:sz w:val="20"/>
          <w:szCs w:val="20"/>
        </w:rPr>
        <w:t xml:space="preserve">Solicitar ao médico veterinário a emissão do PAC, </w:t>
      </w:r>
      <w:r w:rsidRPr="4CCB09DA" w:rsidR="71D1DF22">
        <w:rPr>
          <w:rFonts w:ascii="Calibri" w:hAnsi="Calibri" w:eastAsia="Calibri" w:cs="Calibri"/>
          <w:sz w:val="20"/>
          <w:szCs w:val="20"/>
        </w:rPr>
        <w:t>sempre que necessário, cumprindo o previsto no n.º2 a n.º 4 do artigo 59+7.</w:t>
      </w:r>
      <w:r w:rsidRPr="4CCB09DA">
        <w:rPr>
          <w:rFonts w:ascii="Calibri" w:hAnsi="Calibri" w:eastAsia="Calibri" w:cs="Calibri"/>
          <w:sz w:val="20"/>
          <w:szCs w:val="20"/>
        </w:rPr>
        <w:t>;</w:t>
      </w:r>
    </w:p>
    <w:p w:rsidR="0E283A6B" w:rsidRDefault="0E283A6B" w14:paraId="2417790E" w14:textId="18B8E58A">
      <w:pPr>
        <w:pStyle w:val="PargrafodaLista"/>
        <w:numPr>
          <w:ilvl w:val="1"/>
          <w:numId w:val="22"/>
        </w:numPr>
        <w:spacing w:after="0" w:line="276" w:lineRule="auto"/>
        <w:ind w:left="1440" w:right="0"/>
        <w:jc w:val="left"/>
        <w:rPr>
          <w:rFonts w:ascii="Calibri" w:hAnsi="Calibri" w:eastAsia="Calibri" w:cs="Calibri"/>
          <w:sz w:val="20"/>
          <w:szCs w:val="20"/>
        </w:rPr>
        <w:pPrChange w:author="Maria Rosário Silva Lemos Cidadão" w:date="2026-03-25T17:53:00Z" w:id="1537">
          <w:pPr/>
        </w:pPrChange>
      </w:pPr>
      <w:r w:rsidRPr="4CCB09DA">
        <w:rPr>
          <w:rFonts w:ascii="Calibri" w:hAnsi="Calibri" w:eastAsia="Calibri" w:cs="Calibri"/>
          <w:sz w:val="20"/>
          <w:szCs w:val="20"/>
        </w:rPr>
        <w:t>Solicitar o registo no SIAC dos animais de companhia que estejam obrigados à identificação nos termos do n</w:t>
      </w:r>
      <w:r w:rsidRPr="4CCB09DA" w:rsidR="762B6911">
        <w:rPr>
          <w:rFonts w:ascii="Calibri" w:hAnsi="Calibri" w:eastAsia="Calibri" w:cs="Calibri"/>
          <w:sz w:val="20"/>
          <w:szCs w:val="20"/>
        </w:rPr>
        <w:t>.º</w:t>
      </w:r>
      <w:r w:rsidRPr="4CCB09DA">
        <w:rPr>
          <w:rFonts w:ascii="Calibri" w:hAnsi="Calibri" w:eastAsia="Calibri" w:cs="Calibri"/>
          <w:sz w:val="20"/>
          <w:szCs w:val="20"/>
        </w:rPr>
        <w:t xml:space="preserve"> 1 e</w:t>
      </w:r>
      <w:r w:rsidRPr="4CCB09DA" w:rsidR="7706131C">
        <w:rPr>
          <w:rFonts w:ascii="Calibri" w:hAnsi="Calibri" w:eastAsia="Calibri" w:cs="Calibri"/>
          <w:sz w:val="20"/>
          <w:szCs w:val="20"/>
        </w:rPr>
        <w:t xml:space="preserve"> n.º</w:t>
      </w:r>
      <w:r w:rsidRPr="4CCB09DA">
        <w:rPr>
          <w:rFonts w:ascii="Calibri" w:hAnsi="Calibri" w:eastAsia="Calibri" w:cs="Calibri"/>
          <w:sz w:val="20"/>
          <w:szCs w:val="20"/>
        </w:rPr>
        <w:t xml:space="preserve"> 2 do artigo 59+4.º, que foram introduzidos no território nacional e que permaneçam por um período igual ou superior </w:t>
      </w:r>
      <w:commentRangeStart w:id="1538"/>
      <w:r w:rsidRPr="4CCB09DA">
        <w:rPr>
          <w:rFonts w:ascii="Calibri" w:hAnsi="Calibri" w:eastAsia="Calibri" w:cs="Calibri"/>
          <w:sz w:val="20"/>
          <w:szCs w:val="20"/>
        </w:rPr>
        <w:t>a 120 dia</w:t>
      </w:r>
      <w:commentRangeEnd w:id="1538"/>
      <w:r w:rsidRPr="4CCB09DA">
        <w:rPr>
          <w:rStyle w:val="Refdecomentrio"/>
          <w:rFonts w:ascii="Calibri" w:hAnsi="Calibri" w:eastAsia="Calibri" w:cs="Calibri"/>
          <w:sz w:val="20"/>
          <w:szCs w:val="20"/>
        </w:rPr>
        <w:commentReference w:id="1538"/>
      </w:r>
      <w:r w:rsidRPr="4CCB09DA">
        <w:rPr>
          <w:rFonts w:ascii="Calibri" w:hAnsi="Calibri" w:eastAsia="Calibri" w:cs="Calibri"/>
          <w:sz w:val="20"/>
          <w:szCs w:val="20"/>
        </w:rPr>
        <w:t>s, mediante a apresentação do PAC ou do certificado sanitário respetivo</w:t>
      </w:r>
    </w:p>
    <w:p w:rsidR="0E283A6B" w:rsidRDefault="0E283A6B" w14:paraId="36A42109" w14:textId="6B142FDB">
      <w:pPr>
        <w:pStyle w:val="PargrafodaLista"/>
        <w:numPr>
          <w:ilvl w:val="1"/>
          <w:numId w:val="22"/>
        </w:numPr>
        <w:spacing w:after="0" w:line="276" w:lineRule="auto"/>
        <w:ind w:left="1440" w:right="0"/>
        <w:jc w:val="left"/>
        <w:rPr>
          <w:rFonts w:ascii="Calibri" w:hAnsi="Calibri" w:eastAsia="Calibri" w:cs="Calibri"/>
          <w:sz w:val="20"/>
          <w:szCs w:val="20"/>
        </w:rPr>
        <w:pPrChange w:author="Maria Rosário Silva Lemos Cidadão" w:date="2026-03-25T17:53:00Z" w:id="1539">
          <w:pPr/>
        </w:pPrChange>
      </w:pPr>
      <w:r w:rsidRPr="4CCB09DA">
        <w:rPr>
          <w:rFonts w:ascii="Calibri" w:hAnsi="Calibri" w:eastAsia="Calibri" w:cs="Calibri"/>
          <w:sz w:val="20"/>
          <w:szCs w:val="20"/>
        </w:rPr>
        <w:t>Dar cumprimento ao disposto no n.º 3 do artigo 59+.</w:t>
      </w:r>
      <w:r w:rsidRPr="4CCB09DA" w:rsidR="65443958">
        <w:rPr>
          <w:rFonts w:ascii="Calibri" w:hAnsi="Calibri" w:eastAsia="Calibri" w:cs="Calibri"/>
          <w:sz w:val="20"/>
          <w:szCs w:val="20"/>
        </w:rPr>
        <w:t>4</w:t>
      </w:r>
      <w:r w:rsidRPr="4CCB09DA">
        <w:rPr>
          <w:rFonts w:ascii="Calibri" w:hAnsi="Calibri" w:eastAsia="Calibri" w:cs="Calibri"/>
          <w:sz w:val="20"/>
          <w:szCs w:val="20"/>
        </w:rPr>
        <w:t xml:space="preserve">º do presente diploma, relativamente a cão de raça potencialmente perigoso, que tenha sido introduzido no território nacional com a finalidade de reprodução, no prazo de </w:t>
      </w:r>
      <w:commentRangeStart w:id="1540"/>
      <w:r w:rsidRPr="4CCB09DA">
        <w:rPr>
          <w:rFonts w:ascii="Calibri" w:hAnsi="Calibri" w:eastAsia="Calibri" w:cs="Calibri"/>
          <w:sz w:val="20"/>
          <w:szCs w:val="20"/>
        </w:rPr>
        <w:t>10</w:t>
      </w:r>
      <w:commentRangeEnd w:id="1540"/>
      <w:r w:rsidRPr="4CCB09DA">
        <w:rPr>
          <w:rStyle w:val="Refdecomentrio"/>
          <w:rFonts w:ascii="Calibri" w:hAnsi="Calibri" w:eastAsia="Calibri" w:cs="Calibri"/>
          <w:sz w:val="20"/>
          <w:szCs w:val="20"/>
        </w:rPr>
        <w:commentReference w:id="1540"/>
      </w:r>
      <w:r w:rsidRPr="4CCB09DA">
        <w:rPr>
          <w:rFonts w:ascii="Calibri" w:hAnsi="Calibri" w:eastAsia="Calibri" w:cs="Calibri"/>
          <w:sz w:val="20"/>
          <w:szCs w:val="20"/>
        </w:rPr>
        <w:t xml:space="preserve"> dias a contar da data da entrada;</w:t>
      </w:r>
    </w:p>
    <w:p w:rsidR="0E283A6B" w:rsidRDefault="0E283A6B" w14:paraId="2B663638" w14:textId="76AFF717">
      <w:pPr>
        <w:pStyle w:val="PargrafodaLista"/>
        <w:numPr>
          <w:ilvl w:val="1"/>
          <w:numId w:val="22"/>
        </w:numPr>
        <w:spacing w:after="0" w:line="276" w:lineRule="auto"/>
        <w:ind w:left="1440" w:right="0"/>
        <w:jc w:val="left"/>
        <w:rPr>
          <w:rFonts w:ascii="Calibri" w:hAnsi="Calibri" w:eastAsia="Calibri" w:cs="Calibri"/>
          <w:sz w:val="20"/>
          <w:szCs w:val="20"/>
        </w:rPr>
        <w:pPrChange w:author="Maria Rosário Silva Lemos Cidadão" w:date="2026-03-25T17:53:00Z" w:id="1541">
          <w:pPr/>
        </w:pPrChange>
      </w:pPr>
      <w:r w:rsidRPr="4CCB09DA">
        <w:rPr>
          <w:rFonts w:ascii="Calibri" w:hAnsi="Calibri" w:eastAsia="Calibri" w:cs="Calibri"/>
          <w:sz w:val="20"/>
          <w:szCs w:val="20"/>
        </w:rPr>
        <w:t>Fornecer ao médico veterinário, à autoridade competente e às entidades fiscalizadoras, a pedido destas, o DIAC</w:t>
      </w:r>
      <w:r w:rsidRPr="4CCB09DA" w:rsidR="544D71E3">
        <w:rPr>
          <w:rFonts w:ascii="Calibri" w:hAnsi="Calibri" w:eastAsia="Calibri" w:cs="Calibri"/>
          <w:sz w:val="20"/>
          <w:szCs w:val="20"/>
        </w:rPr>
        <w:t xml:space="preserve"> </w:t>
      </w:r>
      <w:r w:rsidRPr="4CCB09DA">
        <w:rPr>
          <w:rFonts w:ascii="Calibri" w:hAnsi="Calibri" w:eastAsia="Calibri" w:cs="Calibri"/>
          <w:sz w:val="20"/>
          <w:szCs w:val="20"/>
        </w:rPr>
        <w:t>na situaç</w:t>
      </w:r>
      <w:r w:rsidRPr="4CCB09DA" w:rsidR="2DC58180">
        <w:rPr>
          <w:rFonts w:ascii="Calibri" w:hAnsi="Calibri" w:eastAsia="Calibri" w:cs="Calibri"/>
          <w:sz w:val="20"/>
          <w:szCs w:val="20"/>
        </w:rPr>
        <w:t>ão</w:t>
      </w:r>
      <w:r w:rsidRPr="4CCB09DA">
        <w:rPr>
          <w:rFonts w:ascii="Calibri" w:hAnsi="Calibri" w:eastAsia="Calibri" w:cs="Calibri"/>
          <w:sz w:val="20"/>
          <w:szCs w:val="20"/>
        </w:rPr>
        <w:t xml:space="preserve"> previstas no n.º 1 do artigo </w:t>
      </w:r>
      <w:r w:rsidRPr="4CCB09DA" w:rsidR="646CE739">
        <w:rPr>
          <w:rFonts w:ascii="Calibri" w:hAnsi="Calibri" w:eastAsia="Calibri" w:cs="Calibri"/>
          <w:sz w:val="20"/>
          <w:szCs w:val="20"/>
        </w:rPr>
        <w:t>59+7.º</w:t>
      </w:r>
      <w:r w:rsidRPr="4CCB09DA">
        <w:rPr>
          <w:rFonts w:ascii="Calibri" w:hAnsi="Calibri" w:eastAsia="Calibri" w:cs="Calibri"/>
          <w:sz w:val="20"/>
          <w:szCs w:val="20"/>
        </w:rPr>
        <w:t>.</w:t>
      </w:r>
    </w:p>
    <w:p w:rsidR="0E283A6B" w:rsidP="10E1C5B3" w:rsidRDefault="58507FBE" w14:paraId="66A36329" w14:textId="0ACE4D4D">
      <w:pPr>
        <w:pStyle w:val="PargrafodaLista"/>
        <w:numPr>
          <w:ilvl w:val="0"/>
          <w:numId w:val="22"/>
        </w:numPr>
        <w:spacing w:after="0" w:line="276" w:lineRule="auto"/>
        <w:ind w:left="720" w:right="0"/>
        <w:jc w:val="left"/>
        <w:rPr>
          <w:rFonts w:ascii="Calibri" w:hAnsi="Calibri" w:eastAsia="Calibri" w:cs="Calibri"/>
          <w:sz w:val="20"/>
          <w:szCs w:val="20"/>
        </w:rPr>
      </w:pPr>
      <w:r w:rsidRPr="10E1C5B3">
        <w:rPr>
          <w:rFonts w:ascii="Calibri" w:hAnsi="Calibri" w:eastAsia="Calibri" w:cs="Calibri"/>
          <w:sz w:val="20"/>
          <w:szCs w:val="20"/>
        </w:rPr>
        <w:t xml:space="preserve">O titular </w:t>
      </w:r>
      <w:r w:rsidRPr="10E1C5B3">
        <w:rPr>
          <w:rFonts w:ascii="Calibri" w:hAnsi="Calibri" w:eastAsia="Calibri" w:cs="Calibri"/>
          <w:strike/>
          <w:sz w:val="20"/>
          <w:szCs w:val="20"/>
        </w:rPr>
        <w:t>detentor</w:t>
      </w:r>
      <w:r w:rsidRPr="10E1C5B3">
        <w:rPr>
          <w:rFonts w:ascii="Calibri" w:hAnsi="Calibri" w:eastAsia="Calibri" w:cs="Calibri"/>
          <w:sz w:val="20"/>
          <w:szCs w:val="20"/>
        </w:rPr>
        <w:t xml:space="preserve"> ou o seu representante devem comunicar a morte ou desaparecimento do animal de companhia ao SIAC, sob pena de presunção de abandono,</w:t>
      </w:r>
      <w:del w:author="Maria Rosário Silva Lemos Cidadão" w:date="2026-03-27T10:33:00Z" w16du:dateUtc="2026-03-27T10:33:16Z" w:id="1542">
        <w:r w:rsidRPr="10E1C5B3" w:rsidDel="58507FBE" w:rsidR="0E283A6B">
          <w:rPr>
            <w:rFonts w:ascii="Calibri" w:hAnsi="Calibri" w:eastAsia="Calibri" w:cs="Calibri"/>
            <w:sz w:val="20"/>
            <w:szCs w:val="20"/>
          </w:rPr>
          <w:delText xml:space="preserve"> punido nos termos do disposto na alínea c) do n.º 2 do artigo 68.º do Decreto-Lei n.º 276/</w:delText>
        </w:r>
        <w:commentRangeStart w:id="1543"/>
        <w:r w:rsidRPr="10E1C5B3" w:rsidDel="58507FBE" w:rsidR="0E283A6B">
          <w:rPr>
            <w:rFonts w:ascii="Calibri" w:hAnsi="Calibri" w:eastAsia="Calibri" w:cs="Calibri"/>
            <w:sz w:val="20"/>
            <w:szCs w:val="20"/>
          </w:rPr>
          <w:delText>2001</w:delText>
        </w:r>
      </w:del>
      <w:commentRangeEnd w:id="1543"/>
      <w:r w:rsidRPr="10E1C5B3" w:rsidR="0E283A6B">
        <w:rPr>
          <w:rStyle w:val="Refdecomentrio"/>
          <w:rFonts w:ascii="Calibri" w:hAnsi="Calibri" w:eastAsia="Calibri" w:cs="Calibri"/>
          <w:sz w:val="20"/>
          <w:szCs w:val="20"/>
        </w:rPr>
        <w:commentReference w:id="1543"/>
      </w:r>
      <w:del w:author="Maria Rosário Silva Lemos Cidadão" w:date="2026-03-27T10:33:00Z" w16du:dateUtc="2026-03-27T10:33:16Z" w:id="1544">
        <w:r w:rsidRPr="10E1C5B3" w:rsidDel="58507FBE" w:rsidR="0E283A6B">
          <w:rPr>
            <w:rFonts w:ascii="Calibri" w:hAnsi="Calibri" w:eastAsia="Calibri" w:cs="Calibri"/>
            <w:sz w:val="20"/>
            <w:szCs w:val="20"/>
          </w:rPr>
          <w:delText>, de 17 de outubro, sem prejuízo de eventual responsabilidade criminal que venha a ser apurada</w:delText>
        </w:r>
      </w:del>
    </w:p>
    <w:p w:rsidR="4CCB09DA" w:rsidP="7F7CCA47" w:rsidRDefault="4CCB09DA" w14:paraId="556A2E5D" w14:textId="0D79968E">
      <w:pPr>
        <w:spacing w:after="0"/>
        <w:jc w:val="left"/>
        <w:pPrChange w:author="Maria Rosário Silva Lemos Cidadão" w:date="2026-03-25T17:53:00Z" w:id="1545">
          <w:pPr>
            <w:numPr>
              <w:ilvl w:val="0"/>
              <w:numId w:val="22"/>
            </w:numPr>
            <w:ind w:left="502" w:hanging="360"/>
          </w:pPr>
        </w:pPrChange>
      </w:pPr>
    </w:p>
    <w:p w:rsidR="7F7CCA47" w:rsidP="7F7CCA47" w:rsidRDefault="7F7CCA47" w14:paraId="4A7FEFC4" w14:textId="2C9E765A">
      <w:pPr>
        <w:spacing w:after="0"/>
        <w:jc w:val="left"/>
      </w:pPr>
    </w:p>
    <w:p w:rsidR="7F7CCA47" w:rsidP="7F7CCA47" w:rsidRDefault="7F7CCA47" w14:paraId="29F9DCD0" w14:textId="50F05332">
      <w:pPr>
        <w:spacing w:after="0"/>
        <w:jc w:val="left"/>
      </w:pPr>
    </w:p>
    <w:p w:rsidR="0E283A6B" w:rsidRDefault="0E283A6B" w14:paraId="43B65012" w14:textId="2EE80772">
      <w:pPr>
        <w:spacing w:after="160" w:line="276" w:lineRule="auto"/>
        <w:jc w:val="left"/>
        <w:rPr>
          <w:rFonts w:ascii="Calibri" w:hAnsi="Calibri" w:eastAsia="Calibri" w:cs="Calibri"/>
          <w:sz w:val="22"/>
          <w:szCs w:val="22"/>
        </w:rPr>
        <w:pPrChange w:author="Maria Rosário Silva Lemos Cidadão" w:date="2026-03-25T17:53:00Z" w:id="1546">
          <w:pPr>
            <w:jc w:val="left"/>
          </w:pPr>
        </w:pPrChange>
      </w:pPr>
      <w:r w:rsidRPr="4CCB09DA">
        <w:rPr>
          <w:rFonts w:ascii="Calibri" w:hAnsi="Calibri" w:eastAsia="Calibri" w:cs="Calibri"/>
          <w:sz w:val="22"/>
          <w:szCs w:val="22"/>
        </w:rPr>
        <w:t>FINANCIAMENTO DO SISTEMA</w:t>
      </w:r>
    </w:p>
    <w:p w:rsidR="0E283A6B" w:rsidRDefault="0E283A6B" w14:paraId="20B96D2E" w14:textId="2A39B9A6">
      <w:pPr>
        <w:spacing w:after="160" w:line="276" w:lineRule="auto"/>
        <w:jc w:val="left"/>
        <w:rPr>
          <w:rFonts w:ascii="Calibri" w:hAnsi="Calibri" w:eastAsia="Calibri" w:cs="Calibri"/>
          <w:sz w:val="22"/>
          <w:szCs w:val="22"/>
        </w:rPr>
        <w:pPrChange w:author="Maria Rosário Silva Lemos Cidadão" w:date="2026-03-25T17:53:00Z" w:id="1547">
          <w:pPr>
            <w:jc w:val="left"/>
          </w:pPr>
        </w:pPrChange>
      </w:pPr>
      <w:r w:rsidRPr="4CCB09DA">
        <w:rPr>
          <w:rFonts w:ascii="Calibri" w:hAnsi="Calibri" w:eastAsia="Calibri" w:cs="Calibri"/>
          <w:sz w:val="22"/>
          <w:szCs w:val="22"/>
        </w:rPr>
        <w:t>Artigo 59.º+10</w:t>
      </w:r>
    </w:p>
    <w:p w:rsidR="0E283A6B" w:rsidRDefault="0E283A6B" w14:paraId="21964E4D" w14:textId="09A5DCCC">
      <w:pPr>
        <w:spacing w:after="160" w:line="276" w:lineRule="auto"/>
        <w:jc w:val="left"/>
        <w:rPr>
          <w:rFonts w:ascii="Calibri" w:hAnsi="Calibri" w:eastAsia="Calibri" w:cs="Calibri"/>
          <w:sz w:val="22"/>
          <w:szCs w:val="22"/>
        </w:rPr>
        <w:pPrChange w:author="Maria Rosário Silva Lemos Cidadão" w:date="2026-03-25T17:53:00Z" w:id="1548">
          <w:pPr>
            <w:jc w:val="left"/>
          </w:pPr>
        </w:pPrChange>
      </w:pPr>
      <w:r w:rsidRPr="4CCB09DA">
        <w:rPr>
          <w:rFonts w:ascii="Calibri" w:hAnsi="Calibri" w:eastAsia="Calibri" w:cs="Calibri"/>
          <w:sz w:val="22"/>
          <w:szCs w:val="22"/>
        </w:rPr>
        <w:t>Taxa de registo</w:t>
      </w:r>
    </w:p>
    <w:p w:rsidR="0E283A6B" w:rsidRDefault="0E283A6B" w14:paraId="48BC0222" w14:textId="422CCCD5">
      <w:pPr>
        <w:spacing w:after="160" w:line="276" w:lineRule="auto"/>
        <w:jc w:val="left"/>
        <w:rPr>
          <w:rFonts w:ascii="Calibri" w:hAnsi="Calibri" w:eastAsia="Calibri" w:cs="Calibri"/>
          <w:sz w:val="22"/>
          <w:szCs w:val="22"/>
        </w:rPr>
        <w:pPrChange w:author="Maria Rosário Silva Lemos Cidadão" w:date="2026-03-25T17:53:00Z" w:id="1549">
          <w:pPr>
            <w:jc w:val="left"/>
          </w:pPr>
        </w:pPrChange>
      </w:pPr>
      <w:r w:rsidRPr="4CCB09DA">
        <w:rPr>
          <w:rFonts w:ascii="Calibri" w:hAnsi="Calibri" w:eastAsia="Calibri" w:cs="Calibri"/>
          <w:sz w:val="22"/>
          <w:szCs w:val="22"/>
        </w:rPr>
        <w:t>Artigo 59.º+11</w:t>
      </w:r>
    </w:p>
    <w:p w:rsidR="0E283A6B" w:rsidRDefault="0E283A6B" w14:paraId="3144E824" w14:textId="42FF7754">
      <w:pPr>
        <w:spacing w:after="160" w:line="276" w:lineRule="auto"/>
        <w:jc w:val="left"/>
        <w:rPr>
          <w:rFonts w:ascii="Calibri" w:hAnsi="Calibri" w:eastAsia="Calibri" w:cs="Calibri"/>
          <w:sz w:val="22"/>
          <w:szCs w:val="22"/>
        </w:rPr>
        <w:pPrChange w:author="Maria Rosário Silva Lemos Cidadão" w:date="2026-03-25T17:53:00Z" w:id="1550">
          <w:pPr>
            <w:jc w:val="left"/>
          </w:pPr>
        </w:pPrChange>
      </w:pPr>
      <w:r w:rsidRPr="4CCB09DA">
        <w:rPr>
          <w:rFonts w:ascii="Calibri" w:hAnsi="Calibri" w:eastAsia="Calibri" w:cs="Calibri"/>
          <w:sz w:val="22"/>
          <w:szCs w:val="22"/>
        </w:rPr>
        <w:t>Montante da taxa e atualização</w:t>
      </w:r>
    </w:p>
    <w:p w:rsidR="0E283A6B" w:rsidRDefault="0E283A6B" w14:paraId="78EC30AB" w14:textId="520F3A9D">
      <w:pPr>
        <w:spacing w:after="160" w:line="276" w:lineRule="auto"/>
        <w:jc w:val="left"/>
        <w:rPr>
          <w:rFonts w:ascii="Calibri" w:hAnsi="Calibri" w:eastAsia="Calibri" w:cs="Calibri"/>
          <w:sz w:val="22"/>
          <w:szCs w:val="22"/>
        </w:rPr>
        <w:pPrChange w:author="Maria Rosário Silva Lemos Cidadão" w:date="2026-03-25T17:53:00Z" w:id="1551">
          <w:pPr>
            <w:jc w:val="left"/>
          </w:pPr>
        </w:pPrChange>
      </w:pPr>
      <w:r w:rsidRPr="4CCB09DA">
        <w:rPr>
          <w:rFonts w:ascii="Calibri" w:hAnsi="Calibri" w:eastAsia="Calibri" w:cs="Calibri"/>
          <w:sz w:val="22"/>
          <w:szCs w:val="22"/>
        </w:rPr>
        <w:t>Artigo 59.º+12</w:t>
      </w:r>
    </w:p>
    <w:p w:rsidR="0E283A6B" w:rsidRDefault="58507FBE" w14:paraId="6C03FDBF" w14:textId="1B23682F">
      <w:pPr>
        <w:spacing w:after="160" w:line="276" w:lineRule="auto"/>
        <w:jc w:val="left"/>
        <w:rPr>
          <w:ins w:author="Maria Rosário Silva Lemos Cidadão" w:date="2026-03-27T10:00:00Z" w16du:dateUtc="2026-03-27T10:00:22Z" w:id="1552"/>
          <w:rFonts w:ascii="Calibri" w:hAnsi="Calibri" w:eastAsia="Calibri" w:cs="Calibri"/>
          <w:sz w:val="22"/>
          <w:szCs w:val="22"/>
        </w:rPr>
        <w:pPrChange w:author="Maria Rosário Silva Lemos Cidadão" w:date="2026-03-25T17:53:00Z" w:id="1553">
          <w:pPr>
            <w:jc w:val="left"/>
          </w:pPr>
        </w:pPrChange>
      </w:pPr>
      <w:r w:rsidRPr="10E1C5B3">
        <w:rPr>
          <w:rFonts w:ascii="Calibri" w:hAnsi="Calibri" w:eastAsia="Calibri" w:cs="Calibri"/>
          <w:sz w:val="22"/>
          <w:szCs w:val="22"/>
        </w:rPr>
        <w:t>Liquidação e cobrança da taxa</w:t>
      </w:r>
    </w:p>
    <w:p w:rsidR="7387C96F" w:rsidP="10E1C5B3" w:rsidRDefault="7387C96F" w14:paraId="05E502EB" w14:textId="3B17632F">
      <w:pPr>
        <w:pStyle w:val="PargrafodaLista"/>
        <w:spacing w:after="0" w:line="276" w:lineRule="auto"/>
        <w:ind w:left="427" w:right="0" w:firstLine="0"/>
        <w:jc w:val="left"/>
        <w:rPr>
          <w:ins w:author="Maria Rosário Silva Lemos Cidadão" w:date="2026-03-27T10:00:00Z" w16du:dateUtc="2026-03-27T10:00:23Z" w:id="1554"/>
          <w:rFonts w:ascii="Calibri" w:hAnsi="Calibri" w:eastAsia="Calibri" w:cs="Calibri"/>
          <w:sz w:val="20"/>
          <w:szCs w:val="20"/>
        </w:rPr>
      </w:pPr>
      <w:ins w:author="Maria Rosário Silva Lemos Cidadão" w:date="2026-03-27T10:00:00Z" w16du:dateUtc="2026-03-27T10:00:23Z" w:id="1555">
        <w:r w:rsidRPr="10E1C5B3">
          <w:rPr>
            <w:rFonts w:ascii="Calibri" w:hAnsi="Calibri" w:eastAsia="Calibri" w:cs="Calibri"/>
            <w:sz w:val="20"/>
            <w:szCs w:val="20"/>
          </w:rPr>
          <w:t>ARTIGO SEPARDO PARA REGISTO NO SIAC DE OUTROS DADOS</w:t>
        </w:r>
      </w:ins>
    </w:p>
    <w:p w:rsidR="7387C96F" w:rsidP="10E1C5B3" w:rsidRDefault="7387C96F" w14:paraId="567CD4FA" w14:textId="084F8121">
      <w:pPr>
        <w:pStyle w:val="PargrafodaLista"/>
        <w:spacing w:after="0" w:line="276" w:lineRule="auto"/>
        <w:ind w:left="427" w:right="0" w:firstLine="0"/>
        <w:jc w:val="left"/>
        <w:rPr>
          <w:ins w:author="Susana Margarida Gonçalves Silva Santos" w:date="2026-04-22T18:42:11.511Z" w16du:dateUtc="2026-04-22T18:42:11.511Z" w:id="263840803"/>
          <w:rFonts w:ascii="Calibri" w:hAnsi="Calibri" w:eastAsia="Calibri" w:cs="Calibri"/>
          <w:sz w:val="20"/>
          <w:szCs w:val="20"/>
        </w:rPr>
      </w:pPr>
      <w:ins w:author="Maria Rosário Silva Lemos Cidadão" w:date="2026-03-27T10:00:00Z" w16du:dateUtc="2026-03-27T10:00:23Z" w:id="2105814104">
        <w:r w:rsidRPr="41599A0F" w:rsidR="7387C96F">
          <w:rPr>
            <w:rFonts w:ascii="Calibri" w:hAnsi="Calibri" w:eastAsia="Calibri" w:cs="Calibri"/>
            <w:sz w:val="20"/>
            <w:szCs w:val="20"/>
          </w:rPr>
          <w:t>COLOCAR AS FORMAÇÔES, RELATÓRIO CRO;  talvez controlo da cvar; DADOS referidos NO REG BE ???- VER COMENTÁRIO SNMV</w:t>
        </w:r>
      </w:ins>
    </w:p>
    <w:p w:rsidR="41599A0F" w:rsidP="41599A0F" w:rsidRDefault="41599A0F" w14:paraId="6E46F7E5" w14:textId="207D7C98">
      <w:pPr>
        <w:pStyle w:val="PargrafodaLista"/>
        <w:spacing w:after="0" w:line="276" w:lineRule="auto"/>
        <w:ind w:left="427" w:right="0" w:firstLine="0"/>
        <w:jc w:val="left"/>
        <w:rPr>
          <w:ins w:author="Susana Margarida Gonçalves Silva Santos" w:date="2026-04-22T18:42:12.101Z" w16du:dateUtc="2026-04-22T18:42:12.101Z" w:id="572043510"/>
          <w:rFonts w:ascii="Calibri" w:hAnsi="Calibri" w:eastAsia="Calibri" w:cs="Calibri"/>
          <w:sz w:val="20"/>
          <w:szCs w:val="20"/>
        </w:rPr>
      </w:pPr>
    </w:p>
    <w:p w:rsidR="198621A6" w:rsidP="41599A0F" w:rsidRDefault="198621A6" w14:paraId="4651547D" w14:textId="3343DC3D">
      <w:pPr>
        <w:pStyle w:val="PargrafodaLista"/>
        <w:spacing w:after="0" w:line="276" w:lineRule="auto"/>
        <w:ind w:left="427" w:right="0" w:firstLine="0"/>
        <w:jc w:val="left"/>
        <w:rPr>
          <w:ins w:author="Maria Rosário Silva Lemos Cidadão" w:date="2026-03-27T10:00:00Z" w16du:dateUtc="2026-03-27T10:00:23Z" w:id="2066112344"/>
          <w:del w:author="Susana Margarida Gonçalves Silva Santos" w:date="2026-04-24T08:19:27.956Z" w16du:dateUtc="2026-04-24T08:19:27.956Z" w:id="797268702"/>
          <w:rFonts w:ascii="Calibri" w:hAnsi="Calibri" w:eastAsia="Calibri" w:cs="Calibri"/>
          <w:sz w:val="20"/>
          <w:szCs w:val="20"/>
        </w:rPr>
      </w:pPr>
    </w:p>
    <w:p w:rsidR="012AB7CC" w:rsidP="679F1546" w:rsidRDefault="012AB7CC" w14:paraId="6C6B17EB" w14:textId="3EEE0148">
      <w:pPr>
        <w:shd w:val="clear" w:color="auto" w:fill="FFFFFF" w:themeFill="background1"/>
        <w:spacing w:before="360" w:beforeAutospacing="off" w:after="180" w:afterAutospacing="off" w:line="420" w:lineRule="auto"/>
        <w:jc w:val="center"/>
        <w:rPr>
          <w:ins w:author="Susana Margarida Gonçalves Silva Santos" w:date="2026-04-24T08:19:38.335Z" w16du:dateUtc="2026-04-24T08:19:38.335Z" w:id="500040321"/>
          <w:rFonts w:ascii="Garamond" w:hAnsi="Garamond" w:eastAsia="Garamond" w:cs="Garamond"/>
          <w:b w:val="0"/>
          <w:bCs w:val="0"/>
          <w:i w:val="0"/>
          <w:iCs w:val="0"/>
          <w:caps w:val="0"/>
          <w:smallCaps w:val="0"/>
          <w:noProof w:val="0"/>
          <w:color w:val="0A0A0A"/>
          <w:sz w:val="30"/>
          <w:szCs w:val="30"/>
          <w:lang w:val="pt-PT"/>
          <w:rPrChange w:author="Susana Margarida Gonçalves Silva Santos" w:date="2026-04-24T08:29:39.297Z" w:id="1154542443">
            <w:rPr>
              <w:ins w:author="Susana Margarida Gonçalves Silva Santos" w:date="2026-04-24T08:19:38.335Z" w16du:dateUtc="2026-04-24T08:19:38.335Z" w:id="1640874516"/>
              <w:rFonts w:ascii="Garamond" w:hAnsi="Garamond" w:eastAsia="Garamond" w:cs="Garamond"/>
              <w:b w:val="1"/>
              <w:bCs w:val="1"/>
              <w:i w:val="0"/>
              <w:iCs w:val="0"/>
              <w:caps w:val="0"/>
              <w:smallCaps w:val="0"/>
              <w:noProof w:val="0"/>
              <w:color w:val="0A0A0A"/>
              <w:sz w:val="30"/>
              <w:szCs w:val="30"/>
              <w:lang w:val="pt-PT"/>
            </w:rPr>
          </w:rPrChange>
        </w:rPr>
        <w:pPrChange w:author="Susana Margarida Gonçalves Silva Santos" w:date="2026-04-24T08:19:48.623Z">
          <w:pPr>
            <w:jc w:val="left"/>
          </w:pPr>
        </w:pPrChange>
      </w:pPr>
      <w:ins w:author="Susana Margarida Gonçalves Silva Santos" w:date="2026-04-24T08:19:28.042Z" w16du:dateUtc="2026-04-24T08:19:28.042Z" w:id="1014277764">
        <w:r w:rsidRPr="679F1546" w:rsidR="012AB7CC">
          <w:rPr>
            <w:rFonts w:ascii="Garamond" w:hAnsi="Garamond" w:eastAsia="Garamond" w:cs="Garamond"/>
            <w:b w:val="0"/>
            <w:bCs w:val="0"/>
            <w:i w:val="0"/>
            <w:iCs w:val="0"/>
            <w:caps w:val="0"/>
            <w:smallCaps w:val="0"/>
            <w:noProof w:val="0"/>
            <w:color w:val="0A0A0A"/>
            <w:sz w:val="30"/>
            <w:szCs w:val="30"/>
            <w:lang w:val="pt-PT"/>
            <w:rPrChange w:author="Susana Margarida Gonçalves Silva Santos" w:date="2026-04-24T08:29:39.297Z" w16du:dateUtc="2026-04-24T08:29:39.297Z" w:id="996760578">
              <w:rPr>
                <w:rFonts w:ascii="Arial" w:hAnsi="Arial" w:eastAsia="Arial" w:cs="Arial"/>
                <w:b w:val="1"/>
                <w:bCs w:val="1"/>
                <w:i w:val="0"/>
                <w:iCs w:val="0"/>
                <w:caps w:val="0"/>
                <w:smallCaps w:val="0"/>
                <w:noProof w:val="0"/>
                <w:color w:val="0A0A0A"/>
                <w:sz w:val="30"/>
                <w:szCs w:val="30"/>
                <w:lang w:val="pt-PT"/>
              </w:rPr>
            </w:rPrChange>
          </w:rPr>
          <w:t xml:space="preserve">Artigo </w:t>
        </w:r>
        <w:r w:rsidRPr="679F1546" w:rsidR="012AB7CC">
          <w:rPr>
            <w:rFonts w:ascii="Garamond" w:hAnsi="Garamond" w:eastAsia="Garamond" w:cs="Garamond"/>
            <w:b w:val="0"/>
            <w:bCs w:val="0"/>
            <w:i w:val="0"/>
            <w:iCs w:val="0"/>
            <w:caps w:val="0"/>
            <w:smallCaps w:val="0"/>
            <w:noProof w:val="0"/>
            <w:color w:val="0A0A0A"/>
            <w:sz w:val="30"/>
            <w:szCs w:val="30"/>
            <w:lang w:val="pt-PT"/>
            <w:rPrChange w:author="Susana Margarida Gonçalves Silva Santos" w:date="2026-04-24T08:29:39.297Z" w16du:dateUtc="2026-04-24T08:29:39.297Z" w:id="878887349">
              <w:rPr>
                <w:rFonts w:ascii="Arial" w:hAnsi="Arial" w:eastAsia="Arial" w:cs="Arial"/>
                <w:b w:val="1"/>
                <w:bCs w:val="1"/>
                <w:i w:val="0"/>
                <w:iCs w:val="0"/>
                <w:caps w:val="0"/>
                <w:smallCaps w:val="0"/>
                <w:noProof w:val="0"/>
                <w:color w:val="0A0A0A"/>
                <w:sz w:val="30"/>
                <w:szCs w:val="30"/>
                <w:lang w:val="pt-PT"/>
              </w:rPr>
            </w:rPrChange>
          </w:rPr>
          <w:t>X</w:t>
        </w:r>
      </w:ins>
      <w:ins w:author="Susana Margarida Gonçalves Silva Santos" w:date="2026-04-24T08:30:07.063Z" w16du:dateUtc="2026-04-24T08:30:07.063Z" w:id="501198264">
        <w:r w:rsidRPr="679F1546" w:rsidR="6AB6A54C">
          <w:rPr>
            <w:rFonts w:ascii="Garamond" w:hAnsi="Garamond" w:eastAsia="Garamond" w:cs="Garamond"/>
            <w:b w:val="0"/>
            <w:bCs w:val="0"/>
            <w:i w:val="0"/>
            <w:iCs w:val="0"/>
            <w:caps w:val="0"/>
            <w:smallCaps w:val="0"/>
            <w:noProof w:val="0"/>
            <w:color w:val="0A0A0A"/>
            <w:sz w:val="30"/>
            <w:szCs w:val="30"/>
            <w:lang w:val="pt-PT"/>
          </w:rPr>
          <w:t>º</w:t>
        </w:r>
      </w:ins>
    </w:p>
    <w:p w:rsidR="012AB7CC" w:rsidP="679F1546" w:rsidRDefault="012AB7CC" w14:paraId="20024D18" w14:textId="3D54E808">
      <w:pPr>
        <w:shd w:val="clear" w:color="auto" w:fill="FFFFFF" w:themeFill="background1"/>
        <w:spacing w:before="360" w:beforeAutospacing="off" w:after="180" w:afterAutospacing="off" w:line="420" w:lineRule="auto"/>
        <w:ind w:left="142" w:hanging="0"/>
        <w:jc w:val="center"/>
        <w:rPr>
          <w:ins w:author="Susana Margarida Gonçalves Silva Santos" w:date="2026-04-24T08:19:28.042Z" w16du:dateUtc="2026-04-24T08:19:28.042Z" w:id="1402292294"/>
          <w:rFonts w:ascii="Garamond" w:hAnsi="Garamond" w:eastAsia="Garamond" w:cs="Garamond"/>
          <w:b w:val="0"/>
          <w:bCs w:val="0"/>
          <w:i w:val="0"/>
          <w:iCs w:val="0"/>
          <w:caps w:val="0"/>
          <w:smallCaps w:val="0"/>
          <w:noProof w:val="0"/>
          <w:color w:val="0A0A0A"/>
          <w:sz w:val="30"/>
          <w:szCs w:val="30"/>
          <w:lang w:val="pt-PT"/>
          <w:rPrChange w:author="Susana Margarida Gonçalves Silva Santos" w:date="2026-04-24T08:29:39.298Z" w:id="842867389">
            <w:rPr>
              <w:ins w:author="Susana Margarida Gonçalves Silva Santos" w:date="2026-04-24T08:19:28.042Z" w16du:dateUtc="2026-04-24T08:19:28.042Z" w:id="956462892"/>
              <w:rFonts w:ascii="Arial" w:hAnsi="Arial" w:eastAsia="Arial" w:cs="Arial"/>
              <w:b w:val="1"/>
              <w:bCs w:val="1"/>
              <w:i w:val="0"/>
              <w:iCs w:val="0"/>
              <w:caps w:val="0"/>
              <w:smallCaps w:val="0"/>
              <w:noProof w:val="0"/>
              <w:color w:val="0A0A0A"/>
              <w:sz w:val="30"/>
              <w:szCs w:val="30"/>
              <w:lang w:val="pt-PT"/>
            </w:rPr>
          </w:rPrChange>
        </w:rPr>
        <w:pPrChange w:author="Susana Margarida Gonçalves Silva Santos" w:date="2026-04-24T08:19:48.623Z">
          <w:pPr>
            <w:shd w:val="clear" w:color="auto" w:fill="FFFFFF" w:themeFill="background1"/>
            <w:spacing w:before="360" w:beforeAutospacing="off" w:after="180" w:afterAutospacing="off" w:line="420" w:lineRule="auto"/>
            <w:jc w:val="left"/>
          </w:pPr>
        </w:pPrChange>
      </w:pPr>
      <w:ins w:author="Susana Margarida Gonçalves Silva Santos" w:date="2026-04-24T08:19:28.042Z" w16du:dateUtc="2026-04-24T08:19:28.042Z" w:id="1512410632">
        <w:r w:rsidRPr="679F1546" w:rsidR="012AB7CC">
          <w:rPr>
            <w:rFonts w:ascii="Garamond" w:hAnsi="Garamond" w:eastAsia="Garamond" w:cs="Garamond"/>
            <w:b w:val="0"/>
            <w:bCs w:val="0"/>
            <w:i w:val="0"/>
            <w:iCs w:val="0"/>
            <w:caps w:val="0"/>
            <w:smallCaps w:val="0"/>
            <w:noProof w:val="0"/>
            <w:color w:val="0A0A0A"/>
            <w:sz w:val="30"/>
            <w:szCs w:val="30"/>
            <w:lang w:val="pt-PT"/>
            <w:rPrChange w:author="Susana Margarida Gonçalves Silva Santos" w:date="2026-04-24T08:29:39.298Z" w16du:dateUtc="2026-04-24T08:29:39.298Z" w:id="547067845">
              <w:rPr>
                <w:rFonts w:ascii="Arial" w:hAnsi="Arial" w:eastAsia="Arial" w:cs="Arial"/>
                <w:b w:val="1"/>
                <w:bCs w:val="1"/>
                <w:i w:val="0"/>
                <w:iCs w:val="0"/>
                <w:caps w:val="0"/>
                <w:smallCaps w:val="0"/>
                <w:noProof w:val="0"/>
                <w:color w:val="0A0A0A"/>
                <w:sz w:val="30"/>
                <w:szCs w:val="30"/>
                <w:lang w:val="pt-PT"/>
              </w:rPr>
            </w:rPrChange>
          </w:rPr>
          <w:t>Regime de Gestão e Registo de Animais de Companhia (CRO e IAZ)</w:t>
        </w:r>
      </w:ins>
    </w:p>
    <w:p w:rsidR="012AB7CC" w:rsidP="679F1546" w:rsidRDefault="012AB7CC" w14:paraId="35DA4E46" w14:textId="3E0C3039">
      <w:pPr>
        <w:shd w:val="clear" w:color="auto" w:fill="FFFFFF" w:themeFill="background1"/>
        <w:spacing w:before="240" w:beforeAutospacing="off" w:after="240" w:afterAutospacing="off" w:line="360" w:lineRule="auto"/>
        <w:jc w:val="both"/>
        <w:rPr>
          <w:ins w:author="Susana Margarida Gonçalves Silva Santos" w:date="2026-04-24T08:19:28.043Z" w16du:dateUtc="2026-04-24T08:19:28.043Z" w:id="2100092662"/>
          <w:rFonts w:ascii="Garamond" w:hAnsi="Garamond" w:eastAsia="Garamond" w:cs="Garamond"/>
          <w:b w:val="0"/>
          <w:bCs w:val="0"/>
          <w:i w:val="0"/>
          <w:iCs w:val="0"/>
          <w:caps w:val="0"/>
          <w:smallCaps w:val="0"/>
          <w:noProof w:val="0"/>
          <w:color w:val="0A0A0A"/>
          <w:sz w:val="24"/>
          <w:szCs w:val="24"/>
          <w:lang w:val="pt-PT"/>
          <w:rPrChange w:author="Susana Margarida Gonçalves Silva Santos" w:date="2026-04-24T08:20:25.081Z" w:id="1643158920">
            <w:rPr>
              <w:ins w:author="Susana Margarida Gonçalves Silva Santos" w:date="2026-04-24T08:19:28.043Z" w16du:dateUtc="2026-04-24T08:19:28.043Z" w:id="11019552"/>
              <w:rFonts w:ascii="Arial" w:hAnsi="Arial" w:eastAsia="Arial" w:cs="Arial"/>
              <w:b w:val="0"/>
              <w:bCs w:val="0"/>
              <w:i w:val="0"/>
              <w:iCs w:val="0"/>
              <w:caps w:val="0"/>
              <w:smallCaps w:val="0"/>
              <w:noProof w:val="0"/>
              <w:color w:val="0A0A0A"/>
              <w:sz w:val="24"/>
              <w:szCs w:val="24"/>
              <w:lang w:val="pt-PT"/>
            </w:rPr>
          </w:rPrChange>
        </w:rPr>
        <w:pPrChange w:author="Susana Margarida Gonçalves Silva Santos" w:date="2026-04-24T08:20:13.444Z">
          <w:pPr>
            <w:jc w:val="left"/>
          </w:pPr>
        </w:pPrChange>
      </w:pPr>
      <w:ins w:author="Susana Margarida Gonçalves Silva Santos" w:date="2026-04-24T08:19:28.042Z" w16du:dateUtc="2026-04-24T08:19:28.042Z" w:id="143911929">
        <w:r w:rsidRPr="679F1546" w:rsidR="012AB7CC">
          <w:rPr>
            <w:rFonts w:ascii="Garamond" w:hAnsi="Garamond" w:eastAsia="Garamond" w:cs="Garamond"/>
            <w:b w:val="1"/>
            <w:bCs w:val="1"/>
            <w:i w:val="0"/>
            <w:iCs w:val="0"/>
            <w:caps w:val="0"/>
            <w:smallCaps w:val="0"/>
            <w:noProof w:val="0"/>
            <w:color w:val="0A0A0A"/>
            <w:sz w:val="24"/>
            <w:szCs w:val="24"/>
            <w:lang w:val="pt-PT"/>
            <w:rPrChange w:author="Susana Margarida Gonçalves Silva Santos" w:date="2026-04-24T08:20:39.208Z" w16du:dateUtc="2026-04-24T08:20:39.208Z" w:id="1017858047">
              <w:rPr>
                <w:rFonts w:ascii="Arial" w:hAnsi="Arial" w:eastAsia="Arial" w:cs="Arial"/>
                <w:b w:val="1"/>
                <w:bCs w:val="1"/>
                <w:i w:val="0"/>
                <w:iCs w:val="0"/>
                <w:caps w:val="0"/>
                <w:smallCaps w:val="0"/>
                <w:noProof w:val="0"/>
                <w:color w:val="0A0A0A"/>
                <w:sz w:val="24"/>
                <w:szCs w:val="24"/>
                <w:lang w:val="pt-PT"/>
              </w:rPr>
            </w:rPrChange>
          </w:rPr>
          <w:t>1. Obrigatoriedade</w:t>
        </w:r>
        <w:r w:rsidRPr="679F1546" w:rsidR="012AB7CC">
          <w:rPr>
            <w:rFonts w:ascii="Garamond" w:hAnsi="Garamond" w:eastAsia="Garamond" w:cs="Garamond"/>
            <w:b w:val="1"/>
            <w:bCs w:val="1"/>
            <w:i w:val="0"/>
            <w:iCs w:val="0"/>
            <w:caps w:val="0"/>
            <w:smallCaps w:val="0"/>
            <w:noProof w:val="0"/>
            <w:color w:val="0A0A0A"/>
            <w:sz w:val="24"/>
            <w:szCs w:val="24"/>
            <w:lang w:val="pt-PT"/>
            <w:rPrChange w:author="Susana Margarida Gonçalves Silva Santos" w:date="2026-04-24T08:20:19.703Z" w16du:dateUtc="2026-04-24T08:20:19.703Z" w:id="1116943801">
              <w:rPr>
                <w:rFonts w:ascii="Arial" w:hAnsi="Arial" w:eastAsia="Arial" w:cs="Arial"/>
                <w:b w:val="1"/>
                <w:bCs w:val="1"/>
                <w:i w:val="0"/>
                <w:iCs w:val="0"/>
                <w:caps w:val="0"/>
                <w:smallCaps w:val="0"/>
                <w:noProof w:val="0"/>
                <w:color w:val="0A0A0A"/>
                <w:sz w:val="24"/>
                <w:szCs w:val="24"/>
                <w:lang w:val="pt-PT"/>
              </w:rPr>
            </w:rPrChange>
          </w:rPr>
          <w:t xml:space="preserve"> de Registo no SIAC</w:t>
        </w:r>
        <w:r>
          <w:br/>
        </w:r>
        <w:r w:rsidRPr="679F1546" w:rsidR="012AB7CC">
          <w:rPr>
            <w:rFonts w:ascii="Garamond" w:hAnsi="Garamond" w:eastAsia="Garamond" w:cs="Garamond"/>
            <w:b w:val="0"/>
            <w:bCs w:val="0"/>
            <w:i w:val="0"/>
            <w:iCs w:val="0"/>
            <w:caps w:val="0"/>
            <w:smallCaps w:val="0"/>
            <w:noProof w:val="0"/>
            <w:color w:val="0A0A0A"/>
            <w:sz w:val="24"/>
            <w:szCs w:val="24"/>
            <w:lang w:val="pt-PT"/>
            <w:rPrChange w:author="Susana Margarida Gonçalves Silva Santos" w:date="2026-04-24T08:20:19.703Z" w16du:dateUtc="2026-04-24T08:20:19.703Z" w:id="2084310058">
              <w:rPr>
                <w:rFonts w:ascii="Arial" w:hAnsi="Arial" w:eastAsia="Arial" w:cs="Arial"/>
                <w:b w:val="0"/>
                <w:bCs w:val="0"/>
                <w:i w:val="0"/>
                <w:iCs w:val="0"/>
                <w:caps w:val="0"/>
                <w:smallCaps w:val="0"/>
                <w:noProof w:val="0"/>
                <w:color w:val="0A0A0A"/>
                <w:sz w:val="24"/>
                <w:szCs w:val="24"/>
                <w:lang w:val="pt-PT"/>
              </w:rPr>
            </w:rPrChange>
          </w:rPr>
          <w:t xml:space="preserve">Toda a entrada de animais no Centro de Recolha Oficial (CRO) ou Instalação de Alojamento de Animais (IAZ), que já possuam identificação eletrónica prévia, obriga ao registo imediato na base de dados </w:t>
        </w:r>
        <w:r w:rsidRPr="679F1546" w:rsidR="012AB7CC">
          <w:rPr>
            <w:rFonts w:ascii="Garamond" w:hAnsi="Garamond" w:eastAsia="Garamond" w:cs="Garamond"/>
            <w:b w:val="1"/>
            <w:bCs w:val="1"/>
            <w:i w:val="0"/>
            <w:iCs w:val="0"/>
            <w:caps w:val="0"/>
            <w:smallCaps w:val="0"/>
            <w:noProof w:val="0"/>
            <w:color w:val="0A0A0A"/>
            <w:sz w:val="24"/>
            <w:szCs w:val="24"/>
            <w:lang w:val="pt-PT"/>
            <w:rPrChange w:author="Susana Margarida Gonçalves Silva Santos" w:date="2026-04-24T08:20:19.704Z" w16du:dateUtc="2026-04-24T08:20:19.704Z" w:id="99938565">
              <w:rPr>
                <w:rFonts w:ascii="Arial" w:hAnsi="Arial" w:eastAsia="Arial" w:cs="Arial"/>
                <w:b w:val="1"/>
                <w:bCs w:val="1"/>
                <w:i w:val="0"/>
                <w:iCs w:val="0"/>
                <w:caps w:val="0"/>
                <w:smallCaps w:val="0"/>
                <w:noProof w:val="0"/>
                <w:color w:val="0A0A0A"/>
                <w:sz w:val="24"/>
                <w:szCs w:val="24"/>
                <w:lang w:val="pt-PT"/>
              </w:rPr>
            </w:rPrChange>
          </w:rPr>
          <w:t>SIAC (Sistema de Informação de Animais de Companhia)</w:t>
        </w:r>
        <w:r w:rsidRPr="679F1546" w:rsidR="012AB7CC">
          <w:rPr>
            <w:rFonts w:ascii="Garamond" w:hAnsi="Garamond" w:eastAsia="Garamond" w:cs="Garamond"/>
            <w:b w:val="0"/>
            <w:bCs w:val="0"/>
            <w:i w:val="0"/>
            <w:iCs w:val="0"/>
            <w:caps w:val="0"/>
            <w:smallCaps w:val="0"/>
            <w:noProof w:val="0"/>
            <w:color w:val="0A0A0A"/>
            <w:sz w:val="24"/>
            <w:szCs w:val="24"/>
            <w:lang w:val="pt-PT"/>
            <w:rPrChange w:author="Susana Margarida Gonçalves Silva Santos" w:date="2026-04-24T08:20:19.704Z" w16du:dateUtc="2026-04-24T08:20:19.704Z" w:id="1362037575">
              <w:rPr>
                <w:rFonts w:ascii="Arial" w:hAnsi="Arial" w:eastAsia="Arial" w:cs="Arial"/>
                <w:b w:val="0"/>
                <w:bCs w:val="0"/>
                <w:i w:val="0"/>
                <w:iCs w:val="0"/>
                <w:caps w:val="0"/>
                <w:smallCaps w:val="0"/>
                <w:noProof w:val="0"/>
                <w:color w:val="0A0A0A"/>
                <w:sz w:val="24"/>
                <w:szCs w:val="24"/>
                <w:lang w:val="pt-PT"/>
              </w:rPr>
            </w:rPrChange>
          </w:rPr>
          <w:t>.</w:t>
        </w:r>
      </w:ins>
    </w:p>
    <w:p w:rsidR="012AB7CC" w:rsidP="679F1546" w:rsidRDefault="012AB7CC" w14:paraId="3B1837F4" w14:textId="6F6A9585">
      <w:pPr>
        <w:pStyle w:val="PargrafodaLista"/>
        <w:shd w:val="clear" w:color="auto" w:fill="FFFFFF" w:themeFill="background1"/>
        <w:spacing w:before="0" w:beforeAutospacing="off" w:after="180" w:afterAutospacing="off" w:line="360" w:lineRule="auto"/>
        <w:ind w:left="502"/>
        <w:jc w:val="both"/>
        <w:rPr>
          <w:ins w:author="Susana Margarida Gonçalves Silva Santos" w:date="2026-04-24T08:24:50.583Z" w16du:dateUtc="2026-04-24T08:24:50.583Z" w:id="909822992"/>
          <w:rFonts w:ascii="Garamond" w:hAnsi="Garamond" w:eastAsia="Garamond" w:cs="Garamond"/>
          <w:b w:val="0"/>
          <w:bCs w:val="0"/>
          <w:i w:val="0"/>
          <w:iCs w:val="0"/>
          <w:caps w:val="0"/>
          <w:smallCaps w:val="0"/>
          <w:noProof w:val="0"/>
          <w:color w:val="0A0A0A"/>
          <w:sz w:val="24"/>
          <w:szCs w:val="24"/>
          <w:lang w:val="pt-PT"/>
        </w:rPr>
        <w:pPrChange w:author="Susana Margarida Gonçalves Silva Santos" w:date="2026-04-24T08:23:47.607Z">
          <w:pPr/>
        </w:pPrChange>
      </w:pPr>
      <w:ins w:author="Susana Margarida Gonçalves Silva Santos" w:date="2026-04-24T08:19:28.043Z" w16du:dateUtc="2026-04-24T08:19:28.043Z" w:id="1666955736">
        <w:r w:rsidRPr="679F1546" w:rsidR="012AB7CC">
          <w:rPr>
            <w:rFonts w:ascii="Garamond" w:hAnsi="Garamond" w:eastAsia="Garamond" w:cs="Garamond"/>
            <w:b w:val="1"/>
            <w:bCs w:val="1"/>
            <w:i w:val="0"/>
            <w:iCs w:val="0"/>
            <w:caps w:val="0"/>
            <w:smallCaps w:val="0"/>
            <w:noProof w:val="0"/>
            <w:color w:val="0A0A0A"/>
            <w:sz w:val="24"/>
            <w:szCs w:val="24"/>
            <w:lang w:val="pt-PT"/>
            <w:rPrChange w:author="Susana Margarida Gonçalves Silva Santos" w:date="2026-04-24T08:20:25.082Z" w16du:dateUtc="2026-04-24T08:20:25.082Z" w:id="1555753550">
              <w:rPr>
                <w:rFonts w:ascii="Arial" w:hAnsi="Arial" w:eastAsia="Arial" w:cs="Arial"/>
                <w:b w:val="1"/>
                <w:bCs w:val="1"/>
                <w:i w:val="0"/>
                <w:iCs w:val="0"/>
                <w:caps w:val="0"/>
                <w:smallCaps w:val="0"/>
                <w:noProof w:val="0"/>
                <w:color w:val="0A0A0A"/>
                <w:sz w:val="24"/>
                <w:szCs w:val="24"/>
                <w:lang w:val="pt-PT"/>
              </w:rPr>
            </w:rPrChange>
          </w:rPr>
          <w:t xml:space="preserve">2. </w:t>
        </w:r>
      </w:ins>
      <w:ins w:author="Susana Margarida Gonçalves Silva Santos" w:date="2026-04-24T08:25:16.479Z" w16du:dateUtc="2026-04-24T08:25:16.479Z" w:id="2133013658">
        <w:r w:rsidRPr="679F1546" w:rsidR="439FCE80">
          <w:rPr>
            <w:rFonts w:ascii="Garamond" w:hAnsi="Garamond" w:eastAsia="Garamond" w:cs="Garamond"/>
            <w:b w:val="1"/>
            <w:bCs w:val="1"/>
            <w:i w:val="0"/>
            <w:iCs w:val="0"/>
            <w:caps w:val="0"/>
            <w:smallCaps w:val="0"/>
            <w:noProof w:val="0"/>
            <w:color w:val="0A0A0A"/>
            <w:sz w:val="24"/>
            <w:szCs w:val="24"/>
            <w:lang w:val="pt-PT"/>
          </w:rPr>
          <w:t xml:space="preserve"> </w:t>
        </w:r>
      </w:ins>
      <w:ins w:author="Susana Margarida Gonçalves Silva Santos" w:date="2026-04-24T08:19:28.043Z" w16du:dateUtc="2026-04-24T08:19:28.043Z" w:id="175658566">
        <w:r>
          <w:br/>
        </w:r>
        <w:r w:rsidRPr="679F1546" w:rsidR="012AB7CC">
          <w:rPr>
            <w:rFonts w:ascii="Garamond" w:hAnsi="Garamond" w:eastAsia="Garamond" w:cs="Garamond"/>
            <w:b w:val="0"/>
            <w:bCs w:val="0"/>
            <w:i w:val="0"/>
            <w:iCs w:val="0"/>
            <w:caps w:val="0"/>
            <w:smallCaps w:val="0"/>
            <w:noProof w:val="0"/>
            <w:color w:val="0A0A0A"/>
            <w:sz w:val="24"/>
            <w:szCs w:val="24"/>
            <w:lang w:val="pt-PT"/>
            <w:rPrChange w:author="Susana Margarida Gonçalves Silva Santos" w:date="2026-04-24T08:20:19.707Z" w16du:dateUtc="2026-04-24T08:20:19.707Z" w:id="1558341549">
              <w:rPr>
                <w:rFonts w:ascii="Arial" w:hAnsi="Arial" w:eastAsia="Arial" w:cs="Arial"/>
                <w:b w:val="0"/>
                <w:bCs w:val="0"/>
                <w:i w:val="0"/>
                <w:iCs w:val="0"/>
                <w:caps w:val="0"/>
                <w:smallCaps w:val="0"/>
                <w:noProof w:val="0"/>
                <w:color w:val="0A0A0A"/>
                <w:sz w:val="24"/>
                <w:szCs w:val="24"/>
                <w:lang w:val="pt-PT"/>
              </w:rPr>
            </w:rPrChange>
          </w:rPr>
          <w:t xml:space="preserve">A gestão da população de gatos errantes assenta no registo sistemático de colónias, com o objetivo de assegurar o controlo populacional e o bem-estar animal. </w:t>
        </w:r>
      </w:ins>
    </w:p>
    <w:p w:rsidR="657A53FE" w:rsidP="679F1546" w:rsidRDefault="657A53FE" w14:paraId="62F4EF2D" w14:textId="07927EDD">
      <w:pPr>
        <w:pStyle w:val="PargrafodaLista"/>
        <w:shd w:val="clear" w:color="auto" w:fill="FFFFFF" w:themeFill="background1"/>
        <w:spacing w:before="0" w:beforeAutospacing="off" w:after="180" w:afterAutospacing="off" w:line="360" w:lineRule="auto"/>
        <w:ind w:left="502"/>
        <w:jc w:val="both"/>
        <w:rPr>
          <w:ins w:author="Susana Margarida Gonçalves Silva Santos" w:date="2026-04-24T08:19:28.043Z" w16du:dateUtc="2026-04-24T08:19:28.043Z" w:id="1521423841"/>
          <w:rFonts w:ascii="Garamond" w:hAnsi="Garamond" w:eastAsia="Garamond" w:cs="Garamond"/>
          <w:b w:val="0"/>
          <w:bCs w:val="0"/>
          <w:i w:val="0"/>
          <w:iCs w:val="0"/>
          <w:caps w:val="0"/>
          <w:smallCaps w:val="0"/>
          <w:noProof w:val="0"/>
          <w:color w:val="0A0A0A"/>
          <w:sz w:val="24"/>
          <w:szCs w:val="24"/>
          <w:lang w:val="pt-PT"/>
          <w:rPrChange w:author="Susana Margarida Gonçalves Silva Santos" w:date="2026-04-24T08:20:25.083Z" w:id="715986917">
            <w:rPr>
              <w:ins w:author="Susana Margarida Gonçalves Silva Santos" w:date="2026-04-24T08:19:28.043Z" w16du:dateUtc="2026-04-24T08:19:28.043Z" w:id="1626385285"/>
              <w:rFonts w:ascii="Arial" w:hAnsi="Arial" w:eastAsia="Arial" w:cs="Arial"/>
              <w:b w:val="0"/>
              <w:bCs w:val="0"/>
              <w:i w:val="0"/>
              <w:iCs w:val="0"/>
              <w:caps w:val="0"/>
              <w:smallCaps w:val="0"/>
              <w:noProof w:val="0"/>
              <w:color w:val="0A0A0A"/>
              <w:sz w:val="24"/>
              <w:szCs w:val="24"/>
              <w:lang w:val="pt-PT"/>
            </w:rPr>
          </w:rPrChange>
        </w:rPr>
      </w:pPr>
      <w:ins w:author="Susana Margarida Gonçalves Silva Santos" w:date="2026-04-24T08:25:47.817Z" w16du:dateUtc="2026-04-24T08:25:47.817Z" w:id="20046987">
        <w:r w:rsidRPr="679F1546" w:rsidR="657A53FE">
          <w:rPr>
            <w:rFonts w:ascii="Garamond" w:hAnsi="Garamond" w:eastAsia="Garamond" w:cs="Garamond"/>
            <w:b w:val="0"/>
            <w:bCs w:val="0"/>
            <w:i w:val="0"/>
            <w:iCs w:val="0"/>
            <w:caps w:val="0"/>
            <w:smallCaps w:val="0"/>
            <w:noProof w:val="0"/>
            <w:color w:val="0A0A0A"/>
            <w:sz w:val="24"/>
            <w:szCs w:val="24"/>
            <w:lang w:val="pt-PT"/>
          </w:rPr>
          <w:t>3. O</w:t>
        </w:r>
      </w:ins>
      <w:ins w:author="Susana Margarida Gonçalves Silva Santos" w:date="2026-04-24T08:19:28.043Z" w16du:dateUtc="2026-04-24T08:19:28.043Z" w:id="1184834315">
        <w:r w:rsidRPr="679F1546" w:rsidR="012AB7CC">
          <w:rPr>
            <w:rFonts w:ascii="Garamond" w:hAnsi="Garamond" w:eastAsia="Garamond" w:cs="Garamond"/>
            <w:b w:val="0"/>
            <w:bCs w:val="0"/>
            <w:i w:val="0"/>
            <w:iCs w:val="0"/>
            <w:caps w:val="0"/>
            <w:smallCaps w:val="0"/>
            <w:noProof w:val="0"/>
            <w:color w:val="0A0A0A"/>
            <w:sz w:val="24"/>
            <w:szCs w:val="24"/>
            <w:lang w:val="pt-PT"/>
            <w:rPrChange w:author="Susana Margarida Gonçalves Silva Santos" w:date="2026-04-24T08:20:19.707Z" w16du:dateUtc="2026-04-24T08:20:19.707Z" w:id="1312990049">
              <w:rPr>
                <w:rFonts w:ascii="Arial" w:hAnsi="Arial" w:eastAsia="Arial" w:cs="Arial"/>
                <w:b w:val="0"/>
                <w:bCs w:val="0"/>
                <w:i w:val="0"/>
                <w:iCs w:val="0"/>
                <w:caps w:val="0"/>
                <w:smallCaps w:val="0"/>
                <w:noProof w:val="0"/>
                <w:color w:val="0A0A0A"/>
                <w:sz w:val="24"/>
                <w:szCs w:val="24"/>
                <w:lang w:val="pt-PT"/>
              </w:rPr>
            </w:rPrChange>
          </w:rPr>
          <w:t xml:space="preserve"> registo </w:t>
        </w:r>
      </w:ins>
      <w:ins w:author="Susana Margarida Gonçalves Silva Santos" w:date="2026-04-24T08:25:59.209Z" w16du:dateUtc="2026-04-24T08:25:59.209Z" w:id="1076373829">
        <w:r w:rsidRPr="679F1546" w:rsidR="3EF4A9C1">
          <w:rPr>
            <w:rFonts w:ascii="Garamond" w:hAnsi="Garamond" w:eastAsia="Garamond" w:cs="Garamond"/>
            <w:b w:val="0"/>
            <w:bCs w:val="0"/>
            <w:i w:val="0"/>
            <w:iCs w:val="0"/>
            <w:caps w:val="0"/>
            <w:smallCaps w:val="0"/>
            <w:noProof w:val="0"/>
            <w:color w:val="0A0A0A"/>
            <w:sz w:val="24"/>
            <w:szCs w:val="24"/>
            <w:lang w:val="pt-PT"/>
          </w:rPr>
          <w:t xml:space="preserve">mencionado </w:t>
        </w:r>
      </w:ins>
      <w:ins w:author="Susana Margarida Gonçalves Silva Santos" w:date="2026-04-24T08:26:06.746Z" w16du:dateUtc="2026-04-24T08:26:06.746Z" w:id="1382389623">
        <w:r w:rsidRPr="679F1546" w:rsidR="3EF4A9C1">
          <w:rPr>
            <w:rFonts w:ascii="Garamond" w:hAnsi="Garamond" w:eastAsia="Garamond" w:cs="Garamond"/>
            <w:b w:val="0"/>
            <w:bCs w:val="0"/>
            <w:i w:val="0"/>
            <w:iCs w:val="0"/>
            <w:caps w:val="0"/>
            <w:smallCaps w:val="0"/>
            <w:noProof w:val="0"/>
            <w:color w:val="0A0A0A"/>
            <w:sz w:val="24"/>
            <w:szCs w:val="24"/>
            <w:lang w:val="pt-PT"/>
          </w:rPr>
          <w:t xml:space="preserve">no número anterior </w:t>
        </w:r>
      </w:ins>
      <w:ins w:author="Susana Margarida Gonçalves Silva Santos" w:date="2026-04-24T08:19:28.043Z" w16du:dateUtc="2026-04-24T08:19:28.043Z" w:id="1292785787">
        <w:r w:rsidRPr="679F1546" w:rsidR="012AB7CC">
          <w:rPr>
            <w:rFonts w:ascii="Garamond" w:hAnsi="Garamond" w:eastAsia="Garamond" w:cs="Garamond"/>
            <w:b w:val="0"/>
            <w:bCs w:val="0"/>
            <w:i w:val="0"/>
            <w:iCs w:val="0"/>
            <w:caps w:val="0"/>
            <w:smallCaps w:val="0"/>
            <w:noProof w:val="0"/>
            <w:color w:val="0A0A0A"/>
            <w:sz w:val="24"/>
            <w:szCs w:val="24"/>
            <w:lang w:val="pt-PT"/>
            <w:rPrChange w:author="Susana Margarida Gonçalves Silva Santos" w:date="2026-04-24T08:20:19.707Z" w16du:dateUtc="2026-04-24T08:20:19.707Z" w:id="2037574752">
              <w:rPr>
                <w:rFonts w:ascii="Arial" w:hAnsi="Arial" w:eastAsia="Arial" w:cs="Arial"/>
                <w:b w:val="0"/>
                <w:bCs w:val="0"/>
                <w:i w:val="0"/>
                <w:iCs w:val="0"/>
                <w:caps w:val="0"/>
                <w:smallCaps w:val="0"/>
                <w:noProof w:val="0"/>
                <w:color w:val="0A0A0A"/>
                <w:sz w:val="24"/>
                <w:szCs w:val="24"/>
                <w:lang w:val="pt-PT"/>
              </w:rPr>
            </w:rPrChange>
          </w:rPr>
          <w:t>deve obrigatoriamente incluir:</w:t>
        </w:r>
      </w:ins>
    </w:p>
    <w:p w:rsidR="012AB7CC" w:rsidP="679F1546" w:rsidRDefault="012AB7CC" w14:paraId="1904FFF9" w14:textId="2B45144D">
      <w:pPr>
        <w:pStyle w:val="PargrafodaLista"/>
        <w:numPr>
          <w:ilvl w:val="0"/>
          <w:numId w:val="190"/>
        </w:numPr>
        <w:shd w:val="clear" w:color="auto" w:fill="FFFFFF" w:themeFill="background1"/>
        <w:spacing w:before="0" w:beforeAutospacing="off" w:after="180" w:afterAutospacing="off" w:line="360" w:lineRule="auto"/>
        <w:jc w:val="both"/>
        <w:rPr>
          <w:ins w:author="Susana Margarida Gonçalves Silva Santos" w:date="2026-04-24T08:19:28.043Z" w16du:dateUtc="2026-04-24T08:19:28.043Z" w:id="988412829"/>
          <w:rFonts w:ascii="Garamond" w:hAnsi="Garamond" w:eastAsia="Garamond" w:cs="Garamond"/>
          <w:b w:val="0"/>
          <w:bCs w:val="0"/>
          <w:i w:val="0"/>
          <w:iCs w:val="0"/>
          <w:caps w:val="0"/>
          <w:smallCaps w:val="0"/>
          <w:noProof w:val="0"/>
          <w:color w:val="0A0A0A"/>
          <w:sz w:val="24"/>
          <w:szCs w:val="24"/>
          <w:lang w:val="pt-PT"/>
          <w:rPrChange w:author="Susana Margarida Gonçalves Silva Santos" w:date="2026-04-24T08:20:25.084Z" w:id="580417290">
            <w:rPr>
              <w:ins w:author="Susana Margarida Gonçalves Silva Santos" w:date="2026-04-24T08:19:28.043Z" w16du:dateUtc="2026-04-24T08:19:28.043Z" w:id="189522050"/>
              <w:rFonts w:ascii="Arial" w:hAnsi="Arial" w:eastAsia="Arial" w:cs="Arial"/>
              <w:b w:val="0"/>
              <w:bCs w:val="0"/>
              <w:i w:val="0"/>
              <w:iCs w:val="0"/>
              <w:caps w:val="0"/>
              <w:smallCaps w:val="0"/>
              <w:noProof w:val="0"/>
              <w:color w:val="0A0A0A"/>
              <w:sz w:val="24"/>
              <w:szCs w:val="24"/>
              <w:lang w:val="pt-PT"/>
            </w:rPr>
          </w:rPrChange>
        </w:rPr>
        <w:pPrChange w:author="Susana Margarida Gonçalves Silva Santos" w:date="2026-04-24T08:20:13.444Z">
          <w:pPr/>
        </w:pPrChange>
      </w:pPr>
      <w:ins w:author="Susana Margarida Gonçalves Silva Santos" w:date="2026-04-24T08:19:28.043Z" w16du:dateUtc="2026-04-24T08:19:28.043Z" w:id="585077532">
        <w:r w:rsidRPr="679F1546" w:rsidR="012AB7CC">
          <w:rPr>
            <w:rFonts w:ascii="Garamond" w:hAnsi="Garamond" w:eastAsia="Garamond" w:cs="Garamond"/>
            <w:b w:val="0"/>
            <w:bCs w:val="0"/>
            <w:i w:val="0"/>
            <w:iCs w:val="0"/>
            <w:caps w:val="0"/>
            <w:smallCaps w:val="0"/>
            <w:noProof w:val="0"/>
            <w:color w:val="0A0A0A"/>
            <w:sz w:val="24"/>
            <w:szCs w:val="24"/>
            <w:lang w:val="pt-PT"/>
            <w:rPrChange w:author="Susana Margarida Gonçalves Silva Santos" w:date="2026-04-24T08:26:54.54Z" w16du:dateUtc="2026-04-24T08:26:54.54Z" w:id="1830772244">
              <w:rPr>
                <w:rFonts w:ascii="Arial" w:hAnsi="Arial" w:eastAsia="Arial" w:cs="Arial"/>
                <w:b w:val="1"/>
                <w:bCs w:val="1"/>
                <w:i w:val="0"/>
                <w:iCs w:val="0"/>
                <w:caps w:val="0"/>
                <w:smallCaps w:val="0"/>
                <w:noProof w:val="0"/>
                <w:color w:val="0A0A0A"/>
                <w:sz w:val="24"/>
                <w:szCs w:val="24"/>
                <w:lang w:val="pt-PT"/>
              </w:rPr>
            </w:rPrChange>
          </w:rPr>
          <w:t>Georreferenciação</w:t>
        </w:r>
        <w:r w:rsidRPr="679F1546" w:rsidR="012AB7CC">
          <w:rPr>
            <w:rFonts w:ascii="Garamond" w:hAnsi="Garamond" w:eastAsia="Garamond" w:cs="Garamond"/>
            <w:b w:val="0"/>
            <w:bCs w:val="0"/>
            <w:i w:val="0"/>
            <w:iCs w:val="0"/>
            <w:caps w:val="0"/>
            <w:smallCaps w:val="0"/>
            <w:noProof w:val="0"/>
            <w:color w:val="0A0A0A"/>
            <w:sz w:val="24"/>
            <w:szCs w:val="24"/>
            <w:lang w:val="pt-PT"/>
            <w:rPrChange w:author="Susana Margarida Gonçalves Silva Santos" w:date="2026-04-24T08:20:19.709Z" w16du:dateUtc="2026-04-24T08:20:19.709Z" w:id="628970730">
              <w:rPr>
                <w:rFonts w:ascii="Arial" w:hAnsi="Arial" w:eastAsia="Arial" w:cs="Arial"/>
                <w:b w:val="0"/>
                <w:bCs w:val="0"/>
                <w:i w:val="0"/>
                <w:iCs w:val="0"/>
                <w:caps w:val="0"/>
                <w:smallCaps w:val="0"/>
                <w:noProof w:val="0"/>
                <w:color w:val="0A0A0A"/>
                <w:sz w:val="24"/>
                <w:szCs w:val="24"/>
                <w:lang w:val="pt-PT"/>
              </w:rPr>
            </w:rPrChange>
          </w:rPr>
          <w:t xml:space="preserve"> </w:t>
        </w:r>
        <w:r w:rsidRPr="679F1546" w:rsidR="012AB7CC">
          <w:rPr>
            <w:rFonts w:ascii="Garamond" w:hAnsi="Garamond" w:eastAsia="Garamond" w:cs="Garamond"/>
            <w:b w:val="0"/>
            <w:bCs w:val="0"/>
            <w:i w:val="0"/>
            <w:iCs w:val="0"/>
            <w:caps w:val="0"/>
            <w:smallCaps w:val="0"/>
            <w:noProof w:val="0"/>
            <w:color w:val="0A0A0A"/>
            <w:sz w:val="24"/>
            <w:szCs w:val="24"/>
            <w:lang w:val="pt-PT"/>
            <w:rPrChange w:author="Susana Margarida Gonçalves Silva Santos" w:date="2026-04-24T08:20:19.709Z" w16du:dateUtc="2026-04-24T08:20:19.709Z" w:id="580998588">
              <w:rPr>
                <w:rFonts w:ascii="Arial" w:hAnsi="Arial" w:eastAsia="Arial" w:cs="Arial"/>
                <w:b w:val="0"/>
                <w:bCs w:val="0"/>
                <w:i w:val="0"/>
                <w:iCs w:val="0"/>
                <w:caps w:val="0"/>
                <w:smallCaps w:val="0"/>
                <w:noProof w:val="0"/>
                <w:color w:val="0A0A0A"/>
                <w:sz w:val="24"/>
                <w:szCs w:val="24"/>
                <w:lang w:val="pt-PT"/>
              </w:rPr>
            </w:rPrChange>
          </w:rPr>
          <w:t>da localização da colónia.</w:t>
        </w:r>
      </w:ins>
    </w:p>
    <w:p w:rsidR="012AB7CC" w:rsidP="679F1546" w:rsidRDefault="012AB7CC" w14:paraId="200D7470" w14:textId="505DF358">
      <w:pPr>
        <w:pStyle w:val="PargrafodaLista"/>
        <w:numPr>
          <w:ilvl w:val="0"/>
          <w:numId w:val="190"/>
        </w:numPr>
        <w:shd w:val="clear" w:color="auto" w:fill="FFFFFF" w:themeFill="background1"/>
        <w:spacing w:before="0" w:beforeAutospacing="off" w:after="180" w:afterAutospacing="off" w:line="360" w:lineRule="auto"/>
        <w:jc w:val="both"/>
        <w:rPr>
          <w:ins w:author="Susana Margarida Gonçalves Silva Santos" w:date="2026-04-24T08:19:28.043Z" w16du:dateUtc="2026-04-24T08:19:28.043Z" w:id="1953698464"/>
          <w:rFonts w:ascii="Garamond" w:hAnsi="Garamond" w:eastAsia="Garamond" w:cs="Garamond"/>
          <w:b w:val="0"/>
          <w:bCs w:val="0"/>
          <w:i w:val="0"/>
          <w:iCs w:val="0"/>
          <w:caps w:val="0"/>
          <w:smallCaps w:val="0"/>
          <w:noProof w:val="0"/>
          <w:color w:val="0A0A0A"/>
          <w:sz w:val="24"/>
          <w:szCs w:val="24"/>
          <w:lang w:val="pt-PT"/>
          <w:rPrChange w:author="Susana Margarida Gonçalves Silva Santos" w:date="2026-04-24T08:20:25.084Z" w:id="2017348314">
            <w:rPr>
              <w:ins w:author="Susana Margarida Gonçalves Silva Santos" w:date="2026-04-24T08:19:28.043Z" w16du:dateUtc="2026-04-24T08:19:28.043Z" w:id="1688127726"/>
              <w:rFonts w:ascii="Arial" w:hAnsi="Arial" w:eastAsia="Arial" w:cs="Arial"/>
              <w:b w:val="0"/>
              <w:bCs w:val="0"/>
              <w:i w:val="0"/>
              <w:iCs w:val="0"/>
              <w:caps w:val="0"/>
              <w:smallCaps w:val="0"/>
              <w:noProof w:val="0"/>
              <w:color w:val="0A0A0A"/>
              <w:sz w:val="24"/>
              <w:szCs w:val="24"/>
              <w:lang w:val="pt-PT"/>
            </w:rPr>
          </w:rPrChange>
        </w:rPr>
        <w:pPrChange w:author="Susana Margarida Gonçalves Silva Santos" w:date="2026-04-24T08:20:13.444Z">
          <w:pPr/>
        </w:pPrChange>
      </w:pPr>
      <w:ins w:author="Susana Margarida Gonçalves Silva Santos" w:date="2026-04-24T08:19:28.043Z" w16du:dateUtc="2026-04-24T08:19:28.043Z" w:id="1092696157">
        <w:r w:rsidRPr="679F1546" w:rsidR="012AB7CC">
          <w:rPr>
            <w:rFonts w:ascii="Garamond" w:hAnsi="Garamond" w:eastAsia="Garamond" w:cs="Garamond"/>
            <w:b w:val="0"/>
            <w:bCs w:val="0"/>
            <w:i w:val="0"/>
            <w:iCs w:val="0"/>
            <w:caps w:val="0"/>
            <w:smallCaps w:val="0"/>
            <w:noProof w:val="0"/>
            <w:color w:val="0A0A0A"/>
            <w:sz w:val="24"/>
            <w:szCs w:val="24"/>
            <w:lang w:val="pt-PT"/>
            <w:rPrChange w:author="Susana Margarida Gonçalves Silva Santos" w:date="2026-04-24T08:20:19.71Z" w16du:dateUtc="2026-04-24T08:20:19.71Z" w:id="410012810">
              <w:rPr>
                <w:rFonts w:ascii="Arial" w:hAnsi="Arial" w:eastAsia="Arial" w:cs="Arial"/>
                <w:b w:val="0"/>
                <w:bCs w:val="0"/>
                <w:i w:val="0"/>
                <w:iCs w:val="0"/>
                <w:caps w:val="0"/>
                <w:smallCaps w:val="0"/>
                <w:noProof w:val="0"/>
                <w:color w:val="0A0A0A"/>
                <w:sz w:val="24"/>
                <w:szCs w:val="24"/>
                <w:lang w:val="pt-PT"/>
              </w:rPr>
            </w:rPrChange>
          </w:rPr>
          <w:t xml:space="preserve">Quantificação e identificação dos </w:t>
        </w:r>
      </w:ins>
      <w:ins w:author="Susana Margarida Gonçalves Silva Santos" w:date="2026-04-24T08:26:35.513Z" w16du:dateUtc="2026-04-24T08:26:35.513Z" w:id="1412205828">
        <w:r w:rsidRPr="679F1546" w:rsidR="5F055607">
          <w:rPr>
            <w:rFonts w:ascii="Garamond" w:hAnsi="Garamond" w:eastAsia="Garamond" w:cs="Garamond"/>
            <w:b w:val="0"/>
            <w:bCs w:val="0"/>
            <w:i w:val="0"/>
            <w:iCs w:val="0"/>
            <w:caps w:val="0"/>
            <w:smallCaps w:val="0"/>
            <w:noProof w:val="0"/>
            <w:color w:val="0A0A0A"/>
            <w:sz w:val="24"/>
            <w:szCs w:val="24"/>
            <w:lang w:val="pt-PT"/>
          </w:rPr>
          <w:t xml:space="preserve">gatos </w:t>
        </w:r>
      </w:ins>
      <w:ins w:author="Susana Margarida Gonçalves Silva Santos" w:date="2026-04-24T08:19:28.043Z" w16du:dateUtc="2026-04-24T08:19:28.043Z" w:id="1053994004">
        <w:r w:rsidRPr="679F1546" w:rsidR="012AB7CC">
          <w:rPr>
            <w:rFonts w:ascii="Garamond" w:hAnsi="Garamond" w:eastAsia="Garamond" w:cs="Garamond"/>
            <w:b w:val="0"/>
            <w:bCs w:val="0"/>
            <w:i w:val="0"/>
            <w:iCs w:val="0"/>
            <w:caps w:val="0"/>
            <w:smallCaps w:val="0"/>
            <w:noProof w:val="0"/>
            <w:color w:val="0A0A0A"/>
            <w:sz w:val="24"/>
            <w:szCs w:val="24"/>
            <w:lang w:val="pt-PT"/>
            <w:rPrChange w:author="Susana Margarida Gonçalves Silva Santos" w:date="2026-04-24T08:20:19.71Z" w16du:dateUtc="2026-04-24T08:20:19.71Z" w:id="925492156">
              <w:rPr>
                <w:rFonts w:ascii="Arial" w:hAnsi="Arial" w:eastAsia="Arial" w:cs="Arial"/>
                <w:b w:val="0"/>
                <w:bCs w:val="0"/>
                <w:i w:val="0"/>
                <w:iCs w:val="0"/>
                <w:caps w:val="0"/>
                <w:smallCaps w:val="0"/>
                <w:noProof w:val="0"/>
                <w:color w:val="0A0A0A"/>
                <w:sz w:val="24"/>
                <w:szCs w:val="24"/>
                <w:lang w:val="pt-PT"/>
              </w:rPr>
            </w:rPrChange>
          </w:rPr>
          <w:t>que compõem a colónia para efeitos de monitorização e programas CED (Capturar-Esterilizar-Devolver).</w:t>
        </w:r>
      </w:ins>
    </w:p>
    <w:p w:rsidR="679F1546" w:rsidP="679F1546" w:rsidRDefault="679F1546" w14:paraId="126B4DEE" w14:textId="0EE63743">
      <w:pPr>
        <w:pStyle w:val="Normal"/>
        <w:shd w:val="clear" w:color="auto" w:fill="FFFFFF" w:themeFill="background1"/>
        <w:spacing w:before="240" w:beforeAutospacing="off" w:after="240" w:afterAutospacing="off" w:line="360" w:lineRule="auto"/>
        <w:jc w:val="both"/>
        <w:rPr>
          <w:ins w:author="Susana Margarida Gonçalves Silva Santos" w:date="2026-04-24T08:19:28.043Z" w16du:dateUtc="2026-04-24T08:19:28.043Z" w:id="1732020087"/>
          <w:rFonts w:ascii="Garamond" w:hAnsi="Garamond" w:eastAsia="Garamond" w:cs="Garamond"/>
          <w:b w:val="0"/>
          <w:bCs w:val="0"/>
          <w:i w:val="0"/>
          <w:iCs w:val="0"/>
          <w:caps w:val="0"/>
          <w:smallCaps w:val="0"/>
          <w:noProof w:val="0"/>
          <w:color w:val="0A0A0A"/>
          <w:sz w:val="24"/>
          <w:szCs w:val="24"/>
          <w:lang w:val="pt-PT"/>
          <w:rPrChange w:author="Susana Margarida Gonçalves Silva Santos" w:date="2026-04-24T08:20:25.085Z" w:id="238001843">
            <w:rPr>
              <w:ins w:author="Susana Margarida Gonçalves Silva Santos" w:date="2026-04-24T08:19:28.043Z" w16du:dateUtc="2026-04-24T08:19:28.043Z" w:id="1230130584"/>
              <w:rFonts w:ascii="Arial" w:hAnsi="Arial" w:eastAsia="Arial" w:cs="Arial"/>
              <w:b w:val="0"/>
              <w:bCs w:val="0"/>
              <w:i w:val="0"/>
              <w:iCs w:val="0"/>
              <w:caps w:val="0"/>
              <w:smallCaps w:val="0"/>
              <w:noProof w:val="0"/>
              <w:color w:val="0A0A0A"/>
              <w:sz w:val="24"/>
              <w:szCs w:val="24"/>
              <w:lang w:val="pt-PT"/>
            </w:rPr>
          </w:rPrChange>
        </w:rPr>
        <w:pPrChange w:author="Susana Margarida Gonçalves Silva Santos" w:date="2026-04-24T08:27:57.664Z">
          <w:pPr>
            <w:pStyle w:val="Normal"/>
            <w:shd w:val="clear" w:color="auto" w:fill="FFFFFF" w:themeFill="background1"/>
            <w:spacing w:before="240" w:beforeAutospacing="off" w:after="240" w:afterAutospacing="off" w:line="360" w:lineRule="auto"/>
            <w:ind w:left="142" w:hanging="0"/>
            <w:jc w:val="both"/>
          </w:pPr>
        </w:pPrChange>
      </w:pPr>
      <w:r w:rsidRPr="679F1546" w:rsidR="679F1546">
        <w:rPr>
          <w:rFonts w:ascii="Garamond" w:hAnsi="Garamond" w:eastAsia="Garamond" w:cs="Garamond"/>
          <w:b w:val="0"/>
          <w:bCs w:val="0"/>
          <w:i w:val="0"/>
          <w:iCs w:val="0"/>
          <w:caps w:val="0"/>
          <w:smallCaps w:val="0"/>
          <w:noProof w:val="0"/>
          <w:color w:val="0A0A0A"/>
          <w:sz w:val="24"/>
          <w:szCs w:val="24"/>
          <w:lang w:val="pt-PT"/>
        </w:rPr>
        <w:t>4.</w:t>
      </w:r>
      <w:del w:author="Susana Margarida Gonçalves Silva Santos" w:date="2026-04-24T08:27:57.875Z" w16du:dateUtc="2026-04-24T08:27:57.875Z" w:id="52255180">
        <w:r w:rsidRPr="679F1546" w:rsidDel="679F1546">
          <w:rPr>
            <w:rFonts w:ascii="Garamond" w:hAnsi="Garamond" w:eastAsia="Garamond" w:cs="Garamond"/>
            <w:b w:val="0"/>
            <w:bCs w:val="0"/>
            <w:i w:val="0"/>
            <w:iCs w:val="0"/>
            <w:caps w:val="0"/>
            <w:smallCaps w:val="0"/>
            <w:noProof w:val="0"/>
            <w:color w:val="0A0A0A"/>
            <w:sz w:val="24"/>
            <w:szCs w:val="24"/>
            <w:lang w:val="pt-PT"/>
          </w:rPr>
          <w:delText xml:space="preserve"> </w:delText>
        </w:r>
      </w:del>
      <w:ins w:author="Susana Margarida Gonçalves Silva Santos" w:date="2026-04-24T08:19:28.043Z" w16du:dateUtc="2026-04-24T08:19:28.043Z" w:id="80452832">
        <w:r w:rsidRPr="679F1546" w:rsidR="012AB7CC">
          <w:rPr>
            <w:rFonts w:ascii="Garamond" w:hAnsi="Garamond" w:eastAsia="Garamond" w:cs="Garamond"/>
            <w:b w:val="0"/>
            <w:bCs w:val="0"/>
            <w:i w:val="0"/>
            <w:iCs w:val="0"/>
            <w:caps w:val="0"/>
            <w:smallCaps w:val="0"/>
            <w:noProof w:val="0"/>
            <w:color w:val="0A0A0A"/>
            <w:sz w:val="24"/>
            <w:szCs w:val="24"/>
            <w:lang w:val="pt-PT"/>
            <w:rPrChange w:author="Susana Margarida Gonçalves Silva Santos" w:date="2026-04-24T08:20:19.711Z" w16du:dateUtc="2026-04-24T08:20:19.711Z" w:id="2010664815">
              <w:rPr>
                <w:rFonts w:ascii="Arial" w:hAnsi="Arial" w:eastAsia="Arial" w:cs="Arial"/>
                <w:b w:val="0"/>
                <w:bCs w:val="0"/>
                <w:i w:val="0"/>
                <w:iCs w:val="0"/>
                <w:caps w:val="0"/>
                <w:smallCaps w:val="0"/>
                <w:noProof w:val="0"/>
                <w:color w:val="0A0A0A"/>
                <w:sz w:val="24"/>
                <w:szCs w:val="24"/>
                <w:lang w:val="pt-PT"/>
              </w:rPr>
            </w:rPrChange>
          </w:rPr>
          <w:t xml:space="preserve">Para efeitos de relatório anual </w:t>
        </w:r>
        <w:r w:rsidRPr="679F1546" w:rsidR="012AB7CC">
          <w:rPr>
            <w:rFonts w:ascii="Garamond" w:hAnsi="Garamond" w:eastAsia="Garamond" w:cs="Garamond"/>
            <w:b w:val="0"/>
            <w:bCs w:val="0"/>
            <w:i w:val="0"/>
            <w:iCs w:val="0"/>
            <w:caps w:val="0"/>
            <w:smallCaps w:val="0"/>
            <w:noProof w:val="0"/>
            <w:color w:val="0A0A0A"/>
            <w:sz w:val="24"/>
            <w:szCs w:val="24"/>
            <w:lang w:val="pt-PT"/>
            <w:rPrChange w:author="Susana Margarida Gonçalves Silva Santos" w:date="2026-04-24T08:20:19.711Z" w16du:dateUtc="2026-04-24T08:20:19.711Z" w:id="922810412">
              <w:rPr>
                <w:rFonts w:ascii="Arial" w:hAnsi="Arial" w:eastAsia="Arial" w:cs="Arial"/>
                <w:b w:val="0"/>
                <w:bCs w:val="0"/>
                <w:i w:val="0"/>
                <w:iCs w:val="0"/>
                <w:caps w:val="0"/>
                <w:smallCaps w:val="0"/>
                <w:noProof w:val="0"/>
                <w:color w:val="0A0A0A"/>
                <w:sz w:val="24"/>
                <w:szCs w:val="24"/>
                <w:lang w:val="pt-PT"/>
              </w:rPr>
            </w:rPrChange>
          </w:rPr>
          <w:t>de gestão</w:t>
        </w:r>
      </w:ins>
      <w:ins w:author="Susana Margarida Gonçalves Silva Santos" w:date="2026-04-24T08:28:23.49Z" w16du:dateUtc="2026-04-24T08:28:23.49Z" w:id="1510115423">
        <w:r w:rsidRPr="679F1546" w:rsidR="4C39E47A">
          <w:rPr>
            <w:rFonts w:ascii="Garamond" w:hAnsi="Garamond" w:eastAsia="Garamond" w:cs="Garamond"/>
            <w:b w:val="0"/>
            <w:bCs w:val="0"/>
            <w:i w:val="0"/>
            <w:iCs w:val="0"/>
            <w:caps w:val="0"/>
            <w:smallCaps w:val="0"/>
            <w:noProof w:val="0"/>
            <w:color w:val="0A0A0A"/>
            <w:sz w:val="24"/>
            <w:szCs w:val="24"/>
            <w:lang w:val="pt-PT"/>
          </w:rPr>
          <w:t xml:space="preserve"> dos CRO e das IAZ</w:t>
        </w:r>
      </w:ins>
      <w:ins w:author="Susana Margarida Gonçalves Silva Santos" w:date="2026-04-24T08:19:28.043Z" w16du:dateUtc="2026-04-24T08:19:28.043Z" w:id="786966867">
        <w:r w:rsidRPr="679F1546" w:rsidR="012AB7CC">
          <w:rPr>
            <w:rFonts w:ascii="Garamond" w:hAnsi="Garamond" w:eastAsia="Garamond" w:cs="Garamond"/>
            <w:b w:val="0"/>
            <w:bCs w:val="0"/>
            <w:i w:val="0"/>
            <w:iCs w:val="0"/>
            <w:caps w:val="0"/>
            <w:smallCaps w:val="0"/>
            <w:noProof w:val="0"/>
            <w:color w:val="0A0A0A"/>
            <w:sz w:val="24"/>
            <w:szCs w:val="24"/>
            <w:lang w:val="pt-PT"/>
            <w:rPrChange w:author="Susana Margarida Gonçalves Silva Santos" w:date="2026-04-24T08:20:19.711Z" w16du:dateUtc="2026-04-24T08:20:19.711Z" w:id="176785787">
              <w:rPr>
                <w:rFonts w:ascii="Arial" w:hAnsi="Arial" w:eastAsia="Arial" w:cs="Arial"/>
                <w:b w:val="0"/>
                <w:bCs w:val="0"/>
                <w:i w:val="0"/>
                <w:iCs w:val="0"/>
                <w:caps w:val="0"/>
                <w:smallCaps w:val="0"/>
                <w:noProof w:val="0"/>
                <w:color w:val="0A0A0A"/>
                <w:sz w:val="24"/>
                <w:szCs w:val="24"/>
                <w:lang w:val="pt-PT"/>
              </w:rPr>
            </w:rPrChange>
          </w:rPr>
          <w:t>, o fluxo de animais é categorizado da seguinte forma:</w:t>
        </w:r>
      </w:ins>
    </w:p>
    <w:p w:rsidR="012AB7CC" w:rsidP="679F1546" w:rsidRDefault="012AB7CC" w14:paraId="04643BED" w14:textId="1F41F6FF">
      <w:pPr>
        <w:pStyle w:val="PargrafodaLista"/>
        <w:numPr>
          <w:ilvl w:val="0"/>
          <w:numId w:val="191"/>
        </w:numPr>
        <w:shd w:val="clear" w:color="auto" w:fill="FFFFFF" w:themeFill="background1"/>
        <w:spacing w:before="0" w:beforeAutospacing="off" w:after="180" w:afterAutospacing="off" w:line="360" w:lineRule="auto"/>
        <w:jc w:val="both"/>
        <w:rPr>
          <w:ins w:author="Susana Margarida Gonçalves Silva Santos" w:date="2026-04-24T08:19:28.043Z" w16du:dateUtc="2026-04-24T08:19:28.043Z" w:id="101050789"/>
          <w:rFonts w:ascii="Garamond" w:hAnsi="Garamond" w:eastAsia="Garamond" w:cs="Garamond"/>
          <w:b w:val="0"/>
          <w:bCs w:val="0"/>
          <w:i w:val="0"/>
          <w:iCs w:val="0"/>
          <w:caps w:val="0"/>
          <w:smallCaps w:val="0"/>
          <w:noProof w:val="0"/>
          <w:color w:val="0A0A0A"/>
          <w:sz w:val="24"/>
          <w:szCs w:val="24"/>
          <w:lang w:val="pt-PT"/>
          <w:rPrChange w:author="Susana Margarida Gonçalves Silva Santos" w:date="2026-04-24T08:20:25.086Z" w:id="1150864829">
            <w:rPr>
              <w:ins w:author="Susana Margarida Gonçalves Silva Santos" w:date="2026-04-24T08:19:28.043Z" w16du:dateUtc="2026-04-24T08:19:28.043Z" w:id="744726219"/>
              <w:rFonts w:ascii="Arial" w:hAnsi="Arial" w:eastAsia="Arial" w:cs="Arial"/>
              <w:b w:val="0"/>
              <w:bCs w:val="0"/>
              <w:i w:val="0"/>
              <w:iCs w:val="0"/>
              <w:caps w:val="0"/>
              <w:smallCaps w:val="0"/>
              <w:noProof w:val="0"/>
              <w:color w:val="0A0A0A"/>
              <w:sz w:val="24"/>
              <w:szCs w:val="24"/>
              <w:lang w:val="pt-PT"/>
            </w:rPr>
          </w:rPrChange>
        </w:rPr>
        <w:pPrChange w:author="Susana Margarida Gonçalves Silva Santos" w:date="2026-04-24T08:20:13.444Z">
          <w:pPr/>
        </w:pPrChange>
      </w:pPr>
      <w:ins w:author="Susana Margarida Gonçalves Silva Santos" w:date="2026-04-24T08:19:28.043Z" w16du:dateUtc="2026-04-24T08:19:28.043Z" w:id="1052644663">
        <w:r w:rsidRPr="679F1546" w:rsidR="012AB7CC">
          <w:rPr>
            <w:rFonts w:ascii="Garamond" w:hAnsi="Garamond" w:eastAsia="Garamond" w:cs="Garamond"/>
            <w:b w:val="0"/>
            <w:bCs w:val="0"/>
            <w:i w:val="0"/>
            <w:iCs w:val="0"/>
            <w:caps w:val="0"/>
            <w:smallCaps w:val="0"/>
            <w:noProof w:val="0"/>
            <w:color w:val="0A0A0A"/>
            <w:sz w:val="24"/>
            <w:szCs w:val="24"/>
            <w:lang w:val="pt-PT"/>
            <w:rPrChange w:author="Susana Margarida Gonçalves Silva Santos" w:date="2026-04-24T08:28:34.99Z" w16du:dateUtc="2026-04-24T08:28:34.99Z" w:id="2079411856">
              <w:rPr>
                <w:rFonts w:ascii="Arial" w:hAnsi="Arial" w:eastAsia="Arial" w:cs="Arial"/>
                <w:b w:val="1"/>
                <w:bCs w:val="1"/>
                <w:i w:val="0"/>
                <w:iCs w:val="0"/>
                <w:caps w:val="0"/>
                <w:smallCaps w:val="0"/>
                <w:noProof w:val="0"/>
                <w:color w:val="0A0A0A"/>
                <w:sz w:val="24"/>
                <w:szCs w:val="24"/>
                <w:lang w:val="pt-PT"/>
              </w:rPr>
            </w:rPrChange>
          </w:rPr>
          <w:t>Entradas:</w:t>
        </w:r>
        <w:r w:rsidRPr="679F1546" w:rsidR="012AB7CC">
          <w:rPr>
            <w:rFonts w:ascii="Garamond" w:hAnsi="Garamond" w:eastAsia="Garamond" w:cs="Garamond"/>
            <w:b w:val="0"/>
            <w:bCs w:val="0"/>
            <w:i w:val="0"/>
            <w:iCs w:val="0"/>
            <w:caps w:val="0"/>
            <w:smallCaps w:val="0"/>
            <w:noProof w:val="0"/>
            <w:color w:val="0A0A0A"/>
            <w:sz w:val="24"/>
            <w:szCs w:val="24"/>
            <w:lang w:val="pt-PT"/>
            <w:rPrChange w:author="Susana Margarida Gonçalves Silva Santos" w:date="2026-04-24T08:20:19.713Z" w16du:dateUtc="2026-04-24T08:20:19.713Z" w:id="188474263">
              <w:rPr>
                <w:rFonts w:ascii="Arial" w:hAnsi="Arial" w:eastAsia="Arial" w:cs="Arial"/>
                <w:b w:val="0"/>
                <w:bCs w:val="0"/>
                <w:i w:val="0"/>
                <w:iCs w:val="0"/>
                <w:caps w:val="0"/>
                <w:smallCaps w:val="0"/>
                <w:noProof w:val="0"/>
                <w:color w:val="0A0A0A"/>
                <w:sz w:val="24"/>
                <w:szCs w:val="24"/>
                <w:lang w:val="pt-PT"/>
              </w:rPr>
            </w:rPrChange>
          </w:rPr>
          <w:t xml:space="preserve"> </w:t>
        </w:r>
        <w:r w:rsidRPr="679F1546" w:rsidR="012AB7CC">
          <w:rPr>
            <w:rFonts w:ascii="Garamond" w:hAnsi="Garamond" w:eastAsia="Garamond" w:cs="Garamond"/>
            <w:b w:val="0"/>
            <w:bCs w:val="0"/>
            <w:i w:val="0"/>
            <w:iCs w:val="0"/>
            <w:caps w:val="0"/>
            <w:smallCaps w:val="0"/>
            <w:noProof w:val="0"/>
            <w:color w:val="0A0A0A"/>
            <w:sz w:val="24"/>
            <w:szCs w:val="24"/>
            <w:lang w:val="pt-PT"/>
            <w:rPrChange w:author="Susana Margarida Gonçalves Silva Santos" w:date="2026-04-24T08:20:19.713Z" w16du:dateUtc="2026-04-24T08:20:19.713Z" w:id="1792809075">
              <w:rPr>
                <w:rFonts w:ascii="Arial" w:hAnsi="Arial" w:eastAsia="Arial" w:cs="Arial"/>
                <w:b w:val="0"/>
                <w:bCs w:val="0"/>
                <w:i w:val="0"/>
                <w:iCs w:val="0"/>
                <w:caps w:val="0"/>
                <w:smallCaps w:val="0"/>
                <w:noProof w:val="0"/>
                <w:color w:val="0A0A0A"/>
                <w:sz w:val="24"/>
                <w:szCs w:val="24"/>
                <w:lang w:val="pt-PT"/>
              </w:rPr>
            </w:rPrChange>
          </w:rPr>
          <w:t>Registam-se as admissões por via de recolha na via pública, entrega voluntária, devolução após processo de adoção, nascimentos nas instalações e animais provenientes de Medidas Preventivas (MP).</w:t>
        </w:r>
      </w:ins>
    </w:p>
    <w:p w:rsidR="012AB7CC" w:rsidP="679F1546" w:rsidRDefault="012AB7CC" w14:paraId="74857EE6" w14:textId="4DF050FA">
      <w:pPr>
        <w:pStyle w:val="PargrafodaLista"/>
        <w:numPr>
          <w:ilvl w:val="0"/>
          <w:numId w:val="191"/>
        </w:numPr>
        <w:shd w:val="clear" w:color="auto" w:fill="FFFFFF" w:themeFill="background1"/>
        <w:spacing w:before="0" w:beforeAutospacing="off" w:after="180" w:afterAutospacing="off" w:line="360" w:lineRule="auto"/>
        <w:jc w:val="both"/>
        <w:rPr>
          <w:ins w:author="Susana Margarida Gonçalves Silva Santos" w:date="2026-04-24T08:44:03.435Z" w16du:dateUtc="2026-04-24T08:44:03.435Z" w:id="1649951436"/>
          <w:rFonts w:ascii="Garamond" w:hAnsi="Garamond" w:eastAsia="Garamond" w:cs="Garamond"/>
          <w:b w:val="0"/>
          <w:bCs w:val="0"/>
          <w:i w:val="0"/>
          <w:iCs w:val="0"/>
          <w:caps w:val="0"/>
          <w:smallCaps w:val="0"/>
          <w:noProof w:val="0"/>
          <w:color w:val="0A0A0A"/>
          <w:sz w:val="24"/>
          <w:szCs w:val="24"/>
          <w:lang w:val="pt-PT"/>
        </w:rPr>
        <w:pPrChange w:author="Susana Margarida Gonçalves Silva Santos" w:date="2026-04-24T08:20:13.444Z">
          <w:pPr/>
        </w:pPrChange>
      </w:pPr>
      <w:ins w:author="Susana Margarida Gonçalves Silva Santos" w:date="2026-04-24T08:19:28.043Z" w16du:dateUtc="2026-04-24T08:19:28.043Z" w:id="716429818">
        <w:r w:rsidRPr="679F1546" w:rsidR="012AB7CC">
          <w:rPr>
            <w:rFonts w:ascii="Garamond" w:hAnsi="Garamond" w:eastAsia="Garamond" w:cs="Garamond"/>
            <w:b w:val="0"/>
            <w:bCs w:val="0"/>
            <w:i w:val="0"/>
            <w:iCs w:val="0"/>
            <w:caps w:val="0"/>
            <w:smallCaps w:val="0"/>
            <w:noProof w:val="0"/>
            <w:color w:val="0A0A0A"/>
            <w:sz w:val="24"/>
            <w:szCs w:val="24"/>
            <w:lang w:val="pt-PT"/>
            <w:rPrChange w:author="Susana Margarida Gonçalves Silva Santos" w:date="2026-04-24T08:28:41.3Z" w16du:dateUtc="2026-04-24T08:28:41.3Z" w:id="2095359478">
              <w:rPr>
                <w:rFonts w:ascii="Arial" w:hAnsi="Arial" w:eastAsia="Arial" w:cs="Arial"/>
                <w:b w:val="1"/>
                <w:bCs w:val="1"/>
                <w:i w:val="0"/>
                <w:iCs w:val="0"/>
                <w:caps w:val="0"/>
                <w:smallCaps w:val="0"/>
                <w:noProof w:val="0"/>
                <w:color w:val="0A0A0A"/>
                <w:sz w:val="24"/>
                <w:szCs w:val="24"/>
                <w:lang w:val="pt-PT"/>
              </w:rPr>
            </w:rPrChange>
          </w:rPr>
          <w:t>Saídas (Cedências e Baixas):</w:t>
        </w:r>
        <w:r w:rsidRPr="679F1546" w:rsidR="012AB7CC">
          <w:rPr>
            <w:rFonts w:ascii="Garamond" w:hAnsi="Garamond" w:eastAsia="Garamond" w:cs="Garamond"/>
            <w:b w:val="0"/>
            <w:bCs w:val="0"/>
            <w:i w:val="0"/>
            <w:iCs w:val="0"/>
            <w:caps w:val="0"/>
            <w:smallCaps w:val="0"/>
            <w:noProof w:val="0"/>
            <w:color w:val="0A0A0A"/>
            <w:sz w:val="24"/>
            <w:szCs w:val="24"/>
            <w:lang w:val="pt-PT"/>
            <w:rPrChange w:author="Susana Margarida Gonçalves Silva Santos" w:date="2026-04-24T08:20:19.714Z" w16du:dateUtc="2026-04-24T08:20:19.714Z" w:id="436532714">
              <w:rPr>
                <w:rFonts w:ascii="Arial" w:hAnsi="Arial" w:eastAsia="Arial" w:cs="Arial"/>
                <w:b w:val="0"/>
                <w:bCs w:val="0"/>
                <w:i w:val="0"/>
                <w:iCs w:val="0"/>
                <w:caps w:val="0"/>
                <w:smallCaps w:val="0"/>
                <w:noProof w:val="0"/>
                <w:color w:val="0A0A0A"/>
                <w:sz w:val="24"/>
                <w:szCs w:val="24"/>
                <w:lang w:val="pt-PT"/>
              </w:rPr>
            </w:rPrChange>
          </w:rPr>
          <w:t xml:space="preserve"> </w:t>
        </w:r>
        <w:r w:rsidRPr="679F1546" w:rsidR="012AB7CC">
          <w:rPr>
            <w:rFonts w:ascii="Garamond" w:hAnsi="Garamond" w:eastAsia="Garamond" w:cs="Garamond"/>
            <w:b w:val="0"/>
            <w:bCs w:val="0"/>
            <w:i w:val="0"/>
            <w:iCs w:val="0"/>
            <w:caps w:val="0"/>
            <w:smallCaps w:val="0"/>
            <w:noProof w:val="0"/>
            <w:color w:val="0A0A0A"/>
            <w:sz w:val="24"/>
            <w:szCs w:val="24"/>
            <w:lang w:val="pt-PT"/>
            <w:rPrChange w:author="Susana Margarida Gonçalves Silva Santos" w:date="2026-04-24T08:20:19.714Z" w16du:dateUtc="2026-04-24T08:20:19.714Z" w:id="737171357">
              <w:rPr>
                <w:rFonts w:ascii="Arial" w:hAnsi="Arial" w:eastAsia="Arial" w:cs="Arial"/>
                <w:b w:val="0"/>
                <w:bCs w:val="0"/>
                <w:i w:val="0"/>
                <w:iCs w:val="0"/>
                <w:caps w:val="0"/>
                <w:smallCaps w:val="0"/>
                <w:noProof w:val="0"/>
                <w:color w:val="0A0A0A"/>
                <w:sz w:val="24"/>
                <w:szCs w:val="24"/>
                <w:lang w:val="pt-PT"/>
              </w:rPr>
            </w:rPrChange>
          </w:rPr>
          <w:t>Registam-se as saídas por via de adoção, transferência ou cedência para IAZ, restituição aos detentores, morte natural ou eutanásia (nos termos estritos da lei).</w:t>
        </w:r>
      </w:ins>
    </w:p>
    <w:p w:rsidR="09FE8255" w:rsidP="679F1546" w:rsidRDefault="09FE8255" w14:paraId="720D12A5" w14:textId="4C39A54C">
      <w:pPr>
        <w:pStyle w:val="PargrafodaLista"/>
        <w:numPr>
          <w:ilvl w:val="0"/>
          <w:numId w:val="191"/>
        </w:numPr>
        <w:shd w:val="clear" w:color="auto" w:fill="FFFFFF" w:themeFill="background1"/>
        <w:spacing w:before="0" w:beforeAutospacing="off" w:after="180" w:afterAutospacing="off" w:line="360" w:lineRule="auto"/>
        <w:jc w:val="both"/>
        <w:rPr>
          <w:ins w:author="Susana Margarida Gonçalves Silva Santos" w:date="2026-04-24T08:19:28.043Z" w16du:dateUtc="2026-04-24T08:19:28.043Z" w:id="1385279317"/>
          <w:rFonts w:ascii="Garamond" w:hAnsi="Garamond" w:eastAsia="Garamond" w:cs="Garamond"/>
          <w:b w:val="0"/>
          <w:bCs w:val="0"/>
          <w:i w:val="0"/>
          <w:iCs w:val="0"/>
          <w:caps w:val="0"/>
          <w:smallCaps w:val="0"/>
          <w:noProof w:val="0"/>
          <w:color w:val="0A0A0A"/>
          <w:sz w:val="24"/>
          <w:szCs w:val="24"/>
          <w:lang w:val="pt-PT"/>
          <w:rPrChange w:author="Susana Margarida Gonçalves Silva Santos" w:date="2026-04-24T08:20:25.087Z" w:id="1957392600">
            <w:rPr>
              <w:ins w:author="Susana Margarida Gonçalves Silva Santos" w:date="2026-04-24T08:19:28.043Z" w16du:dateUtc="2026-04-24T08:19:28.043Z" w:id="669477939"/>
              <w:rFonts w:ascii="Arial" w:hAnsi="Arial" w:eastAsia="Arial" w:cs="Arial"/>
              <w:b w:val="0"/>
              <w:bCs w:val="0"/>
              <w:i w:val="0"/>
              <w:iCs w:val="0"/>
              <w:caps w:val="0"/>
              <w:smallCaps w:val="0"/>
              <w:noProof w:val="0"/>
              <w:color w:val="0A0A0A"/>
              <w:sz w:val="24"/>
              <w:szCs w:val="24"/>
              <w:lang w:val="pt-PT"/>
            </w:rPr>
          </w:rPrChange>
        </w:rPr>
        <w:pPrChange w:author="Susana Margarida Gonçalves Silva Santos" w:date="2026-04-24T08:44:03.435Z">
          <w:pPr/>
        </w:pPrChange>
      </w:pPr>
      <w:ins w:author="Susana Margarida Gonçalves Silva Santos" w:date="2026-04-24T08:44:54.266Z" w16du:dateUtc="2026-04-24T08:44:54.266Z" w:id="50859261">
        <w:r w:rsidRPr="679F1546" w:rsidR="09FE8255">
          <w:rPr>
            <w:rFonts w:ascii="Garamond" w:hAnsi="Garamond" w:eastAsia="Garamond" w:cs="Garamond"/>
            <w:b w:val="0"/>
            <w:bCs w:val="0"/>
            <w:i w:val="0"/>
            <w:iCs w:val="0"/>
            <w:caps w:val="0"/>
            <w:smallCaps w:val="0"/>
            <w:noProof w:val="0"/>
            <w:color w:val="0A0A0A"/>
            <w:sz w:val="24"/>
            <w:szCs w:val="24"/>
            <w:lang w:val="pt-PT"/>
          </w:rPr>
          <w:t>Registo de intervenções: desparasitação, vacinação</w:t>
        </w:r>
      </w:ins>
      <w:ins w:author="Susana Margarida Gonçalves Silva Santos" w:date="2026-04-24T08:45:57.931Z" w16du:dateUtc="2026-04-24T08:45:57.931Z" w:id="333716387">
        <w:r w:rsidRPr="679F1546" w:rsidR="46BC9B30">
          <w:rPr>
            <w:rFonts w:ascii="Garamond" w:hAnsi="Garamond" w:eastAsia="Garamond" w:cs="Garamond"/>
            <w:b w:val="0"/>
            <w:bCs w:val="0"/>
            <w:i w:val="0"/>
            <w:iCs w:val="0"/>
            <w:caps w:val="0"/>
            <w:smallCaps w:val="0"/>
            <w:noProof w:val="0"/>
            <w:color w:val="0A0A0A"/>
            <w:sz w:val="24"/>
            <w:szCs w:val="24"/>
            <w:lang w:val="pt-PT"/>
          </w:rPr>
          <w:t xml:space="preserve"> antirrábica e outras </w:t>
        </w:r>
      </w:ins>
      <w:ins w:author="Susana Margarida Gonçalves Silva Santos" w:date="2026-04-24T08:46:11.563Z" w16du:dateUtc="2026-04-24T08:46:11.563Z" w:id="719780028">
        <w:r w:rsidRPr="679F1546" w:rsidR="46BC9B30">
          <w:rPr>
            <w:rFonts w:ascii="Garamond" w:hAnsi="Garamond" w:eastAsia="Garamond" w:cs="Garamond"/>
            <w:b w:val="0"/>
            <w:bCs w:val="0"/>
            <w:i w:val="0"/>
            <w:iCs w:val="0"/>
            <w:caps w:val="0"/>
            <w:smallCaps w:val="0"/>
            <w:noProof w:val="0"/>
            <w:color w:val="0A0A0A"/>
            <w:sz w:val="24"/>
            <w:szCs w:val="24"/>
            <w:lang w:val="pt-PT"/>
          </w:rPr>
          <w:t>vacinas</w:t>
        </w:r>
      </w:ins>
      <w:ins w:author="Susana Margarida Gonçalves Silva Santos" w:date="2026-04-24T08:44:54.266Z" w16du:dateUtc="2026-04-24T08:44:54.266Z" w:id="850112882">
        <w:r w:rsidRPr="679F1546" w:rsidR="09FE8255">
          <w:rPr>
            <w:rFonts w:ascii="Garamond" w:hAnsi="Garamond" w:eastAsia="Garamond" w:cs="Garamond"/>
            <w:b w:val="0"/>
            <w:bCs w:val="0"/>
            <w:i w:val="0"/>
            <w:iCs w:val="0"/>
            <w:caps w:val="0"/>
            <w:smallCaps w:val="0"/>
            <w:noProof w:val="0"/>
            <w:color w:val="0A0A0A"/>
            <w:sz w:val="24"/>
            <w:szCs w:val="24"/>
            <w:lang w:val="pt-PT"/>
          </w:rPr>
          <w:t>, identificação, esterilização, corte de orel</w:t>
        </w:r>
      </w:ins>
      <w:ins w:author="Susana Margarida Gonçalves Silva Santos" w:date="2026-04-24T08:45:40.939Z" w16du:dateUtc="2026-04-24T08:45:40.939Z" w:id="1894796995">
        <w:r w:rsidRPr="679F1546" w:rsidR="09FE8255">
          <w:rPr>
            <w:rFonts w:ascii="Garamond" w:hAnsi="Garamond" w:eastAsia="Garamond" w:cs="Garamond"/>
            <w:b w:val="0"/>
            <w:bCs w:val="0"/>
            <w:i w:val="0"/>
            <w:iCs w:val="0"/>
            <w:caps w:val="0"/>
            <w:smallCaps w:val="0"/>
            <w:noProof w:val="0"/>
            <w:color w:val="0A0A0A"/>
            <w:sz w:val="24"/>
            <w:szCs w:val="24"/>
            <w:lang w:val="pt-PT"/>
          </w:rPr>
          <w:t>ha, no</w:t>
        </w:r>
        <w:r w:rsidRPr="679F1546" w:rsidR="49A983A8">
          <w:rPr>
            <w:rFonts w:ascii="Garamond" w:hAnsi="Garamond" w:eastAsia="Garamond" w:cs="Garamond"/>
            <w:b w:val="0"/>
            <w:bCs w:val="0"/>
            <w:i w:val="0"/>
            <w:iCs w:val="0"/>
            <w:caps w:val="0"/>
            <w:smallCaps w:val="0"/>
            <w:noProof w:val="0"/>
            <w:color w:val="0A0A0A"/>
            <w:sz w:val="24"/>
            <w:szCs w:val="24"/>
            <w:lang w:val="pt-PT"/>
          </w:rPr>
          <w:t xml:space="preserve"> caso dos gatos dos programas CED, outras </w:t>
        </w:r>
      </w:ins>
      <w:ins w:author="Susana Margarida Gonçalves Silva Santos" w:date="2026-04-24T08:46:26.059Z" w16du:dateUtc="2026-04-24T08:46:26.059Z" w:id="1854084142">
        <w:r w:rsidRPr="679F1546" w:rsidR="3217DCC0">
          <w:rPr>
            <w:rFonts w:ascii="Garamond" w:hAnsi="Garamond" w:eastAsia="Garamond" w:cs="Garamond"/>
            <w:b w:val="0"/>
            <w:bCs w:val="0"/>
            <w:i w:val="0"/>
            <w:iCs w:val="0"/>
            <w:caps w:val="0"/>
            <w:smallCaps w:val="0"/>
            <w:noProof w:val="0"/>
            <w:color w:val="0A0A0A"/>
            <w:sz w:val="24"/>
            <w:szCs w:val="24"/>
            <w:lang w:val="pt-PT"/>
          </w:rPr>
          <w:t>intervenções cirúrgicas.</w:t>
        </w:r>
      </w:ins>
    </w:p>
    <w:p w:rsidR="012AB7CC" w:rsidP="73C0FD60" w:rsidRDefault="012AB7CC" w14:paraId="1C65EF22" w14:textId="16C90814">
      <w:pPr>
        <w:pStyle w:val="PargrafodaLista"/>
        <w:numPr>
          <w:ilvl w:val="0"/>
          <w:numId w:val="24"/>
        </w:numPr>
        <w:suppressLineNumbers w:val="0"/>
        <w:shd w:val="clear" w:color="auto" w:fill="FFFFFF" w:themeFill="background1"/>
        <w:bidi w:val="0"/>
        <w:spacing w:before="240" w:beforeAutospacing="off" w:after="240" w:afterAutospacing="off" w:line="360" w:lineRule="auto"/>
        <w:ind w:right="144"/>
        <w:jc w:val="both"/>
        <w:rPr>
          <w:ins w:author="Susana Margarida Gonçalves Silva Santos" w:date="2026-04-24T08:19:28.043Z" w16du:dateUtc="2026-04-24T08:19:28.043Z" w:id="657823884"/>
          <w:rFonts w:ascii="Garamond" w:hAnsi="Garamond" w:eastAsia="Garamond" w:cs="Garamond"/>
          <w:b w:val="0"/>
          <w:bCs w:val="0"/>
          <w:i w:val="0"/>
          <w:iCs w:val="0"/>
          <w:caps w:val="0"/>
          <w:smallCaps w:val="0"/>
          <w:noProof w:val="0"/>
          <w:color w:val="0A0A0A"/>
          <w:sz w:val="24"/>
          <w:szCs w:val="24"/>
          <w:lang w:val="pt-PT"/>
          <w:rPrChange w:author="Susana Margarida Gonçalves Silva Santos" w:date="2026-04-24T08:20:25.091Z" w:id="130832522">
            <w:rPr>
              <w:ins w:author="Susana Margarida Gonçalves Silva Santos" w:date="2026-04-24T08:19:28.043Z" w16du:dateUtc="2026-04-24T08:19:28.043Z" w:id="1722644481"/>
              <w:rFonts w:ascii="Arial" w:hAnsi="Arial" w:eastAsia="Arial" w:cs="Arial"/>
              <w:b w:val="0"/>
              <w:bCs w:val="0"/>
              <w:i w:val="0"/>
              <w:iCs w:val="0"/>
              <w:caps w:val="0"/>
              <w:smallCaps w:val="0"/>
              <w:noProof w:val="0"/>
              <w:color w:val="0A0A0A"/>
              <w:sz w:val="24"/>
              <w:szCs w:val="24"/>
              <w:lang w:val="pt-PT"/>
            </w:rPr>
          </w:rPrChange>
        </w:rPr>
        <w:pPrChange w:author="Susana Margarida Gonçalves Silva Santos" w:date="2026-04-24T08:29:00.384Z">
          <w:pPr>
            <w:pStyle w:val="Normal"/>
          </w:pPr>
        </w:pPrChange>
      </w:pPr>
      <w:r>
        <w:br/>
      </w:r>
      <w:ins w:author="Susana Margarida Gonçalves Silva Santos" w:date="2026-04-24T08:19:28.043Z" w16du:dateUtc="2026-04-24T08:19:28.043Z" w:id="1539013424">
        <w:r w:rsidRPr="73C0FD60" w:rsidR="2011A920">
          <w:rPr>
            <w:rFonts w:ascii="Garamond" w:hAnsi="Garamond" w:eastAsia="Garamond" w:cs="Garamond"/>
            <w:b w:val="0"/>
            <w:bCs w:val="0"/>
            <w:i w:val="0"/>
            <w:iCs w:val="0"/>
            <w:caps w:val="0"/>
            <w:smallCaps w:val="0"/>
            <w:noProof w:val="0"/>
            <w:color w:val="0A0A0A"/>
            <w:sz w:val="24"/>
            <w:szCs w:val="24"/>
            <w:lang w:val="pt-PT"/>
            <w:rPrChange w:author="Susana Margarida Gonçalves Silva Santos" w:date="2026-04-24T08:20:19.716Z" w16du:dateUtc="2026-04-24T08:20:19.716Z" w:id="823193913">
              <w:rPr>
                <w:rFonts w:ascii="Arial" w:hAnsi="Arial" w:eastAsia="Arial" w:cs="Arial"/>
                <w:b w:val="0"/>
                <w:bCs w:val="0"/>
                <w:i w:val="0"/>
                <w:iCs w:val="0"/>
                <w:caps w:val="0"/>
                <w:smallCaps w:val="0"/>
                <w:noProof w:val="0"/>
                <w:color w:val="0A0A0A"/>
                <w:sz w:val="24"/>
                <w:szCs w:val="24"/>
                <w:lang w:val="pt-PT"/>
              </w:rPr>
            </w:rPrChange>
          </w:rPr>
          <w:t xml:space="preserve">O relatório de atividades deve obrigatoriamente discriminar o número total de </w:t>
        </w:r>
        <w:r w:rsidRPr="73C0FD60" w:rsidR="2011A920">
          <w:rPr>
            <w:rFonts w:ascii="Garamond" w:hAnsi="Garamond" w:eastAsia="Garamond" w:cs="Garamond"/>
            <w:b w:val="0"/>
            <w:bCs w:val="0"/>
            <w:i w:val="0"/>
            <w:iCs w:val="0"/>
            <w:caps w:val="0"/>
            <w:smallCaps w:val="0"/>
            <w:noProof w:val="0"/>
            <w:color w:val="0A0A0A"/>
            <w:sz w:val="24"/>
            <w:szCs w:val="24"/>
            <w:lang w:val="pt-PT"/>
            <w:rPrChange w:author="Susana Margarida Gonçalves Silva Santos" w:date="2026-04-24T08:20:19.716Z" w16du:dateUtc="2026-04-24T08:20:19.716Z" w:id="1255199422">
              <w:rPr>
                <w:rFonts w:ascii="Arial" w:hAnsi="Arial" w:eastAsia="Arial" w:cs="Arial"/>
                <w:b w:val="1"/>
                <w:bCs w:val="1"/>
                <w:i w:val="0"/>
                <w:iCs w:val="0"/>
                <w:caps w:val="0"/>
                <w:smallCaps w:val="0"/>
                <w:noProof w:val="0"/>
                <w:color w:val="0A0A0A"/>
                <w:sz w:val="24"/>
                <w:szCs w:val="24"/>
                <w:lang w:val="pt-PT"/>
              </w:rPr>
            </w:rPrChange>
          </w:rPr>
          <w:t>A</w:t>
        </w:r>
        <w:r w:rsidRPr="73C0FD60" w:rsidR="2011A920">
          <w:rPr>
            <w:rFonts w:ascii="Garamond" w:hAnsi="Garamond" w:eastAsia="Garamond" w:cs="Garamond"/>
            <w:b w:val="0"/>
            <w:bCs w:val="0"/>
            <w:i w:val="0"/>
            <w:iCs w:val="0"/>
            <w:caps w:val="0"/>
            <w:smallCaps w:val="0"/>
            <w:noProof w:val="0"/>
            <w:color w:val="0A0A0A"/>
            <w:sz w:val="24"/>
            <w:szCs w:val="24"/>
            <w:lang w:val="pt-PT"/>
            <w:rPrChange w:author="Susana Margarida Gonçalves Silva Santos" w:date="2026-04-24T08:29:18.705Z" w16du:dateUtc="2026-04-24T08:29:18.705Z" w:id="1707192431">
              <w:rPr>
                <w:rFonts w:ascii="Arial" w:hAnsi="Arial" w:eastAsia="Arial" w:cs="Arial"/>
                <w:b w:val="1"/>
                <w:bCs w:val="1"/>
                <w:i w:val="0"/>
                <w:iCs w:val="0"/>
                <w:caps w:val="0"/>
                <w:smallCaps w:val="0"/>
                <w:noProof w:val="0"/>
                <w:color w:val="0A0A0A"/>
                <w:sz w:val="24"/>
                <w:szCs w:val="24"/>
                <w:lang w:val="pt-PT"/>
              </w:rPr>
            </w:rPrChange>
          </w:rPr>
          <w:t>nimais Detidos</w:t>
        </w:r>
        <w:r w:rsidRPr="73C0FD60" w:rsidR="2011A920">
          <w:rPr>
            <w:rFonts w:ascii="Garamond" w:hAnsi="Garamond" w:eastAsia="Garamond" w:cs="Garamond"/>
            <w:b w:val="0"/>
            <w:bCs w:val="0"/>
            <w:i w:val="0"/>
            <w:iCs w:val="0"/>
            <w:caps w:val="0"/>
            <w:smallCaps w:val="0"/>
            <w:noProof w:val="0"/>
            <w:color w:val="0A0A0A"/>
            <w:sz w:val="24"/>
            <w:szCs w:val="24"/>
            <w:lang w:val="pt-PT"/>
            <w:rPrChange w:author="Susana Margarida Gonçalves Silva Santos" w:date="2026-04-24T08:20:19.716Z" w16du:dateUtc="2026-04-24T08:20:19.716Z" w:id="1327103392">
              <w:rPr>
                <w:rFonts w:ascii="Arial" w:hAnsi="Arial" w:eastAsia="Arial" w:cs="Arial"/>
                <w:b w:val="0"/>
                <w:bCs w:val="0"/>
                <w:i w:val="0"/>
                <w:iCs w:val="0"/>
                <w:caps w:val="0"/>
                <w:smallCaps w:val="0"/>
                <w:noProof w:val="0"/>
                <w:color w:val="0A0A0A"/>
                <w:sz w:val="24"/>
                <w:szCs w:val="24"/>
                <w:lang w:val="pt-PT"/>
              </w:rPr>
            </w:rPrChange>
          </w:rPr>
          <w:t xml:space="preserve"> (Cães e Gatos) à data de </w:t>
        </w:r>
        <w:r w:rsidRPr="73C0FD60" w:rsidR="2011A920">
          <w:rPr>
            <w:rFonts w:ascii="Garamond" w:hAnsi="Garamond" w:eastAsia="Garamond" w:cs="Garamond"/>
            <w:b w:val="0"/>
            <w:bCs w:val="0"/>
            <w:i w:val="0"/>
            <w:iCs w:val="0"/>
            <w:caps w:val="0"/>
            <w:smallCaps w:val="0"/>
            <w:noProof w:val="0"/>
            <w:color w:val="0A0A0A"/>
            <w:sz w:val="24"/>
            <w:szCs w:val="24"/>
            <w:lang w:val="pt-PT"/>
            <w:rPrChange w:author="Susana Margarida Gonçalves Silva Santos" w:date="2026-04-24T08:20:19.717Z" w16du:dateUtc="2026-04-24T08:20:19.717Z" w:id="48561580">
              <w:rPr>
                <w:rFonts w:ascii="Arial" w:hAnsi="Arial" w:eastAsia="Arial" w:cs="Arial"/>
                <w:b w:val="1"/>
                <w:bCs w:val="1"/>
                <w:i w:val="0"/>
                <w:iCs w:val="0"/>
                <w:caps w:val="0"/>
                <w:smallCaps w:val="0"/>
                <w:noProof w:val="0"/>
                <w:color w:val="0A0A0A"/>
                <w:sz w:val="24"/>
                <w:szCs w:val="24"/>
                <w:lang w:val="pt-PT"/>
              </w:rPr>
            </w:rPrChange>
          </w:rPr>
          <w:t>31 de dezembro</w:t>
        </w:r>
        <w:r w:rsidRPr="73C0FD60" w:rsidR="2011A920">
          <w:rPr>
            <w:rFonts w:ascii="Garamond" w:hAnsi="Garamond" w:eastAsia="Garamond" w:cs="Garamond"/>
            <w:b w:val="0"/>
            <w:bCs w:val="0"/>
            <w:i w:val="0"/>
            <w:iCs w:val="0"/>
            <w:caps w:val="0"/>
            <w:smallCaps w:val="0"/>
            <w:noProof w:val="0"/>
            <w:color w:val="0A0A0A"/>
            <w:sz w:val="24"/>
            <w:szCs w:val="24"/>
            <w:lang w:val="pt-PT"/>
            <w:rPrChange w:author="Susana Margarida Gonçalves Silva Santos" w:date="2026-04-24T08:20:19.718Z" w16du:dateUtc="2026-04-24T08:20:19.718Z" w:id="887914457">
              <w:rPr>
                <w:rFonts w:ascii="Arial" w:hAnsi="Arial" w:eastAsia="Arial" w:cs="Arial"/>
                <w:b w:val="0"/>
                <w:bCs w:val="0"/>
                <w:i w:val="0"/>
                <w:iCs w:val="0"/>
                <w:caps w:val="0"/>
                <w:smallCaps w:val="0"/>
                <w:noProof w:val="0"/>
                <w:color w:val="0A0A0A"/>
                <w:sz w:val="24"/>
                <w:szCs w:val="24"/>
                <w:lang w:val="pt-PT"/>
              </w:rPr>
            </w:rPrChange>
          </w:rPr>
          <w:t xml:space="preserve"> </w:t>
        </w:r>
        <w:r w:rsidRPr="73C0FD60" w:rsidR="2011A920">
          <w:rPr>
            <w:rFonts w:ascii="Garamond" w:hAnsi="Garamond" w:eastAsia="Garamond" w:cs="Garamond"/>
            <w:b w:val="0"/>
            <w:bCs w:val="0"/>
            <w:i w:val="0"/>
            <w:iCs w:val="0"/>
            <w:caps w:val="0"/>
            <w:smallCaps w:val="0"/>
            <w:noProof w:val="0"/>
            <w:color w:val="0A0A0A"/>
            <w:sz w:val="24"/>
            <w:szCs w:val="24"/>
            <w:lang w:val="pt-PT"/>
            <w:rPrChange w:author="Susana Margarida Gonçalves Silva Santos" w:date="2026-04-24T08:20:19.718Z" w16du:dateUtc="2026-04-24T08:20:19.718Z" w:id="726768007">
              <w:rPr>
                <w:rFonts w:ascii="Arial" w:hAnsi="Arial" w:eastAsia="Arial" w:cs="Arial"/>
                <w:b w:val="0"/>
                <w:bCs w:val="0"/>
                <w:i w:val="0"/>
                <w:iCs w:val="0"/>
                <w:caps w:val="0"/>
                <w:smallCaps w:val="0"/>
                <w:noProof w:val="0"/>
                <w:color w:val="0A0A0A"/>
                <w:sz w:val="24"/>
                <w:szCs w:val="24"/>
                <w:lang w:val="pt-PT"/>
              </w:rPr>
            </w:rPrChange>
          </w:rPr>
          <w:t>de cada ano civil, servindo este dado como indicador de capacidade e ocupação das instalações.</w:t>
        </w:r>
      </w:ins>
    </w:p>
    <w:p w:rsidR="679F1546" w:rsidP="73C0FD60" w:rsidRDefault="679F1546" w14:paraId="20AF9550" w14:textId="73BB5B45">
      <w:pPr>
        <w:spacing w:after="114" w:line="276" w:lineRule="auto"/>
        <w:ind w:left="127" w:right="136" w:firstLine="0"/>
        <w:rPr>
          <w:ins w:author="Susana Margarida Gonçalves Silva Santos" w:date="2026-04-28T18:30:31.371Z" w16du:dateUtc="2026-04-28T18:30:31.371Z" w:id="1662708718"/>
        </w:rPr>
      </w:pPr>
      <w:ins w:author="Susana Margarida Gonçalves Silva Santos" w:date="2026-04-28T18:30:31.371Z" w16du:dateUtc="2026-04-28T18:30:31.371Z" w:id="53376833">
        <w:r w:rsidR="30BEBC95">
          <w:t>PLATAFORMA NACIONAL DE REGISTO DOS ALOJAMENTOS – SIAC.</w:t>
        </w:r>
      </w:ins>
    </w:p>
    <w:p w:rsidR="679F1546" w:rsidP="73C0FD60" w:rsidRDefault="679F1546" w14:paraId="0C2AE6EE" w14:textId="0FFD7800">
      <w:pPr>
        <w:pStyle w:val="Normal"/>
        <w:spacing w:after="160" w:line="276" w:lineRule="auto"/>
        <w:jc w:val="both"/>
        <w:rPr>
          <w:ins w:author="Susana Margarida Gonçalves Silva Santos" w:date="2026-04-24T08:09:48.703Z" w16du:dateUtc="2026-04-24T08:09:48.703Z" w:id="2103169324"/>
          <w:rFonts w:ascii="Garamond" w:hAnsi="Garamond" w:eastAsia="Garamond" w:cs="Garamond"/>
          <w:sz w:val="24"/>
          <w:szCs w:val="24"/>
          <w:rPrChange w:author="Susana Margarida Gonçalves Silva Santos" w:date="2026-04-24T08:20:25.091Z" w:id="67731690">
            <w:rPr>
              <w:ins w:author="Susana Margarida Gonçalves Silva Santos" w:date="2026-04-24T08:09:48.703Z" w16du:dateUtc="2026-04-24T08:09:48.703Z" w:id="545417349"/>
              <w:rFonts w:ascii="Calibri" w:hAnsi="Calibri" w:eastAsia="Calibri" w:cs="Calibri"/>
              <w:sz w:val="22"/>
              <w:szCs w:val="22"/>
            </w:rPr>
          </w:rPrChange>
        </w:rPr>
      </w:pPr>
    </w:p>
    <w:p w:rsidR="679F1546" w:rsidP="679F1546" w:rsidRDefault="679F1546" w14:paraId="6F700E89" w14:textId="7CEAA8E8">
      <w:pPr>
        <w:spacing w:after="160" w:line="276" w:lineRule="auto"/>
        <w:jc w:val="both"/>
        <w:rPr>
          <w:ins w:author="Susana Margarida Gonçalves Silva Santos" w:date="2026-04-24T08:09:49.03Z" w16du:dateUtc="2026-04-24T08:09:49.03Z" w:id="160938456"/>
          <w:rFonts w:ascii="Garamond" w:hAnsi="Garamond" w:eastAsia="Garamond" w:cs="Garamond"/>
          <w:sz w:val="24"/>
          <w:szCs w:val="24"/>
          <w:rPrChange w:author="Susana Margarida Gonçalves Silva Santos" w:date="2026-04-24T08:20:25.091Z" w:id="774278717">
            <w:rPr>
              <w:ins w:author="Susana Margarida Gonçalves Silva Santos" w:date="2026-04-24T08:09:49.03Z" w16du:dateUtc="2026-04-24T08:09:49.03Z" w:id="1567379120"/>
              <w:rFonts w:ascii="Calibri" w:hAnsi="Calibri" w:eastAsia="Calibri" w:cs="Calibri"/>
              <w:sz w:val="22"/>
              <w:szCs w:val="22"/>
            </w:rPr>
          </w:rPrChange>
        </w:rPr>
        <w:pPrChange w:author="Susana Margarida Gonçalves Silva Santos" w:date="2026-04-24T08:20:13.445Z">
          <w:pPr>
            <w:spacing w:after="160" w:line="276" w:lineRule="auto"/>
            <w:jc w:val="left"/>
          </w:pPr>
        </w:pPrChange>
      </w:pPr>
    </w:p>
    <w:p w:rsidR="679F1546" w:rsidP="679F1546" w:rsidRDefault="679F1546" w14:paraId="7500C4FD" w14:textId="30043468">
      <w:pPr>
        <w:spacing w:after="160" w:line="276" w:lineRule="auto"/>
        <w:jc w:val="both"/>
        <w:rPr>
          <w:ins w:author="Susana Margarida Gonçalves Silva Santos" w:date="2026-04-24T08:09:49.245Z" w16du:dateUtc="2026-04-24T08:09:49.245Z" w:id="1676880068"/>
          <w:rFonts w:ascii="Garamond" w:hAnsi="Garamond" w:eastAsia="Garamond" w:cs="Garamond"/>
          <w:sz w:val="24"/>
          <w:szCs w:val="24"/>
          <w:rPrChange w:author="Susana Margarida Gonçalves Silva Santos" w:date="2026-04-24T08:20:25.091Z" w:id="612913563">
            <w:rPr>
              <w:ins w:author="Susana Margarida Gonçalves Silva Santos" w:date="2026-04-24T08:09:49.245Z" w16du:dateUtc="2026-04-24T08:09:49.245Z" w:id="1173232058"/>
              <w:rFonts w:ascii="Calibri" w:hAnsi="Calibri" w:eastAsia="Calibri" w:cs="Calibri"/>
              <w:sz w:val="22"/>
              <w:szCs w:val="22"/>
            </w:rPr>
          </w:rPrChange>
        </w:rPr>
        <w:pPrChange w:author="Susana Margarida Gonçalves Silva Santos" w:date="2026-04-24T08:20:13.445Z">
          <w:pPr>
            <w:spacing w:after="160" w:line="276" w:lineRule="auto"/>
            <w:jc w:val="left"/>
          </w:pPr>
        </w:pPrChange>
      </w:pPr>
    </w:p>
    <w:p w:rsidR="3F7A9E47" w:rsidP="679F1546" w:rsidRDefault="3F7A9E47" w14:paraId="0CCC1962" w14:textId="69EB665B">
      <w:pPr>
        <w:shd w:val="clear" w:color="auto" w:fill="FFFFFF" w:themeFill="background1"/>
        <w:spacing w:before="240" w:beforeAutospacing="off" w:after="240" w:afterAutospacing="off" w:line="360" w:lineRule="auto"/>
        <w:jc w:val="center"/>
        <w:rPr>
          <w:ins w:author="Susana Margarida Gonçalves Silva Santos" w:date="2026-04-24T08:16:05.398Z" w16du:dateUtc="2026-04-24T08:16:05.398Z" w:id="351049212"/>
          <w:rFonts w:ascii="Arial" w:hAnsi="Arial" w:eastAsia="Arial" w:cs="Arial"/>
          <w:b w:val="0"/>
          <w:bCs w:val="0"/>
          <w:i w:val="0"/>
          <w:iCs w:val="0"/>
          <w:caps w:val="0"/>
          <w:smallCaps w:val="0"/>
          <w:noProof w:val="0"/>
          <w:color w:val="0A0A0A"/>
          <w:sz w:val="24"/>
          <w:szCs w:val="24"/>
          <w:lang w:val="pt-PT"/>
          <w:rPrChange w:author="Susana Margarida Gonçalves Silva Santos" w:date="2026-04-24T08:29:47.909Z" w:id="317205503">
            <w:rPr>
              <w:ins w:author="Susana Margarida Gonçalves Silva Santos" w:date="2026-04-24T08:16:05.398Z" w16du:dateUtc="2026-04-24T08:16:05.398Z" w:id="1395291634"/>
              <w:rFonts w:ascii="Arial" w:hAnsi="Arial" w:eastAsia="Arial" w:cs="Arial"/>
              <w:b w:val="1"/>
              <w:bCs w:val="1"/>
              <w:i w:val="0"/>
              <w:iCs w:val="0"/>
              <w:caps w:val="0"/>
              <w:smallCaps w:val="0"/>
              <w:noProof w:val="0"/>
              <w:color w:val="0A0A0A"/>
              <w:sz w:val="24"/>
              <w:szCs w:val="24"/>
              <w:lang w:val="pt-PT"/>
            </w:rPr>
          </w:rPrChange>
        </w:rPr>
        <w:pPrChange w:author="Susana Margarida Gonçalves Silva Santos" w:date="2026-04-24T08:10:19.075Z">
          <w:pPr>
            <w:jc w:val="left"/>
          </w:pPr>
        </w:pPrChange>
      </w:pPr>
      <w:ins w:author="Susana Margarida Gonçalves Silva Santos" w:date="2026-04-24T08:09:54.119Z" w16du:dateUtc="2026-04-24T08:09:54.119Z" w:id="1073134309">
        <w:r w:rsidRPr="679F1546" w:rsidR="3F7A9E47">
          <w:rPr>
            <w:rFonts w:ascii="Arial" w:hAnsi="Arial" w:eastAsia="Arial" w:cs="Arial"/>
            <w:b w:val="0"/>
            <w:bCs w:val="0"/>
            <w:i w:val="0"/>
            <w:iCs w:val="0"/>
            <w:caps w:val="0"/>
            <w:smallCaps w:val="0"/>
            <w:noProof w:val="0"/>
            <w:color w:val="0A0A0A"/>
            <w:sz w:val="24"/>
            <w:szCs w:val="24"/>
            <w:lang w:val="pt-PT"/>
            <w:rPrChange w:author="Susana Margarida Gonçalves Silva Santos" w:date="2026-04-24T08:29:47.908Z" w16du:dateUtc="2026-04-24T08:29:47.908Z" w:id="1216858770">
              <w:rPr>
                <w:rFonts w:ascii="Arial" w:hAnsi="Arial" w:eastAsia="Arial" w:cs="Arial"/>
                <w:b w:val="1"/>
                <w:bCs w:val="1"/>
                <w:i w:val="0"/>
                <w:iCs w:val="0"/>
                <w:caps w:val="0"/>
                <w:smallCaps w:val="0"/>
                <w:noProof w:val="0"/>
                <w:color w:val="0A0A0A"/>
                <w:sz w:val="24"/>
                <w:szCs w:val="24"/>
                <w:lang w:val="pt-PT"/>
              </w:rPr>
            </w:rPrChange>
          </w:rPr>
          <w:t xml:space="preserve">Artigo </w:t>
        </w:r>
      </w:ins>
      <w:ins w:author="Susana Margarida Gonçalves Silva Santos" w:date="2026-04-24T08:29:56.274Z" w16du:dateUtc="2026-04-24T08:29:56.274Z" w:id="393311341">
        <w:r w:rsidRPr="679F1546" w:rsidR="542F1608">
          <w:rPr>
            <w:rFonts w:ascii="Arial" w:hAnsi="Arial" w:eastAsia="Arial" w:cs="Arial"/>
            <w:b w:val="0"/>
            <w:bCs w:val="0"/>
            <w:i w:val="0"/>
            <w:iCs w:val="0"/>
            <w:caps w:val="0"/>
            <w:smallCaps w:val="0"/>
            <w:noProof w:val="0"/>
            <w:color w:val="0A0A0A"/>
            <w:sz w:val="24"/>
            <w:szCs w:val="24"/>
            <w:lang w:val="pt-PT"/>
          </w:rPr>
          <w:t xml:space="preserve">Z </w:t>
        </w:r>
      </w:ins>
      <w:ins w:author="Susana Margarida Gonçalves Silva Santos" w:date="2026-04-24T08:16:31.063Z" w16du:dateUtc="2026-04-24T08:16:31.063Z" w:id="1932643077">
        <w:r w:rsidRPr="679F1546" w:rsidR="16C44465">
          <w:rPr>
            <w:rFonts w:ascii="Arial" w:hAnsi="Arial" w:eastAsia="Arial" w:cs="Arial"/>
            <w:b w:val="0"/>
            <w:bCs w:val="0"/>
            <w:i w:val="0"/>
            <w:iCs w:val="0"/>
            <w:caps w:val="0"/>
            <w:smallCaps w:val="0"/>
            <w:noProof w:val="0"/>
            <w:color w:val="0A0A0A"/>
            <w:sz w:val="24"/>
            <w:szCs w:val="24"/>
            <w:lang w:val="pt-PT"/>
            <w:rPrChange w:author="Susana Margarida Gonçalves Silva Santos" w:date="2026-04-24T08:29:47.908Z" w16du:dateUtc="2026-04-24T08:29:47.908Z" w:id="530053498">
              <w:rPr>
                <w:rFonts w:ascii="Arial" w:hAnsi="Arial" w:eastAsia="Arial" w:cs="Arial"/>
                <w:b w:val="1"/>
                <w:bCs w:val="1"/>
                <w:i w:val="0"/>
                <w:iCs w:val="0"/>
                <w:caps w:val="0"/>
                <w:smallCaps w:val="0"/>
                <w:noProof w:val="0"/>
                <w:color w:val="0A0A0A"/>
                <w:sz w:val="24"/>
                <w:szCs w:val="24"/>
                <w:lang w:val="pt-PT"/>
              </w:rPr>
            </w:rPrChange>
          </w:rPr>
          <w:t>º</w:t>
        </w:r>
      </w:ins>
    </w:p>
    <w:p w:rsidR="3F7A9E47" w:rsidP="679F1546" w:rsidRDefault="3F7A9E47" w14:paraId="73D69CAB" w14:textId="46D61ECF">
      <w:pPr>
        <w:shd w:val="clear" w:color="auto" w:fill="FFFFFF" w:themeFill="background1"/>
        <w:spacing w:before="240" w:beforeAutospacing="off" w:after="240" w:afterAutospacing="off" w:line="360" w:lineRule="auto"/>
        <w:jc w:val="center"/>
        <w:rPr>
          <w:ins w:author="Susana Margarida Gonçalves Silva Santos" w:date="2026-04-24T08:09:54.119Z" w16du:dateUtc="2026-04-24T08:09:54.119Z" w:id="632531007"/>
          <w:rFonts w:ascii="Arial" w:hAnsi="Arial" w:eastAsia="Arial" w:cs="Arial"/>
          <w:b w:val="0"/>
          <w:bCs w:val="0"/>
          <w:i w:val="0"/>
          <w:iCs w:val="0"/>
          <w:caps w:val="0"/>
          <w:smallCaps w:val="0"/>
          <w:noProof w:val="0"/>
          <w:color w:val="0A0A0A"/>
          <w:sz w:val="24"/>
          <w:szCs w:val="24"/>
          <w:lang w:val="pt-PT"/>
          <w:rPrChange w:author="Susana Margarida Gonçalves Silva Santos" w:date="2026-04-24T08:29:47.909Z" w:id="640676654">
            <w:rPr>
              <w:ins w:author="Susana Margarida Gonçalves Silva Santos" w:date="2026-04-24T08:09:54.119Z" w16du:dateUtc="2026-04-24T08:09:54.119Z" w:id="2001505846"/>
              <w:rFonts w:ascii="Arial" w:hAnsi="Arial" w:eastAsia="Arial" w:cs="Arial"/>
              <w:b w:val="1"/>
              <w:bCs w:val="1"/>
              <w:i w:val="0"/>
              <w:iCs w:val="0"/>
              <w:caps w:val="0"/>
              <w:smallCaps w:val="0"/>
              <w:noProof w:val="0"/>
              <w:color w:val="0A0A0A"/>
              <w:sz w:val="24"/>
              <w:szCs w:val="24"/>
              <w:lang w:val="pt-PT"/>
            </w:rPr>
          </w:rPrChange>
        </w:rPr>
      </w:pPr>
      <w:ins w:author="Susana Margarida Gonçalves Silva Santos" w:date="2026-04-24T08:09:54.119Z" w16du:dateUtc="2026-04-24T08:09:54.119Z" w:id="18521703">
        <w:r w:rsidRPr="679F1546" w:rsidR="3F7A9E47">
          <w:rPr>
            <w:rFonts w:ascii="Arial" w:hAnsi="Arial" w:eastAsia="Arial" w:cs="Arial"/>
            <w:b w:val="0"/>
            <w:bCs w:val="0"/>
            <w:i w:val="0"/>
            <w:iCs w:val="0"/>
            <w:caps w:val="0"/>
            <w:smallCaps w:val="0"/>
            <w:noProof w:val="0"/>
            <w:color w:val="0A0A0A"/>
            <w:sz w:val="24"/>
            <w:szCs w:val="24"/>
            <w:lang w:val="pt-PT"/>
            <w:rPrChange w:author="Susana Margarida Gonçalves Silva Santos" w:date="2026-04-24T08:29:47.909Z" w16du:dateUtc="2026-04-24T08:29:47.909Z" w:id="1534770576">
              <w:rPr>
                <w:rFonts w:ascii="Arial" w:hAnsi="Arial" w:eastAsia="Arial" w:cs="Arial"/>
                <w:b w:val="1"/>
                <w:bCs w:val="1"/>
                <w:i w:val="0"/>
                <w:iCs w:val="0"/>
                <w:caps w:val="0"/>
                <w:smallCaps w:val="0"/>
                <w:noProof w:val="0"/>
                <w:color w:val="0A0A0A"/>
                <w:sz w:val="24"/>
                <w:szCs w:val="24"/>
                <w:lang w:val="pt-PT"/>
              </w:rPr>
            </w:rPrChange>
          </w:rPr>
          <w:t>Plataforma Nacional de Adoção de Animais de Companhia</w:t>
        </w:r>
      </w:ins>
    </w:p>
    <w:p w:rsidR="3F7A9E47" w:rsidP="679F1546" w:rsidRDefault="3F7A9E47" w14:paraId="600CDCD5" w14:textId="1C438551">
      <w:pPr>
        <w:pStyle w:val="PargrafodaLista"/>
        <w:numPr>
          <w:ilvl w:val="0"/>
          <w:numId w:val="188"/>
        </w:numPr>
        <w:shd w:val="clear" w:color="auto" w:fill="FFFFFF" w:themeFill="background1"/>
        <w:spacing w:before="0" w:beforeAutospacing="off" w:after="180" w:afterAutospacing="off" w:line="360" w:lineRule="auto"/>
        <w:jc w:val="both"/>
        <w:rPr>
          <w:ins w:author="Susana Margarida Gonçalves Silva Santos" w:date="2026-04-24T08:09:54.119Z" w16du:dateUtc="2026-04-24T08:09:54.119Z" w:id="397996177"/>
          <w:rFonts w:ascii="Garamond" w:hAnsi="Garamond" w:eastAsia="Garamond" w:cs="Garamond"/>
          <w:b w:val="0"/>
          <w:bCs w:val="0"/>
          <w:i w:val="0"/>
          <w:iCs w:val="0"/>
          <w:caps w:val="0"/>
          <w:smallCaps w:val="0"/>
          <w:noProof w:val="0"/>
          <w:color w:val="0A0A0A"/>
          <w:sz w:val="24"/>
          <w:szCs w:val="24"/>
          <w:lang w:val="pt-PT"/>
          <w:rPrChange w:author="Susana Margarida Gonçalves Silva Santos" w:date="2026-04-24T08:10:41.704Z" w:id="825585458">
            <w:rPr>
              <w:ins w:author="Susana Margarida Gonçalves Silva Santos" w:date="2026-04-24T08:09:54.119Z" w16du:dateUtc="2026-04-24T08:09:54.119Z" w:id="424057323"/>
              <w:rFonts w:ascii="Arial" w:hAnsi="Arial" w:eastAsia="Arial" w:cs="Arial"/>
              <w:b w:val="0"/>
              <w:bCs w:val="0"/>
              <w:i w:val="0"/>
              <w:iCs w:val="0"/>
              <w:caps w:val="0"/>
              <w:smallCaps w:val="0"/>
              <w:noProof w:val="0"/>
              <w:color w:val="0A0A0A"/>
              <w:sz w:val="24"/>
              <w:szCs w:val="24"/>
              <w:lang w:val="pt-PT"/>
            </w:rPr>
          </w:rPrChange>
        </w:rPr>
        <w:pPrChange w:author="Susana Margarida Gonçalves Silva Santos" w:date="2026-04-24T08:10:36.259Z">
          <w:pPr/>
        </w:pPrChange>
      </w:pPr>
      <w:ins w:author="Susana Margarida Gonçalves Silva Santos" w:date="2026-04-24T08:09:54.119Z" w16du:dateUtc="2026-04-24T08:09:54.119Z" w:id="1399521413">
        <w:r w:rsidRPr="679F1546" w:rsidR="3F7A9E47">
          <w:rPr>
            <w:rFonts w:ascii="Garamond" w:hAnsi="Garamond" w:eastAsia="Garamond" w:cs="Garamond"/>
            <w:b w:val="0"/>
            <w:bCs w:val="0"/>
            <w:i w:val="0"/>
            <w:iCs w:val="0"/>
            <w:caps w:val="0"/>
            <w:smallCaps w:val="0"/>
            <w:noProof w:val="0"/>
            <w:color w:val="0A0A0A"/>
            <w:sz w:val="24"/>
            <w:szCs w:val="24"/>
            <w:lang w:val="pt-PT"/>
            <w:rPrChange w:author="Susana Margarida Gonçalves Silva Santos" w:date="2026-04-24T08:10:41.702Z" w16du:dateUtc="2026-04-24T08:10:41.702Z" w:id="1731283188">
              <w:rPr>
                <w:rFonts w:ascii="Arial" w:hAnsi="Arial" w:eastAsia="Arial" w:cs="Arial"/>
                <w:b w:val="0"/>
                <w:bCs w:val="0"/>
                <w:i w:val="0"/>
                <w:iCs w:val="0"/>
                <w:caps w:val="0"/>
                <w:smallCaps w:val="0"/>
                <w:noProof w:val="0"/>
                <w:color w:val="0A0A0A"/>
                <w:sz w:val="24"/>
                <w:szCs w:val="24"/>
                <w:lang w:val="pt-PT"/>
              </w:rPr>
            </w:rPrChange>
          </w:rPr>
          <w:t>É criada a Plataforma Nacional de Adoção de Animais de Companhia (PNAAC), uma infraestrutura digital única e centralizada, destinada à divulgação e promoção da adoção responsável de animais de companhia em território nacional.</w:t>
        </w:r>
      </w:ins>
    </w:p>
    <w:p w:rsidR="3F7A9E47" w:rsidP="679F1546" w:rsidRDefault="3F7A9E47" w14:paraId="545B277A" w14:textId="566BDCE8">
      <w:pPr>
        <w:pStyle w:val="PargrafodaLista"/>
        <w:numPr>
          <w:ilvl w:val="0"/>
          <w:numId w:val="188"/>
        </w:numPr>
        <w:shd w:val="clear" w:color="auto" w:fill="FFFFFF" w:themeFill="background1"/>
        <w:spacing w:before="0" w:beforeAutospacing="off" w:after="180" w:afterAutospacing="off" w:line="360" w:lineRule="auto"/>
        <w:jc w:val="both"/>
        <w:rPr>
          <w:ins w:author="Susana Margarida Gonçalves Silva Santos" w:date="2026-04-24T08:09:54.12Z" w16du:dateUtc="2026-04-24T08:09:54.12Z" w:id="1989971514"/>
          <w:rFonts w:ascii="Garamond" w:hAnsi="Garamond" w:eastAsia="Garamond" w:cs="Garamond"/>
          <w:b w:val="1"/>
          <w:bCs w:val="1"/>
          <w:i w:val="0"/>
          <w:iCs w:val="0"/>
          <w:caps w:val="0"/>
          <w:smallCaps w:val="0"/>
          <w:noProof w:val="0"/>
          <w:color w:val="0A0A0A"/>
          <w:sz w:val="24"/>
          <w:szCs w:val="24"/>
          <w:lang w:val="pt-PT"/>
          <w:rPrChange w:author="Susana Margarida Gonçalves Silva Santos" w:date="2026-04-24T08:10:41.714Z" w:id="1524772707">
            <w:rPr>
              <w:ins w:author="Susana Margarida Gonçalves Silva Santos" w:date="2026-04-24T08:09:54.12Z" w16du:dateUtc="2026-04-24T08:09:54.12Z" w:id="1597706452"/>
              <w:rFonts w:ascii="Arial" w:hAnsi="Arial" w:eastAsia="Arial" w:cs="Arial"/>
              <w:b w:val="0"/>
              <w:bCs w:val="0"/>
              <w:i w:val="0"/>
              <w:iCs w:val="0"/>
              <w:caps w:val="0"/>
              <w:smallCaps w:val="0"/>
              <w:noProof w:val="0"/>
              <w:color w:val="0A0A0A"/>
              <w:sz w:val="24"/>
              <w:szCs w:val="24"/>
              <w:lang w:val="pt-PT"/>
            </w:rPr>
          </w:rPrChange>
        </w:rPr>
        <w:pPrChange w:author="Susana Margarida Gonçalves Silva Santos" w:date="2026-04-24T08:10:36.259Z">
          <w:pPr/>
        </w:pPrChange>
      </w:pPr>
      <w:ins w:author="Susana Margarida Gonçalves Silva Santos" w:date="2026-04-24T08:09:54.12Z" w16du:dateUtc="2026-04-24T08:09:54.12Z" w:id="854986571">
        <w:r w:rsidRPr="679F1546" w:rsidR="3F7A9E47">
          <w:rPr>
            <w:rFonts w:ascii="Garamond" w:hAnsi="Garamond" w:eastAsia="Garamond" w:cs="Garamond"/>
            <w:b w:val="0"/>
            <w:bCs w:val="0"/>
            <w:i w:val="0"/>
            <w:iCs w:val="0"/>
            <w:caps w:val="0"/>
            <w:smallCaps w:val="0"/>
            <w:noProof w:val="0"/>
            <w:color w:val="0A0A0A"/>
            <w:sz w:val="24"/>
            <w:szCs w:val="24"/>
            <w:lang w:val="pt-PT"/>
            <w:rPrChange w:author="Susana Margarida Gonçalves Silva Santos" w:date="2026-04-24T08:10:41.705Z" w16du:dateUtc="2026-04-24T08:10:41.705Z" w:id="1704592293">
              <w:rPr>
                <w:rFonts w:ascii="Arial" w:hAnsi="Arial" w:eastAsia="Arial" w:cs="Arial"/>
                <w:b w:val="0"/>
                <w:bCs w:val="0"/>
                <w:i w:val="0"/>
                <w:iCs w:val="0"/>
                <w:caps w:val="0"/>
                <w:smallCaps w:val="0"/>
                <w:noProof w:val="0"/>
                <w:color w:val="0A0A0A"/>
                <w:sz w:val="24"/>
                <w:szCs w:val="24"/>
                <w:lang w:val="pt-PT"/>
              </w:rPr>
            </w:rPrChange>
          </w:rPr>
          <w:t>A inscrição e atualização permanente de dados na PNAAC é obrigatória para as seguintes entidades:</w:t>
        </w:r>
        <w:r>
          <w:br/>
        </w:r>
        <w:r w:rsidRPr="679F1546" w:rsidR="3F7A9E47">
          <w:rPr>
            <w:rFonts w:ascii="Garamond" w:hAnsi="Garamond" w:eastAsia="Garamond" w:cs="Garamond"/>
            <w:b w:val="0"/>
            <w:bCs w:val="0"/>
            <w:i w:val="0"/>
            <w:iCs w:val="0"/>
            <w:caps w:val="0"/>
            <w:smallCaps w:val="0"/>
            <w:noProof w:val="0"/>
            <w:color w:val="0A0A0A"/>
            <w:sz w:val="24"/>
            <w:szCs w:val="24"/>
            <w:lang w:val="pt-PT"/>
            <w:rPrChange w:author="Susana Margarida Gonçalves Silva Santos" w:date="2026-04-24T08:10:41.706Z" w16du:dateUtc="2026-04-24T08:10:41.706Z" w:id="305767516">
              <w:rPr>
                <w:rFonts w:ascii="Arial" w:hAnsi="Arial" w:eastAsia="Arial" w:cs="Arial"/>
                <w:b w:val="0"/>
                <w:bCs w:val="0"/>
                <w:i w:val="0"/>
                <w:iCs w:val="0"/>
                <w:caps w:val="0"/>
                <w:smallCaps w:val="0"/>
                <w:noProof w:val="0"/>
                <w:color w:val="0A0A0A"/>
                <w:sz w:val="24"/>
                <w:szCs w:val="24"/>
                <w:lang w:val="pt-PT"/>
              </w:rPr>
            </w:rPrChange>
          </w:rPr>
          <w:t xml:space="preserve">a) </w:t>
        </w:r>
        <w:r w:rsidRPr="679F1546" w:rsidR="3F7A9E47">
          <w:rPr>
            <w:rFonts w:ascii="Garamond" w:hAnsi="Garamond" w:eastAsia="Garamond" w:cs="Garamond"/>
            <w:b w:val="1"/>
            <w:bCs w:val="1"/>
            <w:i w:val="0"/>
            <w:iCs w:val="0"/>
            <w:caps w:val="0"/>
            <w:smallCaps w:val="0"/>
            <w:noProof w:val="0"/>
            <w:color w:val="0A0A0A"/>
            <w:sz w:val="24"/>
            <w:szCs w:val="24"/>
            <w:lang w:val="pt-PT"/>
            <w:rPrChange w:author="Susana Margarida Gonçalves Silva Santos" w:date="2026-04-24T08:10:41.708Z" w16du:dateUtc="2026-04-24T08:10:41.708Z" w:id="1713548390">
              <w:rPr>
                <w:rFonts w:ascii="Arial" w:hAnsi="Arial" w:eastAsia="Arial" w:cs="Arial"/>
                <w:b w:val="1"/>
                <w:bCs w:val="1"/>
                <w:i w:val="0"/>
                <w:iCs w:val="0"/>
                <w:caps w:val="0"/>
                <w:smallCaps w:val="0"/>
                <w:noProof w:val="0"/>
                <w:color w:val="0A0A0A"/>
                <w:sz w:val="24"/>
                <w:szCs w:val="24"/>
                <w:lang w:val="pt-PT"/>
              </w:rPr>
            </w:rPrChange>
          </w:rPr>
          <w:t>Centros de Recolha Oficial (CRO)</w:t>
        </w:r>
        <w:r w:rsidRPr="679F1546" w:rsidR="3F7A9E47">
          <w:rPr>
            <w:rFonts w:ascii="Garamond" w:hAnsi="Garamond" w:eastAsia="Garamond" w:cs="Garamond"/>
            <w:b w:val="0"/>
            <w:bCs w:val="0"/>
            <w:i w:val="0"/>
            <w:iCs w:val="0"/>
            <w:caps w:val="0"/>
            <w:smallCaps w:val="0"/>
            <w:noProof w:val="0"/>
            <w:color w:val="0A0A0A"/>
            <w:sz w:val="24"/>
            <w:szCs w:val="24"/>
            <w:lang w:val="pt-PT"/>
            <w:rPrChange w:author="Susana Margarida Gonçalves Silva Santos" w:date="2026-04-24T08:10:41.709Z" w16du:dateUtc="2026-04-24T08:10:41.709Z" w:id="1742118602">
              <w:rPr>
                <w:rFonts w:ascii="Arial" w:hAnsi="Arial" w:eastAsia="Arial" w:cs="Arial"/>
                <w:b w:val="0"/>
                <w:bCs w:val="0"/>
                <w:i w:val="0"/>
                <w:iCs w:val="0"/>
                <w:caps w:val="0"/>
                <w:smallCaps w:val="0"/>
                <w:noProof w:val="0"/>
                <w:color w:val="0A0A0A"/>
                <w:sz w:val="24"/>
                <w:szCs w:val="24"/>
                <w:lang w:val="pt-PT"/>
              </w:rPr>
            </w:rPrChange>
          </w:rPr>
          <w:t>, independentemente da sua natureza municipal ou intermunicipal;</w:t>
        </w:r>
        <w:r>
          <w:br/>
        </w:r>
        <w:r w:rsidRPr="679F1546" w:rsidR="3F7A9E47">
          <w:rPr>
            <w:rFonts w:ascii="Garamond" w:hAnsi="Garamond" w:eastAsia="Garamond" w:cs="Garamond"/>
            <w:b w:val="0"/>
            <w:bCs w:val="0"/>
            <w:i w:val="0"/>
            <w:iCs w:val="0"/>
            <w:caps w:val="0"/>
            <w:smallCaps w:val="0"/>
            <w:noProof w:val="0"/>
            <w:color w:val="0A0A0A"/>
            <w:sz w:val="24"/>
            <w:szCs w:val="24"/>
            <w:lang w:val="pt-PT"/>
            <w:rPrChange w:author="Susana Margarida Gonçalves Silva Santos" w:date="2026-04-24T08:10:41.71Z" w16du:dateUtc="2026-04-24T08:10:41.71Z" w:id="980834880">
              <w:rPr>
                <w:rFonts w:ascii="Arial" w:hAnsi="Arial" w:eastAsia="Arial" w:cs="Arial"/>
                <w:b w:val="0"/>
                <w:bCs w:val="0"/>
                <w:i w:val="0"/>
                <w:iCs w:val="0"/>
                <w:caps w:val="0"/>
                <w:smallCaps w:val="0"/>
                <w:noProof w:val="0"/>
                <w:color w:val="0A0A0A"/>
                <w:sz w:val="24"/>
                <w:szCs w:val="24"/>
                <w:lang w:val="pt-PT"/>
              </w:rPr>
            </w:rPrChange>
          </w:rPr>
          <w:t xml:space="preserve">b) </w:t>
        </w:r>
      </w:ins>
      <w:ins w:author="Susana Margarida Gonçalves Silva Santos" w:date="2026-04-24T08:12:15.841Z" w16du:dateUtc="2026-04-24T08:12:15.841Z" w:id="890881036">
        <w:r w:rsidRPr="679F1546" w:rsidR="696D7676">
          <w:rPr>
            <w:rFonts w:ascii="Garamond" w:hAnsi="Garamond" w:eastAsia="Garamond" w:cs="Garamond"/>
            <w:b w:val="1"/>
            <w:bCs w:val="1"/>
            <w:i w:val="0"/>
            <w:iCs w:val="0"/>
            <w:caps w:val="0"/>
            <w:smallCaps w:val="0"/>
            <w:noProof w:val="0"/>
            <w:color w:val="0A0A0A"/>
            <w:sz w:val="24"/>
            <w:szCs w:val="24"/>
            <w:lang w:val="pt-PT"/>
            <w:rPrChange w:author="Susana Margarida Gonçalves Silva Santos" w:date="2026-04-24T08:12:23.493Z" w16du:dateUtc="2026-04-24T08:12:23.493Z" w:id="1080903064">
              <w:rPr>
                <w:rFonts w:ascii="Garamond" w:hAnsi="Garamond" w:eastAsia="Garamond" w:cs="Garamond"/>
                <w:b w:val="0"/>
                <w:bCs w:val="0"/>
                <w:i w:val="0"/>
                <w:iCs w:val="0"/>
                <w:caps w:val="0"/>
                <w:smallCaps w:val="0"/>
                <w:noProof w:val="0"/>
                <w:color w:val="0A0A0A"/>
                <w:sz w:val="24"/>
                <w:szCs w:val="24"/>
                <w:lang w:val="pt-PT"/>
              </w:rPr>
            </w:rPrChange>
          </w:rPr>
          <w:t>Abrigos de Associações Zoófilas</w:t>
        </w:r>
      </w:ins>
    </w:p>
    <w:p w:rsidR="3F7A9E47" w:rsidP="679F1546" w:rsidRDefault="3F7A9E47" w14:paraId="3106E1D3" w14:textId="45B3D29C">
      <w:pPr>
        <w:pStyle w:val="PargrafodaLista"/>
        <w:numPr>
          <w:ilvl w:val="0"/>
          <w:numId w:val="188"/>
        </w:numPr>
        <w:shd w:val="clear" w:color="auto" w:fill="FFFFFF" w:themeFill="background1"/>
        <w:spacing w:before="0" w:beforeAutospacing="off" w:after="180" w:afterAutospacing="off" w:line="360" w:lineRule="auto"/>
        <w:jc w:val="both"/>
        <w:rPr>
          <w:ins w:author="Susana Margarida Gonçalves Silva Santos" w:date="2026-04-24T08:09:54.12Z" w16du:dateUtc="2026-04-24T08:09:54.12Z" w:id="2019584918"/>
          <w:rFonts w:ascii="Garamond" w:hAnsi="Garamond" w:eastAsia="Garamond" w:cs="Garamond"/>
          <w:b w:val="0"/>
          <w:bCs w:val="0"/>
          <w:i w:val="0"/>
          <w:iCs w:val="0"/>
          <w:caps w:val="0"/>
          <w:smallCaps w:val="0"/>
          <w:noProof w:val="0"/>
          <w:color w:val="0A0A0A"/>
          <w:sz w:val="24"/>
          <w:szCs w:val="24"/>
          <w:lang w:val="pt-PT"/>
          <w:rPrChange w:author="Susana Margarida Gonçalves Silva Santos" w:date="2026-04-24T08:10:41.72Z" w:id="53522338">
            <w:rPr>
              <w:ins w:author="Susana Margarida Gonçalves Silva Santos" w:date="2026-04-24T08:09:54.12Z" w16du:dateUtc="2026-04-24T08:09:54.12Z" w:id="1129613802"/>
              <w:rFonts w:ascii="Arial" w:hAnsi="Arial" w:eastAsia="Arial" w:cs="Arial"/>
              <w:b w:val="0"/>
              <w:bCs w:val="0"/>
              <w:i w:val="0"/>
              <w:iCs w:val="0"/>
              <w:caps w:val="0"/>
              <w:smallCaps w:val="0"/>
              <w:noProof w:val="0"/>
              <w:color w:val="0A0A0A"/>
              <w:sz w:val="24"/>
              <w:szCs w:val="24"/>
              <w:lang w:val="pt-PT"/>
            </w:rPr>
          </w:rPrChange>
        </w:rPr>
        <w:pPrChange w:author="Susana Margarida Gonçalves Silva Santos" w:date="2026-04-24T08:10:36.259Z">
          <w:pPr/>
        </w:pPrChange>
      </w:pPr>
      <w:ins w:author="Susana Margarida Gonçalves Silva Santos" w:date="2026-04-24T08:09:54.12Z" w16du:dateUtc="2026-04-24T08:09:54.12Z" w:id="1917806444">
        <w:r w:rsidRPr="679F1546" w:rsidR="3F7A9E47">
          <w:rPr>
            <w:rFonts w:ascii="Garamond" w:hAnsi="Garamond" w:eastAsia="Garamond" w:cs="Garamond"/>
            <w:b w:val="0"/>
            <w:bCs w:val="0"/>
            <w:i w:val="0"/>
            <w:iCs w:val="0"/>
            <w:caps w:val="0"/>
            <w:smallCaps w:val="0"/>
            <w:noProof w:val="0"/>
            <w:color w:val="0A0A0A"/>
            <w:sz w:val="24"/>
            <w:szCs w:val="24"/>
            <w:lang w:val="pt-PT"/>
            <w:rPrChange w:author="Susana Margarida Gonçalves Silva Santos" w:date="2026-04-24T08:10:41.715Z" w16du:dateUtc="2026-04-24T08:10:41.715Z" w:id="1451422031">
              <w:rPr>
                <w:rFonts w:ascii="Arial" w:hAnsi="Arial" w:eastAsia="Arial" w:cs="Arial"/>
                <w:b w:val="0"/>
                <w:bCs w:val="0"/>
                <w:i w:val="0"/>
                <w:iCs w:val="0"/>
                <w:caps w:val="0"/>
                <w:smallCaps w:val="0"/>
                <w:noProof w:val="0"/>
                <w:color w:val="0A0A0A"/>
                <w:sz w:val="24"/>
                <w:szCs w:val="24"/>
                <w:lang w:val="pt-PT"/>
              </w:rPr>
            </w:rPrChange>
          </w:rPr>
          <w:t>As entidades referidas no número anterior devem listar na plataforma todos os animais que se encontrem em condições de serem adotados, fornecendo, para cada exemplar:</w:t>
        </w:r>
        <w:r>
          <w:br/>
        </w:r>
        <w:r w:rsidRPr="679F1546" w:rsidR="3F7A9E47">
          <w:rPr>
            <w:rFonts w:ascii="Garamond" w:hAnsi="Garamond" w:eastAsia="Garamond" w:cs="Garamond"/>
            <w:b w:val="0"/>
            <w:bCs w:val="0"/>
            <w:i w:val="0"/>
            <w:iCs w:val="0"/>
            <w:caps w:val="0"/>
            <w:smallCaps w:val="0"/>
            <w:noProof w:val="0"/>
            <w:color w:val="0A0A0A"/>
            <w:sz w:val="24"/>
            <w:szCs w:val="24"/>
            <w:lang w:val="pt-PT"/>
            <w:rPrChange w:author="Susana Margarida Gonçalves Silva Santos" w:date="2026-04-24T08:10:41.716Z" w16du:dateUtc="2026-04-24T08:10:41.716Z" w:id="1706424548">
              <w:rPr>
                <w:rFonts w:ascii="Arial" w:hAnsi="Arial" w:eastAsia="Arial" w:cs="Arial"/>
                <w:b w:val="0"/>
                <w:bCs w:val="0"/>
                <w:i w:val="0"/>
                <w:iCs w:val="0"/>
                <w:caps w:val="0"/>
                <w:smallCaps w:val="0"/>
                <w:noProof w:val="0"/>
                <w:color w:val="0A0A0A"/>
                <w:sz w:val="24"/>
                <w:szCs w:val="24"/>
                <w:lang w:val="pt-PT"/>
              </w:rPr>
            </w:rPrChange>
          </w:rPr>
          <w:t>a) Identificação individual (número de microchip, espécie, raça ou tipologia, idade estimada, sexo e porte);</w:t>
        </w:r>
        <w:r>
          <w:br/>
        </w:r>
        <w:r w:rsidRPr="679F1546" w:rsidR="3F7A9E47">
          <w:rPr>
            <w:rFonts w:ascii="Garamond" w:hAnsi="Garamond" w:eastAsia="Garamond" w:cs="Garamond"/>
            <w:b w:val="0"/>
            <w:bCs w:val="0"/>
            <w:i w:val="0"/>
            <w:iCs w:val="0"/>
            <w:caps w:val="0"/>
            <w:smallCaps w:val="0"/>
            <w:noProof w:val="0"/>
            <w:color w:val="0A0A0A"/>
            <w:sz w:val="24"/>
            <w:szCs w:val="24"/>
            <w:lang w:val="pt-PT"/>
            <w:rPrChange w:author="Susana Margarida Gonçalves Silva Santos" w:date="2026-04-24T08:10:41.717Z" w16du:dateUtc="2026-04-24T08:10:41.717Z" w:id="1318915820">
              <w:rPr>
                <w:rFonts w:ascii="Arial" w:hAnsi="Arial" w:eastAsia="Arial" w:cs="Arial"/>
                <w:b w:val="0"/>
                <w:bCs w:val="0"/>
                <w:i w:val="0"/>
                <w:iCs w:val="0"/>
                <w:caps w:val="0"/>
                <w:smallCaps w:val="0"/>
                <w:noProof w:val="0"/>
                <w:color w:val="0A0A0A"/>
                <w:sz w:val="24"/>
                <w:szCs w:val="24"/>
                <w:lang w:val="pt-PT"/>
              </w:rPr>
            </w:rPrChange>
          </w:rPr>
          <w:t>b) Registo fotográfico atualizado;</w:t>
        </w:r>
        <w:r>
          <w:br/>
        </w:r>
        <w:r w:rsidRPr="679F1546" w:rsidR="3F7A9E47">
          <w:rPr>
            <w:rFonts w:ascii="Garamond" w:hAnsi="Garamond" w:eastAsia="Garamond" w:cs="Garamond"/>
            <w:b w:val="0"/>
            <w:bCs w:val="0"/>
            <w:i w:val="0"/>
            <w:iCs w:val="0"/>
            <w:caps w:val="0"/>
            <w:smallCaps w:val="0"/>
            <w:noProof w:val="0"/>
            <w:color w:val="0A0A0A"/>
            <w:sz w:val="24"/>
            <w:szCs w:val="24"/>
            <w:lang w:val="pt-PT"/>
            <w:rPrChange w:author="Susana Margarida Gonçalves Silva Santos" w:date="2026-04-24T08:10:41.718Z" w16du:dateUtc="2026-04-24T08:10:41.718Z" w:id="1810635242">
              <w:rPr>
                <w:rFonts w:ascii="Arial" w:hAnsi="Arial" w:eastAsia="Arial" w:cs="Arial"/>
                <w:b w:val="0"/>
                <w:bCs w:val="0"/>
                <w:i w:val="0"/>
                <w:iCs w:val="0"/>
                <w:caps w:val="0"/>
                <w:smallCaps w:val="0"/>
                <w:noProof w:val="0"/>
                <w:color w:val="0A0A0A"/>
                <w:sz w:val="24"/>
                <w:szCs w:val="24"/>
                <w:lang w:val="pt-PT"/>
              </w:rPr>
            </w:rPrChange>
          </w:rPr>
          <w:t>c) Breve descrição do perfil comportamental e necessidades específicas;</w:t>
        </w:r>
        <w:r>
          <w:br/>
        </w:r>
        <w:r w:rsidRPr="679F1546" w:rsidR="3F7A9E47">
          <w:rPr>
            <w:rFonts w:ascii="Garamond" w:hAnsi="Garamond" w:eastAsia="Garamond" w:cs="Garamond"/>
            <w:b w:val="0"/>
            <w:bCs w:val="0"/>
            <w:i w:val="0"/>
            <w:iCs w:val="0"/>
            <w:caps w:val="0"/>
            <w:smallCaps w:val="0"/>
            <w:noProof w:val="0"/>
            <w:color w:val="0A0A0A"/>
            <w:sz w:val="24"/>
            <w:szCs w:val="24"/>
            <w:lang w:val="pt-PT"/>
            <w:rPrChange w:author="Susana Margarida Gonçalves Silva Santos" w:date="2026-04-24T08:10:41.719Z" w16du:dateUtc="2026-04-24T08:10:41.719Z" w:id="587240582">
              <w:rPr>
                <w:rFonts w:ascii="Arial" w:hAnsi="Arial" w:eastAsia="Arial" w:cs="Arial"/>
                <w:b w:val="0"/>
                <w:bCs w:val="0"/>
                <w:i w:val="0"/>
                <w:iCs w:val="0"/>
                <w:caps w:val="0"/>
                <w:smallCaps w:val="0"/>
                <w:noProof w:val="0"/>
                <w:color w:val="0A0A0A"/>
                <w:sz w:val="24"/>
                <w:szCs w:val="24"/>
                <w:lang w:val="pt-PT"/>
              </w:rPr>
            </w:rPrChange>
          </w:rPr>
          <w:t>d) Estado sanitário e plano de vacinação/desparasitação (respeitando a privacidade de dados sensíveis, mas assegurando a transparência para o adotante).</w:t>
        </w:r>
      </w:ins>
    </w:p>
    <w:p w:rsidR="3F7A9E47" w:rsidP="679F1546" w:rsidRDefault="3F7A9E47" w14:paraId="32AF20AB" w14:textId="230A6AEF">
      <w:pPr>
        <w:pStyle w:val="PargrafodaLista"/>
        <w:numPr>
          <w:ilvl w:val="0"/>
          <w:numId w:val="188"/>
        </w:numPr>
        <w:shd w:val="clear" w:color="auto" w:fill="FFFFFF" w:themeFill="background1"/>
        <w:spacing w:before="0" w:beforeAutospacing="off" w:after="180" w:afterAutospacing="off" w:line="360" w:lineRule="auto"/>
        <w:jc w:val="both"/>
        <w:rPr>
          <w:ins w:author="Susana Margarida Gonçalves Silva Santos" w:date="2026-04-24T08:09:54.12Z" w16du:dateUtc="2026-04-24T08:09:54.12Z" w:id="1163728831"/>
          <w:rFonts w:ascii="Garamond" w:hAnsi="Garamond" w:eastAsia="Garamond" w:cs="Garamond"/>
          <w:b w:val="0"/>
          <w:bCs w:val="0"/>
          <w:i w:val="0"/>
          <w:iCs w:val="0"/>
          <w:caps w:val="0"/>
          <w:smallCaps w:val="0"/>
          <w:noProof w:val="0"/>
          <w:color w:val="0A0A0A"/>
          <w:sz w:val="24"/>
          <w:szCs w:val="24"/>
          <w:lang w:val="pt-PT"/>
          <w:rPrChange w:author="Susana Margarida Gonçalves Silva Santos" w:date="2026-04-24T08:10:41.722Z" w:id="1063293089">
            <w:rPr>
              <w:ins w:author="Susana Margarida Gonçalves Silva Santos" w:date="2026-04-24T08:09:54.12Z" w16du:dateUtc="2026-04-24T08:09:54.12Z" w:id="1287141392"/>
              <w:rFonts w:ascii="Arial" w:hAnsi="Arial" w:eastAsia="Arial" w:cs="Arial"/>
              <w:b w:val="0"/>
              <w:bCs w:val="0"/>
              <w:i w:val="0"/>
              <w:iCs w:val="0"/>
              <w:caps w:val="0"/>
              <w:smallCaps w:val="0"/>
              <w:noProof w:val="0"/>
              <w:color w:val="0A0A0A"/>
              <w:sz w:val="24"/>
              <w:szCs w:val="24"/>
              <w:lang w:val="pt-PT"/>
            </w:rPr>
          </w:rPrChange>
        </w:rPr>
        <w:pPrChange w:author="Susana Margarida Gonçalves Silva Santos" w:date="2026-04-24T08:10:36.259Z">
          <w:pPr/>
        </w:pPrChange>
      </w:pPr>
      <w:ins w:author="Susana Margarida Gonçalves Silva Santos" w:date="2026-04-24T08:09:54.12Z" w16du:dateUtc="2026-04-24T08:09:54.12Z" w:id="973253705">
        <w:r w:rsidRPr="679F1546" w:rsidR="3F7A9E47">
          <w:rPr>
            <w:rFonts w:ascii="Garamond" w:hAnsi="Garamond" w:eastAsia="Garamond" w:cs="Garamond"/>
            <w:b w:val="0"/>
            <w:bCs w:val="0"/>
            <w:i w:val="0"/>
            <w:iCs w:val="0"/>
            <w:caps w:val="0"/>
            <w:smallCaps w:val="0"/>
            <w:noProof w:val="0"/>
            <w:color w:val="0A0A0A"/>
            <w:sz w:val="24"/>
            <w:szCs w:val="24"/>
            <w:lang w:val="pt-PT"/>
            <w:rPrChange w:author="Susana Margarida Gonçalves Silva Santos" w:date="2026-04-24T08:10:41.721Z" w16du:dateUtc="2026-04-24T08:10:41.721Z" w:id="162134835">
              <w:rPr>
                <w:rFonts w:ascii="Arial" w:hAnsi="Arial" w:eastAsia="Arial" w:cs="Arial"/>
                <w:b w:val="0"/>
                <w:bCs w:val="0"/>
                <w:i w:val="0"/>
                <w:iCs w:val="0"/>
                <w:caps w:val="0"/>
                <w:smallCaps w:val="0"/>
                <w:noProof w:val="0"/>
                <w:color w:val="0A0A0A"/>
                <w:sz w:val="24"/>
                <w:szCs w:val="24"/>
                <w:lang w:val="pt-PT"/>
              </w:rPr>
            </w:rPrChange>
          </w:rPr>
          <w:t>A PNAAC deve ser interoperável com o Sistema de Informação de Animais de Companhia (SIAC), garantindo que, no momento da adoção, a transição de titularidade seja agilizada e registada eletronicamente.</w:t>
        </w:r>
      </w:ins>
    </w:p>
    <w:p w:rsidR="3F7A9E47" w:rsidP="679F1546" w:rsidRDefault="3F7A9E47" w14:paraId="2923E884" w14:textId="211CCEBC">
      <w:pPr>
        <w:pStyle w:val="PargrafodaLista"/>
        <w:numPr>
          <w:ilvl w:val="0"/>
          <w:numId w:val="188"/>
        </w:numPr>
        <w:shd w:val="clear" w:color="auto" w:fill="FFFFFF" w:themeFill="background1"/>
        <w:spacing w:before="0" w:beforeAutospacing="off" w:after="180" w:afterAutospacing="off" w:line="360" w:lineRule="auto"/>
        <w:jc w:val="both"/>
        <w:rPr>
          <w:ins w:author="Susana Margarida Gonçalves Silva Santos" w:date="2026-04-24T08:09:54.12Z" w16du:dateUtc="2026-04-24T08:09:54.12Z" w:id="2096540617"/>
          <w:rFonts w:ascii="Garamond" w:hAnsi="Garamond" w:eastAsia="Garamond" w:cs="Garamond"/>
          <w:b w:val="0"/>
          <w:bCs w:val="0"/>
          <w:i w:val="0"/>
          <w:iCs w:val="0"/>
          <w:caps w:val="0"/>
          <w:smallCaps w:val="0"/>
          <w:noProof w:val="0"/>
          <w:color w:val="0A0A0A"/>
          <w:sz w:val="24"/>
          <w:szCs w:val="24"/>
          <w:lang w:val="pt-PT"/>
          <w:rPrChange w:author="Susana Margarida Gonçalves Silva Santos" w:date="2026-04-24T08:10:41.724Z" w:id="1681287615">
            <w:rPr>
              <w:ins w:author="Susana Margarida Gonçalves Silva Santos" w:date="2026-04-24T08:09:54.12Z" w16du:dateUtc="2026-04-24T08:09:54.12Z" w:id="301147179"/>
              <w:rFonts w:ascii="Arial" w:hAnsi="Arial" w:eastAsia="Arial" w:cs="Arial"/>
              <w:b w:val="0"/>
              <w:bCs w:val="0"/>
              <w:i w:val="0"/>
              <w:iCs w:val="0"/>
              <w:caps w:val="0"/>
              <w:smallCaps w:val="0"/>
              <w:noProof w:val="0"/>
              <w:color w:val="0A0A0A"/>
              <w:sz w:val="24"/>
              <w:szCs w:val="24"/>
              <w:lang w:val="pt-PT"/>
            </w:rPr>
          </w:rPrChange>
        </w:rPr>
        <w:pPrChange w:author="Susana Margarida Gonçalves Silva Santos" w:date="2026-04-24T08:10:36.259Z">
          <w:pPr/>
        </w:pPrChange>
      </w:pPr>
      <w:ins w:author="Susana Margarida Gonçalves Silva Santos" w:date="2026-04-24T08:09:54.12Z" w16du:dateUtc="2026-04-24T08:09:54.12Z" w:id="238013258">
        <w:r w:rsidRPr="679F1546" w:rsidR="3F7A9E47">
          <w:rPr>
            <w:rFonts w:ascii="Garamond" w:hAnsi="Garamond" w:eastAsia="Garamond" w:cs="Garamond"/>
            <w:b w:val="0"/>
            <w:bCs w:val="0"/>
            <w:i w:val="0"/>
            <w:iCs w:val="0"/>
            <w:caps w:val="0"/>
            <w:smallCaps w:val="0"/>
            <w:noProof w:val="0"/>
            <w:color w:val="0A0A0A"/>
            <w:sz w:val="24"/>
            <w:szCs w:val="24"/>
            <w:lang w:val="pt-PT"/>
            <w:rPrChange w:author="Susana Margarida Gonçalves Silva Santos" w:date="2026-04-24T08:10:41.723Z" w16du:dateUtc="2026-04-24T08:10:41.723Z" w:id="1733514178">
              <w:rPr>
                <w:rFonts w:ascii="Arial" w:hAnsi="Arial" w:eastAsia="Arial" w:cs="Arial"/>
                <w:b w:val="0"/>
                <w:bCs w:val="0"/>
                <w:i w:val="0"/>
                <w:iCs w:val="0"/>
                <w:caps w:val="0"/>
                <w:smallCaps w:val="0"/>
                <w:noProof w:val="0"/>
                <w:color w:val="0A0A0A"/>
                <w:sz w:val="24"/>
                <w:szCs w:val="24"/>
                <w:lang w:val="pt-PT"/>
              </w:rPr>
            </w:rPrChange>
          </w:rPr>
          <w:t xml:space="preserve">A gestão e manutenção da plataforma competem à </w:t>
        </w:r>
      </w:ins>
      <w:ins w:author="Susana Margarida Gonçalves Silva Santos" w:date="2026-04-24T08:14:07.824Z" w16du:dateUtc="2026-04-24T08:14:07.824Z" w:id="723109472">
        <w:r w:rsidRPr="679F1546" w:rsidR="6F6DFDCE">
          <w:rPr>
            <w:rFonts w:ascii="Garamond" w:hAnsi="Garamond" w:eastAsia="Garamond" w:cs="Garamond"/>
            <w:b w:val="0"/>
            <w:bCs w:val="0"/>
            <w:i w:val="0"/>
            <w:iCs w:val="0"/>
            <w:caps w:val="0"/>
            <w:smallCaps w:val="0"/>
            <w:noProof w:val="0"/>
            <w:color w:val="0A0A0A"/>
            <w:sz w:val="24"/>
            <w:szCs w:val="24"/>
            <w:lang w:val="pt-PT"/>
          </w:rPr>
          <w:t>DGAV</w:t>
        </w:r>
      </w:ins>
      <w:ins w:author="Susana Margarida Gonçalves Silva Santos" w:date="2026-04-24T08:09:54.12Z" w16du:dateUtc="2026-04-24T08:09:54.12Z" w:id="1990716335">
        <w:r w:rsidRPr="679F1546" w:rsidR="3F7A9E47">
          <w:rPr>
            <w:rFonts w:ascii="Garamond" w:hAnsi="Garamond" w:eastAsia="Garamond" w:cs="Garamond"/>
            <w:b w:val="0"/>
            <w:bCs w:val="0"/>
            <w:i w:val="0"/>
            <w:iCs w:val="0"/>
            <w:caps w:val="0"/>
            <w:smallCaps w:val="0"/>
            <w:noProof w:val="0"/>
            <w:color w:val="0A0A0A"/>
            <w:sz w:val="24"/>
            <w:szCs w:val="24"/>
            <w:lang w:val="pt-PT"/>
            <w:rPrChange w:author="Susana Margarida Gonçalves Silva Santos" w:date="2026-04-24T08:10:41.723Z" w16du:dateUtc="2026-04-24T08:10:41.723Z" w:id="975566467">
              <w:rPr>
                <w:rFonts w:ascii="Arial" w:hAnsi="Arial" w:eastAsia="Arial" w:cs="Arial"/>
                <w:b w:val="0"/>
                <w:bCs w:val="0"/>
                <w:i w:val="0"/>
                <w:iCs w:val="0"/>
                <w:caps w:val="0"/>
                <w:smallCaps w:val="0"/>
                <w:noProof w:val="0"/>
                <w:color w:val="0A0A0A"/>
                <w:sz w:val="24"/>
                <w:szCs w:val="24"/>
                <w:lang w:val="pt-PT"/>
              </w:rPr>
            </w:rPrChange>
          </w:rPr>
          <w:t>, que deve assegurar o acesso público gratuito à informação e mecanismos de pesquisa por área geográfica, espécie e outras características relevantes.</w:t>
        </w:r>
      </w:ins>
    </w:p>
    <w:p w:rsidR="3F7A9E47" w:rsidP="679F1546" w:rsidRDefault="3F7A9E47" w14:paraId="19F86DED" w14:textId="0E5CF17E">
      <w:pPr>
        <w:pStyle w:val="PargrafodaLista"/>
        <w:numPr>
          <w:ilvl w:val="0"/>
          <w:numId w:val="188"/>
        </w:numPr>
        <w:shd w:val="clear" w:color="auto" w:fill="FFFFFF" w:themeFill="background1"/>
        <w:spacing w:before="0" w:beforeAutospacing="off" w:after="180" w:afterAutospacing="off" w:line="360" w:lineRule="auto"/>
        <w:jc w:val="both"/>
        <w:rPr>
          <w:ins w:author="Susana Margarida Gonçalves Silva Santos" w:date="2026-04-24T08:09:54.12Z" w16du:dateUtc="2026-04-24T08:09:54.12Z" w:id="1884987843"/>
          <w:rFonts w:ascii="Garamond" w:hAnsi="Garamond" w:eastAsia="Garamond" w:cs="Garamond"/>
          <w:b w:val="0"/>
          <w:bCs w:val="0"/>
          <w:i w:val="0"/>
          <w:iCs w:val="0"/>
          <w:caps w:val="0"/>
          <w:smallCaps w:val="0"/>
          <w:noProof w:val="0"/>
          <w:color w:val="0A0A0A"/>
          <w:sz w:val="24"/>
          <w:szCs w:val="24"/>
          <w:lang w:val="pt-PT"/>
          <w:rPrChange w:author="Susana Margarida Gonçalves Silva Santos" w:date="2026-04-24T08:10:41.726Z" w:id="1174695709">
            <w:rPr>
              <w:ins w:author="Susana Margarida Gonçalves Silva Santos" w:date="2026-04-24T08:09:54.12Z" w16du:dateUtc="2026-04-24T08:09:54.12Z" w:id="1185885512"/>
              <w:rFonts w:ascii="Arial" w:hAnsi="Arial" w:eastAsia="Arial" w:cs="Arial"/>
              <w:b w:val="0"/>
              <w:bCs w:val="0"/>
              <w:i w:val="0"/>
              <w:iCs w:val="0"/>
              <w:caps w:val="0"/>
              <w:smallCaps w:val="0"/>
              <w:noProof w:val="0"/>
              <w:color w:val="0A0A0A"/>
              <w:sz w:val="24"/>
              <w:szCs w:val="24"/>
              <w:lang w:val="pt-PT"/>
            </w:rPr>
          </w:rPrChange>
        </w:rPr>
        <w:pPrChange w:author="Susana Margarida Gonçalves Silva Santos" w:date="2026-04-24T08:10:36.259Z">
          <w:pPr/>
        </w:pPrChange>
      </w:pPr>
      <w:ins w:author="Susana Margarida Gonçalves Silva Santos" w:date="2026-04-24T08:09:54.12Z" w16du:dateUtc="2026-04-24T08:09:54.12Z" w:id="1868715566">
        <w:r w:rsidRPr="679F1546" w:rsidR="3F7A9E47">
          <w:rPr>
            <w:rFonts w:ascii="Garamond" w:hAnsi="Garamond" w:eastAsia="Garamond" w:cs="Garamond"/>
            <w:b w:val="0"/>
            <w:bCs w:val="0"/>
            <w:i w:val="0"/>
            <w:iCs w:val="0"/>
            <w:caps w:val="0"/>
            <w:smallCaps w:val="0"/>
            <w:noProof w:val="0"/>
            <w:color w:val="0A0A0A"/>
            <w:sz w:val="24"/>
            <w:szCs w:val="24"/>
            <w:lang w:val="pt-PT"/>
            <w:rPrChange w:author="Susana Margarida Gonçalves Silva Santos" w:date="2026-04-24T08:10:41.725Z" w16du:dateUtc="2026-04-24T08:10:41.725Z" w:id="127370371">
              <w:rPr>
                <w:rFonts w:ascii="Arial" w:hAnsi="Arial" w:eastAsia="Arial" w:cs="Arial"/>
                <w:b w:val="0"/>
                <w:bCs w:val="0"/>
                <w:i w:val="0"/>
                <w:iCs w:val="0"/>
                <w:caps w:val="0"/>
                <w:smallCaps w:val="0"/>
                <w:noProof w:val="0"/>
                <w:color w:val="0A0A0A"/>
                <w:sz w:val="24"/>
                <w:szCs w:val="24"/>
                <w:lang w:val="pt-PT"/>
              </w:rPr>
            </w:rPrChange>
          </w:rPr>
          <w:t>O incumprimento do dever de registo e atualização de animais na PNAAC pelas entidades obrigadas constitui contraordenação grave</w:t>
        </w:r>
      </w:ins>
      <w:ins w:author="Susana Margarida Gonçalves Silva Santos" w:date="2026-04-24T08:16:19.728Z" w16du:dateUtc="2026-04-24T08:16:19.728Z" w:id="58779406">
        <w:r w:rsidRPr="679F1546" w:rsidR="2A2E7E07">
          <w:rPr>
            <w:rFonts w:ascii="Garamond" w:hAnsi="Garamond" w:eastAsia="Garamond" w:cs="Garamond"/>
            <w:b w:val="0"/>
            <w:bCs w:val="0"/>
            <w:i w:val="0"/>
            <w:iCs w:val="0"/>
            <w:caps w:val="0"/>
            <w:smallCaps w:val="0"/>
            <w:noProof w:val="0"/>
            <w:color w:val="0A0A0A"/>
            <w:sz w:val="24"/>
            <w:szCs w:val="24"/>
            <w:lang w:val="pt-PT"/>
          </w:rPr>
          <w:t>.</w:t>
        </w:r>
      </w:ins>
    </w:p>
    <w:p w:rsidR="679F1546" w:rsidP="679F1546" w:rsidRDefault="679F1546" w14:paraId="1D492BC3" w14:textId="5EB9DCE2">
      <w:pPr>
        <w:spacing w:after="160" w:line="276" w:lineRule="auto"/>
        <w:jc w:val="both"/>
        <w:rPr>
          <w:ins w:author="Susana Margarida Gonçalves Silva Santos" w:date="2026-04-24T08:09:49.419Z" w16du:dateUtc="2026-04-24T08:09:49.419Z" w:id="1193118640"/>
          <w:rFonts w:ascii="Garamond" w:hAnsi="Garamond" w:eastAsia="Garamond" w:cs="Garamond"/>
          <w:sz w:val="22"/>
          <w:szCs w:val="22"/>
          <w:rPrChange w:author="Susana Margarida Gonçalves Silva Santos" w:date="2026-04-24T08:10:41.727Z" w:id="1733052694">
            <w:rPr>
              <w:ins w:author="Susana Margarida Gonçalves Silva Santos" w:date="2026-04-24T08:09:49.419Z" w16du:dateUtc="2026-04-24T08:09:49.419Z" w:id="318667832"/>
              <w:rFonts w:ascii="Calibri" w:hAnsi="Calibri" w:eastAsia="Calibri" w:cs="Calibri"/>
              <w:sz w:val="22"/>
              <w:szCs w:val="22"/>
            </w:rPr>
          </w:rPrChange>
        </w:rPr>
        <w:pPrChange w:author="Susana Margarida Gonçalves Silva Santos" w:date="2026-04-24T08:10:36.26Z">
          <w:pPr>
            <w:spacing w:after="160" w:line="276" w:lineRule="auto"/>
            <w:jc w:val="left"/>
          </w:pPr>
        </w:pPrChange>
      </w:pPr>
    </w:p>
    <w:p w:rsidR="679F1546" w:rsidP="679F1546" w:rsidRDefault="679F1546" w14:paraId="09835250" w14:textId="7AEB1049">
      <w:pPr>
        <w:spacing w:after="160" w:line="276" w:lineRule="auto"/>
        <w:jc w:val="both"/>
        <w:rPr>
          <w:ins w:author="Susana Margarida Gonçalves Silva Santos" w:date="2026-04-24T08:14:47.695Z" w16du:dateUtc="2026-04-24T08:14:47.695Z" w:id="1655208863"/>
          <w:rFonts w:ascii="Garamond" w:hAnsi="Garamond" w:eastAsia="Garamond" w:cs="Garamond"/>
          <w:sz w:val="22"/>
          <w:szCs w:val="22"/>
        </w:rPr>
        <w:pPrChange w:author="Susana Margarida Gonçalves Silva Santos" w:date="2026-04-24T08:10:36.26Z">
          <w:pPr>
            <w:spacing w:after="160" w:line="276" w:lineRule="auto"/>
            <w:jc w:val="left"/>
          </w:pPr>
        </w:pPrChange>
      </w:pPr>
    </w:p>
    <w:p w:rsidR="679F1546" w:rsidP="679F1546" w:rsidRDefault="679F1546" w14:paraId="562A6C91" w14:textId="0FB131E3">
      <w:pPr>
        <w:spacing w:after="160" w:line="276" w:lineRule="auto"/>
        <w:jc w:val="both"/>
        <w:rPr>
          <w:ins w:author="Susana Margarida Gonçalves Silva Santos" w:date="2026-04-24T08:14:48.116Z" w16du:dateUtc="2026-04-24T08:14:48.116Z" w:id="349347958"/>
          <w:rFonts w:ascii="Garamond" w:hAnsi="Garamond" w:eastAsia="Garamond" w:cs="Garamond"/>
          <w:sz w:val="22"/>
          <w:szCs w:val="22"/>
        </w:rPr>
      </w:pPr>
    </w:p>
    <w:p w:rsidR="679F1546" w:rsidP="679F1546" w:rsidRDefault="679F1546" w14:paraId="7D4234B1" w14:textId="6C0A0F01">
      <w:pPr>
        <w:spacing w:after="160" w:line="276" w:lineRule="auto"/>
        <w:jc w:val="both"/>
        <w:rPr>
          <w:rFonts w:ascii="Garamond" w:hAnsi="Garamond" w:eastAsia="Garamond" w:cs="Garamond"/>
          <w:sz w:val="22"/>
          <w:szCs w:val="22"/>
          <w:rPrChange w:author="Susana Margarida Gonçalves Silva Santos" w:date="2026-04-24T08:10:41.728Z" w:id="510063070">
            <w:rPr>
              <w:rFonts w:ascii="Calibri" w:hAnsi="Calibri" w:eastAsia="Calibri" w:cs="Calibri"/>
              <w:sz w:val="22"/>
              <w:szCs w:val="22"/>
            </w:rPr>
          </w:rPrChange>
        </w:rPr>
      </w:pPr>
    </w:p>
    <w:p w:rsidR="4CCB09DA" w:rsidP="7F7CCA47" w:rsidRDefault="4CCB09DA" w14:paraId="1D1D86C9" w14:textId="07BA6AB1">
      <w:pPr>
        <w:pStyle w:val="Normal"/>
        <w:spacing w:after="0" w:line="259" w:lineRule="auto"/>
        <w:ind/>
        <w:jc w:val="left"/>
      </w:pPr>
    </w:p>
    <w:p w:rsidR="005101CF" w:rsidP="008412FF" w:rsidRDefault="00A626AB" w14:paraId="5B9545F5" w14:textId="03BCBE7C">
      <w:pPr>
        <w:pStyle w:val="Ttulo1"/>
        <w:ind w:right="0"/>
      </w:pPr>
      <w:bookmarkStart w:name="_Toc223954463" w:id="1559"/>
      <w:r>
        <w:t xml:space="preserve">CAPÍTULO IX </w:t>
      </w:r>
    </w:p>
    <w:p w:rsidR="005101CF" w:rsidP="008412FF" w:rsidRDefault="00A626AB" w14:paraId="35CD1107" w14:textId="1D501D4C">
      <w:pPr>
        <w:pStyle w:val="Ttulo1"/>
        <w:ind w:right="0"/>
      </w:pPr>
      <w:r>
        <w:t>Zoonoses</w:t>
      </w:r>
      <w:bookmarkEnd w:id="1559"/>
      <w:r>
        <w:t xml:space="preserve"> </w:t>
      </w:r>
    </w:p>
    <w:p w:rsidRPr="0067507B" w:rsidR="0067507B" w:rsidP="0067507B" w:rsidRDefault="0067507B" w14:paraId="6C361437" w14:textId="77777777"/>
    <w:p w:rsidR="005101CF" w:rsidP="008412FF" w:rsidRDefault="00A626AB" w14:paraId="1B70FBD7" w14:textId="50052CAD">
      <w:pPr>
        <w:pStyle w:val="Ttulo2"/>
        <w:ind w:right="0"/>
      </w:pPr>
      <w:bookmarkStart w:name="_Toc223954464" w:id="1560"/>
      <w:r>
        <w:t xml:space="preserve">SECÇÃO I </w:t>
      </w:r>
    </w:p>
    <w:p w:rsidR="005101CF" w:rsidP="008412FF" w:rsidRDefault="00A626AB" w14:paraId="526841F0" w14:textId="7DFD5ECF">
      <w:pPr>
        <w:pStyle w:val="Ttulo2"/>
        <w:ind w:right="0"/>
      </w:pPr>
      <w:r>
        <w:t>Controlo de zoonoses</w:t>
      </w:r>
      <w:bookmarkEnd w:id="1560"/>
      <w:r>
        <w:t xml:space="preserve">  </w:t>
      </w:r>
    </w:p>
    <w:p w:rsidRPr="0067507B" w:rsidR="0067507B" w:rsidP="0067507B" w:rsidRDefault="0067507B" w14:paraId="63BE2A58" w14:textId="77777777"/>
    <w:p w:rsidR="005101CF" w:rsidP="008412FF" w:rsidRDefault="00A626AB" w14:paraId="7D46BB34" w14:textId="08CABEC6">
      <w:pPr>
        <w:pStyle w:val="Ttulo3"/>
        <w:ind w:left="0" w:right="0" w:firstLine="0"/>
      </w:pPr>
      <w:bookmarkStart w:name="_Toc223954465" w:id="1561"/>
      <w:r>
        <w:t xml:space="preserve">Artigo 60.º </w:t>
      </w:r>
    </w:p>
    <w:p w:rsidR="005101CF" w:rsidP="008412FF" w:rsidRDefault="00A626AB" w14:paraId="64128673" w14:textId="179B5D6D">
      <w:pPr>
        <w:pStyle w:val="Ttulo3"/>
        <w:ind w:left="0" w:right="0" w:firstLine="0"/>
      </w:pPr>
      <w:r>
        <w:t>Programa de vigilância e controlo em animais de companhia</w:t>
      </w:r>
      <w:bookmarkEnd w:id="1561"/>
      <w:r>
        <w:t xml:space="preserve">  </w:t>
      </w:r>
    </w:p>
    <w:p w:rsidR="005101CF" w:rsidP="00243575" w:rsidRDefault="60FB3F33" w14:paraId="627C1BAD" w14:textId="763776B1">
      <w:pPr>
        <w:spacing w:after="114"/>
        <w:ind w:left="127" w:right="136" w:firstLine="0"/>
      </w:pPr>
      <w:r w:rsidR="1BEBA244">
        <w:rPr/>
        <w:t xml:space="preserve">O controlo das zoonoses em animais de companhia é efetuado através do Programa Nacional </w:t>
      </w:r>
      <w:r w:rsidR="7413C5A5">
        <w:rPr/>
        <w:t xml:space="preserve">de </w:t>
      </w:r>
      <w:r w:rsidR="4CC7365A">
        <w:rPr/>
        <w:t xml:space="preserve">Prevenção </w:t>
      </w:r>
      <w:r w:rsidR="38416C80">
        <w:rPr/>
        <w:t xml:space="preserve">e </w:t>
      </w:r>
      <w:r w:rsidR="093BBEC6">
        <w:rPr/>
        <w:t xml:space="preserve">da Raiva Animal </w:t>
      </w:r>
      <w:r w:rsidR="4797921C">
        <w:rPr/>
        <w:t xml:space="preserve">e </w:t>
      </w:r>
      <w:r w:rsidR="458AC5DB">
        <w:rPr/>
        <w:t xml:space="preserve">de </w:t>
      </w:r>
      <w:r w:rsidR="1BEBA244">
        <w:rPr/>
        <w:t>Vigilância</w:t>
      </w:r>
      <w:r w:rsidR="4F3EC408">
        <w:rPr/>
        <w:t xml:space="preserve"> </w:t>
      </w:r>
      <w:r w:rsidR="7E6375C8">
        <w:rPr/>
        <w:t xml:space="preserve">Epidemiológica </w:t>
      </w:r>
      <w:r w:rsidR="4F3EC408">
        <w:rPr/>
        <w:t>e Controlo</w:t>
      </w:r>
      <w:r w:rsidR="4CCCBE5C">
        <w:rPr/>
        <w:t xml:space="preserve"> </w:t>
      </w:r>
      <w:r w:rsidR="3BEBF04E">
        <w:rPr/>
        <w:t xml:space="preserve">de </w:t>
      </w:r>
      <w:r w:rsidR="4F3A1A54">
        <w:rPr/>
        <w:t xml:space="preserve">outras </w:t>
      </w:r>
      <w:r w:rsidR="1BEBA244">
        <w:rPr/>
        <w:t>Zoonoses em Animais de Companhia (PN</w:t>
      </w:r>
      <w:r w:rsidR="493EC389">
        <w:rPr/>
        <w:t>P</w:t>
      </w:r>
      <w:r w:rsidR="14D22507">
        <w:rPr/>
        <w:t>R</w:t>
      </w:r>
      <w:r w:rsidR="7E788B71">
        <w:rPr/>
        <w:t>A</w:t>
      </w:r>
      <w:r w:rsidR="2113DCBC">
        <w:rPr/>
        <w:t>V</w:t>
      </w:r>
      <w:r w:rsidR="2113DCBC">
        <w:rPr/>
        <w:t>EC</w:t>
      </w:r>
      <w:r w:rsidR="1BEBA244">
        <w:rPr/>
        <w:t>Z</w:t>
      </w:r>
      <w:r w:rsidR="1BEBA244">
        <w:rPr/>
        <w:t xml:space="preserve">), </w:t>
      </w:r>
      <w:r w:rsidR="3ED5DD21">
        <w:rPr/>
        <w:t xml:space="preserve">que </w:t>
      </w:r>
      <w:r w:rsidR="1BEBA244">
        <w:rPr/>
        <w:t>consist</w:t>
      </w:r>
      <w:r w:rsidR="5C0E8AD9">
        <w:rPr/>
        <w:t>e</w:t>
      </w:r>
      <w:r w:rsidR="1BEBA244">
        <w:rPr/>
        <w:t xml:space="preserve"> nas ações de profilaxia médica e sanitária necessárias para manter o estatuto de indemnidade relativamente à raiva</w:t>
      </w:r>
      <w:r w:rsidR="3B6071F7">
        <w:rPr/>
        <w:t>, bem como</w:t>
      </w:r>
      <w:r w:rsidR="1BEBA244">
        <w:rPr/>
        <w:t xml:space="preserve"> </w:t>
      </w:r>
      <w:r w:rsidR="1BEBA244">
        <w:rPr/>
        <w:t xml:space="preserve">o desenvolvimento de ações de vigilância sanitária com vista ao estudo epidemiológico e </w:t>
      </w:r>
      <w:r w:rsidR="22A5D7CC">
        <w:rPr/>
        <w:t>controlo de</w:t>
      </w:r>
      <w:r w:rsidR="1BEBA244">
        <w:rPr/>
        <w:t xml:space="preserve"> outras zoonoses.  </w:t>
      </w:r>
      <w:r>
        <w:tab/>
      </w:r>
      <w:r>
        <w:tab/>
      </w:r>
    </w:p>
    <w:p w:rsidR="005101CF" w:rsidRDefault="00A626AB" w14:paraId="4E3EA126" w14:textId="77777777">
      <w:pPr>
        <w:spacing w:after="151" w:line="259" w:lineRule="auto"/>
        <w:ind w:left="142" w:right="0" w:firstLine="0"/>
        <w:jc w:val="left"/>
      </w:pPr>
      <w:r>
        <w:rPr>
          <w:rFonts w:ascii="Cambria" w:hAnsi="Cambria" w:eastAsia="Cambria" w:cs="Cambria"/>
        </w:rPr>
        <w:tab/>
      </w:r>
    </w:p>
    <w:p w:rsidR="005101CF" w:rsidP="00E23B81" w:rsidRDefault="0E883AB7" w14:paraId="306DAF56" w14:textId="4F0F59CC">
      <w:pPr>
        <w:pStyle w:val="Ttulo2"/>
        <w:ind w:right="0"/>
      </w:pPr>
      <w:bookmarkStart w:name="_Toc223954466" w:id="1589"/>
      <w:r>
        <w:t xml:space="preserve">SECÇÃO II </w:t>
      </w:r>
    </w:p>
    <w:p w:rsidR="005101CF" w:rsidP="00E23B81" w:rsidRDefault="0E883AB7" w14:paraId="7FE04D54" w14:textId="2EDBC952">
      <w:pPr>
        <w:pStyle w:val="Ttulo2"/>
        <w:ind w:right="0"/>
      </w:pPr>
      <w:r w:rsidR="458AC5DB">
        <w:rPr/>
        <w:t>Programa nacional de</w:t>
      </w:r>
      <w:r w:rsidR="6AEEE2CC">
        <w:rPr/>
        <w:t xml:space="preserve"> Prevenção da Raiva Animal e de Vigilância Epidemiológica e Controlo de outras Zoonoses em Animais de Companhia (PNPRAVECZ)</w:t>
      </w:r>
      <w:bookmarkEnd w:id="1589"/>
    </w:p>
    <w:p w:rsidRPr="0067507B" w:rsidR="0067507B" w:rsidP="0067507B" w:rsidRDefault="0067507B" w14:paraId="612D5D7C" w14:textId="77777777"/>
    <w:p w:rsidR="005101CF" w:rsidP="00E23B81" w:rsidRDefault="0E883AB7" w14:paraId="7052CEFA" w14:textId="44B3FDC6">
      <w:pPr>
        <w:pStyle w:val="Ttulo2"/>
        <w:ind w:right="0"/>
      </w:pPr>
      <w:bookmarkStart w:name="_Toc223954467" w:id="1593"/>
      <w:r>
        <w:t xml:space="preserve">SUBSECÇÃO I </w:t>
      </w:r>
    </w:p>
    <w:p w:rsidR="005101CF" w:rsidP="00E23B81" w:rsidRDefault="0E883AB7" w14:paraId="33C70AEB" w14:textId="068A27EA">
      <w:pPr>
        <w:pStyle w:val="Ttulo2"/>
        <w:ind w:right="0"/>
      </w:pPr>
      <w:r>
        <w:t>Raiva animal</w:t>
      </w:r>
      <w:bookmarkEnd w:id="1593"/>
      <w:r>
        <w:t xml:space="preserve"> </w:t>
      </w:r>
    </w:p>
    <w:p w:rsidRPr="0067507B" w:rsidR="0067507B" w:rsidP="0067507B" w:rsidRDefault="0067507B" w14:paraId="4E15070C" w14:textId="77777777"/>
    <w:p w:rsidR="005101CF" w:rsidP="00E23B81" w:rsidRDefault="0E883AB7" w14:paraId="1ECAEF16" w14:textId="191E0586">
      <w:pPr>
        <w:pStyle w:val="Ttulo3"/>
        <w:ind w:left="0" w:right="0" w:firstLine="0"/>
      </w:pPr>
      <w:bookmarkStart w:name="_Toc223954468" w:id="1594"/>
      <w:r>
        <w:t>Artigo 61.º</w:t>
      </w:r>
    </w:p>
    <w:p w:rsidR="005101CF" w:rsidP="59B417D6" w:rsidRDefault="26232D2F" w14:paraId="2BABE7F5" w14:textId="1EB8559E">
      <w:pPr>
        <w:pStyle w:val="Ttulo3"/>
        <w:ind w:right="0"/>
      </w:pPr>
      <w:r w:rsidR="2BAFD33E">
        <w:rPr/>
        <w:t xml:space="preserve">Prevenção da </w:t>
      </w:r>
      <w:r w:rsidR="1BEBA244">
        <w:rPr/>
        <w:t xml:space="preserve"> da raiva animal</w:t>
      </w:r>
      <w:bookmarkEnd w:id="1594"/>
      <w:r w:rsidR="1BEBA244">
        <w:rPr/>
        <w:t xml:space="preserve"> </w:t>
      </w:r>
    </w:p>
    <w:p w:rsidR="005101CF" w:rsidP="73C0FD60" w:rsidRDefault="04680960" w14:paraId="7CEE6E5A" w14:textId="640A3343">
      <w:pPr>
        <w:pStyle w:val="PargrafodaLista"/>
        <w:numPr>
          <w:ilvl w:val="0"/>
          <w:numId w:val="5"/>
        </w:numPr>
        <w:spacing w:after="114"/>
        <w:ind w:right="136"/>
        <w:rPr/>
      </w:pPr>
      <w:r w:rsidR="4781B1C1">
        <w:rPr/>
        <w:t xml:space="preserve">As normas a que obedece </w:t>
      </w:r>
      <w:r w:rsidR="29528AF7">
        <w:rPr/>
        <w:t>a</w:t>
      </w:r>
      <w:r w:rsidR="11812D3C">
        <w:rPr/>
        <w:t xml:space="preserve"> </w:t>
      </w:r>
      <w:r w:rsidR="5B6921DB">
        <w:rPr/>
        <w:t xml:space="preserve">prevenção </w:t>
      </w:r>
      <w:r w:rsidR="4781B1C1">
        <w:rPr/>
        <w:t xml:space="preserve">da raiva animal são estabelecidas em </w:t>
      </w:r>
      <w:r w:rsidR="4781B1C1">
        <w:rPr/>
        <w:t xml:space="preserve">portaria </w:t>
      </w:r>
      <w:r w:rsidR="4781B1C1">
        <w:rPr/>
        <w:t xml:space="preserve">aprovada pelo membro do Governo responsável pela área da agricultura. </w:t>
      </w:r>
    </w:p>
    <w:p w:rsidR="0DD9A21A" w:rsidP="73C0FD60" w:rsidRDefault="519CC014" w14:paraId="34F6F073" w14:textId="531C008A">
      <w:pPr>
        <w:pStyle w:val="PargrafodaLista"/>
        <w:numPr>
          <w:ilvl w:val="0"/>
          <w:numId w:val="4"/>
        </w:numPr>
        <w:spacing w:after="114"/>
        <w:ind w:right="136"/>
        <w:rPr/>
      </w:pPr>
      <w:r w:rsidR="00C8444C">
        <w:rPr/>
        <w:t xml:space="preserve">Até publicação da Portaria prevista no </w:t>
      </w:r>
      <w:r w:rsidR="00C8444C">
        <w:rPr/>
        <w:t xml:space="preserve">número anterior </w:t>
      </w:r>
      <w:r w:rsidR="28D1C3EB">
        <w:rPr/>
        <w:t>mantêm-se em vigor as disposiç</w:t>
      </w:r>
      <w:r w:rsidR="28D1C3EB">
        <w:rPr/>
        <w:t>ões estabelecidas na Portaria</w:t>
      </w:r>
      <w:r w:rsidR="28D1C3EB">
        <w:rPr/>
        <w:t xml:space="preserve"> n.º 264/2013, de 16 de agosto</w:t>
      </w:r>
      <w:ins w:author="Susana Margarida Gonçalves Silva Santos" w:date="2026-04-30T10:01:21.412Z" w16du:dateUtc="2026-04-30T10:01:21.412Z" w:id="800442763">
        <w:r w:rsidR="4C925018">
          <w:t>.</w:t>
        </w:r>
      </w:ins>
    </w:p>
    <w:p w:rsidR="005101CF" w:rsidP="7F7CCA47" w:rsidRDefault="005101CF" w14:paraId="1DA21339" w14:textId="218D873D">
      <w:pPr>
        <w:pStyle w:val="Normal"/>
        <w:spacing w:after="114"/>
        <w:ind w:left="0" w:right="0" w:firstLine="0"/>
      </w:pPr>
    </w:p>
    <w:p w:rsidR="00243575" w:rsidRDefault="00243575" w14:paraId="13456C1B" w14:textId="77777777">
      <w:pPr>
        <w:spacing w:after="230" w:line="259" w:lineRule="auto"/>
        <w:ind w:left="316" w:right="316" w:hanging="10"/>
        <w:jc w:val="center"/>
      </w:pPr>
    </w:p>
    <w:p w:rsidR="005101CF" w:rsidP="00EC6E4A" w:rsidRDefault="0E883AB7" w14:paraId="7A3C30C1" w14:textId="4A2B5D50">
      <w:pPr>
        <w:pStyle w:val="Ttulo2"/>
        <w:ind w:right="0"/>
      </w:pPr>
      <w:bookmarkStart w:name="_Toc223954470" w:id="1635"/>
      <w:r>
        <w:t>SUBSECÇÃO II</w:t>
      </w:r>
    </w:p>
    <w:p w:rsidR="005101CF" w:rsidP="00EC6E4A" w:rsidRDefault="0E883AB7" w14:paraId="7D16FD89" w14:textId="77CC9B61">
      <w:pPr>
        <w:pStyle w:val="Ttulo2"/>
        <w:ind w:right="0"/>
      </w:pPr>
      <w:r>
        <w:t>Controlo de outras zoonoses</w:t>
      </w:r>
      <w:bookmarkEnd w:id="1635"/>
      <w:r>
        <w:t xml:space="preserve"> </w:t>
      </w:r>
    </w:p>
    <w:p w:rsidRPr="0067507B" w:rsidR="0067507B" w:rsidP="0067507B" w:rsidRDefault="0067507B" w14:paraId="2D391ADA" w14:textId="2A3C3E43">
      <w:pPr>
        <w:rPr>
          <w:del w:author="Maria Helena Menezes Maia" w:date="2026-04-05T18:35:00Z" w16du:dateUtc="2026-04-05T18:35:47Z" w:id="1636"/>
        </w:rPr>
      </w:pPr>
    </w:p>
    <w:p w:rsidR="005101CF" w:rsidP="00EC6E4A" w:rsidRDefault="0E883AB7" w14:paraId="70221722" w14:textId="7655BFBF">
      <w:pPr>
        <w:pStyle w:val="Ttulo3"/>
        <w:ind w:left="0" w:right="0" w:firstLine="0"/>
      </w:pPr>
      <w:bookmarkStart w:name="_Toc223954471" w:id="1637"/>
      <w:r w:rsidR="407A3F12">
        <w:rPr/>
        <w:t>Artigo 63.º</w:t>
      </w:r>
    </w:p>
    <w:p w:rsidR="005101CF" w:rsidP="00EC6E4A" w:rsidRDefault="0E883AB7" w14:paraId="62541CCF" w14:textId="1A223ACA">
      <w:pPr>
        <w:pStyle w:val="Ttulo3"/>
        <w:ind w:left="0" w:right="0" w:firstLine="0"/>
      </w:pPr>
      <w:r w:rsidR="407A3F12">
        <w:rPr/>
        <w:t>Vigilância epidemiológica e controlo de outras zoonoses</w:t>
      </w:r>
      <w:bookmarkEnd w:id="1637"/>
      <w:r w:rsidR="407A3F12">
        <w:rPr/>
        <w:t xml:space="preserve">  </w:t>
      </w:r>
    </w:p>
    <w:p w:rsidR="005101CF" w:rsidRDefault="0E883AB7" w14:paraId="4FE20A4A" w14:textId="0129C2B1">
      <w:pPr>
        <w:numPr>
          <w:ilvl w:val="0"/>
          <w:numId w:val="109"/>
        </w:numPr>
        <w:ind w:left="300" w:right="136" w:hanging="173"/>
        <w:rPr/>
      </w:pPr>
      <w:r w:rsidR="458AC5DB">
        <w:rPr/>
        <w:t>-</w:t>
      </w:r>
      <w:r w:rsidRPr="7F7CCA47" w:rsidR="458AC5DB">
        <w:rPr>
          <w:rFonts w:ascii="Arial" w:hAnsi="Arial" w:eastAsia="Arial" w:cs="Arial"/>
        </w:rPr>
        <w:t xml:space="preserve"> </w:t>
      </w:r>
      <w:r w:rsidR="458AC5DB">
        <w:rPr/>
        <w:t xml:space="preserve">Sem prejuízo das medidas de </w:t>
      </w:r>
      <w:r w:rsidR="1484BC2C">
        <w:rPr/>
        <w:t>prevenção</w:t>
      </w:r>
      <w:r w:rsidR="458AC5DB">
        <w:rPr/>
        <w:t xml:space="preserve"> da raiva animal, a DGAV pode determinar a execução de ações sanitárias, para vigilância ou controlo de outras zoonoses, em animais de companhia. </w:t>
      </w:r>
    </w:p>
    <w:p w:rsidR="005101CF" w:rsidRDefault="0E883AB7" w14:paraId="2DB19199" w14:textId="77777777">
      <w:pPr>
        <w:numPr>
          <w:ilvl w:val="0"/>
          <w:numId w:val="109"/>
        </w:numPr>
        <w:ind w:left="300" w:right="136" w:hanging="173"/>
      </w:pPr>
      <w:r>
        <w:t>-</w:t>
      </w:r>
      <w:r w:rsidRPr="59B417D6">
        <w:rPr>
          <w:rFonts w:ascii="Arial" w:hAnsi="Arial" w:eastAsia="Arial" w:cs="Arial"/>
        </w:rPr>
        <w:t xml:space="preserve"> </w:t>
      </w:r>
      <w:r>
        <w:t xml:space="preserve">As medidas a que se refere o número anterior são fixadas por área geográfica, em função da avaliação do risco para cada zoonose. </w:t>
      </w:r>
    </w:p>
    <w:p w:rsidR="005101CF" w:rsidRDefault="002C8051" w14:paraId="102B76D2" w14:textId="4C6CAA51">
      <w:pPr>
        <w:numPr>
          <w:ilvl w:val="0"/>
          <w:numId w:val="109"/>
        </w:numPr>
        <w:spacing w:after="116"/>
        <w:ind w:left="300" w:right="136" w:hanging="173"/>
        <w:rPr/>
      </w:pPr>
      <w:r w:rsidR="763DE1D8">
        <w:rPr/>
        <w:t>-</w:t>
      </w:r>
      <w:r w:rsidRPr="679F1546" w:rsidR="763DE1D8">
        <w:rPr>
          <w:rFonts w:ascii="Arial" w:hAnsi="Arial" w:eastAsia="Arial" w:cs="Arial"/>
        </w:rPr>
        <w:t xml:space="preserve"> </w:t>
      </w:r>
      <w:r w:rsidR="763DE1D8">
        <w:rPr/>
        <w:t xml:space="preserve">Os requisitos a que obedecem os planos referidos no número anterior são estabelecidos </w:t>
      </w:r>
      <w:r w:rsidR="76BFC50D">
        <w:rPr/>
        <w:t xml:space="preserve">por </w:t>
      </w:r>
      <w:r w:rsidR="2E4AEDBA">
        <w:rPr/>
        <w:t>Despacho d</w:t>
      </w:r>
      <w:r w:rsidR="2E4AEDBA">
        <w:rPr/>
        <w:t xml:space="preserve">o Diretor Geral de </w:t>
      </w:r>
      <w:r w:rsidR="385599C1">
        <w:rPr/>
        <w:t xml:space="preserve">Alimentação e </w:t>
      </w:r>
      <w:r w:rsidR="2E4AEDBA">
        <w:rPr/>
        <w:t>Veterinária</w:t>
      </w:r>
      <w:r w:rsidR="763DE1D8">
        <w:rPr/>
        <w:t xml:space="preserve">. </w:t>
      </w:r>
    </w:p>
    <w:p w:rsidR="7C34A28D" w:rsidP="3E4D986F" w:rsidRDefault="7C34A28D" w14:paraId="50661020" w14:textId="3C3999E7">
      <w:pPr>
        <w:numPr>
          <w:ilvl w:val="0"/>
          <w:numId w:val="109"/>
        </w:numPr>
        <w:spacing w:after="116"/>
        <w:ind w:left="300" w:right="136" w:hanging="173"/>
        <w:rPr>
          <w:rFonts w:ascii="Aptos" w:hAnsi="Aptos" w:eastAsia="Aptos" w:cs="Aptos"/>
          <w:noProof w:val="0"/>
          <w:sz w:val="22"/>
          <w:szCs w:val="22"/>
          <w:u w:val="none"/>
          <w:lang w:val="pt-PT"/>
        </w:rPr>
      </w:pPr>
      <w:r w:rsidRPr="679F1546" w:rsidR="6224FB60">
        <w:rPr>
          <w:rFonts w:ascii="Aptos" w:hAnsi="Aptos" w:eastAsia="Aptos" w:cs="Aptos"/>
          <w:noProof w:val="0"/>
          <w:sz w:val="22"/>
          <w:szCs w:val="22"/>
          <w:u w:val="none"/>
          <w:lang w:val="pt-PT"/>
          <w:rPrChange w:author="Susana Margarida Gonçalves Silva Santos" w:date="2026-04-23T08:31:31.584Z" w16du:dateUtc="2026-04-23T08:31:31.584Z" w:id="1963890693">
            <w:rPr>
              <w:rFonts w:ascii="Aptos" w:hAnsi="Aptos" w:eastAsia="Aptos" w:cs="Aptos"/>
              <w:noProof w:val="0"/>
              <w:sz w:val="22"/>
              <w:szCs w:val="22"/>
              <w:u w:val="single"/>
              <w:lang w:val="pt-PT"/>
            </w:rPr>
          </w:rPrChange>
        </w:rPr>
        <w:t xml:space="preserve">Até publicação do diploma previsto no número anterior mantêm-se em vigor as disposições estabelecidas </w:t>
      </w:r>
      <w:r w:rsidRPr="679F1546" w:rsidR="7E8718FA">
        <w:rPr>
          <w:rFonts w:ascii="Aptos" w:hAnsi="Aptos" w:eastAsia="Aptos" w:cs="Aptos"/>
          <w:noProof w:val="0"/>
          <w:sz w:val="22"/>
          <w:szCs w:val="22"/>
          <w:u w:val="none"/>
          <w:lang w:val="pt-PT"/>
          <w:rPrChange w:author="Susana Margarida Gonçalves Silva Santos" w:date="2026-04-23T08:31:31.585Z" w16du:dateUtc="2026-04-23T08:31:31.585Z" w:id="717402129">
            <w:rPr>
              <w:rFonts w:ascii="Aptos" w:hAnsi="Aptos" w:eastAsia="Aptos" w:cs="Aptos"/>
              <w:noProof w:val="0"/>
              <w:sz w:val="22"/>
              <w:szCs w:val="22"/>
              <w:u w:val="single"/>
              <w:lang w:val="pt-PT"/>
            </w:rPr>
          </w:rPrChange>
        </w:rPr>
        <w:t xml:space="preserve">na </w:t>
      </w:r>
      <w:r w:rsidRPr="679F1546" w:rsidR="6224FB60">
        <w:rPr>
          <w:rFonts w:ascii="Aptos" w:hAnsi="Aptos" w:eastAsia="Aptos" w:cs="Aptos"/>
          <w:noProof w:val="0"/>
          <w:sz w:val="22"/>
          <w:szCs w:val="22"/>
          <w:u w:val="none"/>
          <w:lang w:val="pt-PT"/>
          <w:rPrChange w:author="Susana Margarida Gonçalves Silva Santos" w:date="2026-04-23T08:31:31.585Z" w16du:dateUtc="2026-04-23T08:31:31.585Z" w:id="1982901677">
            <w:rPr>
              <w:rFonts w:ascii="Aptos" w:hAnsi="Aptos" w:eastAsia="Aptos" w:cs="Aptos"/>
              <w:noProof w:val="0"/>
              <w:sz w:val="22"/>
              <w:szCs w:val="22"/>
              <w:u w:val="single"/>
              <w:lang w:val="pt-PT"/>
            </w:rPr>
          </w:rPrChange>
        </w:rPr>
        <w:t>Portaria n.º 264/2013, de 16 de agosto</w:t>
      </w:r>
      <w:r w:rsidRPr="679F1546" w:rsidR="6224FB60">
        <w:rPr>
          <w:rFonts w:ascii="Aptos" w:hAnsi="Aptos" w:eastAsia="Aptos" w:cs="Aptos"/>
          <w:noProof w:val="0"/>
          <w:sz w:val="22"/>
          <w:szCs w:val="22"/>
          <w:u w:val="none"/>
          <w:lang w:val="pt-PT"/>
          <w:rPrChange w:author="Susana Margarida Gonçalves Silva Santos" w:date="2026-04-23T08:31:31.586Z" w16du:dateUtc="2026-04-23T08:31:31.586Z" w:id="1324826173">
            <w:rPr>
              <w:rFonts w:ascii="Aptos" w:hAnsi="Aptos" w:eastAsia="Aptos" w:cs="Aptos"/>
              <w:noProof w:val="0"/>
              <w:sz w:val="22"/>
              <w:szCs w:val="22"/>
              <w:u w:val="single"/>
              <w:lang w:val="pt-PT"/>
            </w:rPr>
          </w:rPrChange>
        </w:rPr>
        <w:t>.</w:t>
      </w:r>
    </w:p>
    <w:p w:rsidR="00243575" w:rsidP="7F7CCA47" w:rsidRDefault="00243575" w14:paraId="060F0202" w14:textId="0142C3CE">
      <w:pPr>
        <w:pStyle w:val="Normal"/>
        <w:spacing w:after="230" w:line="259" w:lineRule="auto"/>
        <w:ind w:left="316" w:right="315" w:hanging="10"/>
        <w:jc w:val="center"/>
        <w:rPr>
          <w:del w:author="Maria Helena Menezes Maia" w:date="2026-04-22T11:22:26.687Z" w16du:dateUtc="2026-04-22T11:22:26.687Z" w:id="692792956"/>
        </w:rPr>
      </w:pPr>
    </w:p>
    <w:p w:rsidR="7F7CCA47" w:rsidP="7F7CCA47" w:rsidRDefault="7F7CCA47" w14:paraId="684BEE9B" w14:textId="4B69F9E9">
      <w:pPr>
        <w:pStyle w:val="Normal"/>
        <w:spacing w:after="230" w:line="259" w:lineRule="auto"/>
        <w:ind w:left="316" w:right="315" w:hanging="10"/>
        <w:jc w:val="center"/>
        <w:rPr>
          <w:del w:author="Maria Helena Menezes Maia" w:date="2026-04-22T11:22:27.15Z" w16du:dateUtc="2026-04-22T11:22:27.15Z" w:id="934420502"/>
        </w:rPr>
      </w:pPr>
    </w:p>
    <w:p w:rsidR="005101CF" w:rsidRDefault="00A626AB" w14:paraId="252918C9" w14:textId="77777777">
      <w:pPr>
        <w:spacing w:after="232" w:line="259" w:lineRule="auto"/>
        <w:ind w:left="52" w:right="0" w:firstLine="0"/>
        <w:jc w:val="center"/>
      </w:pPr>
      <w:r>
        <w:t xml:space="preserve"> </w:t>
      </w:r>
    </w:p>
    <w:p w:rsidR="00B531EB" w:rsidP="001035C9" w:rsidRDefault="00A626AB" w14:paraId="40F092D5" w14:textId="77777777">
      <w:pPr>
        <w:pStyle w:val="Ttulo1"/>
        <w:ind w:right="0"/>
      </w:pPr>
      <w:bookmarkStart w:name="_Toc223954474" w:id="1646"/>
      <w:r>
        <w:t>CAPÍTULO X</w:t>
      </w:r>
      <w:r w:rsidR="001035C9">
        <w:t xml:space="preserve"> </w:t>
      </w:r>
    </w:p>
    <w:p w:rsidR="005101CF" w:rsidP="001035C9" w:rsidRDefault="00A626AB" w14:paraId="3B3F4460" w14:textId="51D7053B">
      <w:pPr>
        <w:pStyle w:val="Ttulo1"/>
        <w:ind w:right="0"/>
      </w:pPr>
      <w:r>
        <w:t>Gestão das populações animais</w:t>
      </w:r>
      <w:bookmarkEnd w:id="1646"/>
      <w:r>
        <w:t xml:space="preserve"> </w:t>
      </w:r>
    </w:p>
    <w:p w:rsidRPr="0067507B" w:rsidR="0067507B" w:rsidP="0067507B" w:rsidRDefault="0067507B" w14:paraId="2B029709" w14:textId="77777777"/>
    <w:p w:rsidR="00D16950" w:rsidP="001035C9" w:rsidRDefault="00A626AB" w14:paraId="706BFC8D" w14:textId="77777777">
      <w:pPr>
        <w:pStyle w:val="Ttulo2"/>
        <w:ind w:right="0"/>
      </w:pPr>
      <w:bookmarkStart w:name="_Toc223954475" w:id="1647"/>
      <w:r>
        <w:t>SECCÇÃO I</w:t>
      </w:r>
    </w:p>
    <w:p w:rsidR="005101CF" w:rsidP="001035C9" w:rsidRDefault="00A626AB" w14:paraId="713AB7AA" w14:textId="47CBCC5E">
      <w:pPr>
        <w:pStyle w:val="Ttulo2"/>
        <w:ind w:right="0"/>
      </w:pPr>
      <w:r>
        <w:t>Controlo da população animal</w:t>
      </w:r>
      <w:bookmarkEnd w:id="1647"/>
      <w:r>
        <w:t xml:space="preserve"> </w:t>
      </w:r>
    </w:p>
    <w:p w:rsidRPr="0067507B" w:rsidR="0067507B" w:rsidP="0067507B" w:rsidRDefault="0067507B" w14:paraId="5D9AB008" w14:textId="77777777"/>
    <w:p w:rsidR="00D16950" w:rsidP="001035C9" w:rsidRDefault="00A626AB" w14:paraId="4212751B" w14:textId="77777777">
      <w:pPr>
        <w:pStyle w:val="Ttulo3"/>
      </w:pPr>
      <w:bookmarkStart w:name="_Toc223954476" w:id="1648"/>
      <w:r>
        <w:t xml:space="preserve">Artigo 65.º </w:t>
      </w:r>
    </w:p>
    <w:p w:rsidR="005101CF" w:rsidP="001035C9" w:rsidRDefault="00A626AB" w14:paraId="744B5615" w14:textId="07C595DA">
      <w:pPr>
        <w:pStyle w:val="Ttulo3"/>
      </w:pPr>
      <w:r>
        <w:t>Controlo ambiental</w:t>
      </w:r>
      <w:bookmarkEnd w:id="1648"/>
      <w:r>
        <w:t xml:space="preserve"> </w:t>
      </w:r>
    </w:p>
    <w:p w:rsidR="005101CF" w:rsidRDefault="00A626AB" w14:paraId="093267BB" w14:textId="77777777">
      <w:pPr>
        <w:numPr>
          <w:ilvl w:val="0"/>
          <w:numId w:val="111"/>
        </w:numPr>
        <w:ind w:left="300" w:right="136" w:hanging="173"/>
      </w:pPr>
      <w:r>
        <w:t>-</w:t>
      </w:r>
      <w:r>
        <w:rPr>
          <w:rFonts w:ascii="Arial" w:hAnsi="Arial" w:eastAsia="Arial" w:cs="Arial"/>
        </w:rPr>
        <w:t xml:space="preserve"> </w:t>
      </w:r>
      <w:r>
        <w:t xml:space="preserve">Compete às câmaras municipais promover as medidas necessárias à eliminação dos meios de subsistência dos animais na via ou em quaisquer lugares públicos, quer através da alimentação fornecida por particulares, quer pela deposição de lixos, de forma descontrolada. </w:t>
      </w:r>
    </w:p>
    <w:p w:rsidR="005101CF" w:rsidRDefault="00A626AB" w14:paraId="6DC22D66" w14:textId="77777777">
      <w:pPr>
        <w:numPr>
          <w:ilvl w:val="0"/>
          <w:numId w:val="111"/>
        </w:numPr>
        <w:ind w:left="300" w:right="136" w:hanging="173"/>
      </w:pPr>
      <w:r>
        <w:t>-</w:t>
      </w:r>
      <w:r>
        <w:rPr>
          <w:rFonts w:ascii="Arial" w:hAnsi="Arial" w:eastAsia="Arial" w:cs="Arial"/>
        </w:rPr>
        <w:t xml:space="preserve"> </w:t>
      </w:r>
      <w:r>
        <w:t xml:space="preserve">Para efeito do disposto no número anterior, as câmaras municipais devem remover os lixos, promover o correto acondicionamento e respetivo tratamento e, no âmbito das suas atribuições, promover campanhas de educação das populações, tendo em vista a sensibilização para os riscos inerentes à alimentação de animais errantes. </w:t>
      </w:r>
    </w:p>
    <w:p w:rsidR="005101CF" w:rsidRDefault="00A626AB" w14:paraId="4D54924C" w14:textId="77777777">
      <w:pPr>
        <w:numPr>
          <w:ilvl w:val="0"/>
          <w:numId w:val="111"/>
        </w:numPr>
        <w:spacing w:after="114"/>
        <w:ind w:left="300" w:right="136" w:hanging="173"/>
      </w:pPr>
      <w:r>
        <w:t>-</w:t>
      </w:r>
      <w:r>
        <w:rPr>
          <w:rFonts w:ascii="Arial" w:hAnsi="Arial" w:eastAsia="Arial" w:cs="Arial"/>
        </w:rPr>
        <w:t xml:space="preserve"> </w:t>
      </w:r>
      <w:r>
        <w:t xml:space="preserve">É proibido fornecer alimento a animais na via pública, exceto quando esta atividade for incluída em plano aprovado pelas câmaras municipais. </w:t>
      </w:r>
    </w:p>
    <w:p w:rsidR="0067507B" w:rsidP="0067507B" w:rsidRDefault="0067507B" w14:paraId="076D1D31" w14:textId="77777777">
      <w:pPr>
        <w:spacing w:after="114"/>
        <w:ind w:left="300" w:right="136" w:firstLine="0"/>
      </w:pPr>
    </w:p>
    <w:p w:rsidR="00D16950" w:rsidP="0028240E" w:rsidRDefault="00A626AB" w14:paraId="47B61F17" w14:textId="77777777">
      <w:pPr>
        <w:pStyle w:val="Ttulo3"/>
        <w:ind w:left="0" w:right="0" w:firstLine="0"/>
      </w:pPr>
      <w:bookmarkStart w:name="_Toc223954477" w:id="1649"/>
      <w:r>
        <w:t xml:space="preserve">Artigo 66.º </w:t>
      </w:r>
    </w:p>
    <w:p w:rsidR="005101CF" w:rsidP="0028240E" w:rsidRDefault="00A626AB" w14:paraId="21C051BA" w14:textId="0E03ED5F">
      <w:pPr>
        <w:pStyle w:val="Ttulo3"/>
        <w:ind w:left="0" w:right="0" w:firstLine="0"/>
      </w:pPr>
      <w:r w:rsidR="0B861554">
        <w:rPr/>
        <w:t>Controlo das populações errantes e a</w:t>
      </w:r>
      <w:commentRangeStart w:id="467287708"/>
      <w:r w:rsidR="0B861554">
        <w:rPr/>
        <w:t>ssilvestradas</w:t>
      </w:r>
      <w:bookmarkEnd w:id="1649"/>
      <w:r w:rsidR="0B861554">
        <w:rPr/>
        <w:t xml:space="preserve"> </w:t>
      </w:r>
      <w:commentRangeEnd w:id="467287708"/>
      <w:r>
        <w:rPr>
          <w:rStyle w:val="CommentReference"/>
        </w:rPr>
        <w:commentReference w:id="467287708"/>
      </w:r>
    </w:p>
    <w:p w:rsidR="005101CF" w:rsidP="00243575" w:rsidRDefault="00A626AB" w14:paraId="09BF25AF" w14:textId="153CF500">
      <w:pPr>
        <w:spacing w:after="114"/>
        <w:ind w:left="420" w:right="136"/>
      </w:pPr>
      <w:r>
        <w:t>1 -</w:t>
      </w:r>
      <w:r>
        <w:rPr>
          <w:rFonts w:ascii="Arial" w:hAnsi="Arial" w:eastAsia="Arial" w:cs="Arial"/>
        </w:rPr>
        <w:t xml:space="preserve"> </w:t>
      </w:r>
      <w:r>
        <w:t xml:space="preserve">Para garantia da saúde e tranquilidade públicas, da saúde e do bem-estar animal, da segurança de pessoas, de outros animais e de bens e da higiene dos locais, compete às câmaras municipais controlar as populações errantes e assilvestradas, de acordo com um plano elaborado pelos médicos veterinários municipais, adaptado às características do </w:t>
      </w:r>
      <w:r>
        <w:t xml:space="preserve">concelho e prevendo a colaboração das autoridades administrativas e policiais competentes.  </w:t>
      </w:r>
    </w:p>
    <w:p w:rsidR="005101CF" w:rsidRDefault="00A626AB" w14:paraId="05155A75" w14:textId="5E143D07">
      <w:pPr>
        <w:ind w:left="420" w:right="136"/>
      </w:pPr>
      <w:r w:rsidR="22998B98">
        <w:rPr/>
        <w:t>2 -</w:t>
      </w:r>
      <w:r w:rsidRPr="7F7CCA47" w:rsidR="22998B98">
        <w:rPr>
          <w:rFonts w:ascii="Arial" w:hAnsi="Arial" w:eastAsia="Arial" w:cs="Arial"/>
        </w:rPr>
        <w:t xml:space="preserve"> </w:t>
      </w:r>
      <w:commentRangeStart w:id="1354607583"/>
      <w:r w:rsidR="22998B98">
        <w:rPr/>
        <w:t xml:space="preserve">As câmaras municipais devem apresentar, à DGAV, </w:t>
      </w:r>
      <w:r w:rsidRPr="7F7CCA47" w:rsidR="22998B98">
        <w:rPr>
          <w:highlight w:val="yellow"/>
        </w:rPr>
        <w:t>o plano</w:t>
      </w:r>
      <w:r w:rsidR="22998B98">
        <w:rPr/>
        <w:t xml:space="preserve"> a que se refere o número anterior, </w:t>
      </w:r>
      <w:r w:rsidR="43534148">
        <w:rPr/>
        <w:t>até ao final de cada ano civil,</w:t>
      </w:r>
      <w:r w:rsidR="22998B98">
        <w:rPr/>
        <w:t xml:space="preserve"> o qual deve incluir, designadamente, a: </w:t>
      </w:r>
      <w:commentRangeEnd w:id="1354607583"/>
      <w:r>
        <w:rPr>
          <w:rStyle w:val="CommentReference"/>
        </w:rPr>
        <w:commentReference w:id="1354607583"/>
      </w:r>
    </w:p>
    <w:p w:rsidR="005101CF" w:rsidRDefault="00A626AB" w14:paraId="1F3BF09B" w14:textId="77777777">
      <w:pPr>
        <w:numPr>
          <w:ilvl w:val="0"/>
          <w:numId w:val="112"/>
        </w:numPr>
        <w:ind w:right="136" w:hanging="360"/>
      </w:pPr>
      <w:r>
        <w:t xml:space="preserve">Indicação do número estimado de animais confinados e errantes, com ou sem detentor, existentes no concelho; </w:t>
      </w:r>
    </w:p>
    <w:p w:rsidR="005101CF" w:rsidRDefault="00A626AB" w14:paraId="598A2354" w14:textId="6FC320C3">
      <w:pPr>
        <w:numPr>
          <w:ilvl w:val="0"/>
          <w:numId w:val="112"/>
        </w:numPr>
        <w:spacing w:after="116"/>
        <w:ind w:right="136" w:hanging="360"/>
        <w:rPr/>
      </w:pPr>
      <w:r w:rsidR="22998B98">
        <w:rPr/>
        <w:t>Tipificação quanto à respetiva proveniência, saúde e bem-estar dos animais</w:t>
      </w:r>
      <w:r w:rsidR="6A92043E">
        <w:rPr/>
        <w:t xml:space="preserve"> </w:t>
      </w:r>
      <w:r w:rsidR="5EC0F4A4">
        <w:rPr/>
        <w:t>e</w:t>
      </w:r>
      <w:r w:rsidR="22998B98">
        <w:rPr/>
        <w:t xml:space="preserve"> </w:t>
      </w:r>
      <w:r w:rsidR="20171B9B">
        <w:rPr/>
        <w:t>m</w:t>
      </w:r>
      <w:r w:rsidR="22998B98">
        <w:rPr/>
        <w:t>edidas de controlo instituídas</w:t>
      </w:r>
      <w:r w:rsidR="0661140E">
        <w:rPr/>
        <w:t xml:space="preserve"> pelo município.</w:t>
      </w:r>
    </w:p>
    <w:p w:rsidR="413FEE05" w:rsidP="7F7CCA47" w:rsidRDefault="413FEE05" w14:paraId="41A33F79" w14:textId="0C6152E4">
      <w:pPr>
        <w:numPr>
          <w:ilvl w:val="0"/>
          <w:numId w:val="112"/>
        </w:numPr>
        <w:spacing w:after="116"/>
        <w:ind w:right="136" w:hanging="360"/>
        <w:rPr/>
      </w:pPr>
      <w:r w:rsidR="413FEE05">
        <w:rPr/>
        <w:t>Apresentação de propostas de controlo das populações de animais errantes, na área territorial do município.</w:t>
      </w:r>
    </w:p>
    <w:p w:rsidR="413FEE05" w:rsidP="7F7CCA47" w:rsidRDefault="413FEE05" w14:paraId="4E830EC5" w14:textId="77B1A184">
      <w:pPr>
        <w:spacing w:after="116"/>
        <w:ind w:left="0" w:right="136" w:hanging="0"/>
      </w:pPr>
      <w:r w:rsidR="413FEE05">
        <w:rPr/>
        <w:t>3</w:t>
      </w:r>
      <w:r w:rsidR="46ECEB30">
        <w:rPr/>
        <w:t xml:space="preserve"> – A DGAV promove a elaboração do relatório anual de gestão das populações, de acordo com os dados envi</w:t>
      </w:r>
      <w:r w:rsidR="421D4A2C">
        <w:rPr/>
        <w:t>ados pelos municípios.</w:t>
      </w:r>
    </w:p>
    <w:p w:rsidR="0067507B" w:rsidP="0067507B" w:rsidRDefault="0067507B" w14:paraId="71A31320" w14:textId="77777777">
      <w:pPr>
        <w:spacing w:after="116"/>
        <w:ind w:left="862" w:right="136" w:firstLine="0"/>
      </w:pPr>
    </w:p>
    <w:p w:rsidR="00C545D3" w:rsidP="0028240E" w:rsidRDefault="00A626AB" w14:paraId="00EB0598" w14:textId="77777777">
      <w:pPr>
        <w:pStyle w:val="Ttulo3"/>
        <w:ind w:left="0" w:right="0" w:firstLine="0"/>
      </w:pPr>
      <w:bookmarkStart w:name="_Toc223954478" w:id="1650"/>
      <w:r>
        <w:t>Artigo 67.º</w:t>
      </w:r>
    </w:p>
    <w:p w:rsidR="005101CF" w:rsidP="0028240E" w:rsidRDefault="00A626AB" w14:paraId="2194F09A" w14:textId="3ACA60A9">
      <w:pPr>
        <w:pStyle w:val="Ttulo3"/>
        <w:ind w:left="0" w:right="0" w:firstLine="0"/>
      </w:pPr>
      <w:r>
        <w:t>Programas de captura, esterilização e devolução ao local de origem</w:t>
      </w:r>
      <w:bookmarkEnd w:id="1650"/>
      <w:r>
        <w:t xml:space="preserve"> </w:t>
      </w:r>
    </w:p>
    <w:p w:rsidR="4A9D7935" w:rsidP="7F7CCA47" w:rsidRDefault="4A9D7935" w14:paraId="3F91EF00" w14:textId="4D8A06B8">
      <w:pPr>
        <w:numPr>
          <w:ilvl w:val="0"/>
          <w:numId w:val="113"/>
        </w:numPr>
        <w:ind w:left="300" w:right="136" w:hanging="173"/>
        <w:rPr/>
      </w:pPr>
      <w:r w:rsidR="4A9D7935">
        <w:rPr/>
        <w:t>-</w:t>
      </w:r>
      <w:r w:rsidRPr="7F7CCA47" w:rsidR="4A9D7935">
        <w:rPr>
          <w:rFonts w:ascii="Arial" w:hAnsi="Arial" w:eastAsia="Arial" w:cs="Arial"/>
        </w:rPr>
        <w:t xml:space="preserve"> </w:t>
      </w:r>
      <w:r w:rsidR="4A9D7935">
        <w:rPr/>
        <w:t xml:space="preserve">Sem prejuízo das disposições previstas nos </w:t>
      </w:r>
      <w:r w:rsidRPr="7F7CCA47" w:rsidR="4A9D7935">
        <w:rPr>
          <w:highlight w:val="yellow"/>
        </w:rPr>
        <w:t>artigos 65.º e 66.º,</w:t>
      </w:r>
      <w:r w:rsidR="4A9D7935">
        <w:rPr/>
        <w:t xml:space="preserve"> as câmaras municipais podem, sob parecer vinculativo do MVM, autorizar a manutenção, em locais especialmente designados para o efeito, de colónias de gatos, no âmbito de programas de captura, esterilização e devolução ao local de origem, </w:t>
      </w:r>
      <w:r w:rsidR="45D2F1E4">
        <w:rPr/>
        <w:t>adiante</w:t>
      </w:r>
      <w:r w:rsidR="4A9D7935">
        <w:rPr/>
        <w:t xml:space="preserve"> designados «CED»</w:t>
      </w:r>
      <w:r w:rsidR="3F6D24A9">
        <w:rPr/>
        <w:t>.</w:t>
      </w:r>
    </w:p>
    <w:p w:rsidR="005101CF" w:rsidRDefault="00A626AB" w14:paraId="2C30C01A" w14:textId="75E783FB">
      <w:pPr>
        <w:numPr>
          <w:ilvl w:val="0"/>
          <w:numId w:val="113"/>
        </w:numPr>
        <w:ind w:left="300" w:right="136" w:hanging="173"/>
        <w:rPr/>
      </w:pPr>
      <w:r w:rsidR="22998B98">
        <w:rPr/>
        <w:t>-</w:t>
      </w:r>
      <w:r w:rsidRPr="7F7CCA47" w:rsidR="22998B98">
        <w:rPr>
          <w:rFonts w:ascii="Arial" w:hAnsi="Arial" w:eastAsia="Arial" w:cs="Arial"/>
        </w:rPr>
        <w:t xml:space="preserve"> </w:t>
      </w:r>
      <w:r w:rsidR="22998B98">
        <w:rPr/>
        <w:t xml:space="preserve">Em caso de incumprimento das disposições previstas no número anterior, ou quando estejam em causa a saúde e segurança pública ou o bem-estar animal, as câmaras municipais </w:t>
      </w:r>
      <w:r w:rsidR="5FE4BC8B">
        <w:rPr/>
        <w:t>pode</w:t>
      </w:r>
      <w:r w:rsidR="6AF90335">
        <w:rPr/>
        <w:t>m</w:t>
      </w:r>
      <w:r w:rsidR="5FE4BC8B">
        <w:rPr/>
        <w:t xml:space="preserve"> determinar medidas corretivas</w:t>
      </w:r>
      <w:r w:rsidR="2F08082A">
        <w:rPr/>
        <w:t>, ou a</w:t>
      </w:r>
      <w:r w:rsidR="5FE4BC8B">
        <w:rPr/>
        <w:t xml:space="preserve"> </w:t>
      </w:r>
      <w:r w:rsidR="22998B98">
        <w:rPr/>
        <w:t>suspen</w:t>
      </w:r>
      <w:r w:rsidR="0280EAB6">
        <w:rPr/>
        <w:t>são</w:t>
      </w:r>
      <w:r w:rsidR="22998B98">
        <w:rPr/>
        <w:t xml:space="preserve"> </w:t>
      </w:r>
      <w:r w:rsidR="3D9E0696">
        <w:rPr/>
        <w:t>d</w:t>
      </w:r>
      <w:r w:rsidR="22998B98">
        <w:rPr/>
        <w:t>o programa CED em curso</w:t>
      </w:r>
      <w:r w:rsidR="26A33614">
        <w:rPr/>
        <w:t xml:space="preserve"> devendo, neste cas</w:t>
      </w:r>
      <w:r w:rsidR="6916B0E0">
        <w:rPr/>
        <w:t>o</w:t>
      </w:r>
      <w:r w:rsidR="26A33614">
        <w:rPr/>
        <w:t xml:space="preserve">, </w:t>
      </w:r>
      <w:r w:rsidR="22998B98">
        <w:rPr/>
        <w:t>procede</w:t>
      </w:r>
      <w:r w:rsidR="241A1536">
        <w:rPr/>
        <w:t>r</w:t>
      </w:r>
      <w:r w:rsidR="22998B98">
        <w:rPr/>
        <w:t xml:space="preserve"> à recolha dos animais para o centro de recolha</w:t>
      </w:r>
      <w:r w:rsidR="2678B950">
        <w:rPr/>
        <w:t xml:space="preserve"> oficial</w:t>
      </w:r>
      <w:r w:rsidR="22998B98">
        <w:rPr/>
        <w:t xml:space="preserve">. </w:t>
      </w:r>
    </w:p>
    <w:p w:rsidR="005101CF" w:rsidRDefault="00A626AB" w14:paraId="65467B29" w14:textId="77777777">
      <w:pPr>
        <w:numPr>
          <w:ilvl w:val="0"/>
          <w:numId w:val="113"/>
        </w:numPr>
        <w:ind w:left="300" w:right="136" w:hanging="173"/>
        <w:rPr/>
      </w:pPr>
      <w:r w:rsidR="22998B98">
        <w:rPr/>
        <w:t>-</w:t>
      </w:r>
      <w:r w:rsidRPr="7F7CCA47" w:rsidR="22998B98">
        <w:rPr>
          <w:rFonts w:ascii="Arial" w:hAnsi="Arial" w:eastAsia="Arial" w:cs="Arial"/>
        </w:rPr>
        <w:t xml:space="preserve"> </w:t>
      </w:r>
      <w:r w:rsidR="22998B98">
        <w:rPr/>
        <w:t xml:space="preserve">Por razões de saúde e segurança pública, o programa a que se refere o n.º 1 não é aplicável a cães. </w:t>
      </w:r>
    </w:p>
    <w:p w:rsidR="2DB2FCBB" w:rsidP="7F7CCA47" w:rsidRDefault="2DB2FCBB" w14:paraId="0885D8E5" w14:textId="216094F7">
      <w:pPr>
        <w:pStyle w:val="Normal"/>
        <w:ind w:right="136"/>
        <w:rPr>
          <w:color w:val="auto"/>
        </w:rPr>
      </w:pPr>
      <w:r w:rsidR="2DB2FCBB">
        <w:rPr/>
        <w:t>4</w:t>
      </w:r>
      <w:r w:rsidR="06A69E6C">
        <w:rPr/>
        <w:t xml:space="preserve"> </w:t>
      </w:r>
      <w:r w:rsidR="723059CF">
        <w:rPr/>
        <w:t>-</w:t>
      </w:r>
      <w:r w:rsidR="06A69E6C">
        <w:rPr/>
        <w:t xml:space="preserve"> Os programas CED podem realizar -se por iniciativa das câmaras municipais</w:t>
      </w:r>
      <w:r w:rsidR="4EA23F48">
        <w:rPr/>
        <w:t xml:space="preserve"> </w:t>
      </w:r>
      <w:r w:rsidRPr="7F7CCA47" w:rsidR="4EA23F48">
        <w:rPr>
          <w:color w:val="auto"/>
        </w:rPr>
        <w:t>(entidade promotora)</w:t>
      </w:r>
      <w:r w:rsidRPr="7F7CCA47" w:rsidR="06A69E6C">
        <w:rPr>
          <w:color w:val="auto"/>
        </w:rPr>
        <w:t xml:space="preserve"> </w:t>
      </w:r>
      <w:r w:rsidRPr="7F7CCA47" w:rsidR="06A69E6C">
        <w:rPr>
          <w:color w:val="auto"/>
        </w:rPr>
        <w:t xml:space="preserve">ou mediante proposta de </w:t>
      </w:r>
      <w:r w:rsidRPr="7F7CCA47" w:rsidR="1133560C">
        <w:rPr>
          <w:color w:val="auto"/>
        </w:rPr>
        <w:t xml:space="preserve">entidade responsável </w:t>
      </w:r>
      <w:r w:rsidRPr="7F7CCA47" w:rsidR="06A69E6C">
        <w:rPr>
          <w:color w:val="auto"/>
        </w:rPr>
        <w:t>a quem a câmara municipal atribua a gestão do programa CED</w:t>
      </w:r>
      <w:r w:rsidRPr="7F7CCA47" w:rsidR="2C744783">
        <w:rPr>
          <w:color w:val="auto"/>
        </w:rPr>
        <w:t>, mediante celebração de protocolo</w:t>
      </w:r>
      <w:r w:rsidRPr="7F7CCA47" w:rsidR="06A69E6C">
        <w:rPr>
          <w:color w:val="auto"/>
        </w:rPr>
        <w:t>.</w:t>
      </w:r>
    </w:p>
    <w:p w:rsidR="63EF7C3E" w:rsidP="7F7CCA47" w:rsidRDefault="63EF7C3E" w14:paraId="3E5171E9" w14:textId="6ADA9489">
      <w:pPr>
        <w:pStyle w:val="Normal"/>
        <w:ind w:right="136"/>
      </w:pPr>
      <w:r w:rsidR="63EF7C3E">
        <w:rPr/>
        <w:t xml:space="preserve">5 </w:t>
      </w:r>
      <w:r w:rsidR="3042FCF3">
        <w:rPr/>
        <w:t>-</w:t>
      </w:r>
      <w:r w:rsidR="06A69E6C">
        <w:rPr/>
        <w:t xml:space="preserve"> Deve ser evitada a implementação de programas CED nos parques públicos, nos refúgios de vida selvagens ou outros locais públicos que sirvam de habitat à vida selvagem.</w:t>
      </w:r>
    </w:p>
    <w:p w:rsidR="4DA0F8D3" w:rsidP="7F7CCA47" w:rsidRDefault="4DA0F8D3" w14:paraId="1CCAD6B3" w14:textId="0D41E7A7">
      <w:pPr>
        <w:pStyle w:val="Normal"/>
        <w:ind w:right="136"/>
      </w:pPr>
      <w:r w:rsidR="4DA0F8D3">
        <w:rPr/>
        <w:t>6</w:t>
      </w:r>
      <w:r w:rsidR="06A69E6C">
        <w:rPr/>
        <w:t xml:space="preserve"> </w:t>
      </w:r>
      <w:r w:rsidR="40F2A74A">
        <w:rPr/>
        <w:t>-</w:t>
      </w:r>
      <w:r w:rsidR="06A69E6C">
        <w:rPr/>
        <w:t xml:space="preserve"> A entidade </w:t>
      </w:r>
      <w:r w:rsidR="25C98F71">
        <w:rPr/>
        <w:t>promotora do</w:t>
      </w:r>
      <w:r w:rsidR="3D6F775C">
        <w:rPr/>
        <w:t xml:space="preserve"> programa</w:t>
      </w:r>
      <w:r w:rsidR="06A69E6C">
        <w:rPr/>
        <w:t xml:space="preserve"> CED deve assegurar:</w:t>
      </w:r>
    </w:p>
    <w:p w:rsidR="06A69E6C" w:rsidP="7F7CCA47" w:rsidRDefault="06A69E6C" w14:paraId="360640FA" w14:textId="66B8C6DB">
      <w:pPr>
        <w:pStyle w:val="Normal"/>
        <w:ind w:right="136"/>
      </w:pPr>
      <w:r w:rsidR="06A69E6C">
        <w:rPr/>
        <w:t>a) A existência de um plano de gestão da colónia, do</w:t>
      </w:r>
      <w:r w:rsidR="4B01E211">
        <w:rPr/>
        <w:t xml:space="preserve"> </w:t>
      </w:r>
      <w:r w:rsidR="06A69E6C">
        <w:rPr/>
        <w:t>qual conste a identificação do médico veterinário assistente</w:t>
      </w:r>
      <w:r w:rsidR="1E6600F1">
        <w:rPr/>
        <w:t xml:space="preserve"> </w:t>
      </w:r>
      <w:r w:rsidR="06A69E6C">
        <w:rPr/>
        <w:t>e das pessoas que na entidade são responsáveis pela</w:t>
      </w:r>
      <w:r w:rsidR="34C92FEB">
        <w:rPr/>
        <w:t xml:space="preserve"> </w:t>
      </w:r>
      <w:r w:rsidR="06A69E6C">
        <w:rPr/>
        <w:t>execução do programa;</w:t>
      </w:r>
    </w:p>
    <w:p w:rsidR="06A69E6C" w:rsidP="7F7CCA47" w:rsidRDefault="06A69E6C" w14:paraId="43779DA1" w14:textId="24D9FEEB">
      <w:pPr>
        <w:pStyle w:val="Normal"/>
        <w:ind w:right="136"/>
      </w:pPr>
      <w:r w:rsidR="06A69E6C">
        <w:rPr/>
        <w:t>b) Que os animais que compõem a colónia são avaliados</w:t>
      </w:r>
      <w:r w:rsidR="2B75F64D">
        <w:rPr/>
        <w:t xml:space="preserve"> </w:t>
      </w:r>
      <w:r w:rsidR="06A69E6C">
        <w:rPr/>
        <w:t>periodicamente do ponto de vista clínico, de forma</w:t>
      </w:r>
      <w:r w:rsidR="715858AA">
        <w:rPr/>
        <w:t xml:space="preserve"> </w:t>
      </w:r>
      <w:r w:rsidR="06A69E6C">
        <w:rPr/>
        <w:t>a despistar doenças transmissíveis que</w:t>
      </w:r>
      <w:r w:rsidR="2E10103A">
        <w:rPr/>
        <w:t xml:space="preserve"> </w:t>
      </w:r>
      <w:r w:rsidR="06A69E6C">
        <w:rPr/>
        <w:t>sejam consideradas importantes;</w:t>
      </w:r>
    </w:p>
    <w:p w:rsidR="06A69E6C" w:rsidP="7F7CCA47" w:rsidRDefault="06A69E6C" w14:paraId="27724A81" w14:textId="122D1D67">
      <w:pPr>
        <w:pStyle w:val="Normal"/>
        <w:ind w:right="136"/>
      </w:pPr>
      <w:r w:rsidR="06A69E6C">
        <w:rPr/>
        <w:t>c) Que os animais portadores de doenças transmissíveis</w:t>
      </w:r>
      <w:r w:rsidR="22C81845">
        <w:rPr/>
        <w:t xml:space="preserve"> </w:t>
      </w:r>
      <w:r w:rsidR="06A69E6C">
        <w:rPr/>
        <w:t>a outros animais ou a seres humanos são retirados</w:t>
      </w:r>
      <w:r w:rsidR="7F8DEB06">
        <w:rPr/>
        <w:t xml:space="preserve"> </w:t>
      </w:r>
      <w:r w:rsidR="06A69E6C">
        <w:rPr/>
        <w:t>da colónia;</w:t>
      </w:r>
    </w:p>
    <w:p w:rsidR="06A69E6C" w:rsidP="7F7CCA47" w:rsidRDefault="06A69E6C" w14:paraId="5AD51A2A" w14:textId="46BE8493">
      <w:pPr>
        <w:pStyle w:val="Normal"/>
        <w:ind w:right="136"/>
      </w:pPr>
      <w:r w:rsidR="06A69E6C">
        <w:rPr/>
        <w:t>d) Que os animais capturados, antes de integrarem a</w:t>
      </w:r>
      <w:r w:rsidR="3DB5DDC3">
        <w:rPr/>
        <w:t xml:space="preserve"> </w:t>
      </w:r>
      <w:r w:rsidR="06A69E6C">
        <w:rPr/>
        <w:t>colónia, são entregues nos CRO para verificação da sua</w:t>
      </w:r>
      <w:r w:rsidR="42C4347E">
        <w:rPr/>
        <w:t xml:space="preserve"> </w:t>
      </w:r>
      <w:r w:rsidR="06A69E6C">
        <w:rPr/>
        <w:t>aptidão;</w:t>
      </w:r>
    </w:p>
    <w:p w:rsidR="78648FC8" w:rsidP="7F7CCA47" w:rsidRDefault="78648FC8" w14:paraId="5A48A1B0" w14:textId="3E867753">
      <w:pPr>
        <w:pStyle w:val="Normal"/>
        <w:ind w:right="136"/>
        <w:rPr>
          <w:color w:val="000000" w:themeColor="text1" w:themeTint="FF" w:themeShade="FF"/>
        </w:rPr>
      </w:pPr>
      <w:r w:rsidR="78648FC8">
        <w:rPr/>
        <w:t>e</w:t>
      </w:r>
      <w:r w:rsidR="69B20608">
        <w:rPr/>
        <w:t xml:space="preserve">) Os </w:t>
      </w:r>
      <w:r w:rsidRPr="7F7CCA47" w:rsidR="69B20608">
        <w:rPr>
          <w:color w:val="auto"/>
          <w:u w:val="single"/>
        </w:rPr>
        <w:t>g</w:t>
      </w:r>
      <w:r w:rsidRPr="7F7CCA47" w:rsidR="69B20608">
        <w:rPr>
          <w:color w:val="auto"/>
          <w:u w:val="none"/>
        </w:rPr>
        <w:t>atos</w:t>
      </w:r>
      <w:r w:rsidRPr="7F7CCA47" w:rsidR="2A59ECEE">
        <w:rPr>
          <w:color w:val="auto"/>
          <w:u w:val="none"/>
        </w:rPr>
        <w:t xml:space="preserve"> </w:t>
      </w:r>
      <w:r w:rsidRPr="7F7CCA47" w:rsidR="69B20608">
        <w:rPr>
          <w:color w:val="000000" w:themeColor="text1" w:themeTint="FF" w:themeShade="FF"/>
        </w:rPr>
        <w:t xml:space="preserve">capturados são esterilizados e marcados com um pequeno corte na orelha esquerda, identificados eletronicamente e registados </w:t>
      </w:r>
      <w:r w:rsidRPr="7F7CCA47" w:rsidR="69B20608">
        <w:rPr>
          <w:color w:val="auto"/>
          <w:u w:val="none"/>
        </w:rPr>
        <w:t xml:space="preserve">no SIAC </w:t>
      </w:r>
      <w:r w:rsidRPr="7F7CCA47" w:rsidR="69B20608">
        <w:rPr>
          <w:color w:val="000000" w:themeColor="text1" w:themeTint="FF" w:themeShade="FF"/>
        </w:rPr>
        <w:t xml:space="preserve">em nome da câmara municipal </w:t>
      </w:r>
      <w:r w:rsidRPr="7F7CCA47" w:rsidR="0C5ED721">
        <w:rPr>
          <w:color w:val="000000" w:themeColor="text1" w:themeTint="FF" w:themeShade="FF"/>
        </w:rPr>
        <w:t>promotora do</w:t>
      </w:r>
      <w:r w:rsidRPr="7F7CCA47" w:rsidR="69B20608">
        <w:rPr>
          <w:color w:val="000000" w:themeColor="text1" w:themeTint="FF" w:themeShade="FF"/>
        </w:rPr>
        <w:t xml:space="preserve"> programa CED, desparasitados interna e externamente e vacinados contra a raiva e outras medidas profiláticas obrigatórias ou incluídas no plano de gestão da colónia.</w:t>
      </w:r>
    </w:p>
    <w:p w:rsidR="06A69E6C" w:rsidP="7F7CCA47" w:rsidRDefault="06A69E6C" w14:paraId="09A4A1E8" w14:textId="0C33F5C0">
      <w:pPr>
        <w:pStyle w:val="Normal"/>
        <w:ind w:right="136"/>
      </w:pPr>
      <w:r w:rsidR="06A69E6C">
        <w:rPr/>
        <w:t xml:space="preserve">5 </w:t>
      </w:r>
      <w:r w:rsidRPr="7F7CCA47" w:rsidR="6A285826">
        <w:rPr>
          <w:color w:val="000000" w:themeColor="text1" w:themeTint="FF" w:themeShade="FF"/>
        </w:rPr>
        <w:t>-</w:t>
      </w:r>
      <w:r w:rsidR="06A69E6C">
        <w:rPr/>
        <w:t xml:space="preserve"> A colónia intervencionada será supervisionada</w:t>
      </w:r>
      <w:r w:rsidR="06B406FF">
        <w:rPr/>
        <w:t xml:space="preserve"> </w:t>
      </w:r>
      <w:r w:rsidR="06A69E6C">
        <w:rPr/>
        <w:t>pelo médico veterinário municipal, devendo a entidade</w:t>
      </w:r>
      <w:r w:rsidR="63E0FEB5">
        <w:rPr/>
        <w:t xml:space="preserve"> </w:t>
      </w:r>
      <w:r w:rsidR="44F99240">
        <w:rPr/>
        <w:t xml:space="preserve">responsável </w:t>
      </w:r>
      <w:r w:rsidR="06A69E6C">
        <w:rPr/>
        <w:t>pelo programa assegurar que são prestados os</w:t>
      </w:r>
      <w:r w:rsidR="28AB0FDF">
        <w:rPr/>
        <w:t xml:space="preserve"> </w:t>
      </w:r>
      <w:r w:rsidR="06A69E6C">
        <w:rPr/>
        <w:t>cuidados de saúde e alimentação adequados aos animais,</w:t>
      </w:r>
      <w:r w:rsidR="2189D068">
        <w:rPr/>
        <w:t xml:space="preserve"> </w:t>
      </w:r>
      <w:r w:rsidR="06A69E6C">
        <w:rPr/>
        <w:t>controlando as saídas ou entradas de novos animais, ou</w:t>
      </w:r>
      <w:r w:rsidR="554943E6">
        <w:rPr/>
        <w:t xml:space="preserve"> </w:t>
      </w:r>
      <w:r w:rsidR="06A69E6C">
        <w:rPr/>
        <w:t>quaisquer outros fatores que perturbem a estabilidade da</w:t>
      </w:r>
      <w:r w:rsidR="7E9B4444">
        <w:rPr/>
        <w:t xml:space="preserve"> </w:t>
      </w:r>
      <w:r w:rsidR="06A69E6C">
        <w:rPr/>
        <w:t>colónia, a segurança e a tranquilidade pública e da vizinhança,</w:t>
      </w:r>
      <w:r w:rsidR="09A03175">
        <w:rPr/>
        <w:t xml:space="preserve"> </w:t>
      </w:r>
      <w:r w:rsidR="06A69E6C">
        <w:rPr/>
        <w:t>de tudo mantendo registo.</w:t>
      </w:r>
    </w:p>
    <w:p w:rsidR="06A69E6C" w:rsidP="7F7CCA47" w:rsidRDefault="06A69E6C" w14:paraId="46114016" w14:textId="2EB07981">
      <w:pPr>
        <w:pStyle w:val="Normal"/>
        <w:ind w:right="136"/>
      </w:pPr>
      <w:r w:rsidR="06A69E6C">
        <w:rPr/>
        <w:t xml:space="preserve">6 </w:t>
      </w:r>
      <w:r w:rsidRPr="7F7CCA47" w:rsidR="47318974">
        <w:rPr>
          <w:color w:val="000000" w:themeColor="text1" w:themeTint="FF" w:themeShade="FF"/>
        </w:rPr>
        <w:t xml:space="preserve">- </w:t>
      </w:r>
      <w:r w:rsidR="06A69E6C">
        <w:rPr>
          <w:b w:val="0"/>
          <w:bCs w:val="0"/>
        </w:rPr>
        <w:t>A dimensão da colónia d</w:t>
      </w:r>
      <w:r w:rsidR="06A69E6C">
        <w:rPr>
          <w:b w:val="0"/>
          <w:bCs w:val="0"/>
        </w:rPr>
        <w:t>e gatos não pode pôr em</w:t>
      </w:r>
      <w:r w:rsidR="398D0D6B">
        <w:rPr/>
        <w:t xml:space="preserve"> </w:t>
      </w:r>
      <w:r w:rsidR="06A69E6C">
        <w:rPr/>
        <w:t>causa a salubridade, a saúde pública e a segurança d</w:t>
      </w:r>
      <w:r w:rsidR="688C4C65">
        <w:rPr/>
        <w:t xml:space="preserve">e </w:t>
      </w:r>
      <w:r w:rsidR="06A69E6C">
        <w:rPr/>
        <w:t>pessoas, animais e bens.</w:t>
      </w:r>
    </w:p>
    <w:p w:rsidR="07C9A0FD" w:rsidP="7F7CCA47" w:rsidRDefault="07C9A0FD" w14:paraId="262BEA6C" w14:textId="3652BF7E">
      <w:pPr>
        <w:pStyle w:val="Normal"/>
        <w:ind w:right="136"/>
        <w:rPr>
          <w:del w:author="Susana Margarida Gonçalves Silva Santos" w:date="2026-04-23T08:35:13.044Z" w16du:dateUtc="2026-04-23T08:35:13.044Z" w:id="938192575"/>
          <w:color w:val="FF0000"/>
        </w:rPr>
      </w:pPr>
      <w:r w:rsidRPr="679F1546" w:rsidR="20466891">
        <w:rPr>
          <w:color w:val="000000" w:themeColor="text1" w:themeTint="FF" w:themeShade="FF"/>
        </w:rPr>
        <w:t xml:space="preserve">7 - </w:t>
      </w:r>
      <w:r w:rsidRPr="679F1546" w:rsidR="20466891">
        <w:rPr>
          <w:color w:val="auto"/>
        </w:rPr>
        <w:t xml:space="preserve">Os gatos </w:t>
      </w:r>
      <w:r w:rsidRPr="679F1546" w:rsidR="6643B003">
        <w:rPr>
          <w:color w:val="auto"/>
        </w:rPr>
        <w:t>a intervencionar</w:t>
      </w:r>
      <w:r w:rsidRPr="679F1546" w:rsidR="20466891">
        <w:rPr>
          <w:color w:val="auto"/>
        </w:rPr>
        <w:t xml:space="preserve"> no âmbito de programas CED </w:t>
      </w:r>
      <w:r w:rsidRPr="679F1546" w:rsidR="032E1389">
        <w:rPr>
          <w:color w:val="auto"/>
        </w:rPr>
        <w:t xml:space="preserve">devem ser </w:t>
      </w:r>
      <w:r w:rsidRPr="679F1546" w:rsidR="20466891">
        <w:rPr>
          <w:color w:val="auto"/>
        </w:rPr>
        <w:t>libertados na sua colónia de origem, s</w:t>
      </w:r>
      <w:commentRangeStart w:id="2078072547"/>
      <w:r w:rsidRPr="679F1546" w:rsidR="20466891">
        <w:rPr>
          <w:color w:val="auto"/>
        </w:rPr>
        <w:t>alvo quando</w:t>
      </w:r>
      <w:r w:rsidRPr="679F1546" w:rsidR="10EE6DA2">
        <w:rPr>
          <w:color w:val="auto"/>
        </w:rPr>
        <w:t xml:space="preserve"> se justifique promover a sua deslocalização</w:t>
      </w:r>
      <w:r w:rsidRPr="679F1546" w:rsidR="7A6A45FF">
        <w:rPr>
          <w:color w:val="auto"/>
        </w:rPr>
        <w:t>, nos termos a definir e divulgar pela DGAV</w:t>
      </w:r>
      <w:del w:author="Susana Margarida Gonçalves Silva Santos" w:date="2026-04-23T08:37:50.435Z" w16du:dateUtc="2026-04-23T08:37:50.435Z" w:id="1635815883">
        <w:r w:rsidRPr="679F1546" w:rsidDel="7A6A45FF">
          <w:rPr>
            <w:color w:val="auto"/>
          </w:rPr>
          <w:delText>.</w:delText>
        </w:r>
      </w:del>
      <w:commentRangeEnd w:id="2078072547"/>
      <w:r>
        <w:rPr>
          <w:rStyle w:val="CommentReference"/>
        </w:rPr>
        <w:commentReference w:id="2078072547"/>
      </w:r>
    </w:p>
    <w:p w:rsidR="7F7CCA47" w:rsidP="679F1546" w:rsidRDefault="7F7CCA47" w14:paraId="27D135D1" w14:textId="118803C4">
      <w:pPr>
        <w:pStyle w:val="Normal"/>
        <w:ind w:left="0" w:right="136" w:hanging="0"/>
        <w:rPr>
          <w:del w:author="Susana Margarida Gonçalves Silva Santos" w:date="2026-04-23T08:37:44.355Z" w16du:dateUtc="2026-04-23T08:37:44.355Z" w:id="762327994"/>
          <w:color w:val="auto"/>
        </w:rPr>
      </w:pPr>
    </w:p>
    <w:p w:rsidR="07C9A0FD" w:rsidP="679F1546" w:rsidRDefault="07C9A0FD" w14:paraId="3D2F592E" w14:textId="6B3D83E2">
      <w:pPr>
        <w:pStyle w:val="Normal"/>
        <w:ind w:left="0" w:right="136" w:hanging="0"/>
        <w:jc w:val="center"/>
        <w:rPr>
          <w:color w:val="auto"/>
          <w:highlight w:val="yellow"/>
        </w:rPr>
      </w:pPr>
      <w:r w:rsidR="20466891">
        <w:rPr/>
        <w:t>8</w:t>
      </w:r>
      <w:r w:rsidR="022A30E3">
        <w:rPr/>
        <w:t xml:space="preserve"> — Os alojamentos e espaços utilizados pela colónia</w:t>
      </w:r>
      <w:r w:rsidR="25B37460">
        <w:rPr/>
        <w:t xml:space="preserve"> </w:t>
      </w:r>
      <w:r w:rsidR="022A30E3">
        <w:rPr/>
        <w:t>são mantidos livres de resíduos ou restos de comida, d</w:t>
      </w:r>
      <w:r w:rsidR="4CB74E29">
        <w:rPr/>
        <w:t xml:space="preserve">e </w:t>
      </w:r>
      <w:r w:rsidR="022A30E3">
        <w:rPr/>
        <w:t>forma a evitar a proliferação de pragas.</w:t>
      </w:r>
    </w:p>
    <w:p w:rsidR="06A69E6C" w:rsidP="7F7CCA47" w:rsidRDefault="06A69E6C" w14:paraId="6CFF43E7" w14:textId="47277C99">
      <w:pPr>
        <w:pStyle w:val="Normal"/>
        <w:ind w:right="136"/>
      </w:pPr>
      <w:r w:rsidR="022A30E3">
        <w:rPr/>
        <w:t>9 — Sempre que a câmara municipal verifique que não</w:t>
      </w:r>
      <w:r w:rsidR="3F0FCF44">
        <w:rPr/>
        <w:t xml:space="preserve"> </w:t>
      </w:r>
      <w:r w:rsidR="022A30E3">
        <w:rPr/>
        <w:t>está cumprido qualquer dos requisitos referidos no n.º 4,</w:t>
      </w:r>
      <w:r w:rsidR="0F0CB10E">
        <w:rPr/>
        <w:t xml:space="preserve"> </w:t>
      </w:r>
      <w:r w:rsidR="022A30E3">
        <w:rPr/>
        <w:t>pode determinar medidas corretivas ou a suspensão do</w:t>
      </w:r>
    </w:p>
    <w:p w:rsidR="06A69E6C" w:rsidP="7F7CCA47" w:rsidRDefault="06A69E6C" w14:paraId="0E883CD2" w14:textId="344A956C">
      <w:pPr>
        <w:pStyle w:val="Normal"/>
        <w:ind w:right="136"/>
        <w:rPr>
          <w:ins w:author="Susana Margarida Gonçalves Silva Santos" w:date="2026-04-23T08:55:51.375Z" w16du:dateUtc="2026-04-23T08:55:51.375Z" w:id="1275964883"/>
        </w:rPr>
      </w:pPr>
      <w:r w:rsidR="022A30E3">
        <w:rPr/>
        <w:t>programa CED em curso e proceder à recolha dos animais</w:t>
      </w:r>
      <w:r w:rsidR="75F89835">
        <w:rPr/>
        <w:t xml:space="preserve"> </w:t>
      </w:r>
      <w:r w:rsidR="022A30E3">
        <w:rPr/>
        <w:t>para o CRO.</w:t>
      </w:r>
    </w:p>
    <w:p w:rsidR="679F1546" w:rsidP="679F1546" w:rsidRDefault="679F1546" w14:paraId="3B279779" w14:textId="45D07FFE">
      <w:pPr>
        <w:pStyle w:val="Normal"/>
        <w:ind w:right="136"/>
      </w:pPr>
    </w:p>
    <w:p w:rsidR="005101CF" w:rsidP="679F1546" w:rsidRDefault="6F6E9877" w14:paraId="197DA235" w14:textId="5CA610B9">
      <w:pPr>
        <w:spacing w:after="114" w:line="259" w:lineRule="auto"/>
        <w:ind w:left="300" w:right="136" w:hanging="173"/>
        <w:rPr>
          <w:color w:val="auto"/>
        </w:rPr>
      </w:pPr>
      <w:r w:rsidR="26AB9517">
        <w:rPr/>
        <w:t xml:space="preserve">10 </w:t>
      </w:r>
      <w:r w:rsidR="3E502045">
        <w:rPr/>
        <w:t>-</w:t>
      </w:r>
      <w:r w:rsidRPr="679F1546" w:rsidR="3E502045">
        <w:rPr>
          <w:rFonts w:ascii="Arial" w:hAnsi="Arial" w:eastAsia="Arial" w:cs="Arial"/>
          <w:color w:val="auto"/>
        </w:rPr>
        <w:t xml:space="preserve"> </w:t>
      </w:r>
      <w:r w:rsidRPr="679F1546" w:rsidR="3E502045">
        <w:rPr>
          <w:color w:val="auto"/>
        </w:rPr>
        <w:t>As despesas relacionadas com a manutenção de colónias de gatos são da responsabilidade da</w:t>
      </w:r>
      <w:r w:rsidRPr="679F1546" w:rsidR="3E502045">
        <w:rPr>
          <w:color w:val="auto"/>
        </w:rPr>
        <w:t xml:space="preserve"> </w:t>
      </w:r>
      <w:r w:rsidRPr="679F1546" w:rsidR="3E502045">
        <w:rPr>
          <w:color w:val="auto"/>
        </w:rPr>
        <w:t>entidade</w:t>
      </w:r>
      <w:r w:rsidRPr="679F1546" w:rsidR="3E502045">
        <w:rPr>
          <w:color w:val="auto"/>
        </w:rPr>
        <w:t xml:space="preserve"> </w:t>
      </w:r>
      <w:r w:rsidRPr="679F1546" w:rsidR="3E502045">
        <w:rPr>
          <w:color w:val="auto"/>
        </w:rPr>
        <w:t>p</w:t>
      </w:r>
      <w:r w:rsidRPr="679F1546" w:rsidR="3E502045">
        <w:rPr>
          <w:color w:val="auto"/>
        </w:rPr>
        <w:t>romotora</w:t>
      </w:r>
      <w:r w:rsidRPr="679F1546" w:rsidR="78695CDB">
        <w:rPr>
          <w:color w:val="auto"/>
        </w:rPr>
        <w:t>, ou nos termos a definir por protocolo.</w:t>
      </w:r>
    </w:p>
    <w:p w:rsidR="7F7CCA47" w:rsidP="679F1546" w:rsidRDefault="7F7CCA47" w14:paraId="74D16DE1" w14:textId="2B66F3F0">
      <w:pPr>
        <w:spacing w:after="114"/>
        <w:ind w:left="300" w:right="136" w:hanging="173"/>
        <w:jc w:val="center"/>
        <w:rPr>
          <w:color w:val="auto"/>
        </w:rPr>
      </w:pPr>
    </w:p>
    <w:p w:rsidR="7B2030F8" w:rsidP="7F7CCA47" w:rsidRDefault="7B2030F8" w14:paraId="080F3A69" w14:textId="0864EE9D">
      <w:pPr>
        <w:spacing w:after="114"/>
        <w:ind w:left="300" w:right="136" w:hanging="173"/>
        <w:jc w:val="center"/>
      </w:pPr>
      <w:r w:rsidR="7B2030F8">
        <w:rPr/>
        <w:t>ARTIGO E</w:t>
      </w:r>
    </w:p>
    <w:p w:rsidR="7B2030F8" w:rsidP="7F7CCA47" w:rsidRDefault="7B2030F8" w14:paraId="49FE8230" w14:textId="48A33F34">
      <w:pPr>
        <w:spacing w:after="114"/>
        <w:ind w:left="300" w:right="136" w:hanging="173"/>
        <w:jc w:val="center"/>
      </w:pPr>
      <w:r w:rsidR="7B2030F8">
        <w:rPr/>
        <w:t>Programa CED em terrenos privados</w:t>
      </w:r>
    </w:p>
    <w:p w:rsidR="7B2030F8" w:rsidP="679F1546" w:rsidRDefault="7B2030F8" w14:paraId="231E89B7" w14:textId="25100F46">
      <w:pPr>
        <w:pStyle w:val="Normal"/>
        <w:ind w:right="136"/>
        <w:rPr>
          <w:color w:val="auto"/>
          <w:u w:val="single"/>
          <w:rPrChange w:author="Susana Margarida Gonçalves Silva Santos" w:date="2026-04-23T08:46:57.601Z" w:id="33622013">
            <w:rPr>
              <w:color w:val="FF0000"/>
              <w:u w:val="single"/>
            </w:rPr>
          </w:rPrChange>
        </w:rPr>
      </w:pPr>
      <w:r w:rsidRPr="679F1546" w:rsidR="679F1546">
        <w:rPr>
          <w:color w:val="auto"/>
          <w:rPrChange w:author="Susana Margarida Gonçalves Silva Santos" w:date="2026-04-23T08:46:58.116Z" w16du:dateUtc="2026-04-23T08:46:58.116Z" w:id="1448992549">
            <w:rPr>
              <w:color w:val="FF0000"/>
            </w:rPr>
          </w:rPrChange>
        </w:rPr>
        <w:t xml:space="preserve">1. </w:t>
      </w:r>
      <w:r w:rsidRPr="679F1546" w:rsidR="73D056CF">
        <w:rPr>
          <w:color w:val="auto"/>
          <w:rPrChange w:author="Susana Margarida Gonçalves Silva Santos" w:date="2026-04-23T08:46:57.598Z" w16du:dateUtc="2026-04-23T08:46:57.598Z" w:id="1792930224">
            <w:rPr>
              <w:color w:val="FF0000"/>
            </w:rPr>
          </w:rPrChange>
        </w:rPr>
        <w:t xml:space="preserve">- </w:t>
      </w:r>
      <w:r w:rsidRPr="679F1546" w:rsidR="70EF8564">
        <w:rPr>
          <w:color w:val="auto"/>
          <w:rPrChange w:author="Susana Margarida Gonçalves Silva Santos" w:date="2026-04-23T08:46:57.598Z" w16du:dateUtc="2026-04-23T08:46:57.598Z" w:id="296838090">
            <w:rPr>
              <w:color w:val="FF0000"/>
            </w:rPr>
          </w:rPrChange>
        </w:rPr>
        <w:t>Sem prejuízo do disposto no artigo anterior</w:t>
      </w:r>
      <w:r w:rsidRPr="679F1546" w:rsidR="3A0F7F46">
        <w:rPr>
          <w:color w:val="auto"/>
          <w:rPrChange w:author="Susana Margarida Gonçalves Silva Santos" w:date="2026-04-23T08:46:57.598Z" w16du:dateUtc="2026-04-23T08:46:57.598Z" w:id="1047125215">
            <w:rPr>
              <w:color w:val="FF0000"/>
            </w:rPr>
          </w:rPrChange>
        </w:rPr>
        <w:t xml:space="preserve"> e nos casos em que tal se justifique, </w:t>
      </w:r>
      <w:r w:rsidRPr="679F1546" w:rsidR="79F8F2AA">
        <w:rPr>
          <w:color w:val="auto"/>
          <w:rPrChange w:author="Susana Margarida Gonçalves Silva Santos" w:date="2026-04-23T08:46:57.599Z" w16du:dateUtc="2026-04-23T08:46:57.599Z" w:id="1363056718">
            <w:rPr>
              <w:color w:val="FF0000"/>
            </w:rPr>
          </w:rPrChange>
        </w:rPr>
        <w:t>os programas CED podem ser realizados em locais</w:t>
      </w:r>
      <w:del w:author="Susana Margarida Gonçalves Silva Santos" w:date="2026-04-23T08:47:11.396Z" w16du:dateUtc="2026-04-23T08:47:11.396Z" w:id="1916293857">
        <w:r w:rsidRPr="679F1546" w:rsidDel="79F8F2AA">
          <w:rPr>
            <w:color w:val="auto"/>
            <w:rPrChange w:author="Susana Margarida Gonçalves Silva Santos" w:date="2026-04-23T08:46:57.599Z" w16du:dateUtc="2026-04-23T08:46:57.599Z" w:id="1426580452">
              <w:rPr>
                <w:color w:val="FF0000"/>
              </w:rPr>
            </w:rPrChange>
          </w:rPr>
          <w:delText xml:space="preserve"> </w:delText>
        </w:r>
      </w:del>
      <w:r w:rsidRPr="679F1546" w:rsidR="79F8F2AA">
        <w:rPr>
          <w:color w:val="auto"/>
          <w:rPrChange w:author="Susana Margarida Gonçalves Silva Santos" w:date="2026-04-23T08:46:57.599Z" w16du:dateUtc="2026-04-23T08:46:57.599Z" w:id="455729275">
            <w:rPr>
              <w:color w:val="FF0000"/>
            </w:rPr>
          </w:rPrChange>
        </w:rPr>
        <w:t xml:space="preserve"> privados.</w:t>
      </w:r>
    </w:p>
    <w:p w:rsidR="7F7CCA47" w:rsidP="679F1546" w:rsidRDefault="7F7CCA47" w14:paraId="5D73344D" w14:textId="3EB33FFF">
      <w:pPr>
        <w:spacing w:after="114"/>
        <w:ind w:left="300" w:right="136" w:hanging="173"/>
        <w:rPr>
          <w:highlight w:val="yellow"/>
          <w:rPrChange w:author="Susana Margarida Gonçalves Silva Santos" w:date="2026-04-23T08:49:52.372Z" w:id="1590550982"/>
        </w:rPr>
      </w:pPr>
      <w:r w:rsidR="116ED068">
        <w:rPr/>
        <w:t xml:space="preserve">2. - </w:t>
      </w:r>
      <w:commentRangeStart w:id="446329896"/>
      <w:commentRangeStart w:id="939294265"/>
      <w:r w:rsidR="116ED068">
        <w:rPr/>
        <w:t xml:space="preserve">Para o efeito, deverá haver </w:t>
      </w:r>
      <w:r w:rsidRPr="679F1546" w:rsidR="116ED068">
        <w:rPr>
          <w:highlight w:val="yellow"/>
          <w:rPrChange w:author="Susana Margarida Gonçalves Silva Santos" w:date="2026-04-23T08:50:00.617Z" w16du:dateUtc="2026-04-23T08:50:00.617Z" w:id="940173680"/>
        </w:rPr>
        <w:t xml:space="preserve">anuência </w:t>
      </w:r>
      <w:r w:rsidRPr="679F1546" w:rsidR="17C907F7">
        <w:rPr>
          <w:highlight w:val="yellow"/>
          <w:rPrChange w:author="Susana Margarida Gonçalves Silva Santos" w:date="2026-04-23T08:50:00.618Z" w16du:dateUtc="2026-04-23T08:50:00.618Z" w:id="1254444337"/>
        </w:rPr>
        <w:t xml:space="preserve">formal </w:t>
      </w:r>
      <w:r w:rsidRPr="679F1546" w:rsidR="116ED068">
        <w:rPr>
          <w:highlight w:val="yellow"/>
          <w:rPrChange w:author="Susana Margarida Gonçalves Silva Santos" w:date="2026-04-23T08:50:00.618Z" w16du:dateUtc="2026-04-23T08:50:00.618Z" w:id="54377963"/>
        </w:rPr>
        <w:t>do proprie</w:t>
      </w:r>
      <w:r w:rsidR="116ED068">
        <w:rPr/>
        <w:t>tário</w:t>
      </w:r>
      <w:r w:rsidR="3AB1EBA0">
        <w:rPr/>
        <w:t xml:space="preserve"> do local.</w:t>
      </w:r>
      <w:commentRangeEnd w:id="446329896"/>
      <w:r>
        <w:rPr>
          <w:rStyle w:val="CommentReference"/>
        </w:rPr>
        <w:commentReference w:id="446329896"/>
      </w:r>
      <w:commentRangeEnd w:id="939294265"/>
      <w:r>
        <w:rPr>
          <w:rStyle w:val="CommentReference"/>
        </w:rPr>
        <w:commentReference w:id="939294265"/>
      </w:r>
    </w:p>
    <w:p w:rsidR="7F7CCA47" w:rsidP="7F7CCA47" w:rsidRDefault="7F7CCA47" w14:paraId="37B3DEEB" w14:textId="586ACB69">
      <w:pPr>
        <w:spacing w:after="114"/>
        <w:ind w:left="300" w:right="136" w:hanging="173"/>
      </w:pPr>
    </w:p>
    <w:p w:rsidR="7F7CCA47" w:rsidP="7F7CCA47" w:rsidRDefault="7F7CCA47" w14:paraId="5478F2BC" w14:textId="67FEF5DE">
      <w:pPr>
        <w:spacing w:after="114"/>
        <w:ind w:left="300" w:right="136" w:hanging="173"/>
        <w:jc w:val="center"/>
        <w:rPr>
          <w:ins w:author="Susana Margarida Gonçalves Silva Santos" w:date="2026-04-28T18:34:15.656Z" w16du:dateUtc="2026-04-28T18:34:15.656Z" w:id="1259954437"/>
        </w:rPr>
      </w:pPr>
    </w:p>
    <w:p w:rsidR="73C0FD60" w:rsidP="73C0FD60" w:rsidRDefault="73C0FD60" w14:paraId="69A3563F" w14:textId="79CCD272">
      <w:pPr>
        <w:spacing w:after="114"/>
        <w:ind w:left="300" w:right="136" w:hanging="173"/>
        <w:jc w:val="center"/>
        <w:rPr>
          <w:ins w:author="Susana Margarida Gonçalves Silva Santos" w:date="2026-04-28T18:34:15.895Z" w16du:dateUtc="2026-04-28T18:34:15.895Z" w:id="276966427"/>
        </w:rPr>
      </w:pPr>
    </w:p>
    <w:p w:rsidR="73C0FD60" w:rsidP="73C0FD60" w:rsidRDefault="73C0FD60" w14:paraId="713655A0" w14:textId="62EA24AB">
      <w:pPr>
        <w:spacing w:after="114"/>
        <w:ind w:left="300" w:right="136" w:hanging="173"/>
        <w:jc w:val="center"/>
        <w:rPr>
          <w:ins w:author="Susana Margarida Gonçalves Silva Santos" w:date="2026-04-28T18:34:16.256Z" w16du:dateUtc="2026-04-28T18:34:16.256Z" w:id="977672551"/>
        </w:rPr>
      </w:pPr>
    </w:p>
    <w:p w:rsidR="73C0FD60" w:rsidP="73C0FD60" w:rsidRDefault="73C0FD60" w14:paraId="5853B8C2" w14:textId="7EF0BBFA">
      <w:pPr>
        <w:spacing w:after="114"/>
        <w:ind w:left="300" w:right="136" w:hanging="173"/>
        <w:jc w:val="center"/>
        <w:rPr>
          <w:ins w:author="Susana Margarida Gonçalves Silva Santos" w:date="2026-04-28T18:34:16.437Z" w16du:dateUtc="2026-04-28T18:34:16.437Z" w:id="589715802"/>
        </w:rPr>
      </w:pPr>
    </w:p>
    <w:p w:rsidR="73C0FD60" w:rsidP="73C0FD60" w:rsidRDefault="73C0FD60" w14:paraId="38DCE7C9" w14:textId="34B5B741">
      <w:pPr>
        <w:spacing w:after="114"/>
        <w:ind w:left="300" w:right="136" w:hanging="173"/>
        <w:jc w:val="center"/>
      </w:pPr>
    </w:p>
    <w:p w:rsidR="005101CF" w:rsidP="679F1546" w:rsidRDefault="00A626AB" w14:paraId="252A5301" w14:textId="65FFF285">
      <w:pPr>
        <w:pStyle w:val="Normal"/>
        <w:spacing w:line="360" w:lineRule="auto"/>
        <w:ind/>
        <w:jc w:val="center"/>
        <w:rPr>
          <w:del w:author="Maria Cristina Tavares Briosa" w:date="2026-03-23T16:57:00Z" w16du:dateUtc="2026-03-23T16:57:16Z" w:id="1705441622"/>
          <w:b w:val="1"/>
          <w:bCs w:val="1"/>
          <w:color w:val="000000" w:themeColor="text1"/>
        </w:rPr>
        <w:pPrChange w:author="Susana Margarida Gonçalves Silva Santos" w:date="2026-04-23T08:56:53.41Z" w:id="1742">
          <w:pPr>
            <w:spacing w:line="360" w:lineRule="auto"/>
          </w:pPr>
        </w:pPrChange>
      </w:pPr>
      <w:commentRangeStart w:id="2079560179"/>
      <w:commentRangeEnd w:id="2079560179"/>
      <w:r>
        <w:rPr>
          <w:rStyle w:val="CommentReference"/>
        </w:rPr>
        <w:commentReference w:id="2079560179"/>
      </w:r>
      <w:commentRangeStart w:id="1743"/>
      <w:commentRangeEnd w:id="1743"/>
      <w:r>
        <w:rPr>
          <w:rStyle w:val="CommentReference"/>
        </w:rPr>
        <w:commentReference w:id="1743"/>
      </w:r>
    </w:p>
    <w:p w:rsidR="00C545D3" w:rsidP="0028240E" w:rsidRDefault="00A626AB" w14:paraId="5C0B725F" w14:textId="77777777">
      <w:pPr>
        <w:pStyle w:val="Ttulo2"/>
        <w:ind w:right="0"/>
      </w:pPr>
      <w:bookmarkStart w:name="_Toc223954479" w:id="1744"/>
      <w:del w:author="Maria Cristina Tavares Briosa" w:date="2026-03-23T16:57:00Z" w16du:dateUtc="2026-03-23T16:57:19Z" w:id="1745">
        <w:r w:rsidDel="00A626AB">
          <w:delText>SEC</w:delText>
        </w:r>
      </w:del>
      <w:r>
        <w:t>ÇÃO II</w:t>
      </w:r>
      <w:r w:rsidR="0028240E">
        <w:t xml:space="preserve"> </w:t>
      </w:r>
    </w:p>
    <w:p w:rsidR="005101CF" w:rsidP="0028240E" w:rsidRDefault="00A626AB" w14:paraId="32987DE1" w14:textId="1ECDE65E">
      <w:pPr>
        <w:pStyle w:val="Ttulo2"/>
        <w:ind w:right="0"/>
      </w:pPr>
      <w:r>
        <w:t>Controlo da reprodução</w:t>
      </w:r>
      <w:bookmarkEnd w:id="1744"/>
      <w:r>
        <w:t xml:space="preserve"> </w:t>
      </w:r>
    </w:p>
    <w:p w:rsidRPr="0067507B" w:rsidR="0067507B" w:rsidP="0067507B" w:rsidRDefault="0067507B" w14:paraId="5E4100DC" w14:textId="77777777"/>
    <w:p w:rsidR="00C545D3" w:rsidP="0028240E" w:rsidRDefault="00A626AB" w14:paraId="58248F0E" w14:textId="77777777">
      <w:pPr>
        <w:pStyle w:val="Ttulo3"/>
        <w:ind w:left="0" w:right="0" w:firstLine="0"/>
      </w:pPr>
      <w:bookmarkStart w:name="_Toc223954480" w:id="1746"/>
      <w:r>
        <w:t>Artigo 68.</w:t>
      </w:r>
      <w:r>
        <w:rPr>
          <w:sz w:val="22"/>
          <w:vertAlign w:val="superscript"/>
        </w:rPr>
        <w:t>o</w:t>
      </w:r>
      <w:r>
        <w:t xml:space="preserve"> </w:t>
      </w:r>
    </w:p>
    <w:p w:rsidR="005101CF" w:rsidP="0028240E" w:rsidRDefault="6F6E9877" w14:paraId="76320A73" w14:textId="4345EA67">
      <w:pPr>
        <w:pStyle w:val="Ttulo3"/>
        <w:ind w:left="0" w:right="0" w:firstLine="0"/>
      </w:pPr>
      <w:r w:rsidR="216C21D4">
        <w:rPr/>
        <w:t xml:space="preserve">Controlo da reprodução pelo </w:t>
      </w:r>
      <w:r w:rsidR="0BE85DF0">
        <w:rPr/>
        <w:t>titular</w:t>
      </w:r>
      <w:bookmarkEnd w:id="1746"/>
      <w:r w:rsidR="216C21D4">
        <w:rPr/>
        <w:t xml:space="preserve"> </w:t>
      </w:r>
    </w:p>
    <w:p w:rsidR="005101CF" w:rsidRDefault="00A626AB" w14:paraId="78C7E52B" w14:textId="77777777">
      <w:pPr>
        <w:numPr>
          <w:ilvl w:val="0"/>
          <w:numId w:val="114"/>
        </w:numPr>
        <w:ind w:left="300" w:right="136" w:hanging="173"/>
      </w:pPr>
      <w:r>
        <w:t>-</w:t>
      </w:r>
      <w:r>
        <w:rPr>
          <w:rFonts w:ascii="Arial" w:hAnsi="Arial" w:eastAsia="Arial" w:cs="Arial"/>
        </w:rPr>
        <w:t xml:space="preserve"> </w:t>
      </w:r>
      <w:r>
        <w:t xml:space="preserve">A reprodução de animais não destinados à criação, em particular os cães e os gatos, deve ser controlada, devendo utilizar-se preferencialmente a esterilização cirúrgica, sob parecer do médico veterinário. </w:t>
      </w:r>
    </w:p>
    <w:p w:rsidR="005101CF" w:rsidRDefault="725C3F1B" w14:paraId="27AFAB84" w14:textId="77777777">
      <w:pPr>
        <w:numPr>
          <w:ilvl w:val="0"/>
          <w:numId w:val="114"/>
        </w:numPr>
        <w:ind w:left="300" w:right="136" w:hanging="173"/>
        <w:rPr>
          <w:ins w:author="Susana Margarida Gonçalves Silva Santos" w:date="2026-04-23T09:13:52.418Z" w16du:dateUtc="2026-04-23T09:13:52.418Z" w:id="1003095257"/>
        </w:rPr>
      </w:pPr>
      <w:r w:rsidR="2C4ED610">
        <w:rPr/>
        <w:t>-</w:t>
      </w:r>
      <w:r w:rsidRPr="679F1546" w:rsidR="2C4ED610">
        <w:rPr>
          <w:rFonts w:ascii="Arial" w:hAnsi="Arial" w:eastAsia="Arial" w:cs="Arial"/>
        </w:rPr>
        <w:t xml:space="preserve"> </w:t>
      </w:r>
      <w:r w:rsidR="2C4ED610">
        <w:rPr/>
        <w:t xml:space="preserve">A </w:t>
      </w:r>
      <w:commentRangeStart w:id="1749"/>
      <w:r w:rsidR="2C4ED610">
        <w:rPr/>
        <w:t>esterilização</w:t>
      </w:r>
      <w:commentRangeEnd w:id="1749"/>
      <w:r>
        <w:rPr>
          <w:rStyle w:val="CommentReference"/>
        </w:rPr>
        <w:commentReference w:id="1749"/>
      </w:r>
      <w:r w:rsidR="2C4ED610">
        <w:rPr/>
        <w:t xml:space="preserve"> dos animais a que se refere o número anterior </w:t>
      </w:r>
      <w:commentRangeStart w:id="1750"/>
      <w:r w:rsidR="2C4ED610">
        <w:rPr/>
        <w:t>apenas</w:t>
      </w:r>
      <w:commentRangeEnd w:id="1750"/>
      <w:r>
        <w:rPr>
          <w:rStyle w:val="CommentReference"/>
        </w:rPr>
        <w:commentReference w:id="1750"/>
      </w:r>
      <w:r w:rsidR="2C4ED610">
        <w:rPr/>
        <w:t xml:space="preserve"> pode ser realizada por médico-veterinário, o qual deve garantir o mínimo sofrimento daqueles. </w:t>
      </w:r>
    </w:p>
    <w:p w:rsidR="0EB20FD0" w:rsidP="679F1546" w:rsidRDefault="0EB20FD0" w14:paraId="662DB254" w14:textId="5A33A056">
      <w:pPr>
        <w:ind w:left="127" w:right="136" w:hanging="0"/>
        <w:rPr>
          <w:ins w:author="Susana Margarida Gonçalves Silva Santos" w:date="2026-04-23T09:24:21.455Z" w16du:dateUtc="2026-04-23T09:24:21.455Z" w:id="2089265504"/>
        </w:rPr>
        <w:pPrChange w:author="Susana Margarida Gonçalves Silva Santos" w:date="2026-04-23T09:14:09.339Z">
          <w:pPr>
            <w:numPr>
              <w:ilvl w:val="0"/>
              <w:numId w:val="114"/>
            </w:numPr>
            <w:ind w:left="300" w:right="136" w:hanging="173"/>
          </w:pPr>
        </w:pPrChange>
      </w:pPr>
      <w:ins w:author="Susana Margarida Gonçalves Silva Santos" w:date="2026-04-23T09:16:28.857Z" w16du:dateUtc="2026-04-23T09:16:28.857Z" w:id="873747316">
        <w:r w:rsidR="0EB20FD0">
          <w:t xml:space="preserve">3 </w:t>
        </w:r>
      </w:ins>
      <w:ins w:author="Susana Margarida Gonçalves Silva Santos" w:date="2026-04-23T09:17:54.918Z" w16du:dateUtc="2026-04-23T09:17:54.918Z" w:id="1154652723">
        <w:r w:rsidR="6D308933">
          <w:t>- A</w:t>
        </w:r>
      </w:ins>
      <w:ins w:author="Susana Margarida Gonçalves Silva Santos" w:date="2026-04-23T09:14:40.528Z" w16du:dateUtc="2026-04-23T09:14:40.528Z" w:id="921359837">
        <w:r w:rsidR="079A6C2F">
          <w:t xml:space="preserve"> partir de 1 de janeiro 2030 </w:t>
        </w:r>
      </w:ins>
      <w:ins w:author="Susana Margarida Gonçalves Silva Santos" w:date="2026-04-23T09:15:57.486Z" w16du:dateUtc="2026-04-23T09:15:57.486Z" w:id="1348138286">
        <w:r w:rsidR="079A6C2F">
          <w:t>será obrigatór</w:t>
        </w:r>
        <w:r w:rsidR="7D0A3032">
          <w:t xml:space="preserve">ia a </w:t>
        </w:r>
      </w:ins>
      <w:commentRangeStart w:id="1237055767"/>
      <w:commentRangeStart w:id="1157091729"/>
      <w:ins w:author="Susana Margarida Gonçalves Silva Santos" w:date="2026-04-23T09:15:57.486Z" w16du:dateUtc="2026-04-23T09:15:57.486Z" w:id="732099531">
        <w:r w:rsidR="7D0A3032">
          <w:t>esterilização</w:t>
        </w:r>
      </w:ins>
      <w:commentRangeEnd w:id="1237055767"/>
      <w:r>
        <w:rPr>
          <w:rStyle w:val="CommentReference"/>
        </w:rPr>
        <w:commentReference w:id="1237055767"/>
      </w:r>
      <w:commentRangeEnd w:id="1157091729"/>
      <w:r>
        <w:rPr>
          <w:rStyle w:val="CommentReference"/>
        </w:rPr>
        <w:commentReference w:id="1157091729"/>
      </w:r>
      <w:ins w:author="Susana Margarida Gonçalves Silva Santos" w:date="2026-04-23T09:15:57.486Z" w16du:dateUtc="2026-04-23T09:15:57.486Z" w:id="1004740489">
        <w:r w:rsidR="7D0A3032">
          <w:t xml:space="preserve"> de todos os cães e gatos</w:t>
        </w:r>
      </w:ins>
      <w:ins w:author="Susana Margarida Gonçalves Silva Santos" w:date="2026-04-23T09:16:08.095Z" w16du:dateUtc="2026-04-23T09:16:08.095Z" w:id="430584393">
        <w:r w:rsidR="7D0A3032">
          <w:t xml:space="preserve"> </w:t>
        </w:r>
      </w:ins>
      <w:ins w:author="Susana Margarida Gonçalves Silva Santos" w:date="2026-04-23T09:15:57.486Z" w16du:dateUtc="2026-04-23T09:15:57.486Z" w:id="1206334351">
        <w:r w:rsidR="7D0A3032">
          <w:t xml:space="preserve">não destinados </w:t>
        </w:r>
      </w:ins>
      <w:ins w:author="Susana Margarida Gonçalves Silva Santos" w:date="2026-04-23T09:16:37.194Z" w16du:dateUtc="2026-04-23T09:16:37.194Z" w:id="1480133432">
        <w:r w:rsidR="2EDFDE6F">
          <w:t>à reprodução</w:t>
        </w:r>
        <w:r w:rsidR="76E3D99E">
          <w:t>.</w:t>
        </w:r>
      </w:ins>
    </w:p>
    <w:p w:rsidR="77F69D86" w:rsidP="679F1546" w:rsidRDefault="77F69D86" w14:paraId="4F24CE9F" w14:textId="4A330632">
      <w:pPr>
        <w:ind w:left="127" w:right="136" w:hanging="0"/>
        <w:rPr>
          <w:highlight w:val="yellow"/>
          <w:rPrChange w:author="Susana Margarida Gonçalves Silva Santos" w:date="2026-04-23T09:26:53.02Z" w:id="1256696707"/>
        </w:rPr>
      </w:pPr>
      <w:ins w:author="Susana Margarida Gonçalves Silva Santos" w:date="2026-04-23T09:24:34.812Z" w16du:dateUtc="2026-04-23T09:24:34.812Z" w:id="560581941">
        <w:r w:rsidR="77F69D86">
          <w:t xml:space="preserve">4 – </w:t>
        </w:r>
      </w:ins>
      <w:commentRangeStart w:id="540760002"/>
      <w:ins w:author="Susana Margarida Gonçalves Silva Santos" w:date="2026-04-23T09:25:38.359Z" w16du:dateUtc="2026-04-23T09:25:38.359Z" w:id="95839112">
        <w:r w:rsidR="14E9BC82">
          <w:t>Para efeitos dos números anteriores os cães e gatos</w:t>
        </w:r>
      </w:ins>
      <w:ins w:author="Susana Margarida Gonçalves Silva Santos" w:date="2026-04-23T09:26:23.44Z" w16du:dateUtc="2026-04-23T09:26:23.44Z" w:id="50341618">
        <w:r w:rsidR="14E9BC82">
          <w:t xml:space="preserve"> devem ser esterilizados até aos </w:t>
        </w:r>
      </w:ins>
      <w:ins w:author="Susana Margarida Gonçalves Silva Santos" w:date="2026-04-23T09:40:58.797Z" w16du:dateUtc="2026-04-23T09:40:58.797Z" w:id="456522075">
        <w:r w:rsidRPr="679F1546" w:rsidR="335863E2">
          <w:rPr>
            <w:highlight w:val="yellow"/>
            <w:rPrChange w:author="Susana Margarida Gonçalves Silva Santos" w:date="2026-04-23T09:41:06.558Z" w16du:dateUtc="2026-04-23T09:41:06.558Z" w:id="2125698201"/>
          </w:rPr>
          <w:t>8</w:t>
        </w:r>
      </w:ins>
      <w:ins w:author="Susana Margarida Gonçalves Silva Santos" w:date="2026-04-23T09:26:23.44Z" w16du:dateUtc="2026-04-23T09:26:23.44Z" w:id="786070297">
        <w:r w:rsidRPr="679F1546" w:rsidR="14E9BC82">
          <w:rPr>
            <w:highlight w:val="yellow"/>
            <w:rPrChange w:author="Susana Margarida Gonçalves Silva Santos" w:date="2026-04-23T09:26:53.02Z" w16du:dateUtc="2026-04-23T09:26:53.02Z" w:id="824007382"/>
          </w:rPr>
          <w:t xml:space="preserve"> meses</w:t>
        </w:r>
      </w:ins>
      <w:ins w:author="Susana Margarida Gonçalves Silva Santos" w:date="2026-04-23T09:41:01.676Z" w16du:dateUtc="2026-04-23T09:41:01.676Z" w:id="2049344063">
        <w:r w:rsidRPr="679F1546" w:rsidR="64698C51">
          <w:rPr>
            <w:highlight w:val="yellow"/>
          </w:rPr>
          <w:t>.</w:t>
        </w:r>
      </w:ins>
      <w:commentRangeEnd w:id="540760002"/>
      <w:r>
        <w:rPr>
          <w:rStyle w:val="CommentReference"/>
        </w:rPr>
        <w:commentReference w:id="540760002"/>
      </w:r>
    </w:p>
    <w:p w:rsidR="00C545D3" w:rsidP="3EC49A07" w:rsidRDefault="0DFF4CF2" w14:paraId="5E92BA4A" w14:textId="4C84CAD7">
      <w:pPr>
        <w:numPr>
          <w:ilvl w:val="0"/>
          <w:numId w:val="114"/>
        </w:numPr>
        <w:spacing w:after="114"/>
        <w:ind w:left="300" w:right="136" w:hanging="173"/>
        <w:rPr>
          <w:ins w:author="Susana Margarida Gonçalves Silva Santos" w:date="2026-03-27T08:59:00Z" w16du:dateUtc="2026-03-27T08:59:49Z" w:id="1751"/>
        </w:rPr>
      </w:pPr>
      <w:r>
        <w:t>-</w:t>
      </w:r>
      <w:r w:rsidRPr="10E1C5B3">
        <w:rPr>
          <w:rFonts w:ascii="Arial" w:hAnsi="Arial" w:eastAsia="Arial" w:cs="Arial"/>
        </w:rPr>
        <w:t xml:space="preserve"> </w:t>
      </w:r>
      <w:r>
        <w:t xml:space="preserve">Os animais, designadamente cães e gatos, que sejam portadores ou possam vir a desenvolver alterações genéticas, devidamente atestadas pelo médico veterinário assistente, devem ser esterilizados no prazo máximo de 15 dias após a identificação da situação. </w:t>
      </w:r>
    </w:p>
    <w:p w:rsidR="10E1C5B3" w:rsidP="10E1C5B3" w:rsidRDefault="10E1C5B3" w14:paraId="1AB5853F" w14:textId="017D9769">
      <w:pPr>
        <w:numPr>
          <w:ilvl w:val="0"/>
          <w:numId w:val="114"/>
        </w:numPr>
        <w:spacing w:after="114"/>
        <w:ind w:left="300" w:right="136" w:hanging="173"/>
      </w:pPr>
    </w:p>
    <w:p w:rsidR="00C545D3" w:rsidP="3EC49A07" w:rsidRDefault="6F6E9877" w14:paraId="334855E0" w14:textId="65BB2136">
      <w:pPr>
        <w:spacing w:line="360" w:lineRule="auto"/>
        <w:jc w:val="center"/>
        <w:rPr>
          <w:color w:val="538135"/>
        </w:rPr>
      </w:pPr>
      <w:bookmarkStart w:name="_Toc223954481" w:id="1752"/>
      <w:r>
        <w:t>Artigo 69.</w:t>
      </w:r>
      <w:r w:rsidRPr="3EC49A07">
        <w:rPr>
          <w:sz w:val="22"/>
          <w:szCs w:val="22"/>
          <w:vertAlign w:val="superscript"/>
        </w:rPr>
        <w:t>o</w:t>
      </w:r>
      <w:r>
        <w:t xml:space="preserve"> </w:t>
      </w:r>
    </w:p>
    <w:p w:rsidR="005101CF" w:rsidP="00455B63" w:rsidRDefault="00A626AB" w14:paraId="58940322" w14:textId="03C4E315">
      <w:pPr>
        <w:pStyle w:val="Ttulo3"/>
        <w:ind w:left="0" w:right="0" w:firstLine="0"/>
      </w:pPr>
      <w:r>
        <w:t>Controlo da reprodução pelas câmaras municipais</w:t>
      </w:r>
      <w:bookmarkEnd w:id="1752"/>
      <w:r>
        <w:t xml:space="preserve"> </w:t>
      </w:r>
    </w:p>
    <w:p w:rsidR="005101CF" w:rsidRDefault="6F6E9877" w14:paraId="414908F7" w14:textId="77777777">
      <w:pPr>
        <w:numPr>
          <w:ilvl w:val="0"/>
          <w:numId w:val="115"/>
        </w:numPr>
        <w:ind w:left="300" w:right="136" w:hanging="173"/>
      </w:pPr>
      <w:r>
        <w:t>-</w:t>
      </w:r>
      <w:r w:rsidRPr="3EC49A07">
        <w:rPr>
          <w:rFonts w:ascii="Arial" w:hAnsi="Arial" w:eastAsia="Arial" w:cs="Arial"/>
        </w:rPr>
        <w:t xml:space="preserve"> </w:t>
      </w:r>
      <w:r>
        <w:t xml:space="preserve">Compete às câmaras municipais, através dos médicos veterinários municipais, promover, junto das populações, </w:t>
      </w:r>
      <w:commentRangeStart w:id="1753"/>
      <w:r>
        <w:t>campanhas</w:t>
      </w:r>
      <w:commentRangeEnd w:id="1753"/>
      <w:r w:rsidR="00A626AB">
        <w:rPr>
          <w:rStyle w:val="Refdecomentrio"/>
          <w:sz w:val="24"/>
          <w:szCs w:val="24"/>
        </w:rPr>
        <w:commentReference w:id="1753"/>
      </w:r>
      <w:r>
        <w:t xml:space="preserve"> periódicas de divulgação de métodos de controlo da reprodução de animais, em particular de cães e de gatos, a qual deve ser realizada por métodos que garantam o mínimo sofrimento dos animais.  </w:t>
      </w:r>
    </w:p>
    <w:p w:rsidR="005101CF" w:rsidRDefault="6F6E9877" w14:paraId="29E9CEDD" w14:textId="77777777">
      <w:pPr>
        <w:numPr>
          <w:ilvl w:val="0"/>
          <w:numId w:val="115"/>
        </w:numPr>
        <w:spacing w:after="116"/>
        <w:ind w:left="300" w:right="136" w:hanging="173"/>
        <w:rPr/>
      </w:pPr>
      <w:r w:rsidR="216C21D4">
        <w:rPr/>
        <w:t>-</w:t>
      </w:r>
      <w:r w:rsidRPr="679F1546" w:rsidR="216C21D4">
        <w:rPr>
          <w:rFonts w:ascii="Arial" w:hAnsi="Arial" w:eastAsia="Arial" w:cs="Arial"/>
        </w:rPr>
        <w:t xml:space="preserve"> </w:t>
      </w:r>
      <w:r w:rsidR="216C21D4">
        <w:rPr/>
        <w:t xml:space="preserve">Para efeito do número anterior, as câmaras municipais devem promover campanhas de esterilização, designadamente em parceria com outras entidades.  </w:t>
      </w:r>
    </w:p>
    <w:p w:rsidR="005101CF" w:rsidP="679F1546" w:rsidRDefault="0E6B68DD" w14:paraId="64DA97E4" w14:textId="7B90B590">
      <w:pPr>
        <w:pStyle w:val="Normal"/>
        <w:numPr>
          <w:ilvl w:val="0"/>
          <w:numId w:val="115"/>
        </w:numPr>
        <w:suppressLineNumbers w:val="0"/>
        <w:bidi w:val="0"/>
        <w:spacing w:before="0" w:beforeAutospacing="off" w:after="116" w:afterAutospacing="off" w:line="259" w:lineRule="auto"/>
        <w:ind w:left="300" w:right="136" w:hanging="173"/>
        <w:jc w:val="both"/>
        <w:rPr/>
        <w:pPrChange w:author="Susana Margarida Gonçalves Silva Santos" w:date="2026-04-23T09:29:11.588Z">
          <w:pPr>
            <w:pStyle w:val="Normal"/>
            <w:numPr>
              <w:ilvl w:val="0"/>
              <w:numId w:val="115"/>
            </w:numPr>
            <w:spacing w:after="116" w:line="259" w:lineRule="auto"/>
            <w:ind w:left="300" w:right="136" w:hanging="173"/>
          </w:pPr>
        </w:pPrChange>
      </w:pPr>
      <w:r w:rsidR="3F5DBF13">
        <w:rPr/>
        <w:t xml:space="preserve">- </w:t>
      </w:r>
      <w:r w:rsidR="242608A2">
        <w:rPr/>
        <w:t>A esterilização dos c</w:t>
      </w:r>
      <w:r w:rsidR="242608A2">
        <w:rPr/>
        <w:t>ães e gatos</w:t>
      </w:r>
      <w:ins w:author="Susana Margarida Gonçalves Silva Santos" w:date="2026-04-23T09:28:59.489Z" w16du:dateUtc="2026-04-23T09:28:59.489Z" w:id="698515189">
        <w:r w:rsidR="2F1FEEBB">
          <w:t xml:space="preserve"> </w:t>
        </w:r>
      </w:ins>
      <w:r w:rsidR="242608A2">
        <w:rPr/>
        <w:t>que tenham dad</w:t>
      </w:r>
      <w:r w:rsidR="5BE73791">
        <w:rPr/>
        <w:t>o entrada nos CRO e não tenham sido reclam</w:t>
      </w:r>
      <w:ins w:author="Susana Margarida Gonçalves Silva Santos" w:date="2026-04-23T09:28:17.663Z" w16du:dateUtc="2026-04-23T09:28:17.663Z" w:id="768276568">
        <w:r w:rsidR="07DA9FAD">
          <w:t>a</w:t>
        </w:r>
      </w:ins>
      <w:r w:rsidR="5BE73791">
        <w:rPr/>
        <w:t>dos pelos seus detentores no prazo de 15 dias</w:t>
      </w:r>
      <w:r w:rsidR="5BE73791">
        <w:rPr/>
        <w:t xml:space="preserve">, a contar da data da </w:t>
      </w:r>
      <w:r w:rsidR="1FBCE8EC">
        <w:rPr/>
        <w:t>sua recolha, é obrigatoriamente efetuada, antes de serem encaminhados par</w:t>
      </w:r>
      <w:r w:rsidR="1F3C5D79">
        <w:rPr/>
        <w:t>a</w:t>
      </w:r>
      <w:r w:rsidR="1FBCE8EC">
        <w:rPr/>
        <w:t xml:space="preserve"> adoção</w:t>
      </w:r>
      <w:r w:rsidR="57AD6F18">
        <w:rPr/>
        <w:t>, a</w:t>
      </w:r>
      <w:r w:rsidR="1FBCE8EC">
        <w:rPr/>
        <w:t xml:space="preserve">penas podendo ser feita </w:t>
      </w:r>
      <w:r w:rsidR="08C32904">
        <w:rPr/>
        <w:t>em instalações adequadas do CRO ou em cent</w:t>
      </w:r>
      <w:r w:rsidR="08C32904">
        <w:rPr/>
        <w:t>ro de atendimento médico veterinário autorizado</w:t>
      </w:r>
      <w:r w:rsidR="31C52322">
        <w:rPr/>
        <w:t>.</w:t>
      </w:r>
    </w:p>
    <w:p w:rsidR="005101CF" w:rsidP="3EC49A07" w:rsidRDefault="6FE0A04D" w14:paraId="1BBD3B58" w14:textId="76CF159A">
      <w:pPr>
        <w:numPr>
          <w:ilvl w:val="0"/>
          <w:numId w:val="115"/>
        </w:numPr>
        <w:spacing w:after="116" w:line="259" w:lineRule="auto"/>
        <w:ind w:left="300" w:right="136" w:hanging="173"/>
        <w:rPr/>
      </w:pPr>
      <w:ins w:author="Susana Margarida Gonçalves Silva Santos" w:date="2026-04-23T09:41:24.293Z" w16du:dateUtc="2026-04-23T09:41:24.293Z" w:id="2080245092">
        <w:r w:rsidR="68D2F505">
          <w:t xml:space="preserve">- </w:t>
        </w:r>
      </w:ins>
      <w:r w:rsidR="2E31A08F">
        <w:rPr/>
        <w:t>Em derrogação ao disposto no núm</w:t>
      </w:r>
      <w:r w:rsidR="2E31A08F">
        <w:rPr/>
        <w:t xml:space="preserve">ero anterior, os </w:t>
      </w:r>
      <w:r w:rsidR="390AF002">
        <w:rPr/>
        <w:t xml:space="preserve">cães e gatos </w:t>
      </w:r>
      <w:r w:rsidR="2E31A08F">
        <w:rPr/>
        <w:t>com idade inferior a seis meses podem ser encaminhados para ado</w:t>
      </w:r>
      <w:r w:rsidR="2E31A08F">
        <w:rPr/>
        <w:t xml:space="preserve">ção antes de serem esterilizados, </w:t>
      </w:r>
      <w:r w:rsidR="1723FD10">
        <w:rPr/>
        <w:t xml:space="preserve">devendo os seus novos titulares assegurar que a </w:t>
      </w:r>
      <w:r w:rsidR="1723FD10">
        <w:rPr/>
        <w:t>esterilização é reali</w:t>
      </w:r>
      <w:r w:rsidR="25789022">
        <w:rPr/>
        <w:t xml:space="preserve">zada até o animal atingir os </w:t>
      </w:r>
      <w:r w:rsidRPr="679F1546" w:rsidR="25789022">
        <w:rPr>
          <w:highlight w:val="yellow"/>
          <w:rPrChange w:author="Susana Margarida Gonçalves Silva Santos" w:date="2026-04-23T09:40:28.415Z" w16du:dateUtc="2026-04-23T09:40:28.415Z" w:id="1896699569"/>
        </w:rPr>
        <w:t>8</w:t>
      </w:r>
      <w:r w:rsidR="2E941393">
        <w:rPr/>
        <w:t xml:space="preserve"> </w:t>
      </w:r>
      <w:r w:rsidRPr="679F1546" w:rsidR="25789022">
        <w:rPr>
          <w:highlight w:val="yellow"/>
          <w:rPrChange w:author="Susana Margarida Gonçalves Silva Santos" w:date="2026-04-23T09:40:34.51Z" w16du:dateUtc="2026-04-23T09:40:34.51Z" w:id="1441434704"/>
        </w:rPr>
        <w:t>meses</w:t>
      </w:r>
      <w:ins w:author="Susana Margarida Gonçalves Silva Santos" w:date="2026-04-23T09:32:21.427Z" w16du:dateUtc="2026-04-23T09:32:21.427Z" w:id="364579924">
        <w:r w:rsidR="10EAF057">
          <w:t xml:space="preserve"> </w:t>
        </w:r>
      </w:ins>
      <w:r w:rsidR="25789022">
        <w:rPr/>
        <w:t>de idade, nos seguintes termos:</w:t>
      </w:r>
    </w:p>
    <w:p w:rsidR="005101CF" w:rsidP="679F1546" w:rsidRDefault="6117918F" w14:paraId="72D5FB5A" w14:textId="16AA803C">
      <w:pPr>
        <w:pStyle w:val="PargrafodaLista"/>
        <w:numPr>
          <w:ilvl w:val="0"/>
          <w:numId w:val="43"/>
        </w:numPr>
        <w:spacing w:after="116" w:line="259" w:lineRule="auto"/>
        <w:ind w:right="136"/>
        <w:rPr/>
      </w:pPr>
      <w:commentRangeStart w:id="55416406"/>
      <w:r w:rsidR="65D69AAC">
        <w:rPr/>
        <w:t xml:space="preserve">Fazendo o animal regressar ao </w:t>
      </w:r>
      <w:r w:rsidR="76F67E8A">
        <w:rPr/>
        <w:t>CRO</w:t>
      </w:r>
      <w:del w:author="Susana Margarida Gonçalves Silva Santos" w:date="2026-04-23T09:33:49.953Z" w16du:dateUtc="2026-04-23T09:33:49.953Z" w:id="744784298">
        <w:r w:rsidDel="76F67E8A">
          <w:delText xml:space="preserve"> </w:delText>
        </w:r>
      </w:del>
      <w:r w:rsidR="65D69AAC">
        <w:rPr/>
        <w:t xml:space="preserve"> para</w:t>
      </w:r>
      <w:r w:rsidR="65D69AAC">
        <w:rPr/>
        <w:t xml:space="preserve"> aí ser esteriliz</w:t>
      </w:r>
      <w:r w:rsidR="65D69AAC">
        <w:rPr/>
        <w:t>a</w:t>
      </w:r>
      <w:r w:rsidR="65D69AAC">
        <w:rPr/>
        <w:t>do</w:t>
      </w:r>
      <w:ins w:author="Susana Margarida Gonçalves Silva Santos" w:date="2026-04-23T09:39:25.487Z" w16du:dateUtc="2026-04-23T09:39:25.487Z" w:id="697521463">
        <w:r w:rsidR="77138FFE">
          <w:t>.</w:t>
        </w:r>
      </w:ins>
    </w:p>
    <w:p w:rsidR="005101CF" w:rsidP="679F1546" w:rsidRDefault="1F9FF3A5" w14:paraId="5C06B952" w14:textId="57CFA6FF">
      <w:pPr>
        <w:pStyle w:val="PargrafodaLista"/>
        <w:numPr>
          <w:ilvl w:val="0"/>
          <w:numId w:val="43"/>
        </w:numPr>
        <w:spacing w:after="116" w:line="259" w:lineRule="auto"/>
        <w:ind w:right="136"/>
        <w:rPr>
          <w:ins w:author="Susana Margarida Gonçalves Silva Santos" w:date="2026-04-23T10:19:52.262Z" w16du:dateUtc="2026-04-23T10:19:52.262Z" w:id="697907201"/>
        </w:rPr>
      </w:pPr>
      <w:del w:author="Susana Margarida Gonçalves Silva Santos" w:date="2026-04-23T10:10:45.255Z" w16du:dateUtc="2026-04-23T10:10:45.255Z" w:id="690217076">
        <w:r w:rsidDel="65D69AAC">
          <w:delText>Apresentando</w:delText>
        </w:r>
        <w:r w:rsidDel="65D69AAC">
          <w:delText xml:space="preserve"> no CRO </w:delText>
        </w:r>
      </w:del>
      <w:del w:author="Susana Margarida Gonçalves Silva Santos" w:date="2026-04-23T10:09:41.616Z" w16du:dateUtc="2026-04-23T10:09:41.616Z" w:id="1747997097">
        <w:r w:rsidDel="65D69AAC">
          <w:delText>uma declaração do M</w:delText>
        </w:r>
        <w:r w:rsidDel="65D69AAC">
          <w:delText xml:space="preserve">V </w:delText>
        </w:r>
      </w:del>
      <w:del w:author="Susana Margarida Gonçalves Silva Santos" w:date="2026-04-23T10:10:45.255Z" w16du:dateUtc="2026-04-23T10:10:45.255Z" w:id="867628067">
        <w:r w:rsidDel="65D69AAC">
          <w:delText>que ateste que a esterilização do animal foi efetuada</w:delText>
        </w:r>
      </w:del>
      <w:ins w:author="Susana Margarida Gonçalves Silva Santos" w:date="2026-04-23T10:11:59.458Z" w16du:dateUtc="2026-04-23T10:11:59.458Z" w:id="144024799">
        <w:r w:rsidR="2C6EFD87">
          <w:t>Promovendo a esterilização em CAMV autorizado</w:t>
        </w:r>
      </w:ins>
      <w:ins w:author="Susana Margarida Gonçalves Silva Santos" w:date="2026-04-23T10:14:50.455Z" w16du:dateUtc="2026-04-23T10:14:50.455Z" w:id="1366315776">
        <w:r w:rsidR="71C70D02">
          <w:t xml:space="preserve"> e cumprindo o registo previsto no </w:t>
        </w:r>
        <w:r w:rsidRPr="679F1546" w:rsidR="71C70D02">
          <w:rPr>
            <w:highlight w:val="yellow"/>
            <w:rPrChange w:author="Susana Margarida Gonçalves Silva Santos" w:date="2026-04-23T10:15:06.129Z" w16du:dateUtc="2026-04-23T10:15:06.129Z" w:id="638770727"/>
          </w:rPr>
          <w:t>número 2,</w:t>
        </w:r>
      </w:ins>
      <w:ins w:author="Susana Margarida Gonçalves Silva Santos" w:date="2026-04-23T10:15:00.18Z" w16du:dateUtc="2026-04-23T10:15:00.18Z" w:id="1839429991">
        <w:r w:rsidRPr="679F1546" w:rsidR="71C70D02">
          <w:rPr>
            <w:highlight w:val="yellow"/>
            <w:rPrChange w:author="Susana Margarida Gonçalves Silva Santos" w:date="2026-04-23T10:15:06.129Z" w16du:dateUtc="2026-04-23T10:15:06.129Z" w:id="88993685"/>
          </w:rPr>
          <w:t xml:space="preserve"> </w:t>
        </w:r>
      </w:ins>
      <w:ins w:author="Susana Margarida Gonçalves Silva Santos" w:date="2026-04-23T10:14:50.455Z" w16du:dateUtc="2026-04-23T10:14:50.455Z" w:id="1824887893">
        <w:r w:rsidRPr="679F1546" w:rsidR="71C70D02">
          <w:rPr>
            <w:highlight w:val="yellow"/>
            <w:rPrChange w:author="Susana Margarida Gonçalves Silva Santos" w:date="2026-04-23T10:15:06.129Z" w16du:dateUtc="2026-04-23T10:15:06.129Z" w:id="476373355"/>
          </w:rPr>
          <w:t>artigo 59º + 6</w:t>
        </w:r>
      </w:ins>
      <w:commentRangeEnd w:id="55416406"/>
      <w:r>
        <w:rPr>
          <w:rStyle w:val="CommentReference"/>
        </w:rPr>
        <w:commentReference w:id="55416406"/>
      </w:r>
    </w:p>
    <w:p w:rsidR="005101CF" w:rsidP="679F1546" w:rsidRDefault="1F9FF3A5" w14:paraId="5F9118F6" w14:textId="61DA972B">
      <w:pPr>
        <w:pStyle w:val="PargrafodaLista"/>
        <w:numPr>
          <w:ilvl w:val="0"/>
          <w:numId w:val="43"/>
        </w:numPr>
        <w:spacing w:after="116" w:line="259" w:lineRule="auto"/>
        <w:ind w:right="136"/>
        <w:rPr>
          <w:ins w:author="Susana Margarida Gonçalves Silva Santos" w:date="2026-04-23T10:19:53.777Z" w16du:dateUtc="2026-04-23T10:19:53.777Z" w:id="708819184"/>
        </w:rPr>
      </w:pPr>
    </w:p>
    <w:p w:rsidR="005101CF" w:rsidP="679F1546" w:rsidRDefault="1F9FF3A5" w14:paraId="30F0F6B1" w14:textId="35D93CF5">
      <w:pPr>
        <w:pStyle w:val="PargrafodaLista"/>
        <w:numPr>
          <w:ilvl w:val="0"/>
          <w:numId w:val="43"/>
        </w:numPr>
        <w:spacing w:after="116" w:line="259" w:lineRule="auto"/>
        <w:ind w:right="136"/>
        <w:rPr>
          <w:del w:author="Susana Margarida Gonçalves Silva Santos" w:date="2026-04-23T10:36:28.939Z" w16du:dateUtc="2026-04-23T10:36:28.939Z" w:id="2055222955"/>
        </w:rPr>
      </w:pPr>
      <w:ins w:author="Susana Margarida Gonçalves Silva Santos" w:date="2026-04-23T10:20:38.505Z" w16du:dateUtc="2026-04-23T10:20:38.505Z" w:id="1075651542">
        <w:r w:rsidR="4BCF00F9">
          <w:t>5.</w:t>
        </w:r>
      </w:ins>
      <w:ins w:author="Susana Margarida Gonçalves Silva Santos" w:date="2026-04-23T10:19:57.43Z" w16du:dateUtc="2026-04-23T10:19:57.43Z" w:id="1460524143">
        <w:r w:rsidR="57CFCDE9">
          <w:t xml:space="preserve"> </w:t>
        </w:r>
      </w:ins>
      <w:ins w:author="Susana Margarida Gonçalves Silva Santos" w:date="2026-04-23T10:20:38.725Z" w16du:dateUtc="2026-04-23T10:20:38.725Z" w:id="1190273866">
        <w:r w:rsidR="4BCF00F9">
          <w:t xml:space="preserve"> </w:t>
        </w:r>
      </w:ins>
      <w:r w:rsidR="04A9BE2B">
        <w:rPr/>
        <w:t>Como forma de garantia do dispo</w:t>
      </w:r>
      <w:commentRangeStart w:id="1497159100"/>
      <w:r w:rsidR="04A9BE2B">
        <w:rPr/>
        <w:t>sto no número anterior, os CRO man</w:t>
      </w:r>
      <w:r w:rsidR="04A9BE2B">
        <w:rPr/>
        <w:t xml:space="preserve">têm um registo dos animais que devem ser esterilizados até </w:t>
      </w:r>
      <w:r w:rsidR="30827B7D">
        <w:rPr/>
        <w:t>aos 8 meses</w:t>
      </w:r>
      <w:ins w:author="Maria Cristina Tavares Briosa" w:date="2026-03-18T16:07:00Z" w16du:dateUtc="2026-03-18T16:07:58Z" w:id="1407975858">
        <w:r w:rsidR="04A9BE2B">
          <w:t xml:space="preserve"> d</w:t>
        </w:r>
        <w:r w:rsidR="1F8033D3">
          <w:t>e idade e dos respetivos titu</w:t>
        </w:r>
      </w:ins>
      <w:r w:rsidR="71AB531F">
        <w:rPr/>
        <w:t>l</w:t>
      </w:r>
      <w:r w:rsidR="1F8033D3">
        <w:rPr/>
        <w:t xml:space="preserve">ares a </w:t>
      </w:r>
      <w:r w:rsidR="1F8033D3">
        <w:rPr/>
        <w:t xml:space="preserve">fim de, em caso de incumprimento da obrigação de </w:t>
      </w:r>
      <w:r w:rsidR="645CF7B0">
        <w:rPr/>
        <w:t>esterili</w:t>
      </w:r>
      <w:ins w:author="Susana Margarida Gonçalves Silva Santos" w:date="2026-04-23T10:18:14.708Z" w16du:dateUtc="2026-04-23T10:18:14.708Z" w:id="1264023799">
        <w:r w:rsidR="77806599">
          <w:t>z</w:t>
        </w:r>
      </w:ins>
      <w:r w:rsidR="645CF7B0">
        <w:rPr/>
        <w:t>ação, determinarem o seu regresso ao CR</w:t>
      </w:r>
      <w:r w:rsidR="220FF442">
        <w:rPr/>
        <w:t>O</w:t>
      </w:r>
      <w:r w:rsidR="645CF7B0">
        <w:rPr/>
        <w:t xml:space="preserve"> para o efeito</w:t>
      </w:r>
      <w:r w:rsidR="68155347">
        <w:rPr/>
        <w:t>, caso não esteja disponível funcionalidade de alerta na base de dados oficial</w:t>
      </w:r>
      <w:del w:author="Susana Margarida Gonçalves Silva Santos" w:date="2026-04-23T10:36:39.187Z" w16du:dateUtc="2026-04-23T10:36:39.187Z" w:id="160307492">
        <w:r w:rsidDel="68155347">
          <w:delText>.</w:delText>
        </w:r>
      </w:del>
      <w:commentRangeEnd w:id="1497159100"/>
      <w:r>
        <w:rPr>
          <w:rStyle w:val="CommentReference"/>
        </w:rPr>
        <w:commentReference w:id="1497159100"/>
      </w:r>
    </w:p>
    <w:p w:rsidR="679F1546" w:rsidP="679F1546" w:rsidRDefault="679F1546" w14:paraId="64BBFA1C" w14:textId="3CFF3245">
      <w:pPr>
        <w:pStyle w:val="Normal"/>
        <w:spacing w:after="116" w:line="259" w:lineRule="auto"/>
        <w:ind w:left="0" w:right="136" w:hanging="0"/>
      </w:pPr>
    </w:p>
    <w:p w:rsidR="005101CF" w:rsidP="679F1546" w:rsidRDefault="1695DEE0" w14:paraId="2107FE0D" w14:textId="1B25EAB5">
      <w:pPr>
        <w:spacing w:after="116" w:line="259" w:lineRule="auto"/>
        <w:ind w:left="300" w:right="136" w:hanging="173"/>
        <w:rPr>
          <w:del w:author="Susana Margarida Gonçalves Silva Santos" w:date="2026-04-23T10:35:34.515Z" w16du:dateUtc="2026-04-23T10:35:34.515Z" w:id="496896372"/>
        </w:rPr>
        <w:pPrChange w:author="Susana Margarida Gonçalves Silva Santos" w:date="2026-04-23T10:22:10.184Z">
          <w:pPr>
            <w:numPr>
              <w:ilvl w:val="0"/>
              <w:numId w:val="115"/>
            </w:numPr>
            <w:spacing w:after="116" w:line="259" w:lineRule="auto"/>
            <w:ind w:left="300" w:right="136" w:hanging="173"/>
          </w:pPr>
        </w:pPrChange>
      </w:pPr>
      <w:ins w:author="Susana Margarida Gonçalves Silva Santos" w:date="2026-04-23T10:22:14.303Z" w16du:dateUtc="2026-04-23T10:22:14.303Z" w:id="726625595">
        <w:r w:rsidR="68155347">
          <w:t xml:space="preserve">6 - </w:t>
        </w:r>
      </w:ins>
      <w:r w:rsidR="3CCC8E2B">
        <w:rPr/>
        <w:t xml:space="preserve">São requisitos mínimos </w:t>
      </w:r>
      <w:r w:rsidR="3CCC8E2B">
        <w:rPr/>
        <w:t xml:space="preserve">das instalações adequadas à realização </w:t>
      </w:r>
      <w:r w:rsidR="56704145">
        <w:rPr/>
        <w:t>d</w:t>
      </w:r>
      <w:r w:rsidR="3CCC8E2B">
        <w:rPr/>
        <w:t>e esterilizações nos CRO os seguintes:</w:t>
      </w:r>
    </w:p>
    <w:p w:rsidR="005101CF" w:rsidP="679F1546" w:rsidRDefault="1695DEE0" w14:paraId="4AB776DB" w14:textId="74C17227">
      <w:pPr>
        <w:pStyle w:val="PargrafodaLista"/>
        <w:numPr>
          <w:ilvl w:val="0"/>
          <w:numId w:val="186"/>
        </w:numPr>
        <w:spacing w:after="116" w:line="259" w:lineRule="auto"/>
        <w:ind w:right="136"/>
        <w:rPr/>
        <w:pPrChange w:author="Susana Margarida Gonçalves Silva Santos" w:date="2026-04-23T10:35:43.127Z" w:id="1791">
          <w:pPr>
            <w:numPr>
              <w:ilvl w:val="0"/>
              <w:numId w:val="115"/>
            </w:numPr>
            <w:spacing w:after="116"/>
            <w:ind w:left="300" w:right="136" w:hanging="173"/>
          </w:pPr>
        </w:pPrChange>
      </w:pPr>
      <w:commentRangeStart w:id="190382278"/>
      <w:r w:rsidRPr="679F1546" w:rsidR="724D832D">
        <w:rPr>
          <w:highlight w:val="yellow"/>
          <w:rPrChange w:author="Susana Margarida Gonçalves Silva Santos" w:date="2026-04-23T10:38:17.662Z" w16du:dateUtc="2026-04-23T10:38:17.662Z" w:id="1583165814"/>
        </w:rPr>
        <w:t xml:space="preserve">Sala </w:t>
      </w:r>
      <w:r w:rsidRPr="679F1546" w:rsidR="3CCC8E2B">
        <w:rPr>
          <w:highlight w:val="yellow"/>
          <w:rPrChange w:author="Susana Margarida Gonçalves Silva Santos" w:date="2026-04-23T10:38:17.662Z" w16du:dateUtc="2026-04-23T10:38:17.662Z" w:id="673779295"/>
        </w:rPr>
        <w:t>independe</w:t>
      </w:r>
      <w:r w:rsidRPr="679F1546" w:rsidR="0E28857F">
        <w:rPr>
          <w:highlight w:val="yellow"/>
          <w:rPrChange w:author="Susana Margarida Gonçalves Silva Santos" w:date="2026-04-23T10:38:17.663Z" w16du:dateUtc="2026-04-23T10:38:17.663Z" w:id="639694305"/>
        </w:rPr>
        <w:t>nte</w:t>
      </w:r>
      <w:commentRangeEnd w:id="190382278"/>
      <w:r>
        <w:rPr>
          <w:rStyle w:val="CommentReference"/>
        </w:rPr>
        <w:commentReference w:id="190382278"/>
      </w:r>
      <w:r w:rsidR="0E28857F">
        <w:rPr/>
        <w:t xml:space="preserve">, </w:t>
      </w:r>
      <w:r w:rsidR="750C58C2">
        <w:rPr/>
        <w:t xml:space="preserve">entendendo-se para o efeito, </w:t>
      </w:r>
      <w:r w:rsidR="750C58C2">
        <w:rPr/>
        <w:t xml:space="preserve">que </w:t>
      </w:r>
      <w:r w:rsidR="750C58C2">
        <w:rPr/>
        <w:t>não funcione como espaço de</w:t>
      </w:r>
      <w:r w:rsidR="694742E0">
        <w:rPr/>
        <w:t xml:space="preserve"> passage</w:t>
      </w:r>
      <w:r w:rsidR="694742E0">
        <w:rPr/>
        <w:t xml:space="preserve">m de pessoas </w:t>
      </w:r>
      <w:r w:rsidR="3AFE4C46">
        <w:rPr/>
        <w:t xml:space="preserve">ou animais ou de movimentação ou armazenamento de coisas; </w:t>
      </w:r>
    </w:p>
    <w:p w:rsidR="005101CF" w:rsidP="679F1546" w:rsidRDefault="058237A5" w14:paraId="1C19B47D" w14:textId="7165F40B">
      <w:pPr>
        <w:pStyle w:val="PargrafodaLista"/>
        <w:numPr>
          <w:ilvl w:val="0"/>
          <w:numId w:val="186"/>
        </w:numPr>
        <w:spacing w:after="116" w:line="259" w:lineRule="auto"/>
        <w:ind w:right="136"/>
        <w:rPr/>
        <w:pPrChange w:author="Susana Margarida Gonçalves Silva Santos" w:date="2026-04-23T10:35:43.127Z">
          <w:pPr>
            <w:pStyle w:val="PargrafodaLista"/>
            <w:numPr>
              <w:ilvl w:val="0"/>
              <w:numId w:val="44"/>
            </w:numPr>
            <w:spacing w:after="116" w:line="259" w:lineRule="auto"/>
            <w:ind w:right="136"/>
          </w:pPr>
        </w:pPrChange>
      </w:pPr>
      <w:r w:rsidR="3AFE4C46">
        <w:rPr/>
        <w:t xml:space="preserve">Disporem de paredes, tetos, </w:t>
      </w:r>
      <w:r w:rsidR="1529AAD7">
        <w:rPr/>
        <w:t>divisórias</w:t>
      </w:r>
      <w:r w:rsidR="3AFE4C46">
        <w:rPr/>
        <w:t xml:space="preserve">, portas e pavimentos cujo </w:t>
      </w:r>
      <w:r w:rsidR="6604406B">
        <w:rPr/>
        <w:t>revestimento seja</w:t>
      </w:r>
      <w:r w:rsidR="3AFE4C46">
        <w:rPr/>
        <w:t xml:space="preserve"> de material facilmente lavável, permitindo a manutenção de um gra</w:t>
      </w:r>
      <w:r w:rsidR="3AFE4C46">
        <w:rPr/>
        <w:t>u adequado de hi</w:t>
      </w:r>
      <w:r w:rsidR="6DB7FB4D">
        <w:rPr/>
        <w:t>giene e desinfeção;</w:t>
      </w:r>
    </w:p>
    <w:p w:rsidR="005101CF" w:rsidP="679F1546" w:rsidRDefault="333C8161" w14:paraId="00A4981B" w14:textId="7706BBCE">
      <w:pPr>
        <w:pStyle w:val="PargrafodaLista"/>
        <w:numPr>
          <w:ilvl w:val="0"/>
          <w:numId w:val="186"/>
        </w:numPr>
        <w:spacing w:after="116" w:line="259" w:lineRule="auto"/>
        <w:ind w:right="136"/>
        <w:rPr>
          <w:color w:val="000000" w:themeColor="text1" w:themeTint="FF" w:themeShade="FF"/>
          <w:sz w:val="24"/>
          <w:szCs w:val="24"/>
        </w:rPr>
        <w:pPrChange w:author="Susana Margarida Gonçalves Silva Santos" w:date="2026-04-23T10:35:43.127Z" w:id="1810">
          <w:pPr>
            <w:spacing w:after="116"/>
            <w:ind w:left="300" w:right="136" w:hanging="173"/>
          </w:pPr>
        </w:pPrChange>
      </w:pPr>
      <w:r w:rsidR="3A5C8C16">
        <w:rPr/>
        <w:t>Disporem de condições adequadas de ventilação e desinfeção</w:t>
      </w:r>
      <w:r w:rsidR="3A5C8C16">
        <w:rPr/>
        <w:t>;</w:t>
      </w:r>
    </w:p>
    <w:p w:rsidR="005101CF" w:rsidP="679F1546" w:rsidRDefault="333C8161" w14:paraId="61D56FFB" w14:textId="56CCA0C3">
      <w:pPr>
        <w:pStyle w:val="PargrafodaLista"/>
        <w:numPr>
          <w:ilvl w:val="0"/>
          <w:numId w:val="186"/>
        </w:numPr>
        <w:spacing w:after="116" w:line="259" w:lineRule="auto"/>
        <w:ind w:right="136"/>
        <w:rPr/>
        <w:pPrChange w:author="Susana Margarida Gonçalves Silva Santos" w:date="2026-04-23T10:35:43.127Z" w:id="1814">
          <w:pPr>
            <w:spacing w:after="116"/>
            <w:ind w:left="300" w:right="136" w:hanging="173"/>
          </w:pPr>
        </w:pPrChange>
      </w:pPr>
      <w:r w:rsidR="3A5C8C16">
        <w:rPr/>
        <w:t xml:space="preserve">Disporem de lavatório com água corrente e equipamento de higiene de mãos, bem como zona para a preparação e esterilização de material; </w:t>
      </w:r>
    </w:p>
    <w:p w:rsidR="005101CF" w:rsidP="679F1546" w:rsidRDefault="6459A171" w14:paraId="25BF8A3B" w14:textId="3BD9D140">
      <w:pPr>
        <w:pStyle w:val="PargrafodaLista"/>
        <w:numPr>
          <w:ilvl w:val="0"/>
          <w:numId w:val="186"/>
        </w:numPr>
        <w:spacing w:after="116" w:line="259" w:lineRule="auto"/>
        <w:ind w:right="136"/>
        <w:rPr/>
        <w:pPrChange w:author="Susana Margarida Gonçalves Silva Santos" w:date="2026-04-23T10:35:43.127Z" w:id="1817">
          <w:pPr/>
        </w:pPrChange>
      </w:pPr>
      <w:r w:rsidR="5949C352">
        <w:rPr/>
        <w:t>Disporem de uma zona de recobro independente do alojamento no CRO</w:t>
      </w:r>
      <w:r w:rsidR="5949C352">
        <w:rPr/>
        <w:t xml:space="preserve">, dotada de meios </w:t>
      </w:r>
      <w:r w:rsidR="15E9AD28">
        <w:rPr/>
        <w:t>que evitem a deambulação ou fuga dos animais e que a</w:t>
      </w:r>
      <w:r w:rsidR="15E9AD28">
        <w:rPr/>
        <w:t>ssegure condições de proteção;</w:t>
      </w:r>
    </w:p>
    <w:p w:rsidR="005101CF" w:rsidP="679F1546" w:rsidRDefault="06C14D88" w14:paraId="13424D91" w14:textId="099B5F46">
      <w:pPr>
        <w:pStyle w:val="PargrafodaLista"/>
        <w:numPr>
          <w:ilvl w:val="0"/>
          <w:numId w:val="186"/>
        </w:numPr>
        <w:spacing w:after="116" w:line="259" w:lineRule="auto"/>
        <w:ind w:right="136"/>
        <w:rPr>
          <w:ins w:author="Susana Margarida Gonçalves Silva Santos" w:date="2026-04-23T10:33:06.731Z" w16du:dateUtc="2026-04-23T10:33:06.731Z" w:id="107171684"/>
        </w:rPr>
        <w:pPrChange w:author="Susana Margarida Gonçalves Silva Santos" w:date="2026-04-23T10:35:43.127Z" w:id="1822">
          <w:pPr/>
        </w:pPrChange>
      </w:pPr>
      <w:r w:rsidR="15E9AD28">
        <w:rPr/>
        <w:t>Disporem de local de armazenagem de material, medicamento</w:t>
      </w:r>
      <w:r w:rsidR="0E9F26C8">
        <w:rPr/>
        <w:t>s</w:t>
      </w:r>
      <w:r w:rsidR="15E9AD28">
        <w:rPr/>
        <w:t xml:space="preserve"> e outros </w:t>
      </w:r>
      <w:r w:rsidR="15E9AD28">
        <w:rPr/>
        <w:t>produtos,</w:t>
      </w:r>
      <w:r w:rsidR="15E9AD28">
        <w:rPr/>
        <w:t xml:space="preserve"> bem como de </w:t>
      </w:r>
      <w:r w:rsidR="15E9AD28">
        <w:rPr/>
        <w:t>equipamento</w:t>
      </w:r>
      <w:r w:rsidR="15E9AD28">
        <w:rPr/>
        <w:t xml:space="preserve"> </w:t>
      </w:r>
      <w:r w:rsidR="15E9AD28">
        <w:rPr/>
        <w:t xml:space="preserve">adaptado ao </w:t>
      </w:r>
      <w:r w:rsidR="56EAF4E2">
        <w:rPr/>
        <w:t>procedimento adotado</w:t>
      </w:r>
      <w:ins w:author="Susana Margarida Gonçalves Silva Santos" w:date="2026-04-23T10:36:16.716Z" w16du:dateUtc="2026-04-23T10:36:16.716Z" w:id="1221283740">
        <w:r w:rsidR="18653217">
          <w:t>.</w:t>
        </w:r>
      </w:ins>
    </w:p>
    <w:p w:rsidR="41599A0F" w:rsidP="679F1546" w:rsidRDefault="41599A0F" w14:paraId="5549CABA" w14:textId="39094B3F">
      <w:pPr>
        <w:pStyle w:val="Normal"/>
        <w:spacing w:after="116" w:line="259" w:lineRule="auto"/>
        <w:ind w:right="136"/>
        <w:rPr>
          <w:ins w:author="Susana Margarida Gonçalves Silva Santos" w:date="2026-04-23T10:33:08.464Z" w16du:dateUtc="2026-04-23T10:33:08.464Z" w:id="975880455"/>
        </w:rPr>
        <w:pPrChange w:author="Susana Margarida Gonçalves Silva Santos" w:date="2026-04-23T10:33:07.792Z">
          <w:pPr/>
        </w:pPrChange>
      </w:pPr>
    </w:p>
    <w:p w:rsidR="41599A0F" w:rsidP="679F1546" w:rsidRDefault="41599A0F" w14:paraId="4BBB7FDE" w14:textId="78F48401">
      <w:pPr>
        <w:pStyle w:val="Normal"/>
        <w:spacing w:after="116" w:line="259" w:lineRule="auto"/>
        <w:ind w:left="0" w:right="136" w:hanging="0"/>
        <w:rPr>
          <w:ins w:author="Susana Margarida Gonçalves Silva Santos" w:date="2026-04-23T10:43:06.851Z" w16du:dateUtc="2026-04-23T10:43:06.851Z" w:id="1875067196"/>
        </w:rPr>
      </w:pPr>
      <w:ins w:author="Susana Margarida Gonçalves Silva Santos" w:date="2026-04-23T10:33:59.632Z" w16du:dateUtc="2026-04-23T10:33:59.632Z" w:id="212735516">
        <w:r w:rsidR="2B6CDF12">
          <w:t xml:space="preserve">7 – </w:t>
        </w:r>
        <w:r w:rsidRPr="679F1546" w:rsidR="2B6CDF12">
          <w:rPr>
            <w:highlight w:val="yellow"/>
            <w:rPrChange w:author="Susana Margarida Gonçalves Silva Santos" w:date="2026-04-23T10:42:18.872Z" w16du:dateUtc="2026-04-23T10:42:18.872Z" w:id="710332066"/>
          </w:rPr>
          <w:t>Os CRO que não disponham de sala de esterilização independente</w:t>
        </w:r>
      </w:ins>
      <w:ins w:author="Susana Margarida Gonçalves Silva Santos" w:date="2026-04-23T10:34:55.782Z" w16du:dateUtc="2026-04-23T10:34:55.782Z" w:id="2139943953">
        <w:r w:rsidRPr="679F1546" w:rsidR="448D9D81">
          <w:rPr>
            <w:highlight w:val="yellow"/>
            <w:rPrChange w:author="Susana Margarida Gonçalves Silva Santos" w:date="2026-04-23T10:42:18.873Z" w16du:dateUtc="2026-04-23T10:42:18.873Z" w:id="1431049165"/>
          </w:rPr>
          <w:t xml:space="preserve">, devem adaptar os locais de esterilização, ao previsto no </w:t>
        </w:r>
      </w:ins>
      <w:ins w:author="Susana Margarida Gonçalves Silva Santos" w:date="2026-04-23T10:38:53.82Z" w16du:dateUtc="2026-04-23T10:38:53.82Z" w:id="1000558863">
        <w:r w:rsidRPr="679F1546" w:rsidR="59EC420F">
          <w:rPr>
            <w:highlight w:val="yellow"/>
            <w:rPrChange w:author="Susana Margarida Gonçalves Silva Santos" w:date="2026-04-23T10:42:18.873Z" w16du:dateUtc="2026-04-23T10:42:18.873Z" w:id="1481445123"/>
          </w:rPr>
          <w:t>número anterio</w:t>
        </w:r>
        <w:r w:rsidR="59EC420F">
          <w:t>r</w:t>
        </w:r>
      </w:ins>
      <w:ins w:author="Susana Margarida Gonçalves Silva Santos" w:date="2026-04-23T10:41:03.575Z" w16du:dateUtc="2026-04-23T10:41:03.575Z" w:id="742633373">
        <w:r w:rsidR="0F7EAD1F">
          <w:t>.</w:t>
        </w:r>
      </w:ins>
    </w:p>
    <w:p w:rsidR="577891B3" w:rsidP="679F1546" w:rsidRDefault="577891B3" w14:paraId="78ED71DA" w14:textId="2775C0FA">
      <w:pPr>
        <w:pStyle w:val="Normal"/>
        <w:spacing w:after="116" w:line="259" w:lineRule="auto"/>
        <w:ind w:left="0" w:right="136" w:hanging="0"/>
        <w:rPr>
          <w:ins w:author="Maria Cristina Tavares Briosa" w:date="2026-03-18T15:17:00Z" w16du:dateUtc="2026-03-18T15:17:59Z" w:id="969058127"/>
          <w:del w:author="Susana Margarida Gonçalves Silva Santos" w:date="2026-04-23T10:43:34.549Z" w16du:dateUtc="2026-04-23T10:43:34.549Z" w:id="1262855984"/>
        </w:rPr>
      </w:pPr>
      <w:commentRangeStart w:id="198463656"/>
      <w:ins w:author="Susana Margarida Gonçalves Silva Santos" w:date="2026-04-23T10:43:10.342Z" w16du:dateUtc="2026-04-23T10:43:10.342Z" w:id="222284441">
        <w:r w:rsidR="577891B3">
          <w:t xml:space="preserve">8 - </w:t>
        </w:r>
      </w:ins>
      <w:r w:rsidR="679F1546">
        <w:rPr/>
        <w:t xml:space="preserve">No CRO não é permitida a atividade de </w:t>
      </w:r>
      <w:ins w:author="Susana Margarida Gonçalves Silva Santos" w:date="2026-04-23T10:44:15.248Z" w16du:dateUtc="2026-04-23T10:44:15.248Z" w:id="404796077">
        <w:r w:rsidR="1F7A4075">
          <w:t>Centro de Atendimento Médico Veterinário (</w:t>
        </w:r>
      </w:ins>
      <w:r w:rsidR="679F1546">
        <w:rPr/>
        <w:t>CAMV</w:t>
      </w:r>
      <w:ins w:author="Susana Margarida Gonçalves Silva Santos" w:date="2026-04-23T10:44:19.462Z" w16du:dateUtc="2026-04-23T10:44:19.462Z" w:id="487753446">
        <w:r w:rsidR="2618B3DA">
          <w:t>)</w:t>
        </w:r>
      </w:ins>
      <w:r w:rsidR="679F1546">
        <w:rPr/>
        <w:t>.</w:t>
      </w:r>
      <w:commentRangeEnd w:id="198463656"/>
      <w:r>
        <w:rPr>
          <w:rStyle w:val="CommentReference"/>
        </w:rPr>
        <w:commentReference w:id="198463656"/>
      </w:r>
    </w:p>
    <w:p w:rsidR="005101CF" w:rsidP="679F1546" w:rsidRDefault="005101CF" w14:paraId="5D9663CF" w14:textId="7B2DB954">
      <w:pPr>
        <w:spacing w:after="116" w:line="259" w:lineRule="auto"/>
        <w:ind w:left="0" w:right="136" w:hanging="0"/>
        <w:rPr>
          <w:del w:author="Maria Cristina Tavares Briosa" w:date="2026-03-18T15:07:00Z" w16du:dateUtc="2026-03-18T15:07:58Z" w:id="1129665791"/>
        </w:rPr>
        <w:pPrChange w:author="Susana Margarida Gonçalves Silva Santos" w:date="2026-04-23T10:43:34.134Z">
          <w:pPr>
            <w:spacing w:after="116" w:line="259" w:lineRule="auto"/>
            <w:ind w:left="300" w:right="136" w:hanging="173"/>
          </w:pPr>
        </w:pPrChange>
      </w:pPr>
    </w:p>
    <w:p w:rsidR="005101CF" w:rsidRDefault="005101CF" w14:paraId="44A38912" w14:textId="72991B06">
      <w:pPr>
        <w:spacing w:after="151" w:line="360" w:lineRule="auto"/>
        <w:jc w:val="center"/>
        <w:rPr>
          <w:del w:author="Maria Cristina Tavares Briosa" w:date="2026-03-18T16:09:00Z" w16du:dateUtc="2026-03-18T16:09:34Z" w:id="1833"/>
          <w:color w:val="000000" w:themeColor="text1"/>
          <w:highlight w:val="yellow"/>
        </w:rPr>
        <w:pPrChange w:author="Maria Cristina Tavares Briosa" w:date="2026-03-18T14:52:00Z" w:id="1834">
          <w:pPr>
            <w:jc w:val="left"/>
          </w:pPr>
        </w:pPrChange>
      </w:pPr>
    </w:p>
    <w:p w:rsidR="00C545D3" w:rsidP="00455B63" w:rsidRDefault="00A626AB" w14:paraId="2DDF18F9" w14:textId="77777777">
      <w:pPr>
        <w:pStyle w:val="Ttulo2"/>
        <w:ind w:right="0"/>
      </w:pPr>
      <w:bookmarkStart w:name="_Toc223954482" w:id="1835"/>
      <w:r>
        <w:t xml:space="preserve">SECÇÃO III </w:t>
      </w:r>
    </w:p>
    <w:p w:rsidR="005101CF" w:rsidP="00455B63" w:rsidRDefault="00A626AB" w14:paraId="13E44122" w14:textId="1D6103E5">
      <w:pPr>
        <w:pStyle w:val="Ttulo2"/>
        <w:ind w:right="0"/>
      </w:pPr>
      <w:r>
        <w:t>Captura e recolha</w:t>
      </w:r>
      <w:bookmarkEnd w:id="1835"/>
      <w:r>
        <w:t xml:space="preserve">  </w:t>
      </w:r>
    </w:p>
    <w:p w:rsidRPr="0067507B" w:rsidR="0067507B" w:rsidP="0067507B" w:rsidRDefault="0067507B" w14:paraId="45681CD0" w14:textId="77777777"/>
    <w:p w:rsidR="00C545D3" w:rsidP="00455B63" w:rsidRDefault="00A626AB" w14:paraId="3BDD6905" w14:textId="77777777">
      <w:pPr>
        <w:pStyle w:val="Ttulo3"/>
        <w:ind w:left="0" w:right="0" w:firstLine="0"/>
      </w:pPr>
      <w:bookmarkStart w:name="_Toc223954483" w:id="1836"/>
      <w:r>
        <w:t xml:space="preserve">Artigo 70.º </w:t>
      </w:r>
    </w:p>
    <w:p w:rsidR="005101CF" w:rsidP="00455B63" w:rsidRDefault="00A626AB" w14:paraId="359A82F5" w14:textId="645C16A3">
      <w:pPr>
        <w:pStyle w:val="Ttulo3"/>
        <w:ind w:left="0" w:right="0" w:firstLine="0"/>
      </w:pPr>
      <w:r>
        <w:t>Obrigações das câmaras municipais</w:t>
      </w:r>
      <w:bookmarkEnd w:id="1836"/>
      <w:r>
        <w:t xml:space="preserve"> </w:t>
      </w:r>
    </w:p>
    <w:p w:rsidR="005101CF" w:rsidRDefault="00A626AB" w14:paraId="039EB8F0" w14:textId="77777777">
      <w:pPr>
        <w:numPr>
          <w:ilvl w:val="0"/>
          <w:numId w:val="116"/>
        </w:numPr>
        <w:spacing w:after="287" w:line="259" w:lineRule="auto"/>
        <w:ind w:left="300" w:right="136" w:hanging="173"/>
      </w:pPr>
      <w:r>
        <w:t>-</w:t>
      </w:r>
      <w:r>
        <w:rPr>
          <w:rFonts w:ascii="Arial" w:hAnsi="Arial" w:eastAsia="Arial" w:cs="Arial"/>
        </w:rPr>
        <w:t xml:space="preserve"> </w:t>
      </w:r>
      <w:r>
        <w:t xml:space="preserve">Compete às câmaras municipais proceder à captura e recolha de: </w:t>
      </w:r>
    </w:p>
    <w:p w:rsidR="005101CF" w:rsidRDefault="24859B86" w14:paraId="7B29910C" w14:textId="24B59FD2">
      <w:pPr>
        <w:numPr>
          <w:ilvl w:val="1"/>
          <w:numId w:val="116"/>
        </w:numPr>
        <w:ind w:right="136" w:hanging="360"/>
        <w:rPr/>
      </w:pPr>
      <w:r w:rsidR="6924E336">
        <w:rPr/>
        <w:t xml:space="preserve">Animais </w:t>
      </w:r>
      <w:r w:rsidR="6B71F7E4">
        <w:rPr/>
        <w:t xml:space="preserve">errantes </w:t>
      </w:r>
      <w:r w:rsidR="6924E336">
        <w:rPr/>
        <w:t xml:space="preserve">encontrados na via pública ou em quaisquer lugares públicos; </w:t>
      </w:r>
    </w:p>
    <w:p w:rsidR="005101CF" w:rsidRDefault="00A626AB" w14:paraId="04AE6C9A" w14:textId="77777777">
      <w:pPr>
        <w:numPr>
          <w:ilvl w:val="1"/>
          <w:numId w:val="116"/>
        </w:numPr>
        <w:spacing w:after="286" w:line="259" w:lineRule="auto"/>
        <w:ind w:right="136" w:hanging="360"/>
      </w:pPr>
      <w:r>
        <w:t xml:space="preserve">Animais agressores de pessoas e outros animais, para efeito de sequestro; </w:t>
      </w:r>
    </w:p>
    <w:p w:rsidR="005101CF" w:rsidRDefault="00A626AB" w14:paraId="47C1DE9B" w14:textId="1CCDD56E">
      <w:pPr>
        <w:numPr>
          <w:ilvl w:val="1"/>
          <w:numId w:val="116"/>
        </w:numPr>
        <w:spacing w:after="287" w:line="259" w:lineRule="auto"/>
        <w:ind w:right="136" w:hanging="360"/>
        <w:rPr/>
      </w:pPr>
      <w:r w:rsidR="015DBB6C">
        <w:rPr/>
        <w:t>Animais acidentados</w:t>
      </w:r>
      <w:ins w:author="Susana Margarida Gonçalves Silva Santos" w:date="2026-04-23T10:50:12.08Z" w16du:dateUtc="2026-04-23T10:50:12.08Z" w:id="1180393489">
        <w:r w:rsidR="06241B3E">
          <w:t xml:space="preserve"> </w:t>
        </w:r>
      </w:ins>
      <w:r w:rsidR="015DBB6C">
        <w:rPr/>
        <w:t xml:space="preserve">na via pública, ou que tenham sido abandonados pelos seus detentores; </w:t>
      </w:r>
    </w:p>
    <w:p w:rsidR="005101CF" w:rsidP="73C0FD60" w:rsidRDefault="00A626AB" w14:paraId="4F717F98" w14:textId="3CA0B819">
      <w:pPr>
        <w:spacing w:after="287" w:line="259" w:lineRule="auto"/>
        <w:ind w:left="0" w:right="136" w:hanging="0"/>
      </w:pPr>
      <w:ins w:author="Susana Margarida Gonçalves Silva Santos" w:date="2026-04-28T18:35:37.114Z" w16du:dateUtc="2026-04-28T18:35:37.114Z" w:id="337987468">
        <w:r w:rsidR="704A42A0">
          <w:t xml:space="preserve">         </w:t>
        </w:r>
      </w:ins>
      <w:r w:rsidR="704A42A0">
        <w:rPr/>
        <w:t>d)</w:t>
      </w:r>
      <w:r w:rsidR="4AF8B6DB">
        <w:rPr/>
        <w:t xml:space="preserve"> </w:t>
      </w:r>
      <w:r w:rsidR="1462BB57">
        <w:rPr/>
        <w:t xml:space="preserve">Animais objeto de intervenção compulsiva, designadamente, por: </w:t>
      </w:r>
    </w:p>
    <w:p w:rsidR="005101CF" w:rsidRDefault="00A626AB" w14:paraId="408C7734" w14:textId="780FC621">
      <w:pPr>
        <w:spacing w:after="44" w:line="470" w:lineRule="auto"/>
        <w:ind w:left="1222" w:right="136" w:firstLine="0"/>
        <w:rPr>
          <w:ins w:author="Susana Margarida Gonçalves Silva Santos" w:date="2026-04-23T10:49:36.377Z" w16du:dateUtc="2026-04-23T10:49:36.377Z" w:id="1595467041"/>
        </w:rPr>
      </w:pPr>
      <w:r w:rsidRPr="679F1546" w:rsidR="461CBADA">
        <w:rPr>
          <w:i w:val="1"/>
          <w:iCs w:val="1"/>
        </w:rPr>
        <w:t>i)</w:t>
      </w:r>
      <w:r w:rsidRPr="679F1546" w:rsidR="461CBADA">
        <w:rPr>
          <w:rFonts w:ascii="Arial" w:hAnsi="Arial" w:eastAsia="Arial" w:cs="Arial"/>
          <w:i w:val="1"/>
          <w:iCs w:val="1"/>
        </w:rPr>
        <w:t xml:space="preserve"> </w:t>
      </w:r>
      <w:r w:rsidR="461CBADA">
        <w:rPr/>
        <w:t xml:space="preserve">Alojamento em instalações cujo funcionamento não obedeça ao disposto no presente diploma; </w:t>
      </w:r>
    </w:p>
    <w:p w:rsidR="005101CF" w:rsidRDefault="00A626AB" w14:paraId="22DEA8C6" w14:textId="28284B0D">
      <w:pPr>
        <w:spacing w:after="44" w:line="470" w:lineRule="auto"/>
        <w:ind w:left="1222" w:right="136" w:firstLine="0"/>
        <w:rPr>
          <w:ins w:author="Susana Margarida Gonçalves Silva Santos" w:date="2026-04-23T10:49:39.554Z" w16du:dateUtc="2026-04-23T10:49:39.554Z" w:id="125876415"/>
        </w:rPr>
      </w:pPr>
      <w:r w:rsidRPr="679F1546" w:rsidR="461CBADA">
        <w:rPr>
          <w:i w:val="1"/>
          <w:iCs w:val="1"/>
        </w:rPr>
        <w:t>ii)</w:t>
      </w:r>
      <w:r w:rsidRPr="679F1546" w:rsidR="461CBADA">
        <w:rPr>
          <w:rFonts w:ascii="Arial" w:hAnsi="Arial" w:eastAsia="Arial" w:cs="Arial"/>
          <w:i w:val="1"/>
          <w:iCs w:val="1"/>
        </w:rPr>
        <w:t xml:space="preserve"> </w:t>
      </w:r>
      <w:r w:rsidR="461CBADA">
        <w:rPr/>
        <w:t xml:space="preserve">Falta de condições de saúde ou bem-estar; </w:t>
      </w:r>
    </w:p>
    <w:p w:rsidR="005101CF" w:rsidRDefault="00A626AB" w14:paraId="1879432B" w14:textId="5A963E56">
      <w:pPr>
        <w:spacing w:after="44" w:line="470" w:lineRule="auto"/>
        <w:ind w:left="1222" w:right="136" w:firstLine="0"/>
        <w:rPr>
          <w:ins w:author="Susana Margarida Gonçalves Silva Santos" w:date="2026-04-23T10:49:42.128Z" w16du:dateUtc="2026-04-23T10:49:42.128Z" w:id="471561463"/>
        </w:rPr>
      </w:pPr>
      <w:r w:rsidRPr="679F1546" w:rsidR="461CBADA">
        <w:rPr>
          <w:i w:val="1"/>
          <w:iCs w:val="1"/>
        </w:rPr>
        <w:t>iii</w:t>
      </w:r>
      <w:r w:rsidRPr="679F1546" w:rsidR="461CBADA">
        <w:rPr>
          <w:i w:val="1"/>
          <w:iCs w:val="1"/>
        </w:rPr>
        <w:t>)</w:t>
      </w:r>
      <w:r w:rsidRPr="679F1546" w:rsidR="461CBADA">
        <w:rPr>
          <w:rFonts w:ascii="Arial" w:hAnsi="Arial" w:eastAsia="Arial" w:cs="Arial"/>
          <w:i w:val="1"/>
          <w:iCs w:val="1"/>
        </w:rPr>
        <w:t xml:space="preserve"> </w:t>
      </w:r>
      <w:r w:rsidR="686A1D2F">
        <w:rPr/>
        <w:t>I</w:t>
      </w:r>
      <w:r w:rsidR="461CBADA">
        <w:rPr/>
        <w:t xml:space="preserve">nsalubridade e intranquilidade da vizinhança; </w:t>
      </w:r>
    </w:p>
    <w:p w:rsidR="005101CF" w:rsidRDefault="00A626AB" w14:paraId="5038BC1D" w14:textId="0E9A13AF">
      <w:pPr>
        <w:spacing w:after="44" w:line="470" w:lineRule="auto"/>
        <w:ind w:left="1222" w:right="136" w:firstLine="0"/>
      </w:pPr>
      <w:r w:rsidRPr="679F1546" w:rsidR="461CBADA">
        <w:rPr>
          <w:i w:val="1"/>
          <w:iCs w:val="1"/>
        </w:rPr>
        <w:t>iv)</w:t>
      </w:r>
      <w:r w:rsidRPr="679F1546" w:rsidR="461CBADA">
        <w:rPr>
          <w:rFonts w:ascii="Arial" w:hAnsi="Arial" w:eastAsia="Arial" w:cs="Arial"/>
          <w:i w:val="1"/>
          <w:iCs w:val="1"/>
        </w:rPr>
        <w:t xml:space="preserve"> </w:t>
      </w:r>
      <w:r w:rsidR="461CBADA">
        <w:rPr/>
        <w:t xml:space="preserve">Participação em lutas; </w:t>
      </w:r>
    </w:p>
    <w:p w:rsidR="005101CF" w:rsidRDefault="00A626AB" w14:paraId="2B9592D5" w14:textId="77777777">
      <w:pPr>
        <w:ind w:left="1582" w:right="136" w:hanging="360"/>
      </w:pPr>
      <w:r>
        <w:rPr>
          <w:i/>
        </w:rPr>
        <w:t>v)</w:t>
      </w:r>
      <w:r>
        <w:rPr>
          <w:rFonts w:ascii="Arial" w:hAnsi="Arial" w:eastAsia="Arial" w:cs="Arial"/>
          <w:i/>
        </w:rPr>
        <w:t xml:space="preserve"> </w:t>
      </w:r>
      <w:r>
        <w:t xml:space="preserve">Incumprimento das normas vigentes respeitantes a cães potencialmente perigosos e respetivas ninhadas. </w:t>
      </w:r>
    </w:p>
    <w:p w:rsidR="005101CF" w:rsidRDefault="00A626AB" w14:paraId="242EB73E" w14:textId="780FE0B0">
      <w:pPr>
        <w:numPr>
          <w:ilvl w:val="0"/>
          <w:numId w:val="116"/>
        </w:numPr>
        <w:ind w:left="300" w:right="136" w:hanging="173"/>
        <w:rPr/>
      </w:pPr>
      <w:r w:rsidR="461CBADA">
        <w:rPr/>
        <w:t>-</w:t>
      </w:r>
      <w:r w:rsidRPr="679F1546" w:rsidR="461CBADA">
        <w:rPr>
          <w:rFonts w:ascii="Arial" w:hAnsi="Arial" w:eastAsia="Arial" w:cs="Arial"/>
        </w:rPr>
        <w:t xml:space="preserve"> </w:t>
      </w:r>
      <w:r w:rsidR="4B9BA774">
        <w:rPr/>
        <w:t>A</w:t>
      </w:r>
      <w:r w:rsidR="461CBADA">
        <w:rPr/>
        <w:t xml:space="preserve">s câmaras municipais devem dispor de infraestruturas e equipamento adequados, bem como de pessoal preparado para o efeito, utilizando o método de captura mais adequado a cada caso. </w:t>
      </w:r>
    </w:p>
    <w:p w:rsidR="005101CF" w:rsidP="00243575" w:rsidRDefault="00A626AB" w14:paraId="28553AD5" w14:textId="592B8E09">
      <w:pPr>
        <w:numPr>
          <w:ilvl w:val="0"/>
          <w:numId w:val="116"/>
        </w:numPr>
        <w:ind w:left="300" w:right="136" w:hanging="173"/>
        <w:rPr/>
      </w:pPr>
      <w:r w:rsidR="0B861554">
        <w:rPr/>
        <w:t>-</w:t>
      </w:r>
      <w:r w:rsidRPr="73C0FD60" w:rsidR="0B861554">
        <w:rPr>
          <w:rFonts w:ascii="Arial" w:hAnsi="Arial" w:eastAsia="Arial" w:cs="Arial"/>
        </w:rPr>
        <w:t xml:space="preserve"> </w:t>
      </w:r>
      <w:r w:rsidR="0B861554">
        <w:rPr/>
        <w:t xml:space="preserve">Sem prejuízo do disposto nos n.ºs 6 e 7, a captura e a recolha de animais </w:t>
      </w:r>
      <w:r w:rsidR="15814130">
        <w:rPr/>
        <w:t>competem</w:t>
      </w:r>
      <w:r w:rsidR="0B861554">
        <w:rPr/>
        <w:t xml:space="preserve">, exclusivamente, às câmaras municipais. </w:t>
      </w:r>
      <w:r>
        <w:tab/>
      </w:r>
    </w:p>
    <w:p w:rsidR="005101CF" w:rsidRDefault="00A626AB" w14:paraId="79DDCD56" w14:textId="77777777">
      <w:pPr>
        <w:numPr>
          <w:ilvl w:val="0"/>
          <w:numId w:val="117"/>
        </w:numPr>
        <w:ind w:left="300" w:right="136" w:hanging="173"/>
      </w:pPr>
      <w:r>
        <w:t>-</w:t>
      </w:r>
      <w:r>
        <w:rPr>
          <w:rFonts w:ascii="Arial" w:hAnsi="Arial" w:eastAsia="Arial" w:cs="Arial"/>
        </w:rPr>
        <w:t xml:space="preserve"> </w:t>
      </w:r>
      <w:r>
        <w:t xml:space="preserve">As normas de boas práticas de captura de animais de companhia são aprovadas pela DGAV, constando de manual a divulgar aos médicos veterinários municipais. </w:t>
      </w:r>
    </w:p>
    <w:p w:rsidR="005101CF" w:rsidP="679F1546" w:rsidRDefault="00A626AB" w14:paraId="4D1B49C9" w14:textId="15409D0B">
      <w:pPr>
        <w:pStyle w:val="Normal"/>
        <w:numPr>
          <w:ilvl w:val="0"/>
          <w:numId w:val="117"/>
        </w:numPr>
        <w:suppressLineNumbers w:val="0"/>
        <w:bidi w:val="0"/>
        <w:spacing w:before="0" w:beforeAutospacing="off" w:after="173" w:afterAutospacing="off" w:line="362" w:lineRule="auto"/>
        <w:ind w:left="300" w:right="136" w:hanging="173"/>
        <w:jc w:val="both"/>
        <w:rPr/>
        <w:pPrChange w:author="Susana Margarida Gonçalves Silva Santos" w:date="2026-04-23T11:05:17.422Z">
          <w:pPr>
            <w:pStyle w:val="Normal"/>
            <w:numPr>
              <w:ilvl w:val="0"/>
              <w:numId w:val="117"/>
            </w:numPr>
            <w:ind w:left="300" w:right="136" w:hanging="173"/>
          </w:pPr>
        </w:pPrChange>
      </w:pPr>
      <w:r w:rsidR="461CBADA">
        <w:rPr/>
        <w:t>-</w:t>
      </w:r>
      <w:r w:rsidRPr="679F1546" w:rsidR="461CBADA">
        <w:rPr>
          <w:rFonts w:ascii="Arial" w:hAnsi="Arial" w:eastAsia="Arial" w:cs="Arial"/>
        </w:rPr>
        <w:t xml:space="preserve"> </w:t>
      </w:r>
      <w:r w:rsidR="461CBADA">
        <w:rPr/>
        <w:t xml:space="preserve">Quando esteja em causa a saúde e o bem-estar dos animais, as câmaras municipais, </w:t>
      </w:r>
      <w:r w:rsidR="1998FCAE">
        <w:rPr/>
        <w:t>quando possível</w:t>
      </w:r>
      <w:r w:rsidR="461CBADA">
        <w:rPr/>
        <w:t xml:space="preserve"> com a colaboração das autoridades policiais, devem proceder à recolha ou captura dos mesmos, podendo para o efeito solicitar a emissão de mandado judicial que lhes permita aceder aos locais onde estes se encontrem, designadamente, veículos, estabelecimentos, casas de habitação e terrenos privados. </w:t>
      </w:r>
    </w:p>
    <w:p w:rsidR="005101CF" w:rsidRDefault="00A626AB" w14:paraId="2AEA9371" w14:textId="77777777">
      <w:pPr>
        <w:numPr>
          <w:ilvl w:val="0"/>
          <w:numId w:val="117"/>
        </w:numPr>
        <w:ind w:left="300" w:right="136" w:hanging="173"/>
      </w:pPr>
      <w:r>
        <w:t>-</w:t>
      </w:r>
      <w:r>
        <w:rPr>
          <w:rFonts w:ascii="Arial" w:hAnsi="Arial" w:eastAsia="Arial" w:cs="Arial"/>
        </w:rPr>
        <w:t xml:space="preserve"> </w:t>
      </w:r>
      <w:r>
        <w:t xml:space="preserve">Sempre que as autoridades competentes suspeitem que a detenção de animais pode colocar em risco a segurança de pessoas ou animais, podem determinar a recolha dos animais, como medida preventiva. </w:t>
      </w:r>
    </w:p>
    <w:p w:rsidR="005101CF" w:rsidRDefault="00A626AB" w14:paraId="04270D5A" w14:textId="77777777">
      <w:pPr>
        <w:numPr>
          <w:ilvl w:val="0"/>
          <w:numId w:val="117"/>
        </w:numPr>
        <w:ind w:left="300" w:right="136" w:hanging="173"/>
      </w:pPr>
      <w:r>
        <w:t>-</w:t>
      </w:r>
      <w:r>
        <w:rPr>
          <w:rFonts w:ascii="Arial" w:hAnsi="Arial" w:eastAsia="Arial" w:cs="Arial"/>
        </w:rPr>
        <w:t xml:space="preserve"> </w:t>
      </w:r>
      <w:r>
        <w:t xml:space="preserve">Em caso de forte suspeita ou evidência de sinais de uso de animais em lutas, com exceção daquelas que se encontrem inseridas em manifestações culturais tradicionais, as entidades policiais podem solicitar, a emissão de mandado judicial que lhes permita aceder aos locais onde estes se encontrem, designadamente estabelecimentos, casas de habitação e terrenos privados, para recolha dos animais. </w:t>
      </w:r>
    </w:p>
    <w:p w:rsidR="005101CF" w:rsidRDefault="00A626AB" w14:paraId="6937EB1E" w14:textId="2E34E7AD">
      <w:pPr>
        <w:numPr>
          <w:ilvl w:val="0"/>
          <w:numId w:val="117"/>
        </w:numPr>
        <w:ind w:left="300" w:right="136" w:hanging="173"/>
        <w:rPr>
          <w:del w:author="Susana Margarida Gonçalves Silva Santos" w:date="2026-04-23T11:22:27.975Z" w16du:dateUtc="2026-04-23T11:22:27.975Z" w:id="1709939699"/>
        </w:rPr>
      </w:pPr>
      <w:r w:rsidR="461CBADA">
        <w:rPr/>
        <w:t>-</w:t>
      </w:r>
      <w:r w:rsidRPr="679F1546" w:rsidR="461CBADA">
        <w:rPr>
          <w:rFonts w:ascii="Arial" w:hAnsi="Arial" w:eastAsia="Arial" w:cs="Arial"/>
        </w:rPr>
        <w:t xml:space="preserve"> </w:t>
      </w:r>
      <w:r w:rsidR="461CBADA">
        <w:rPr/>
        <w:t>Os animais recolhidos nos termos dos números anteriores são alojados em centros de recolha, devendo o MVM decidir o destino dos mesmos</w:t>
      </w:r>
      <w:r w:rsidR="1440CD9E">
        <w:rPr/>
        <w:t>.</w:t>
      </w:r>
    </w:p>
    <w:p w:rsidR="679F1546" w:rsidP="679F1546" w:rsidRDefault="679F1546" w14:paraId="20B6B705" w14:textId="3ECDB0BD">
      <w:pPr>
        <w:spacing w:after="116"/>
        <w:ind w:left="0" w:right="136" w:hanging="0"/>
        <w:rPr>
          <w:rFonts w:ascii="Arial" w:hAnsi="Arial" w:eastAsia="Arial" w:cs="Arial"/>
        </w:rPr>
      </w:pPr>
    </w:p>
    <w:p w:rsidR="77273450" w:rsidP="679F1546" w:rsidRDefault="77273450" w14:paraId="2814C670" w14:textId="6417F606">
      <w:pPr>
        <w:pStyle w:val="PargrafodaLista"/>
        <w:spacing w:after="116"/>
        <w:ind w:left="487" w:right="136"/>
        <w:jc w:val="both"/>
      </w:pPr>
      <w:r w:rsidRPr="679F1546" w:rsidR="77273450">
        <w:rPr>
          <w:rFonts w:ascii="Garamond" w:hAnsi="Garamond" w:eastAsia="Garamond" w:cs="Garamond" w:asciiTheme="minorAscii" w:hAnsiTheme="minorAscii" w:eastAsiaTheme="minorEastAsia" w:cstheme="minorBidi"/>
          <w:color w:val="000000" w:themeColor="text1" w:themeTint="FF" w:themeShade="FF"/>
          <w:sz w:val="24"/>
          <w:szCs w:val="24"/>
          <w:lang w:eastAsia="pt-PT" w:bidi="ar-SA"/>
        </w:rPr>
        <w:t xml:space="preserve">6 - </w:t>
      </w:r>
      <w:r w:rsidRPr="679F1546" w:rsidR="14C3387E">
        <w:rPr>
          <w:rFonts w:ascii="Garamond" w:hAnsi="Garamond" w:eastAsia="Garamond" w:cs="Garamond" w:asciiTheme="minorAscii" w:hAnsiTheme="minorAscii" w:eastAsiaTheme="minorEastAsia" w:cstheme="minorBidi"/>
          <w:color w:val="000000" w:themeColor="text1" w:themeTint="FF" w:themeShade="FF"/>
          <w:sz w:val="24"/>
          <w:szCs w:val="24"/>
          <w:lang w:eastAsia="pt-PT" w:bidi="ar-SA"/>
          <w:rPrChange w:author="Susana Margarida Gonçalves Silva Santos" w:date="2026-04-23T11:21:09.24Z" w16du:dateUtc="2026-04-23T11:21:09.24Z" w:id="1932891674"/>
        </w:rPr>
        <w:t>Quando seja observado um animal errante, esse</w:t>
      </w:r>
      <w:r w:rsidRPr="679F1546" w:rsidR="6C6CF380">
        <w:rPr>
          <w:rFonts w:ascii="Garamond" w:hAnsi="Garamond" w:eastAsia="Garamond" w:cs="Garamond" w:asciiTheme="minorAscii" w:hAnsiTheme="minorAscii" w:eastAsiaTheme="minorEastAsia" w:cstheme="minorBidi"/>
          <w:color w:val="000000" w:themeColor="text1" w:themeTint="FF" w:themeShade="FF"/>
          <w:sz w:val="24"/>
          <w:szCs w:val="24"/>
          <w:lang w:eastAsia="pt-PT" w:bidi="ar-SA"/>
        </w:rPr>
        <w:t xml:space="preserve"> </w:t>
      </w:r>
      <w:r w:rsidRPr="679F1546" w:rsidR="14C3387E">
        <w:rPr>
          <w:rFonts w:ascii="Garamond" w:hAnsi="Garamond" w:eastAsia="Garamond" w:cs="Garamond" w:asciiTheme="minorAscii" w:hAnsiTheme="minorAscii" w:eastAsiaTheme="minorEastAsia" w:cstheme="minorBidi"/>
          <w:color w:val="000000" w:themeColor="text1" w:themeTint="FF" w:themeShade="FF"/>
          <w:sz w:val="24"/>
          <w:szCs w:val="24"/>
          <w:lang w:eastAsia="pt-PT" w:bidi="ar-SA"/>
          <w:rPrChange w:author="Susana Margarida Gonçalves Silva Santos" w:date="2026-04-23T11:21:09.241Z" w16du:dateUtc="2026-04-23T11:21:09.241Z" w:id="1747656498"/>
        </w:rPr>
        <w:t>facto é comunicado aos serviços municipais ou às entidades</w:t>
      </w:r>
      <w:r w:rsidRPr="679F1546" w:rsidR="7ADBE5B0">
        <w:rPr>
          <w:rFonts w:ascii="Garamond" w:hAnsi="Garamond" w:eastAsia="Garamond" w:cs="Garamond" w:asciiTheme="minorAscii" w:hAnsiTheme="minorAscii" w:eastAsiaTheme="minorEastAsia" w:cstheme="minorBidi"/>
          <w:color w:val="000000" w:themeColor="text1" w:themeTint="FF" w:themeShade="FF"/>
          <w:sz w:val="24"/>
          <w:szCs w:val="24"/>
          <w:lang w:eastAsia="pt-PT" w:bidi="ar-SA"/>
        </w:rPr>
        <w:t xml:space="preserve"> </w:t>
      </w:r>
      <w:r w:rsidRPr="679F1546" w:rsidR="14C3387E">
        <w:rPr>
          <w:rFonts w:ascii="Garamond" w:hAnsi="Garamond" w:eastAsia="Garamond" w:cs="Garamond" w:asciiTheme="minorAscii" w:hAnsiTheme="minorAscii" w:eastAsiaTheme="minorEastAsia" w:cstheme="minorBidi"/>
          <w:color w:val="000000" w:themeColor="text1" w:themeTint="FF" w:themeShade="FF"/>
          <w:sz w:val="24"/>
          <w:szCs w:val="24"/>
          <w:lang w:eastAsia="pt-PT" w:bidi="ar-SA"/>
          <w:rPrChange w:author="Susana Margarida Gonçalves Silva Santos" w:date="2026-04-23T11:21:09.242Z" w16du:dateUtc="2026-04-23T11:21:09.242Z" w:id="605473977"/>
        </w:rPr>
        <w:t>policiais, para captura e acolhimento no CRO, ou o animal</w:t>
      </w:r>
      <w:r w:rsidRPr="679F1546" w:rsidR="12B80E79">
        <w:rPr>
          <w:rFonts w:ascii="Garamond" w:hAnsi="Garamond" w:eastAsia="Garamond" w:cs="Garamond" w:asciiTheme="minorAscii" w:hAnsiTheme="minorAscii" w:eastAsiaTheme="minorEastAsia" w:cstheme="minorBidi"/>
          <w:color w:val="000000" w:themeColor="text1" w:themeTint="FF" w:themeShade="FF"/>
          <w:sz w:val="24"/>
          <w:szCs w:val="24"/>
          <w:lang w:eastAsia="pt-PT" w:bidi="ar-SA"/>
        </w:rPr>
        <w:t xml:space="preserve"> </w:t>
      </w:r>
      <w:r w:rsidRPr="679F1546" w:rsidR="14C3387E">
        <w:rPr>
          <w:rFonts w:ascii="Garamond" w:hAnsi="Garamond" w:eastAsia="Garamond" w:cs="Garamond" w:asciiTheme="minorAscii" w:hAnsiTheme="minorAscii" w:eastAsiaTheme="minorEastAsia" w:cstheme="minorBidi"/>
          <w:color w:val="000000" w:themeColor="text1" w:themeTint="FF" w:themeShade="FF"/>
          <w:sz w:val="24"/>
          <w:szCs w:val="24"/>
          <w:lang w:eastAsia="pt-PT" w:bidi="ar-SA"/>
          <w:rPrChange w:author="Susana Margarida Gonçalves Silva Santos" w:date="2026-04-23T11:21:09.242Z" w16du:dateUtc="2026-04-23T11:21:09.242Z" w:id="1925919180"/>
        </w:rPr>
        <w:t>é entregue a uma dessas entidades, se quem o observou</w:t>
      </w:r>
      <w:r w:rsidRPr="679F1546" w:rsidR="4B4BFDA0">
        <w:rPr>
          <w:rFonts w:ascii="Garamond" w:hAnsi="Garamond" w:eastAsia="Garamond" w:cs="Garamond" w:asciiTheme="minorAscii" w:hAnsiTheme="minorAscii" w:eastAsiaTheme="minorEastAsia" w:cstheme="minorBidi"/>
          <w:color w:val="000000" w:themeColor="text1" w:themeTint="FF" w:themeShade="FF"/>
          <w:sz w:val="24"/>
          <w:szCs w:val="24"/>
          <w:lang w:eastAsia="pt-PT" w:bidi="ar-SA"/>
        </w:rPr>
        <w:t xml:space="preserve"> </w:t>
      </w:r>
      <w:r w:rsidRPr="679F1546" w:rsidR="14C3387E">
        <w:rPr>
          <w:rFonts w:ascii="Garamond" w:hAnsi="Garamond" w:eastAsia="Garamond" w:cs="Garamond" w:asciiTheme="minorAscii" w:hAnsiTheme="minorAscii" w:eastAsiaTheme="minorEastAsia" w:cstheme="minorBidi"/>
          <w:color w:val="000000" w:themeColor="text1" w:themeTint="FF" w:themeShade="FF"/>
          <w:sz w:val="24"/>
          <w:szCs w:val="24"/>
          <w:lang w:eastAsia="pt-PT" w:bidi="ar-SA"/>
          <w:rPrChange w:author="Susana Margarida Gonçalves Silva Santos" w:date="2026-04-23T11:21:09.242Z" w16du:dateUtc="2026-04-23T11:21:09.242Z" w:id="1699174418"/>
        </w:rPr>
        <w:t>também o capturou.</w:t>
      </w:r>
    </w:p>
    <w:p w:rsidR="679F1546" w:rsidP="679F1546" w:rsidRDefault="679F1546" w14:paraId="7AE9484A" w14:textId="76F81638">
      <w:pPr>
        <w:spacing w:after="0" w:line="360" w:lineRule="auto"/>
        <w:jc w:val="center"/>
        <w:rPr>
          <w:ins w:author="Susana Margarida Gonçalves Silva Santos" w:date="2026-04-23T11:30:35.162Z" w16du:dateUtc="2026-04-23T11:30:35.162Z" w:id="351939967"/>
          <w:color w:val="EE0000"/>
          <w:sz w:val="28"/>
          <w:szCs w:val="28"/>
          <w:u w:val="single"/>
        </w:rPr>
      </w:pPr>
    </w:p>
    <w:p w:rsidR="42DF3CC9" w:rsidP="679F1546" w:rsidRDefault="42DF3CC9" w14:paraId="67851AA7" w14:textId="23B5C70F">
      <w:pPr>
        <w:spacing w:after="0" w:line="360" w:lineRule="auto"/>
        <w:ind/>
        <w:jc w:val="center"/>
        <w:rPr>
          <w:ins w:author="Susana Margarida Gonçalves Silva Santos" w:date="2026-04-23T11:27:42.949Z" w16du:dateUtc="2026-04-23T11:27:42.949Z" w:id="1559154970"/>
          <w:color w:val="EE0000"/>
          <w:sz w:val="28"/>
          <w:szCs w:val="28"/>
          <w:u w:val="single"/>
        </w:rPr>
      </w:pPr>
      <w:commentRangeStart w:id="1854"/>
      <w:commentRangeEnd w:id="1854"/>
      <w:r>
        <w:rPr>
          <w:rStyle w:val="CommentReference"/>
        </w:rPr>
        <w:commentReference w:id="1854"/>
      </w:r>
      <w:ins w:author="Susana Margarida Gonçalves Silva Santos" w:date="2026-04-23T11:27:42.948Z" w16du:dateUtc="2026-04-23T11:27:42.948Z" w:id="1327628316">
        <w:r w:rsidRPr="73C0FD60" w:rsidR="32C71713">
          <w:rPr>
            <w:color w:val="EE0000"/>
            <w:sz w:val="28"/>
            <w:szCs w:val="28"/>
            <w:u w:val="single"/>
          </w:rPr>
          <w:t>Artigo V.º</w:t>
        </w:r>
      </w:ins>
    </w:p>
    <w:p w:rsidR="73C0FD60" w:rsidP="73C0FD60" w:rsidRDefault="73C0FD60" w14:paraId="1A57ED8B" w14:textId="30EED543">
      <w:pPr>
        <w:spacing w:after="0" w:line="360" w:lineRule="auto"/>
        <w:jc w:val="both"/>
        <w:rPr>
          <w:ins w:author="Susana Margarida Gonçalves Silva Santos" w:date="2026-04-28T18:36:22.808Z" w16du:dateUtc="2026-04-28T18:36:22.808Z" w:id="1611422714"/>
          <w:color w:val="EE0000"/>
          <w:sz w:val="28"/>
          <w:szCs w:val="28"/>
          <w:u w:val="single"/>
        </w:rPr>
      </w:pPr>
    </w:p>
    <w:p w:rsidR="42DF3CC9" w:rsidP="679F1546" w:rsidRDefault="42DF3CC9" w14:paraId="3A981175" w14:textId="1FFEA194">
      <w:pPr>
        <w:spacing w:after="0" w:line="360" w:lineRule="auto"/>
        <w:ind/>
        <w:jc w:val="both"/>
        <w:rPr>
          <w:ins w:author="Susana Margarida Gonçalves Silva Santos" w:date="2026-04-23T11:27:42.949Z" w16du:dateUtc="2026-04-23T11:27:42.949Z" w:id="216691618"/>
          <w:rFonts w:ascii="Segoe UI" w:hAnsi="Segoe UI" w:eastAsia="Segoe UI" w:cs="Segoe UI"/>
          <w:sz w:val="22"/>
          <w:szCs w:val="22"/>
          <w:u w:val="single"/>
        </w:rPr>
      </w:pPr>
      <w:commentRangeStart w:id="851053802"/>
      <w:commentRangeEnd w:id="851053802"/>
      <w:r>
        <w:rPr>
          <w:rStyle w:val="CommentReference"/>
        </w:rPr>
        <w:commentReference w:id="851053802"/>
      </w:r>
      <w:ins w:author="Susana Margarida Gonçalves Silva Santos" w:date="2026-04-23T11:27:42.949Z" w16du:dateUtc="2026-04-23T11:27:42.949Z" w:id="785374998">
        <w:r w:rsidRPr="679F1546" w:rsidR="0FD80249">
          <w:rPr>
            <w:color w:val="EE0000"/>
            <w:sz w:val="28"/>
            <w:szCs w:val="28"/>
            <w:u w:val="single"/>
          </w:rPr>
          <w:t>Prever no RGAC a utilização do SIAC para gestão dos Centros de Recolha Oficial e plataforma de adoção!!! - REGISTOS - capacidade</w:t>
        </w:r>
        <w:r w:rsidRPr="679F1546" w:rsidR="0FD80249">
          <w:rPr>
            <w:rFonts w:ascii="Segoe UI" w:hAnsi="Segoe UI" w:eastAsia="Segoe UI" w:cs="Segoe UI"/>
            <w:sz w:val="22"/>
            <w:szCs w:val="22"/>
            <w:u w:val="single"/>
          </w:rPr>
          <w:t xml:space="preserve"> máxima de animais a alojar, Espécie(s) a alojar, Número de celas de quarentena, Movimento Animal (Cedidos, adotados, vendidos, morte natural, eutanásias, residentes,...), Identificação Eletrónica</w:t>
        </w:r>
      </w:ins>
    </w:p>
    <w:p w:rsidR="42DF3CC9" w:rsidP="679F1546" w:rsidRDefault="42DF3CC9" w14:paraId="130AC6F4" w14:textId="42ACAA83">
      <w:pPr>
        <w:spacing w:after="0" w:line="360" w:lineRule="auto"/>
        <w:ind/>
        <w:jc w:val="both"/>
        <w:rPr>
          <w:ins w:author="Susana Margarida Gonçalves Silva Santos" w:date="2026-04-23T11:27:42.949Z" w16du:dateUtc="2026-04-23T11:27:42.949Z" w:id="1846399340"/>
          <w:color w:val="EE0000"/>
          <w:sz w:val="28"/>
          <w:szCs w:val="28"/>
          <w:u w:val="single"/>
        </w:rPr>
      </w:pPr>
    </w:p>
    <w:p w:rsidR="42DF3CC9" w:rsidP="679F1546" w:rsidRDefault="42DF3CC9" w14:paraId="5512BF96" w14:textId="573A3BAE">
      <w:pPr>
        <w:spacing w:after="0" w:line="360" w:lineRule="auto"/>
        <w:ind/>
        <w:jc w:val="both"/>
        <w:rPr>
          <w:ins w:author="Susana Margarida Gonçalves Silva Santos" w:date="2026-04-23T11:27:42.949Z" w16du:dateUtc="2026-04-23T11:27:42.949Z" w:id="441027414"/>
          <w:color w:val="EE0000"/>
          <w:sz w:val="28"/>
          <w:szCs w:val="28"/>
          <w:u w:val="single"/>
        </w:rPr>
      </w:pPr>
      <w:ins w:author="Susana Margarida Gonçalves Silva Santos" w:date="2026-04-23T11:27:42.949Z" w16du:dateUtc="2026-04-23T11:27:42.949Z" w:id="1441086678">
        <w:r w:rsidRPr="679F1546" w:rsidR="0FD80249">
          <w:rPr>
            <w:color w:val="EE0000"/>
            <w:sz w:val="28"/>
            <w:szCs w:val="28"/>
            <w:u w:val="single"/>
          </w:rPr>
          <w:t>Também as Associações Zoófilas devem cumprir.</w:t>
        </w:r>
      </w:ins>
    </w:p>
    <w:p w:rsidR="42DF3CC9" w:rsidP="679F1546" w:rsidRDefault="42DF3CC9" w14:paraId="549CCCEE" w14:textId="1F1552DF">
      <w:pPr>
        <w:spacing w:after="0" w:line="360" w:lineRule="auto"/>
        <w:ind/>
        <w:jc w:val="both"/>
        <w:rPr>
          <w:ins w:author="Susana Margarida Gonçalves Silva Santos" w:date="2026-04-23T11:24:14.505Z" w16du:dateUtc="2026-04-23T11:24:14.505Z" w:id="1715259679"/>
          <w:color w:val="EE0000"/>
          <w:sz w:val="28"/>
          <w:szCs w:val="28"/>
          <w:u w:val="single"/>
        </w:rPr>
      </w:pPr>
    </w:p>
    <w:p w:rsidR="679F1546" w:rsidP="679F1546" w:rsidRDefault="679F1546" w14:paraId="2CC9A931" w14:textId="6FDA1389">
      <w:pPr>
        <w:spacing w:after="116"/>
        <w:ind w:left="300" w:right="136" w:firstLine="0"/>
        <w:jc w:val="center"/>
        <w:rPr>
          <w:ins w:author="Susana Margarida Gonçalves Silva Santos" w:date="2026-04-23T11:28:22.154Z" w16du:dateUtc="2026-04-23T11:28:22.154Z" w:id="80216438"/>
          <w:sz w:val="28"/>
          <w:szCs w:val="28"/>
          <w:u w:val="single"/>
        </w:rPr>
      </w:pPr>
    </w:p>
    <w:p w:rsidR="679F1546" w:rsidP="679F1546" w:rsidRDefault="679F1546" w14:paraId="7D6129A6" w14:textId="7D46BEF0">
      <w:pPr>
        <w:spacing w:after="116"/>
        <w:ind w:left="300" w:right="136" w:firstLine="0"/>
        <w:jc w:val="center"/>
        <w:rPr>
          <w:ins w:author="Susana Margarida Gonçalves Silva Santos" w:date="2026-04-23T11:28:23.016Z" w16du:dateUtc="2026-04-23T11:28:23.016Z" w:id="742419140"/>
          <w:sz w:val="28"/>
          <w:szCs w:val="28"/>
          <w:u w:val="single"/>
        </w:rPr>
      </w:pPr>
    </w:p>
    <w:p w:rsidR="679F1546" w:rsidP="679F1546" w:rsidRDefault="679F1546" w14:paraId="32E4A170" w14:textId="3144C8A5">
      <w:pPr>
        <w:spacing w:after="116"/>
        <w:ind w:left="300" w:right="136" w:firstLine="0"/>
        <w:jc w:val="center"/>
        <w:rPr>
          <w:ins w:author="Susana Margarida Gonçalves Silva Santos" w:date="2026-04-15T18:51:00Z" w16du:dateUtc="2026-04-15T18:51:19Z" w:id="1245343034"/>
          <w:sz w:val="28"/>
          <w:szCs w:val="28"/>
          <w:u w:val="single"/>
          <w:rPrChange w:author="Susana Margarida Gonçalves Silva Santos" w:date="2026-04-15T19:02:00Z" w:id="17234297">
            <w:rPr>
              <w:ins w:author="Susana Margarida Gonçalves Silva Santos" w:date="2026-04-15T18:51:00Z" w16du:dateUtc="2026-04-15T18:51:19Z" w:id="762948213"/>
              <w:b w:val="1"/>
              <w:bCs w:val="1"/>
              <w:sz w:val="28"/>
              <w:szCs w:val="28"/>
            </w:rPr>
          </w:rPrChange>
        </w:rPr>
      </w:pPr>
    </w:p>
    <w:p w:rsidR="13CE5404" w:rsidP="679F1546" w:rsidRDefault="13CE5404" w14:paraId="16B49856" w14:textId="18C017A8">
      <w:pPr>
        <w:spacing w:after="116"/>
        <w:ind w:left="300" w:right="136" w:firstLine="0"/>
        <w:jc w:val="center"/>
        <w:rPr>
          <w:ins w:author="Susana Margarida Gonçalves Silva Santos" w:date="2026-04-15T18:51:00Z" w16du:dateUtc="2026-04-15T18:51:16Z" w:id="1869899016"/>
          <w:rFonts w:ascii="Garamond" w:hAnsi="Garamond" w:eastAsia="Garamond" w:cs="Garamond"/>
          <w:sz w:val="22"/>
          <w:szCs w:val="22"/>
          <w:u w:val="single"/>
          <w:rPrChange w:author="Susana Margarida Gonçalves Silva Santos" w:date="2026-04-23T11:36:45.801Z" w:id="340330476">
            <w:rPr>
              <w:ins w:author="Susana Margarida Gonçalves Silva Santos" w:date="2026-04-15T18:51:00Z" w16du:dateUtc="2026-04-15T18:51:16Z" w:id="645051481"/>
              <w:b w:val="1"/>
              <w:bCs w:val="1"/>
              <w:sz w:val="28"/>
              <w:szCs w:val="28"/>
            </w:rPr>
          </w:rPrChange>
        </w:rPr>
      </w:pPr>
      <w:commentRangeStart w:id="819962237"/>
      <w:ins w:author="Susana Margarida Gonçalves Silva Santos" w:date="2026-04-15T18:51:00Z" w16du:dateUtc="2026-04-15T18:51:31Z" w:id="2016761587">
        <w:r w:rsidRPr="679F1546" w:rsidR="0281E4C2">
          <w:rPr>
            <w:rFonts w:ascii="Garamond" w:hAnsi="Garamond" w:eastAsia="Garamond" w:cs="Garamond"/>
            <w:sz w:val="22"/>
            <w:szCs w:val="22"/>
            <w:u w:val="single"/>
            <w:rPrChange w:author="Susana Margarida Gonçalves Silva Santos" w:date="2026-04-23T11:36:45.801Z" w16du:dateUtc="2026-04-23T11:36:45.801Z" w:id="239115477">
              <w:rPr>
                <w:b w:val="1"/>
                <w:bCs w:val="1"/>
                <w:sz w:val="28"/>
                <w:szCs w:val="28"/>
              </w:rPr>
            </w:rPrChange>
          </w:rPr>
          <w:t xml:space="preserve">Artigo </w:t>
        </w:r>
        <w:r w:rsidRPr="679F1546" w:rsidR="0281E4C2">
          <w:rPr>
            <w:rFonts w:ascii="Garamond" w:hAnsi="Garamond" w:eastAsia="Garamond" w:cs="Garamond"/>
            <w:sz w:val="22"/>
            <w:szCs w:val="22"/>
            <w:u w:val="single"/>
            <w:rPrChange w:author="Susana Margarida Gonçalves Silva Santos" w:date="2026-04-15T19:02:00Z" w16du:dateUtc="2026-04-15T19:02:22Z" w:id="868473582">
              <w:rPr>
                <w:b w:val="1"/>
                <w:bCs w:val="1"/>
                <w:sz w:val="28"/>
                <w:szCs w:val="28"/>
              </w:rPr>
            </w:rPrChange>
          </w:rPr>
          <w:t>W.º</w:t>
        </w:r>
      </w:ins>
    </w:p>
    <w:p w:rsidR="15410C78" w:rsidP="679F1546" w:rsidRDefault="15410C78" w14:paraId="5EC1C1E9" w14:textId="644C53EA">
      <w:pPr>
        <w:spacing w:after="116"/>
        <w:ind w:left="300" w:right="136" w:firstLine="0"/>
        <w:jc w:val="center"/>
        <w:rPr>
          <w:ins w:author="Susana Margarida Gonçalves Silva Santos" w:date="2026-04-22T08:43:53.014Z" w16du:dateUtc="2026-04-22T08:43:53.014Z" w:id="446259969"/>
          <w:rFonts w:ascii="Garamond" w:hAnsi="Garamond" w:eastAsia="Garamond" w:cs="Garamond"/>
          <w:noProof w:val="0"/>
          <w:sz w:val="22"/>
          <w:szCs w:val="22"/>
          <w:u w:val="single"/>
          <w:lang w:val="pt-PT"/>
          <w:rPrChange w:author="Susana Margarida Gonçalves Silva Santos" w:date="2026-04-23T11:36:45.804Z" w:id="792126143">
            <w:rPr>
              <w:ins w:author="Susana Margarida Gonçalves Silva Santos" w:date="2026-04-22T08:43:53.014Z" w16du:dateUtc="2026-04-22T08:43:53.014Z" w:id="134777507"/>
              <w:sz w:val="28"/>
              <w:szCs w:val="28"/>
              <w:u w:val="single"/>
            </w:rPr>
          </w:rPrChange>
        </w:rPr>
        <w:pPrChange w:author="Susana Margarida Gonçalves Silva Santos" w:date="2026-04-15T18:51:00Z">
          <w:pPr>
            <w:spacing w:after="116"/>
            <w:ind w:left="300" w:right="136" w:firstLine="0"/>
          </w:pPr>
        </w:pPrChange>
      </w:pPr>
      <w:ins w:author="Susana Margarida Gonçalves Silva Santos" w:date="2026-04-15T18:51:00Z" w16du:dateUtc="2026-04-15T18:51:42Z" w:id="911914503">
        <w:r w:rsidRPr="679F1546" w:rsidR="0281E4C2">
          <w:rPr>
            <w:rFonts w:ascii="Garamond" w:hAnsi="Garamond" w:eastAsia="Garamond" w:cs="Garamond"/>
            <w:sz w:val="22"/>
            <w:szCs w:val="22"/>
            <w:u w:val="single"/>
            <w:rPrChange w:author="Susana Margarida Gonçalves Silva Santos" w:date="2026-04-23T11:36:45.802Z" w16du:dateUtc="2026-04-23T11:36:45.802Z" w:id="1144274373">
              <w:rPr>
                <w:b w:val="1"/>
                <w:bCs w:val="1"/>
                <w:sz w:val="28"/>
                <w:szCs w:val="28"/>
              </w:rPr>
            </w:rPrChange>
          </w:rPr>
          <w:t>R</w:t>
        </w:r>
      </w:ins>
      <w:ins w:author="Susana Margarida Gonçalves Silva Santos" w:date="2026-03-27T08:49:00Z" w16du:dateUtc="2026-03-27T08:49:40Z" w:id="163269559">
        <w:r w:rsidRPr="679F1546" w:rsidR="48346D2C">
          <w:rPr>
            <w:rFonts w:ascii="Garamond" w:hAnsi="Garamond" w:eastAsia="Garamond" w:cs="Garamond"/>
            <w:sz w:val="22"/>
            <w:szCs w:val="22"/>
            <w:u w:val="single"/>
            <w:rPrChange w:author="Susana Margarida Gonçalves Silva Santos" w:date="2026-04-15T19:02:00Z" w16du:dateUtc="2026-04-15T19:02:22Z" w:id="2092956231">
              <w:rPr>
                <w:b w:val="1"/>
                <w:bCs w:val="1"/>
                <w:sz w:val="28"/>
                <w:szCs w:val="28"/>
              </w:rPr>
            </w:rPrChange>
          </w:rPr>
          <w:t xml:space="preserve">egisto </w:t>
        </w:r>
      </w:ins>
      <w:ins w:author="Susana Margarida Gonçalves Silva Santos" w:date="2026-04-15T18:51:00Z" w16du:dateUtc="2026-04-15T18:51:53Z" w:id="1013040043">
        <w:r w:rsidRPr="679F1546" w:rsidR="35268E23">
          <w:rPr>
            <w:rFonts w:ascii="Garamond" w:hAnsi="Garamond" w:eastAsia="Garamond" w:cs="Garamond"/>
            <w:sz w:val="22"/>
            <w:szCs w:val="22"/>
            <w:u w:val="single"/>
            <w:rPrChange w:author="Susana Margarida Gonçalves Silva Santos" w:date="2026-04-15T19:02:00Z" w16du:dateUtc="2026-04-15T19:02:22Z" w:id="361914572">
              <w:rPr>
                <w:b w:val="1"/>
                <w:bCs w:val="1"/>
                <w:sz w:val="28"/>
                <w:szCs w:val="28"/>
              </w:rPr>
            </w:rPrChange>
          </w:rPr>
          <w:t xml:space="preserve">Nacional </w:t>
        </w:r>
      </w:ins>
      <w:ins w:author="Susana Margarida Gonçalves Silva Santos" w:date="2026-03-27T08:49:00Z" w16du:dateUtc="2026-03-27T08:49:40Z" w:id="1914068275">
        <w:r w:rsidRPr="679F1546" w:rsidR="48346D2C">
          <w:rPr>
            <w:rFonts w:ascii="Garamond" w:hAnsi="Garamond" w:eastAsia="Garamond" w:cs="Garamond"/>
            <w:sz w:val="22"/>
            <w:szCs w:val="22"/>
            <w:u w:val="single"/>
            <w:rPrChange w:author="Susana Margarida Gonçalves Silva Santos" w:date="2026-04-15T19:02:00Z" w16du:dateUtc="2026-04-15T19:02:22Z" w:id="1882466590">
              <w:rPr>
                <w:b w:val="1"/>
                <w:bCs w:val="1"/>
                <w:sz w:val="28"/>
                <w:szCs w:val="28"/>
              </w:rPr>
            </w:rPrChange>
          </w:rPr>
          <w:t xml:space="preserve">das </w:t>
        </w:r>
      </w:ins>
      <w:ins w:author="Susana Margarida Gonçalves Silva Santos" w:date="2026-04-15T18:51:00Z" w16du:dateUtc="2026-04-15T18:51:59Z" w:id="501189857">
        <w:r w:rsidRPr="679F1546" w:rsidR="3AF2EB67">
          <w:rPr>
            <w:rFonts w:ascii="Garamond" w:hAnsi="Garamond" w:eastAsia="Garamond" w:cs="Garamond"/>
            <w:sz w:val="22"/>
            <w:szCs w:val="22"/>
            <w:u w:val="single"/>
            <w:rPrChange w:author="Susana Margarida Gonçalves Silva Santos" w:date="2026-04-15T19:02:00Z" w16du:dateUtc="2026-04-15T19:02:22Z" w:id="1083253166">
              <w:rPr>
                <w:b w:val="1"/>
                <w:bCs w:val="1"/>
                <w:sz w:val="28"/>
                <w:szCs w:val="28"/>
              </w:rPr>
            </w:rPrChange>
          </w:rPr>
          <w:t>Associa</w:t>
        </w:r>
      </w:ins>
      <w:ins w:author="Susana Margarida Gonçalves Silva Santos" w:date="2026-04-15T18:52:00Z" w16du:dateUtc="2026-04-15T18:52:05Z" w:id="531153306">
        <w:r w:rsidRPr="679F1546" w:rsidR="3AF2EB67">
          <w:rPr>
            <w:rFonts w:ascii="Garamond" w:hAnsi="Garamond" w:eastAsia="Garamond" w:cs="Garamond"/>
            <w:sz w:val="22"/>
            <w:szCs w:val="22"/>
            <w:u w:val="single"/>
            <w:rPrChange w:author="Susana Margarida Gonçalves Silva Santos" w:date="2026-04-15T19:02:00Z" w16du:dateUtc="2026-04-15T19:02:22Z" w:id="882795196">
              <w:rPr>
                <w:b w:val="1"/>
                <w:bCs w:val="1"/>
                <w:sz w:val="28"/>
                <w:szCs w:val="28"/>
              </w:rPr>
            </w:rPrChange>
          </w:rPr>
          <w:t>ções Zoófilas</w:t>
        </w:r>
      </w:ins>
    </w:p>
    <w:p w:rsidR="515C0B04" w:rsidP="679F1546" w:rsidRDefault="515C0B04" w14:paraId="46506BFC" w14:textId="456F726F">
      <w:pPr>
        <w:pStyle w:val="Normal"/>
        <w:suppressLineNumbers w:val="0"/>
        <w:shd w:val="clear" w:color="auto" w:fill="FFFFFF" w:themeFill="background1"/>
        <w:spacing w:before="240" w:beforeAutospacing="off" w:after="240" w:afterAutospacing="off" w:line="360" w:lineRule="auto"/>
        <w:ind w:left="435" w:right="144" w:hanging="293"/>
        <w:jc w:val="both"/>
        <w:rPr>
          <w:ins w:author="Susana Margarida Gonçalves Silva Santos" w:date="2026-04-23T11:36:57.191Z" w16du:dateUtc="2026-04-23T11:36:57.191Z" w:id="782673553"/>
          <w:rFonts w:ascii="Garamond" w:hAnsi="Garamond" w:eastAsia="Garamond" w:cs="Garamond"/>
          <w:b w:val="0"/>
          <w:bCs w:val="0"/>
          <w:i w:val="0"/>
          <w:iCs w:val="0"/>
          <w:caps w:val="0"/>
          <w:smallCaps w:val="0"/>
          <w:noProof w:val="0"/>
          <w:color w:val="0A0A0A"/>
          <w:sz w:val="22"/>
          <w:szCs w:val="22"/>
          <w:lang w:val="pt-PT"/>
        </w:rPr>
        <w:pPrChange w:author="Susana Margarida Gonçalves Silva Santos" w:date="2026-04-22T08:51:56.875Z">
          <w:pPr>
            <w:pStyle w:val="Normal"/>
          </w:pPr>
        </w:pPrChange>
      </w:pPr>
      <w:ins w:author="Susana Margarida Gonçalves Silva Santos" w:date="2026-04-22T08:43:53.015Z" w16du:dateUtc="2026-04-22T08:43:53.015Z" w:id="1661615863">
        <w:r w:rsidRPr="679F1546" w:rsidR="515C0B04">
          <w:rPr>
            <w:rFonts w:ascii="Garamond" w:hAnsi="Garamond" w:eastAsia="Garamond" w:cs="Garamond"/>
            <w:b w:val="0"/>
            <w:bCs w:val="0"/>
            <w:i w:val="0"/>
            <w:iCs w:val="0"/>
            <w:caps w:val="0"/>
            <w:smallCaps w:val="0"/>
            <w:noProof w:val="0"/>
            <w:color w:val="0A0A0A"/>
            <w:sz w:val="22"/>
            <w:szCs w:val="22"/>
            <w:lang w:val="pt-PT"/>
            <w:rPrChange w:author="Susana Margarida Gonçalves Silva Santos" w:date="2026-04-23T11:36:45.806Z" w16du:dateUtc="2026-04-23T11:36:45.806Z" w:id="1563114933">
              <w:rPr>
                <w:rFonts w:ascii="Arial" w:hAnsi="Arial" w:eastAsia="Arial" w:cs="Arial"/>
                <w:b w:val="0"/>
                <w:bCs w:val="0"/>
                <w:i w:val="0"/>
                <w:iCs w:val="0"/>
                <w:caps w:val="0"/>
                <w:smallCaps w:val="0"/>
                <w:noProof w:val="0"/>
                <w:color w:val="0A0A0A"/>
                <w:sz w:val="24"/>
                <w:szCs w:val="24"/>
                <w:lang w:val="pt-PT"/>
              </w:rPr>
            </w:rPrChange>
          </w:rPr>
          <w:t xml:space="preserve">1 — É criado o </w:t>
        </w:r>
        <w:r w:rsidRPr="679F1546" w:rsidR="515C0B04">
          <w:rPr>
            <w:rFonts w:ascii="Garamond" w:hAnsi="Garamond" w:eastAsia="Garamond" w:cs="Garamond"/>
            <w:b w:val="0"/>
            <w:bCs w:val="0"/>
            <w:i w:val="0"/>
            <w:iCs w:val="0"/>
            <w:caps w:val="0"/>
            <w:smallCaps w:val="0"/>
            <w:noProof w:val="0"/>
            <w:color w:val="0A0A0A"/>
            <w:sz w:val="22"/>
            <w:szCs w:val="22"/>
            <w:lang w:val="pt-PT"/>
            <w:rPrChange w:author="Susana Margarida Gonçalves Silva Santos" w:date="2026-04-23T11:36:40.267Z" w16du:dateUtc="2026-04-23T11:36:40.267Z" w:id="184935127">
              <w:rPr>
                <w:rFonts w:ascii="Arial" w:hAnsi="Arial" w:eastAsia="Arial" w:cs="Arial"/>
                <w:b w:val="0"/>
                <w:bCs w:val="0"/>
                <w:i w:val="0"/>
                <w:iCs w:val="0"/>
                <w:caps w:val="0"/>
                <w:smallCaps w:val="0"/>
                <w:noProof w:val="0"/>
                <w:color w:val="0A0A0A"/>
                <w:sz w:val="24"/>
                <w:szCs w:val="24"/>
                <w:lang w:val="pt-PT"/>
              </w:rPr>
            </w:rPrChange>
          </w:rPr>
          <w:t>Registo</w:t>
        </w:r>
        <w:r w:rsidRPr="679F1546" w:rsidR="515C0B04">
          <w:rPr>
            <w:rFonts w:ascii="Garamond" w:hAnsi="Garamond" w:eastAsia="Garamond" w:cs="Garamond"/>
            <w:b w:val="0"/>
            <w:bCs w:val="0"/>
            <w:i w:val="0"/>
            <w:iCs w:val="0"/>
            <w:caps w:val="0"/>
            <w:smallCaps w:val="0"/>
            <w:noProof w:val="0"/>
            <w:color w:val="0A0A0A"/>
            <w:sz w:val="22"/>
            <w:szCs w:val="22"/>
            <w:lang w:val="pt-PT"/>
            <w:rPrChange w:author="Susana Margarida Gonçalves Silva Santos" w:date="2026-04-23T11:36:40.268Z" w16du:dateUtc="2026-04-23T11:36:40.268Z" w:id="3078903">
              <w:rPr>
                <w:rFonts w:ascii="Arial" w:hAnsi="Arial" w:eastAsia="Arial" w:cs="Arial"/>
                <w:b w:val="0"/>
                <w:bCs w:val="0"/>
                <w:i w:val="0"/>
                <w:iCs w:val="0"/>
                <w:caps w:val="0"/>
                <w:smallCaps w:val="0"/>
                <w:noProof w:val="0"/>
                <w:color w:val="0A0A0A"/>
                <w:sz w:val="24"/>
                <w:szCs w:val="24"/>
                <w:lang w:val="pt-PT"/>
              </w:rPr>
            </w:rPrChange>
          </w:rPr>
          <w:t xml:space="preserve"> Nacional das Associações Zoófilas (RNAZ), gerido pel</w:t>
        </w:r>
      </w:ins>
      <w:ins w:author="Susana Margarida Gonçalves Silva Santos" w:date="2026-04-22T08:44:37.068Z" w16du:dateUtc="2026-04-22T08:44:37.068Z" w:id="863559650">
        <w:r w:rsidRPr="679F1546" w:rsidR="515C0B04">
          <w:rPr>
            <w:rFonts w:ascii="Garamond" w:hAnsi="Garamond" w:eastAsia="Garamond" w:cs="Garamond"/>
            <w:b w:val="0"/>
            <w:bCs w:val="0"/>
            <w:i w:val="0"/>
            <w:iCs w:val="0"/>
            <w:caps w:val="0"/>
            <w:smallCaps w:val="0"/>
            <w:noProof w:val="0"/>
            <w:color w:val="0A0A0A"/>
            <w:sz w:val="22"/>
            <w:szCs w:val="22"/>
            <w:lang w:val="pt-PT"/>
            <w:rPrChange w:author="Susana Margarida Gonçalves Silva Santos" w:date="2026-04-23T11:36:40.268Z" w16du:dateUtc="2026-04-23T11:36:40.268Z" w:id="1080965834">
              <w:rPr>
                <w:rFonts w:ascii="Arial" w:hAnsi="Arial" w:eastAsia="Arial" w:cs="Arial"/>
                <w:b w:val="0"/>
                <w:bCs w:val="0"/>
                <w:i w:val="0"/>
                <w:iCs w:val="0"/>
                <w:caps w:val="0"/>
                <w:smallCaps w:val="0"/>
                <w:noProof w:val="0"/>
                <w:color w:val="0A0A0A"/>
                <w:sz w:val="24"/>
                <w:szCs w:val="24"/>
                <w:lang w:val="pt-PT"/>
              </w:rPr>
            </w:rPrChange>
          </w:rPr>
          <w:t>a</w:t>
        </w:r>
      </w:ins>
      <w:ins w:author="Susana Margarida Gonçalves Silva Santos" w:date="2026-04-22T08:43:53.015Z" w16du:dateUtc="2026-04-22T08:43:53.015Z" w:id="417128426">
        <w:r w:rsidRPr="679F1546" w:rsidR="515C0B04">
          <w:rPr>
            <w:rFonts w:ascii="Garamond" w:hAnsi="Garamond" w:eastAsia="Garamond" w:cs="Garamond"/>
            <w:b w:val="0"/>
            <w:bCs w:val="0"/>
            <w:i w:val="0"/>
            <w:iCs w:val="0"/>
            <w:caps w:val="0"/>
            <w:smallCaps w:val="0"/>
            <w:noProof w:val="0"/>
            <w:color w:val="0A0A0A"/>
            <w:sz w:val="22"/>
            <w:szCs w:val="22"/>
            <w:lang w:val="pt-PT"/>
            <w:rPrChange w:author="Susana Margarida Gonçalves Silva Santos" w:date="2026-04-23T11:36:40.269Z" w16du:dateUtc="2026-04-23T11:36:40.269Z" w:id="1104429714">
              <w:rPr>
                <w:rFonts w:ascii="Arial" w:hAnsi="Arial" w:eastAsia="Arial" w:cs="Arial"/>
                <w:b w:val="0"/>
                <w:bCs w:val="0"/>
                <w:i w:val="0"/>
                <w:iCs w:val="0"/>
                <w:caps w:val="0"/>
                <w:smallCaps w:val="0"/>
                <w:noProof w:val="0"/>
                <w:color w:val="0A0A0A"/>
                <w:sz w:val="24"/>
                <w:szCs w:val="24"/>
                <w:lang w:val="pt-PT"/>
              </w:rPr>
            </w:rPrChange>
          </w:rPr>
          <w:t xml:space="preserve"> </w:t>
        </w:r>
        <w:r w:rsidRPr="679F1546" w:rsidR="515C0B04">
          <w:rPr>
            <w:rFonts w:ascii="Garamond" w:hAnsi="Garamond" w:eastAsia="Garamond" w:cs="Garamond"/>
            <w:b w:val="0"/>
            <w:bCs w:val="0"/>
            <w:i w:val="0"/>
            <w:iCs w:val="0"/>
            <w:caps w:val="0"/>
            <w:smallCaps w:val="0"/>
            <w:noProof w:val="0"/>
            <w:color w:val="0A0A0A"/>
            <w:sz w:val="22"/>
            <w:szCs w:val="22"/>
            <w:lang w:val="pt-PT"/>
            <w:rPrChange w:author="Susana Margarida Gonçalves Silva Santos" w:date="2026-04-23T11:36:40.27Z" w16du:dateUtc="2026-04-23T11:36:40.27Z" w:id="808792429">
              <w:rPr>
                <w:rFonts w:ascii="Arial" w:hAnsi="Arial" w:eastAsia="Arial" w:cs="Arial"/>
                <w:b w:val="0"/>
                <w:bCs w:val="0"/>
                <w:i w:val="0"/>
                <w:iCs w:val="0"/>
                <w:caps w:val="0"/>
                <w:smallCaps w:val="0"/>
                <w:noProof w:val="0"/>
                <w:color w:val="0A0A0A"/>
                <w:sz w:val="24"/>
                <w:szCs w:val="24"/>
                <w:lang w:val="pt-PT"/>
              </w:rPr>
            </w:rPrChange>
          </w:rPr>
          <w:t>com o objetivo de centralizar a informação jurídica e estatística sobre as associações de proteção animal em território nacional.</w:t>
        </w:r>
      </w:ins>
    </w:p>
    <w:p w:rsidR="24078ADB" w:rsidP="679F1546" w:rsidRDefault="24078ADB" w14:paraId="4C379CD8" w14:textId="7406CE49">
      <w:pPr>
        <w:pStyle w:val="Normal"/>
        <w:suppressLineNumbers w:val="0"/>
        <w:shd w:val="clear" w:color="auto" w:fill="FFFFFF" w:themeFill="background1"/>
        <w:bidi w:val="0"/>
        <w:spacing w:before="240" w:beforeAutospacing="off" w:after="240" w:afterAutospacing="off" w:line="360" w:lineRule="auto"/>
        <w:ind w:left="435" w:right="144" w:hanging="293"/>
        <w:jc w:val="both"/>
        <w:rPr>
          <w:ins w:author="Susana Margarida Gonçalves Silva Santos" w:date="2026-04-23T11:37:02.294Z" w16du:dateUtc="2026-04-23T11:37:02.294Z" w:id="876409307"/>
          <w:rFonts w:ascii="Garamond" w:hAnsi="Garamond" w:eastAsia="Garamond" w:cs="Garamond"/>
          <w:b w:val="0"/>
          <w:bCs w:val="0"/>
          <w:i w:val="0"/>
          <w:iCs w:val="0"/>
          <w:caps w:val="0"/>
          <w:smallCaps w:val="0"/>
          <w:noProof w:val="0"/>
          <w:color w:val="0A0A0A"/>
          <w:sz w:val="22"/>
          <w:szCs w:val="22"/>
          <w:lang w:val="pt-PT"/>
        </w:rPr>
      </w:pPr>
      <w:r>
        <w:br/>
      </w:r>
      <w:ins w:author="Susana Margarida Gonçalves Silva Santos" w:date="2026-04-22T08:43:53.015Z" w16du:dateUtc="2026-04-22T08:43:53.015Z" w:id="203307619">
        <w:r w:rsidRPr="679F1546" w:rsidR="515C0B04">
          <w:rPr>
            <w:rFonts w:ascii="Garamond" w:hAnsi="Garamond" w:eastAsia="Garamond" w:cs="Garamond"/>
            <w:b w:val="0"/>
            <w:bCs w:val="0"/>
            <w:i w:val="0"/>
            <w:iCs w:val="0"/>
            <w:caps w:val="0"/>
            <w:smallCaps w:val="0"/>
            <w:noProof w:val="0"/>
            <w:color w:val="0A0A0A"/>
            <w:sz w:val="22"/>
            <w:szCs w:val="22"/>
            <w:lang w:val="pt-PT"/>
            <w:rPrChange w:author="Susana Margarida Gonçalves Silva Santos" w:date="2026-04-23T11:36:40.272Z" w16du:dateUtc="2026-04-23T11:36:40.272Z" w:id="1284637341">
              <w:rPr>
                <w:rFonts w:ascii="Arial" w:hAnsi="Arial" w:eastAsia="Arial" w:cs="Arial"/>
                <w:b w:val="0"/>
                <w:bCs w:val="0"/>
                <w:i w:val="0"/>
                <w:iCs w:val="0"/>
                <w:caps w:val="0"/>
                <w:smallCaps w:val="0"/>
                <w:noProof w:val="0"/>
                <w:color w:val="0A0A0A"/>
                <w:sz w:val="24"/>
                <w:szCs w:val="24"/>
                <w:lang w:val="pt-PT"/>
              </w:rPr>
            </w:rPrChange>
          </w:rPr>
          <w:t xml:space="preserve">2 — O </w:t>
        </w:r>
        <w:r w:rsidRPr="679F1546" w:rsidR="515C0B04">
          <w:rPr>
            <w:rFonts w:ascii="Garamond" w:hAnsi="Garamond" w:eastAsia="Garamond" w:cs="Garamond"/>
            <w:b w:val="0"/>
            <w:bCs w:val="0"/>
            <w:i w:val="0"/>
            <w:iCs w:val="0"/>
            <w:caps w:val="0"/>
            <w:smallCaps w:val="0"/>
            <w:noProof w:val="0"/>
            <w:color w:val="0A0A0A"/>
            <w:sz w:val="22"/>
            <w:szCs w:val="22"/>
            <w:lang w:val="pt-PT"/>
            <w:rPrChange w:author="Susana Margarida Gonçalves Silva Santos" w:date="2026-04-23T11:36:40.273Z" w16du:dateUtc="2026-04-23T11:36:40.273Z" w:id="47333408">
              <w:rPr>
                <w:rFonts w:ascii="Arial" w:hAnsi="Arial" w:eastAsia="Arial" w:cs="Arial"/>
                <w:b w:val="0"/>
                <w:bCs w:val="0"/>
                <w:i w:val="0"/>
                <w:iCs w:val="0"/>
                <w:caps w:val="0"/>
                <w:smallCaps w:val="0"/>
                <w:noProof w:val="0"/>
                <w:color w:val="0A0A0A"/>
                <w:sz w:val="24"/>
                <w:szCs w:val="24"/>
                <w:lang w:val="pt-PT"/>
              </w:rPr>
            </w:rPrChange>
          </w:rPr>
          <w:t>registo</w:t>
        </w:r>
        <w:r w:rsidRPr="679F1546" w:rsidR="515C0B04">
          <w:rPr>
            <w:rFonts w:ascii="Garamond" w:hAnsi="Garamond" w:eastAsia="Garamond" w:cs="Garamond"/>
            <w:b w:val="0"/>
            <w:bCs w:val="0"/>
            <w:i w:val="0"/>
            <w:iCs w:val="0"/>
            <w:caps w:val="0"/>
            <w:smallCaps w:val="0"/>
            <w:noProof w:val="0"/>
            <w:color w:val="0A0A0A"/>
            <w:sz w:val="22"/>
            <w:szCs w:val="22"/>
            <w:lang w:val="pt-PT"/>
            <w:rPrChange w:author="Susana Margarida Gonçalves Silva Santos" w:date="2026-04-23T11:36:40.275Z" w16du:dateUtc="2026-04-23T11:36:40.275Z" w:id="534934874">
              <w:rPr>
                <w:rFonts w:ascii="Arial" w:hAnsi="Arial" w:eastAsia="Arial" w:cs="Arial"/>
                <w:b w:val="0"/>
                <w:bCs w:val="0"/>
                <w:i w:val="0"/>
                <w:iCs w:val="0"/>
                <w:caps w:val="0"/>
                <w:smallCaps w:val="0"/>
                <w:noProof w:val="0"/>
                <w:color w:val="0A0A0A"/>
                <w:sz w:val="24"/>
                <w:szCs w:val="24"/>
                <w:lang w:val="pt-PT"/>
              </w:rPr>
            </w:rPrChange>
          </w:rPr>
          <w:t xml:space="preserve"> no RNAZ é obrigatório para todas as associações que tenham como objeto estatutário principal a proteção e o bem-estar </w:t>
        </w:r>
      </w:ins>
      <w:ins w:author="Susana Margarida Gonçalves Silva Santos" w:date="2026-04-22T08:52:45.432Z" w16du:dateUtc="2026-04-22T08:52:45.432Z" w:id="1481196076">
        <w:r w:rsidRPr="679F1546" w:rsidR="73DEE970">
          <w:rPr>
            <w:rFonts w:ascii="Garamond" w:hAnsi="Garamond" w:eastAsia="Garamond" w:cs="Garamond"/>
            <w:b w:val="0"/>
            <w:bCs w:val="0"/>
            <w:i w:val="0"/>
            <w:iCs w:val="0"/>
            <w:caps w:val="0"/>
            <w:smallCaps w:val="0"/>
            <w:noProof w:val="0"/>
            <w:color w:val="0A0A0A"/>
            <w:sz w:val="22"/>
            <w:szCs w:val="22"/>
            <w:lang w:val="pt-PT"/>
            <w:rPrChange w:author="Susana Margarida Gonçalves Silva Santos" w:date="2026-04-23T11:36:40.276Z" w16du:dateUtc="2026-04-23T11:36:40.276Z" w:id="499590835">
              <w:rPr>
                <w:rFonts w:ascii="Arial" w:hAnsi="Arial" w:eastAsia="Arial" w:cs="Arial"/>
                <w:b w:val="0"/>
                <w:bCs w:val="0"/>
                <w:i w:val="0"/>
                <w:iCs w:val="0"/>
                <w:caps w:val="0"/>
                <w:smallCaps w:val="0"/>
                <w:noProof w:val="0"/>
                <w:color w:val="0A0A0A"/>
                <w:sz w:val="24"/>
                <w:szCs w:val="24"/>
                <w:lang w:val="pt-PT"/>
              </w:rPr>
            </w:rPrChange>
          </w:rPr>
          <w:t>dos animais de companhia.</w:t>
        </w:r>
      </w:ins>
    </w:p>
    <w:p w:rsidR="24078ADB" w:rsidP="679F1546" w:rsidRDefault="24078ADB" w14:paraId="3736E317" w14:textId="2817E8E4">
      <w:pPr>
        <w:pStyle w:val="Normal"/>
        <w:suppressLineNumbers w:val="0"/>
        <w:shd w:val="clear" w:color="auto" w:fill="FFFFFF" w:themeFill="background1"/>
        <w:bidi w:val="0"/>
        <w:spacing w:before="240" w:beforeAutospacing="off" w:after="240" w:afterAutospacing="off" w:line="360" w:lineRule="auto"/>
        <w:ind w:left="435" w:right="144" w:hanging="293"/>
        <w:jc w:val="both"/>
        <w:rPr>
          <w:ins w:author="Susana Margarida Gonçalves Silva Santos" w:date="2026-04-23T11:37:23.51Z" w16du:dateUtc="2026-04-23T11:37:23.51Z" w:id="11225929"/>
        </w:rPr>
      </w:pPr>
      <w:r>
        <w:br/>
      </w:r>
      <w:ins w:author="Susana Margarida Gonçalves Silva Santos" w:date="2026-04-22T08:43:53.015Z" w16du:dateUtc="2026-04-22T08:43:53.015Z" w:id="1292707114">
        <w:r w:rsidRPr="679F1546" w:rsidR="515C0B04">
          <w:rPr>
            <w:rFonts w:ascii="Garamond" w:hAnsi="Garamond" w:eastAsia="Garamond" w:cs="Garamond"/>
            <w:b w:val="0"/>
            <w:bCs w:val="0"/>
            <w:i w:val="0"/>
            <w:iCs w:val="0"/>
            <w:caps w:val="0"/>
            <w:smallCaps w:val="0"/>
            <w:noProof w:val="0"/>
            <w:color w:val="0A0A0A"/>
            <w:sz w:val="22"/>
            <w:szCs w:val="22"/>
            <w:lang w:val="pt-PT"/>
            <w:rPrChange w:author="Susana Margarida Gonçalves Silva Santos" w:date="2026-04-23T11:36:40.279Z" w16du:dateUtc="2026-04-23T11:36:40.279Z" w:id="1663019867">
              <w:rPr>
                <w:rFonts w:ascii="Arial" w:hAnsi="Arial" w:eastAsia="Arial" w:cs="Arial"/>
                <w:b w:val="0"/>
                <w:bCs w:val="0"/>
                <w:i w:val="0"/>
                <w:iCs w:val="0"/>
                <w:caps w:val="0"/>
                <w:smallCaps w:val="0"/>
                <w:noProof w:val="0"/>
                <w:color w:val="0A0A0A"/>
                <w:sz w:val="24"/>
                <w:szCs w:val="24"/>
                <w:lang w:val="pt-PT"/>
              </w:rPr>
            </w:rPrChange>
          </w:rPr>
          <w:t xml:space="preserve">3 — A inscrição no </w:t>
        </w:r>
        <w:r w:rsidRPr="679F1546" w:rsidR="515C0B04">
          <w:rPr>
            <w:rFonts w:ascii="Garamond" w:hAnsi="Garamond" w:eastAsia="Garamond" w:cs="Garamond"/>
            <w:b w:val="0"/>
            <w:bCs w:val="0"/>
            <w:i w:val="0"/>
            <w:iCs w:val="0"/>
            <w:caps w:val="0"/>
            <w:smallCaps w:val="0"/>
            <w:noProof w:val="0"/>
            <w:color w:val="0A0A0A"/>
            <w:sz w:val="22"/>
            <w:szCs w:val="22"/>
            <w:lang w:val="pt-PT"/>
            <w:rPrChange w:author="Susana Margarida Gonçalves Silva Santos" w:date="2026-04-23T11:36:40.28Z" w16du:dateUtc="2026-04-23T11:36:40.28Z" w:id="1621011008">
              <w:rPr>
                <w:rFonts w:ascii="Arial" w:hAnsi="Arial" w:eastAsia="Arial" w:cs="Arial"/>
                <w:b w:val="0"/>
                <w:bCs w:val="0"/>
                <w:i w:val="0"/>
                <w:iCs w:val="0"/>
                <w:caps w:val="0"/>
                <w:smallCaps w:val="0"/>
                <w:noProof w:val="0"/>
                <w:color w:val="0A0A0A"/>
                <w:sz w:val="24"/>
                <w:szCs w:val="24"/>
                <w:lang w:val="pt-PT"/>
              </w:rPr>
            </w:rPrChange>
          </w:rPr>
          <w:t>registo</w:t>
        </w:r>
        <w:r w:rsidRPr="679F1546" w:rsidR="515C0B04">
          <w:rPr>
            <w:rFonts w:ascii="Garamond" w:hAnsi="Garamond" w:eastAsia="Garamond" w:cs="Garamond"/>
            <w:b w:val="0"/>
            <w:bCs w:val="0"/>
            <w:i w:val="0"/>
            <w:iCs w:val="0"/>
            <w:caps w:val="0"/>
            <w:smallCaps w:val="0"/>
            <w:noProof w:val="0"/>
            <w:color w:val="0A0A0A"/>
            <w:sz w:val="22"/>
            <w:szCs w:val="22"/>
            <w:lang w:val="pt-PT"/>
            <w:rPrChange w:author="Susana Margarida Gonçalves Silva Santos" w:date="2026-04-23T11:36:40.281Z" w16du:dateUtc="2026-04-23T11:36:40.281Z" w:id="1541137230">
              <w:rPr>
                <w:rFonts w:ascii="Arial" w:hAnsi="Arial" w:eastAsia="Arial" w:cs="Arial"/>
                <w:b w:val="0"/>
                <w:bCs w:val="0"/>
                <w:i w:val="0"/>
                <w:iCs w:val="0"/>
                <w:caps w:val="0"/>
                <w:smallCaps w:val="0"/>
                <w:noProof w:val="0"/>
                <w:color w:val="0A0A0A"/>
                <w:sz w:val="24"/>
                <w:szCs w:val="24"/>
                <w:lang w:val="pt-PT"/>
              </w:rPr>
            </w:rPrChange>
          </w:rPr>
          <w:t xml:space="preserve"> deve ser efetuada no prazo de </w:t>
        </w:r>
      </w:ins>
      <w:ins w:author="Susana Margarida Gonçalves Silva Santos" w:date="2026-04-22T08:53:50.298Z" w16du:dateUtc="2026-04-22T08:53:50.298Z" w:id="1208267615">
        <w:r w:rsidRPr="679F1546" w:rsidR="7AF870A8">
          <w:rPr>
            <w:rFonts w:ascii="Garamond" w:hAnsi="Garamond" w:eastAsia="Garamond" w:cs="Garamond"/>
            <w:b w:val="0"/>
            <w:bCs w:val="0"/>
            <w:i w:val="0"/>
            <w:iCs w:val="0"/>
            <w:caps w:val="0"/>
            <w:smallCaps w:val="0"/>
            <w:noProof w:val="0"/>
            <w:color w:val="0A0A0A"/>
            <w:sz w:val="22"/>
            <w:szCs w:val="22"/>
            <w:lang w:val="pt-PT"/>
            <w:rPrChange w:author="Susana Margarida Gonçalves Silva Santos" w:date="2026-04-23T11:36:40.283Z" w16du:dateUtc="2026-04-23T11:36:40.283Z" w:id="813302309">
              <w:rPr>
                <w:rFonts w:ascii="Arial" w:hAnsi="Arial" w:eastAsia="Arial" w:cs="Arial"/>
                <w:b w:val="0"/>
                <w:bCs w:val="0"/>
                <w:i w:val="0"/>
                <w:iCs w:val="0"/>
                <w:caps w:val="0"/>
                <w:smallCaps w:val="0"/>
                <w:noProof w:val="0"/>
                <w:color w:val="0A0A0A"/>
                <w:sz w:val="24"/>
                <w:szCs w:val="24"/>
                <w:lang w:val="pt-PT"/>
              </w:rPr>
            </w:rPrChange>
          </w:rPr>
          <w:t>3</w:t>
        </w:r>
      </w:ins>
      <w:ins w:author="Susana Margarida Gonçalves Silva Santos" w:date="2026-04-22T08:43:53.015Z" w16du:dateUtc="2026-04-22T08:43:53.015Z" w:id="1482191276">
        <w:r w:rsidRPr="679F1546" w:rsidR="515C0B04">
          <w:rPr>
            <w:rFonts w:ascii="Garamond" w:hAnsi="Garamond" w:eastAsia="Garamond" w:cs="Garamond"/>
            <w:b w:val="0"/>
            <w:bCs w:val="0"/>
            <w:i w:val="0"/>
            <w:iCs w:val="0"/>
            <w:caps w:val="0"/>
            <w:smallCaps w:val="0"/>
            <w:noProof w:val="0"/>
            <w:color w:val="0A0A0A"/>
            <w:sz w:val="22"/>
            <w:szCs w:val="22"/>
            <w:lang w:val="pt-PT"/>
            <w:rPrChange w:author="Susana Margarida Gonçalves Silva Santos" w:date="2026-04-23T11:36:40.284Z" w16du:dateUtc="2026-04-23T11:36:40.284Z" w:id="1105180875">
              <w:rPr>
                <w:rFonts w:ascii="Arial" w:hAnsi="Arial" w:eastAsia="Arial" w:cs="Arial"/>
                <w:b w:val="0"/>
                <w:bCs w:val="0"/>
                <w:i w:val="0"/>
                <w:iCs w:val="0"/>
                <w:caps w:val="0"/>
                <w:smallCaps w:val="0"/>
                <w:noProof w:val="0"/>
                <w:color w:val="0A0A0A"/>
                <w:sz w:val="24"/>
                <w:szCs w:val="24"/>
                <w:lang w:val="pt-PT"/>
              </w:rPr>
            </w:rPrChange>
          </w:rPr>
          <w:t>0 dias após a constituição da associação ou da entrada em vigor do presente diploma.</w:t>
        </w:r>
      </w:ins>
      <w:r>
        <w:br/>
      </w:r>
    </w:p>
    <w:p w:rsidR="515C0B04" w:rsidP="679F1546" w:rsidRDefault="515C0B04" w14:paraId="40DC5631" w14:textId="25CC8108">
      <w:pPr>
        <w:pStyle w:val="Normal"/>
        <w:suppressLineNumbers w:val="0"/>
        <w:shd w:val="clear" w:color="auto" w:fill="FFFFFF" w:themeFill="background1"/>
        <w:bidi w:val="0"/>
        <w:spacing w:before="240" w:beforeAutospacing="off" w:after="240" w:afterAutospacing="off" w:line="360" w:lineRule="auto"/>
        <w:ind w:left="435" w:right="144" w:hanging="293"/>
        <w:jc w:val="both"/>
        <w:rPr>
          <w:ins w:author="Susana Margarida Gonçalves Silva Santos" w:date="2026-04-23T11:37:27.262Z" w16du:dateUtc="2026-04-23T11:37:27.262Z" w:id="1225288818"/>
          <w:rFonts w:ascii="Garamond" w:hAnsi="Garamond" w:eastAsia="Garamond" w:cs="Garamond"/>
          <w:b w:val="0"/>
          <w:bCs w:val="0"/>
          <w:i w:val="0"/>
          <w:iCs w:val="0"/>
          <w:caps w:val="0"/>
          <w:smallCaps w:val="0"/>
          <w:noProof w:val="0"/>
          <w:color w:val="0A0A0A"/>
          <w:sz w:val="22"/>
          <w:szCs w:val="22"/>
          <w:lang w:val="pt-PT"/>
        </w:rPr>
      </w:pPr>
      <w:ins w:author="Susana Margarida Gonçalves Silva Santos" w:date="2026-04-22T08:43:53.015Z" w16du:dateUtc="2026-04-22T08:43:53.015Z" w:id="1293043373">
        <w:r w:rsidRPr="679F1546" w:rsidR="515C0B04">
          <w:rPr>
            <w:rFonts w:ascii="Garamond" w:hAnsi="Garamond" w:eastAsia="Garamond" w:cs="Garamond"/>
            <w:b w:val="0"/>
            <w:bCs w:val="0"/>
            <w:i w:val="0"/>
            <w:iCs w:val="0"/>
            <w:caps w:val="0"/>
            <w:smallCaps w:val="0"/>
            <w:noProof w:val="0"/>
            <w:color w:val="0A0A0A"/>
            <w:sz w:val="22"/>
            <w:szCs w:val="22"/>
            <w:lang w:val="pt-PT"/>
            <w:rPrChange w:author="Susana Margarida Gonçalves Silva Santos" w:date="2026-04-23T11:36:40.286Z" w16du:dateUtc="2026-04-23T11:36:40.286Z" w:id="1671539428">
              <w:rPr>
                <w:rFonts w:ascii="Arial" w:hAnsi="Arial" w:eastAsia="Arial" w:cs="Arial"/>
                <w:b w:val="0"/>
                <w:bCs w:val="0"/>
                <w:i w:val="0"/>
                <w:iCs w:val="0"/>
                <w:caps w:val="0"/>
                <w:smallCaps w:val="0"/>
                <w:noProof w:val="0"/>
                <w:color w:val="0A0A0A"/>
                <w:sz w:val="24"/>
                <w:szCs w:val="24"/>
                <w:lang w:val="pt-PT"/>
              </w:rPr>
            </w:rPrChange>
          </w:rPr>
          <w:t xml:space="preserve">4 — O cumprimento do dever de </w:t>
        </w:r>
        <w:r w:rsidRPr="679F1546" w:rsidR="515C0B04">
          <w:rPr>
            <w:rFonts w:ascii="Garamond" w:hAnsi="Garamond" w:eastAsia="Garamond" w:cs="Garamond"/>
            <w:b w:val="0"/>
            <w:bCs w:val="0"/>
            <w:i w:val="0"/>
            <w:iCs w:val="0"/>
            <w:caps w:val="0"/>
            <w:smallCaps w:val="0"/>
            <w:noProof w:val="0"/>
            <w:color w:val="0A0A0A"/>
            <w:sz w:val="22"/>
            <w:szCs w:val="22"/>
            <w:lang w:val="pt-PT"/>
            <w:rPrChange w:author="Susana Margarida Gonçalves Silva Santos" w:date="2026-04-23T11:36:40.288Z" w16du:dateUtc="2026-04-23T11:36:40.288Z" w:id="620390871">
              <w:rPr>
                <w:rFonts w:ascii="Arial" w:hAnsi="Arial" w:eastAsia="Arial" w:cs="Arial"/>
                <w:b w:val="0"/>
                <w:bCs w:val="0"/>
                <w:i w:val="0"/>
                <w:iCs w:val="0"/>
                <w:caps w:val="0"/>
                <w:smallCaps w:val="0"/>
                <w:noProof w:val="0"/>
                <w:color w:val="0A0A0A"/>
                <w:sz w:val="24"/>
                <w:szCs w:val="24"/>
                <w:lang w:val="pt-PT"/>
              </w:rPr>
            </w:rPrChange>
          </w:rPr>
          <w:t>registo</w:t>
        </w:r>
        <w:r w:rsidRPr="679F1546" w:rsidR="515C0B04">
          <w:rPr>
            <w:rFonts w:ascii="Garamond" w:hAnsi="Garamond" w:eastAsia="Garamond" w:cs="Garamond"/>
            <w:b w:val="0"/>
            <w:bCs w:val="0"/>
            <w:i w:val="0"/>
            <w:iCs w:val="0"/>
            <w:caps w:val="0"/>
            <w:smallCaps w:val="0"/>
            <w:noProof w:val="0"/>
            <w:color w:val="0A0A0A"/>
            <w:sz w:val="22"/>
            <w:szCs w:val="22"/>
            <w:lang w:val="pt-PT"/>
            <w:rPrChange w:author="Susana Margarida Gonçalves Silva Santos" w:date="2026-04-23T11:36:40.289Z" w16du:dateUtc="2026-04-23T11:36:40.289Z" w:id="1571195188">
              <w:rPr>
                <w:rFonts w:ascii="Arial" w:hAnsi="Arial" w:eastAsia="Arial" w:cs="Arial"/>
                <w:b w:val="0"/>
                <w:bCs w:val="0"/>
                <w:i w:val="0"/>
                <w:iCs w:val="0"/>
                <w:caps w:val="0"/>
                <w:smallCaps w:val="0"/>
                <w:noProof w:val="0"/>
                <w:color w:val="0A0A0A"/>
                <w:sz w:val="24"/>
                <w:szCs w:val="24"/>
                <w:lang w:val="pt-PT"/>
              </w:rPr>
            </w:rPrChange>
          </w:rPr>
          <w:t xml:space="preserve"> previsto no presente artigo constitui condição necessária para:</w:t>
        </w:r>
      </w:ins>
      <w:r>
        <w:br/>
      </w:r>
      <w:ins w:author="Susana Margarida Gonçalves Silva Santos" w:date="2026-04-22T08:43:53.015Z" w16du:dateUtc="2026-04-22T08:43:53.015Z" w:id="181957467">
        <w:r w:rsidRPr="679F1546" w:rsidR="515C0B04">
          <w:rPr>
            <w:rFonts w:ascii="Garamond" w:hAnsi="Garamond" w:eastAsia="Garamond" w:cs="Garamond"/>
            <w:b w:val="0"/>
            <w:bCs w:val="0"/>
            <w:i w:val="0"/>
            <w:iCs w:val="0"/>
            <w:caps w:val="0"/>
            <w:smallCaps w:val="0"/>
            <w:noProof w:val="0"/>
            <w:color w:val="0A0A0A"/>
            <w:sz w:val="22"/>
            <w:szCs w:val="22"/>
            <w:lang w:val="pt-PT"/>
            <w:rPrChange w:author="Susana Margarida Gonçalves Silva Santos" w:date="2026-04-23T11:36:40.297Z" w16du:dateUtc="2026-04-23T11:36:40.297Z" w:id="1912117374">
              <w:rPr>
                <w:rFonts w:ascii="Arial" w:hAnsi="Arial" w:eastAsia="Arial" w:cs="Arial"/>
                <w:b w:val="0"/>
                <w:bCs w:val="0"/>
                <w:i w:val="0"/>
                <w:iCs w:val="0"/>
                <w:caps w:val="0"/>
                <w:smallCaps w:val="0"/>
                <w:noProof w:val="0"/>
                <w:color w:val="0A0A0A"/>
                <w:sz w:val="24"/>
                <w:szCs w:val="24"/>
                <w:lang w:val="pt-PT"/>
              </w:rPr>
            </w:rPrChange>
          </w:rPr>
          <w:t>a) A celebração de protocolos ou contratos-programa com o Estado e demais entidades públicas;</w:t>
        </w:r>
      </w:ins>
      <w:r>
        <w:br/>
      </w:r>
      <w:ins w:author="Susana Margarida Gonçalves Silva Santos" w:date="2026-04-22T08:43:53.015Z" w16du:dateUtc="2026-04-22T08:43:53.015Z" w:id="1971862107">
        <w:r w:rsidRPr="679F1546" w:rsidR="515C0B04">
          <w:rPr>
            <w:rFonts w:ascii="Garamond" w:hAnsi="Garamond" w:eastAsia="Garamond" w:cs="Garamond"/>
            <w:b w:val="0"/>
            <w:bCs w:val="0"/>
            <w:i w:val="0"/>
            <w:iCs w:val="0"/>
            <w:caps w:val="0"/>
            <w:smallCaps w:val="0"/>
            <w:noProof w:val="0"/>
            <w:color w:val="0A0A0A"/>
            <w:sz w:val="22"/>
            <w:szCs w:val="22"/>
            <w:lang w:val="pt-PT"/>
            <w:rPrChange w:author="Susana Margarida Gonçalves Silva Santos" w:date="2026-04-23T11:36:40.3Z" w16du:dateUtc="2026-04-23T11:36:40.3Z" w:id="689951152">
              <w:rPr>
                <w:rFonts w:ascii="Arial" w:hAnsi="Arial" w:eastAsia="Arial" w:cs="Arial"/>
                <w:b w:val="0"/>
                <w:bCs w:val="0"/>
                <w:i w:val="0"/>
                <w:iCs w:val="0"/>
                <w:caps w:val="0"/>
                <w:smallCaps w:val="0"/>
                <w:noProof w:val="0"/>
                <w:color w:val="0A0A0A"/>
                <w:sz w:val="24"/>
                <w:szCs w:val="24"/>
                <w:lang w:val="pt-PT"/>
              </w:rPr>
            </w:rPrChange>
          </w:rPr>
          <w:t>b) O acesso a subsídios, financiamentos públicos ou benefícios fiscais;</w:t>
        </w:r>
      </w:ins>
      <w:r>
        <w:br/>
      </w:r>
      <w:ins w:author="Susana Margarida Gonçalves Silva Santos" w:date="2026-04-22T08:43:53.015Z" w16du:dateUtc="2026-04-22T08:43:53.015Z" w:id="1695657724">
        <w:r w:rsidRPr="679F1546" w:rsidR="515C0B04">
          <w:rPr>
            <w:rFonts w:ascii="Garamond" w:hAnsi="Garamond" w:eastAsia="Garamond" w:cs="Garamond"/>
            <w:b w:val="0"/>
            <w:bCs w:val="0"/>
            <w:i w:val="0"/>
            <w:iCs w:val="0"/>
            <w:caps w:val="0"/>
            <w:smallCaps w:val="0"/>
            <w:noProof w:val="0"/>
            <w:color w:val="0A0A0A"/>
            <w:sz w:val="22"/>
            <w:szCs w:val="22"/>
            <w:lang w:val="pt-PT"/>
            <w:rPrChange w:author="Susana Margarida Gonçalves Silva Santos" w:date="2026-04-23T11:36:40.304Z" w16du:dateUtc="2026-04-23T11:36:40.304Z" w:id="1551333897">
              <w:rPr>
                <w:rFonts w:ascii="Arial" w:hAnsi="Arial" w:eastAsia="Arial" w:cs="Arial"/>
                <w:b w:val="0"/>
                <w:bCs w:val="0"/>
                <w:i w:val="0"/>
                <w:iCs w:val="0"/>
                <w:caps w:val="0"/>
                <w:smallCaps w:val="0"/>
                <w:noProof w:val="0"/>
                <w:color w:val="0A0A0A"/>
                <w:sz w:val="24"/>
                <w:szCs w:val="24"/>
                <w:lang w:val="pt-PT"/>
              </w:rPr>
            </w:rPrChange>
          </w:rPr>
          <w:t>c) O reconhecimento do estatuto de utilidade pública.</w:t>
        </w:r>
      </w:ins>
    </w:p>
    <w:p w:rsidR="24078ADB" w:rsidP="679F1546" w:rsidRDefault="24078ADB" w14:paraId="5C8EB38F" w14:textId="48357B6A">
      <w:pPr>
        <w:pStyle w:val="Normal"/>
        <w:suppressLineNumbers w:val="0"/>
        <w:shd w:val="clear" w:color="auto" w:fill="FFFFFF" w:themeFill="background1"/>
        <w:bidi w:val="0"/>
        <w:spacing w:before="240" w:beforeAutospacing="off" w:after="240" w:afterAutospacing="off" w:line="360" w:lineRule="auto"/>
        <w:ind w:left="435" w:right="144" w:hanging="293"/>
        <w:jc w:val="both"/>
        <w:rPr>
          <w:rFonts w:ascii="Garamond" w:hAnsi="Garamond" w:eastAsia="Garamond" w:cs="Garamond"/>
          <w:b w:val="0"/>
          <w:bCs w:val="0"/>
          <w:i w:val="0"/>
          <w:iCs w:val="0"/>
          <w:caps w:val="0"/>
          <w:smallCaps w:val="0"/>
          <w:noProof w:val="0"/>
          <w:color w:val="0A0A0A"/>
          <w:sz w:val="22"/>
          <w:szCs w:val="22"/>
          <w:lang w:val="pt-PT"/>
          <w:rPrChange w:author="Susana Margarida Gonçalves Silva Santos" w:date="2026-04-23T11:36:45.883Z" w:id="1289731475">
            <w:rPr>
              <w:rFonts w:ascii="Arial" w:hAnsi="Arial" w:eastAsia="Arial" w:cs="Arial"/>
              <w:b w:val="0"/>
              <w:bCs w:val="0"/>
              <w:i w:val="0"/>
              <w:iCs w:val="0"/>
              <w:caps w:val="0"/>
              <w:smallCaps w:val="0"/>
              <w:noProof w:val="0"/>
              <w:color w:val="0A0A0A"/>
              <w:sz w:val="24"/>
              <w:szCs w:val="24"/>
              <w:lang w:val="pt-PT"/>
            </w:rPr>
          </w:rPrChange>
        </w:rPr>
      </w:pPr>
      <w:r>
        <w:br/>
      </w:r>
      <w:ins w:author="Susana Margarida Gonçalves Silva Santos" w:date="2026-04-22T08:43:53.015Z" w16du:dateUtc="2026-04-22T08:43:53.015Z" w:id="457155747">
        <w:r w:rsidRPr="679F1546" w:rsidR="515C0B04">
          <w:rPr>
            <w:rFonts w:ascii="Garamond" w:hAnsi="Garamond" w:eastAsia="Garamond" w:cs="Garamond"/>
            <w:b w:val="0"/>
            <w:bCs w:val="0"/>
            <w:i w:val="0"/>
            <w:iCs w:val="0"/>
            <w:caps w:val="0"/>
            <w:smallCaps w:val="0"/>
            <w:noProof w:val="0"/>
            <w:color w:val="0A0A0A"/>
            <w:sz w:val="22"/>
            <w:szCs w:val="22"/>
            <w:lang w:val="pt-PT"/>
            <w:rPrChange w:author="Susana Margarida Gonçalves Silva Santos" w:date="2026-04-23T11:36:40.31Z" w16du:dateUtc="2026-04-23T11:36:40.31Z" w:id="667695617">
              <w:rPr>
                <w:rFonts w:ascii="Arial" w:hAnsi="Arial" w:eastAsia="Arial" w:cs="Arial"/>
                <w:b w:val="0"/>
                <w:bCs w:val="0"/>
                <w:i w:val="0"/>
                <w:iCs w:val="0"/>
                <w:caps w:val="0"/>
                <w:smallCaps w:val="0"/>
                <w:noProof w:val="0"/>
                <w:color w:val="0A0A0A"/>
                <w:sz w:val="24"/>
                <w:szCs w:val="24"/>
                <w:lang w:val="pt-PT"/>
              </w:rPr>
            </w:rPrChange>
          </w:rPr>
          <w:t xml:space="preserve">5 — A organização, funcionamento e os elementos constantes do RNAZ são objeto de regulamentação </w:t>
        </w:r>
      </w:ins>
      <w:ins w:author="Susana Margarida Gonçalves Silva Santos" w:date="2026-04-22T08:51:59.919Z" w16du:dateUtc="2026-04-22T08:51:59.919Z" w:id="1353790012">
        <w:r w:rsidRPr="679F1546" w:rsidR="23D37F9F">
          <w:rPr>
            <w:rFonts w:ascii="Garamond" w:hAnsi="Garamond" w:eastAsia="Garamond" w:cs="Garamond"/>
            <w:b w:val="0"/>
            <w:bCs w:val="0"/>
            <w:i w:val="0"/>
            <w:iCs w:val="0"/>
            <w:caps w:val="0"/>
            <w:smallCaps w:val="0"/>
            <w:noProof w:val="0"/>
            <w:color w:val="0A0A0A"/>
            <w:sz w:val="22"/>
            <w:szCs w:val="22"/>
            <w:lang w:val="pt-PT"/>
            <w:rPrChange w:author="Susana Margarida Gonçalves Silva Santos" w:date="2026-04-23T11:36:40.312Z" w16du:dateUtc="2026-04-23T11:36:40.312Z" w:id="2019793485">
              <w:rPr>
                <w:rFonts w:ascii="Arial" w:hAnsi="Arial" w:eastAsia="Arial" w:cs="Arial"/>
                <w:b w:val="0"/>
                <w:bCs w:val="0"/>
                <w:i w:val="0"/>
                <w:iCs w:val="0"/>
                <w:caps w:val="0"/>
                <w:smallCaps w:val="0"/>
                <w:noProof w:val="0"/>
                <w:color w:val="0A0A0A"/>
                <w:sz w:val="24"/>
                <w:szCs w:val="24"/>
                <w:lang w:val="pt-PT"/>
              </w:rPr>
            </w:rPrChange>
          </w:rPr>
          <w:t>por despach</w:t>
        </w:r>
      </w:ins>
      <w:ins w:author="Susana Margarida Gonçalves Silva Santos" w:date="2026-04-22T08:52:17.864Z" w16du:dateUtc="2026-04-22T08:52:17.864Z" w:id="1445236188">
        <w:r w:rsidRPr="679F1546" w:rsidR="23D37F9F">
          <w:rPr>
            <w:rFonts w:ascii="Garamond" w:hAnsi="Garamond" w:eastAsia="Garamond" w:cs="Garamond"/>
            <w:b w:val="0"/>
            <w:bCs w:val="0"/>
            <w:i w:val="0"/>
            <w:iCs w:val="0"/>
            <w:caps w:val="0"/>
            <w:smallCaps w:val="0"/>
            <w:noProof w:val="0"/>
            <w:color w:val="0A0A0A"/>
            <w:sz w:val="22"/>
            <w:szCs w:val="22"/>
            <w:lang w:val="pt-PT"/>
            <w:rPrChange w:author="Susana Margarida Gonçalves Silva Santos" w:date="2026-04-23T11:36:40.314Z" w16du:dateUtc="2026-04-23T11:36:40.314Z" w:id="591355836">
              <w:rPr>
                <w:rFonts w:ascii="Arial" w:hAnsi="Arial" w:eastAsia="Arial" w:cs="Arial"/>
                <w:b w:val="0"/>
                <w:bCs w:val="0"/>
                <w:i w:val="0"/>
                <w:iCs w:val="0"/>
                <w:caps w:val="0"/>
                <w:smallCaps w:val="0"/>
                <w:noProof w:val="0"/>
                <w:color w:val="0A0A0A"/>
                <w:sz w:val="24"/>
                <w:szCs w:val="24"/>
                <w:lang w:val="pt-PT"/>
              </w:rPr>
            </w:rPrChange>
          </w:rPr>
          <w:t>o do Diretor Geral de alimentação de Veterinária.</w:t>
        </w:r>
      </w:ins>
      <w:commentRangeEnd w:id="819962237"/>
      <w:r>
        <w:rPr>
          <w:rStyle w:val="CommentReference"/>
        </w:rPr>
        <w:commentReference w:id="819962237"/>
      </w:r>
    </w:p>
    <w:p w:rsidR="679F1546" w:rsidP="679F1546" w:rsidRDefault="679F1546" w14:paraId="4E6E276B" w14:textId="626759CB">
      <w:pPr>
        <w:pStyle w:val="Ttulo3"/>
        <w:ind w:left="0" w:right="0" w:firstLine="0"/>
        <w:rPr>
          <w:ins w:author="Susana Margarida Gonçalves Silva Santos" w:date="2026-04-23T11:52:23.561Z" w16du:dateUtc="2026-04-23T11:52:23.561Z" w:id="1293802523"/>
        </w:rPr>
      </w:pPr>
    </w:p>
    <w:p w:rsidR="00C545D3" w:rsidP="00455B63" w:rsidRDefault="00A626AB" w14:paraId="052C9E10" w14:textId="77777777">
      <w:pPr>
        <w:pStyle w:val="Ttulo3"/>
        <w:ind w:left="0" w:right="0" w:firstLine="0"/>
      </w:pPr>
      <w:bookmarkStart w:name="_Toc223954484" w:id="1922"/>
      <w:r w:rsidR="0B861554">
        <w:rPr/>
        <w:t>Artigo</w:t>
      </w:r>
      <w:r w:rsidR="0B861554">
        <w:rPr/>
        <w:t xml:space="preserve"> </w:t>
      </w:r>
      <w:r w:rsidR="0B861554">
        <w:rPr/>
        <w:t>71</w:t>
      </w:r>
      <w:r w:rsidR="0B861554">
        <w:rPr/>
        <w:t>.</w:t>
      </w:r>
      <w:r w:rsidR="0B861554">
        <w:rPr/>
        <w:t>º</w:t>
      </w:r>
    </w:p>
    <w:p w:rsidR="005101CF" w:rsidP="00455B63" w:rsidRDefault="00A626AB" w14:paraId="27734EBC" w14:textId="6D16223E">
      <w:pPr>
        <w:pStyle w:val="Ttulo3"/>
        <w:ind w:left="0" w:right="0" w:firstLine="0"/>
      </w:pPr>
      <w:r>
        <w:t>Centros de recolha</w:t>
      </w:r>
      <w:bookmarkEnd w:id="1922"/>
      <w:r>
        <w:t xml:space="preserve">  </w:t>
      </w:r>
    </w:p>
    <w:p w:rsidR="005101CF" w:rsidRDefault="00A626AB" w14:paraId="0DA03F38" w14:textId="77777777">
      <w:pPr>
        <w:ind w:left="420" w:right="136"/>
      </w:pPr>
      <w:r w:rsidR="461CBADA">
        <w:rPr/>
        <w:t>1 -</w:t>
      </w:r>
      <w:r w:rsidRPr="679F1546" w:rsidR="461CBADA">
        <w:rPr>
          <w:rFonts w:ascii="Arial" w:hAnsi="Arial" w:eastAsia="Arial" w:cs="Arial"/>
        </w:rPr>
        <w:t xml:space="preserve"> </w:t>
      </w:r>
      <w:commentRangeStart w:id="729572211"/>
      <w:r w:rsidR="461CBADA">
        <w:rPr/>
        <w:t xml:space="preserve">As câmaras municipais, de forma isolada ou em associação com outros municípios, são obrigadas a possuir e a manter centros de recolha. </w:t>
      </w:r>
      <w:commentRangeEnd w:id="729572211"/>
      <w:r>
        <w:rPr>
          <w:rStyle w:val="CommentReference"/>
        </w:rPr>
        <w:commentReference w:id="729572211"/>
      </w:r>
    </w:p>
    <w:p w:rsidR="005101CF" w:rsidP="679F1546" w:rsidRDefault="00A626AB" w14:paraId="7E127203" w14:textId="0E6C9849">
      <w:pPr>
        <w:ind w:left="295" w:right="136" w:hanging="168"/>
      </w:pPr>
      <w:commentRangeStart w:id="1376689460"/>
      <w:ins w:author="Susana Margarida Gonçalves Silva Santos" w:date="2026-04-23T11:48:40.425Z" w16du:dateUtc="2026-04-23T11:48:40.425Z" w:id="635269221">
        <w:r w:rsidR="4A999F6D">
          <w:t xml:space="preserve">2 </w:t>
        </w:r>
      </w:ins>
      <w:r w:rsidR="461CBADA">
        <w:rPr/>
        <w:t>-</w:t>
      </w:r>
      <w:r w:rsidRPr="679F1546" w:rsidR="461CBADA">
        <w:rPr>
          <w:rFonts w:ascii="Arial" w:hAnsi="Arial" w:eastAsia="Arial" w:cs="Arial"/>
        </w:rPr>
        <w:t xml:space="preserve"> </w:t>
      </w:r>
      <w:r w:rsidR="461CBADA">
        <w:rPr/>
        <w:t xml:space="preserve">Para efeitos do número anterior, as câmaras municipais que não possuam instalações, podem estabelecer protocolos de colaboração com outros municípios ou associações de municípios, no que se refere à utilização do centro de recolha. </w:t>
      </w:r>
      <w:commentRangeEnd w:id="1376689460"/>
      <w:r>
        <w:rPr>
          <w:rStyle w:val="CommentReference"/>
        </w:rPr>
        <w:commentReference w:id="1376689460"/>
      </w:r>
    </w:p>
    <w:p w:rsidR="005101CF" w:rsidP="679F1546" w:rsidRDefault="24859B86" w14:paraId="24ACDFD7" w14:textId="19CF5CA3">
      <w:pPr>
        <w:ind w:left="295" w:right="136" w:hanging="168"/>
      </w:pPr>
      <w:ins w:author="Susana Margarida Gonçalves Silva Santos" w:date="2026-04-23T11:48:49.725Z" w16du:dateUtc="2026-04-23T11:48:49.725Z" w:id="1987780537">
        <w:r w:rsidR="13746243">
          <w:t>3</w:t>
        </w:r>
      </w:ins>
      <w:r w:rsidR="015DBB6C">
        <w:rPr/>
        <w:t>-</w:t>
      </w:r>
      <w:r w:rsidRPr="73C0FD60" w:rsidR="015DBB6C">
        <w:rPr>
          <w:rFonts w:ascii="Arial" w:hAnsi="Arial" w:eastAsia="Arial" w:cs="Arial"/>
        </w:rPr>
        <w:t xml:space="preserve"> </w:t>
      </w:r>
      <w:r w:rsidR="015DBB6C">
        <w:rPr/>
        <w:t xml:space="preserve">Os centros de recolha devem possuir, por razões de ordem sanitária, </w:t>
      </w:r>
      <w:r w:rsidR="015DBB6C">
        <w:rPr/>
        <w:t>pelo men</w:t>
      </w:r>
      <w:r w:rsidR="015DBB6C">
        <w:rPr/>
        <w:t xml:space="preserve">os </w:t>
      </w:r>
      <w:r w:rsidR="015DBB6C">
        <w:rPr>
          <w:rPrChange w:author="Susana Margarida Gonçalves Silva Santos" w:date="2026-04-23T11:53:06.609Z" w16du:dateUtc="2026-04-23T11:53:06.609Z" w:id="1024544615"/>
        </w:rPr>
        <w:t>duas celas que permitam o isolamento e a quarentena</w:t>
      </w:r>
      <w:r w:rsidR="015DBB6C">
        <w:rPr/>
        <w:t xml:space="preserve"> de animais suspeitos de raiva, com </w:t>
      </w:r>
      <w:r w:rsidR="015DBB6C">
        <w:rPr/>
        <w:t>as características estabelecidas</w:t>
      </w:r>
      <w:r w:rsidR="5527A2BE">
        <w:rPr/>
        <w:t xml:space="preserve"> por </w:t>
      </w:r>
      <w:r w:rsidR="20289CF7">
        <w:rPr/>
        <w:t>despacho do Diretor Geral de Ali</w:t>
      </w:r>
      <w:r w:rsidR="20289CF7">
        <w:rPr/>
        <w:t xml:space="preserve">mentação e </w:t>
      </w:r>
      <w:r w:rsidR="20289CF7">
        <w:rPr/>
        <w:t>Veterinária</w:t>
      </w:r>
      <w:r w:rsidR="23ED95FD">
        <w:rPr/>
        <w:t>.</w:t>
      </w:r>
    </w:p>
    <w:p w:rsidR="545E5B62" w:rsidP="679F1546" w:rsidRDefault="545E5B62" w14:paraId="7B8D765D" w14:textId="25657F56">
      <w:pPr>
        <w:ind w:left="168" w:right="136" w:hanging="168"/>
        <w:pPrChange w:author="Maria Helena Menezes Maia" w:date="2026-04-01T17:07:00Z" w:id="1927">
          <w:pPr>
            <w:numPr>
              <w:ilvl w:val="0"/>
              <w:numId w:val="118"/>
            </w:numPr>
            <w:ind w:left="295" w:right="136" w:hanging="168"/>
          </w:pPr>
        </w:pPrChange>
      </w:pPr>
      <w:r w:rsidR="69DA425F">
        <w:rPr/>
        <w:t xml:space="preserve"> </w:t>
      </w:r>
      <w:ins w:author="Susana Margarida Gonçalves Silva Santos" w:date="2026-04-23T11:57:39.071Z" w16du:dateUtc="2026-04-23T11:57:39.071Z" w:id="1452219836">
        <w:r w:rsidR="3CDDC643">
          <w:t xml:space="preserve">4 </w:t>
        </w:r>
      </w:ins>
      <w:r w:rsidR="69DA425F">
        <w:rPr/>
        <w:t xml:space="preserve">- </w:t>
      </w:r>
      <w:r w:rsidR="0A1B9553">
        <w:rPr/>
        <w:t>Deve</w:t>
      </w:r>
      <w:r w:rsidR="74DCD9A7">
        <w:rPr/>
        <w:t>m</w:t>
      </w:r>
      <w:r w:rsidR="0A1B9553">
        <w:rPr/>
        <w:t xml:space="preserve"> prever </w:t>
      </w:r>
      <w:r w:rsidR="711136BE">
        <w:rPr/>
        <w:t>postos adequados e</w:t>
      </w:r>
      <w:r w:rsidR="711136BE">
        <w:rPr/>
        <w:t xml:space="preserve"> </w:t>
      </w:r>
      <w:r w:rsidR="04133695">
        <w:rPr/>
        <w:t>equipados</w:t>
      </w:r>
      <w:r w:rsidR="711136BE">
        <w:rPr/>
        <w:t xml:space="preserve"> para execução das campanhas de profilaxia, quer médica, quer sanitária, que a DG</w:t>
      </w:r>
      <w:r w:rsidR="4709F222">
        <w:rPr/>
        <w:t>A</w:t>
      </w:r>
      <w:r w:rsidR="711136BE">
        <w:rPr/>
        <w:t>V entenda determinar.</w:t>
      </w:r>
    </w:p>
    <w:p w:rsidR="679F1546" w:rsidP="73C0FD60" w:rsidRDefault="679F1546" w14:paraId="7195C352" w14:textId="07F804EC">
      <w:pPr>
        <w:pStyle w:val="Normal"/>
        <w:suppressLineNumbers w:val="0"/>
        <w:bidi w:val="0"/>
        <w:spacing w:before="0" w:beforeAutospacing="off" w:after="173" w:afterAutospacing="off" w:line="362" w:lineRule="auto"/>
        <w:ind w:left="127" w:right="136"/>
        <w:jc w:val="both"/>
        <w:pPrChange w:author="Susana Margarida Gonçalves Silva Santos" w:date="2026-04-28T09:21:09.111Z">
          <w:pPr>
            <w:numPr>
              <w:ilvl w:val="0"/>
              <w:numId w:val="118"/>
            </w:numPr>
            <w:ind w:right="136" w:hanging="168"/>
          </w:pPr>
        </w:pPrChange>
      </w:pPr>
      <w:ins w:author="Susana Margarida Gonçalves Silva Santos" w:date="2026-04-23T11:57:47.678Z" w16du:dateUtc="2026-04-23T11:57:47.678Z" w:id="762801891">
        <w:r w:rsidR="534B6E9D">
          <w:t xml:space="preserve">5 </w:t>
        </w:r>
      </w:ins>
      <w:r w:rsidR="1462BB57">
        <w:rPr/>
        <w:t>-</w:t>
      </w:r>
      <w:r w:rsidRPr="73C0FD60" w:rsidR="1462BB57">
        <w:rPr>
          <w:rFonts w:ascii="Arial" w:hAnsi="Arial" w:eastAsia="Arial" w:cs="Arial"/>
        </w:rPr>
        <w:t xml:space="preserve"> </w:t>
      </w:r>
      <w:r w:rsidR="07AD9900">
        <w:rPr/>
        <w:t>Os</w:t>
      </w:r>
      <w:r w:rsidR="1462BB57">
        <w:rPr/>
        <w:t xml:space="preserve"> centros de recolha </w:t>
      </w:r>
      <w:r w:rsidR="450D9109">
        <w:rPr/>
        <w:t>podem</w:t>
      </w:r>
      <w:r w:rsidR="23384022">
        <w:rPr/>
        <w:t xml:space="preserve"> </w:t>
      </w:r>
      <w:r w:rsidR="1127A279">
        <w:rPr/>
        <w:t>dispor</w:t>
      </w:r>
      <w:r w:rsidR="1462BB57">
        <w:rPr/>
        <w:t xml:space="preserve"> de</w:t>
      </w:r>
      <w:ins w:author="Susana Margarida Gonçalves Silva Santos" w:date="2026-04-23T12:05:02.08Z" w16du:dateUtc="2026-04-23T12:05:02.08Z" w:id="1719779719">
        <w:r w:rsidR="7D5A85A9">
          <w:t>,</w:t>
        </w:r>
      </w:ins>
      <w:r w:rsidR="1462BB57">
        <w:rPr/>
        <w:t xml:space="preserve"> </w:t>
      </w:r>
      <w:r w:rsidR="32F7D53E">
        <w:rPr/>
        <w:t>p</w:t>
      </w:r>
      <w:commentRangeStart w:id="316487641"/>
      <w:r w:rsidR="32F7D53E">
        <w:rPr/>
        <w:t>elo menos</w:t>
      </w:r>
      <w:ins w:author="Susana Margarida Gonçalves Silva Santos" w:date="2026-04-23T12:05:03.543Z" w16du:dateUtc="2026-04-23T12:05:03.543Z" w:id="48275275">
        <w:r w:rsidR="7A99C0F6">
          <w:t>,</w:t>
        </w:r>
      </w:ins>
      <w:r w:rsidR="32F7D53E">
        <w:rPr/>
        <w:t xml:space="preserve"> </w:t>
      </w:r>
      <w:r w:rsidR="09846626">
        <w:rPr/>
        <w:t xml:space="preserve">um </w:t>
      </w:r>
      <w:r w:rsidRPr="73C0FD60" w:rsidR="09846626">
        <w:rPr>
          <w:highlight w:val="yellow"/>
          <w:rPrChange w:author="Susana Margarida Gonçalves Silva Santos" w:date="2026-04-23T12:05:21.953Z" w16du:dateUtc="2026-04-23T12:05:21.953Z" w:id="2137031931"/>
        </w:rPr>
        <w:t>recinto</w:t>
      </w:r>
      <w:r w:rsidR="1462BB57">
        <w:rPr/>
        <w:t xml:space="preserve"> </w:t>
      </w:r>
      <w:r w:rsidR="3EBA6222">
        <w:rPr/>
        <w:t>multiespécie</w:t>
      </w:r>
      <w:ins w:author="Susana Margarida Gonçalves Silva Santos" w:date="2026-04-28T09:24:59.749Z" w16du:dateUtc="2026-04-28T09:24:59.749Z" w:id="873716235">
        <w:r w:rsidR="734425A9">
          <w:t>, adequado a espécies pec</w:t>
        </w:r>
      </w:ins>
      <w:ins w:author="Susana Margarida Gonçalves Silva Santos" w:date="2026-04-28T09:25:37.54Z" w16du:dateUtc="2026-04-28T09:25:37.54Z" w:id="1358724932">
        <w:r w:rsidR="734425A9">
          <w:t xml:space="preserve">uárias, devendo cumprir a legislação </w:t>
        </w:r>
        <w:r w:rsidR="2D687CDB">
          <w:t>específica</w:t>
        </w:r>
      </w:ins>
      <w:commentRangeEnd w:id="316487641"/>
      <w:r>
        <w:rPr>
          <w:rStyle w:val="CommentReference"/>
        </w:rPr>
        <w:commentReference w:id="316487641"/>
      </w:r>
      <w:r w:rsidR="3EBA6222">
        <w:rPr/>
        <w:t>.</w:t>
      </w:r>
    </w:p>
    <w:p w:rsidR="679F1546" w:rsidP="73C0FD60" w:rsidRDefault="679F1546" w14:paraId="07C6BEFE" w14:textId="60CE70A6">
      <w:pPr>
        <w:pStyle w:val="Normal"/>
        <w:ind w:left="127" w:right="136" w:hanging="0"/>
        <w:jc w:val="center"/>
        <w:rPr>
          <w:b w:val="1"/>
          <w:bCs w:val="1"/>
          <w:sz w:val="36"/>
          <w:szCs w:val="36"/>
        </w:rPr>
        <w:pPrChange w:author="Susana Margarida Gonçalves Silva Santos" w:date="2026-04-28T09:24:29.253Z">
          <w:pPr>
            <w:ind w:left="127" w:right="136" w:hanging="0"/>
          </w:pPr>
        </w:pPrChange>
      </w:pPr>
    </w:p>
    <w:p w:rsidR="679F1546" w:rsidP="679F1546" w:rsidRDefault="679F1546" w14:paraId="162F1F51" w14:textId="6EB55D89">
      <w:pPr>
        <w:ind w:left="127" w:right="136" w:hanging="0"/>
      </w:pPr>
    </w:p>
    <w:p w:rsidR="7649FE72" w:rsidP="4CCB09DA" w:rsidRDefault="11589B1D" w14:paraId="4B6281C1" w14:textId="4E8440AE">
      <w:pPr>
        <w:numPr>
          <w:ilvl w:val="0"/>
          <w:numId w:val="118"/>
        </w:numPr>
        <w:spacing w:after="228" w:line="259" w:lineRule="auto"/>
        <w:ind w:right="136" w:hanging="168"/>
        <w:rPr>
          <w:del w:author="Maria Cristina Tavares Briosa" w:date="2026-03-23T17:17:00Z" w16du:dateUtc="2026-03-23T17:17:05Z" w:id="448286371"/>
        </w:rPr>
      </w:pPr>
      <w:r w:rsidR="2688456A">
        <w:rPr/>
        <w:t>-</w:t>
      </w:r>
      <w:r w:rsidRPr="73C0FD60" w:rsidR="2688456A">
        <w:rPr>
          <w:rFonts w:ascii="Arial" w:hAnsi="Arial" w:eastAsia="Arial" w:cs="Arial"/>
        </w:rPr>
        <w:t xml:space="preserve"> </w:t>
      </w:r>
      <w:r w:rsidR="2688456A">
        <w:rPr/>
        <w:t xml:space="preserve">A </w:t>
      </w:r>
      <w:commentRangeStart w:id="1432724386"/>
      <w:r w:rsidR="2688456A">
        <w:rPr/>
        <w:t>direção técnica e gestão</w:t>
      </w:r>
      <w:commentRangeEnd w:id="1432724386"/>
      <w:r>
        <w:rPr>
          <w:rStyle w:val="CommentReference"/>
        </w:rPr>
        <w:commentReference w:id="1432724386"/>
      </w:r>
      <w:r w:rsidR="2688456A">
        <w:rPr/>
        <w:t xml:space="preserve"> do centro de recolha é </w:t>
      </w:r>
      <w:del w:author="Maria Helena Menezes Maia" w:date="2026-03-17T18:24:00Z" w16du:dateUtc="2026-03-17T18:24:53Z" w:id="804265426">
        <w:r w:rsidDel="2688456A">
          <w:delText>da exclusiva</w:delText>
        </w:r>
      </w:del>
      <w:r w:rsidR="2688456A">
        <w:rPr/>
        <w:t xml:space="preserve"> </w:t>
      </w:r>
      <w:commentRangeStart w:id="1939"/>
      <w:r w:rsidR="2688456A">
        <w:rPr/>
        <w:t>responsabilidade</w:t>
      </w:r>
      <w:commentRangeEnd w:id="1939"/>
      <w:r>
        <w:rPr>
          <w:rStyle w:val="CommentReference"/>
        </w:rPr>
        <w:commentReference w:id="1939"/>
      </w:r>
      <w:r w:rsidR="2688456A">
        <w:rPr/>
        <w:t xml:space="preserve"> do MVM. </w:t>
      </w:r>
      <w:commentRangeStart w:id="1940"/>
      <w:commentRangeStart w:id="1941"/>
      <w:commentRangeEnd w:id="1941"/>
      <w:r>
        <w:rPr>
          <w:rStyle w:val="CommentReference"/>
        </w:rPr>
        <w:commentReference w:id="1941"/>
      </w:r>
      <w:commentRangeEnd w:id="1940"/>
      <w:r>
        <w:rPr>
          <w:rStyle w:val="CommentReference"/>
        </w:rPr>
        <w:commentReference w:id="1940"/>
      </w:r>
    </w:p>
    <w:p w:rsidR="051B5D72" w:rsidP="051B5D72" w:rsidRDefault="051B5D72" w14:paraId="67E6BFF0" w14:textId="1EE4A719">
      <w:pPr>
        <w:spacing w:after="228" w:line="259" w:lineRule="auto"/>
        <w:ind w:left="295" w:right="136" w:firstLine="0"/>
        <w:rPr>
          <w:color w:val="FF0000"/>
        </w:rPr>
      </w:pPr>
    </w:p>
    <w:p w:rsidR="00010413" w:rsidP="4CCB09DA" w:rsidRDefault="702754B6" w14:paraId="5CB170A6" w14:textId="76FE2DFA">
      <w:pPr>
        <w:spacing w:after="228" w:line="259" w:lineRule="auto"/>
        <w:ind w:left="295" w:right="136" w:firstLine="0"/>
        <w:rPr>
          <w:color w:val="FF0000"/>
        </w:rPr>
      </w:pPr>
      <w:ins w:author="Maria Cristina Tavares Briosa" w:date="2026-03-18T12:17:00Z" w16du:dateUtc="2026-03-18T12:17:52Z" w:id="411678326">
        <w:r w:rsidRPr="73C0FD60" w:rsidR="15146AB9">
          <w:rPr>
            <w:color w:val="FF0000"/>
            <w:rPrChange w:author="Maria Cristina Tavares Briosa" w:date="2026-03-23T17:22:00Z" w16du:dateUtc="2026-03-23T17:22:06Z" w:id="1601507649"/>
          </w:rPr>
          <w:t xml:space="preserve">PROGRAMAS DE VACINAÇÃO e ESTERILIZAÇÂO </w:t>
        </w:r>
      </w:ins>
      <w:commentRangeStart w:id="1944"/>
      <w:commentRangeEnd w:id="1944"/>
      <w:r>
        <w:rPr>
          <w:rStyle w:val="CommentReference"/>
        </w:rPr>
        <w:commentReference w:id="1944"/>
      </w:r>
    </w:p>
    <w:p w:rsidR="73C0FD60" w:rsidP="73C0FD60" w:rsidRDefault="73C0FD60" w14:paraId="4C250061" w14:textId="03ED404C">
      <w:pPr>
        <w:spacing w:after="228" w:line="259" w:lineRule="auto"/>
        <w:ind w:left="295" w:right="136" w:firstLine="0"/>
        <w:rPr>
          <w:color w:val="FF0000"/>
        </w:rPr>
      </w:pPr>
    </w:p>
    <w:p w:rsidR="00C545D3" w:rsidP="00754D72" w:rsidRDefault="00A626AB" w14:paraId="02C97945" w14:textId="77777777">
      <w:pPr>
        <w:pStyle w:val="Ttulo3"/>
        <w:ind w:left="0" w:right="0" w:firstLine="0"/>
      </w:pPr>
      <w:bookmarkStart w:name="_Toc223954485" w:id="1945"/>
      <w:r>
        <w:t>Artigo 72.º</w:t>
      </w:r>
    </w:p>
    <w:p w:rsidR="005101CF" w:rsidP="00754D72" w:rsidRDefault="00A626AB" w14:paraId="5A0710C0" w14:textId="6CFB611D">
      <w:pPr>
        <w:pStyle w:val="Ttulo3"/>
        <w:ind w:left="0" w:right="0" w:firstLine="0"/>
      </w:pPr>
      <w:r>
        <w:t>Exame clínico dos animais e período mínimo de permanência</w:t>
      </w:r>
      <w:bookmarkEnd w:id="1945"/>
      <w:r>
        <w:t xml:space="preserve"> </w:t>
      </w:r>
    </w:p>
    <w:p w:rsidR="0B861554" w:rsidP="73C0FD60" w:rsidRDefault="0B861554" w14:paraId="4FA0F28B" w14:textId="0B4A3483">
      <w:pPr>
        <w:numPr>
          <w:ilvl w:val="0"/>
          <w:numId w:val="119"/>
        </w:numPr>
        <w:ind w:right="136" w:hanging="168"/>
        <w:rPr>
          <w:rFonts w:ascii="Garamond" w:hAnsi="Garamond" w:eastAsia="Garamond" w:cs="Garamond"/>
          <w:noProof w:val="0"/>
          <w:sz w:val="24"/>
          <w:szCs w:val="24"/>
          <w:lang w:val="pt-PT"/>
        </w:rPr>
      </w:pPr>
      <w:r w:rsidR="0B861554">
        <w:rPr/>
        <w:t>-</w:t>
      </w:r>
      <w:r w:rsidRPr="73C0FD60" w:rsidR="0B861554">
        <w:rPr>
          <w:rFonts w:ascii="Arial" w:hAnsi="Arial" w:eastAsia="Arial" w:cs="Arial"/>
        </w:rPr>
        <w:t xml:space="preserve"> </w:t>
      </w:r>
      <w:r w:rsidR="0B861554">
        <w:rPr/>
        <w:t xml:space="preserve">Os animais recolhidos em centro de recolha </w:t>
      </w:r>
      <w:r w:rsidRPr="73C0FD60" w:rsidR="34775E7F">
        <w:rPr>
          <w:rFonts w:ascii="Garamond" w:hAnsi="Garamond" w:eastAsia="Garamond" w:cs="Garamond"/>
          <w:noProof w:val="0"/>
          <w:sz w:val="24"/>
          <w:szCs w:val="24"/>
          <w:lang w:val="pt-PT"/>
        </w:rPr>
        <w:t>oficial, são</w:t>
      </w:r>
      <w:r w:rsidRPr="73C0FD60" w:rsidR="6282E6D5">
        <w:rPr>
          <w:rFonts w:ascii="Garamond" w:hAnsi="Garamond" w:eastAsia="Garamond" w:cs="Garamond"/>
          <w:noProof w:val="0"/>
          <w:sz w:val="24"/>
          <w:szCs w:val="24"/>
          <w:lang w:val="pt-PT"/>
        </w:rPr>
        <w:t xml:space="preserve"> obrigatoriamente submetidos a exame clínico pelo médico veterinário municipal, que elabora relatório e decide do seu ulterior destino, devendo os animais permanecer no </w:t>
      </w:r>
      <w:r w:rsidRPr="73C0FD60" w:rsidR="0543AEE2">
        <w:rPr>
          <w:rFonts w:ascii="Garamond" w:hAnsi="Garamond" w:eastAsia="Garamond" w:cs="Garamond"/>
          <w:noProof w:val="0"/>
          <w:sz w:val="24"/>
          <w:szCs w:val="24"/>
          <w:lang w:val="pt-PT"/>
        </w:rPr>
        <w:t xml:space="preserve">centro de recolha </w:t>
      </w:r>
      <w:r w:rsidRPr="73C0FD60" w:rsidR="0543AEE2">
        <w:rPr>
          <w:rFonts w:ascii="Garamond" w:hAnsi="Garamond" w:eastAsia="Garamond" w:cs="Garamond"/>
          <w:noProof w:val="0"/>
          <w:sz w:val="24"/>
          <w:szCs w:val="24"/>
          <w:lang w:val="pt-PT"/>
        </w:rPr>
        <w:t>o</w:t>
      </w:r>
      <w:r w:rsidRPr="73C0FD60" w:rsidR="0543AEE2">
        <w:rPr>
          <w:rFonts w:ascii="Garamond" w:hAnsi="Garamond" w:eastAsia="Garamond" w:cs="Garamond"/>
          <w:noProof w:val="0"/>
          <w:sz w:val="24"/>
          <w:szCs w:val="24"/>
          <w:lang w:val="pt-PT"/>
        </w:rPr>
        <w:t xml:space="preserve">ficial </w:t>
      </w:r>
      <w:r w:rsidRPr="73C0FD60" w:rsidR="6282E6D5">
        <w:rPr>
          <w:rFonts w:ascii="Garamond" w:hAnsi="Garamond" w:eastAsia="Garamond" w:cs="Garamond"/>
          <w:noProof w:val="0"/>
          <w:sz w:val="24"/>
          <w:szCs w:val="24"/>
          <w:lang w:val="pt-PT"/>
        </w:rPr>
        <w:t>durante</w:t>
      </w:r>
      <w:r w:rsidRPr="73C0FD60" w:rsidR="46E9FE71">
        <w:rPr>
          <w:rFonts w:ascii="Garamond" w:hAnsi="Garamond" w:eastAsia="Garamond" w:cs="Garamond"/>
          <w:noProof w:val="0"/>
          <w:sz w:val="24"/>
          <w:szCs w:val="24"/>
          <w:lang w:val="pt-PT"/>
        </w:rPr>
        <w:t xml:space="preserve"> </w:t>
      </w:r>
      <w:r w:rsidRPr="73C0FD60" w:rsidR="6282E6D5">
        <w:rPr>
          <w:rFonts w:ascii="Garamond" w:hAnsi="Garamond" w:eastAsia="Garamond" w:cs="Garamond"/>
          <w:noProof w:val="0"/>
          <w:sz w:val="24"/>
          <w:szCs w:val="24"/>
          <w:lang w:val="pt-PT"/>
        </w:rPr>
        <w:t xml:space="preserve">um período mínimo de </w:t>
      </w:r>
      <w:r w:rsidRPr="73C0FD60" w:rsidR="7CBA2FD2">
        <w:rPr>
          <w:rFonts w:ascii="Garamond" w:hAnsi="Garamond" w:eastAsia="Garamond" w:cs="Garamond"/>
          <w:noProof w:val="0"/>
          <w:sz w:val="24"/>
          <w:szCs w:val="24"/>
          <w:lang w:val="pt-PT"/>
        </w:rPr>
        <w:t xml:space="preserve">dez </w:t>
      </w:r>
      <w:r w:rsidRPr="73C0FD60" w:rsidR="6282E6D5">
        <w:rPr>
          <w:rFonts w:ascii="Garamond" w:hAnsi="Garamond" w:eastAsia="Garamond" w:cs="Garamond"/>
          <w:noProof w:val="0"/>
          <w:sz w:val="24"/>
          <w:szCs w:val="24"/>
          <w:lang w:val="pt-PT"/>
        </w:rPr>
        <w:t>dias.</w:t>
      </w:r>
    </w:p>
    <w:p w:rsidR="679F1546" w:rsidP="73C0FD60" w:rsidRDefault="679F1546" w14:paraId="00E97AFD" w14:textId="0CE0DF30">
      <w:pPr>
        <w:pStyle w:val="Ttulo3"/>
        <w:spacing w:after="116"/>
        <w:ind w:left="295" w:right="136" w:hanging="168"/>
        <w:jc w:val="both"/>
        <w:rPr>
          <w:ins w:author="Susana Margarida Gonçalves Silva Santos" w:date="2026-04-28T09:46:40.537Z" w16du:dateUtc="2026-04-28T09:46:40.537Z" w:id="1706348376"/>
        </w:rPr>
        <w:pPrChange w:author="Susana Margarida Gonçalves Silva Santos" w:date="2026-04-28T09:48:45.725Z">
          <w:pPr>
            <w:pStyle w:val="Ttulo3"/>
            <w:spacing w:after="116"/>
            <w:ind w:left="295" w:right="136" w:hanging="168"/>
          </w:pPr>
        </w:pPrChange>
      </w:pPr>
      <w:ins w:author="Susana Margarida Gonçalves Silva Santos" w:date="2026-04-28T09:46:40.536Z" w16du:dateUtc="2026-04-28T09:46:40.536Z" w:id="1910552335">
        <w:r w:rsidR="5DD8553A">
          <w:t xml:space="preserve">3 — Os animais recolhidos em </w:t>
        </w:r>
      </w:ins>
      <w:ins w:author="Susana Margarida Gonçalves Silva Santos" w:date="2026-04-28T09:49:29.931Z" w16du:dateUtc="2026-04-28T09:49:29.931Z" w:id="357852086">
        <w:r w:rsidR="6E9A5A93">
          <w:t>CRO</w:t>
        </w:r>
      </w:ins>
      <w:ins w:author="Susana Margarida Gonçalves Silva Santos" w:date="2026-04-28T09:50:21.404Z" w16du:dateUtc="2026-04-28T09:50:21.404Z" w:id="2083925548">
        <w:r w:rsidR="5661C70E">
          <w:t xml:space="preserve"> </w:t>
        </w:r>
      </w:ins>
      <w:ins w:author="Susana Margarida Gonçalves Silva Santos" w:date="2026-04-28T09:46:40.537Z" w16du:dateUtc="2026-04-28T09:46:40.537Z" w:id="1028373790">
        <w:r w:rsidR="5DD8553A">
          <w:t xml:space="preserve">só podem ser </w:t>
        </w:r>
      </w:ins>
      <w:ins w:author="Susana Margarida Gonçalves Silva Santos" w:date="2026-04-28T10:08:56.352Z" w16du:dateUtc="2026-04-28T10:08:56.352Z" w:id="941048946">
        <w:r w:rsidRPr="73C0FD60" w:rsidR="68E16069">
          <w:rPr>
            <w:highlight w:val="yellow"/>
            <w:rPrChange w:author="Susana Margarida Gonçalves Silva Santos" w:date="2026-04-28T10:10:47.043Z" w16du:dateUtc="2026-04-28T10:10:47.043Z" w:id="59627995"/>
          </w:rPr>
          <w:t>colocados no mercado</w:t>
        </w:r>
      </w:ins>
      <w:ins w:author="Susana Margarida Gonçalves Silva Santos" w:date="2026-04-28T09:49:12.076Z" w16du:dateUtc="2026-04-28T09:49:12.076Z" w:id="98072338">
        <w:r w:rsidR="3DD1E316">
          <w:t xml:space="preserve"> </w:t>
        </w:r>
      </w:ins>
      <w:ins w:author="Susana Margarida Gonçalves Silva Santos" w:date="2026-04-28T09:46:40.537Z" w16du:dateUtc="2026-04-28T09:46:40.537Z" w:id="1336599001">
        <w:r w:rsidR="5DD8553A">
          <w:t>depois de identificados</w:t>
        </w:r>
      </w:ins>
      <w:ins w:author="Susana Margarida Gonçalves Silva Santos" w:date="2026-04-28T09:51:42.651Z" w16du:dateUtc="2026-04-28T09:51:42.651Z" w:id="752744977">
        <w:r w:rsidR="5AB22663">
          <w:t xml:space="preserve"> e registados</w:t>
        </w:r>
      </w:ins>
      <w:ins w:author="Susana Margarida Gonçalves Silva Santos" w:date="2026-04-28T09:46:40.537Z" w16du:dateUtc="2026-04-28T09:46:40.537Z" w:id="606082">
        <w:r w:rsidR="5DD8553A">
          <w:t>,</w:t>
        </w:r>
      </w:ins>
      <w:ins w:author="Susana Margarida Gonçalves Silva Santos" w:date="2026-04-28T09:50:27.795Z" w16du:dateUtc="2026-04-28T09:50:27.795Z" w:id="279089282">
        <w:r w:rsidR="2F6FABB0">
          <w:t xml:space="preserve"> </w:t>
        </w:r>
      </w:ins>
      <w:ins w:author="Susana Margarida Gonçalves Silva Santos" w:date="2026-04-28T09:46:40.537Z" w16du:dateUtc="2026-04-28T09:46:40.537Z" w:id="1832743300">
        <w:r w:rsidR="5DD8553A">
          <w:t xml:space="preserve">submetidos às </w:t>
        </w:r>
      </w:ins>
      <w:ins w:author="Susana Margarida Gonçalves Silva Santos" w:date="2026-04-28T09:49:56.662Z" w16du:dateUtc="2026-04-28T09:49:56.662Z" w:id="942026677">
        <w:r w:rsidR="5B5FD0A9">
          <w:t>ações</w:t>
        </w:r>
      </w:ins>
      <w:ins w:author="Susana Margarida Gonçalves Silva Santos" w:date="2026-04-28T09:46:40.537Z" w16du:dateUtc="2026-04-28T09:46:40.537Z" w:id="1383784037">
        <w:r w:rsidR="5DD8553A">
          <w:t xml:space="preserve"> de profilaxia </w:t>
        </w:r>
        <w:r w:rsidR="5DD8553A">
          <w:t>obrigatória</w:t>
        </w:r>
        <w:r w:rsidR="5DD8553A">
          <w:t xml:space="preserve"> para o ano em curso, desde que estejam</w:t>
        </w:r>
      </w:ins>
      <w:ins w:author="Susana Margarida Gonçalves Silva Santos" w:date="2026-04-28T09:50:41.885Z" w16du:dateUtc="2026-04-28T09:50:41.885Z" w:id="690239241">
        <w:r w:rsidR="1EF81730">
          <w:t xml:space="preserve"> </w:t>
        </w:r>
      </w:ins>
      <w:ins w:author="Susana Margarida Gonçalves Silva Santos" w:date="2026-04-28T09:46:40.537Z" w16du:dateUtc="2026-04-28T09:46:40.537Z" w:id="793138490">
        <w:r w:rsidR="5DD8553A">
          <w:t>asseguradas as condições exigidas pelo presente</w:t>
        </w:r>
      </w:ins>
      <w:ins w:author="Susana Margarida Gonçalves Silva Santos" w:date="2026-04-28T09:50:51.405Z" w16du:dateUtc="2026-04-28T09:50:51.405Z" w:id="864108460">
        <w:r w:rsidR="6A991841">
          <w:t xml:space="preserve"> </w:t>
        </w:r>
      </w:ins>
      <w:ins w:author="Susana Margarida Gonçalves Silva Santos" w:date="2026-04-28T09:46:40.537Z" w16du:dateUtc="2026-04-28T09:46:40.537Z" w:id="636297568">
        <w:r w:rsidR="5DD8553A">
          <w:t>diploma para o seu alojamento, e sob termo de responsabilidade</w:t>
        </w:r>
      </w:ins>
      <w:ins w:author="Susana Margarida Gonçalves Silva Santos" w:date="2026-04-28T09:51:06.164Z" w16du:dateUtc="2026-04-28T09:51:06.164Z" w:id="1406343822">
        <w:r w:rsidR="2D38C0C7">
          <w:t xml:space="preserve"> </w:t>
        </w:r>
      </w:ins>
      <w:ins w:author="Susana Margarida Gonçalves Silva Santos" w:date="2026-04-28T09:46:40.537Z" w16du:dateUtc="2026-04-28T09:46:40.537Z" w:id="1431953367">
        <w:r w:rsidR="5DD8553A">
          <w:t>do presumível dono ou detentor, donde</w:t>
        </w:r>
      </w:ins>
      <w:ins w:author="Susana Margarida Gonçalves Silva Santos" w:date="2026-04-28T09:51:14.981Z" w16du:dateUtc="2026-04-28T09:51:14.981Z" w:id="517866725">
        <w:r w:rsidR="6D60C513">
          <w:t xml:space="preserve"> </w:t>
        </w:r>
      </w:ins>
      <w:ins w:author="Susana Margarida Gonçalves Silva Santos" w:date="2026-04-28T09:46:40.537Z" w16du:dateUtc="2026-04-28T09:46:40.537Z" w:id="909332373">
        <w:r w:rsidR="5DD8553A">
          <w:t>conste a sua identificação completa.</w:t>
        </w:r>
      </w:ins>
    </w:p>
    <w:p w:rsidR="679F1546" w:rsidP="73C0FD60" w:rsidRDefault="679F1546" w14:paraId="11998A01" w14:textId="1FBAF02B">
      <w:pPr>
        <w:pStyle w:val="Ttulo3"/>
        <w:spacing w:after="116"/>
        <w:ind w:left="295" w:right="136" w:hanging="168"/>
        <w:jc w:val="both"/>
        <w:rPr>
          <w:ins w:author="Susana Margarida Gonçalves Silva Santos" w:date="2026-04-28T09:46:40.537Z" w16du:dateUtc="2026-04-28T09:46:40.537Z" w:id="1827445044"/>
        </w:rPr>
        <w:pPrChange w:author="Susana Margarida Gonçalves Silva Santos" w:date="2026-04-28T09:48:45.727Z">
          <w:pPr/>
        </w:pPrChange>
      </w:pPr>
      <w:ins w:author="Susana Margarida Gonçalves Silva Santos" w:date="2026-04-28T09:46:40.537Z" w16du:dateUtc="2026-04-28T09:46:40.537Z" w:id="143496202">
        <w:r w:rsidR="5DD8553A">
          <w:t>4 — Nos casos de não reclamação de posse, as câmaras</w:t>
        </w:r>
      </w:ins>
      <w:ins w:author="Susana Margarida Gonçalves Silva Santos" w:date="2026-04-28T09:58:31.067Z" w16du:dateUtc="2026-04-28T09:58:31.067Z" w:id="895555320">
        <w:r w:rsidR="3A093268">
          <w:t xml:space="preserve"> </w:t>
        </w:r>
      </w:ins>
      <w:ins w:author="Susana Margarida Gonçalves Silva Santos" w:date="2026-04-28T09:46:40.537Z" w16du:dateUtc="2026-04-28T09:46:40.537Z" w:id="1943088621">
        <w:r w:rsidR="5DD8553A">
          <w:t>municipais devem anunciar, pelos meios usuais, a</w:t>
        </w:r>
      </w:ins>
      <w:ins w:author="Susana Margarida Gonçalves Silva Santos" w:date="2026-04-28T09:58:38.518Z" w16du:dateUtc="2026-04-28T09:58:38.518Z" w:id="1118892580">
        <w:r w:rsidR="128A40F4">
          <w:t xml:space="preserve"> </w:t>
        </w:r>
      </w:ins>
      <w:ins w:author="Susana Margarida Gonçalves Silva Santos" w:date="2026-04-28T09:46:40.537Z" w16du:dateUtc="2026-04-28T09:46:40.537Z" w:id="1727532532">
        <w:r w:rsidR="5DD8553A">
          <w:t xml:space="preserve">existência destes animais com vista à sua </w:t>
        </w:r>
      </w:ins>
      <w:ins w:author="Susana Margarida Gonçalves Silva Santos" w:date="2026-04-28T10:08:42.416Z" w16du:dateUtc="2026-04-28T10:08:42.416Z" w:id="92126199">
        <w:r w:rsidRPr="73C0FD60" w:rsidR="0C58E7C3">
          <w:rPr>
            <w:highlight w:val="yellow"/>
            <w:rPrChange w:author="Susana Margarida Gonçalves Silva Santos" w:date="2026-04-28T10:21:32.811Z" w16du:dateUtc="2026-04-28T10:21:32.811Z" w:id="2010800168"/>
          </w:rPr>
          <w:t>colocação no mercado</w:t>
        </w:r>
      </w:ins>
      <w:ins w:author="Susana Margarida Gonçalves Silva Santos" w:date="2026-04-28T09:46:40.537Z" w16du:dateUtc="2026-04-28T09:46:40.537Z" w:id="591634912">
        <w:r w:rsidR="5DD8553A">
          <w:t>, quer</w:t>
        </w:r>
      </w:ins>
      <w:ins w:author="Susana Margarida Gonçalves Silva Santos" w:date="2026-04-28T10:08:26.017Z" w16du:dateUtc="2026-04-28T10:08:26.017Z" w:id="1683991845">
        <w:r w:rsidR="070A83B1">
          <w:t xml:space="preserve"> </w:t>
        </w:r>
      </w:ins>
      <w:ins w:author="Susana Margarida Gonçalves Silva Santos" w:date="2026-04-28T09:46:40.537Z" w16du:dateUtc="2026-04-28T09:46:40.537Z" w:id="284274520">
        <w:r w:rsidR="5DD8553A">
          <w:t>a particulares, quer a entidades públicas ou privadas</w:t>
        </w:r>
      </w:ins>
      <w:ins w:author="Susana Margarida Gonçalves Silva Santos" w:date="2026-04-28T10:08:31.433Z" w16du:dateUtc="2026-04-28T10:08:31.433Z" w:id="129325486">
        <w:r w:rsidR="2386180E">
          <w:t xml:space="preserve"> </w:t>
        </w:r>
      </w:ins>
      <w:ins w:author="Susana Margarida Gonçalves Silva Santos" w:date="2026-04-28T09:46:40.537Z" w16du:dateUtc="2026-04-28T09:46:40.537Z" w:id="661739648">
        <w:r w:rsidR="5DD8553A">
          <w:t>que demonstrem possuir os meios necessários à sua</w:t>
        </w:r>
      </w:ins>
      <w:ins w:author="Susana Margarida Gonçalves Silva Santos" w:date="2026-04-28T10:09:12.627Z" w16du:dateUtc="2026-04-28T10:09:12.627Z" w:id="1149708460">
        <w:r w:rsidR="1A8C6350">
          <w:t xml:space="preserve"> </w:t>
        </w:r>
      </w:ins>
      <w:ins w:author="Susana Margarida Gonçalves Silva Santos" w:date="2026-04-28T09:46:40.537Z" w16du:dateUtc="2026-04-28T09:46:40.537Z" w:id="975625825">
        <w:r w:rsidR="5DD8553A">
          <w:t>detenção, sempre sob o termo de responsabilidade a</w:t>
        </w:r>
      </w:ins>
      <w:ins w:author="Susana Margarida Gonçalves Silva Santos" w:date="2026-04-28T10:09:20.185Z" w16du:dateUtc="2026-04-28T10:09:20.185Z" w:id="1322590892">
        <w:r w:rsidR="430B9B4D">
          <w:t xml:space="preserve"> </w:t>
        </w:r>
      </w:ins>
      <w:ins w:author="Susana Margarida Gonçalves Silva Santos" w:date="2026-04-28T09:46:40.537Z" w16du:dateUtc="2026-04-28T09:46:40.537Z" w:id="1984233380">
        <w:r w:rsidR="5DD8553A">
          <w:t>que se refere o número anterior.</w:t>
        </w:r>
      </w:ins>
    </w:p>
    <w:p w:rsidR="679F1546" w:rsidP="73C0FD60" w:rsidRDefault="679F1546" w14:paraId="0956D6AE" w14:textId="702A4E39">
      <w:pPr>
        <w:pStyle w:val="Ttulo3"/>
        <w:spacing w:after="116"/>
        <w:ind w:left="295" w:right="136" w:hanging="168"/>
        <w:jc w:val="both"/>
        <w:rPr>
          <w:ins w:author="Susana Margarida Gonçalves Silva Santos" w:date="2026-04-28T10:23:19.297Z" w16du:dateUtc="2026-04-28T10:23:19.297Z" w:id="1877968211"/>
        </w:rPr>
        <w:pPrChange w:author="Susana Margarida Gonçalves Silva Santos" w:date="2026-04-28T09:48:45.727Z">
          <w:pPr/>
        </w:pPrChange>
      </w:pPr>
      <w:ins w:author="Susana Margarida Gonçalves Silva Santos" w:date="2026-04-28T09:46:40.538Z" w16du:dateUtc="2026-04-28T09:46:40.538Z" w:id="408420480">
        <w:r w:rsidR="5DD8553A">
          <w:t>5 — Em todos os casos em que não tenham sido pagas</w:t>
        </w:r>
      </w:ins>
      <w:ins w:author="Susana Margarida Gonçalves Silva Santos" w:date="2026-04-28T10:09:27.111Z" w16du:dateUtc="2026-04-28T10:09:27.111Z" w:id="1788693082">
        <w:r w:rsidR="1DC23171">
          <w:t xml:space="preserve"> </w:t>
        </w:r>
      </w:ins>
      <w:ins w:author="Susana Margarida Gonçalves Silva Santos" w:date="2026-04-28T09:46:40.538Z" w16du:dateUtc="2026-04-28T09:46:40.538Z" w:id="1514126769">
        <w:r w:rsidR="5DD8553A">
          <w:t xml:space="preserve">as despesas e coimas referidas no </w:t>
        </w:r>
        <w:r w:rsidR="5DD8553A">
          <w:t>n.o</w:t>
        </w:r>
        <w:r w:rsidR="5DD8553A">
          <w:t xml:space="preserve"> 2, bem como</w:t>
        </w:r>
      </w:ins>
      <w:ins w:author="Susana Margarida Gonçalves Silva Santos" w:date="2026-04-28T10:09:33.377Z" w16du:dateUtc="2026-04-28T10:09:33.377Z" w:id="232043958">
        <w:r w:rsidR="78F25162">
          <w:t xml:space="preserve"> </w:t>
        </w:r>
      </w:ins>
      <w:ins w:author="Susana Margarida Gonçalves Silva Santos" w:date="2026-04-28T09:46:40.538Z" w16du:dateUtc="2026-04-28T09:46:40.538Z" w:id="1102752057">
        <w:r w:rsidR="5DD8553A">
          <w:t>quando não estejam preenchidas as condições previstas</w:t>
        </w:r>
      </w:ins>
      <w:ins w:author="Susana Margarida Gonçalves Silva Santos" w:date="2026-04-28T10:09:38.897Z" w16du:dateUtc="2026-04-28T10:09:38.897Z" w:id="1827806183">
        <w:r w:rsidR="11CB92AF">
          <w:t xml:space="preserve"> </w:t>
        </w:r>
      </w:ins>
      <w:ins w:author="Susana Margarida Gonçalves Silva Santos" w:date="2026-04-28T09:46:40.538Z" w16du:dateUtc="2026-04-28T09:46:40.538Z" w:id="1157933604">
        <w:r w:rsidR="5DD8553A">
          <w:t xml:space="preserve">no </w:t>
        </w:r>
        <w:r w:rsidR="5DD8553A">
          <w:t>n.o</w:t>
        </w:r>
        <w:r w:rsidR="5DD8553A">
          <w:t xml:space="preserve"> 3, nem seja reclamada a entrega dos animais</w:t>
        </w:r>
      </w:ins>
      <w:ins w:author="Susana Margarida Gonçalves Silva Santos" w:date="2026-04-28T10:09:44.694Z" w16du:dateUtc="2026-04-28T10:09:44.694Z" w:id="1832172697">
        <w:r w:rsidR="151E4EE2">
          <w:t xml:space="preserve"> </w:t>
        </w:r>
      </w:ins>
      <w:ins w:author="Susana Margarida Gonçalves Silva Santos" w:date="2026-04-28T09:46:40.538Z" w16du:dateUtc="2026-04-28T09:46:40.538Z" w:id="1029232924">
        <w:r w:rsidR="5DD8553A">
          <w:t>nos prazos fixados, podem as câmaras municipais dispor</w:t>
        </w:r>
      </w:ins>
      <w:ins w:author="Susana Margarida Gonçalves Silva Santos" w:date="2026-04-28T10:09:49.86Z" w16du:dateUtc="2026-04-28T10:09:49.86Z" w:id="237109685">
        <w:r w:rsidR="70F4E327">
          <w:t xml:space="preserve"> </w:t>
        </w:r>
      </w:ins>
      <w:ins w:author="Susana Margarida Gonçalves Silva Santos" w:date="2026-04-28T09:46:40.538Z" w16du:dateUtc="2026-04-28T09:46:40.538Z" w:id="606873518">
        <w:r w:rsidR="5DD8553A">
          <w:t>livremente dos animais, tendo em conta a salvaguarda</w:t>
        </w:r>
      </w:ins>
      <w:ins w:author="Susana Margarida Gonçalves Silva Santos" w:date="2026-04-28T10:09:55.553Z" w16du:dateUtc="2026-04-28T10:09:55.553Z" w:id="1124825165">
        <w:r w:rsidR="6B0DE99A">
          <w:t xml:space="preserve"> </w:t>
        </w:r>
      </w:ins>
      <w:ins w:author="Susana Margarida Gonçalves Silva Santos" w:date="2026-04-28T09:46:40.538Z" w16du:dateUtc="2026-04-28T09:46:40.538Z" w:id="1439582787">
        <w:r w:rsidR="5DD8553A">
          <w:t>de quaisquer riscos sanitários para as pessoas ou outros</w:t>
        </w:r>
      </w:ins>
      <w:ins w:author="Susana Margarida Gonçalves Silva Santos" w:date="2026-04-28T10:10:05.81Z" w16du:dateUtc="2026-04-28T10:10:05.81Z" w:id="540738024">
        <w:r w:rsidR="4DFD8559">
          <w:t xml:space="preserve"> </w:t>
        </w:r>
      </w:ins>
      <w:ins w:author="Susana Margarida Gonçalves Silva Santos" w:date="2026-04-28T09:46:40.538Z" w16du:dateUtc="2026-04-28T09:46:40.538Z" w:id="1637162417">
        <w:r w:rsidR="5DD8553A">
          <w:t>animais</w:t>
        </w:r>
      </w:ins>
      <w:ins w:author="Susana Margarida Gonçalves Silva Santos" w:date="2026-04-28T10:23:31.812Z" w16du:dateUtc="2026-04-28T10:23:31.812Z" w:id="850761074">
        <w:r w:rsidR="0F36086A">
          <w:t>.</w:t>
        </w:r>
      </w:ins>
    </w:p>
    <w:p w:rsidR="679F1546" w:rsidP="73C0FD60" w:rsidRDefault="679F1546" w14:paraId="11A9C47A" w14:textId="799C60BD">
      <w:pPr>
        <w:pStyle w:val="Ttulo3"/>
        <w:spacing w:after="116"/>
        <w:ind w:left="295" w:right="136" w:hanging="168"/>
        <w:jc w:val="both"/>
        <w:rPr/>
      </w:pPr>
      <w:ins w:author="Susana Margarida Gonçalves Silva Santos" w:date="2026-04-28T09:46:40.538Z" w16du:dateUtc="2026-04-28T09:46:40.538Z" w:id="332776878">
        <w:r w:rsidR="5DD8553A">
          <w:t>6 — Quando seja possível conhecer a identidade dos</w:t>
        </w:r>
      </w:ins>
      <w:ins w:author="Susana Margarida Gonçalves Silva Santos" w:date="2026-04-28T10:10:22.912Z" w16du:dateUtc="2026-04-28T10:10:22.912Z" w:id="824905990">
        <w:r w:rsidR="6DF66800">
          <w:t xml:space="preserve"> </w:t>
        </w:r>
      </w:ins>
      <w:ins w:author="Susana Margarida Gonçalves Silva Santos" w:date="2026-04-28T09:46:40.538Z" w16du:dateUtc="2026-04-28T09:46:40.538Z" w:id="722216380">
        <w:r w:rsidR="5DD8553A">
          <w:t xml:space="preserve">detentores dos </w:t>
        </w:r>
      </w:ins>
      <w:ins w:author="Susana Margarida Gonçalves Silva Santos" w:date="2026-04-28T10:26:43.847Z" w16du:dateUtc="2026-04-28T10:26:43.847Z" w:id="1865050174">
        <w:r w:rsidR="5A4E6456">
          <w:t>animais de companhia</w:t>
        </w:r>
      </w:ins>
      <w:ins w:author="Susana Margarida Gonçalves Silva Santos" w:date="2026-04-28T09:46:40.538Z" w16du:dateUtc="2026-04-28T09:46:40.538Z" w:id="1152049388">
        <w:r w:rsidR="5DD8553A">
          <w:t xml:space="preserve"> capturados nos termos do</w:t>
        </w:r>
      </w:ins>
      <w:ins w:author="Susana Margarida Gonçalves Silva Santos" w:date="2026-04-28T10:10:27.867Z" w16du:dateUtc="2026-04-28T10:10:27.867Z" w:id="929985423">
        <w:r w:rsidR="770D8CB8">
          <w:t xml:space="preserve"> </w:t>
        </w:r>
      </w:ins>
      <w:ins w:author="Susana Margarida Gonçalves Silva Santos" w:date="2026-04-28T09:46:40.538Z" w16du:dateUtc="2026-04-28T09:46:40.538Z" w:id="670107937">
        <w:r w:rsidR="5DD8553A">
          <w:t>artigo anterior, são aqueles notificados para os efeitos</w:t>
        </w:r>
      </w:ins>
      <w:ins w:author="Susana Margarida Gonçalves Silva Santos" w:date="2026-04-28T10:27:00.294Z" w16du:dateUtc="2026-04-28T10:27:00.294Z" w:id="827067250">
        <w:r w:rsidR="5E79A2B2">
          <w:t xml:space="preserve"> </w:t>
        </w:r>
      </w:ins>
      <w:ins w:author="Susana Margarida Gonçalves Silva Santos" w:date="2026-04-28T09:46:40.538Z" w16du:dateUtc="2026-04-28T09:46:40.538Z" w:id="1267021181">
        <w:r w:rsidR="5DD8553A">
          <w:t xml:space="preserve">previstos no </w:t>
        </w:r>
        <w:r w:rsidR="5DD8553A">
          <w:t>n.o</w:t>
        </w:r>
        <w:r w:rsidR="5DD8553A">
          <w:t xml:space="preserve"> </w:t>
        </w:r>
      </w:ins>
      <w:ins w:author="Susana Margarida Gonçalves Silva Santos" w:date="2026-04-28T10:27:10.078Z" w16du:dateUtc="2026-04-28T10:27:10.078Z" w:id="639064027">
        <w:r w:rsidR="45A44925">
          <w:t>XXX</w:t>
        </w:r>
      </w:ins>
      <w:ins w:author="Susana Margarida Gonçalves Silva Santos" w:date="2026-04-28T09:46:40.538Z" w16du:dateUtc="2026-04-28T09:46:40.538Z" w:id="275460336">
        <w:r w:rsidR="5DD8553A">
          <w:t>, sendo punidos nos termos da legislação</w:t>
        </w:r>
      </w:ins>
      <w:ins w:author="Susana Margarida Gonçalves Silva Santos" w:date="2026-04-28T10:10:33.352Z" w16du:dateUtc="2026-04-28T10:10:33.352Z" w:id="560092499">
        <w:r w:rsidR="25D2F997">
          <w:t xml:space="preserve"> </w:t>
        </w:r>
      </w:ins>
      <w:ins w:author="Susana Margarida Gonçalves Silva Santos" w:date="2026-04-28T09:46:40.538Z" w16du:dateUtc="2026-04-28T09:46:40.538Z" w:id="299485734">
        <w:r w:rsidR="5DD8553A">
          <w:t>em vigor pelo abandono dos animais.</w:t>
        </w:r>
      </w:ins>
    </w:p>
    <w:p w:rsidR="00C545D3" w:rsidP="00754D72" w:rsidRDefault="00A626AB" w14:paraId="0045554F" w14:textId="77777777">
      <w:pPr>
        <w:pStyle w:val="Ttulo3"/>
        <w:ind w:left="0" w:right="0" w:firstLine="0"/>
      </w:pPr>
      <w:bookmarkStart w:name="_Toc223954486" w:id="1948"/>
      <w:r>
        <w:t xml:space="preserve">Artigo 73.º </w:t>
      </w:r>
    </w:p>
    <w:p w:rsidR="005101CF" w:rsidP="00754D72" w:rsidRDefault="00A626AB" w14:paraId="6B934202" w14:textId="30DF4420">
      <w:pPr>
        <w:pStyle w:val="Ttulo3"/>
        <w:ind w:left="0" w:right="0" w:firstLine="0"/>
      </w:pPr>
      <w:r>
        <w:t>Despesas</w:t>
      </w:r>
      <w:bookmarkEnd w:id="1948"/>
      <w:r>
        <w:t xml:space="preserve"> </w:t>
      </w:r>
    </w:p>
    <w:p w:rsidR="005101CF" w:rsidP="73C0FD60" w:rsidRDefault="00A626AB" w14:paraId="7BE70248" w14:textId="0240CB15">
      <w:pPr>
        <w:pStyle w:val="Normal"/>
        <w:spacing w:after="116"/>
        <w:ind w:left="295" w:right="136" w:hanging="168"/>
        <w:jc w:val="both"/>
      </w:pPr>
      <w:r w:rsidR="1462BB57">
        <w:rPr/>
        <w:t>1 -</w:t>
      </w:r>
      <w:r w:rsidRPr="73C0FD60" w:rsidR="1462BB57">
        <w:rPr>
          <w:rFonts w:ascii="Arial" w:hAnsi="Arial" w:eastAsia="Arial" w:cs="Arial"/>
        </w:rPr>
        <w:t xml:space="preserve"> </w:t>
      </w:r>
      <w:r w:rsidR="0A4F9BA0">
        <w:rPr/>
        <w:t>2— Todas as despesas de alimentação e alojamento durante o período de recolha no CRO ou em instalações externas devidamente autorizadas, bem como o pagamento das coimas correspondentes aos ilícitos contraordenacionais verificados, são da responsabilidade do titular do animal.</w:t>
      </w:r>
    </w:p>
    <w:p w:rsidR="005101CF" w:rsidP="73C0FD60" w:rsidRDefault="00A626AB" w14:paraId="7B3A3231" w14:textId="3B991A70">
      <w:pPr>
        <w:pStyle w:val="Normal"/>
        <w:numPr>
          <w:ilvl w:val="0"/>
          <w:numId w:val="119"/>
        </w:numPr>
        <w:spacing w:after="114"/>
        <w:ind w:right="136"/>
        <w:rPr/>
        <w:pPrChange w:author="Susana Margarida Gonçalves Silva Santos" w:date="2026-04-28T10:29:52.384Z">
          <w:pPr>
            <w:ind w:left="420" w:right="136"/>
          </w:pPr>
        </w:pPrChange>
      </w:pPr>
      <w:r w:rsidR="0B861554">
        <w:rPr/>
        <w:t>-</w:t>
      </w:r>
      <w:r w:rsidRPr="73C0FD60" w:rsidR="0B861554">
        <w:rPr>
          <w:rFonts w:ascii="Arial" w:hAnsi="Arial" w:eastAsia="Arial" w:cs="Arial"/>
        </w:rPr>
        <w:t xml:space="preserve"> </w:t>
      </w:r>
      <w:r w:rsidR="0B861554">
        <w:rPr/>
        <w:t xml:space="preserve">Quando não tenham sido pagas as despesas referidas no número anterior, podem as câmaras municipais proceder à execução judicial da dívida. </w:t>
      </w:r>
    </w:p>
    <w:p w:rsidR="00010413" w:rsidP="00010413" w:rsidRDefault="00010413" w14:paraId="679D8809" w14:textId="77777777">
      <w:pPr>
        <w:pStyle w:val="PargrafodaLista"/>
        <w:spacing w:after="114"/>
        <w:ind w:left="295" w:right="136" w:firstLine="0"/>
      </w:pPr>
    </w:p>
    <w:p w:rsidR="00C545D3" w:rsidP="00754D72" w:rsidRDefault="00A626AB" w14:paraId="649BDFF9" w14:textId="77777777">
      <w:pPr>
        <w:pStyle w:val="Ttulo3"/>
        <w:ind w:left="0" w:right="0" w:firstLine="0"/>
      </w:pPr>
      <w:bookmarkStart w:name="_Toc223954487" w:id="1949"/>
      <w:r>
        <w:t xml:space="preserve">Artigo 74.º </w:t>
      </w:r>
    </w:p>
    <w:p w:rsidR="005101CF" w:rsidP="00754D72" w:rsidRDefault="00A626AB" w14:paraId="7C7B0DC4" w14:textId="1DD67D45">
      <w:pPr>
        <w:pStyle w:val="Ttulo3"/>
        <w:ind w:left="0" w:right="0" w:firstLine="0"/>
      </w:pPr>
      <w:r w:rsidR="0B861554">
        <w:rPr/>
        <w:t>Captura compulsiva de animais</w:t>
      </w:r>
      <w:bookmarkEnd w:id="1949"/>
      <w:r w:rsidR="0B861554">
        <w:rPr/>
        <w:t xml:space="preserve"> </w:t>
      </w:r>
    </w:p>
    <w:p w:rsidR="0B861554" w:rsidP="73C0FD60" w:rsidRDefault="0B861554" w14:paraId="1E3B3CD7" w14:textId="1E899B42">
      <w:pPr>
        <w:numPr>
          <w:ilvl w:val="0"/>
          <w:numId w:val="120"/>
        </w:numPr>
        <w:ind w:right="136" w:hanging="168"/>
        <w:rPr/>
      </w:pPr>
      <w:r w:rsidR="0B861554">
        <w:rPr/>
        <w:t>-</w:t>
      </w:r>
      <w:r w:rsidRPr="73C0FD60" w:rsidR="0B861554">
        <w:rPr>
          <w:rFonts w:ascii="Arial" w:hAnsi="Arial" w:eastAsia="Arial" w:cs="Arial"/>
        </w:rPr>
        <w:t xml:space="preserve"> </w:t>
      </w:r>
      <w:r w:rsidR="0B861554">
        <w:rPr/>
        <w:t xml:space="preserve">Quando os métodos de captura referidos </w:t>
      </w:r>
      <w:del w:author="Susana Margarida Gonçalves Silva Santos" w:date="2026-04-28T10:48:11.338Z" w16du:dateUtc="2026-04-28T10:48:11.338Z" w:id="1672095608">
        <w:r w:rsidDel="0B861554">
          <w:delText>no n.º 4 do artigo 70.º</w:delText>
        </w:r>
      </w:del>
      <w:r w:rsidR="0B861554">
        <w:rPr/>
        <w:t xml:space="preserve"> não sejam suficientes</w:t>
      </w:r>
      <w:r w:rsidR="1E7FD706">
        <w:rPr/>
        <w:t xml:space="preserve"> e esteja em causa risco </w:t>
      </w:r>
      <w:r w:rsidR="280F72D9">
        <w:rPr/>
        <w:t xml:space="preserve">grave para </w:t>
      </w:r>
      <w:r w:rsidR="1E7FD706">
        <w:rPr/>
        <w:t>a saúde e a seguran</w:t>
      </w:r>
      <w:r w:rsidR="4F9DF04C">
        <w:rPr/>
        <w:t>ça públicas, bem como</w:t>
      </w:r>
      <w:r w:rsidR="1E7FD706">
        <w:rPr/>
        <w:t xml:space="preserve"> </w:t>
      </w:r>
      <w:r w:rsidR="61A3A7D1">
        <w:rPr/>
        <w:t xml:space="preserve">para </w:t>
      </w:r>
      <w:r w:rsidR="1E7FD706">
        <w:rPr/>
        <w:t xml:space="preserve">o bem-estar </w:t>
      </w:r>
      <w:r w:rsidR="04ECE39E">
        <w:rPr/>
        <w:t>dos animais de companhia</w:t>
      </w:r>
      <w:r w:rsidR="1E7FD706">
        <w:rPr/>
        <w:t>,</w:t>
      </w:r>
      <w:r w:rsidR="15F36892">
        <w:rPr/>
        <w:t xml:space="preserve"> podem as câmaras municipais solicitar </w:t>
      </w:r>
      <w:r w:rsidR="3F2AFF50">
        <w:rPr/>
        <w:t>apoio da DGAV.</w:t>
      </w:r>
    </w:p>
    <w:p w:rsidR="2CB55BED" w:rsidP="73C0FD60" w:rsidRDefault="2CB55BED" w14:paraId="34B88716" w14:textId="27B46983">
      <w:pPr>
        <w:ind w:left="295" w:right="136" w:hanging="168"/>
        <w:rPr>
          <w:ins w:author="Susana Margarida Gonçalves Silva Santos" w:date="2026-04-28T11:15:39.171Z" w16du:dateUtc="2026-04-28T11:15:39.171Z" w:id="1936097735"/>
        </w:rPr>
        <w:pPrChange w:author="Susana Margarida Gonçalves Silva Santos" w:date="2026-04-28T11:12:02.914Z">
          <w:pPr>
            <w:numPr>
              <w:ilvl w:val="0"/>
              <w:numId w:val="120"/>
            </w:numPr>
            <w:ind w:right="136" w:hanging="168"/>
          </w:pPr>
        </w:pPrChange>
      </w:pPr>
      <w:ins w:author="Susana Margarida Gonçalves Silva Santos" w:date="2026-04-28T11:16:45.888Z" w16du:dateUtc="2026-04-28T11:16:45.888Z" w:id="1274143850">
        <w:r w:rsidR="2CB55BED">
          <w:t xml:space="preserve">2 </w:t>
        </w:r>
      </w:ins>
      <w:ins w:author="Susana Margarida Gonçalves Silva Santos" w:date="2026-04-28T11:17:13.81Z" w16du:dateUtc="2026-04-28T11:17:13.81Z" w:id="1827403438">
        <w:r w:rsidR="5A37645A">
          <w:t>-</w:t>
        </w:r>
      </w:ins>
      <w:ins w:author="Susana Margarida Gonçalves Silva Santos" w:date="2026-04-28T11:16:45.888Z" w16du:dateUtc="2026-04-28T11:16:45.888Z" w:id="1954114147">
        <w:r w:rsidR="2CB55BED">
          <w:t xml:space="preserve"> </w:t>
        </w:r>
      </w:ins>
      <w:r w:rsidR="3F2AFF50">
        <w:rPr/>
        <w:t>Nos</w:t>
      </w:r>
      <w:r w:rsidR="3F2AFF50">
        <w:rPr/>
        <w:t xml:space="preserve"> casos previstos no número anterior, </w:t>
      </w:r>
      <w:r w:rsidR="4399A9E1">
        <w:rPr/>
        <w:t>cabe às</w:t>
      </w:r>
      <w:r w:rsidR="0B861554">
        <w:rPr/>
        <w:t xml:space="preserve"> câmaras municipais </w:t>
      </w:r>
      <w:ins w:author="Susana Margarida Gonçalves Silva Santos" w:date="2026-04-28T11:04:52.732Z" w16du:dateUtc="2026-04-28T11:04:52.732Z" w:id="493807143">
        <w:r w:rsidR="15C141C6">
          <w:t xml:space="preserve">demonstrar os métodos já utilizados </w:t>
        </w:r>
      </w:ins>
      <w:ins w:author="Susana Margarida Gonçalves Silva Santos" w:date="2026-04-28T11:06:07.54Z" w16du:dateUtc="2026-04-28T11:06:07.54Z" w:id="653155318">
        <w:r w:rsidR="7FD55840">
          <w:t xml:space="preserve">e </w:t>
        </w:r>
      </w:ins>
      <w:r w:rsidR="0C86D631">
        <w:rPr/>
        <w:t>propor</w:t>
      </w:r>
      <w:r w:rsidR="0B861554">
        <w:rPr/>
        <w:t xml:space="preserve"> um plano de captura</w:t>
      </w:r>
      <w:ins w:author="Susana Margarida Gonçalves Silva Santos" w:date="2026-04-28T11:06:29.536Z" w16du:dateUtc="2026-04-28T11:06:29.536Z" w:id="398583744">
        <w:r w:rsidR="11C22153">
          <w:t xml:space="preserve"> extraordinário</w:t>
        </w:r>
      </w:ins>
      <w:ins w:author="Susana Margarida Gonçalves Silva Santos" w:date="2026-04-28T10:50:59.659Z" w16du:dateUtc="2026-04-28T10:50:59.659Z" w:id="558566543">
        <w:r w:rsidR="6E1D44AF">
          <w:t xml:space="preserve">, de acordo com o modelo </w:t>
        </w:r>
      </w:ins>
      <w:ins w:author="Susana Margarida Gonçalves Silva Santos" w:date="2026-04-28T10:51:07.595Z" w16du:dateUtc="2026-04-28T10:51:07.595Z" w:id="238016983">
        <w:r w:rsidR="6E1D44AF">
          <w:t>a definir pela DGAV</w:t>
        </w:r>
      </w:ins>
      <w:r w:rsidR="0B861554">
        <w:rPr/>
        <w:t xml:space="preserve">, o qual deve ser comunicado à DGAV. </w:t>
      </w:r>
    </w:p>
    <w:p w:rsidR="73C0FD60" w:rsidP="73C0FD60" w:rsidRDefault="73C0FD60" w14:paraId="025DFFA0" w14:textId="5AF9B4A8">
      <w:pPr>
        <w:pStyle w:val="Normal"/>
        <w:ind w:right="136"/>
        <w:pPrChange w:author="Susana Margarida Gonçalves Silva Santos" w:date="2026-04-28T11:16:48.935Z">
          <w:pPr>
            <w:ind w:left="295" w:right="136" w:hanging="168"/>
          </w:pPr>
        </w:pPrChange>
      </w:pPr>
      <w:r w:rsidR="73C0FD60">
        <w:rPr/>
        <w:t>3</w:t>
      </w:r>
      <w:r w:rsidR="52314BC1">
        <w:rPr/>
        <w:t xml:space="preserve"> -</w:t>
      </w:r>
      <w:r w:rsidR="73C0FD60">
        <w:rPr/>
        <w:t xml:space="preserve"> </w:t>
      </w:r>
      <w:ins w:author="Susana Margarida Gonçalves Silva Santos" w:date="2026-04-28T11:15:41.405Z" w16du:dateUtc="2026-04-28T11:15:41.405Z" w:id="1446444054">
        <w:r w:rsidR="603EECBD">
          <w:t xml:space="preserve">No exercício das suas competências e atribuições de vigilância epidemiológica e de luta contra a raiva animal e outras zoonoses, nos casos em que não sejam exequíveis os métodos de captura referidos no </w:t>
        </w:r>
        <w:r w:rsidR="603EECBD">
          <w:t>n.</w:t>
        </w:r>
      </w:ins>
      <w:ins w:author="Susana Margarida Gonçalves Silva Santos" w:date="2026-04-28T11:23:08.246Z" w16du:dateUtc="2026-04-28T11:23:08.246Z" w:id="602158139">
        <w:r w:rsidR="04BD6326">
          <w:t>º</w:t>
        </w:r>
      </w:ins>
      <w:ins w:author="Susana Margarida Gonçalves Silva Santos" w:date="2026-04-28T11:15:41.405Z" w16du:dateUtc="2026-04-28T11:15:41.405Z" w:id="896696038">
        <w:r w:rsidR="603EECBD">
          <w:t xml:space="preserve"> 1</w:t>
        </w:r>
      </w:ins>
      <w:ins w:author="Susana Margarida Gonçalves Silva Santos" w:date="2026-04-28T11:16:01.103Z" w16du:dateUtc="2026-04-28T11:16:01.103Z" w:id="1120593510">
        <w:r w:rsidR="603EECBD">
          <w:t xml:space="preserve"> </w:t>
        </w:r>
      </w:ins>
      <w:ins w:author="Susana Margarida Gonçalves Silva Santos" w:date="2026-04-28T11:15:41.405Z" w16du:dateUtc="2026-04-28T11:15:41.405Z" w:id="1880796287">
        <w:r w:rsidR="603EECBD">
          <w:t>do artigo 8.</w:t>
        </w:r>
      </w:ins>
      <w:ins w:author="Susana Margarida Gonçalves Silva Santos" w:date="2026-04-28T11:23:03.43Z" w16du:dateUtc="2026-04-28T11:23:03.43Z" w:id="18679789">
        <w:r w:rsidR="3BEB77C8">
          <w:t>º</w:t>
        </w:r>
      </w:ins>
      <w:ins w:author="Susana Margarida Gonçalves Silva Santos" w:date="2026-04-28T11:15:41.405Z" w16du:dateUtc="2026-04-28T11:15:41.405Z" w:id="122141981">
        <w:r w:rsidR="603EECBD">
          <w:t>, pode a DGV determinar a captura ou</w:t>
        </w:r>
      </w:ins>
      <w:ins w:author="Susana Margarida Gonçalves Silva Santos" w:date="2026-04-28T11:16:06.683Z" w16du:dateUtc="2026-04-28T11:16:06.683Z" w:id="1232365948">
        <w:r w:rsidR="603EECBD">
          <w:t xml:space="preserve"> </w:t>
        </w:r>
      </w:ins>
      <w:ins w:author="Susana Margarida Gonçalves Silva Santos" w:date="2026-04-28T11:15:41.405Z" w16du:dateUtc="2026-04-28T11:15:41.405Z" w:id="1275768832">
        <w:r w:rsidR="603EECBD">
          <w:t>eliminação dos cães ou gatos que deambulem em quaisquer</w:t>
        </w:r>
      </w:ins>
      <w:ins w:author="Susana Margarida Gonçalves Silva Santos" w:date="2026-04-28T11:16:11.031Z" w16du:dateUtc="2026-04-28T11:16:11.031Z" w:id="1507679956">
        <w:r w:rsidR="603EECBD">
          <w:t xml:space="preserve"> </w:t>
        </w:r>
      </w:ins>
      <w:ins w:author="Susana Margarida Gonçalves Silva Santos" w:date="2026-04-28T11:15:41.405Z" w16du:dateUtc="2026-04-28T11:15:41.405Z" w:id="1312409045">
        <w:r w:rsidR="603EECBD">
          <w:t>zonas, devendo anunciar previamente, por intermédio</w:t>
        </w:r>
      </w:ins>
      <w:ins w:author="Susana Margarida Gonçalves Silva Santos" w:date="2026-04-28T11:16:15.664Z" w16du:dateUtc="2026-04-28T11:16:15.664Z" w:id="1990421038">
        <w:r w:rsidR="603EECBD">
          <w:t xml:space="preserve"> </w:t>
        </w:r>
      </w:ins>
      <w:ins w:author="Susana Margarida Gonçalves Silva Santos" w:date="2026-04-28T11:15:41.405Z" w16du:dateUtc="2026-04-28T11:15:41.405Z" w:id="1066571388">
        <w:r w:rsidR="603EECBD">
          <w:t>das DRA e por editais a afixar nos locais públicos</w:t>
        </w:r>
      </w:ins>
      <w:ins w:author="Susana Margarida Gonçalves Silva Santos" w:date="2026-04-28T11:16:20.408Z" w16du:dateUtc="2026-04-28T11:16:20.408Z" w:id="705732431">
        <w:r w:rsidR="603EECBD">
          <w:t xml:space="preserve"> </w:t>
        </w:r>
      </w:ins>
      <w:ins w:author="Susana Margarida Gonçalves Silva Santos" w:date="2026-04-28T11:15:41.405Z" w16du:dateUtc="2026-04-28T11:15:41.405Z" w:id="1083627350">
        <w:r w:rsidR="603EECBD">
          <w:t>do costume, com pelo menos oito dias de antecedência,</w:t>
        </w:r>
      </w:ins>
      <w:ins w:author="Susana Margarida Gonçalves Silva Santos" w:date="2026-04-28T11:16:25.815Z" w16du:dateUtc="2026-04-28T11:16:25.815Z" w:id="1038071477">
        <w:r w:rsidR="603EECBD">
          <w:t xml:space="preserve"> </w:t>
        </w:r>
      </w:ins>
      <w:ins w:author="Susana Margarida Gonçalves Silva Santos" w:date="2026-04-28T11:15:41.405Z" w16du:dateUtc="2026-04-28T11:15:41.405Z" w:id="755098211">
        <w:r w:rsidR="603EECBD">
          <w:t>quais as áreas e os dias em que terão lugar a prática</w:t>
        </w:r>
      </w:ins>
      <w:ins w:author="Susana Margarida Gonçalves Silva Santos" w:date="2026-04-28T11:16:31.344Z" w16du:dateUtc="2026-04-28T11:16:31.344Z" w:id="1228638490">
        <w:r w:rsidR="603EECBD">
          <w:t xml:space="preserve"> </w:t>
        </w:r>
      </w:ins>
      <w:ins w:author="Susana Margarida Gonçalves Silva Santos" w:date="2026-04-28T11:15:41.405Z" w16du:dateUtc="2026-04-28T11:15:41.405Z" w:id="1911581034">
        <w:r w:rsidR="603EECBD">
          <w:t>de tais medidas</w:t>
        </w:r>
      </w:ins>
      <w:ins w:author="Susana Margarida Gonçalves Silva Santos" w:date="2026-04-28T11:16:34.951Z" w16du:dateUtc="2026-04-28T11:16:34.951Z" w:id="1676965004">
        <w:r w:rsidR="603EECBD">
          <w:t>.</w:t>
        </w:r>
      </w:ins>
    </w:p>
    <w:p w:rsidR="005101CF" w:rsidP="73C0FD60" w:rsidRDefault="6F6E9877" w14:paraId="089DFB65" w14:textId="0C84D4AE">
      <w:pPr>
        <w:ind w:left="295" w:right="136" w:hanging="168"/>
        <w:pPrChange w:author="Susana Margarida Gonçalves Silva Santos" w:date="2026-04-28T11:16:53.513Z">
          <w:pPr>
            <w:numPr>
              <w:ilvl w:val="0"/>
              <w:numId w:val="120"/>
            </w:numPr>
            <w:ind w:right="136" w:hanging="168"/>
          </w:pPr>
        </w:pPrChange>
      </w:pPr>
      <w:ins w:author="Susana Margarida Gonçalves Silva Santos" w:date="2026-04-28T11:16:55.626Z" w16du:dateUtc="2026-04-28T11:16:55.626Z" w:id="1871745594">
        <w:r w:rsidR="2DEF1C43">
          <w:t xml:space="preserve">4 </w:t>
        </w:r>
      </w:ins>
      <w:r w:rsidR="40840235">
        <w:rPr/>
        <w:t xml:space="preserve">Para a execução do plano previsto no número anterior, as câmaras municipais </w:t>
      </w:r>
      <w:del w:author="Maria Cristina Tavares Briosa" w:date="2026-03-17T18:46:00Z" w16du:dateUtc="2026-03-17T18:46:09Z" w:id="320631274">
        <w:r w:rsidDel="0B861554">
          <w:delText xml:space="preserve"> </w:delText>
        </w:r>
      </w:del>
      <w:r w:rsidR="40840235">
        <w:rPr/>
        <w:t xml:space="preserve">podem solicitar a colaboração de todas as autoridades e entidades para tal expressamente solicitadas, com especial referência para a DGAV, </w:t>
      </w:r>
      <w:r w:rsidR="40840235">
        <w:rPr/>
        <w:t>autarquias locais, GNR, PSP</w:t>
      </w:r>
      <w:ins w:author="Susana Margarida Gonçalves Silva Santos" w:date="2026-04-28T11:24:54.971Z" w16du:dateUtc="2026-04-28T11:24:54.971Z" w:id="1873207069">
        <w:r w:rsidR="426CF799">
          <w:t>, Pol</w:t>
        </w:r>
      </w:ins>
      <w:ins w:author="Susana Margarida Gonçalves Silva Santos" w:date="2026-04-28T11:25:00.542Z" w16du:dateUtc="2026-04-28T11:25:00.542Z" w:id="109753491">
        <w:r w:rsidR="426CF799">
          <w:t>í</w:t>
        </w:r>
      </w:ins>
      <w:ins w:author="Susana Margarida Gonçalves Silva Santos" w:date="2026-04-28T11:24:54.971Z" w16du:dateUtc="2026-04-28T11:24:54.971Z" w:id="1987233079">
        <w:r w:rsidR="426CF799">
          <w:t>cia Marítima</w:t>
        </w:r>
      </w:ins>
      <w:r w:rsidR="40840235">
        <w:rPr/>
        <w:t xml:space="preserve"> e </w:t>
      </w:r>
      <w:r w:rsidR="6C498937">
        <w:rPr/>
        <w:t>Autoridade Nacional de Emergência e P</w:t>
      </w:r>
      <w:r w:rsidR="6C498937">
        <w:rPr/>
        <w:t>roteção Civil</w:t>
      </w:r>
      <w:r w:rsidR="40840235">
        <w:rPr/>
        <w:t xml:space="preserve">. </w:t>
      </w:r>
    </w:p>
    <w:p w:rsidR="005101CF" w:rsidP="73C0FD60" w:rsidRDefault="00A626AB" w14:paraId="2FC1F3DC" w14:textId="29CF0FA6">
      <w:pPr>
        <w:spacing w:after="114"/>
        <w:ind w:left="295" w:right="136" w:hanging="168"/>
        <w:rPr>
          <w:ins w:author="Susana Margarida Gonçalves Silva Santos" w:date="2026-04-28T11:22:09.011Z" w16du:dateUtc="2026-04-28T11:22:09.011Z" w:id="1947234362"/>
        </w:rPr>
        <w:pPrChange w:author="Susana Margarida Gonçalves Silva Santos" w:date="2026-04-28T11:16:59.008Z">
          <w:pPr>
            <w:numPr>
              <w:ilvl w:val="0"/>
              <w:numId w:val="120"/>
            </w:numPr>
            <w:spacing w:after="114"/>
            <w:ind w:right="136" w:hanging="168"/>
          </w:pPr>
        </w:pPrChange>
      </w:pPr>
      <w:ins w:author="Susana Margarida Gonçalves Silva Santos" w:date="2026-04-28T11:17:01.622Z" w16du:dateUtc="2026-04-28T11:17:01.622Z" w:id="1799439640">
        <w:r w:rsidR="2477CCD9">
          <w:t xml:space="preserve">5 </w:t>
        </w:r>
      </w:ins>
      <w:del w:author="Susana Margarida Gonçalves Silva Santos" w:date="2026-04-28T11:16:58.039Z" w16du:dateUtc="2026-04-28T11:16:58.039Z" w:id="1162207400">
        <w:r w:rsidDel="0B861554">
          <w:delText>-</w:delText>
        </w:r>
        <w:r w:rsidRPr="73C0FD60" w:rsidDel="0B861554">
          <w:rPr>
            <w:rFonts w:ascii="Arial" w:hAnsi="Arial" w:eastAsia="Arial" w:cs="Arial"/>
          </w:rPr>
          <w:delText xml:space="preserve"> </w:delText>
        </w:r>
      </w:del>
      <w:r w:rsidR="0B861554">
        <w:rPr/>
        <w:t xml:space="preserve">As medidas a que se refere o n.º 1 devem ser anunciadas, pelas diversas formas legalmente admitidas e executadas pelas entidades policiais, devendo salvaguardar a segurança das populações humana e animal e respeitar o mínimo sofrimento dos animais. </w:t>
      </w:r>
    </w:p>
    <w:p w:rsidR="52E99307" w:rsidP="73C0FD60" w:rsidRDefault="52E99307" w14:paraId="3595DC69" w14:textId="5CD7262B">
      <w:pPr>
        <w:spacing w:after="114"/>
        <w:ind w:left="295" w:right="136" w:hanging="168"/>
        <w:rPr>
          <w:ins w:author="Susana Margarida Gonçalves Silva Santos" w:date="2026-04-28T11:26:32.089Z" w16du:dateUtc="2026-04-28T11:26:32.089Z" w:id="1462173579"/>
        </w:rPr>
      </w:pPr>
      <w:ins w:author="Susana Margarida Gonçalves Silva Santos" w:date="2026-04-28T11:22:40.853Z" w16du:dateUtc="2026-04-28T11:22:40.853Z" w:id="1218935616">
        <w:r w:rsidR="52E99307">
          <w:t>6 – Prever como atuar em casos extremos – ataques a pessoas</w:t>
        </w:r>
      </w:ins>
      <w:ins w:author="Susana Margarida Gonçalves Silva Santos" w:date="2026-04-28T11:26:30.933Z" w16du:dateUtc="2026-04-28T11:26:30.933Z" w:id="1035524580">
        <w:r w:rsidR="3874B3E4">
          <w:t>. Redação.</w:t>
        </w:r>
      </w:ins>
    </w:p>
    <w:p w:rsidR="7A973636" w:rsidP="73C0FD60" w:rsidRDefault="7A973636" w14:paraId="0D57C14C" w14:textId="39020572">
      <w:pPr>
        <w:spacing w:after="114"/>
        <w:ind w:left="295" w:right="136" w:hanging="168"/>
      </w:pPr>
      <w:commentRangeStart w:id="2082751009"/>
      <w:ins w:author="Susana Margarida Gonçalves Silva Santos" w:date="2026-04-28T10:30:54.126Z" w16du:dateUtc="2026-04-28T10:30:54.126Z" w:id="1554045086">
        <w:del w:author="Maria Cristina Tavares Briosa" w:date="2026-04-28T16:19:09.993Z" w16du:dateUtc="2026-04-28T16:19:09.993Z" w:id="1087138511">
          <w:r w:rsidDel="7A973636">
            <w:delText>N</w:delText>
          </w:r>
        </w:del>
      </w:ins>
      <w:commentRangeStart w:id="721981806"/>
      <w:ins w:author="Susana Margarida Gonçalves Silva Santos" w:date="2026-04-28T10:30:54.126Z" w16du:dateUtc="2026-04-28T10:30:54.126Z" w:id="2012292568">
        <w:del w:author="Maria Cristina Tavares Briosa" w:date="2026-04-28T16:19:09.993Z" w16du:dateUtc="2026-04-28T16:19:09.993Z" w:id="1844025651">
          <w:r w:rsidDel="7A973636">
            <w:delText>ormas</w:delText>
          </w:r>
        </w:del>
      </w:ins>
      <w:commentRangeEnd w:id="2082751009"/>
      <w:r>
        <w:rPr>
          <w:rStyle w:val="CommentReference"/>
        </w:rPr>
        <w:commentReference w:id="2082751009"/>
      </w:r>
      <w:ins w:author="Susana Margarida Gonçalves Silva Santos" w:date="2026-04-28T10:30:54.126Z" w16du:dateUtc="2026-04-28T10:30:54.126Z" w:id="850452671">
        <w:del w:author="Maria Cristina Tavares Briosa" w:date="2026-04-28T16:19:09.993Z" w16du:dateUtc="2026-04-28T16:19:09.993Z" w:id="1910991190">
          <w:r w:rsidDel="7A973636">
            <w:delText xml:space="preserve"> de </w:delText>
          </w:r>
          <w:r w:rsidDel="7A973636">
            <w:delText>captura</w:delText>
          </w:r>
          <w:r w:rsidDel="7A973636">
            <w:delText xml:space="preserve"> de cães e gat</w:delText>
          </w:r>
        </w:del>
      </w:ins>
      <w:commentRangeEnd w:id="721981806"/>
      <w:r>
        <w:rPr>
          <w:rStyle w:val="CommentReference"/>
        </w:rPr>
        <w:commentReference w:id="721981806"/>
      </w:r>
      <w:ins w:author="Susana Margarida Gonçalves Silva Santos" w:date="2026-04-28T10:30:54.126Z" w16du:dateUtc="2026-04-28T10:30:54.126Z" w:id="609231734">
        <w:r w:rsidR="7A973636">
          <w:t>os</w:t>
        </w:r>
      </w:ins>
    </w:p>
    <w:p w:rsidR="00243575" w:rsidRDefault="00243575" w14:paraId="18514D87" w14:textId="77777777">
      <w:pPr>
        <w:spacing w:after="230" w:line="259" w:lineRule="auto"/>
        <w:ind w:left="316" w:right="315" w:hanging="10"/>
        <w:jc w:val="center"/>
        <w:rPr>
          <w:ins w:author="Susana Margarida Gonçalves Silva Santos" w:date="2026-04-28T11:28:51.208Z" w16du:dateUtc="2026-04-28T11:28:51.208Z" w:id="1496961341"/>
        </w:rPr>
      </w:pPr>
    </w:p>
    <w:p w:rsidR="73C0FD60" w:rsidP="73C0FD60" w:rsidRDefault="73C0FD60" w14:paraId="66BAF6DF" w14:textId="4E34AC95">
      <w:pPr>
        <w:spacing w:after="230" w:line="259" w:lineRule="auto"/>
        <w:ind w:left="316" w:right="315" w:hanging="10"/>
        <w:jc w:val="center"/>
        <w:rPr>
          <w:ins w:author="Susana Margarida Gonçalves Silva Santos" w:date="2026-04-28T11:28:51.462Z" w16du:dateUtc="2026-04-28T11:28:51.462Z" w:id="1544939704"/>
        </w:rPr>
      </w:pPr>
    </w:p>
    <w:p w:rsidR="73C0FD60" w:rsidP="73C0FD60" w:rsidRDefault="73C0FD60" w14:paraId="0A387E4C" w14:textId="5B9E578E">
      <w:pPr>
        <w:spacing w:after="230" w:line="259" w:lineRule="auto"/>
        <w:ind w:left="316" w:right="315" w:hanging="10"/>
        <w:jc w:val="center"/>
        <w:rPr>
          <w:ins w:author="Susana Margarida Gonçalves Silva Santos" w:date="2026-04-28T11:28:52.006Z" w16du:dateUtc="2026-04-28T11:28:52.006Z" w:id="721598478"/>
        </w:rPr>
      </w:pPr>
    </w:p>
    <w:p w:rsidR="73C0FD60" w:rsidP="73C0FD60" w:rsidRDefault="73C0FD60" w14:paraId="760E3AC7" w14:textId="28137F05">
      <w:pPr>
        <w:spacing w:after="230" w:line="259" w:lineRule="auto"/>
        <w:ind w:left="316" w:right="315" w:hanging="10"/>
        <w:jc w:val="center"/>
      </w:pPr>
    </w:p>
    <w:p w:rsidR="73C0FD60" w:rsidP="73C0FD60" w:rsidRDefault="73C0FD60" w14:paraId="77DB7EB6" w14:textId="1F30FA52">
      <w:pPr>
        <w:pStyle w:val="Ttulo2"/>
        <w:ind w:right="0"/>
        <w:rPr>
          <w:ins w:author="Susana Margarida Gonçalves Silva Santos" w:date="2026-04-28T11:29:35.799Z" w16du:dateUtc="2026-04-28T11:29:35.799Z" w:id="994449456"/>
        </w:rPr>
      </w:pPr>
    </w:p>
    <w:p w:rsidR="3CD7E174" w:rsidP="73C0FD60" w:rsidRDefault="3CD7E174" w14:paraId="43D753D6" w14:textId="76AB1165">
      <w:pPr>
        <w:pStyle w:val="Ttulo2"/>
        <w:ind w:right="0"/>
        <w:rPr>
          <w:ins w:author="Susana Margarida Gonçalves Silva Santos" w:date="2026-04-28T11:29:43.816Z" w16du:dateUtc="2026-04-28T11:29:43.816Z" w:id="666007566"/>
        </w:rPr>
      </w:pPr>
      <w:ins w:author="Susana Margarida Gonçalves Silva Santos" w:date="2026-04-28T11:29:41.063Z" w16du:dateUtc="2026-04-28T11:29:41.063Z" w:id="2121473964">
        <w:r w:rsidR="3CD7E174">
          <w:t>__________________________________</w:t>
        </w:r>
      </w:ins>
    </w:p>
    <w:p w:rsidR="3CD7E174" w:rsidP="73C0FD60" w:rsidRDefault="3CD7E174" w14:paraId="3409B073" w14:textId="2D37EEDA">
      <w:pPr>
        <w:pStyle w:val="Normal"/>
        <w:rPr>
          <w:ins w:author="Susana Margarida Gonçalves Silva Santos" w:date="2026-04-28T11:29:36.304Z" w16du:dateUtc="2026-04-28T11:29:36.304Z" w:id="418195558"/>
          <w:color w:val="FF0000"/>
          <w:rPrChange w:author="Susana Margarida Gonçalves Silva Santos" w:date="2026-04-28T11:30:20.615Z" w:id="1032818640">
            <w:rPr>
              <w:ins w:author="Susana Margarida Gonçalves Silva Santos" w:date="2026-04-28T11:29:36.304Z" w16du:dateUtc="2026-04-28T11:29:36.304Z" w:id="1743608196"/>
            </w:rPr>
          </w:rPrChange>
        </w:rPr>
        <w:pPrChange w:author="Susana Margarida Gonçalves Silva Santos" w:date="2026-04-28T11:29:43.818Z">
          <w:pPr>
            <w:pStyle w:val="Ttulo2"/>
            <w:ind w:right="0"/>
          </w:pPr>
        </w:pPrChange>
      </w:pPr>
      <w:ins w:author="Susana Margarida Gonçalves Silva Santos" w:date="2026-04-28T11:29:59.427Z" w16du:dateUtc="2026-04-28T11:29:59.427Z" w:id="1861401305">
        <w:r w:rsidR="3CD7E174">
          <w:t xml:space="preserve">Próxima secção - </w:t>
        </w:r>
        <w:r w:rsidR="3CD7E174">
          <w:t>p</w:t>
        </w:r>
      </w:ins>
      <w:ins w:author="Susana Margarida Gonçalves Silva Santos" w:date="2026-04-28T11:30:06.389Z" w16du:dateUtc="2026-04-28T11:30:06.389Z" w:id="1031003376">
        <w:r w:rsidR="3CD7E174">
          <w:t>o</w:t>
        </w:r>
      </w:ins>
      <w:ins w:author="Susana Margarida Gonçalves Silva Santos" w:date="2026-04-28T11:29:59.427Z" w16du:dateUtc="2026-04-28T11:29:59.427Z" w:id="815880542">
        <w:r w:rsidR="3CD7E174">
          <w:t>de</w:t>
        </w:r>
        <w:r w:rsidR="3CD7E174">
          <w:t xml:space="preserve"> haver re</w:t>
        </w:r>
      </w:ins>
      <w:ins w:author="Susana Margarida Gonçalves Silva Santos" w:date="2026-04-28T11:30:03.541Z" w16du:dateUtc="2026-04-28T11:30:03.541Z" w:id="2130306563">
        <w:r w:rsidR="3CD7E174">
          <w:t>petição!</w:t>
        </w:r>
      </w:ins>
    </w:p>
    <w:p w:rsidR="73C0FD60" w:rsidP="73C0FD60" w:rsidRDefault="73C0FD60" w14:paraId="3A02EF4C" w14:textId="32135C69">
      <w:pPr>
        <w:pStyle w:val="Ttulo2"/>
        <w:ind w:right="0"/>
        <w:rPr>
          <w:ins w:author="Susana Margarida Gonçalves Silva Santos" w:date="2026-04-28T11:29:36.339Z" w16du:dateUtc="2026-04-28T11:29:36.339Z" w:id="170774305"/>
          <w:color w:val="FF0000"/>
          <w:rPrChange w:author="Susana Margarida Gonçalves Silva Santos" w:date="2026-04-28T11:30:20.616Z" w:id="1879943866">
            <w:rPr>
              <w:ins w:author="Susana Margarida Gonçalves Silva Santos" w:date="2026-04-28T11:29:36.339Z" w16du:dateUtc="2026-04-28T11:29:36.339Z" w:id="1738845354"/>
            </w:rPr>
          </w:rPrChange>
        </w:rPr>
      </w:pPr>
    </w:p>
    <w:p w:rsidR="73C0FD60" w:rsidP="73C0FD60" w:rsidRDefault="73C0FD60" w14:paraId="60214CEF" w14:textId="4F51A3DB">
      <w:pPr>
        <w:pStyle w:val="Ttulo2"/>
        <w:ind w:right="0"/>
        <w:rPr>
          <w:ins w:author="Susana Margarida Gonçalves Silva Santos" w:date="2026-04-28T11:29:36.372Z" w16du:dateUtc="2026-04-28T11:29:36.372Z" w:id="1210220708"/>
          <w:color w:val="FF0000"/>
          <w:rPrChange w:author="Susana Margarida Gonçalves Silva Santos" w:date="2026-04-28T11:30:20.616Z" w:id="336674208">
            <w:rPr>
              <w:ins w:author="Susana Margarida Gonçalves Silva Santos" w:date="2026-04-28T11:29:36.372Z" w16du:dateUtc="2026-04-28T11:29:36.372Z" w:id="103706742"/>
            </w:rPr>
          </w:rPrChange>
        </w:rPr>
      </w:pPr>
    </w:p>
    <w:p w:rsidR="00C545D3" w:rsidP="19870567" w:rsidRDefault="00A626AB" w14:paraId="4944EDF9" w14:textId="77777777">
      <w:pPr>
        <w:pStyle w:val="Ttulo2"/>
        <w:ind w:right="0"/>
        <w:rPr>
          <w:color w:val="auto"/>
        </w:rPr>
      </w:pPr>
      <w:bookmarkStart w:name="_Toc223954488" w:id="1955"/>
      <w:r w:rsidRPr="19870567" w:rsidR="4C9862BD">
        <w:rPr>
          <w:color w:val="auto"/>
        </w:rPr>
        <w:t xml:space="preserve">SECÇÃO IV </w:t>
      </w:r>
    </w:p>
    <w:p w:rsidR="005101CF" w:rsidP="73C0FD60" w:rsidRDefault="6F6E9877" w14:paraId="4386CDE4" w14:textId="06C83279">
      <w:pPr>
        <w:pStyle w:val="Ttulo2"/>
        <w:ind w:right="0"/>
        <w:rPr>
          <w:color w:val="FF0000"/>
          <w:rPrChange w:author="Susana Margarida Gonçalves Silva Santos" w:date="2026-04-28T11:30:20.619Z" w:id="560647559"/>
        </w:rPr>
      </w:pPr>
      <w:r w:rsidRPr="19870567" w:rsidR="64472517">
        <w:rPr>
          <w:color w:val="auto"/>
        </w:rPr>
        <w:t xml:space="preserve">Animais </w:t>
      </w:r>
      <w:commentRangeStart w:id="1956"/>
      <w:r w:rsidRPr="19870567" w:rsidR="64472517">
        <w:rPr>
          <w:color w:val="auto"/>
        </w:rPr>
        <w:t>capturado</w:t>
      </w:r>
      <w:commentRangeEnd w:id="1956"/>
      <w:r>
        <w:rPr>
          <w:rStyle w:val="CommentReference"/>
        </w:rPr>
        <w:commentReference w:id="1956"/>
      </w:r>
      <w:r w:rsidRPr="19870567" w:rsidR="64472517">
        <w:rPr>
          <w:color w:val="auto"/>
        </w:rPr>
        <w:t>s</w:t>
      </w:r>
      <w:bookmarkEnd w:id="1955"/>
      <w:r w:rsidRPr="19870567" w:rsidR="64472517">
        <w:rPr>
          <w:color w:val="FF0000"/>
          <w:rPrChange w:author="Susana Margarida Gonçalves Silva Santos" w:date="2026-04-28T11:30:20.619Z" w16du:dateUtc="2026-04-28T11:30:20.619Z" w:id="890365198"/>
        </w:rPr>
        <w:t xml:space="preserve"> </w:t>
      </w:r>
    </w:p>
    <w:p w:rsidRPr="00FA0DD5" w:rsidR="00FA0DD5" w:rsidP="73C0FD60" w:rsidRDefault="00FA0DD5" w14:paraId="25405F18" w14:textId="77777777">
      <w:pPr>
        <w:rPr>
          <w:color w:val="FF0000"/>
          <w:rPrChange w:author="Susana Margarida Gonçalves Silva Santos" w:date="2026-04-28T11:30:20.619Z" w:id="1170523248"/>
        </w:rPr>
      </w:pPr>
    </w:p>
    <w:p w:rsidR="00C545D3" w:rsidP="19870567" w:rsidRDefault="00A626AB" w14:paraId="396A7C58" w14:textId="77777777">
      <w:pPr>
        <w:pStyle w:val="Ttulo3"/>
        <w:ind w:left="0" w:right="0" w:firstLine="0"/>
        <w:rPr>
          <w:color w:val="auto"/>
          <w:rPrChange w:author="Susana Margarida Gonçalves Silva Santos" w:date="2026-04-30T18:23:35.793Z" w:id="778609984">
            <w:rPr>
              <w:color w:val="FF0000"/>
            </w:rPr>
          </w:rPrChange>
        </w:rPr>
      </w:pPr>
      <w:bookmarkStart w:name="_Toc223954489" w:id="1957"/>
      <w:r w:rsidRPr="19870567" w:rsidR="4C9862BD">
        <w:rPr>
          <w:color w:val="auto"/>
          <w:rPrChange w:author="Susana Margarida Gonçalves Silva Santos" w:date="2026-04-30T18:23:35.791Z" w16du:dateUtc="2026-04-30T18:23:35.791Z" w:id="1929507400">
            <w:rPr>
              <w:color w:val="FF0000"/>
            </w:rPr>
          </w:rPrChange>
        </w:rPr>
        <w:t xml:space="preserve">Artigo 75.º </w:t>
      </w:r>
    </w:p>
    <w:p w:rsidR="005101CF" w:rsidP="19870567" w:rsidRDefault="00A626AB" w14:paraId="758C7D90" w14:textId="681CF185">
      <w:pPr>
        <w:pStyle w:val="Ttulo3"/>
        <w:ind w:left="0" w:right="0" w:firstLine="0"/>
        <w:rPr>
          <w:color w:val="auto"/>
          <w:rPrChange w:author="Susana Margarida Gonçalves Silva Santos" w:date="2026-04-30T18:23:35.794Z" w:id="310346516">
            <w:rPr>
              <w:color w:val="FF0000"/>
            </w:rPr>
          </w:rPrChange>
        </w:rPr>
      </w:pPr>
      <w:r w:rsidRPr="19870567" w:rsidR="4C9862BD">
        <w:rPr>
          <w:color w:val="auto"/>
          <w:rPrChange w:author="Susana Margarida Gonçalves Silva Santos" w:date="2026-04-30T18:23:35.793Z" w16du:dateUtc="2026-04-30T18:23:35.793Z" w:id="1080413252">
            <w:rPr>
              <w:color w:val="FF0000"/>
            </w:rPr>
          </w:rPrChange>
        </w:rPr>
        <w:t>Destino dos animais</w:t>
      </w:r>
      <w:bookmarkEnd w:id="1957"/>
      <w:r w:rsidRPr="19870567" w:rsidR="4C9862BD">
        <w:rPr>
          <w:color w:val="auto"/>
          <w:rPrChange w:author="Susana Margarida Gonçalves Silva Santos" w:date="2026-04-30T18:23:35.794Z" w16du:dateUtc="2026-04-30T18:23:35.794Z" w:id="720505899">
            <w:rPr>
              <w:color w:val="FF0000"/>
            </w:rPr>
          </w:rPrChange>
        </w:rPr>
        <w:t xml:space="preserve"> </w:t>
      </w:r>
    </w:p>
    <w:p w:rsidR="005101CF" w:rsidP="19870567" w:rsidRDefault="00A626AB" w14:paraId="29B9F26D" w14:textId="77777777">
      <w:pPr>
        <w:ind w:left="420" w:right="136"/>
        <w:rPr>
          <w:color w:val="auto"/>
          <w:rPrChange w:author="Susana Margarida Gonçalves Silva Santos" w:date="2026-04-30T18:23:35.795Z" w:id="349939660">
            <w:rPr>
              <w:color w:val="FF0000"/>
            </w:rPr>
          </w:rPrChange>
        </w:rPr>
      </w:pPr>
      <w:r w:rsidRPr="19870567" w:rsidR="4C9862BD">
        <w:rPr>
          <w:color w:val="auto"/>
          <w:rPrChange w:author="Susana Margarida Gonçalves Silva Santos" w:date="2026-04-30T18:23:35.794Z" w16du:dateUtc="2026-04-30T18:23:35.794Z" w:id="2111770390">
            <w:rPr>
              <w:color w:val="FF0000"/>
            </w:rPr>
          </w:rPrChange>
        </w:rPr>
        <w:t>1 -</w:t>
      </w:r>
      <w:r w:rsidRPr="19870567" w:rsidR="4C9862BD">
        <w:rPr>
          <w:rFonts w:ascii="Arial" w:hAnsi="Arial" w:eastAsia="Arial" w:cs="Arial"/>
          <w:color w:val="auto"/>
          <w:rPrChange w:author="Susana Margarida Gonçalves Silva Santos" w:date="2026-04-30T18:23:35.794Z" w16du:dateUtc="2026-04-30T18:23:35.794Z" w:id="298124728">
            <w:rPr>
              <w:rFonts w:ascii="Arial" w:hAnsi="Arial" w:eastAsia="Arial" w:cs="Arial"/>
              <w:color w:val="FF0000"/>
            </w:rPr>
          </w:rPrChange>
        </w:rPr>
        <w:t xml:space="preserve"> </w:t>
      </w:r>
      <w:r w:rsidRPr="19870567" w:rsidR="4C9862BD">
        <w:rPr>
          <w:color w:val="auto"/>
          <w:rPrChange w:author="Susana Margarida Gonçalves Silva Santos" w:date="2026-04-30T18:23:35.795Z" w16du:dateUtc="2026-04-30T18:23:35.795Z" w:id="129671858">
            <w:rPr>
              <w:color w:val="FF0000"/>
            </w:rPr>
          </w:rPrChange>
        </w:rPr>
        <w:t xml:space="preserve">Os animais capturados ou recolhidos nos termos do n.º 1 do artigo 70.º só podem ser entregues aos seus detentores desde que: </w:t>
      </w:r>
    </w:p>
    <w:p w:rsidR="005101CF" w:rsidP="19870567" w:rsidRDefault="00A626AB" w14:paraId="5D9615D7" w14:textId="05E2461A">
      <w:pPr>
        <w:numPr>
          <w:ilvl w:val="0"/>
          <w:numId w:val="121"/>
        </w:numPr>
        <w:ind w:right="136" w:hanging="364"/>
        <w:rPr>
          <w:color w:val="auto"/>
          <w:rPrChange w:author="Susana Margarida Gonçalves Silva Santos" w:date="2026-04-30T18:23:35.796Z" w:id="1551704042">
            <w:rPr>
              <w:color w:val="FF0000"/>
            </w:rPr>
          </w:rPrChange>
        </w:rPr>
      </w:pPr>
      <w:r w:rsidRPr="19870567" w:rsidR="4C9862BD">
        <w:rPr>
          <w:color w:val="auto"/>
          <w:rPrChange w:author="Susana Margarida Gonçalves Silva Santos" w:date="2026-04-30T18:23:35.795Z" w16du:dateUtc="2026-04-30T18:23:35.795Z" w:id="1651151501">
            <w:rPr>
              <w:color w:val="FF0000"/>
            </w:rPr>
          </w:rPrChange>
        </w:rPr>
        <w:t xml:space="preserve">Se encontrem cumpridas as disposições previstas no presente diploma no que se refere, nomeadamente, à identificação </w:t>
      </w:r>
      <w:r w:rsidRPr="19870567" w:rsidR="4C6864A2">
        <w:rPr>
          <w:color w:val="auto"/>
          <w:rPrChange w:author="Susana Margarida Gonçalves Silva Santos" w:date="2026-04-30T18:23:35.795Z" w16du:dateUtc="2026-04-30T18:23:35.795Z" w:id="2026166044">
            <w:rPr>
              <w:color w:val="FF0000"/>
            </w:rPr>
          </w:rPrChange>
        </w:rPr>
        <w:t>eletrónica</w:t>
      </w:r>
      <w:r w:rsidRPr="19870567" w:rsidR="4C9862BD">
        <w:rPr>
          <w:color w:val="auto"/>
          <w:rPrChange w:author="Susana Margarida Gonçalves Silva Santos" w:date="2026-04-30T18:23:35.795Z" w16du:dateUtc="2026-04-30T18:23:35.795Z" w:id="1303653716">
            <w:rPr>
              <w:color w:val="FF0000"/>
            </w:rPr>
          </w:rPrChange>
        </w:rPr>
        <w:t xml:space="preserve">, aos requisitos sanitários e às normas de bem-estar animal; </w:t>
      </w:r>
    </w:p>
    <w:p w:rsidR="006B2303" w:rsidP="19870567" w:rsidRDefault="00A626AB" w14:paraId="0B70700E" w14:textId="77777777">
      <w:pPr>
        <w:numPr>
          <w:ilvl w:val="0"/>
          <w:numId w:val="121"/>
        </w:numPr>
        <w:ind w:right="136" w:hanging="364"/>
        <w:rPr>
          <w:color w:val="auto"/>
          <w:rPrChange w:author="Susana Margarida Gonçalves Silva Santos" w:date="2026-04-30T18:23:35.796Z" w:id="605939106">
            <w:rPr>
              <w:color w:val="FF0000"/>
            </w:rPr>
          </w:rPrChange>
        </w:rPr>
      </w:pPr>
      <w:r w:rsidRPr="19870567" w:rsidR="4C9862BD">
        <w:rPr>
          <w:color w:val="auto"/>
          <w:rPrChange w:author="Susana Margarida Gonçalves Silva Santos" w:date="2026-04-30T18:23:35.796Z" w16du:dateUtc="2026-04-30T18:23:35.796Z" w:id="1207394131">
            <w:rPr>
              <w:color w:val="FF0000"/>
            </w:rPr>
          </w:rPrChange>
        </w:rPr>
        <w:t xml:space="preserve">Se mostrem pagas as despesas de manutenção dos animais no período de permanência no centro de recolha oficial; </w:t>
      </w:r>
    </w:p>
    <w:p w:rsidR="005101CF" w:rsidP="19870567" w:rsidRDefault="00A626AB" w14:paraId="13F2C16D" w14:textId="1C504A7B">
      <w:pPr>
        <w:numPr>
          <w:ilvl w:val="0"/>
          <w:numId w:val="121"/>
        </w:numPr>
        <w:ind w:right="136" w:hanging="364"/>
        <w:rPr>
          <w:color w:val="auto"/>
          <w:rPrChange w:author="Susana Margarida Gonçalves Silva Santos" w:date="2026-04-30T18:23:35.796Z" w:id="1580917170">
            <w:rPr>
              <w:color w:val="FF0000"/>
            </w:rPr>
          </w:rPrChange>
        </w:rPr>
      </w:pPr>
      <w:r w:rsidRPr="19870567" w:rsidR="4C9862BD">
        <w:rPr>
          <w:color w:val="auto"/>
          <w:rPrChange w:author="Susana Margarida Gonçalves Silva Santos" w:date="2026-04-30T18:23:35.796Z" w16du:dateUtc="2026-04-30T18:23:35.796Z" w:id="1808137768">
            <w:rPr>
              <w:color w:val="FF0000"/>
            </w:rPr>
          </w:rPrChange>
        </w:rPr>
        <w:t xml:space="preserve">Se encontrem cumpridos os procedimentos legalmente exigidos, no caso de animais perigosos ou potencialmente perigosos. </w:t>
      </w:r>
    </w:p>
    <w:p w:rsidR="005101CF" w:rsidP="19870567" w:rsidRDefault="00A626AB" w14:paraId="62F3362E" w14:textId="77777777">
      <w:pPr>
        <w:numPr>
          <w:ilvl w:val="0"/>
          <w:numId w:val="122"/>
        </w:numPr>
        <w:ind w:right="136" w:hanging="168"/>
        <w:rPr>
          <w:color w:val="auto"/>
        </w:rPr>
      </w:pPr>
      <w:r w:rsidRPr="19870567" w:rsidR="4C9862BD">
        <w:rPr>
          <w:color w:val="FF0000"/>
          <w:rPrChange w:author="Susana Margarida Gonçalves Silva Santos" w:date="2026-04-28T11:30:20.624Z" w16du:dateUtc="2026-04-28T11:30:20.624Z" w:id="1957900760"/>
        </w:rPr>
        <w:t>-</w:t>
      </w:r>
      <w:r w:rsidRPr="19870567" w:rsidR="4C9862BD">
        <w:rPr>
          <w:rFonts w:ascii="Arial" w:hAnsi="Arial" w:eastAsia="Arial" w:cs="Arial"/>
          <w:color w:val="FF0000"/>
          <w:rPrChange w:author="Susana Margarida Gonçalves Silva Santos" w:date="2026-04-28T11:30:20.624Z" w16du:dateUtc="2026-04-28T11:30:20.624Z" w:id="1604355862">
            <w:rPr>
              <w:rFonts w:ascii="Arial" w:hAnsi="Arial" w:eastAsia="Arial" w:cs="Arial"/>
            </w:rPr>
          </w:rPrChange>
        </w:rPr>
        <w:t xml:space="preserve"> </w:t>
      </w:r>
      <w:r w:rsidRPr="19870567" w:rsidR="4C9862BD">
        <w:rPr>
          <w:color w:val="auto"/>
        </w:rPr>
        <w:t xml:space="preserve">Mediante parecer obrigatório e vinculativo do MVM, podem ser dispostos livremente pelas câmaras municipais, designadamente, nos termos do artigo 76.º, os seguintes animais: </w:t>
      </w:r>
    </w:p>
    <w:p w:rsidR="005101CF" w:rsidP="19870567" w:rsidRDefault="6F6E9877" w14:paraId="27727CC5" w14:textId="77777777">
      <w:pPr>
        <w:numPr>
          <w:ilvl w:val="1"/>
          <w:numId w:val="122"/>
        </w:numPr>
        <w:ind w:right="136" w:hanging="360"/>
        <w:rPr>
          <w:color w:val="auto"/>
        </w:rPr>
      </w:pPr>
      <w:r w:rsidRPr="19870567" w:rsidR="64472517">
        <w:rPr>
          <w:color w:val="auto"/>
        </w:rPr>
        <w:t xml:space="preserve">Aqueles que não sejam reclamados após a notificação do detentor ou após a recolha do animal; </w:t>
      </w:r>
      <w:commentRangeStart w:id="1958"/>
      <w:commentRangeEnd w:id="1958"/>
      <w:r>
        <w:rPr>
          <w:rStyle w:val="CommentReference"/>
        </w:rPr>
        <w:commentReference w:id="1958"/>
      </w:r>
    </w:p>
    <w:p w:rsidR="005101CF" w:rsidP="19870567" w:rsidRDefault="00A626AB" w14:paraId="6E296748" w14:textId="77777777">
      <w:pPr>
        <w:numPr>
          <w:ilvl w:val="1"/>
          <w:numId w:val="122"/>
        </w:numPr>
        <w:ind w:right="136" w:hanging="360"/>
        <w:rPr>
          <w:color w:val="auto"/>
        </w:rPr>
      </w:pPr>
      <w:r w:rsidRPr="19870567" w:rsidR="4C9862BD">
        <w:rPr>
          <w:color w:val="auto"/>
        </w:rPr>
        <w:t xml:space="preserve">Aqueles cujo detentor não é identificado, decorrido o prazo referido no n.º 2 do artigo 72.º; </w:t>
      </w:r>
    </w:p>
    <w:p w:rsidR="005101CF" w:rsidP="73C0FD60" w:rsidRDefault="6F6E9877" w14:paraId="456C2D91" w14:textId="77777777">
      <w:pPr>
        <w:numPr>
          <w:ilvl w:val="1"/>
          <w:numId w:val="122"/>
        </w:numPr>
        <w:spacing w:after="286" w:line="259" w:lineRule="auto"/>
        <w:ind w:right="136" w:hanging="360"/>
        <w:rPr>
          <w:color w:val="FF0000"/>
          <w:rPrChange w:author="Susana Margarida Gonçalves Silva Santos" w:date="2026-04-28T11:30:20.625Z" w:id="1513249482"/>
        </w:rPr>
      </w:pPr>
      <w:r w:rsidRPr="19870567" w:rsidR="64472517">
        <w:rPr>
          <w:color w:val="auto"/>
        </w:rPr>
        <w:t xml:space="preserve">Aqueles relativamente aos quais não foi dado cumprimento ao n.º 1 do artigo 73.º.  </w:t>
      </w:r>
      <w:commentRangeStart w:id="1959"/>
      <w:commentRangeEnd w:id="1959"/>
      <w:r>
        <w:rPr>
          <w:rStyle w:val="CommentReference"/>
        </w:rPr>
        <w:commentReference w:id="1959"/>
      </w:r>
    </w:p>
    <w:p w:rsidR="005101CF" w:rsidP="73C0FD60" w:rsidRDefault="6F6E9877" w14:paraId="621CE99E" w14:textId="23637DB7">
      <w:pPr>
        <w:numPr>
          <w:ilvl w:val="0"/>
          <w:numId w:val="122"/>
        </w:numPr>
        <w:ind w:right="136" w:hanging="168"/>
        <w:rPr>
          <w:color w:val="FF0000"/>
          <w:rPrChange w:author="Susana Margarida Gonçalves Silva Santos" w:date="2026-04-28T11:30:20.627Z" w:id="2048278075"/>
        </w:rPr>
      </w:pPr>
      <w:r w:rsidRPr="19870567" w:rsidR="64472517">
        <w:rPr>
          <w:color w:val="FF0000"/>
          <w:rPrChange w:author="Susana Margarida Gonçalves Silva Santos" w:date="2026-04-28T11:30:20.625Z" w16du:dateUtc="2026-04-28T11:30:20.625Z" w:id="349947960"/>
        </w:rPr>
        <w:t>-</w:t>
      </w:r>
      <w:r w:rsidRPr="19870567" w:rsidR="64472517">
        <w:rPr>
          <w:rFonts w:ascii="Arial" w:hAnsi="Arial" w:eastAsia="Arial" w:cs="Arial"/>
          <w:color w:val="FF0000"/>
          <w:rPrChange w:author="Susana Margarida Gonçalves Silva Santos" w:date="2026-04-28T11:30:20.625Z" w16du:dateUtc="2026-04-28T11:30:20.625Z" w:id="1109481425">
            <w:rPr>
              <w:rFonts w:ascii="Arial" w:hAnsi="Arial" w:eastAsia="Arial" w:cs="Arial"/>
            </w:rPr>
          </w:rPrChange>
        </w:rPr>
        <w:t xml:space="preserve"> </w:t>
      </w:r>
      <w:r w:rsidRPr="19870567" w:rsidR="64472517">
        <w:rPr>
          <w:color w:val="auto"/>
        </w:rPr>
        <w:t>Por decisão do MVM, sempre que entrem no centro de recolha oficial animais em estado</w:t>
      </w:r>
      <w:ins w:author="Maria Cristina Tavares Briosa" w:date="2026-03-18T11:14:00Z" w16du:dateUtc="2026-03-18T11:14:18Z" w:id="539470473">
        <w:r w:rsidRPr="19870567" w:rsidR="36885C62">
          <w:rPr>
            <w:color w:val="auto"/>
          </w:rPr>
          <w:t xml:space="preserve"> </w:t>
        </w:r>
      </w:ins>
      <w:r w:rsidRPr="19870567" w:rsidR="47A044DE">
        <w:rPr>
          <w:color w:val="auto"/>
        </w:rPr>
        <w:t>terminal</w:t>
      </w:r>
      <w:r w:rsidRPr="19870567" w:rsidR="64472517">
        <w:rPr>
          <w:color w:val="auto"/>
        </w:rPr>
        <w:t xml:space="preserve"> ou em sofrimento que não seja passível de recuperação, devem ser imediatamente </w:t>
      </w:r>
      <w:r w:rsidRPr="19870567" w:rsidR="64472517">
        <w:rPr>
          <w:color w:val="auto"/>
          <w:highlight w:val="yellow"/>
          <w:rPrChange w:author="Susana Margarida Gonçalves Silva Santos" w:date="2026-04-30T18:24:47.519Z" w16du:dateUtc="2026-04-30T18:24:47.519Z" w:id="1185833545"/>
        </w:rPr>
        <w:t>eutanasiados</w:t>
      </w:r>
      <w:r w:rsidRPr="19870567" w:rsidR="64472517">
        <w:rPr>
          <w:color w:val="auto"/>
          <w:highlight w:val="yellow"/>
          <w:rPrChange w:author="Maria Cristina Tavares Briosa" w:date="2026-03-18T11:15:00Z" w16du:dateUtc="2026-03-18T11:15:08Z" w:id="1587784846"/>
        </w:rPr>
        <w:t>,</w:t>
      </w:r>
      <w:r w:rsidRPr="19870567" w:rsidR="64472517">
        <w:rPr>
          <w:color w:val="auto"/>
        </w:rPr>
        <w:t xml:space="preserve"> para salvaguarda do seu bem</w:t>
      </w:r>
      <w:r w:rsidRPr="19870567" w:rsidR="64472517">
        <w:rPr>
          <w:color w:val="auto"/>
          <w:rPrChange w:author="Susana Margarida Gonçalves Silva Santos" w:date="2026-04-30T18:24:51.878Z" w16du:dateUtc="2026-04-30T18:24:51.878Z" w:id="1232311875">
            <w:rPr>
              <w:color w:val="FF0000"/>
            </w:rPr>
          </w:rPrChange>
        </w:rPr>
        <w:t xml:space="preserve">-estar. </w:t>
      </w:r>
    </w:p>
    <w:p w:rsidR="005101CF" w:rsidP="73C0FD60" w:rsidRDefault="00A626AB" w14:paraId="0A3B395B" w14:textId="77777777">
      <w:pPr>
        <w:numPr>
          <w:ilvl w:val="0"/>
          <w:numId w:val="122"/>
        </w:numPr>
        <w:ind w:right="136" w:hanging="168"/>
        <w:rPr>
          <w:color w:val="FF0000"/>
          <w:rPrChange w:author="Susana Margarida Gonçalves Silva Santos" w:date="2026-04-28T11:30:20.627Z" w:id="1826098431"/>
        </w:rPr>
      </w:pPr>
      <w:r w:rsidRPr="73C0FD60" w:rsidR="0B861554">
        <w:rPr>
          <w:color w:val="FF0000"/>
          <w:rPrChange w:author="Susana Margarida Gonçalves Silva Santos" w:date="2026-04-28T11:30:20.627Z" w16du:dateUtc="2026-04-28T11:30:20.627Z" w:id="1692527676"/>
        </w:rPr>
        <w:t>-</w:t>
      </w:r>
      <w:r w:rsidRPr="73C0FD60" w:rsidR="0B861554">
        <w:rPr>
          <w:rFonts w:ascii="Arial" w:hAnsi="Arial" w:eastAsia="Arial" w:cs="Arial"/>
          <w:color w:val="FF0000"/>
          <w:rPrChange w:author="Susana Margarida Gonçalves Silva Santos" w:date="2026-04-28T11:30:20.627Z" w16du:dateUtc="2026-04-28T11:30:20.627Z" w:id="471697957">
            <w:rPr>
              <w:rFonts w:ascii="Arial" w:hAnsi="Arial" w:eastAsia="Arial" w:cs="Arial"/>
            </w:rPr>
          </w:rPrChange>
        </w:rPr>
        <w:t xml:space="preserve"> </w:t>
      </w:r>
      <w:r w:rsidRPr="73C0FD60" w:rsidR="0B861554">
        <w:rPr>
          <w:color w:val="FF0000"/>
          <w:rPrChange w:author="Susana Margarida Gonçalves Silva Santos" w:date="2026-04-28T11:30:20.627Z" w16du:dateUtc="2026-04-28T11:30:20.627Z" w:id="1540581005"/>
        </w:rPr>
        <w:t xml:space="preserve">Os animais que no exame clínico apresentem sinais evidentes de doenças infectocontagiosas ou parasitárias, nomeadamente de zoonoses, ou alterações comportamentais, não podem ser destinados à adoção. </w:t>
      </w:r>
    </w:p>
    <w:p w:rsidR="005101CF" w:rsidP="73C0FD60" w:rsidRDefault="00A626AB" w14:paraId="1D13FB34" w14:textId="4BFEEA57">
      <w:pPr>
        <w:numPr>
          <w:ilvl w:val="0"/>
          <w:numId w:val="122"/>
        </w:numPr>
        <w:ind w:right="136" w:hanging="168"/>
        <w:rPr>
          <w:color w:val="FF0000"/>
          <w:rPrChange w:author="Susana Margarida Gonçalves Silva Santos" w:date="2026-04-28T11:30:20.628Z" w:id="559967847"/>
        </w:rPr>
      </w:pPr>
      <w:r w:rsidRPr="73C0FD60" w:rsidR="0B861554">
        <w:rPr>
          <w:color w:val="FF0000"/>
          <w:rPrChange w:author="Susana Margarida Gonçalves Silva Santos" w:date="2026-04-28T11:30:20.627Z" w16du:dateUtc="2026-04-28T11:30:20.627Z" w:id="2133916241"/>
        </w:rPr>
        <w:t>-</w:t>
      </w:r>
      <w:r w:rsidRPr="73C0FD60" w:rsidR="0B861554">
        <w:rPr>
          <w:rFonts w:ascii="Arial" w:hAnsi="Arial" w:eastAsia="Arial" w:cs="Arial"/>
          <w:color w:val="FF0000"/>
          <w:rPrChange w:author="Susana Margarida Gonçalves Silva Santos" w:date="2026-04-28T11:30:20.627Z" w16du:dateUtc="2026-04-28T11:30:20.627Z" w:id="1847219840">
            <w:rPr>
              <w:rFonts w:ascii="Arial" w:hAnsi="Arial" w:eastAsia="Arial" w:cs="Arial"/>
            </w:rPr>
          </w:rPrChange>
        </w:rPr>
        <w:t xml:space="preserve"> </w:t>
      </w:r>
      <w:r w:rsidRPr="73C0FD60" w:rsidR="0B861554">
        <w:rPr>
          <w:color w:val="FF0000"/>
          <w:rPrChange w:author="Susana Margarida Gonçalves Silva Santos" w:date="2026-04-28T11:30:20.628Z" w16du:dateUtc="2026-04-28T11:30:20.628Z" w:id="102483449"/>
        </w:rPr>
        <w:t xml:space="preserve">Excetuam-se do previsto no número anterior, os animais que evidenciem alterações comportamentais que não sejam passíveis de pôr em causa a segurança das populações, podendo ser entregues a um detentor desde que este subscreva termo de responsabilidade no qual se obriga a prestar os cuidados necessários à cessação do comportamento, nomeadamente de natureza </w:t>
      </w:r>
      <w:r w:rsidRPr="73C0FD60" w:rsidR="2E43AB6B">
        <w:rPr>
          <w:color w:val="FF0000"/>
          <w:rPrChange w:author="Susana Margarida Gonçalves Silva Santos" w:date="2026-04-28T11:30:20.628Z" w16du:dateUtc="2026-04-28T11:30:20.628Z" w:id="1893219859"/>
        </w:rPr>
        <w:t>médico-veterinária</w:t>
      </w:r>
      <w:r w:rsidRPr="73C0FD60" w:rsidR="0B861554">
        <w:rPr>
          <w:color w:val="FF0000"/>
          <w:rPrChange w:author="Susana Margarida Gonçalves Silva Santos" w:date="2026-04-28T11:30:20.628Z" w16du:dateUtc="2026-04-28T11:30:20.628Z" w:id="1798302104"/>
        </w:rPr>
        <w:t xml:space="preserve"> e de treino. </w:t>
      </w:r>
    </w:p>
    <w:p w:rsidR="005101CF" w:rsidP="73C0FD60" w:rsidRDefault="6F6E9877" w14:paraId="2298B4A3" w14:textId="77777777">
      <w:pPr>
        <w:numPr>
          <w:ilvl w:val="0"/>
          <w:numId w:val="122"/>
        </w:numPr>
        <w:ind w:right="136" w:hanging="168"/>
        <w:rPr>
          <w:color w:val="FF0000"/>
          <w:rPrChange w:author="Susana Margarida Gonçalves Silva Santos" w:date="2026-04-28T11:30:20.629Z" w:id="1770222540"/>
        </w:rPr>
      </w:pPr>
      <w:r w:rsidRPr="73C0FD60" w:rsidR="40840235">
        <w:rPr>
          <w:color w:val="FF0000"/>
          <w:rPrChange w:author="Susana Margarida Gonçalves Silva Santos" w:date="2026-04-28T11:30:20.628Z" w16du:dateUtc="2026-04-28T11:30:20.628Z" w:id="1510114921"/>
        </w:rPr>
        <w:t>-</w:t>
      </w:r>
      <w:r w:rsidRPr="73C0FD60" w:rsidR="40840235">
        <w:rPr>
          <w:rFonts w:ascii="Arial" w:hAnsi="Arial" w:eastAsia="Arial" w:cs="Arial"/>
          <w:color w:val="FF0000"/>
          <w:rPrChange w:author="Susana Margarida Gonçalves Silva Santos" w:date="2026-04-28T11:30:20.628Z" w16du:dateUtc="2026-04-28T11:30:20.628Z" w:id="748531513">
            <w:rPr>
              <w:rFonts w:ascii="Arial" w:hAnsi="Arial" w:eastAsia="Arial" w:cs="Arial"/>
            </w:rPr>
          </w:rPrChange>
        </w:rPr>
        <w:t xml:space="preserve"> </w:t>
      </w:r>
      <w:r w:rsidRPr="73C0FD60" w:rsidR="40840235">
        <w:rPr>
          <w:color w:val="FF0000"/>
          <w:rPrChange w:author="Susana Margarida Gonçalves Silva Santos" w:date="2026-04-28T11:30:20.628Z" w16du:dateUtc="2026-04-28T11:30:20.628Z" w:id="822598565"/>
        </w:rPr>
        <w:t xml:space="preserve">A </w:t>
      </w:r>
      <w:r w:rsidRPr="73C0FD60" w:rsidR="40840235">
        <w:rPr>
          <w:color w:val="FF0000"/>
          <w:highlight w:val="yellow"/>
          <w:rPrChange w:author="Maria Cristina Tavares Briosa" w:date="2026-03-18T11:15:00Z" w16du:dateUtc="2026-03-18T11:15:36Z" w:id="2016812501"/>
        </w:rPr>
        <w:t>eutanásia</w:t>
      </w:r>
      <w:r w:rsidRPr="73C0FD60" w:rsidR="40840235">
        <w:rPr>
          <w:color w:val="FF0000"/>
          <w:rPrChange w:author="Susana Margarida Gonçalves Silva Santos" w:date="2026-04-28T11:30:20.629Z" w16du:dateUtc="2026-04-28T11:30:20.629Z" w:id="377370377"/>
        </w:rPr>
        <w:t xml:space="preserve"> de animais de companhia compete aos médicos veterinários, de acordo com as normas de boas práticas divulgadas pela DGAV.  </w:t>
      </w:r>
    </w:p>
    <w:p w:rsidR="005101CF" w:rsidP="73C0FD60" w:rsidRDefault="6F6E9877" w14:paraId="56FE721A" w14:textId="12181AB3">
      <w:pPr>
        <w:numPr>
          <w:ilvl w:val="0"/>
          <w:numId w:val="122"/>
        </w:numPr>
        <w:ind w:right="136" w:hanging="168"/>
        <w:rPr>
          <w:color w:val="FF0000"/>
          <w:rPrChange w:author="Susana Margarida Gonçalves Silva Santos" w:date="2026-04-28T11:30:20.63Z" w:id="2020354810"/>
        </w:rPr>
      </w:pPr>
      <w:r w:rsidRPr="73C0FD60" w:rsidR="40840235">
        <w:rPr>
          <w:color w:val="FF0000"/>
          <w:rPrChange w:author="Susana Margarida Gonçalves Silva Santos" w:date="2026-04-28T11:30:20.629Z" w16du:dateUtc="2026-04-28T11:30:20.629Z" w:id="1889075495"/>
        </w:rPr>
        <w:t>-</w:t>
      </w:r>
      <w:r w:rsidRPr="73C0FD60" w:rsidR="40840235">
        <w:rPr>
          <w:rFonts w:ascii="Arial" w:hAnsi="Arial" w:eastAsia="Arial" w:cs="Arial"/>
          <w:color w:val="FF0000"/>
          <w:rPrChange w:author="Susana Margarida Gonçalves Silva Santos" w:date="2026-04-28T11:30:20.629Z" w16du:dateUtc="2026-04-28T11:30:20.629Z" w:id="2127242508">
            <w:rPr>
              <w:rFonts w:ascii="Arial" w:hAnsi="Arial" w:eastAsia="Arial" w:cs="Arial"/>
            </w:rPr>
          </w:rPrChange>
        </w:rPr>
        <w:t xml:space="preserve"> </w:t>
      </w:r>
      <w:r w:rsidRPr="73C0FD60" w:rsidR="40840235">
        <w:rPr>
          <w:color w:val="FF0000"/>
          <w:rPrChange w:author="Susana Margarida Gonçalves Silva Santos" w:date="2026-04-28T11:30:20.629Z" w16du:dateUtc="2026-04-28T11:30:20.629Z" w:id="248231003"/>
        </w:rPr>
        <w:t xml:space="preserve">As entidades policiais podem proceder ao </w:t>
      </w:r>
      <w:r w:rsidRPr="73C0FD60" w:rsidR="40840235">
        <w:rPr>
          <w:color w:val="FF0000"/>
          <w:highlight w:val="yellow"/>
          <w:rPrChange w:author="Maria Cristina Tavares Briosa" w:date="2026-03-18T11:15:00Z" w16du:dateUtc="2026-03-18T11:15:58Z" w:id="104271031"/>
        </w:rPr>
        <w:t>abate</w:t>
      </w:r>
      <w:r w:rsidRPr="73C0FD60" w:rsidR="40840235">
        <w:rPr>
          <w:color w:val="FF0000"/>
          <w:rPrChange w:author="Susana Margarida Gonçalves Silva Santos" w:date="2026-04-28T11:30:20.63Z" w16du:dateUtc="2026-04-28T11:30:20.63Z" w:id="1538300954"/>
        </w:rPr>
        <w:t xml:space="preserve"> imediato de animais, sempre que estiverem em causa medidas urgentes de segurança das pessoas e de outros animais. </w:t>
      </w:r>
      <w:r>
        <w:tab/>
      </w:r>
    </w:p>
    <w:p w:rsidR="005101CF" w:rsidP="73C0FD60" w:rsidRDefault="00A626AB" w14:paraId="7A6C453B" w14:textId="77777777">
      <w:pPr>
        <w:numPr>
          <w:ilvl w:val="0"/>
          <w:numId w:val="123"/>
        </w:numPr>
        <w:ind w:right="136" w:hanging="278"/>
        <w:rPr>
          <w:color w:val="FF0000"/>
          <w:rPrChange w:author="Susana Margarida Gonçalves Silva Santos" w:date="2026-04-28T11:30:20.63Z" w:id="2081559525"/>
        </w:rPr>
      </w:pPr>
      <w:r w:rsidRPr="73C0FD60" w:rsidR="0B861554">
        <w:rPr>
          <w:color w:val="FF0000"/>
          <w:rPrChange w:author="Susana Margarida Gonçalves Silva Santos" w:date="2026-04-28T11:30:20.63Z" w16du:dateUtc="2026-04-28T11:30:20.63Z" w:id="998263717"/>
        </w:rPr>
        <w:t>-</w:t>
      </w:r>
      <w:r w:rsidRPr="73C0FD60" w:rsidR="0B861554">
        <w:rPr>
          <w:rFonts w:ascii="Arial" w:hAnsi="Arial" w:eastAsia="Arial" w:cs="Arial"/>
          <w:color w:val="FF0000"/>
          <w:rPrChange w:author="Susana Margarida Gonçalves Silva Santos" w:date="2026-04-28T11:30:20.63Z" w16du:dateUtc="2026-04-28T11:30:20.63Z" w:id="524841148">
            <w:rPr>
              <w:rFonts w:ascii="Arial" w:hAnsi="Arial" w:eastAsia="Arial" w:cs="Arial"/>
            </w:rPr>
          </w:rPrChange>
        </w:rPr>
        <w:t xml:space="preserve"> </w:t>
      </w:r>
      <w:r w:rsidRPr="73C0FD60" w:rsidR="0B861554">
        <w:rPr>
          <w:color w:val="FF0000"/>
          <w:rPrChange w:author="Susana Margarida Gonçalves Silva Santos" w:date="2026-04-28T11:30:20.63Z" w16du:dateUtc="2026-04-28T11:30:20.63Z" w:id="681624285"/>
        </w:rPr>
        <w:t xml:space="preserve">Em caso de abandono de animais ou em caso de incumprimento do dever de vigilância que tenha dado origem a uma agressão, os cães e gatos são devolvidos ao seu detentor após esterilização cirúrgica definitiva executada no centro de recolha a suas expensas. </w:t>
      </w:r>
    </w:p>
    <w:p w:rsidR="005101CF" w:rsidP="73C0FD60" w:rsidRDefault="00A626AB" w14:paraId="26A8D6F4" w14:textId="77777777">
      <w:pPr>
        <w:numPr>
          <w:ilvl w:val="0"/>
          <w:numId w:val="123"/>
        </w:numPr>
        <w:ind w:right="136" w:hanging="278"/>
        <w:rPr>
          <w:color w:val="FF0000"/>
          <w:rPrChange w:author="Susana Margarida Gonçalves Silva Santos" w:date="2026-04-28T11:30:20.631Z" w:id="1610133253"/>
        </w:rPr>
      </w:pPr>
      <w:r w:rsidRPr="73C0FD60" w:rsidR="0B861554">
        <w:rPr>
          <w:color w:val="FF0000"/>
          <w:rPrChange w:author="Susana Margarida Gonçalves Silva Santos" w:date="2026-04-28T11:30:20.631Z" w16du:dateUtc="2026-04-28T11:30:20.631Z" w:id="288637094"/>
        </w:rPr>
        <w:t>-</w:t>
      </w:r>
      <w:r w:rsidRPr="73C0FD60" w:rsidR="0B861554">
        <w:rPr>
          <w:rFonts w:ascii="Arial" w:hAnsi="Arial" w:eastAsia="Arial" w:cs="Arial"/>
          <w:color w:val="FF0000"/>
          <w:rPrChange w:author="Susana Margarida Gonçalves Silva Santos" w:date="2026-04-28T11:30:20.631Z" w16du:dateUtc="2026-04-28T11:30:20.631Z" w:id="1623164949">
            <w:rPr>
              <w:rFonts w:ascii="Arial" w:hAnsi="Arial" w:eastAsia="Arial" w:cs="Arial"/>
            </w:rPr>
          </w:rPrChange>
        </w:rPr>
        <w:t xml:space="preserve"> </w:t>
      </w:r>
      <w:r w:rsidRPr="73C0FD60" w:rsidR="0B861554">
        <w:rPr>
          <w:color w:val="FF0000"/>
          <w:rPrChange w:author="Susana Margarida Gonçalves Silva Santos" w:date="2026-04-28T11:30:20.631Z" w16du:dateUtc="2026-04-28T11:30:20.631Z" w:id="1971994658"/>
        </w:rPr>
        <w:t xml:space="preserve">Sempre que o centro de recolha não disponha dos meios necessários, o MVM pode determinar a esterilização em local próprio, fixando prazo para a realização da mesma e para a apresentação do respetivo comprovativo. </w:t>
      </w:r>
    </w:p>
    <w:p w:rsidR="005101CF" w:rsidP="73C0FD60" w:rsidRDefault="00A626AB" w14:paraId="364B257C" w14:textId="77777777">
      <w:pPr>
        <w:numPr>
          <w:ilvl w:val="0"/>
          <w:numId w:val="123"/>
        </w:numPr>
        <w:spacing w:after="114"/>
        <w:ind w:right="136" w:hanging="278"/>
        <w:rPr>
          <w:color w:val="FF0000"/>
          <w:rPrChange w:author="Susana Margarida Gonçalves Silva Santos" w:date="2026-04-28T11:30:20.632Z" w:id="723072916"/>
        </w:rPr>
      </w:pPr>
      <w:r w:rsidRPr="73C0FD60" w:rsidR="0B861554">
        <w:rPr>
          <w:color w:val="FF0000"/>
          <w:rPrChange w:author="Susana Margarida Gonçalves Silva Santos" w:date="2026-04-28T11:30:20.631Z" w16du:dateUtc="2026-04-28T11:30:20.631Z" w:id="465168349"/>
        </w:rPr>
        <w:t>-</w:t>
      </w:r>
      <w:r w:rsidRPr="73C0FD60" w:rsidR="0B861554">
        <w:rPr>
          <w:rFonts w:ascii="Arial" w:hAnsi="Arial" w:eastAsia="Arial" w:cs="Arial"/>
          <w:color w:val="FF0000"/>
          <w:rPrChange w:author="Susana Margarida Gonçalves Silva Santos" w:date="2026-04-28T11:30:20.631Z" w16du:dateUtc="2026-04-28T11:30:20.631Z" w:id="2079265162">
            <w:rPr>
              <w:rFonts w:ascii="Arial" w:hAnsi="Arial" w:eastAsia="Arial" w:cs="Arial"/>
            </w:rPr>
          </w:rPrChange>
        </w:rPr>
        <w:t xml:space="preserve"> </w:t>
      </w:r>
      <w:r w:rsidRPr="73C0FD60" w:rsidR="0B861554">
        <w:rPr>
          <w:color w:val="FF0000"/>
          <w:rPrChange w:author="Susana Margarida Gonçalves Silva Santos" w:date="2026-04-28T11:30:20.631Z" w16du:dateUtc="2026-04-28T11:30:20.631Z" w:id="489429722"/>
        </w:rPr>
        <w:t xml:space="preserve">Findo o prazo referido no número anterior sem que tenha sido apresentado comprovativo da esterilização, o animal é recolhido para centro de recolha. </w:t>
      </w:r>
    </w:p>
    <w:p w:rsidR="00243575" w:rsidRDefault="44E6519A" w14:paraId="3E5E48F0" w14:textId="27BE0C95">
      <w:pPr>
        <w:pStyle w:val="PargrafodaLista"/>
        <w:numPr>
          <w:ilvl w:val="0"/>
          <w:numId w:val="123"/>
        </w:numPr>
        <w:spacing w:after="230" w:line="259" w:lineRule="auto"/>
        <w:ind w:right="314"/>
        <w:jc w:val="center"/>
        <w:pPrChange w:author="Maria Cristina Tavares Briosa" w:date="2026-03-18T10:57:00Z" w:id="1964">
          <w:pPr>
            <w:spacing w:after="230" w:line="259" w:lineRule="auto"/>
            <w:ind w:right="314"/>
            <w:jc w:val="center"/>
          </w:pPr>
        </w:pPrChange>
      </w:pPr>
      <w:ins w:author="Maria Cristina Tavares Briosa" w:date="2026-03-18T10:57:00Z" w16du:dateUtc="2026-03-18T10:57:59Z" w:id="1965">
        <w:r>
          <w:t xml:space="preserve">Os animais acolhidos pelos centros de recolha oficial de animais que não sejam </w:t>
        </w:r>
      </w:ins>
      <w:ins w:author="Maria Cristina Tavares Briosa" w:date="2026-03-18T18:06:00Z" w16du:dateUtc="2026-03-18T18:06:52Z" w:id="1966">
        <w:r w:rsidR="06248318">
          <w:t>reclamados</w:t>
        </w:r>
      </w:ins>
      <w:ins w:author="Maria Cristina Tavares Briosa" w:date="2026-03-18T10:57:00Z" w16du:dateUtc="2026-03-18T10:57:59Z" w:id="1967">
        <w:r>
          <w:t xml:space="preserve"> pelos seus detentores no prazo de 15 dias, a co</w:t>
        </w:r>
      </w:ins>
      <w:ins w:author="Maria Cristina Tavares Briosa" w:date="2026-03-18T10:58:00Z" w16du:dateUtc="2026-03-18T10:58:57Z" w:id="1968">
        <w:r>
          <w:t xml:space="preserve">ntar da data da sua recolha, presumem-se abandonados </w:t>
        </w:r>
        <w:r w:rsidR="06BFE57C">
          <w:t xml:space="preserve">e são obrigatoriamente esterilizados e encaminhados para adoção, sem direito a indemnização </w:t>
        </w:r>
      </w:ins>
      <w:ins w:author="Maria Cristina Tavares Briosa" w:date="2026-03-18T10:59:00Z" w16du:dateUtc="2026-03-18T10:59:36Z" w:id="1969">
        <w:r w:rsidR="06BFE57C">
          <w:t>dos detentores que venham a identificar-se como tal após o prazo pre</w:t>
        </w:r>
        <w:r w:rsidR="5707FD81">
          <w:t>visto ( LEI 27)</w:t>
        </w:r>
      </w:ins>
    </w:p>
    <w:p w:rsidR="00243575" w:rsidP="73C0FD60" w:rsidRDefault="566DAC7D" w14:paraId="06462FFC" w14:textId="33DA9584">
      <w:pPr>
        <w:pStyle w:val="PargrafodaLista"/>
        <w:numPr>
          <w:ilvl w:val="0"/>
          <w:numId w:val="123"/>
        </w:numPr>
        <w:spacing w:after="230" w:line="259" w:lineRule="auto"/>
        <w:ind w:right="314"/>
        <w:jc w:val="center"/>
        <w:rPr>
          <w:ins w:author="Susana Margarida Gonçalves Silva Santos" w:date="2026-04-28T11:31:35.984Z" w16du:dateUtc="2026-04-28T11:31:35.984Z" w:id="1938864513"/>
        </w:rPr>
        <w:pPrChange w:author="Maria Cristina Tavares Briosa" w:date="2026-03-18T11:08:00Z" w:id="1970">
          <w:pPr>
            <w:spacing w:after="230" w:line="259" w:lineRule="auto"/>
            <w:ind w:left="316" w:right="314" w:hanging="10"/>
            <w:jc w:val="center"/>
          </w:pPr>
        </w:pPrChange>
      </w:pPr>
      <w:ins w:author="Maria Cristina Tavares Briosa" w:date="2026-03-18T11:08:00Z" w16du:dateUtc="2026-03-18T11:08:59Z" w:id="1917137687">
        <w:r w:rsidR="4C336D95">
          <w:t xml:space="preserve">As </w:t>
        </w:r>
      </w:ins>
      <w:ins w:author="Maria Cristina Tavares Briosa" w:date="2026-03-18T11:09:00Z" w16du:dateUtc="2026-03-18T11:09:54Z" w:id="1667253520">
        <w:r w:rsidR="1EA23AFC">
          <w:t>câmaras</w:t>
        </w:r>
      </w:ins>
      <w:ins w:author="Maria Cristina Tavares Briosa" w:date="2026-03-18T11:08:00Z" w16du:dateUtc="2026-03-18T11:08:59Z" w:id="2017018591">
        <w:r w:rsidR="4C336D95">
          <w:t xml:space="preserve"> municipais e os centros de recolha oficial de animais divulgam ao</w:t>
        </w:r>
      </w:ins>
      <w:ins w:author="Maria Cristina Tavares Briosa" w:date="2026-03-18T11:09:00Z" w16du:dateUtc="2026-03-18T11:09:41Z" w:id="228938829">
        <w:r w:rsidR="4C336D95">
          <w:t xml:space="preserve"> público, de forma adequada e regular, os animais disponíveis para adoção, </w:t>
        </w:r>
        <w:r w:rsidR="4950DAD8">
          <w:t>nom</w:t>
        </w:r>
        <w:r w:rsidR="4950DAD8">
          <w:t xml:space="preserve">eadamente através de plataforma informática </w:t>
        </w:r>
        <w:r w:rsidR="00694C5E">
          <w:t>( Lei 2</w:t>
        </w:r>
      </w:ins>
      <w:ins w:author="Maria Cristina Tavares Briosa" w:date="2026-03-18T11:10:00Z" w16du:dateUtc="2026-03-18T11:10:01Z" w:id="1664097141">
        <w:r w:rsidR="00694C5E">
          <w:t xml:space="preserve">7) </w:t>
        </w:r>
      </w:ins>
    </w:p>
    <w:p w:rsidR="73C0FD60" w:rsidP="73C0FD60" w:rsidRDefault="73C0FD60" w14:paraId="69901042" w14:textId="2802CD7E">
      <w:pPr>
        <w:pStyle w:val="Normal"/>
        <w:spacing w:after="230" w:line="259" w:lineRule="auto"/>
        <w:ind w:right="314"/>
        <w:jc w:val="center"/>
        <w:rPr>
          <w:ins w:author="Susana Margarida Gonçalves Silva Santos" w:date="2026-04-28T11:31:36.558Z" w16du:dateUtc="2026-04-28T11:31:36.558Z" w:id="375035582"/>
        </w:rPr>
        <w:pPrChange w:author="Susana Margarida Gonçalves Silva Santos" w:date="2026-04-28T11:31:36.286Z">
          <w:pPr/>
        </w:pPrChange>
      </w:pPr>
    </w:p>
    <w:p w:rsidR="73C0FD60" w:rsidP="73C0FD60" w:rsidRDefault="73C0FD60" w14:paraId="031B8F49" w14:textId="1A1835C5">
      <w:pPr>
        <w:pStyle w:val="Normal"/>
        <w:spacing w:after="230" w:line="259" w:lineRule="auto"/>
        <w:ind w:right="314"/>
        <w:jc w:val="center"/>
        <w:rPr>
          <w:ins w:author="Susana Margarida Gonçalves Silva Santos" w:date="2026-04-28T11:31:36.83Z" w16du:dateUtc="2026-04-28T11:31:36.83Z" w:id="981713377"/>
        </w:rPr>
      </w:pPr>
    </w:p>
    <w:p w:rsidR="73C0FD60" w:rsidP="73C0FD60" w:rsidRDefault="73C0FD60" w14:paraId="4EE0098D" w14:textId="5FD4C635">
      <w:pPr>
        <w:pStyle w:val="Normal"/>
        <w:spacing w:after="230" w:line="259" w:lineRule="auto"/>
        <w:ind w:right="314"/>
        <w:jc w:val="center"/>
        <w:rPr>
          <w:ins w:author="Susana Margarida Gonçalves Silva Santos" w:date="2026-04-28T11:31:37.142Z" w16du:dateUtc="2026-04-28T11:31:37.142Z" w:id="1645802089"/>
        </w:rPr>
      </w:pPr>
    </w:p>
    <w:p w:rsidR="31DE1E52" w:rsidP="73C0FD60" w:rsidRDefault="31DE1E52" w14:paraId="0BE8782C" w14:textId="63812BED">
      <w:pPr>
        <w:pStyle w:val="Normal"/>
        <w:spacing w:after="230" w:line="259" w:lineRule="auto"/>
        <w:ind w:right="314"/>
        <w:jc w:val="center"/>
        <w:rPr>
          <w:ins w:author="Susana Margarida Gonçalves Silva Santos" w:date="2026-04-28T11:45:26.625Z" w16du:dateUtc="2026-04-28T11:45:26.625Z" w:id="2053395048"/>
          <w:b w:val="1"/>
          <w:bCs w:val="1"/>
          <w:sz w:val="32"/>
          <w:szCs w:val="32"/>
          <w:rPrChange w:author="Susana Margarida Gonçalves Silva Santos" w:date="2026-04-28T18:37:15.051Z" w:id="1750589121">
            <w:rPr>
              <w:ins w:author="Susana Margarida Gonçalves Silva Santos" w:date="2026-04-28T11:45:26.625Z" w16du:dateUtc="2026-04-28T11:45:26.625Z" w:id="48713428"/>
              <w:b w:val="1"/>
              <w:bCs w:val="1"/>
            </w:rPr>
          </w:rPrChange>
        </w:rPr>
      </w:pPr>
      <w:ins w:author="Susana Margarida Gonçalves Silva Santos" w:date="2026-04-28T11:43:59.181Z" w16du:dateUtc="2026-04-28T11:43:59.181Z" w:id="820992892">
        <w:r w:rsidRPr="73C0FD60" w:rsidR="31DE1E52">
          <w:rPr>
            <w:b w:val="1"/>
            <w:bCs w:val="1"/>
            <w:sz w:val="32"/>
            <w:szCs w:val="32"/>
            <w:rPrChange w:author="Susana Margarida Gonçalves Silva Santos" w:date="2026-04-28T18:37:15.05Z" w16du:dateUtc="2026-04-28T18:37:15.05Z" w:id="1289775620"/>
          </w:rPr>
          <w:t>PRÓXIMA REUNIÃO</w:t>
        </w:r>
      </w:ins>
      <w:ins w:author="Susana Margarida Gonçalves Silva Santos" w:date="2026-04-28T11:44:07.069Z" w16du:dateUtc="2026-04-28T11:44:07.069Z" w:id="1593217475">
        <w:r w:rsidRPr="73C0FD60" w:rsidR="31DE1E52">
          <w:rPr>
            <w:b w:val="1"/>
            <w:bCs w:val="1"/>
            <w:sz w:val="32"/>
            <w:szCs w:val="32"/>
            <w:rPrChange w:author="Susana Margarida Gonçalves Silva Santos" w:date="2026-04-28T11:45:30.033Z" w16du:dateUtc="2026-04-28T11:45:30.033Z" w:id="910433975"/>
          </w:rPr>
          <w:t xml:space="preserve"> - 30.04.2026</w:t>
        </w:r>
      </w:ins>
    </w:p>
    <w:p w:rsidR="73C0FD60" w:rsidP="73C0FD60" w:rsidRDefault="73C0FD60" w14:paraId="7CEEF0F9" w14:textId="572B435A">
      <w:pPr>
        <w:pStyle w:val="Normal"/>
        <w:spacing w:after="230" w:line="259" w:lineRule="auto"/>
        <w:ind w:right="314"/>
        <w:jc w:val="center"/>
        <w:rPr>
          <w:ins w:author="Susana Margarida Gonçalves Silva Santos" w:date="2026-04-28T11:44:14.984Z" w16du:dateUtc="2026-04-28T11:44:14.984Z" w:id="494504039"/>
        </w:rPr>
      </w:pPr>
    </w:p>
    <w:p w:rsidR="4C3EADB2" w:rsidP="73C0FD60" w:rsidRDefault="4C3EADB2" w14:paraId="16CE0099" w14:textId="68129BB4">
      <w:pPr>
        <w:pStyle w:val="Normal"/>
        <w:spacing w:after="230" w:line="259" w:lineRule="auto"/>
        <w:ind w:right="314"/>
        <w:jc w:val="left"/>
        <w:rPr>
          <w:ins w:author="Susana Margarida Gonçalves Silva Santos" w:date="2026-04-28T11:48:45.3Z" w16du:dateUtc="2026-04-28T11:48:45.3Z" w:id="1280077117"/>
        </w:rPr>
      </w:pPr>
      <w:ins w:author="Susana Margarida Gonçalves Silva Santos" w:date="2026-04-28T11:46:56.455Z" w16du:dateUtc="2026-04-28T11:46:56.455Z" w:id="5478492">
        <w:r w:rsidR="4C3EADB2">
          <w:t>Colocação no Mercado</w:t>
        </w:r>
      </w:ins>
      <w:ins w:author="Susana Margarida Gonçalves Silva Santos" w:date="2026-04-28T11:48:45.333Z" w16du:dateUtc="2026-04-28T11:48:45.333Z" w:id="474333302">
        <w:r w:rsidR="68A21BB8">
          <w:t xml:space="preserve"> – </w:t>
        </w:r>
      </w:ins>
      <w:ins w:author="Susana Margarida Gonçalves Silva Santos" w:date="2026-04-28T11:46:56.455Z" w16du:dateUtc="2026-04-28T11:46:56.455Z" w:id="1679563820">
        <w:r w:rsidR="4C3EADB2">
          <w:t>Regulamento</w:t>
        </w:r>
      </w:ins>
    </w:p>
    <w:p w:rsidR="1BD7D0F3" w:rsidP="73C0FD60" w:rsidRDefault="1BD7D0F3" w14:paraId="4EF2C87C" w14:textId="7A327AD2">
      <w:pPr>
        <w:pStyle w:val="Normal"/>
        <w:spacing w:after="230" w:line="259" w:lineRule="auto"/>
        <w:ind w:right="314"/>
        <w:jc w:val="left"/>
        <w:rPr>
          <w:ins w:author="Susana Margarida Gonçalves Silva Santos" w:date="2026-04-28T11:50:04.74Z" w16du:dateUtc="2026-04-28T11:50:04.74Z" w:id="1886021334"/>
        </w:rPr>
      </w:pPr>
      <w:ins w:author="Susana Margarida Gonçalves Silva Santos" w:date="2026-04-28T11:48:59.393Z" w16du:dateUtc="2026-04-28T11:48:59.393Z" w:id="96650914">
        <w:r w:rsidR="1BD7D0F3">
          <w:t>Ler Regulamento - ced</w:t>
        </w:r>
      </w:ins>
      <w:ins w:author="Susana Margarida Gonçalves Silva Santos" w:date="2026-04-28T11:49:10.537Z" w16du:dateUtc="2026-04-28T11:49:10.537Z" w:id="166172088">
        <w:r w:rsidR="1BD7D0F3">
          <w:t xml:space="preserve">ência onerosa ou </w:t>
        </w:r>
        <w:r w:rsidR="1BD7D0F3">
          <w:t>gratuita,...</w:t>
        </w:r>
      </w:ins>
    </w:p>
    <w:p w:rsidR="6AB93375" w:rsidP="73C0FD60" w:rsidRDefault="6AB93375" w14:paraId="5FBA645C" w14:textId="68D574B0">
      <w:pPr>
        <w:pStyle w:val="Normal"/>
        <w:spacing w:after="230" w:line="259" w:lineRule="auto"/>
        <w:ind w:right="314"/>
        <w:jc w:val="left"/>
        <w:rPr>
          <w:ins w:author="Susana Margarida Gonçalves Silva Santos" w:date="2026-04-28T11:46:07.065Z" w16du:dateUtc="2026-04-28T11:46:07.065Z" w:id="873220790"/>
        </w:rPr>
      </w:pPr>
      <w:ins w:author="Susana Margarida Gonçalves Silva Santos" w:date="2026-04-28T11:50:39.825Z" w16du:dateUtc="2026-04-28T11:50:39.825Z" w:id="1569134915">
        <w:r w:rsidR="6AB93375">
          <w:t xml:space="preserve">Colocação no mercado a título </w:t>
        </w:r>
        <w:r w:rsidRPr="73C0FD60" w:rsidR="6AB93375">
          <w:rPr>
            <w:b w:val="1"/>
            <w:bCs w:val="1"/>
            <w:rPrChange w:author="Susana Margarida Gonçalves Silva Santos" w:date="2026-04-28T11:52:19.355Z" w16du:dateUtc="2026-04-28T11:52:19.355Z" w:id="1027625683"/>
          </w:rPr>
          <w:t>oneroso</w:t>
        </w:r>
        <w:r w:rsidR="6AB93375">
          <w:t xml:space="preserve">/colocação no mercado a título </w:t>
        </w:r>
        <w:r w:rsidRPr="73C0FD60" w:rsidR="6AB93375">
          <w:rPr>
            <w:b w:val="1"/>
            <w:bCs w:val="1"/>
            <w:rPrChange w:author="Susana Margarida Gonçalves Silva Santos" w:date="2026-04-28T11:52:23.124Z" w16du:dateUtc="2026-04-28T11:52:23.124Z" w:id="1813370772"/>
          </w:rPr>
          <w:t>gratuito</w:t>
        </w:r>
        <w:r w:rsidR="6AB93375">
          <w:t xml:space="preserve"> (</w:t>
        </w:r>
        <w:r w:rsidR="6AB93375">
          <w:t>adoções,...</w:t>
        </w:r>
        <w:r w:rsidR="6AB93375">
          <w:t>)</w:t>
        </w:r>
      </w:ins>
    </w:p>
    <w:p w:rsidR="31DE1E52" w:rsidP="73C0FD60" w:rsidRDefault="31DE1E52" w14:paraId="71D21D94" w14:textId="5315448C">
      <w:pPr>
        <w:pStyle w:val="Normal"/>
        <w:spacing w:after="230" w:line="259" w:lineRule="auto"/>
        <w:ind w:right="314"/>
        <w:jc w:val="left"/>
        <w:rPr>
          <w:ins w:author="Susana Margarida Gonçalves Silva Santos" w:date="2026-04-28T11:52:04.245Z" w16du:dateUtc="2026-04-28T11:52:04.245Z" w:id="945560577"/>
        </w:rPr>
        <w:pPrChange w:author="Susana Margarida Gonçalves Silva Santos" w:date="2026-04-28T11:45:24.064Z">
          <w:pPr>
            <w:pStyle w:val="Normal"/>
            <w:spacing w:after="230" w:line="259" w:lineRule="auto"/>
            <w:ind w:right="314"/>
            <w:jc w:val="center"/>
          </w:pPr>
        </w:pPrChange>
      </w:pPr>
      <w:ins w:author="Susana Margarida Gonçalves Silva Santos" w:date="2026-04-28T11:44:35.365Z" w16du:dateUtc="2026-04-28T11:44:35.365Z" w:id="729317145">
        <w:r w:rsidR="31DE1E52">
          <w:t>Cedência</w:t>
        </w:r>
      </w:ins>
    </w:p>
    <w:p w:rsidR="6EFE3516" w:rsidP="73C0FD60" w:rsidRDefault="6EFE3516" w14:paraId="053B57F8" w14:textId="2EC0E052">
      <w:pPr>
        <w:pStyle w:val="Normal"/>
        <w:spacing w:after="230" w:line="259" w:lineRule="auto"/>
        <w:ind w:right="314"/>
        <w:jc w:val="left"/>
        <w:rPr>
          <w:ins w:author="Susana Margarida Gonçalves Silva Santos" w:date="2026-04-28T11:44:37.496Z" w16du:dateUtc="2026-04-28T11:44:37.496Z" w:id="173228251"/>
        </w:rPr>
      </w:pPr>
      <w:ins w:author="Susana Margarida Gonçalves Silva Santos" w:date="2026-04-28T11:52:57.612Z" w16du:dateUtc="2026-04-28T11:52:57.612Z" w:id="1084422115">
        <w:r w:rsidR="6EFE3516">
          <w:t>Doação</w:t>
        </w:r>
      </w:ins>
      <w:ins w:author="Susana Margarida Gonçalves Silva Santos" w:date="2026-04-28T11:53:27.618Z" w16du:dateUtc="2026-04-28T11:53:27.618Z" w:id="932208001">
        <w:r w:rsidR="0F60E6B3">
          <w:t xml:space="preserve"> (Regulamento)</w:t>
        </w:r>
      </w:ins>
    </w:p>
    <w:p w:rsidR="31DE1E52" w:rsidP="73C0FD60" w:rsidRDefault="31DE1E52" w14:paraId="3DB4A210" w14:textId="0F7F05E9">
      <w:pPr>
        <w:pStyle w:val="Normal"/>
        <w:spacing w:after="230" w:line="259" w:lineRule="auto"/>
        <w:ind w:right="314"/>
        <w:jc w:val="left"/>
        <w:rPr>
          <w:ins w:author="Susana Margarida Gonçalves Silva Santos" w:date="2026-04-28T11:31:37.47Z" w16du:dateUtc="2026-04-28T11:31:37.47Z" w:id="765342215"/>
        </w:rPr>
      </w:pPr>
      <w:ins w:author="Susana Margarida Gonçalves Silva Santos" w:date="2026-04-28T11:44:44.877Z" w16du:dateUtc="2026-04-28T11:44:44.877Z" w:id="1008913624">
        <w:r w:rsidR="31DE1E52">
          <w:t>Transmissão de animais</w:t>
        </w:r>
      </w:ins>
      <w:ins w:author="Susana Margarida Gonçalves Silva Santos" w:date="2026-04-28T11:45:12.678Z" w16du:dateUtc="2026-04-28T11:45:12.678Z" w:id="1821671604">
        <w:r w:rsidR="31DE1E52">
          <w:t>: CRO - IAZ</w:t>
        </w:r>
      </w:ins>
    </w:p>
    <w:p w:rsidR="73C0FD60" w:rsidP="73C0FD60" w:rsidRDefault="73C0FD60" w14:paraId="379DB23D" w14:textId="76E0EEA8">
      <w:pPr>
        <w:pStyle w:val="Normal"/>
        <w:spacing w:after="230" w:line="259" w:lineRule="auto"/>
        <w:ind w:right="314"/>
        <w:jc w:val="both"/>
        <w:pPrChange w:author="Susana Margarida Gonçalves Silva Santos" w:date="2026-04-28T11:31:56.277Z">
          <w:pPr>
            <w:pStyle w:val="Normal"/>
            <w:spacing w:after="230" w:line="259" w:lineRule="auto"/>
            <w:ind w:right="314"/>
            <w:jc w:val="center"/>
          </w:pPr>
        </w:pPrChange>
      </w:pPr>
    </w:p>
    <w:p w:rsidR="00C545D3" w:rsidP="00754D72" w:rsidRDefault="00A626AB" w14:paraId="7A758AD7" w14:textId="77777777">
      <w:pPr>
        <w:pStyle w:val="Ttulo2"/>
        <w:ind w:right="0"/>
      </w:pPr>
      <w:bookmarkStart w:name="_Toc223954490" w:id="1977"/>
      <w:r>
        <w:t xml:space="preserve">SECÇÃO V </w:t>
      </w:r>
    </w:p>
    <w:p w:rsidR="005101CF" w:rsidP="00754D72" w:rsidRDefault="00A626AB" w14:paraId="537E98D2" w14:textId="34F6C879">
      <w:pPr>
        <w:pStyle w:val="Ttulo2"/>
        <w:ind w:right="0"/>
      </w:pPr>
      <w:commentRangeStart w:id="1103299640"/>
      <w:r w:rsidR="0B861554">
        <w:rPr/>
        <w:t>Cedência de animais</w:t>
      </w:r>
      <w:bookmarkEnd w:id="1977"/>
      <w:r w:rsidR="0B861554">
        <w:rPr/>
        <w:t xml:space="preserve"> </w:t>
      </w:r>
      <w:commentRangeEnd w:id="1103299640"/>
      <w:r>
        <w:rPr>
          <w:rStyle w:val="CommentReference"/>
        </w:rPr>
        <w:commentReference w:id="1103299640"/>
      </w:r>
    </w:p>
    <w:p w:rsidRPr="00FA0DD5" w:rsidR="00FA0DD5" w:rsidP="00FA0DD5" w:rsidRDefault="00FA0DD5" w14:paraId="052B9DDA" w14:textId="77777777"/>
    <w:p w:rsidR="00C545D3" w:rsidP="00754D72" w:rsidRDefault="00A626AB" w14:paraId="177DB13A" w14:textId="77777777">
      <w:pPr>
        <w:pStyle w:val="Ttulo3"/>
        <w:ind w:left="0" w:right="0" w:firstLine="0"/>
      </w:pPr>
      <w:bookmarkStart w:name="_Toc223954491" w:id="1978"/>
      <w:r>
        <w:t>Artigo 76.º</w:t>
      </w:r>
    </w:p>
    <w:p w:rsidR="005101CF" w:rsidP="00754D72" w:rsidRDefault="6F6E9877" w14:paraId="10B00986" w14:textId="305EFE05">
      <w:pPr>
        <w:pStyle w:val="Ttulo3"/>
        <w:ind w:left="0" w:right="0" w:firstLine="0"/>
        <w:rPr>
          <w:ins w:author="Susana Margarida Gonçalves Silva Santos" w:date="2026-04-28T11:30:42.768Z" w16du:dateUtc="2026-04-28T11:30:42.768Z" w:id="348220564"/>
        </w:rPr>
      </w:pPr>
      <w:r w:rsidR="40840235">
        <w:rPr/>
        <w:t>Condições da cedência</w:t>
      </w:r>
      <w:bookmarkEnd w:id="1978"/>
      <w:r w:rsidR="40840235">
        <w:rPr/>
        <w:t xml:space="preserve"> </w:t>
      </w:r>
    </w:p>
    <w:p w:rsidR="005101CF" w:rsidP="00754D72" w:rsidRDefault="6F6E9877" w14:paraId="7CBB1139" w14:textId="63AFFAB4">
      <w:pPr>
        <w:pStyle w:val="Ttulo3"/>
        <w:ind w:left="0" w:right="0" w:firstLine="0"/>
        <w:rPr>
          <w:ins w:author="Maria Cristina Tavares Briosa" w:date="2026-03-18T18:11:00Z" w16du:dateUtc="2026-03-18T18:11:41Z" w:id="916009787"/>
        </w:rPr>
      </w:pPr>
      <w:r w:rsidR="40840235">
        <w:rPr/>
        <w:t xml:space="preserve"> </w:t>
      </w:r>
    </w:p>
    <w:p w:rsidR="69F43051" w:rsidP="2540EB0A" w:rsidRDefault="69F43051" w14:paraId="2DAF821D" w14:textId="45B5BDA2">
      <w:pPr>
        <w:pPrChange w:author="Maria Cristina Tavares Briosa" w:date="2026-03-18T18:11:00Z" w:id="1980">
          <w:pPr>
            <w:pStyle w:val="Ttulo3"/>
            <w:ind w:left="0" w:right="0" w:firstLine="0"/>
          </w:pPr>
        </w:pPrChange>
      </w:pPr>
      <w:ins w:author="Maria Cristina Tavares Briosa" w:date="2026-03-18T18:15:00Z" w16du:dateUtc="2026-03-18T18:15:55Z" w:id="525137126">
        <w:r w:rsidR="69F43051">
          <w:t xml:space="preserve">Os cães e gatos com </w:t>
        </w:r>
      </w:ins>
      <w:ins w:author="Maria Cristina Tavares Briosa" w:date="2026-03-18T18:16:00Z" w16du:dateUtc="2026-03-18T18:16:56Z" w:id="1804201930">
        <w:r w:rsidR="69F43051">
          <w:t xml:space="preserve">titular que sejam capturados na via pública mais do que uma vez devem ser esterilizados no CRO a expensas do </w:t>
        </w:r>
        <w:r w:rsidR="7A85F58E">
          <w:t>respetivo titular</w:t>
        </w:r>
      </w:ins>
      <w:ins w:author="Maria Cristina Tavares Briosa" w:date="2026-03-18T18:17:00Z" w16du:dateUtc="2026-03-18T18:17:48Z" w:id="1224483925">
        <w:r w:rsidR="7A85F58E">
          <w:t xml:space="preserve"> </w:t>
        </w:r>
        <w:r w:rsidR="7A85F58E">
          <w:t>(</w:t>
        </w:r>
        <w:del w:author="Susana Margarida Gonçalves Silva Santos" w:date="2026-04-22T07:31:14.306Z" w16du:dateUtc="2026-04-22T07:31:14.306Z" w:id="258665077">
          <w:r w:rsidDel="7A85F58E">
            <w:delText xml:space="preserve"> </w:delText>
          </w:r>
        </w:del>
        <w:r w:rsidR="7A85F58E">
          <w:t>portaria</w:t>
        </w:r>
        <w:r w:rsidR="7A85F58E">
          <w:t xml:space="preserve"> 146</w:t>
        </w:r>
        <w:r w:rsidR="6A29C2B0">
          <w:t>)</w:t>
        </w:r>
      </w:ins>
    </w:p>
    <w:p w:rsidR="005101CF" w:rsidRDefault="6F6E9877" w14:paraId="2F90B883" w14:textId="46892A3D">
      <w:pPr>
        <w:numPr>
          <w:ilvl w:val="0"/>
          <w:numId w:val="124"/>
        </w:numPr>
        <w:ind w:right="136" w:hanging="168"/>
        <w:rPr/>
      </w:pPr>
      <w:r w:rsidR="40840235">
        <w:rPr/>
        <w:t>-</w:t>
      </w:r>
      <w:r w:rsidRPr="73C0FD60" w:rsidR="40840235">
        <w:rPr>
          <w:rFonts w:ascii="Arial" w:hAnsi="Arial" w:eastAsia="Arial" w:cs="Arial"/>
        </w:rPr>
        <w:t xml:space="preserve"> </w:t>
      </w:r>
      <w:commentRangeStart w:id="310994729"/>
      <w:r w:rsidR="40840235">
        <w:rPr/>
        <w:t xml:space="preserve">Sempre que não seja possível identificar o detentor do animal ou, quando identificado, aquele não tenha procedido ao pagamento das despesas de alojamento, ou não tenha reclamado o animal, </w:t>
      </w:r>
      <w:ins w:author="Maria Cristina Tavares Briosa" w:date="2026-03-18T17:23:00Z" w16du:dateUtc="2026-03-18T17:23:28Z" w:id="902285537">
        <w:r w:rsidR="5E9F7EC9">
          <w:t>no prazo de 15 dias</w:t>
        </w:r>
      </w:ins>
      <w:ins w:author="Maria Cristina Tavares Briosa" w:date="2026-03-18T17:24:00Z" w16du:dateUtc="2026-03-18T17:24:03Z" w:id="1932018591">
        <w:r w:rsidR="5E9F7EC9">
          <w:t>,</w:t>
        </w:r>
      </w:ins>
      <w:ins w:author="Maria Cristina Tavares Briosa" w:date="2026-03-18T17:23:00Z" w16du:dateUtc="2026-03-18T17:23:28Z" w:id="1942768294">
        <w:r w:rsidR="5E9F7EC9">
          <w:t xml:space="preserve"> </w:t>
        </w:r>
      </w:ins>
      <w:r w:rsidR="40840235">
        <w:rPr/>
        <w:t xml:space="preserve">este pode ser </w:t>
      </w:r>
      <w:r w:rsidRPr="73C0FD60" w:rsidR="40840235">
        <w:rPr>
          <w:highlight w:val="yellow"/>
          <w:rPrChange w:author="Susana Margarida Gonçalves Silva Santos" w:date="2026-04-28T11:34:17.974Z" w16du:dateUtc="2026-04-28T11:34:17.974Z" w:id="868933836"/>
        </w:rPr>
        <w:t>cedido</w:t>
      </w:r>
      <w:r w:rsidR="40840235">
        <w:rPr/>
        <w:t>, pela câmara municipal, a</w:t>
      </w:r>
      <w:ins w:author="Maria Cristina Tavares Briosa" w:date="2026-03-18T17:24:00Z" w16du:dateUtc="2026-03-18T17:24:58Z" w:id="19169196">
        <w:r w:rsidR="0C754BC2">
          <w:t xml:space="preserve"> </w:t>
        </w:r>
        <w:r w:rsidR="0C754BC2">
          <w:t>( pessoas</w:t>
        </w:r>
        <w:r w:rsidR="0C754BC2">
          <w:t xml:space="preserve"> individuais ou a </w:t>
        </w:r>
      </w:ins>
      <w:ins w:author="Maria Cristina Tavares Briosa" w:date="2026-03-18T17:25:00Z" w16du:dateUtc="2026-03-18T17:25:16Z" w:id="1025367047">
        <w:r w:rsidR="0C754BC2">
          <w:t xml:space="preserve">associações </w:t>
        </w:r>
      </w:ins>
      <w:ins w:author="Maria Cristina Tavares Briosa" w:date="2026-03-18T17:24:00Z" w16du:dateUtc="2026-03-18T17:24:58Z" w:id="374810977">
        <w:r w:rsidR="0C754BC2">
          <w:t xml:space="preserve">de proteção </w:t>
        </w:r>
        <w:r w:rsidR="0C754BC2">
          <w:t>animal,</w:t>
        </w:r>
      </w:ins>
      <w:ins w:author="Maria Cristina Tavares Briosa" w:date="2026-03-18T17:25:00Z" w16du:dateUtc="2026-03-18T17:25:57Z" w:id="125381949">
        <w:r w:rsidR="4D840E8F">
          <w:t>,</w:t>
        </w:r>
        <w:r w:rsidR="4D840E8F">
          <w:t xml:space="preserve"> que tenham alojamento sem fins lucrativos autorizado nos termos do </w:t>
        </w:r>
        <w:r w:rsidR="4D840E8F">
          <w:t>nº,,,</w:t>
        </w:r>
      </w:ins>
      <w:ins w:author="Maria Cristina Tavares Briosa" w:date="2026-03-18T17:24:00Z" w16du:dateUtc="2026-03-18T17:24:58Z" w:id="1904488459">
        <w:r w:rsidR="0C754BC2">
          <w:t xml:space="preserve"> </w:t>
        </w:r>
      </w:ins>
      <w:ins w:author="Maria Cristina Tavares Briosa" w:date="2026-03-18T17:26:00Z" w16du:dateUtc="2026-03-18T17:26:19Z" w:id="706270582">
        <w:r w:rsidR="63D76F14">
          <w:t>)</w:t>
        </w:r>
      </w:ins>
      <w:r w:rsidR="40840235">
        <w:rPr/>
        <w:t xml:space="preserve"> um novo detentor. </w:t>
      </w:r>
      <w:commentRangeEnd w:id="310994729"/>
      <w:r>
        <w:rPr>
          <w:rStyle w:val="CommentReference"/>
        </w:rPr>
        <w:commentReference w:id="310994729"/>
      </w:r>
    </w:p>
    <w:p w:rsidR="005101CF" w:rsidRDefault="00A626AB" w14:paraId="5E03365B" w14:textId="77777777">
      <w:pPr>
        <w:numPr>
          <w:ilvl w:val="0"/>
          <w:numId w:val="124"/>
        </w:numPr>
        <w:ind w:right="136" w:hanging="168"/>
      </w:pPr>
      <w:r>
        <w:t>-</w:t>
      </w:r>
      <w:r>
        <w:rPr>
          <w:rFonts w:ascii="Arial" w:hAnsi="Arial" w:eastAsia="Arial" w:cs="Arial"/>
        </w:rPr>
        <w:t xml:space="preserve"> </w:t>
      </w:r>
      <w:r>
        <w:t xml:space="preserve">O disposto no número anterior aplica-se a cães e a gatos, bem como a outras espécies animais, podendo as câmaras municipais, para o efeito, promover a realização de leilões.  </w:t>
      </w:r>
    </w:p>
    <w:p w:rsidR="005101CF" w:rsidRDefault="00A626AB" w14:paraId="3C4926D0" w14:textId="77777777">
      <w:pPr>
        <w:numPr>
          <w:ilvl w:val="0"/>
          <w:numId w:val="124"/>
        </w:numPr>
        <w:ind w:right="136" w:hanging="168"/>
      </w:pPr>
      <w:r>
        <w:t>-</w:t>
      </w:r>
      <w:r>
        <w:rPr>
          <w:rFonts w:ascii="Arial" w:hAnsi="Arial" w:eastAsia="Arial" w:cs="Arial"/>
        </w:rPr>
        <w:t xml:space="preserve"> </w:t>
      </w:r>
      <w:r>
        <w:t xml:space="preserve">Para efeito do disposto no número anterior, cabe ao MVM avaliar se o animal acolhido reúne as condições necessárias para ser cedido, procedendo ao seguinte:  </w:t>
      </w:r>
    </w:p>
    <w:p w:rsidR="005101CF" w:rsidRDefault="00A626AB" w14:paraId="5D62C6AA" w14:textId="6A24E4A7">
      <w:pPr>
        <w:numPr>
          <w:ilvl w:val="1"/>
          <w:numId w:val="124"/>
        </w:numPr>
        <w:ind w:right="136" w:hanging="360"/>
      </w:pPr>
      <w:r>
        <w:t xml:space="preserve">Identificação </w:t>
      </w:r>
      <w:r w:rsidR="00C545D3">
        <w:t>eletrónica</w:t>
      </w:r>
      <w:r>
        <w:t xml:space="preserve"> de cães e gatos e, quando aplicável, de outros animais de companhia;  </w:t>
      </w:r>
    </w:p>
    <w:p w:rsidR="005101CF" w:rsidRDefault="6F6E9877" w14:paraId="316C3E14" w14:textId="719F98E5">
      <w:pPr>
        <w:numPr>
          <w:ilvl w:val="1"/>
          <w:numId w:val="124"/>
        </w:numPr>
        <w:spacing w:after="286" w:line="259" w:lineRule="auto"/>
        <w:ind w:right="136" w:hanging="360"/>
        <w:rPr/>
      </w:pPr>
      <w:r w:rsidR="17F7164D">
        <w:rPr/>
        <w:t xml:space="preserve">Registo </w:t>
      </w:r>
      <w:r w:rsidR="2EE5AF6C">
        <w:rPr/>
        <w:t>no S</w:t>
      </w:r>
      <w:r w:rsidR="2EE5AF6C">
        <w:rPr/>
        <w:t xml:space="preserve">IAC </w:t>
      </w:r>
      <w:r w:rsidR="17F7164D">
        <w:rPr/>
        <w:t xml:space="preserve">em nome do novo </w:t>
      </w:r>
      <w:r w:rsidR="1D8F8A9E">
        <w:rPr/>
        <w:t>titular</w:t>
      </w:r>
      <w:ins w:author="Susana Margarida Gonçalves Silva Santos" w:date="2026-04-30T18:25:51.211Z" w16du:dateUtc="2026-04-30T18:25:51.211Z" w:id="906294445">
        <w:r w:rsidR="2A744602">
          <w:t>;</w:t>
        </w:r>
      </w:ins>
    </w:p>
    <w:p w:rsidR="005101CF" w:rsidRDefault="00A626AB" w14:paraId="20964256" w14:textId="77777777">
      <w:pPr>
        <w:numPr>
          <w:ilvl w:val="1"/>
          <w:numId w:val="124"/>
        </w:numPr>
        <w:spacing w:after="287" w:line="259" w:lineRule="auto"/>
        <w:ind w:right="136" w:hanging="360"/>
      </w:pPr>
      <w:r>
        <w:t xml:space="preserve">Desparasitação interna e externa; </w:t>
      </w:r>
    </w:p>
    <w:p w:rsidR="005101CF" w:rsidRDefault="00A626AB" w14:paraId="3F7B9224" w14:textId="77777777">
      <w:pPr>
        <w:numPr>
          <w:ilvl w:val="1"/>
          <w:numId w:val="124"/>
        </w:numPr>
        <w:spacing w:line="259" w:lineRule="auto"/>
        <w:ind w:right="136" w:hanging="360"/>
      </w:pPr>
      <w:r>
        <w:t xml:space="preserve">Vacinação contra a raiva, quando aplicável; </w:t>
      </w:r>
    </w:p>
    <w:p w:rsidR="005101CF" w:rsidRDefault="0E883AB7" w14:paraId="42F8C30D" w14:textId="77777777">
      <w:pPr>
        <w:numPr>
          <w:ilvl w:val="0"/>
          <w:numId w:val="125"/>
        </w:numPr>
        <w:ind w:right="136" w:hanging="360"/>
      </w:pPr>
      <w:r>
        <w:t>Realização de testes com vista ao rastreio de outras doenças com carácter zoonótico, designadamente leishmaniose, sarna</w:t>
      </w:r>
      <w:del w:author="Maria Helena Menezes Maia" w:date="2026-04-05T18:45:00Z" w16du:dateUtc="2026-04-05T18:45:50Z" w:id="1997">
        <w:r w:rsidDel="0E883AB7" w:rsidR="00A626AB">
          <w:delText>s</w:delText>
        </w:r>
      </w:del>
      <w:r>
        <w:t>, dermatofitose</w:t>
      </w:r>
      <w:del w:author="Maria Helena Menezes Maia" w:date="2026-04-05T18:45:00Z" w16du:dateUtc="2026-04-05T18:45:58Z" w:id="1998">
        <w:r w:rsidDel="0E883AB7" w:rsidR="00A626AB">
          <w:delText>s</w:delText>
        </w:r>
      </w:del>
      <w:r>
        <w:t xml:space="preserve"> e dirofilariose</w:t>
      </w:r>
      <w:del w:author="Maria Helena Menezes Maia" w:date="2026-04-05T18:46:00Z" w16du:dateUtc="2026-04-05T18:46:04Z" w:id="1999">
        <w:r w:rsidDel="0E883AB7" w:rsidR="00A626AB">
          <w:delText>s</w:delText>
        </w:r>
      </w:del>
      <w:r>
        <w:t xml:space="preserve">, sempre que tal for considerado necessário;  </w:t>
      </w:r>
    </w:p>
    <w:p w:rsidR="005101CF" w:rsidRDefault="00A626AB" w14:paraId="5C5F8FEE" w14:textId="77777777">
      <w:pPr>
        <w:numPr>
          <w:ilvl w:val="0"/>
          <w:numId w:val="125"/>
        </w:numPr>
        <w:ind w:right="136" w:hanging="360"/>
      </w:pPr>
      <w:r>
        <w:t xml:space="preserve">Esterilização.de cães e de gatos, ou notificação do detentor, para apresentação de comprovativo dessa intervenção cirúrgica, no prazo de 30 dias ou, quando o animal não tiver condição física para tal, no prazo considerado adequado.  </w:t>
      </w:r>
    </w:p>
    <w:p w:rsidR="005101CF" w:rsidP="19870567" w:rsidRDefault="6F6E9877" w14:paraId="59217EDE" w14:textId="41DA52F0">
      <w:pPr>
        <w:numPr>
          <w:ilvl w:val="0"/>
          <w:numId w:val="126"/>
        </w:numPr>
        <w:ind w:right="136" w:hanging="168"/>
        <w:rPr>
          <w:strike w:val="1"/>
        </w:rPr>
      </w:pPr>
      <w:r w:rsidR="17F7164D">
        <w:rPr/>
        <w:t>-</w:t>
      </w:r>
      <w:r w:rsidRPr="19870567" w:rsidR="17F7164D">
        <w:rPr>
          <w:rFonts w:ascii="Arial" w:hAnsi="Arial" w:eastAsia="Arial" w:cs="Arial"/>
        </w:rPr>
        <w:t xml:space="preserve"> </w:t>
      </w:r>
      <w:r w:rsidR="17F7164D">
        <w:rPr/>
        <w:t xml:space="preserve">As despesas inerentes à execução das medidas aplicadas nos termos do número anterior são suportadas pelo futuro </w:t>
      </w:r>
      <w:r w:rsidR="0692C2A5">
        <w:rPr/>
        <w:t>titular</w:t>
      </w:r>
      <w:ins w:author="Susana Margarida Gonçalves Silva Santos" w:date="2026-04-30T18:26:12.892Z" w16du:dateUtc="2026-04-30T18:26:12.892Z" w:id="1954900875">
        <w:r w:rsidR="7FFB9413">
          <w:t>.</w:t>
        </w:r>
      </w:ins>
      <w:del w:author="Susana Margarida Gonçalves Silva Santos" w:date="2026-04-30T18:26:12.182Z" w16du:dateUtc="2026-04-30T18:26:12.182Z" w:id="1257972799">
        <w:r w:rsidDel="0692C2A5">
          <w:delText xml:space="preserve"> </w:delText>
        </w:r>
      </w:del>
    </w:p>
    <w:p w:rsidR="005101CF" w:rsidRDefault="6F6E9877" w14:paraId="750CE994" w14:textId="77777777">
      <w:pPr>
        <w:numPr>
          <w:ilvl w:val="0"/>
          <w:numId w:val="126"/>
        </w:numPr>
        <w:ind w:right="136" w:hanging="168"/>
      </w:pPr>
      <w:r>
        <w:t>-</w:t>
      </w:r>
      <w:r w:rsidRPr="3EC49A07">
        <w:rPr>
          <w:rFonts w:ascii="Arial" w:hAnsi="Arial" w:eastAsia="Arial" w:cs="Arial"/>
        </w:rPr>
        <w:t xml:space="preserve"> </w:t>
      </w:r>
      <w:commentRangeStart w:id="2002"/>
      <w:commentRangeStart w:id="2003"/>
      <w:r>
        <w:t>Não podem ser cedidos animais que apresentem resultados positivos aos testes a que se refere a alínea e) do número anterior, os quais devem ser eutanasiados.</w:t>
      </w:r>
      <w:commentRangeEnd w:id="2002"/>
      <w:r w:rsidR="00A626AB">
        <w:rPr>
          <w:rStyle w:val="Refdecomentrio"/>
          <w:sz w:val="24"/>
          <w:szCs w:val="24"/>
        </w:rPr>
        <w:commentReference w:id="2002"/>
      </w:r>
      <w:commentRangeEnd w:id="2003"/>
      <w:r>
        <w:rPr>
          <w:rStyle w:val="CommentReference"/>
        </w:rPr>
        <w:commentReference w:id="2003"/>
      </w:r>
      <w:r>
        <w:t xml:space="preserve"> </w:t>
      </w:r>
    </w:p>
    <w:p w:rsidR="005101CF" w:rsidRDefault="00A626AB" w14:paraId="0B69D84B" w14:textId="77777777">
      <w:pPr>
        <w:numPr>
          <w:ilvl w:val="0"/>
          <w:numId w:val="126"/>
        </w:numPr>
        <w:ind w:right="136" w:hanging="168"/>
      </w:pPr>
      <w:r>
        <w:t>-</w:t>
      </w:r>
      <w:r>
        <w:rPr>
          <w:rFonts w:ascii="Arial" w:hAnsi="Arial" w:eastAsia="Arial" w:cs="Arial"/>
        </w:rPr>
        <w:t xml:space="preserve"> </w:t>
      </w:r>
      <w:r>
        <w:t xml:space="preserve">O disposto nos números anteriores aplica-se também à cedência de animais a entidades legalmente constituídas, nomeadamente a associações de proteção animal que tenham alojamentos para hospedagem de animais de companhia registados na DGAV. </w:t>
      </w:r>
    </w:p>
    <w:p w:rsidR="005101CF" w:rsidRDefault="00A626AB" w14:paraId="769B5CBB" w14:textId="77777777">
      <w:pPr>
        <w:numPr>
          <w:ilvl w:val="0"/>
          <w:numId w:val="126"/>
        </w:numPr>
        <w:ind w:right="136" w:hanging="168"/>
      </w:pPr>
      <w:r>
        <w:t>-</w:t>
      </w:r>
      <w:r>
        <w:rPr>
          <w:rFonts w:ascii="Arial" w:hAnsi="Arial" w:eastAsia="Arial" w:cs="Arial"/>
        </w:rPr>
        <w:t xml:space="preserve"> </w:t>
      </w:r>
      <w:r>
        <w:t xml:space="preserve">Os centros de recolha não podem ceder, a particulares ou a associações de proteção animal legalmente constituídas, um número de animais superior ao previsto, de acordo com as disposições do artigo 11.º, desde que aqueles não disponham de alojamentos devidamente autorizados. </w:t>
      </w:r>
    </w:p>
    <w:p w:rsidR="005101CF" w:rsidRDefault="00A626AB" w14:paraId="41416792" w14:textId="77777777">
      <w:pPr>
        <w:numPr>
          <w:ilvl w:val="0"/>
          <w:numId w:val="126"/>
        </w:numPr>
        <w:spacing w:after="114"/>
        <w:ind w:right="136" w:hanging="168"/>
      </w:pPr>
      <w:r>
        <w:t>-</w:t>
      </w:r>
      <w:r>
        <w:rPr>
          <w:rFonts w:ascii="Arial" w:hAnsi="Arial" w:eastAsia="Arial" w:cs="Arial"/>
        </w:rPr>
        <w:t xml:space="preserve"> </w:t>
      </w:r>
      <w:r>
        <w:t xml:space="preserve">No caso de espécies diferentes de cão e gato, são aplicáveis os requisitos sanitários previstos na legislação específica ou, na sua falta, os animais são objeto de exame clínico e dos necessários testes de despiste das doenças próprias da espécie. </w:t>
      </w:r>
    </w:p>
    <w:p w:rsidR="001D4E3A" w:rsidP="001D4E3A" w:rsidRDefault="247593AC" w14:paraId="37EA270F" w14:textId="5D345F3D">
      <w:pPr>
        <w:spacing w:after="114"/>
        <w:ind w:left="295" w:right="136" w:firstLine="0"/>
        <w:rPr>
          <w:ins w:author="Maria Cristina Tavares Briosa" w:date="2026-03-19T18:24:00Z" w16du:dateUtc="2026-03-19T18:24:18Z" w:id="2004"/>
        </w:rPr>
      </w:pPr>
      <w:ins w:author="Maria Cristina Tavares Briosa" w:date="2026-03-18T18:21:00Z" w16du:dateUtc="2026-03-18T18:21:28Z" w:id="2005">
        <w:r>
          <w:t>Portaria 146: - ver</w:t>
        </w:r>
      </w:ins>
    </w:p>
    <w:p w:rsidR="3EC49A07" w:rsidP="3EC49A07" w:rsidRDefault="3EC49A07" w14:paraId="28E7155B" w14:textId="6C181020">
      <w:pPr>
        <w:spacing w:after="114"/>
        <w:ind w:left="295" w:right="136" w:firstLine="0"/>
        <w:rPr>
          <w:ins w:author="Maria Cristina Tavares Briosa" w:date="2026-03-18T18:21:00Z" w16du:dateUtc="2026-03-18T18:21:06Z" w:id="2006"/>
        </w:rPr>
      </w:pPr>
    </w:p>
    <w:p w:rsidR="247593AC" w:rsidP="3EC49A07" w:rsidRDefault="247593AC" w14:paraId="7C3F29CD" w14:textId="4A68241C">
      <w:pPr>
        <w:spacing w:after="114"/>
        <w:ind w:left="295" w:right="136" w:firstLine="0"/>
        <w:rPr>
          <w:ins w:author="Maria Cristina Tavares Briosa" w:date="2026-03-18T18:23:00Z" w16du:dateUtc="2026-03-18T18:23:48Z" w:id="1295180801"/>
        </w:rPr>
      </w:pPr>
      <w:ins w:author="Maria Cristina Tavares Briosa" w:date="2026-03-18T18:21:00Z" w16du:dateUtc="2026-03-18T18:21:59Z" w:id="1723971563">
        <w:r w:rsidR="247593AC">
          <w:t xml:space="preserve">Os </w:t>
        </w:r>
      </w:ins>
      <w:ins w:author="Maria Cristina Tavares Briosa" w:date="2026-03-18T18:22:00Z" w16du:dateUtc="2026-03-18T18:22:10Z" w:id="275793363">
        <w:r w:rsidR="136B8657">
          <w:t xml:space="preserve">titulares </w:t>
        </w:r>
      </w:ins>
      <w:ins w:author="Maria Cristina Tavares Briosa" w:date="2026-03-18T18:21:00Z" w16du:dateUtc="2026-03-18T18:21:59Z" w:id="858712557">
        <w:r w:rsidRPr="41599A0F" w:rsidR="247593AC">
          <w:rPr>
            <w:strike w:val="1"/>
            <w:rPrChange w:author="Maria Cristina Tavares Briosa" w:date="2026-03-18T18:22:00Z" w16du:dateUtc="2026-03-18T18:22:22Z" w:id="1006874268"/>
          </w:rPr>
          <w:t>detentore</w:t>
        </w:r>
        <w:r w:rsidR="247593AC">
          <w:t xml:space="preserve">s de animais de companhia que se vejam impossibilitados de manterem essa </w:t>
        </w:r>
        <w:r w:rsidR="247593AC">
          <w:t>det</w:t>
        </w:r>
      </w:ins>
      <w:ins w:author="Maria Cristina Tavares Briosa" w:date="2026-03-18T18:22:00Z" w16du:dateUtc="2026-03-18T18:22:58Z" w:id="737770818">
        <w:r w:rsidR="247593AC">
          <w:t xml:space="preserve">enção </w:t>
        </w:r>
        <w:r w:rsidR="3309ADAB">
          <w:t>,</w:t>
        </w:r>
        <w:r w:rsidR="3309ADAB">
          <w:t xml:space="preserve"> em virtude de circunstâncias </w:t>
        </w:r>
      </w:ins>
      <w:r w:rsidR="3136894D">
        <w:rPr/>
        <w:t>supervenientes</w:t>
      </w:r>
      <w:ins w:author="Maria Cristina Tavares Briosa" w:date="2026-03-18T18:22:00Z" w16du:dateUtc="2026-03-18T18:22:58Z" w:id="1539169111">
        <w:r w:rsidR="3309ADAB">
          <w:t xml:space="preserve">, </w:t>
        </w:r>
        <w:r w:rsidR="3309ADAB">
          <w:t>designadamebte</w:t>
        </w:r>
        <w:r w:rsidR="3309ADAB">
          <w:t xml:space="preserve"> </w:t>
        </w:r>
      </w:ins>
      <w:ins w:author="Maria Cristina Tavares Briosa" w:date="2026-03-18T18:23:00Z" w16du:dateUtc="2026-03-18T18:23:47Z" w:id="2131874418">
        <w:r w:rsidR="3309ADAB">
          <w:t xml:space="preserve">por doença ou limitações </w:t>
        </w:r>
        <w:r w:rsidR="3309ADAB">
          <w:t>físucas</w:t>
        </w:r>
        <w:r w:rsidR="3309ADAB">
          <w:t xml:space="preserve"> de que o titular venha a sofrer, podem solicitar </w:t>
        </w:r>
        <w:r w:rsidR="5B8562EF">
          <w:t xml:space="preserve">a recolha do animal a um </w:t>
        </w:r>
        <w:r w:rsidR="5B8562EF">
          <w:t>CRO</w:t>
        </w:r>
      </w:ins>
    </w:p>
    <w:p w:rsidR="5B8562EF" w:rsidP="3EC49A07" w:rsidRDefault="5B8562EF" w14:paraId="7077CB06" w14:textId="4229651A">
      <w:pPr>
        <w:spacing w:after="114"/>
        <w:ind w:left="295" w:right="136" w:firstLine="0"/>
      </w:pPr>
      <w:ins w:author="Maria Cristina Tavares Briosa" w:date="2026-03-18T18:23:00Z" w16du:dateUtc="2026-03-18T18:23:59Z" w:id="2014">
        <w:r>
          <w:t xml:space="preserve">Os </w:t>
        </w:r>
      </w:ins>
      <w:ins w:author="Maria Cristina Tavares Briosa" w:date="2026-03-18T18:24:00Z" w16du:dateUtc="2026-03-18T18:24:59Z" w:id="2015">
        <w:r>
          <w:t xml:space="preserve">titulares que queiram pôr termo à detenção do animal de companhia, fora das </w:t>
        </w:r>
      </w:ins>
      <w:ins w:author="Maria Cristina Tavares Briosa" w:date="2026-03-18T18:25:00Z" w16du:dateUtc="2026-03-18T18:25:32Z" w:id="2016">
        <w:r w:rsidR="4BD73037">
          <w:t>circunstâncias</w:t>
        </w:r>
      </w:ins>
      <w:ins w:author="Maria Cristina Tavares Briosa" w:date="2026-03-18T18:24:00Z" w16du:dateUtc="2026-03-18T18:24:59Z" w:id="2017">
        <w:r>
          <w:t xml:space="preserve"> referidas no número anterior, devem recorrer </w:t>
        </w:r>
      </w:ins>
      <w:ins w:author="Maria Cristina Tavares Briosa" w:date="2026-03-18T18:25:00Z" w16du:dateUtc="2026-03-18T18:25:46Z" w:id="2018">
        <w:r w:rsidR="09C3FA63">
          <w:t>à</w:t>
        </w:r>
      </w:ins>
      <w:ins w:author="Maria Cristina Tavares Briosa" w:date="2026-03-18T18:24:00Z" w16du:dateUtc="2026-03-18T18:24:59Z" w:id="2019">
        <w:r w:rsidR="3C1637CD">
          <w:t xml:space="preserve">s </w:t>
        </w:r>
      </w:ins>
      <w:ins w:author="Maria Cristina Tavares Briosa" w:date="2026-03-18T18:25:00Z" w16du:dateUtc="2026-03-18T18:25:28Z" w:id="2020">
        <w:r w:rsidR="348582E7">
          <w:t>associações</w:t>
        </w:r>
        <w:r w:rsidR="3C1637CD">
          <w:t xml:space="preserve"> zoófilas para obter auxílio no processo de cedência</w:t>
        </w:r>
      </w:ins>
    </w:p>
    <w:p w:rsidR="00C545D3" w:rsidP="0061420C" w:rsidRDefault="00A626AB" w14:paraId="16E4A9AA" w14:textId="77777777">
      <w:pPr>
        <w:pStyle w:val="Ttulo3"/>
        <w:ind w:left="0" w:right="0" w:firstLine="0"/>
      </w:pPr>
      <w:bookmarkStart w:name="_Toc223954492" w:id="2021"/>
      <w:r>
        <w:t xml:space="preserve">Artigo 77.º </w:t>
      </w:r>
    </w:p>
    <w:p w:rsidR="005101CF" w:rsidP="0061420C" w:rsidRDefault="00A626AB" w14:paraId="7DD56E82" w14:textId="71103C42">
      <w:pPr>
        <w:pStyle w:val="Ttulo3"/>
        <w:ind w:left="0" w:right="0" w:firstLine="0"/>
      </w:pPr>
      <w:r>
        <w:t>Cedência por associações de proteção animal</w:t>
      </w:r>
      <w:bookmarkEnd w:id="2021"/>
      <w:r>
        <w:t xml:space="preserve"> </w:t>
      </w:r>
    </w:p>
    <w:p w:rsidR="005101CF" w:rsidP="00243575" w:rsidRDefault="00A626AB" w14:paraId="7A800847" w14:textId="5B0266DB">
      <w:pPr>
        <w:ind w:left="420" w:right="136"/>
      </w:pPr>
      <w:r>
        <w:t>1 -</w:t>
      </w:r>
      <w:r>
        <w:rPr>
          <w:rFonts w:ascii="Arial" w:hAnsi="Arial" w:eastAsia="Arial" w:cs="Arial"/>
        </w:rPr>
        <w:t xml:space="preserve"> </w:t>
      </w:r>
      <w:r>
        <w:t xml:space="preserve">À cedência de animais, ainda que temporária, feita por entidades legalmente constituídas, nomeadamente associações de proteção animal aplicam-se, com as devidas adaptações, as disposições do artigo anterior. </w:t>
      </w:r>
      <w:r>
        <w:rPr>
          <w:rFonts w:ascii="Cambria" w:hAnsi="Cambria" w:eastAsia="Cambria" w:cs="Cambria"/>
        </w:rPr>
        <w:tab/>
      </w:r>
    </w:p>
    <w:p w:rsidR="005101CF" w:rsidRDefault="00A626AB" w14:paraId="1CCA9776" w14:textId="77777777">
      <w:pPr>
        <w:numPr>
          <w:ilvl w:val="0"/>
          <w:numId w:val="127"/>
        </w:numPr>
        <w:ind w:left="300" w:right="136" w:hanging="173"/>
      </w:pPr>
      <w:r>
        <w:t>-</w:t>
      </w:r>
      <w:r>
        <w:rPr>
          <w:rFonts w:ascii="Arial" w:hAnsi="Arial" w:eastAsia="Arial" w:cs="Arial"/>
        </w:rPr>
        <w:t xml:space="preserve"> </w:t>
      </w:r>
      <w:r>
        <w:t>As associações de proteção animal que não disponham de alojamentos para hospedagem de animais</w:t>
      </w:r>
      <w:r>
        <w:rPr>
          <w:color w:val="BF0000"/>
        </w:rPr>
        <w:t xml:space="preserve"> </w:t>
      </w:r>
      <w:r>
        <w:t xml:space="preserve">ou que tenham excedido a sua capacidade de alojamento, podem alojar temporariamente os animais que lhes tenham sido entregues diretamente pelos seus detentores, sob termo de responsabilidade, em casa de voluntários, desde que: </w:t>
      </w:r>
    </w:p>
    <w:p w:rsidR="005101CF" w:rsidRDefault="00A626AB" w14:paraId="23215386" w14:textId="77777777">
      <w:pPr>
        <w:numPr>
          <w:ilvl w:val="1"/>
          <w:numId w:val="127"/>
        </w:numPr>
        <w:spacing w:after="286" w:line="259" w:lineRule="auto"/>
        <w:ind w:right="136" w:hanging="360"/>
      </w:pPr>
      <w:r>
        <w:t xml:space="preserve">Os voluntários se encontrem registados na associação; </w:t>
      </w:r>
    </w:p>
    <w:p w:rsidR="005101CF" w:rsidRDefault="00A626AB" w14:paraId="508E045C" w14:textId="77777777">
      <w:pPr>
        <w:numPr>
          <w:ilvl w:val="1"/>
          <w:numId w:val="127"/>
        </w:numPr>
        <w:spacing w:after="287" w:line="259" w:lineRule="auto"/>
        <w:ind w:right="136" w:hanging="360"/>
      </w:pPr>
      <w:r>
        <w:t xml:space="preserve">Os animais estejam registados em nome da associação; </w:t>
      </w:r>
    </w:p>
    <w:p w:rsidR="005101CF" w:rsidRDefault="00A626AB" w14:paraId="734A1E9A" w14:textId="77777777">
      <w:pPr>
        <w:numPr>
          <w:ilvl w:val="1"/>
          <w:numId w:val="127"/>
        </w:numPr>
        <w:ind w:right="136" w:hanging="360"/>
      </w:pPr>
      <w:r>
        <w:t xml:space="preserve">A associação mantenha, durante três anos, os registos relativos à identidade dos voluntários, dos animais a eles entregues com indicação do tempo de permanência daqueles na residência dos primeiros; </w:t>
      </w:r>
    </w:p>
    <w:p w:rsidR="005101CF" w:rsidRDefault="00A626AB" w14:paraId="7D84EA56" w14:textId="77777777">
      <w:pPr>
        <w:numPr>
          <w:ilvl w:val="1"/>
          <w:numId w:val="127"/>
        </w:numPr>
        <w:ind w:right="136" w:hanging="360"/>
      </w:pPr>
      <w:r>
        <w:t xml:space="preserve">Os voluntários deem cumprimento aos requisitos de higiene, saúde e bem-estar dos animais detidos, bem como garantam o respeito pela tranquilidade e segurança das pessoas e a salubridade dos locais e não excedam o número de animais superior ao previsto, de acordo com as disposições do artigo 11.º. </w:t>
      </w:r>
    </w:p>
    <w:p w:rsidR="005101CF" w:rsidRDefault="00A626AB" w14:paraId="6F1ED0C3" w14:textId="77777777">
      <w:pPr>
        <w:numPr>
          <w:ilvl w:val="0"/>
          <w:numId w:val="127"/>
        </w:numPr>
        <w:spacing w:after="116"/>
        <w:ind w:left="300" w:right="136" w:hanging="173"/>
        <w:rPr/>
      </w:pPr>
      <w:r w:rsidR="4C9862BD">
        <w:rPr/>
        <w:t>-</w:t>
      </w:r>
      <w:r w:rsidRPr="19870567" w:rsidR="4C9862BD">
        <w:rPr>
          <w:rFonts w:ascii="Arial" w:hAnsi="Arial" w:eastAsia="Arial" w:cs="Arial"/>
        </w:rPr>
        <w:t xml:space="preserve"> </w:t>
      </w:r>
      <w:r w:rsidR="4C9862BD">
        <w:rPr/>
        <w:t xml:space="preserve">Quando as associações de proteção animal disponham de alojamentos para hospedagem de animais de companhia, só podem receber animais cedidos por centros de recolha, ou entregues diretamente pelos seus detentores, sob termo de responsabilidade. </w:t>
      </w:r>
    </w:p>
    <w:p w:rsidR="73C0FD60" w:rsidP="19870567" w:rsidRDefault="73C0FD60" w14:paraId="6A06CAE5" w14:textId="5BE507C5">
      <w:pPr>
        <w:spacing w:after="116"/>
        <w:ind w:right="136"/>
        <w:rPr>
          <w:ins w:author="Susana Margarida Gonçalves Silva Santos" w:date="2026-04-30T10:34:31.93Z" w16du:dateUtc="2026-04-30T10:34:31.93Z" w:id="1943421438"/>
        </w:rPr>
      </w:pPr>
    </w:p>
    <w:p w:rsidR="19870567" w:rsidP="19870567" w:rsidRDefault="19870567" w14:paraId="0F1CCABD" w14:textId="62DB7AA0">
      <w:pPr>
        <w:spacing w:after="116"/>
        <w:ind w:right="136"/>
        <w:rPr>
          <w:ins w:author="Susana Margarida Gonçalves Silva Santos" w:date="2026-04-30T10:34:32.094Z" w16du:dateUtc="2026-04-30T10:34:32.094Z" w:id="1844310109"/>
        </w:rPr>
      </w:pPr>
    </w:p>
    <w:p w:rsidR="19870567" w:rsidP="19870567" w:rsidRDefault="19870567" w14:paraId="40B0FABA" w14:textId="6729852F">
      <w:pPr>
        <w:spacing w:after="116"/>
        <w:ind w:right="136"/>
      </w:pPr>
    </w:p>
    <w:p w:rsidR="73C0FD60" w:rsidP="73C0FD60" w:rsidRDefault="73C0FD60" w14:paraId="305F86CB" w14:textId="6C1B8E5B">
      <w:pPr>
        <w:spacing w:after="116"/>
        <w:ind w:right="136"/>
      </w:pPr>
    </w:p>
    <w:p w:rsidR="38754E0F" w:rsidP="19870567" w:rsidRDefault="38754E0F" w14:paraId="724061B8" w14:textId="0E2BB173">
      <w:pPr>
        <w:pStyle w:val="Ttulo1"/>
        <w:rPr>
          <w:ins w:author="Susana Margarida Gonçalves Silva Santos" w:date="2026-04-30T10:34:35.391Z" w16du:dateUtc="2026-04-30T10:34:35.391Z" w:id="2091262543"/>
        </w:rPr>
      </w:pPr>
      <w:ins w:author="Susana Margarida Gonçalves Silva Santos" w:date="2026-04-30T10:35:59.971Z" w16du:dateUtc="2026-04-30T10:35:59.971Z" w:id="638431485">
        <w:r w:rsidR="38754E0F">
          <w:t>Art</w:t>
        </w:r>
        <w:r w:rsidR="38754E0F">
          <w:t>,º</w:t>
        </w:r>
      </w:ins>
      <w:ins w:author="Susana Margarida Gonçalves Silva Santos" w:date="2026-04-30T10:36:02.155Z" w16du:dateUtc="2026-04-30T10:36:02.155Z" w:id="32774829">
        <w:r w:rsidR="38754E0F">
          <w:t xml:space="preserve"> XXX</w:t>
        </w:r>
      </w:ins>
    </w:p>
    <w:p w:rsidR="19870567" w:rsidP="19870567" w:rsidRDefault="19870567" w14:paraId="0E0F3C5B" w14:textId="10C37E8D">
      <w:pPr>
        <w:pStyle w:val="Ttulo1"/>
        <w:jc w:val="center"/>
        <w:rPr>
          <w:ins w:author="Susana Margarida Gonçalves Silva Santos" w:date="2026-04-30T10:35:52.015Z" w16du:dateUtc="2026-04-30T10:35:52.015Z" w:id="1498680620"/>
        </w:rPr>
      </w:pPr>
    </w:p>
    <w:p w:rsidR="00243575" w:rsidP="19870567" w:rsidRDefault="78FAC608" w14:paraId="196FEB42" w14:textId="5E554195">
      <w:pPr>
        <w:pStyle w:val="Ttulo1"/>
        <w:jc w:val="center"/>
        <w:rPr>
          <w:ins w:author="Susana Margarida Gonçalves Silva Santos" w:date="2026-04-30T10:34:36.648Z" w16du:dateUtc="2026-04-30T10:34:36.648Z" w:id="925088605"/>
          <w:highlight w:val="yellow"/>
        </w:rPr>
        <w:pPrChange w:author="Susana Margarida Gonçalves Silva Santos" w:date="2026-04-30T10:35:42.165Z">
          <w:pPr>
            <w:pStyle w:val="Ttulo1"/>
            <w:jc w:val="left"/>
          </w:pPr>
        </w:pPrChange>
      </w:pPr>
      <w:commentRangeStart w:id="548206840"/>
      <w:r w:rsidR="6ECFCC25">
        <w:rPr/>
        <w:t>OCCIS</w:t>
      </w:r>
      <w:r w:rsidR="19954737">
        <w:rPr/>
        <w:t>Ã</w:t>
      </w:r>
      <w:r w:rsidR="6ECFCC25">
        <w:rPr/>
        <w:t xml:space="preserve">O </w:t>
      </w:r>
      <w:commentRangeEnd w:id="548206840"/>
      <w:r>
        <w:rPr>
          <w:rStyle w:val="CommentReference"/>
        </w:rPr>
        <w:commentReference w:id="548206840"/>
      </w:r>
      <w:r w:rsidR="6ECFCC25">
        <w:rPr/>
        <w:t>E EUTAN</w:t>
      </w:r>
      <w:r w:rsidR="7D7CB1C1">
        <w:rPr/>
        <w:t>Á</w:t>
      </w:r>
      <w:r w:rsidR="6ECFCC25">
        <w:rPr/>
        <w:t>SIA</w:t>
      </w:r>
      <w:r w:rsidR="6F227D43">
        <w:rPr/>
        <w:t>(</w:t>
      </w:r>
      <w:r w:rsidR="6F227D43">
        <w:rPr/>
        <w:t xml:space="preserve"> </w:t>
      </w:r>
      <w:r w:rsidRPr="19870567" w:rsidR="6F227D43">
        <w:rPr>
          <w:highlight w:val="yellow"/>
          <w:rPrChange w:author="Susana Margarida Gonçalves Silva Santos" w:date="2026-04-30T10:35:22.727Z" w16du:dateUtc="2026-04-30T10:35:22.727Z" w:id="961061423"/>
        </w:rPr>
        <w:t>port</w:t>
      </w:r>
      <w:r w:rsidRPr="19870567" w:rsidR="6F227D43">
        <w:rPr>
          <w:highlight w:val="yellow"/>
          <w:rPrChange w:author="Susana Margarida Gonçalves Silva Santos" w:date="2026-04-30T10:35:22.727Z" w16du:dateUtc="2026-04-30T10:35:22.727Z" w:id="1297511953"/>
        </w:rPr>
        <w:t xml:space="preserve"> 146)</w:t>
      </w:r>
    </w:p>
    <w:p w:rsidR="19870567" w:rsidP="19870567" w:rsidRDefault="19870567" w14:paraId="14A5F514" w14:textId="44B4DEB2">
      <w:pPr>
        <w:pStyle w:val="Normal"/>
        <w:pPrChange w:author="Susana Margarida Gonçalves Silva Santos" w:date="2026-04-30T10:34:36.65Z">
          <w:pPr>
            <w:pStyle w:val="Ttulo1"/>
          </w:pPr>
        </w:pPrChange>
      </w:pPr>
    </w:p>
    <w:p w:rsidR="6550DB58" w:rsidP="19870567" w:rsidRDefault="6550DB58" w14:paraId="730AA3FD" w14:textId="1CEEDB8B">
      <w:pPr>
        <w:pStyle w:val="PargrafodaLista"/>
        <w:numPr>
          <w:ilvl w:val="0"/>
          <w:numId w:val="192"/>
        </w:numPr>
        <w:rPr>
          <w:color w:val="000000" w:themeColor="text1" w:themeTint="FF" w:themeShade="FF"/>
        </w:rPr>
        <w:pPrChange w:author="Susana Margarida Gonçalves Silva Santos" w:date="2026-04-30T11:15:00.158Z">
          <w:pPr/>
        </w:pPrChange>
      </w:pPr>
      <w:r w:rsidRPr="19870567" w:rsidR="6550DB58">
        <w:rPr>
          <w:color w:val="6D5700"/>
          <w:u w:val="single"/>
        </w:rPr>
        <w:t xml:space="preserve">A </w:t>
      </w:r>
      <w:r w:rsidRPr="19870567" w:rsidR="6550DB58">
        <w:rPr>
          <w:color w:val="6D5700"/>
          <w:highlight w:val="yellow"/>
          <w:u w:val="single"/>
          <w:rPrChange w:author="Susana Margarida Gonçalves Silva Santos" w:date="2026-04-30T11:16:14.954Z" w16du:dateUtc="2026-04-30T11:16:14.954Z" w:id="97111628">
            <w:rPr>
              <w:color w:val="6D5700"/>
              <w:u w:val="single"/>
            </w:rPr>
          </w:rPrChange>
        </w:rPr>
        <w:t>occisão</w:t>
      </w:r>
      <w:r w:rsidRPr="19870567" w:rsidR="6550DB58">
        <w:rPr>
          <w:color w:val="6D5700"/>
          <w:u w:val="single"/>
        </w:rPr>
        <w:t xml:space="preserve"> </w:t>
      </w:r>
      <w:r w:rsidRPr="19870567" w:rsidR="6550DB58">
        <w:rPr>
          <w:color w:val="000000" w:themeColor="text1" w:themeTint="FF" w:themeShade="FF"/>
        </w:rPr>
        <w:t>de animais de companhia por motivos de sobrepopulação, de sobrelotação, de incapacidade económica ou outra que impeça a normal detenção pelo seu detentor, é proibida.</w:t>
      </w:r>
    </w:p>
    <w:p w:rsidR="47CC85A8" w:rsidP="19870567" w:rsidRDefault="47CC85A8" w14:paraId="62ED0F12" w14:textId="73524965">
      <w:pPr>
        <w:pStyle w:val="PargrafodaLista"/>
        <w:numPr>
          <w:ilvl w:val="0"/>
          <w:numId w:val="192"/>
        </w:numPr>
        <w:rPr/>
        <w:pPrChange w:author="Susana Margarida Gonçalves Silva Santos" w:date="2026-04-30T10:36:15.613Z" w:id="2027">
          <w:pPr>
            <w:pStyle w:val="Ttulo1"/>
          </w:pPr>
        </w:pPrChange>
      </w:pPr>
      <w:r w:rsidR="197830B8">
        <w:rPr/>
        <w:t xml:space="preserve">A </w:t>
      </w:r>
      <w:del w:author="Susana Margarida Gonçalves Silva Santos" w:date="2026-04-30T10:55:58.415Z" w16du:dateUtc="2026-04-30T10:55:58.415Z" w:id="1557080667">
        <w:r w:rsidDel="197830B8">
          <w:delText xml:space="preserve">eutanásia ou </w:delText>
        </w:r>
      </w:del>
      <w:r w:rsidR="197830B8">
        <w:rPr/>
        <w:t xml:space="preserve">occisão de </w:t>
      </w:r>
      <w:r w:rsidR="10E52516">
        <w:rPr/>
        <w:t>animais</w:t>
      </w:r>
      <w:r w:rsidR="197830B8">
        <w:rPr/>
        <w:t xml:space="preserve"> de companhia pode ser praticada nos CRO </w:t>
      </w:r>
      <w:r w:rsidR="73E3B83C">
        <w:rPr/>
        <w:t>nas seguintes situações:</w:t>
      </w:r>
    </w:p>
    <w:p w:rsidR="42B75616" w:rsidP="19870567" w:rsidRDefault="42B75616" w14:paraId="77514B01" w14:textId="1FB7855F">
      <w:pPr>
        <w:pStyle w:val="Normal"/>
        <w:rPr>
          <w:ins w:author="Maria Cristina Tavares Briosa" w:date="2026-03-18T18:38:00Z" w16du:dateUtc="2026-03-18T18:38:38Z" w:id="1855510886"/>
          <w:del w:author="Susana Margarida Gonçalves Silva Santos" w:date="2026-04-30T10:38:54.181Z" w16du:dateUtc="2026-04-30T10:38:54.181Z" w:id="148887530"/>
        </w:rPr>
      </w:pPr>
      <w:r w:rsidR="107AEDC8">
        <w:rPr/>
        <w:t xml:space="preserve">    a) </w:t>
      </w:r>
      <w:r w:rsidR="73E3B83C">
        <w:rPr/>
        <w:t xml:space="preserve">Nos casos em que o animal tenha causado ofensas </w:t>
      </w:r>
      <w:r w:rsidR="3ABF321F">
        <w:rPr/>
        <w:t>graves</w:t>
      </w:r>
      <w:r w:rsidR="73E3B83C">
        <w:rPr/>
        <w:t xml:space="preserve"> à integridade física de uma pessoa, </w:t>
      </w:r>
      <w:r w:rsidR="5E44D04F">
        <w:rPr/>
        <w:t>devidamente comprovadas por relatório médico</w:t>
      </w:r>
      <w:ins w:author="Susana Margarida Gonçalves Silva Santos" w:date="2026-04-30T10:37:04.64Z" w16du:dateUtc="2026-04-30T10:37:04.64Z" w:id="1396005682">
        <w:r w:rsidR="5540DD88">
          <w:t>.</w:t>
        </w:r>
      </w:ins>
    </w:p>
    <w:p w:rsidR="2868F327" w:rsidP="19870567" w:rsidRDefault="2868F327" w14:paraId="098D068F" w14:textId="0AD51460">
      <w:pPr>
        <w:pStyle w:val="PargrafodaLista"/>
        <w:numPr>
          <w:ilvl w:val="1"/>
          <w:numId w:val="79"/>
        </w:numPr>
        <w:rPr>
          <w:ins w:author="Maria Cristina Tavares Briosa" w:date="2026-03-18T18:39:00Z" w16du:dateUtc="2026-03-18T18:39:54Z" w:id="597421321"/>
        </w:rPr>
        <w:pPrChange w:author="Susana Margarida Gonçalves Silva Santos" w:date="2026-04-30T10:39:35.589Z">
          <w:pPr>
            <w:ind w:left="0" w:hanging="0"/>
          </w:pPr>
        </w:pPrChange>
      </w:pPr>
      <w:r w:rsidR="5E44D04F">
        <w:rPr/>
        <w:t>N</w:t>
      </w:r>
      <w:r w:rsidR="5E44D04F">
        <w:rPr/>
        <w:t>os</w:t>
      </w:r>
      <w:r w:rsidR="5E44D04F">
        <w:rPr/>
        <w:t xml:space="preserve"> casos em que o animal apresenta um comportame</w:t>
      </w:r>
      <w:r w:rsidR="6CB9A19E">
        <w:rPr/>
        <w:t>n</w:t>
      </w:r>
      <w:r w:rsidR="5E44D04F">
        <w:rPr/>
        <w:t xml:space="preserve">to agressivo ou </w:t>
      </w:r>
      <w:r w:rsidR="5E44D04F">
        <w:rPr/>
        <w:t>assilv</w:t>
      </w:r>
      <w:r w:rsidR="5E44D04F">
        <w:rPr/>
        <w:t>estrado</w:t>
      </w:r>
      <w:r w:rsidR="5E44D04F">
        <w:rPr/>
        <w:t xml:space="preserve"> que comprometa a sua socialização com pessoas ou outros animais e torne inviável o seu</w:t>
      </w:r>
      <w:r w:rsidR="75741EB2">
        <w:rPr/>
        <w:t xml:space="preserve"> encaminhamento par c</w:t>
      </w:r>
      <w:r w:rsidR="3A81F7EC">
        <w:rPr/>
        <w:t>essão.</w:t>
      </w:r>
    </w:p>
    <w:p w:rsidR="5E7704D7" w:rsidP="3EC49A07" w:rsidRDefault="5E7704D7" w14:paraId="097C546D" w14:textId="67F8D5F2">
      <w:pPr>
        <w:rPr>
          <w:ins w:author="Maria Cristina Tavares Briosa" w:date="2026-03-18T18:42:00Z" w16du:dateUtc="2026-03-18T18:42:47Z" w:id="1978863013"/>
        </w:rPr>
      </w:pPr>
      <w:ins w:author="Susana Margarida Gonçalves Silva Santos" w:date="2026-04-30T11:16:27.895Z" w16du:dateUtc="2026-04-30T11:16:27.895Z" w:id="412521346">
        <w:r w:rsidR="5089F192">
          <w:t xml:space="preserve">   </w:t>
        </w:r>
      </w:ins>
      <w:r w:rsidR="0FD6BCAB">
        <w:rPr/>
        <w:t xml:space="preserve">c) </w:t>
      </w:r>
      <w:r w:rsidR="73D7CDEA">
        <w:rPr/>
        <w:t>N</w:t>
      </w:r>
      <w:r w:rsidR="75741EB2">
        <w:rPr/>
        <w:t>os casos em</w:t>
      </w:r>
      <w:r w:rsidR="75741EB2">
        <w:rPr/>
        <w:t xml:space="preserve"> que o animal seja portador de </w:t>
      </w:r>
      <w:r w:rsidR="6609B8F3">
        <w:rPr/>
        <w:t xml:space="preserve">zoonoses ou de </w:t>
      </w:r>
      <w:r w:rsidR="75741EB2">
        <w:rPr/>
        <w:t>doenças infetoco</w:t>
      </w:r>
      <w:r w:rsidR="221A2285">
        <w:rPr/>
        <w:t>ntag</w:t>
      </w:r>
      <w:r w:rsidR="221A2285">
        <w:rPr/>
        <w:t>iosas</w:t>
      </w:r>
      <w:r w:rsidR="41B26742">
        <w:rPr/>
        <w:t xml:space="preserve">, </w:t>
      </w:r>
      <w:r w:rsidR="0E7120A2">
        <w:rPr/>
        <w:t>representando</w:t>
      </w:r>
      <w:r w:rsidR="41B26742">
        <w:rPr/>
        <w:t xml:space="preserve"> a sua permanência no CRO uma ameaça à </w:t>
      </w:r>
      <w:r w:rsidR="3ABC385B">
        <w:rPr/>
        <w:t>saúde</w:t>
      </w:r>
      <w:r w:rsidR="41B26742">
        <w:rPr/>
        <w:t xml:space="preserve"> animal ou constitua um perigo para a </w:t>
      </w:r>
      <w:r w:rsidR="41B26742">
        <w:rPr/>
        <w:t xml:space="preserve">saúde pública, no âmbito ou na </w:t>
      </w:r>
      <w:r w:rsidR="0E70A14E">
        <w:rPr/>
        <w:t>sequência</w:t>
      </w:r>
      <w:r w:rsidR="41B26742">
        <w:rPr/>
        <w:t xml:space="preserve"> </w:t>
      </w:r>
      <w:r w:rsidR="112215C9">
        <w:rPr/>
        <w:t>de um surto de doença infetocontagiosa</w:t>
      </w:r>
      <w:r w:rsidR="5130667F">
        <w:rPr/>
        <w:t>.</w:t>
      </w:r>
    </w:p>
    <w:p w:rsidR="1526999E" w:rsidP="3EC49A07" w:rsidRDefault="1526999E" w14:paraId="5A06A292" w14:textId="684E9B08">
      <w:pPr>
        <w:rPr>
          <w:del w:author="Susana Margarida Gonçalves Silva Santos" w:date="2026-04-30T11:14:12.32Z" w16du:dateUtc="2026-04-30T11:14:12.32Z" w:id="1513097084"/>
        </w:rPr>
      </w:pPr>
      <w:ins w:author="Susana Margarida Gonçalves Silva Santos" w:date="2026-04-30T10:56:34.916Z" w16du:dateUtc="2026-04-30T10:56:34.916Z" w:id="1196268717">
        <w:r w:rsidR="5329059A">
          <w:t xml:space="preserve">2. </w:t>
        </w:r>
      </w:ins>
      <w:r w:rsidR="432CB60C">
        <w:rPr/>
        <w:t xml:space="preserve">Sempre que exista a </w:t>
      </w:r>
      <w:r w:rsidR="1B80B928">
        <w:rPr/>
        <w:t>suspeita</w:t>
      </w:r>
      <w:r w:rsidR="432CB60C">
        <w:rPr/>
        <w:t xml:space="preserve"> de raiva em animais agressores ou agredidos, a occisão só pode ser realizada após o cumprimento das normas </w:t>
      </w:r>
      <w:r w:rsidR="4B60648A">
        <w:rPr/>
        <w:t>vigentes</w:t>
      </w:r>
      <w:r w:rsidR="432CB60C">
        <w:rPr/>
        <w:t xml:space="preserve"> em matéria de is</w:t>
      </w:r>
      <w:r w:rsidR="432CB60C">
        <w:rPr/>
        <w:t xml:space="preserve">olamento </w:t>
      </w:r>
      <w:r w:rsidR="61383464">
        <w:rPr/>
        <w:t>ou sequestro</w:t>
      </w:r>
      <w:del w:author="Susana Margarida Gonçalves Silva Santos" w:date="2026-04-30T11:14:12.568Z" w16du:dateUtc="2026-04-30T11:14:12.568Z" w:id="1167285253">
        <w:r w:rsidDel="61383464">
          <w:delText>.</w:delText>
        </w:r>
      </w:del>
    </w:p>
    <w:p w:rsidR="7F7CCA47" w:rsidP="19870567" w:rsidRDefault="7F7CCA47" w14:paraId="34C57510" w14:textId="3542A39A">
      <w:pPr>
        <w:pStyle w:val="Normal"/>
        <w:ind w:left="0" w:hanging="0"/>
      </w:pPr>
    </w:p>
    <w:p w:rsidR="2A13BCC3" w:rsidP="19870567" w:rsidRDefault="2A13BCC3" w14:paraId="64BC3C8E" w14:textId="44216972">
      <w:pPr>
        <w:pStyle w:val="Normal"/>
        <w:spacing w:line="360" w:lineRule="auto"/>
        <w:rPr>
          <w:ins w:author="Susana Margarida Gonçalves Silva Santos" w:date="2026-04-30T11:12:03.674Z" w16du:dateUtc="2026-04-30T11:12:03.674Z" w:id="1014632920"/>
          <w:color w:val="000000" w:themeColor="text1"/>
        </w:rPr>
      </w:pPr>
      <w:r w:rsidRPr="19870567" w:rsidR="5264E521">
        <w:rPr>
          <w:color w:val="000000" w:themeColor="text1" w:themeTint="FF" w:themeShade="FF"/>
        </w:rPr>
        <w:t xml:space="preserve">3 - A </w:t>
      </w:r>
      <w:r w:rsidRPr="19870567" w:rsidR="5264E521">
        <w:rPr>
          <w:color w:val="000000" w:themeColor="text1" w:themeTint="FF" w:themeShade="FF"/>
        </w:rPr>
        <w:t>eutanásia</w:t>
      </w:r>
      <w:r w:rsidRPr="19870567" w:rsidR="5264E521">
        <w:rPr>
          <w:color w:val="000000" w:themeColor="text1" w:themeTint="FF" w:themeShade="FF"/>
        </w:rPr>
        <w:t xml:space="preserve"> pode ser realizada em </w:t>
      </w:r>
      <w:r w:rsidRPr="19870567" w:rsidR="5264E521">
        <w:rPr>
          <w:color w:val="6D5700"/>
          <w:u w:val="single"/>
        </w:rPr>
        <w:t xml:space="preserve">Centros de Recolha Oficial </w:t>
      </w:r>
      <w:r w:rsidRPr="19870567" w:rsidR="5264E521">
        <w:rPr>
          <w:color w:val="000000" w:themeColor="text1" w:themeTint="FF" w:themeShade="FF"/>
        </w:rPr>
        <w:t>ou CAMV, por médico veterinário, em casos comprovados de doença incurável e quando se demonstre ser a via única e indispensável para eliminar a dor ou o sofrimento que comprometa seriamente o bem-estar do animal.</w:t>
      </w:r>
    </w:p>
    <w:p w:rsidR="19870567" w:rsidP="19870567" w:rsidRDefault="19870567" w14:paraId="74413C6D" w14:textId="557DE8E0">
      <w:pPr>
        <w:spacing w:line="360" w:lineRule="auto"/>
        <w:rPr>
          <w:color w:val="000000" w:themeColor="text1" w:themeTint="FF" w:themeShade="FF"/>
        </w:rPr>
      </w:pPr>
    </w:p>
    <w:p w:rsidR="2A13BCC3" w:rsidP="19870567" w:rsidRDefault="2A13BCC3" w14:paraId="39D1F162" w14:textId="1A6F4F80">
      <w:pPr>
        <w:spacing w:line="360" w:lineRule="auto"/>
        <w:rPr>
          <w:ins w:author="Susana Margarida Gonçalves Silva Santos" w:date="2026-04-30T11:11:00.74Z" w16du:dateUtc="2026-04-30T11:11:00.74Z" w:id="1032046958"/>
          <w:color w:val="000000" w:themeColor="text1"/>
        </w:rPr>
        <w:pPrChange w:author="Maria Cristina Tavares Briosa" w:date="2026-03-23T16:59:00Z" w:id="2086">
          <w:pPr/>
        </w:pPrChange>
      </w:pPr>
      <w:r w:rsidRPr="19870567" w:rsidR="5264E521">
        <w:rPr>
          <w:color w:val="000000" w:themeColor="text1" w:themeTint="FF" w:themeShade="FF"/>
        </w:rPr>
        <w:t xml:space="preserve">4 - Em qualquer dos casos, na </w:t>
      </w:r>
      <w:r w:rsidRPr="19870567" w:rsidR="5264E521">
        <w:rPr>
          <w:color w:val="000000" w:themeColor="text1" w:themeTint="FF" w:themeShade="FF"/>
        </w:rPr>
        <w:t>eutanásia</w:t>
      </w:r>
      <w:r w:rsidRPr="19870567" w:rsidR="5264E521">
        <w:rPr>
          <w:color w:val="0078D4"/>
          <w:u w:val="single"/>
        </w:rPr>
        <w:t xml:space="preserve"> e na occisão</w:t>
      </w:r>
      <w:r w:rsidRPr="19870567" w:rsidR="5264E521">
        <w:rPr>
          <w:color w:val="000000" w:themeColor="text1" w:themeTint="FF" w:themeShade="FF"/>
        </w:rPr>
        <w:t>, a indução da morte ao animal deve ser efetuada através de métodos que garantam a ausência de dor e sofrimento, devendo a morte ser imediata, indolor e respeitar a dignidade do animal.</w:t>
      </w:r>
    </w:p>
    <w:p w:rsidR="19870567" w:rsidP="19870567" w:rsidRDefault="19870567" w14:paraId="69205B4C" w14:textId="54105302">
      <w:pPr>
        <w:spacing w:line="360" w:lineRule="auto"/>
        <w:rPr>
          <w:color w:val="000000" w:themeColor="text1" w:themeTint="FF" w:themeShade="FF"/>
        </w:rPr>
      </w:pPr>
    </w:p>
    <w:p w:rsidR="5264E521" w:rsidP="19870567" w:rsidRDefault="5264E521" w14:paraId="1EC33450" w14:textId="7D314660">
      <w:pPr>
        <w:spacing w:line="360" w:lineRule="auto"/>
        <w:rPr>
          <w:color w:val="000000" w:themeColor="text1" w:themeTint="FF" w:themeShade="FF"/>
        </w:rPr>
        <w:pPrChange w:author="Maria Cristina Tavares Briosa" w:date="2026-03-23T16:59:00Z">
          <w:pPr/>
        </w:pPrChange>
      </w:pPr>
      <w:r w:rsidRPr="19870567" w:rsidR="5264E521">
        <w:rPr>
          <w:color w:val="000000" w:themeColor="text1" w:themeTint="FF" w:themeShade="FF"/>
        </w:rPr>
        <w:t xml:space="preserve">5 - As boas práticas para a realização </w:t>
      </w:r>
      <w:r w:rsidRPr="19870567" w:rsidR="60A87A74">
        <w:rPr>
          <w:color w:val="000000" w:themeColor="text1" w:themeTint="FF" w:themeShade="FF"/>
        </w:rPr>
        <w:t>de</w:t>
      </w:r>
      <w:r w:rsidRPr="19870567" w:rsidR="5264E521">
        <w:rPr>
          <w:color w:val="000000" w:themeColor="text1" w:themeTint="FF" w:themeShade="FF"/>
        </w:rPr>
        <w:t xml:space="preserve"> </w:t>
      </w:r>
      <w:r w:rsidRPr="19870567" w:rsidR="5264E521">
        <w:rPr>
          <w:color w:val="6D5700"/>
          <w:highlight w:val="yellow"/>
          <w:u w:val="single"/>
          <w:rPrChange w:author="Susana Margarida Gonçalves Silva Santos" w:date="2026-04-30T11:11:39.842Z" w16du:dateUtc="2026-04-30T11:11:39.842Z" w:id="638607140">
            <w:rPr>
              <w:color w:val="6D5700"/>
              <w:u w:val="single"/>
            </w:rPr>
          </w:rPrChange>
        </w:rPr>
        <w:t>occisão</w:t>
      </w:r>
      <w:r w:rsidRPr="19870567" w:rsidR="5264E521">
        <w:rPr>
          <w:color w:val="6D5700"/>
          <w:u w:val="single"/>
        </w:rPr>
        <w:t xml:space="preserve"> </w:t>
      </w:r>
      <w:r w:rsidRPr="19870567" w:rsidR="5264E521">
        <w:rPr>
          <w:color w:val="000000" w:themeColor="text1" w:themeTint="FF" w:themeShade="FF"/>
        </w:rPr>
        <w:t xml:space="preserve">e </w:t>
      </w:r>
      <w:r w:rsidRPr="19870567" w:rsidR="5264E521">
        <w:rPr>
          <w:color w:val="000000" w:themeColor="text1" w:themeTint="FF" w:themeShade="FF"/>
        </w:rPr>
        <w:t>eutanásia</w:t>
      </w:r>
      <w:r w:rsidRPr="19870567" w:rsidR="5264E521">
        <w:rPr>
          <w:color w:val="000000" w:themeColor="text1" w:themeTint="FF" w:themeShade="FF"/>
        </w:rPr>
        <w:t xml:space="preserve"> são divulgadas pela DGAV. </w:t>
      </w:r>
    </w:p>
    <w:p w:rsidR="7649FE72" w:rsidP="19870567" w:rsidRDefault="7649FE72" w14:paraId="668BEBD9" w14:textId="365114D7">
      <w:pPr>
        <w:spacing w:after="116" w:line="360" w:lineRule="auto"/>
        <w:ind/>
        <w:rPr>
          <w:del w:author="Susana Margarida Gonçalves Silva Santos" w:date="2026-04-30T11:18:43.417Z" w16du:dateUtc="2026-04-30T11:18:43.417Z" w:id="965248675"/>
          <w:color w:val="000000" w:themeColor="text1" w:themeTint="FF" w:themeShade="FF"/>
        </w:rPr>
        <w:pPrChange w:author="Maria Cristina Tavares Briosa" w:date="2026-03-23T16:59:00Z">
          <w:pPr/>
        </w:pPrChange>
      </w:pPr>
      <w:r w:rsidRPr="19870567" w:rsidR="5A395B09">
        <w:rPr>
          <w:color w:val="000000" w:themeColor="text1" w:themeTint="FF" w:themeShade="FF"/>
        </w:rPr>
        <w:t xml:space="preserve">6 - O motivo de </w:t>
      </w:r>
      <w:r w:rsidRPr="19870567" w:rsidR="5A395B09">
        <w:rPr>
          <w:color w:val="000000" w:themeColor="text1" w:themeTint="FF" w:themeShade="FF"/>
        </w:rPr>
        <w:t>eutanásia</w:t>
      </w:r>
      <w:r w:rsidRPr="19870567" w:rsidR="5A395B09">
        <w:rPr>
          <w:color w:val="000000" w:themeColor="text1" w:themeTint="FF" w:themeShade="FF"/>
        </w:rPr>
        <w:t xml:space="preserve"> de animal de companhia deve constar no registo do animal no </w:t>
      </w:r>
      <w:r w:rsidRPr="19870567" w:rsidR="2A2C4D55">
        <w:rPr>
          <w:color w:val="000000" w:themeColor="text1" w:themeTint="FF" w:themeShade="FF"/>
        </w:rPr>
        <w:t>SIAC, em forma de atestado passado pelo médico veterinário</w:t>
      </w:r>
      <w:del w:author="Susana Margarida Gonçalves Silva Santos" w:date="2026-04-30T11:18:43.897Z" w16du:dateUtc="2026-04-30T11:18:43.897Z" w:id="556758561">
        <w:r w:rsidRPr="19870567" w:rsidDel="2A2C4D55">
          <w:rPr>
            <w:color w:val="000000" w:themeColor="text1" w:themeTint="FF" w:themeShade="FF"/>
          </w:rPr>
          <w:delText>.</w:delText>
        </w:r>
      </w:del>
    </w:p>
    <w:p w:rsidR="7649FE72" w:rsidP="19870567" w:rsidRDefault="7649FE72" w14:paraId="1801A177" w14:textId="5167BDC4">
      <w:pPr>
        <w:spacing w:after="116" w:line="360" w:lineRule="auto"/>
        <w:ind w:left="0" w:hanging="0"/>
        <w:rPr>
          <w:ins w:author="Susana Margarida Gonçalves Silva Santos" w:date="2026-04-30T11:22:27.678Z" w16du:dateUtc="2026-04-30T11:22:27.678Z" w:id="511988997"/>
          <w:color w:val="000000" w:themeColor="text1" w:themeTint="FF" w:themeShade="FF"/>
        </w:rPr>
      </w:pPr>
    </w:p>
    <w:p w:rsidR="7649FE72" w:rsidP="19870567" w:rsidRDefault="7649FE72" w14:paraId="35847764" w14:textId="6C05FBD1">
      <w:pPr>
        <w:spacing w:after="116" w:line="360" w:lineRule="auto"/>
        <w:ind w:left="0" w:hanging="0"/>
        <w:rPr>
          <w:ins w:author="Susana Margarida Gonçalves Silva Santos" w:date="2026-04-30T11:22:27.883Z" w16du:dateUtc="2026-04-30T11:22:27.883Z" w:id="867866665"/>
          <w:color w:val="000000" w:themeColor="text1" w:themeTint="FF" w:themeShade="FF"/>
        </w:rPr>
      </w:pPr>
    </w:p>
    <w:p w:rsidR="7649FE72" w:rsidP="19870567" w:rsidRDefault="7649FE72" w14:paraId="15C21306" w14:textId="16604F86">
      <w:pPr>
        <w:spacing w:after="116" w:line="360" w:lineRule="auto"/>
        <w:ind w:left="0" w:hanging="0"/>
        <w:jc w:val="center"/>
        <w:rPr>
          <w:ins w:author="Susana Margarida Gonçalves Silva Santos" w:date="2026-04-30T11:23:03.22Z" w16du:dateUtc="2026-04-30T11:23:03.22Z" w:id="1627007052"/>
          <w:color w:val="000000" w:themeColor="text1" w:themeTint="FF" w:themeShade="FF"/>
        </w:rPr>
        <w:pPrChange w:author="Susana Margarida Gonçalves Silva Santos" w:date="2026-04-30T11:22:35.267Z">
          <w:pPr>
            <w:spacing w:line="360" w:lineRule="auto"/>
            <w:ind w:left="0" w:hanging="0"/>
          </w:pPr>
        </w:pPrChange>
      </w:pPr>
      <w:ins w:author="Susana Margarida Gonçalves Silva Santos" w:date="2026-04-30T11:22:51.919Z" w16du:dateUtc="2026-04-30T11:22:51.919Z" w:id="1990552575">
        <w:r w:rsidRPr="19870567" w:rsidR="6E6296FD">
          <w:rPr>
            <w:color w:val="000000" w:themeColor="text1" w:themeTint="FF" w:themeShade="FF"/>
          </w:rPr>
          <w:t>Artigo AAA.º</w:t>
        </w:r>
      </w:ins>
    </w:p>
    <w:p w:rsidR="7649FE72" w:rsidP="19870567" w:rsidRDefault="7649FE72" w14:paraId="147896CA" w14:textId="6F2EE0D7">
      <w:pPr>
        <w:spacing w:after="116" w:line="360" w:lineRule="auto"/>
        <w:ind w:left="0" w:hanging="0"/>
        <w:jc w:val="center"/>
        <w:rPr>
          <w:color w:val="000000" w:themeColor="text1" w:themeTint="FF" w:themeShade="FF"/>
        </w:rPr>
      </w:pPr>
      <w:ins w:author="Susana Margarida Gonçalves Silva Santos" w:date="2026-04-30T11:23:08.774Z" w16du:dateUtc="2026-04-30T11:23:08.774Z" w:id="1264312320">
        <w:r w:rsidRPr="19870567" w:rsidR="6E6296FD">
          <w:rPr>
            <w:color w:val="000000" w:themeColor="text1" w:themeTint="FF" w:themeShade="FF"/>
          </w:rPr>
          <w:t>Eutanásia</w:t>
        </w:r>
      </w:ins>
    </w:p>
    <w:p w:rsidR="7649FE72" w:rsidP="19870567" w:rsidRDefault="7649FE72" w14:paraId="7C99D8A2" w14:textId="62F44CCA">
      <w:pPr>
        <w:pStyle w:val="Normal"/>
        <w:spacing w:after="116" w:line="360" w:lineRule="auto"/>
        <w:ind/>
        <w:rPr>
          <w:ins w:author="Susana Margarida Gonçalves Silva Santos" w:date="2026-04-30T11:23:58.227Z" w16du:dateUtc="2026-04-30T11:23:58.227Z" w:id="1364596691"/>
          <w:highlight w:val="yellow"/>
        </w:rPr>
      </w:pPr>
      <w:del w:author="Susana Margarida Gonçalves Silva Santos" w:date="2026-04-30T11:23:27.555Z" w16du:dateUtc="2026-04-30T11:23:27.555Z" w:id="244395796">
        <w:r w:rsidRPr="19870567" w:rsidDel="16E4888B">
          <w:rPr>
            <w:highlight w:val="yellow"/>
          </w:rPr>
          <w:delText>c</w:delText>
        </w:r>
      </w:del>
      <w:commentRangeStart w:id="713939168"/>
      <w:r w:rsidRPr="19870567" w:rsidR="16E4888B">
        <w:rPr>
          <w:highlight w:val="yellow"/>
        </w:rPr>
        <w:t xml:space="preserve">Sempre que não seja possível a recuperação </w:t>
      </w:r>
      <w:commentRangeEnd w:id="713939168"/>
      <w:r>
        <w:rPr>
          <w:rStyle w:val="CommentReference"/>
        </w:rPr>
        <w:commentReference w:id="713939168"/>
      </w:r>
      <w:r w:rsidRPr="19870567" w:rsidR="16E4888B">
        <w:rPr>
          <w:highlight w:val="yellow"/>
        </w:rPr>
        <w:t xml:space="preserve">de um cão ou de um gato cujo bem-estar esteja comprometido e o cão ou o gato sinta dor ou sofrimento intensos, seja consultado um médico veterinário sem demora injustificada para decidir se o cão ou o gato deve ser </w:t>
      </w:r>
      <w:r w:rsidRPr="19870567" w:rsidR="16E4888B">
        <w:rPr>
          <w:highlight w:val="yellow"/>
        </w:rPr>
        <w:t>eutanasiado</w:t>
      </w:r>
      <w:r w:rsidRPr="19870567" w:rsidR="16E4888B">
        <w:rPr>
          <w:highlight w:val="yellow"/>
        </w:rPr>
        <w:t xml:space="preserve"> para pôr termo ao seu sofrimento e, se for esse o caso, para proceder à eutanásia com recurso a anestesia e analgesia;</w:t>
      </w:r>
    </w:p>
    <w:p w:rsidR="19870567" w:rsidP="19870567" w:rsidRDefault="19870567" w14:paraId="1C2F5E7F" w14:textId="57F3A23A">
      <w:pPr>
        <w:pStyle w:val="Normal"/>
        <w:spacing w:line="360" w:lineRule="auto"/>
        <w:rPr>
          <w:ins w:author="Susana Margarida Gonçalves Silva Santos" w:date="2026-04-30T11:23:58.483Z" w16du:dateUtc="2026-04-30T11:23:58.483Z" w:id="436769485"/>
          <w:highlight w:val="yellow"/>
        </w:rPr>
      </w:pPr>
    </w:p>
    <w:p w:rsidR="19870567" w:rsidP="19870567" w:rsidRDefault="19870567" w14:paraId="4A2F58B0" w14:textId="378CE588">
      <w:pPr>
        <w:pStyle w:val="Normal"/>
        <w:spacing w:line="360" w:lineRule="auto"/>
        <w:rPr>
          <w:ins w:author="Susana Margarida Gonçalves Silva Santos" w:date="2026-04-30T11:24:02.283Z" w16du:dateUtc="2026-04-30T11:24:02.283Z" w:id="335146408"/>
          <w:highlight w:val="yellow"/>
        </w:rPr>
      </w:pPr>
    </w:p>
    <w:p w:rsidR="19870567" w:rsidP="19870567" w:rsidRDefault="19870567" w14:paraId="10173BBB" w14:textId="6FA801D6">
      <w:pPr>
        <w:pStyle w:val="Normal"/>
        <w:spacing w:line="360" w:lineRule="auto"/>
        <w:rPr>
          <w:highlight w:val="yellow"/>
        </w:rPr>
      </w:pPr>
    </w:p>
    <w:p w:rsidR="7649FE72" w:rsidP="7F7CCA47" w:rsidRDefault="7649FE72" w14:paraId="49E5161D" w14:textId="22EFAE54">
      <w:pPr>
        <w:spacing w:after="116" w:line="360" w:lineRule="auto"/>
        <w:ind w:left="127" w:right="136" w:firstLine="0"/>
        <w:rPr>
          <w:highlight w:val="yellow"/>
        </w:rPr>
      </w:pPr>
      <w:r w:rsidRPr="7F7CCA47" w:rsidR="125494ED">
        <w:rPr>
          <w:highlight w:val="yellow"/>
        </w:rPr>
        <w:t>e)</w:t>
      </w:r>
      <w:r>
        <w:tab/>
      </w:r>
      <w:commentRangeStart w:id="1912322661"/>
      <w:r w:rsidRPr="7F7CCA47" w:rsidR="125494ED">
        <w:rPr>
          <w:highlight w:val="yellow"/>
        </w:rPr>
        <w:t>O enriquecimento usados não apresentem, para os cães ou gatos, um risco significativo de lesões ou de contaminação biológica ou química ou qualquer outro risco para a saúde.</w:t>
      </w:r>
      <w:commentRangeEnd w:id="1912322661"/>
      <w:r>
        <w:rPr>
          <w:rStyle w:val="CommentReference"/>
        </w:rPr>
        <w:commentReference w:id="1912322661"/>
      </w:r>
    </w:p>
    <w:p w:rsidR="7649FE72" w:rsidP="7F7CCA47" w:rsidRDefault="7649FE72" w14:paraId="79259336" w14:textId="0FF25127">
      <w:pPr>
        <w:spacing w:after="116" w:line="360" w:lineRule="auto"/>
        <w:ind w:left="720" w:right="136"/>
        <w:rPr>
          <w:highlight w:val="yellow"/>
        </w:rPr>
      </w:pPr>
      <w:r w:rsidRPr="7F7CCA47" w:rsidR="125494ED">
        <w:rPr>
          <w:highlight w:val="yellow"/>
        </w:rPr>
        <w:t>A alínea a) não se aplica a cães de guarda de gado detidos em estabelecimentos de criação enquanto estes cães sejam usados para fins de guarda ou de treino.</w:t>
      </w:r>
    </w:p>
    <w:p w:rsidR="7649FE72" w:rsidP="7F7CCA47" w:rsidRDefault="7649FE72" w14:paraId="7C19700D" w14:textId="78FFD552">
      <w:pPr>
        <w:spacing w:after="116" w:line="360" w:lineRule="auto"/>
        <w:ind w:left="90" w:right="136" w:firstLine="90"/>
        <w:rPr>
          <w:highlight w:val="yellow"/>
        </w:rPr>
      </w:pPr>
      <w:commentRangeStart w:id="1088103145"/>
      <w:r w:rsidRPr="7F7CCA47" w:rsidR="125494ED">
        <w:rPr>
          <w:highlight w:val="yellow"/>
        </w:rPr>
        <w:t>Os Estados Membros podem conceder isenções ao disposto na alínea c) em casos de urgência nos quais não seja possível contactar um médico veterinário sem demora injustificada, desde que sejam previstas normas nacionais destinadas a assegurar:</w:t>
      </w:r>
    </w:p>
    <w:p w:rsidR="7649FE72" w:rsidP="7F7CCA47" w:rsidRDefault="7649FE72" w14:paraId="14191B27" w14:textId="1E9BE2B8">
      <w:pPr>
        <w:spacing w:after="116" w:line="360" w:lineRule="auto"/>
        <w:ind w:left="720" w:right="136"/>
        <w:rPr>
          <w:highlight w:val="yellow"/>
        </w:rPr>
      </w:pPr>
      <w:r w:rsidRPr="7F7CCA47" w:rsidR="125494ED">
        <w:rPr>
          <w:highlight w:val="yellow"/>
        </w:rPr>
        <w:t>i)</w:t>
      </w:r>
      <w:r>
        <w:tab/>
      </w:r>
      <w:r w:rsidRPr="7F7CCA47" w:rsidR="125494ED">
        <w:rPr>
          <w:highlight w:val="yellow"/>
        </w:rPr>
        <w:t>Que qualquer ação imediata que ponha termo à vida do cão ou do gato com um mínimo de dor e sofrimento, com recurso a um método que provoque a morte instantânea, seja levada a cabo por uma pessoa competente formada;</w:t>
      </w:r>
    </w:p>
    <w:p w:rsidR="7649FE72" w:rsidP="7F7CCA47" w:rsidRDefault="7649FE72" w14:paraId="09EF826B" w14:textId="77A376F0">
      <w:pPr>
        <w:spacing w:after="116" w:line="360" w:lineRule="auto"/>
        <w:ind w:left="720" w:right="136"/>
        <w:rPr>
          <w:highlight w:val="yellow"/>
        </w:rPr>
      </w:pPr>
      <w:r w:rsidRPr="7F7CCA47" w:rsidR="125494ED">
        <w:rPr>
          <w:highlight w:val="yellow"/>
        </w:rPr>
        <w:t>ii)</w:t>
      </w:r>
      <w:r>
        <w:tab/>
      </w:r>
      <w:r w:rsidRPr="7F7CCA47" w:rsidR="125494ED">
        <w:rPr>
          <w:highlight w:val="yellow"/>
        </w:rPr>
        <w:t>Que, para efeitos dos controlos oficiais ao abrigo do Regulamento (UE) 2017/625, o operador mantenha um registo da utilização da isenção.</w:t>
      </w:r>
      <w:commentRangeEnd w:id="1088103145"/>
      <w:r>
        <w:rPr>
          <w:rStyle w:val="CommentReference"/>
        </w:rPr>
        <w:commentReference w:id="1088103145"/>
      </w:r>
    </w:p>
    <w:p w:rsidR="7649FE72" w:rsidP="7F7CCA47" w:rsidRDefault="7649FE72" w14:paraId="231F8A82" w14:textId="3D025CCC">
      <w:pPr>
        <w:spacing w:line="360" w:lineRule="auto"/>
        <w:ind w:left="142" w:hanging="0"/>
        <w:jc w:val="both"/>
        <w:rPr>
          <w:ins w:author="Maria Cristina Tavares Briosa" w:date="2026-03-23T16:59:00Z" w16du:dateUtc="2026-03-23T16:59:54Z" w:id="1110826125"/>
          <w:color w:val="6D5700"/>
        </w:rPr>
      </w:pPr>
    </w:p>
    <w:p w:rsidR="601A69BA" w:rsidP="7649FE72" w:rsidRDefault="601A69BA" w14:paraId="32A04039" w14:textId="1021F72D">
      <w:pPr>
        <w:rPr>
          <w:ins w:author="Maria Cristina Tavares Briosa" w:date="2026-03-18T18:36:00Z" w16du:dateUtc="2026-03-18T18:36:57Z" w:id="2117"/>
        </w:rPr>
      </w:pPr>
      <w:ins w:author="Maria Cristina Tavares Briosa" w:date="2026-03-23T17:05:00Z" w16du:dateUtc="2026-03-23T17:05:19Z" w:id="2118">
        <w:r>
          <w:t xml:space="preserve"> </w:t>
        </w:r>
      </w:ins>
    </w:p>
    <w:p w:rsidR="3EC49A07" w:rsidP="3EC49A07" w:rsidRDefault="3EC49A07" w14:paraId="2F8E8EF0" w14:textId="7A0BE9A8">
      <w:pPr>
        <w:rPr>
          <w:ins w:author="Maria Cristina Tavares Briosa" w:date="2026-03-18T18:34:00Z" w16du:dateUtc="2026-03-18T18:34:28Z" w:id="2119"/>
        </w:rPr>
      </w:pPr>
    </w:p>
    <w:p w:rsidR="3EC49A07" w:rsidRDefault="3EC49A07" w14:paraId="6B8D286A" w14:textId="5D2E707D">
      <w:pPr>
        <w:rPr>
          <w:ins w:author="Maria Cristina Tavares Briosa" w:date="2026-03-18T18:34:00Z" w16du:dateUtc="2026-03-18T18:34:15Z" w:id="2120"/>
        </w:rPr>
        <w:pPrChange w:author="Maria Cristina Tavares Briosa" w:date="2026-03-18T18:34:00Z" w:id="2121">
          <w:pPr>
            <w:pStyle w:val="Ttulo1"/>
          </w:pPr>
        </w:pPrChange>
      </w:pPr>
    </w:p>
    <w:p w:rsidR="3EC49A07" w:rsidRDefault="3EC49A07" w14:paraId="1975BD63" w14:textId="5F1CE567">
      <w:pPr>
        <w:pPrChange w:author="Maria Cristina Tavares Briosa" w:date="2026-03-18T18:34:00Z" w:id="2122">
          <w:pPr>
            <w:pStyle w:val="Ttulo1"/>
          </w:pPr>
        </w:pPrChange>
      </w:pPr>
    </w:p>
    <w:p w:rsidR="00C545D3" w:rsidP="0061420C" w:rsidRDefault="24859B86" w14:paraId="00017527" w14:textId="77777777">
      <w:pPr>
        <w:pStyle w:val="Ttulo1"/>
        <w:ind w:right="0"/>
      </w:pPr>
      <w:bookmarkStart w:name="_Toc223954493" w:id="2123"/>
      <w:r w:rsidR="2FDE12D7">
        <w:rPr/>
        <w:t xml:space="preserve">CAPÍTULO XI </w:t>
      </w:r>
    </w:p>
    <w:p w:rsidR="005101CF" w:rsidP="0061420C" w:rsidRDefault="00A626AB" w14:paraId="6AA29380" w14:textId="31435ADC">
      <w:pPr>
        <w:pStyle w:val="Ttulo1"/>
        <w:ind w:right="0"/>
      </w:pPr>
      <w:r>
        <w:t>Cadáveres de animais de companhia</w:t>
      </w:r>
      <w:bookmarkEnd w:id="2123"/>
      <w:r>
        <w:t xml:space="preserve"> </w:t>
      </w:r>
    </w:p>
    <w:p w:rsidRPr="001D4E3A" w:rsidR="001D4E3A" w:rsidP="001D4E3A" w:rsidRDefault="001D4E3A" w14:paraId="0B49C3EE" w14:textId="77777777"/>
    <w:p w:rsidR="00C545D3" w:rsidP="0061420C" w:rsidRDefault="00A626AB" w14:paraId="55041104" w14:textId="77777777">
      <w:pPr>
        <w:pStyle w:val="Ttulo3"/>
        <w:ind w:left="0" w:right="0" w:firstLine="0"/>
      </w:pPr>
      <w:bookmarkStart w:name="_Toc223954494" w:id="2125"/>
      <w:r>
        <w:t xml:space="preserve">Artigo 78.º </w:t>
      </w:r>
    </w:p>
    <w:p w:rsidR="005101CF" w:rsidP="0061420C" w:rsidRDefault="00A626AB" w14:paraId="2A490705" w14:textId="0D86C05F">
      <w:pPr>
        <w:pStyle w:val="Ttulo3"/>
        <w:ind w:left="0" w:right="0" w:firstLine="0"/>
      </w:pPr>
      <w:r w:rsidR="740756D4">
        <w:rPr/>
        <w:t>Eliminação</w:t>
      </w:r>
      <w:r w:rsidR="2FDE12D7">
        <w:rPr/>
        <w:t xml:space="preserve"> de cadáveres</w:t>
      </w:r>
      <w:bookmarkEnd w:id="2125"/>
      <w:r w:rsidR="2FDE12D7">
        <w:rPr/>
        <w:t xml:space="preserve"> </w:t>
      </w:r>
    </w:p>
    <w:p w:rsidR="005101CF" w:rsidP="001D4E3A" w:rsidRDefault="24859B86" w14:paraId="4928DFE5" w14:textId="7955B2AD">
      <w:pPr>
        <w:spacing w:after="114"/>
        <w:ind w:left="420" w:right="136"/>
      </w:pPr>
      <w:r w:rsidR="2FDE12D7">
        <w:rPr/>
        <w:t>1</w:t>
      </w:r>
      <w:r w:rsidRPr="19870567" w:rsidR="56474A8C">
        <w:rPr>
          <w:rFonts w:ascii="Arial" w:hAnsi="Arial" w:eastAsia="Arial" w:cs="Arial"/>
        </w:rPr>
        <w:t xml:space="preserve"> – </w:t>
      </w:r>
      <w:r w:rsidRPr="19870567" w:rsidR="54ACCC41">
        <w:rPr>
          <w:rFonts w:ascii="Arial" w:hAnsi="Arial" w:eastAsia="Arial" w:cs="Arial"/>
        </w:rPr>
        <w:t>As</w:t>
      </w:r>
      <w:r w:rsidR="56474A8C">
        <w:rPr/>
        <w:t xml:space="preserve"> operações de</w:t>
      </w:r>
      <w:r w:rsidR="2FDE12D7">
        <w:rPr/>
        <w:t xml:space="preserve"> recolha, </w:t>
      </w:r>
      <w:r w:rsidR="2FDE12D7">
        <w:rPr/>
        <w:t xml:space="preserve">transporte, </w:t>
      </w:r>
      <w:r w:rsidR="2FDE12D7">
        <w:rPr/>
        <w:t xml:space="preserve">armazenamento e </w:t>
      </w:r>
      <w:r w:rsidR="2FDE12D7">
        <w:rPr/>
        <w:t>eliminação d</w:t>
      </w:r>
      <w:r w:rsidR="52590C42">
        <w:rPr/>
        <w:t>e</w:t>
      </w:r>
      <w:r w:rsidR="2FDE12D7">
        <w:rPr/>
        <w:t xml:space="preserve"> cadáveres de animais de companhia devem ser realizad</w:t>
      </w:r>
      <w:r w:rsidR="23F15C9F">
        <w:rPr/>
        <w:t>a</w:t>
      </w:r>
      <w:r w:rsidR="2FDE12D7">
        <w:rPr/>
        <w:t xml:space="preserve">s de acordo com o Regulamento (CE) n.º 1069/2009, do Parlamento Europeu e do Conselho, de 21 de outubro, e respetivas alterações. </w:t>
      </w:r>
    </w:p>
    <w:p w:rsidR="005101CF" w:rsidRDefault="00A626AB" w14:paraId="40222BEF" w14:textId="7915857C">
      <w:pPr>
        <w:pStyle w:val="Ttulo1"/>
        <w:tabs>
          <w:tab w:val="center" w:pos="2965"/>
          <w:tab w:val="center" w:pos="5009"/>
          <w:tab w:val="center" w:pos="6379"/>
        </w:tabs>
        <w:ind w:left="0" w:right="0" w:firstLine="0"/>
        <w:jc w:val="left"/>
        <w:rPr>
          <w:del w:author="Susana Margarida Gonçalves Silva Santos" w:date="2026-04-23T10:47:21.337Z" w16du:dateUtc="2026-04-23T10:47:21.337Z" w:id="1376444528"/>
        </w:rPr>
      </w:pPr>
    </w:p>
    <w:p w:rsidR="005101CF" w:rsidP="679F1546" w:rsidRDefault="00A626AB" w14:paraId="79FC3E32" w14:textId="77777777">
      <w:pPr>
        <w:spacing w:after="211" w:line="259" w:lineRule="auto"/>
        <w:ind w:left="0" w:right="0" w:firstLine="0"/>
        <w:jc w:val="left"/>
        <w:pPrChange w:author="Susana Margarida Gonçalves Silva Santos" w:date="2026-04-23T10:47:20.818Z">
          <w:pPr>
            <w:spacing w:after="211" w:line="259" w:lineRule="auto"/>
            <w:ind w:left="142" w:right="0" w:firstLine="0"/>
            <w:jc w:val="left"/>
          </w:pPr>
        </w:pPrChange>
      </w:pPr>
      <w:del w:author="Susana Margarida Gonçalves Silva Santos" w:date="2026-04-23T10:47:20.138Z" w16du:dateUtc="2026-04-23T10:47:20.138Z" w:id="715006736">
        <w:r>
          <w:tab/>
        </w:r>
      </w:del>
    </w:p>
    <w:p w:rsidR="005101CF" w:rsidRDefault="44B2DFDE" w14:paraId="5CEB0437" w14:textId="6C92CDBD">
      <w:pPr>
        <w:spacing w:after="116"/>
        <w:ind w:left="420" w:right="136"/>
      </w:pPr>
      <w:r w:rsidR="1ABE851B">
        <w:rPr/>
        <w:t>2 -</w:t>
      </w:r>
      <w:r w:rsidRPr="19870567" w:rsidR="1ABE851B">
        <w:rPr>
          <w:rFonts w:ascii="Arial" w:hAnsi="Arial" w:eastAsia="Arial" w:cs="Arial"/>
        </w:rPr>
        <w:t xml:space="preserve"> </w:t>
      </w:r>
      <w:r w:rsidR="1ABE851B">
        <w:rPr/>
        <w:t>Compete às câmaras municipais assegurar as operações referidas no número anterior, devendo</w:t>
      </w:r>
      <w:del w:author="Susana Margarida Gonçalves Silva Santos" w:date="2026-04-30T10:33:06.79Z" w16du:dateUtc="2026-04-30T10:33:06.79Z" w:id="1428495900">
        <w:r w:rsidDel="1ABE851B">
          <w:delText xml:space="preserve"> </w:delText>
        </w:r>
      </w:del>
      <w:r w:rsidR="1ABE851B">
        <w:rPr/>
        <w:t xml:space="preserve">, para o efeito, </w:t>
      </w:r>
      <w:r w:rsidR="1457B715">
        <w:rPr/>
        <w:t xml:space="preserve">apresentar </w:t>
      </w:r>
      <w:r w:rsidR="0037480F">
        <w:rPr/>
        <w:t>à DGAV</w:t>
      </w:r>
      <w:r w:rsidR="1ABE851B">
        <w:rPr/>
        <w:t xml:space="preserve"> um plano de destruição de cadáveres,</w:t>
      </w:r>
      <w:r w:rsidR="072C98F4">
        <w:rPr/>
        <w:t xml:space="preserve"> para aprovação</w:t>
      </w:r>
      <w:r w:rsidR="1ABE851B">
        <w:rPr/>
        <w:t xml:space="preserve"> nos termos estabelecidos em </w:t>
      </w:r>
      <w:r w:rsidR="01879CED">
        <w:rPr/>
        <w:t>despacho do D</w:t>
      </w:r>
      <w:r w:rsidR="01879CED">
        <w:rPr/>
        <w:t>iretor Geral de Alimentação e Veterinária</w:t>
      </w:r>
      <w:r w:rsidR="1ABE851B">
        <w:rPr/>
        <w:t xml:space="preserve">. </w:t>
      </w:r>
    </w:p>
    <w:p w:rsidR="001A0189" w:rsidRDefault="001A0189" w14:paraId="72066758" w14:textId="77777777">
      <w:pPr>
        <w:spacing w:after="230" w:line="259" w:lineRule="auto"/>
        <w:ind w:left="316" w:right="313" w:hanging="10"/>
        <w:jc w:val="center"/>
        <w:rPr>
          <w:ins w:author="Susana Margarida Gonçalves Silva Santos" w:date="2026-04-30T18:26:47.987Z" w16du:dateUtc="2026-04-30T18:26:47.987Z" w:id="1168426386"/>
        </w:rPr>
      </w:pPr>
    </w:p>
    <w:p w:rsidR="19870567" w:rsidP="19870567" w:rsidRDefault="19870567" w14:paraId="2624CACB" w14:textId="63316802">
      <w:pPr>
        <w:spacing w:after="230" w:line="259" w:lineRule="auto"/>
        <w:ind w:left="316" w:right="313" w:hanging="10"/>
        <w:jc w:val="center"/>
        <w:rPr>
          <w:ins w:author="Susana Margarida Gonçalves Silva Santos" w:date="2026-04-30T18:26:48.256Z" w16du:dateUtc="2026-04-30T18:26:48.256Z" w:id="497476962"/>
        </w:rPr>
      </w:pPr>
    </w:p>
    <w:p w:rsidR="19870567" w:rsidP="19870567" w:rsidRDefault="19870567" w14:paraId="47612B3D" w14:textId="627037EE">
      <w:pPr>
        <w:spacing w:after="230" w:line="259" w:lineRule="auto"/>
        <w:ind w:left="316" w:right="313" w:hanging="10"/>
        <w:jc w:val="center"/>
        <w:rPr>
          <w:ins w:author="Susana Margarida Gonçalves Silva Santos" w:date="2026-04-30T18:26:48.488Z" w16du:dateUtc="2026-04-30T18:26:48.488Z" w:id="1495714375"/>
        </w:rPr>
      </w:pPr>
    </w:p>
    <w:p w:rsidR="19870567" w:rsidP="19870567" w:rsidRDefault="19870567" w14:paraId="1E5CEFDE" w14:textId="19246EE9">
      <w:pPr>
        <w:spacing w:after="230" w:line="259" w:lineRule="auto"/>
        <w:ind w:left="316" w:right="313" w:hanging="10"/>
        <w:jc w:val="center"/>
        <w:rPr>
          <w:ins w:author="Susana Margarida Gonçalves Silva Santos" w:date="2026-04-30T18:26:48.743Z" w16du:dateUtc="2026-04-30T18:26:48.743Z" w:id="848209051"/>
        </w:rPr>
      </w:pPr>
    </w:p>
    <w:p w:rsidR="19870567" w:rsidP="19870567" w:rsidRDefault="19870567" w14:paraId="4C994DCD" w14:textId="1DB070EC">
      <w:pPr>
        <w:spacing w:after="230" w:line="259" w:lineRule="auto"/>
        <w:ind w:left="316" w:right="313" w:hanging="10"/>
        <w:jc w:val="center"/>
      </w:pPr>
    </w:p>
    <w:p w:rsidR="001A0189" w:rsidRDefault="001A0189" w14:paraId="6FE1252C" w14:textId="77777777">
      <w:pPr>
        <w:spacing w:after="230" w:line="259" w:lineRule="auto"/>
        <w:ind w:left="316" w:right="313" w:hanging="10"/>
        <w:jc w:val="center"/>
      </w:pPr>
    </w:p>
    <w:p w:rsidR="00C545D3" w:rsidP="0061420C" w:rsidRDefault="00A626AB" w14:paraId="6519792D" w14:textId="77777777">
      <w:pPr>
        <w:pStyle w:val="Ttulo1"/>
        <w:ind w:right="0"/>
      </w:pPr>
      <w:bookmarkStart w:name="_Toc223954495" w:id="2146"/>
      <w:r w:rsidR="5946C694">
        <w:rPr/>
        <w:t xml:space="preserve">CAPÍTULO XII </w:t>
      </w:r>
    </w:p>
    <w:p w:rsidR="005101CF" w:rsidP="0061420C" w:rsidRDefault="00A626AB" w14:paraId="082C6CC6" w14:textId="0B8414AA">
      <w:pPr>
        <w:pStyle w:val="Ttulo1"/>
        <w:ind w:right="0"/>
      </w:pPr>
      <w:r>
        <w:t>Exposições e comércio</w:t>
      </w:r>
      <w:bookmarkEnd w:id="2146"/>
      <w:r>
        <w:t xml:space="preserve"> </w:t>
      </w:r>
    </w:p>
    <w:p w:rsidRPr="001D4E3A" w:rsidR="001D4E3A" w:rsidP="001D4E3A" w:rsidRDefault="001D4E3A" w14:paraId="2A34F0A4" w14:textId="77777777"/>
    <w:p w:rsidR="00C545D3" w:rsidP="0061420C" w:rsidRDefault="00A626AB" w14:paraId="0AC211CD" w14:textId="77777777">
      <w:pPr>
        <w:pStyle w:val="Ttulo3"/>
        <w:ind w:left="0" w:right="0" w:firstLine="0"/>
      </w:pPr>
      <w:bookmarkStart w:name="_Toc223954496" w:id="2147"/>
      <w:r>
        <w:t>Artigo 79.º</w:t>
      </w:r>
    </w:p>
    <w:p w:rsidR="005101CF" w:rsidP="0061420C" w:rsidRDefault="00A626AB" w14:paraId="0BBF52E9" w14:textId="1FFADE24">
      <w:pPr>
        <w:pStyle w:val="Ttulo3"/>
        <w:ind w:left="0" w:right="0" w:firstLine="0"/>
      </w:pPr>
      <w:r w:rsidR="17BD4021">
        <w:rPr/>
        <w:t>Concursos e exposições</w:t>
      </w:r>
      <w:bookmarkEnd w:id="2147"/>
      <w:r w:rsidR="17BD4021">
        <w:rPr/>
        <w:t xml:space="preserve"> </w:t>
      </w:r>
    </w:p>
    <w:p w:rsidR="005101CF" w:rsidRDefault="00A626AB" w14:paraId="45DC5996" w14:textId="77777777">
      <w:pPr>
        <w:numPr>
          <w:ilvl w:val="0"/>
          <w:numId w:val="128"/>
        </w:numPr>
        <w:ind w:right="136" w:hanging="188"/>
      </w:pPr>
      <w:r>
        <w:t>-</w:t>
      </w:r>
      <w:r>
        <w:rPr>
          <w:rFonts w:ascii="Arial" w:hAnsi="Arial" w:eastAsia="Arial" w:cs="Arial"/>
        </w:rPr>
        <w:t xml:space="preserve"> </w:t>
      </w:r>
      <w:r>
        <w:t xml:space="preserve">A realização de concursos e exposições com animais de companhia carece de autorização prévia da câmara municipal, ficando esta dependente do parecer vinculativo do MVM. </w:t>
      </w:r>
    </w:p>
    <w:p w:rsidR="005101CF" w:rsidRDefault="00A626AB" w14:paraId="31659806" w14:textId="77777777">
      <w:pPr>
        <w:numPr>
          <w:ilvl w:val="0"/>
          <w:numId w:val="128"/>
        </w:numPr>
        <w:ind w:right="136" w:hanging="188"/>
      </w:pPr>
      <w:r>
        <w:t>-</w:t>
      </w:r>
      <w:r>
        <w:rPr>
          <w:rFonts w:ascii="Arial" w:hAnsi="Arial" w:eastAsia="Arial" w:cs="Arial"/>
        </w:rPr>
        <w:t xml:space="preserve"> </w:t>
      </w:r>
      <w:r>
        <w:t xml:space="preserve">A autorização prévia a que se refere o número anterior deve ser solicitada, pela organização da exposição, com a antecedência mínima de 15 dias, à câmara municipal da área da realização da exposição, mediante requerimento acompanhado dos seguintes documentos: </w:t>
      </w:r>
    </w:p>
    <w:p w:rsidR="005101CF" w:rsidRDefault="00A626AB" w14:paraId="2185F16D" w14:textId="77777777">
      <w:pPr>
        <w:numPr>
          <w:ilvl w:val="1"/>
          <w:numId w:val="128"/>
        </w:numPr>
        <w:spacing w:after="287" w:line="259" w:lineRule="auto"/>
        <w:ind w:right="136" w:hanging="360"/>
      </w:pPr>
      <w:r>
        <w:t xml:space="preserve">Descrição das condições de alojamento e manutenção dos animais; </w:t>
      </w:r>
    </w:p>
    <w:p w:rsidR="005101CF" w:rsidRDefault="00A626AB" w14:paraId="2A8BB4DF" w14:textId="77777777">
      <w:pPr>
        <w:numPr>
          <w:ilvl w:val="1"/>
          <w:numId w:val="128"/>
        </w:numPr>
        <w:ind w:right="136" w:hanging="360"/>
      </w:pPr>
      <w:r>
        <w:t>A identificação do(s) médico(s) veterinário(s) responsável(eis) pela exposição ou concurso;</w:t>
      </w:r>
      <w:r>
        <w:rPr>
          <w:i/>
        </w:rPr>
        <w:t xml:space="preserve"> </w:t>
      </w:r>
    </w:p>
    <w:p w:rsidR="005101CF" w:rsidRDefault="00A626AB" w14:paraId="4CA6936C" w14:textId="77777777">
      <w:pPr>
        <w:numPr>
          <w:ilvl w:val="1"/>
          <w:numId w:val="128"/>
        </w:numPr>
        <w:ind w:right="136" w:hanging="360"/>
      </w:pPr>
      <w:r>
        <w:t xml:space="preserve">Regulamento sanitário do concurso ou exposição, onde deve estar especificado o modo como se prevê dar cumprimento ao disposto nos números seguintes. </w:t>
      </w:r>
    </w:p>
    <w:p w:rsidR="005101CF" w:rsidRDefault="00A626AB" w14:paraId="2D7269DB" w14:textId="77777777">
      <w:pPr>
        <w:numPr>
          <w:ilvl w:val="0"/>
          <w:numId w:val="128"/>
        </w:numPr>
        <w:spacing w:after="286" w:line="259" w:lineRule="auto"/>
        <w:ind w:right="136" w:hanging="188"/>
      </w:pPr>
      <w:r>
        <w:t>-</w:t>
      </w:r>
      <w:r>
        <w:rPr>
          <w:rFonts w:ascii="Arial" w:hAnsi="Arial" w:eastAsia="Arial" w:cs="Arial"/>
        </w:rPr>
        <w:t xml:space="preserve"> </w:t>
      </w:r>
      <w:r>
        <w:t xml:space="preserve">Só são admitidos a concurso os cães e gatos que: </w:t>
      </w:r>
    </w:p>
    <w:p w:rsidR="005101CF" w:rsidRDefault="00A626AB" w14:paraId="1953C550" w14:textId="77777777">
      <w:pPr>
        <w:numPr>
          <w:ilvl w:val="1"/>
          <w:numId w:val="128"/>
        </w:numPr>
        <w:spacing w:after="114"/>
        <w:ind w:right="136" w:hanging="360"/>
      </w:pPr>
      <w:r>
        <w:t xml:space="preserve">Estejam identificados eletronicamente nos termos do disposto no presente diploma, no caso dos concorrentes nacionais ou, no caso de animais provenientes de outros países, de acordo com as disposições da legislação específica sobre a matéria; </w:t>
      </w:r>
    </w:p>
    <w:p w:rsidR="005101CF" w:rsidRDefault="6F6E9877" w14:paraId="015DF95D" w14:textId="36D1774D">
      <w:pPr>
        <w:numPr>
          <w:ilvl w:val="0"/>
          <w:numId w:val="129"/>
        </w:numPr>
        <w:ind w:right="136" w:hanging="360"/>
        <w:rPr/>
      </w:pPr>
      <w:r w:rsidR="40840235">
        <w:rPr/>
        <w:t xml:space="preserve">Sejam portadores de boletim sanitário de cães e gatos ou passaporte de animal de companhia </w:t>
      </w:r>
      <w:r w:rsidR="18D75C76">
        <w:rPr/>
        <w:t>que comprove o cumprimento das imunizaç</w:t>
      </w:r>
      <w:r w:rsidR="18D75C76">
        <w:rPr/>
        <w:t>ões obrigatórias considerando a esp</w:t>
      </w:r>
      <w:r w:rsidR="18D75C76">
        <w:rPr/>
        <w:t>écie e a idade</w:t>
      </w:r>
      <w:r w:rsidR="40840235">
        <w:rPr/>
        <w:t xml:space="preserve">; </w:t>
      </w:r>
    </w:p>
    <w:p w:rsidR="005101CF" w:rsidRDefault="23D08FF2" w14:paraId="0D341D5C" w14:textId="0F66F377">
      <w:pPr>
        <w:numPr>
          <w:ilvl w:val="0"/>
          <w:numId w:val="129"/>
        </w:numPr>
        <w:ind w:right="136" w:hanging="360"/>
        <w:rPr/>
      </w:pPr>
      <w:r w:rsidR="7A2D9BEB">
        <w:rPr/>
        <w:t xml:space="preserve">Possuam dentro dos prazos de validade e efetuadas </w:t>
      </w:r>
      <w:r w:rsidR="4B3E9F91">
        <w:rPr/>
        <w:t xml:space="preserve">conforme o Resumo das características </w:t>
      </w:r>
      <w:r w:rsidR="4B3E9F91">
        <w:rPr/>
        <w:t>do medicamento imunológico</w:t>
      </w:r>
      <w:r w:rsidR="694F8306">
        <w:rPr/>
        <w:t xml:space="preserve"> </w:t>
      </w:r>
      <w:r w:rsidR="7A2D9BEB">
        <w:rPr/>
        <w:t xml:space="preserve">contra as principais doenças </w:t>
      </w:r>
      <w:r w:rsidR="59AA1746">
        <w:rPr/>
        <w:t>infectocontagiosas</w:t>
      </w:r>
      <w:r w:rsidR="7A2D9BEB">
        <w:rPr/>
        <w:t xml:space="preserve"> da espécie, comprovadas pelas vinhetas de vacinação respetiva, apostas no boletim sanitário de cães e gatos</w:t>
      </w:r>
      <w:r w:rsidR="491372C3">
        <w:rPr/>
        <w:t xml:space="preserve"> ou passaporte</w:t>
      </w:r>
      <w:r w:rsidR="7A2D9BEB">
        <w:rPr/>
        <w:t xml:space="preserve">, devidamente autenticadas por um médico veterinário. </w:t>
      </w:r>
    </w:p>
    <w:p w:rsidR="19870567" w:rsidP="19870567" w:rsidRDefault="19870567" w14:paraId="09BA1A83" w14:textId="5DB0FB8D">
      <w:pPr>
        <w:ind w:left="142" w:right="136" w:hanging="0"/>
      </w:pPr>
    </w:p>
    <w:p w:rsidR="19870567" w:rsidP="19870567" w:rsidRDefault="19870567" w14:paraId="370A52FD" w14:textId="316DEF24">
      <w:pPr>
        <w:ind w:right="136"/>
      </w:pPr>
    </w:p>
    <w:p w:rsidR="19870567" w:rsidP="19870567" w:rsidRDefault="19870567" w14:paraId="589D4DD8" w14:textId="499F3E20">
      <w:pPr>
        <w:ind w:right="136"/>
      </w:pPr>
    </w:p>
    <w:p w:rsidR="19870567" w:rsidP="19870567" w:rsidRDefault="19870567" w14:paraId="3232808C" w14:textId="24D981F8">
      <w:pPr>
        <w:ind w:right="136"/>
      </w:pPr>
    </w:p>
    <w:p w:rsidR="7F673FED" w:rsidP="19870567" w:rsidRDefault="7F673FED" w14:paraId="4043F4BA" w14:textId="60A04706">
      <w:pPr>
        <w:numPr>
          <w:ilvl w:val="0"/>
          <w:numId w:val="129"/>
        </w:numPr>
        <w:ind w:right="136" w:hanging="360"/>
        <w:rPr>
          <w:ins w:author="Rui André Vidal" w:date="2026-04-30T11:35:40.933Z" w16du:dateUtc="2026-04-30T11:35:40.933Z" w:id="305739974"/>
          <w:highlight w:val="yellow"/>
          <w:lang w:val="pt-BR"/>
        </w:rPr>
      </w:pPr>
      <w:r w:rsidRPr="19870567" w:rsidR="7F673FED">
        <w:rPr>
          <w:lang w:val="pt-BR"/>
          <w:rPrChange w:author="Rui André Vidal" w:date="2026-04-10T01:46:00Z" w16du:dateUtc="2026-04-10T01:46:19Z" w:id="878557032">
            <w:rPr>
              <w:b w:val="1"/>
              <w:bCs w:val="1"/>
              <w:i w:val="1"/>
              <w:iCs w:val="1"/>
              <w:lang w:val="pt"/>
            </w:rPr>
          </w:rPrChange>
        </w:rPr>
        <w:t>Nos espetáculos</w:t>
      </w:r>
      <w:r w:rsidRPr="19870567" w:rsidR="7F673FED">
        <w:rPr>
          <w:lang w:val="pt-BR"/>
          <w:rPrChange w:author="Rui André Vidal" w:date="2026-04-10T01:46:00Z" w16du:dateUtc="2026-04-10T01:46:19Z" w:id="878081436">
            <w:rPr>
              <w:b w:val="1"/>
              <w:bCs w:val="1"/>
              <w:i w:val="1"/>
              <w:iCs w:val="1"/>
              <w:lang w:val="pt"/>
            </w:rPr>
          </w:rPrChange>
        </w:rPr>
        <w:t>, nas exposições e nos concursos de cães e gatos,</w:t>
      </w:r>
      <w:r w:rsidRPr="19870567" w:rsidR="7F673FED">
        <w:rPr>
          <w:lang w:val="pt-BR"/>
          <w:rPrChange w:author="Rui André Vidal" w:date="2026-04-10T01:46:00Z" w16du:dateUtc="2026-04-10T01:46:19Z" w:id="1156445625">
            <w:rPr>
              <w:b w:val="1"/>
              <w:bCs w:val="1"/>
              <w:i w:val="1"/>
              <w:iCs w:val="1"/>
              <w:lang w:val="pt"/>
            </w:rPr>
          </w:rPrChange>
        </w:rPr>
        <w:t xml:space="preserve"> não podem </w:t>
      </w:r>
      <w:r w:rsidRPr="19870567" w:rsidR="4CDF326A">
        <w:rPr>
          <w:lang w:val="pt-BR"/>
        </w:rPr>
        <w:t>participar</w:t>
      </w:r>
      <w:r w:rsidRPr="19870567" w:rsidR="7F673FED">
        <w:rPr>
          <w:lang w:val="pt-BR"/>
          <w:rPrChange w:author="Rui André Vidal" w:date="2026-04-10T01:46:00Z" w16du:dateUtc="2026-04-10T01:46:19Z" w:id="1809220414">
            <w:rPr>
              <w:b w:val="1"/>
              <w:bCs w:val="1"/>
              <w:i w:val="1"/>
              <w:iCs w:val="1"/>
              <w:lang w:val="pt"/>
            </w:rPr>
          </w:rPrChange>
        </w:rPr>
        <w:t xml:space="preserve"> cães ou gatos com características de conformação extremas, nem cães ou gatos que tenham sido mutilados de uma forma que altere as suas características físicas</w:t>
      </w:r>
      <w:r w:rsidRPr="19870567" w:rsidR="1E1D644C">
        <w:rPr>
          <w:lang w:val="pt-BR"/>
        </w:rPr>
        <w:t>, s</w:t>
      </w:r>
      <w:r w:rsidRPr="19870567" w:rsidR="1E1D644C">
        <w:rPr>
          <w:highlight w:val="yellow"/>
          <w:lang w:val="pt-BR"/>
          <w:rPrChange w:author="Susana Margarida Gonçalves Silva Santos" w:date="2026-04-30T10:29:25.848Z" w16du:dateUtc="2026-04-30T10:29:25.848Z" w:id="1030714262">
            <w:rPr>
              <w:lang w:val="pt-BR"/>
            </w:rPr>
          </w:rPrChange>
        </w:rPr>
        <w:t>em prejuízo</w:t>
      </w:r>
      <w:r w:rsidRPr="19870567" w:rsidR="026780B1">
        <w:rPr>
          <w:highlight w:val="yellow"/>
          <w:lang w:val="pt-BR"/>
          <w:rPrChange w:author="Susana Margarida Gonçalves Silva Santos" w:date="2026-04-30T10:29:25.848Z" w16du:dateUtc="2026-04-30T10:29:25.848Z" w:id="545951186">
            <w:rPr>
              <w:lang w:val="pt-BR"/>
            </w:rPr>
          </w:rPrChange>
        </w:rPr>
        <w:t xml:space="preserve"> do disposto no número 5, do artigo 52º (XXX) - </w:t>
      </w:r>
      <w:commentRangeStart w:id="1854468070"/>
      <w:r w:rsidRPr="19870567" w:rsidR="026780B1">
        <w:rPr>
          <w:highlight w:val="yellow"/>
          <w:lang w:val="pt-BR"/>
          <w:rPrChange w:author="Susana Margarida Gonçalves Silva Santos" w:date="2026-04-30T10:29:25.848Z" w16du:dateUtc="2026-04-30T10:29:25.848Z" w:id="773776645">
            <w:rPr>
              <w:lang w:val="pt-BR"/>
            </w:rPr>
          </w:rPrChange>
        </w:rPr>
        <w:t>Justificação</w:t>
      </w:r>
      <w:commentRangeEnd w:id="1854468070"/>
      <w:r>
        <w:rPr>
          <w:rStyle w:val="CommentReference"/>
        </w:rPr>
        <w:commentReference w:id="1854468070"/>
      </w:r>
      <w:r w:rsidRPr="19870567" w:rsidR="026780B1">
        <w:rPr>
          <w:highlight w:val="yellow"/>
          <w:lang w:val="pt-BR"/>
          <w:rPrChange w:author="Susana Margarida Gonçalves Silva Santos" w:date="2026-04-30T10:29:25.848Z" w16du:dateUtc="2026-04-30T10:29:25.848Z" w:id="2062516440">
            <w:rPr>
              <w:lang w:val="pt-BR"/>
            </w:rPr>
          </w:rPrChange>
        </w:rPr>
        <w:t xml:space="preserve"> do </w:t>
      </w:r>
      <w:r w:rsidRPr="19870567" w:rsidR="1C9CFFC0">
        <w:rPr>
          <w:highlight w:val="yellow"/>
          <w:lang w:val="pt-BR"/>
        </w:rPr>
        <w:t>MV.</w:t>
      </w:r>
      <w:commentRangeStart w:id="1751256536"/>
      <w:commentRangeEnd w:id="1751256536"/>
      <w:r>
        <w:rPr>
          <w:rStyle w:val="CommentReference"/>
        </w:rPr>
        <w:commentReference w:id="1751256536"/>
      </w:r>
    </w:p>
    <w:p w:rsidR="19870567" w:rsidP="19870567" w:rsidRDefault="19870567" w14:paraId="41B4FF17" w14:textId="0841B9B9">
      <w:pPr>
        <w:pStyle w:val="Normal"/>
        <w:ind w:left="435" w:right="136" w:hanging="0"/>
        <w:rPr>
          <w:lang w:val="pt-BR"/>
        </w:rPr>
        <w:pPrChange w:author="Susana Margarida Gonçalves Silva Santos" w:date="2026-04-30T11:41:21.193Z">
          <w:pPr>
            <w:pStyle w:val="PargrafodaLista"/>
            <w:ind w:left="862" w:right="136"/>
          </w:pPr>
        </w:pPrChange>
      </w:pPr>
    </w:p>
    <w:p w:rsidR="005101CF" w:rsidP="19870567" w:rsidRDefault="00A626AB" w14:paraId="23570B39" w14:textId="77777777">
      <w:pPr>
        <w:spacing w:after="286" w:line="259" w:lineRule="auto"/>
        <w:ind w:left="127" w:right="136" w:firstLine="0"/>
        <w:rPr>
          <w:color w:val="auto"/>
          <w:rPrChange w:author="Susana Margarida Gonçalves Silva Santos" w:date="2026-04-30T11:41:13.606Z" w:id="151750965">
            <w:rPr>
              <w:color w:val="FF0000"/>
            </w:rPr>
          </w:rPrChange>
        </w:rPr>
      </w:pPr>
      <w:r w:rsidRPr="19870567" w:rsidR="17BD4021">
        <w:rPr>
          <w:color w:val="auto"/>
          <w:rPrChange w:author="Susana Margarida Gonçalves Silva Santos" w:date="2026-04-30T11:41:13.604Z" w16du:dateUtc="2026-04-30T11:41:13.604Z" w:id="1027835786">
            <w:rPr>
              <w:color w:val="FF0000"/>
            </w:rPr>
          </w:rPrChange>
        </w:rPr>
        <w:t>4 -</w:t>
      </w:r>
      <w:r w:rsidRPr="19870567" w:rsidR="17BD4021">
        <w:rPr>
          <w:rFonts w:ascii="Arial" w:hAnsi="Arial" w:eastAsia="Arial" w:cs="Arial"/>
          <w:color w:val="auto"/>
          <w:rPrChange w:author="Susana Margarida Gonçalves Silva Santos" w:date="2026-04-30T11:41:13.604Z" w16du:dateUtc="2026-04-30T11:41:13.604Z" w:id="1590483937">
            <w:rPr>
              <w:rFonts w:ascii="Arial" w:hAnsi="Arial" w:eastAsia="Arial" w:cs="Arial"/>
              <w:color w:val="FF0000"/>
            </w:rPr>
          </w:rPrChange>
        </w:rPr>
        <w:t xml:space="preserve"> </w:t>
      </w:r>
      <w:r w:rsidRPr="19870567" w:rsidR="17BD4021">
        <w:rPr>
          <w:color w:val="auto"/>
          <w:rPrChange w:author="Susana Margarida Gonçalves Silva Santos" w:date="2026-04-30T11:41:13.605Z" w16du:dateUtc="2026-04-30T11:41:13.605Z" w:id="950119761">
            <w:rPr>
              <w:color w:val="FF0000"/>
            </w:rPr>
          </w:rPrChange>
        </w:rPr>
        <w:t xml:space="preserve">Compete à organização da exposição: </w:t>
      </w:r>
    </w:p>
    <w:p w:rsidR="17BD4021" w:rsidP="19870567" w:rsidRDefault="17BD4021" w14:paraId="4DF2C21B" w14:textId="02DBA578">
      <w:pPr>
        <w:numPr>
          <w:ilvl w:val="0"/>
          <w:numId w:val="130"/>
        </w:numPr>
        <w:ind w:right="136" w:hanging="360"/>
        <w:rPr>
          <w:del w:author="Susana Margarida Gonçalves Silva Santos" w:date="2026-04-30T18:27:35.51Z" w16du:dateUtc="2026-04-30T18:27:35.51Z" w:id="684484095"/>
          <w:color w:val="auto"/>
        </w:rPr>
      </w:pPr>
      <w:r w:rsidRPr="19870567" w:rsidR="17BD4021">
        <w:rPr>
          <w:color w:val="auto"/>
        </w:rPr>
        <w:t xml:space="preserve">Assegurar a presença do número de médicos veterinários necessário ao cumprimento do disposto no presente diploma; </w:t>
      </w:r>
    </w:p>
    <w:p w:rsidR="3F2313A2" w:rsidP="19870567" w:rsidRDefault="3F2313A2" w14:paraId="323C58BA" w14:textId="74FDEA0D">
      <w:pPr>
        <w:numPr>
          <w:ilvl w:val="0"/>
          <w:numId w:val="130"/>
        </w:numPr>
        <w:ind w:left="0" w:right="136" w:hanging="0"/>
        <w:rPr>
          <w:del w:author="Susana Margarida Gonçalves Silva Santos" w:date="2026-04-30T11:37:39.45Z" w16du:dateUtc="2026-04-30T11:37:39.45Z" w:id="207583485"/>
          <w:color w:val="auto"/>
          <w:rPrChange w:author="Susana Margarida Gonçalves Silva Santos" w:date="2026-04-30T11:28:08.711Z" w:id="387690862">
            <w:rPr>
              <w:del w:author="Susana Margarida Gonçalves Silva Santos" w:date="2026-04-30T11:37:39.45Z" w16du:dateUtc="2026-04-30T11:37:39.45Z" w:id="84567872"/>
            </w:rPr>
          </w:rPrChange>
        </w:rPr>
      </w:pPr>
      <w:r w:rsidRPr="19870567" w:rsidR="3F2313A2">
        <w:rPr>
          <w:color w:val="auto"/>
        </w:rPr>
        <w:t xml:space="preserve">b) </w:t>
      </w:r>
      <w:r w:rsidRPr="19870567" w:rsidR="17BD4021">
        <w:rPr>
          <w:color w:val="auto"/>
          <w:rPrChange w:author="Susana Margarida Gonçalves Silva Santos" w:date="2026-04-30T11:32:24.659Z" w16du:dateUtc="2026-04-30T11:32:24.659Z" w:id="1031313154">
            <w:rPr>
              <w:color w:val="FF0000"/>
            </w:rPr>
          </w:rPrChange>
        </w:rPr>
        <w:t>Assegurar que o local onde a exposição decorre reúne as condições que permitam salvaguardar o disposto nas normas do presente diploma, em especial no que se refere à saúde e ao bem-estar dos animais exibidos;</w:t>
      </w:r>
      <w:del w:author="Susana Margarida Gonçalves Silva Santos" w:date="2026-04-30T18:28:00.701Z" w16du:dateUtc="2026-04-30T18:28:00.701Z" w:id="2119310844">
        <w:r w:rsidRPr="19870567" w:rsidDel="17BD4021">
          <w:rPr>
            <w:color w:val="auto"/>
            <w:rPrChange w:author="Susana Margarida Gonçalves Silva Santos" w:date="2026-04-30T11:32:24.659Z" w16du:dateUtc="2026-04-30T11:32:24.659Z" w:id="2066465467">
              <w:rPr>
                <w:color w:val="FF0000"/>
              </w:rPr>
            </w:rPrChange>
          </w:rPr>
          <w:delText xml:space="preserve"> </w:delText>
        </w:r>
      </w:del>
    </w:p>
    <w:p w:rsidR="0DF93DC4" w:rsidP="19870567" w:rsidRDefault="0DF93DC4" w14:paraId="16C8F365" w14:textId="0BF54B5B">
      <w:pPr>
        <w:ind w:left="0" w:right="136" w:hanging="0"/>
        <w:rPr>
          <w:color w:val="FF0000"/>
          <w:lang w:val="pt-BR"/>
        </w:rPr>
      </w:pPr>
      <w:commentRangeStart w:id="115392065"/>
      <w:commentRangeEnd w:id="115392065"/>
      <w:r>
        <w:rPr>
          <w:rStyle w:val="CommentReference"/>
        </w:rPr>
        <w:commentReference w:id="115392065"/>
      </w:r>
    </w:p>
    <w:p w:rsidR="005101CF" w:rsidRDefault="00A626AB" w14:paraId="3170C5AB" w14:textId="77777777">
      <w:pPr>
        <w:numPr>
          <w:ilvl w:val="0"/>
          <w:numId w:val="130"/>
        </w:numPr>
        <w:ind w:right="136" w:hanging="360"/>
      </w:pPr>
      <w:r>
        <w:t xml:space="preserve">Salvaguardar os aspetos de segurança, em particular no caso de animais potencialmente perigosos, que deverão estar convenientemente açaimados ou protegidos do contacto com o público, quando fora do concurso ou quando não estejam a competir; </w:t>
      </w:r>
    </w:p>
    <w:p w:rsidR="005101CF" w:rsidRDefault="00A626AB" w14:paraId="4E5C0BDC" w14:textId="77777777">
      <w:pPr>
        <w:numPr>
          <w:ilvl w:val="0"/>
          <w:numId w:val="130"/>
        </w:numPr>
        <w:ind w:right="136" w:hanging="360"/>
      </w:pPr>
      <w:r>
        <w:t xml:space="preserve">Disponibilizar os meios que os médicos veterinários considerem necessários ao bom desempenho das suas funções, designadamente as seguintes: </w:t>
      </w:r>
    </w:p>
    <w:p w:rsidR="005101CF" w:rsidRDefault="6F6E9877" w14:paraId="4AEEB909" w14:textId="5070EAC2">
      <w:pPr>
        <w:spacing w:line="417" w:lineRule="auto"/>
        <w:ind w:left="1222" w:right="136" w:firstLine="0"/>
        <w:rPr>
          <w:ins w:author="Maria Helena Menezes Maia" w:date="2026-03-17T18:44:00Z" w16du:dateUtc="2026-03-17T18:44:21Z" w:id="184084260"/>
        </w:rPr>
      </w:pPr>
      <w:r w:rsidRPr="19870567" w:rsidR="17F7164D">
        <w:rPr>
          <w:i w:val="1"/>
          <w:iCs w:val="1"/>
        </w:rPr>
        <w:t>i)</w:t>
      </w:r>
      <w:r w:rsidRPr="19870567" w:rsidR="17F7164D">
        <w:rPr>
          <w:rFonts w:ascii="Arial" w:hAnsi="Arial" w:eastAsia="Arial" w:cs="Arial"/>
          <w:i w:val="1"/>
          <w:iCs w:val="1"/>
        </w:rPr>
        <w:t xml:space="preserve"> </w:t>
      </w:r>
      <w:r w:rsidR="17F7164D">
        <w:rPr/>
        <w:t xml:space="preserve">Verificar a identificação </w:t>
      </w:r>
      <w:r w:rsidR="005CCF0F">
        <w:rPr/>
        <w:t>eletrónica</w:t>
      </w:r>
      <w:r w:rsidR="17F7164D">
        <w:rPr/>
        <w:t xml:space="preserve"> dos animais sempre que obrigatória e a sua correspondência com o constante do</w:t>
      </w:r>
      <w:commentRangeStart w:id="260497451"/>
      <w:r w:rsidR="17F7164D">
        <w:rPr/>
        <w:t xml:space="preserve"> </w:t>
      </w:r>
      <w:r w:rsidRPr="19870567" w:rsidR="17F7164D">
        <w:rPr>
          <w:highlight w:val="yellow"/>
          <w:rPrChange w:author="Susana Margarida Gonçalves Silva Santos" w:date="2026-04-30T11:38:58.205Z" w16du:dateUtc="2026-04-30T11:38:58.205Z" w:id="2114214535"/>
        </w:rPr>
        <w:t>boletim sanitário</w:t>
      </w:r>
      <w:r w:rsidR="17F7164D">
        <w:rPr/>
        <w:t xml:space="preserve"> </w:t>
      </w:r>
      <w:commentRangeEnd w:id="260497451"/>
      <w:r>
        <w:rPr>
          <w:rStyle w:val="CommentReference"/>
        </w:rPr>
        <w:commentReference w:id="260497451"/>
      </w:r>
      <w:r w:rsidR="17F7164D">
        <w:rPr/>
        <w:t xml:space="preserve">de cães e gatos; </w:t>
      </w:r>
    </w:p>
    <w:p w:rsidR="005101CF" w:rsidRDefault="6F6E9877" w14:paraId="3C3FCF7D" w14:textId="5B3602E5">
      <w:pPr>
        <w:spacing w:line="417" w:lineRule="auto"/>
        <w:ind w:left="1222" w:right="136" w:firstLine="0"/>
      </w:pPr>
      <w:r w:rsidRPr="3EC49A07">
        <w:rPr>
          <w:i/>
          <w:iCs/>
        </w:rPr>
        <w:t>ii)</w:t>
      </w:r>
      <w:r w:rsidRPr="3EC49A07">
        <w:rPr>
          <w:rFonts w:ascii="Arial" w:hAnsi="Arial" w:eastAsia="Arial" w:cs="Arial"/>
          <w:i/>
          <w:iCs/>
        </w:rPr>
        <w:t xml:space="preserve"> </w:t>
      </w:r>
      <w:r>
        <w:t xml:space="preserve">Proceder ao exame clínico dos animais que se apresentam para participar na exposição ou concurso e impedir a participação de animais doentes ou feridos; </w:t>
      </w:r>
      <w:r w:rsidRPr="3EC49A07">
        <w:rPr>
          <w:i/>
          <w:iCs/>
        </w:rPr>
        <w:t>iii)</w:t>
      </w:r>
      <w:r w:rsidRPr="3EC49A07">
        <w:rPr>
          <w:rFonts w:ascii="Arial" w:hAnsi="Arial" w:eastAsia="Arial" w:cs="Arial"/>
          <w:i/>
          <w:iCs/>
        </w:rPr>
        <w:t xml:space="preserve"> </w:t>
      </w:r>
      <w:r>
        <w:t xml:space="preserve">Examinar a documentação sanitária dos animais; </w:t>
      </w:r>
    </w:p>
    <w:p w:rsidR="005101CF" w:rsidRDefault="00A626AB" w14:paraId="5B2C53F6" w14:textId="77777777">
      <w:pPr>
        <w:numPr>
          <w:ilvl w:val="0"/>
          <w:numId w:val="131"/>
        </w:numPr>
        <w:ind w:right="136" w:hanging="360"/>
      </w:pPr>
      <w:r>
        <w:t xml:space="preserve">Prestar a assistência médico-veterinária que se revelar necessária durante o evento; </w:t>
      </w:r>
    </w:p>
    <w:p w:rsidR="73C0FD60" w:rsidP="19870567" w:rsidRDefault="73C0FD60" w14:paraId="595AD045" w14:textId="5CB5BA3F">
      <w:pPr>
        <w:numPr>
          <w:ilvl w:val="0"/>
          <w:numId w:val="131"/>
        </w:numPr>
        <w:ind w:right="136" w:hanging="360"/>
        <w:rPr/>
      </w:pPr>
      <w:r w:rsidR="4C9862BD">
        <w:rPr/>
        <w:t xml:space="preserve">Proceder às observações que entenderem necessárias para a defesa sanitária da exposição ou concurso. </w:t>
      </w:r>
    </w:p>
    <w:p w:rsidR="005101CF" w:rsidRDefault="00A626AB" w14:paraId="1A81DBFF" w14:textId="77777777">
      <w:pPr>
        <w:spacing w:after="114"/>
        <w:ind w:left="420" w:right="136"/>
        <w:rPr>
          <w:ins w:author="Rui André Vidal" w:date="2026-04-27T14:50:42.439Z" w16du:dateUtc="2026-04-27T14:50:42.439Z" w:id="647793441"/>
        </w:rPr>
      </w:pPr>
      <w:r w:rsidR="66EE8893">
        <w:rPr/>
        <w:t>5 -</w:t>
      </w:r>
      <w:r w:rsidRPr="2F871270" w:rsidR="66EE8893">
        <w:rPr>
          <w:rFonts w:ascii="Arial" w:hAnsi="Arial" w:eastAsia="Arial" w:cs="Arial"/>
        </w:rPr>
        <w:t xml:space="preserve"> </w:t>
      </w:r>
      <w:r w:rsidR="66EE8893">
        <w:rPr/>
        <w:t xml:space="preserve">A exposição de animais para adoção, promovida por associações de proteção animal ou por particulares, que não nos alojamentos para hospedagem registados no âmbito do presente diploma, depende de autorização prévia do município, sob parecer vinculativo do MVM. </w:t>
      </w:r>
    </w:p>
    <w:p w:rsidR="2F871270" w:rsidP="2F871270" w:rsidRDefault="2F871270" w14:paraId="44C2A0DD" w14:textId="2F348975">
      <w:pPr>
        <w:spacing w:after="114"/>
        <w:ind w:left="420" w:right="136"/>
        <w:rPr>
          <w:ins w:author="Rui André Vidal" w:date="2026-04-27T15:13:42.97Z" w16du:dateUtc="2026-04-27T15:13:42.97Z" w:id="1570507460"/>
        </w:rPr>
      </w:pPr>
    </w:p>
    <w:p w:rsidR="19870567" w:rsidP="19870567" w:rsidRDefault="19870567" w14:paraId="7A23385E" w14:textId="3BD97D82">
      <w:pPr>
        <w:spacing w:before="120" w:beforeAutospacing="off" w:after="120" w:afterAutospacing="off" w:line="360" w:lineRule="auto"/>
        <w:ind w:left="850" w:right="0"/>
        <w:jc w:val="center"/>
        <w:rPr>
          <w:ins w:author="Susana Margarida Gonçalves Silva Santos" w:date="2026-04-30T11:43:38.303Z" w16du:dateUtc="2026-04-30T11:43:38.303Z" w:id="1517307789"/>
          <w:rFonts w:ascii="Garamond" w:hAnsi="Garamond" w:eastAsia="Garamond" w:cs="Garamond"/>
          <w:noProof w:val="0"/>
          <w:sz w:val="28"/>
          <w:szCs w:val="28"/>
          <w:lang w:val="pt-BR"/>
          <w:rPrChange w:author="Susana Margarida Gonçalves Silva Santos" w:date="2026-04-30T11:44:38.939Z" w:id="922850503">
            <w:rPr>
              <w:ins w:author="Susana Margarida Gonçalves Silva Santos" w:date="2026-04-30T11:43:38.303Z" w16du:dateUtc="2026-04-30T11:43:38.303Z" w:id="318410602"/>
              <w:rFonts w:ascii="Garamond" w:hAnsi="Garamond" w:eastAsia="Garamond" w:cs="Garamond"/>
              <w:noProof w:val="0"/>
              <w:sz w:val="24"/>
              <w:szCs w:val="24"/>
              <w:lang w:val="pt-BR"/>
            </w:rPr>
          </w:rPrChange>
        </w:rPr>
      </w:pPr>
    </w:p>
    <w:p w:rsidR="2F871270" w:rsidP="19870567" w:rsidRDefault="2F871270" w14:paraId="3B6AD8F5" w14:textId="627197D9">
      <w:pPr>
        <w:spacing w:before="120" w:beforeAutospacing="off" w:after="120" w:afterAutospacing="off" w:line="360" w:lineRule="auto"/>
        <w:ind w:left="850" w:right="0"/>
        <w:jc w:val="center"/>
        <w:rPr>
          <w:ins w:author="Susana Margarida Gonçalves Silva Santos" w:date="2026-04-30T11:43:47.157Z" w16du:dateUtc="2026-04-30T11:43:47.157Z" w:id="1198219985"/>
          <w:rFonts w:ascii="Garamond" w:hAnsi="Garamond" w:eastAsia="Garamond" w:cs="Garamond"/>
          <w:b w:val="1"/>
          <w:bCs w:val="1"/>
          <w:noProof w:val="0"/>
          <w:sz w:val="32"/>
          <w:szCs w:val="32"/>
          <w:lang w:val="pt-BR"/>
          <w:rPrChange w:author="Susana Margarida Gonçalves Silva Santos" w:date="2026-04-30T11:46:26.455Z" w:id="1120180767">
            <w:rPr>
              <w:ins w:author="Susana Margarida Gonçalves Silva Santos" w:date="2026-04-30T11:43:47.157Z" w16du:dateUtc="2026-04-30T11:43:47.157Z" w:id="1612567507"/>
              <w:rFonts w:ascii="Garamond" w:hAnsi="Garamond" w:eastAsia="Garamond" w:cs="Garamond"/>
              <w:b w:val="1"/>
              <w:bCs w:val="1"/>
              <w:noProof w:val="0"/>
              <w:sz w:val="24"/>
              <w:szCs w:val="24"/>
              <w:lang w:val="pt-BR"/>
            </w:rPr>
          </w:rPrChange>
        </w:rPr>
        <w:pPrChange w:author="Rui André Vidal" w:date="2026-04-27T15:13:44.247Z">
          <w:pPr/>
        </w:pPrChange>
      </w:pPr>
      <w:ins w:author="Susana Margarida Gonçalves Silva Santos" w:date="2026-04-30T11:43:34.186Z" w16du:dateUtc="2026-04-30T11:43:34.186Z" w:id="1860215424">
        <w:r w:rsidRPr="19870567" w:rsidR="27FBAF7F">
          <w:rPr>
            <w:rFonts w:ascii="Garamond" w:hAnsi="Garamond" w:eastAsia="Garamond" w:cs="Garamond"/>
            <w:b w:val="1"/>
            <w:bCs w:val="1"/>
            <w:noProof w:val="0"/>
            <w:sz w:val="32"/>
            <w:szCs w:val="32"/>
            <w:lang w:val="pt-BR"/>
            <w:rPrChange w:author="Susana Margarida Gonçalves Silva Santos" w:date="2026-04-30T11:46:26.455Z" w16du:dateUtc="2026-04-30T11:46:26.455Z" w:id="810872970">
              <w:rPr>
                <w:rFonts w:ascii="Garamond" w:hAnsi="Garamond" w:eastAsia="Garamond" w:cs="Garamond"/>
                <w:noProof w:val="0"/>
                <w:sz w:val="24"/>
                <w:szCs w:val="24"/>
                <w:lang w:val="pt-BR"/>
              </w:rPr>
            </w:rPrChange>
          </w:rPr>
          <w:t>PRÓXIMA REUNIÃO</w:t>
        </w:r>
      </w:ins>
    </w:p>
    <w:p w:rsidR="2F871270" w:rsidP="19870567" w:rsidRDefault="2F871270" w14:paraId="5E599EBF" w14:textId="6567ACE9">
      <w:pPr>
        <w:spacing w:before="120" w:beforeAutospacing="off" w:after="120" w:afterAutospacing="off" w:line="360" w:lineRule="auto"/>
        <w:ind w:left="850" w:right="0"/>
        <w:jc w:val="center"/>
        <w:rPr>
          <w:ins w:author="Rui André Vidal" w:date="2026-04-27T15:38:28.776Z" w16du:dateUtc="2026-04-27T15:38:28.776Z" w:id="1668014082"/>
          <w:rFonts w:ascii="Garamond" w:hAnsi="Garamond" w:eastAsia="Garamond" w:cs="Garamond"/>
          <w:b w:val="1"/>
          <w:bCs w:val="1"/>
          <w:noProof w:val="0"/>
          <w:sz w:val="32"/>
          <w:szCs w:val="32"/>
          <w:lang w:val="pt-BR"/>
          <w:rPrChange w:author="Susana Margarida Gonçalves Silva Santos" w:date="2026-04-30T11:46:26.456Z" w:id="303777106">
            <w:rPr>
              <w:ins w:author="Rui André Vidal" w:date="2026-04-27T15:38:28.776Z" w16du:dateUtc="2026-04-27T15:38:28.776Z" w:id="256995159"/>
              <w:rFonts w:ascii="Garamond" w:hAnsi="Garamond" w:eastAsia="Garamond" w:cs="Garamond"/>
              <w:noProof w:val="0"/>
              <w:sz w:val="24"/>
              <w:szCs w:val="24"/>
              <w:lang w:val="pt-BR"/>
            </w:rPr>
          </w:rPrChange>
        </w:rPr>
      </w:pPr>
      <w:ins w:author="Susana Margarida Gonçalves Silva Santos" w:date="2026-04-30T11:43:34.186Z" w16du:dateUtc="2026-04-30T11:43:34.186Z" w:id="338198940">
        <w:r w:rsidRPr="19870567" w:rsidR="27FBAF7F">
          <w:rPr>
            <w:rFonts w:ascii="Garamond" w:hAnsi="Garamond" w:eastAsia="Garamond" w:cs="Garamond"/>
            <w:b w:val="1"/>
            <w:bCs w:val="1"/>
            <w:noProof w:val="0"/>
            <w:sz w:val="32"/>
            <w:szCs w:val="32"/>
            <w:lang w:val="pt-BR"/>
            <w:rPrChange w:author="Susana Margarida Gonçalves Silva Santos" w:date="2026-04-30T11:46:26.455Z" w16du:dateUtc="2026-04-30T11:46:26.455Z" w:id="949699943">
              <w:rPr>
                <w:rFonts w:ascii="Garamond" w:hAnsi="Garamond" w:eastAsia="Garamond" w:cs="Garamond"/>
                <w:noProof w:val="0"/>
                <w:sz w:val="24"/>
                <w:szCs w:val="24"/>
                <w:lang w:val="pt-BR"/>
              </w:rPr>
            </w:rPrChange>
          </w:rPr>
          <w:t>05.05.2026</w:t>
        </w:r>
      </w:ins>
    </w:p>
    <w:p w:rsidR="2F871270" w:rsidP="19870567" w:rsidRDefault="2F871270" w14:paraId="62D69408" w14:textId="0766DA1A">
      <w:pPr>
        <w:spacing w:after="114"/>
        <w:ind w:left="420" w:right="136"/>
        <w:rPr>
          <w:ins w:author="Rui André Vidal" w:date="2026-04-27T15:38:28.994Z" w16du:dateUtc="2026-04-27T15:38:28.994Z" w:id="1242878977"/>
          <w:sz w:val="32"/>
          <w:szCs w:val="32"/>
          <w:rPrChange w:author="Susana Margarida Gonçalves Silva Santos" w:date="2026-04-30T11:46:26.456Z" w:id="1721908257">
            <w:rPr>
              <w:ins w:author="Rui André Vidal" w:date="2026-04-27T15:38:28.994Z" w16du:dateUtc="2026-04-27T15:38:28.994Z" w:id="298103831"/>
            </w:rPr>
          </w:rPrChange>
        </w:rPr>
      </w:pPr>
    </w:p>
    <w:p w:rsidR="2F871270" w:rsidP="2F871270" w:rsidRDefault="2F871270" w14:paraId="6E586A27" w14:textId="6DB85B80">
      <w:pPr>
        <w:pStyle w:val="Normal"/>
        <w:spacing w:after="114"/>
        <w:ind w:left="420" w:right="136"/>
        <w:rPr>
          <w:ins w:author="Susana Margarida Gonçalves Silva Santos" w:date="2026-04-27T14:46:13.738Z" w16du:dateUtc="2026-04-27T14:46:13.738Z" w:id="413136089"/>
          <w:rFonts w:ascii="Segoe UI" w:hAnsi="Segoe UI" w:eastAsia="Segoe UI" w:cs="Segoe UI"/>
          <w:i w:val="1"/>
          <w:iCs w:val="1"/>
          <w:color w:val="333333"/>
          <w:sz w:val="21"/>
          <w:szCs w:val="21"/>
        </w:rPr>
      </w:pPr>
    </w:p>
    <w:p w:rsidR="0C81EEF4" w:rsidP="2F871270" w:rsidRDefault="0C81EEF4" w14:paraId="7A4EEEB6" w14:textId="1C6B1220">
      <w:pPr>
        <w:spacing w:after="116"/>
        <w:ind w:left="286" w:right="136" w:hanging="286"/>
        <w:jc w:val="center"/>
        <w:rPr>
          <w:ins w:author="Susana Margarida Gonçalves Silva Santos" w:date="2026-04-27T14:47:33.912Z" w16du:dateUtc="2026-04-27T14:47:33.912Z" w:id="1577617961"/>
          <w:b w:val="1"/>
          <w:bCs w:val="1"/>
        </w:rPr>
      </w:pPr>
      <w:ins w:author="Susana Margarida Gonçalves Silva Santos" w:date="2026-04-27T14:47:33.912Z" w16du:dateUtc="2026-04-27T14:47:33.912Z" w:id="700471375">
        <w:r w:rsidRPr="2F871270" w:rsidR="0C81EEF4">
          <w:rPr>
            <w:b w:val="1"/>
            <w:bCs w:val="1"/>
          </w:rPr>
          <w:t>Artigo</w:t>
        </w:r>
      </w:ins>
      <w:ins w:author="Rui André Vidal" w:date="2026-04-27T14:50:55.008Z" w16du:dateUtc="2026-04-27T14:50:55.008Z" w:id="1516550222">
        <w:r w:rsidRPr="2F871270" w:rsidR="3CF36DAA">
          <w:rPr>
            <w:b w:val="1"/>
            <w:bCs w:val="1"/>
          </w:rPr>
          <w:t xml:space="preserve"> 80º</w:t>
        </w:r>
      </w:ins>
    </w:p>
    <w:p w:rsidR="0C81EEF4" w:rsidP="2F871270" w:rsidRDefault="0C81EEF4" w14:paraId="025C2C34" w14:textId="67969B22">
      <w:pPr>
        <w:spacing w:after="116"/>
        <w:ind w:left="286" w:right="136" w:hanging="286"/>
        <w:rPr>
          <w:ins w:author="Susana Margarida Gonçalves Silva Santos" w:date="2026-04-27T14:47:33.912Z" w16du:dateUtc="2026-04-27T14:47:33.912Z" w:id="353252422"/>
          <w:b w:val="1"/>
          <w:bCs w:val="1"/>
        </w:rPr>
      </w:pPr>
      <w:ins w:author="Susana Margarida Gonçalves Silva Santos" w:date="2026-04-27T14:47:33.912Z" w16du:dateUtc="2026-04-27T14:47:33.912Z" w:id="616002176">
        <w:r w:rsidRPr="2F871270" w:rsidR="0C81EEF4">
          <w:rPr>
            <w:b w:val="1"/>
            <w:bCs w:val="1"/>
          </w:rPr>
          <w:t xml:space="preserve">REQUISITOS DE VALIDADE DO ANÚNCIO </w:t>
        </w:r>
        <w:del w:author="Rui André Vidal" w:date="2026-04-27T16:13:23.266Z" w16du:dateUtc="2026-04-27T16:13:23.266Z" w:id="525422386">
          <w:r w:rsidRPr="2F871270" w:rsidDel="0C81EEF4">
            <w:rPr>
              <w:b w:val="1"/>
              <w:bCs w:val="1"/>
            </w:rPr>
            <w:delText>DE VENDA</w:delText>
          </w:r>
        </w:del>
        <w:r w:rsidRPr="2F871270" w:rsidR="0C81EEF4">
          <w:rPr>
            <w:b w:val="1"/>
            <w:bCs w:val="1"/>
          </w:rPr>
          <w:t xml:space="preserve"> DE ANIMAL DE COMPANHIA ( LEI 95)</w:t>
        </w:r>
      </w:ins>
    </w:p>
    <w:p w:rsidR="0C81EEF4" w:rsidP="2F871270" w:rsidRDefault="0C81EEF4" w14:paraId="61B5757E" w14:textId="62793E32">
      <w:pPr>
        <w:pStyle w:val="PargrafodaLista"/>
        <w:spacing w:before="240" w:after="240"/>
        <w:ind w:left="286"/>
        <w:rPr>
          <w:ins w:author="Susana Margarida Gonçalves Silva Santos" w:date="2026-04-27T14:47:33.912Z" w16du:dateUtc="2026-04-27T14:47:33.912Z" w:id="718528333"/>
        </w:rPr>
      </w:pPr>
      <w:ins w:author="Susana Margarida Gonçalves Silva Santos" w:date="2026-04-27T14:47:33.912Z" w16du:dateUtc="2026-04-27T14:47:33.912Z" w:id="1634889743">
        <w:r w:rsidR="0C81EEF4">
          <w:t>1 — Qualquer anúncio de transmissão, a título oneroso, de animais de companhia deve conter as seguintes informações:</w:t>
        </w:r>
      </w:ins>
    </w:p>
    <w:p w:rsidR="0C81EEF4" w:rsidP="2F871270" w:rsidRDefault="0C81EEF4" w14:paraId="1441B40D" w14:textId="0DA800EA">
      <w:pPr>
        <w:pStyle w:val="PargrafodaLista"/>
        <w:spacing w:before="240" w:after="240"/>
        <w:ind w:left="286"/>
        <w:rPr>
          <w:ins w:author="Rui André Vidal" w:date="2026-04-27T16:20:03.007Z" w16du:dateUtc="2026-04-27T16:20:03.007Z" w:id="1350274245"/>
        </w:rPr>
      </w:pPr>
      <w:ins w:author="Susana Margarida Gonçalves Silva Santos" w:date="2026-04-27T14:47:33.912Z" w16du:dateUtc="2026-04-27T14:47:33.912Z" w:id="1772656008">
        <w:r w:rsidR="0C81EEF4">
          <w:t>a) A idade dos animais;</w:t>
        </w:r>
      </w:ins>
    </w:p>
    <w:p w:rsidR="03BB9EEB" w:rsidP="2F871270" w:rsidRDefault="03BB9EEB" w14:paraId="058C42E3" w14:textId="4EFC0E81">
      <w:pPr>
        <w:pStyle w:val="PargrafodaLista"/>
        <w:spacing w:before="240" w:after="240"/>
        <w:ind w:left="286"/>
        <w:rPr>
          <w:ins w:author="Rui André Vidal" w:date="2026-04-27T16:20:25.074Z" w16du:dateUtc="2026-04-27T16:20:25.074Z" w:id="11664310"/>
        </w:rPr>
      </w:pPr>
      <w:ins w:author="Rui André Vidal" w:date="2026-04-27T16:20:58.87Z" w16du:dateUtc="2026-04-27T16:20:58.87Z" w:id="525438368">
        <w:r w:rsidR="03BB9EEB">
          <w:t>b) Espécie dos animais;</w:t>
        </w:r>
      </w:ins>
    </w:p>
    <w:p w:rsidR="03BB9EEB" w:rsidP="2F871270" w:rsidRDefault="03BB9EEB" w14:paraId="46C502C9" w14:textId="1B52C7CA">
      <w:pPr>
        <w:pStyle w:val="PargrafodaLista"/>
        <w:spacing w:before="240" w:after="240"/>
        <w:ind w:left="286"/>
        <w:rPr>
          <w:ins w:author="Susana Margarida Gonçalves Silva Santos" w:date="2026-04-27T14:47:33.912Z" w16du:dateUtc="2026-04-27T14:47:33.912Z" w:id="599345767"/>
        </w:rPr>
      </w:pPr>
      <w:ins w:author="Rui André Vidal" w:date="2026-04-27T16:20:44.455Z" w16du:dateUtc="2026-04-27T16:20:44.455Z" w:id="172693759">
        <w:r w:rsidR="03BB9EEB">
          <w:t>c) Sexo dos animais</w:t>
        </w:r>
      </w:ins>
      <w:ins w:author="Rui André Vidal" w:date="2026-04-27T16:21:00.347Z" w16du:dateUtc="2026-04-27T16:21:00.347Z" w:id="268735379">
        <w:r w:rsidR="03BB9EEB">
          <w:t>;</w:t>
        </w:r>
      </w:ins>
    </w:p>
    <w:p w:rsidR="03BB9EEB" w:rsidP="2F871270" w:rsidRDefault="03BB9EEB" w14:paraId="13D8B87B" w14:textId="36EA1BFD">
      <w:pPr>
        <w:pStyle w:val="PargrafodaLista"/>
        <w:spacing w:before="240" w:after="240"/>
        <w:ind w:left="286"/>
        <w:rPr>
          <w:ins w:author="Rui André Vidal" w:date="2026-04-27T14:57:23.862Z" w16du:dateUtc="2026-04-27T14:57:23.862Z" w:id="131153014"/>
        </w:rPr>
      </w:pPr>
      <w:ins w:author="Rui André Vidal" w:date="2026-04-27T16:21:06.443Z" w16du:dateUtc="2026-04-27T16:21:06.443Z" w:id="447465093">
        <w:r w:rsidR="03BB9EEB">
          <w:t>d</w:t>
        </w:r>
      </w:ins>
      <w:ins w:author="Susana Margarida Gonçalves Silva Santos" w:date="2026-04-27T14:47:33.912Z" w16du:dateUtc="2026-04-27T14:47:33.912Z" w:id="1934080021">
        <w:del w:author="Rui André Vidal" w:date="2026-04-27T16:21:03.667Z" w16du:dateUtc="2026-04-27T16:21:03.667Z" w:id="594166740">
          <w:r w:rsidDel="0C81EEF4">
            <w:delText>b</w:delText>
          </w:r>
        </w:del>
        <w:r w:rsidR="0C81EEF4">
          <w:t xml:space="preserve">) </w:t>
        </w:r>
        <w:r w:rsidR="0C81EEF4">
          <w:t>Tratando -se</w:t>
        </w:r>
        <w:r w:rsidR="0C81EEF4">
          <w:t xml:space="preserve"> de cão ou gato</w:t>
        </w:r>
        <w:del w:author="Rui André Vidal" w:date="2026-04-27T14:57:00.405Z" w16du:dateUtc="2026-04-27T14:57:00.405Z" w:id="208801005">
          <w:r w:rsidDel="0C81EEF4">
            <w:delText xml:space="preserve">, </w:delText>
          </w:r>
        </w:del>
        <w:del w:author="Rui André Vidal" w:date="2026-04-27T14:56:54.852Z" w16du:dateUtc="2026-04-27T14:56:54.852Z" w:id="515148693">
          <w:r w:rsidDel="0C81EEF4">
            <w:delText>a indicação se é animal</w:delText>
          </w:r>
        </w:del>
        <w:r w:rsidR="0C81EEF4">
          <w:t xml:space="preserve"> de raça pura</w:t>
        </w:r>
        <w:del w:author="Rui André Vidal" w:date="2026-04-27T14:57:05.981Z" w16du:dateUtc="2026-04-27T14:57:05.981Z" w:id="1904122098">
          <w:r w:rsidDel="0C81EEF4">
            <w:delText xml:space="preserve"> ou indeterminada</w:delText>
          </w:r>
        </w:del>
        <w:del w:author="Rui André Vidal" w:date="2026-04-27T14:57:15.374Z" w16du:dateUtc="2026-04-27T14:57:15.374Z" w:id="1466792682">
          <w:r w:rsidDel="0C81EEF4">
            <w:delText>, sendo que, tratando-se de animal de raça pura,</w:delText>
          </w:r>
        </w:del>
        <w:r w:rsidR="0C81EEF4">
          <w:t xml:space="preserve"> deve obrigatoriamente ser referido o número de registo no livro</w:t>
        </w:r>
      </w:ins>
      <w:ins w:author="Rui André Vidal" w:date="2026-04-27T14:52:27.837Z" w16du:dateUtc="2026-04-27T14:52:27.837Z" w:id="1617979081">
        <w:r w:rsidR="465392DD">
          <w:t xml:space="preserve"> de origens oficialmente reconhecido.</w:t>
        </w:r>
      </w:ins>
      <w:ins w:author="Susana Margarida Gonçalves Silva Santos" w:date="2026-04-27T14:47:33.912Z" w16du:dateUtc="2026-04-27T14:47:33.912Z" w:id="413615535">
        <w:r w:rsidR="0C81EEF4">
          <w:t xml:space="preserve"> d</w:t>
        </w:r>
        <w:r w:rsidRPr="2F871270" w:rsidR="0C81EEF4">
          <w:rPr>
            <w:strike w:val="1"/>
          </w:rPr>
          <w:t>e origens português</w:t>
        </w:r>
        <w:del w:author="Rui André Vidal" w:date="2026-04-27T14:52:11.022Z" w16du:dateUtc="2026-04-27T14:52:11.022Z" w:id="397643933">
          <w:r w:rsidDel="0C81EEF4">
            <w:delText>;( NÂO)</w:delText>
          </w:r>
        </w:del>
      </w:ins>
    </w:p>
    <w:p w:rsidR="2F871270" w:rsidP="2F871270" w:rsidRDefault="2F871270" w14:paraId="30ADD434" w14:textId="59868FC0">
      <w:pPr>
        <w:pStyle w:val="PargrafodaLista"/>
        <w:spacing w:before="240" w:after="240"/>
        <w:ind w:left="286"/>
        <w:rPr>
          <w:ins w:author="Susana Margarida Gonçalves Silva Santos" w:date="2026-04-27T14:47:33.913Z" w16du:dateUtc="2026-04-27T14:47:33.913Z" w:id="1963451505"/>
          <w:del w:author="Rui André Vidal" w:date="2026-04-27T15:08:06.684Z" w16du:dateUtc="2026-04-27T15:08:06.684Z" w:id="709054008"/>
        </w:rPr>
      </w:pPr>
    </w:p>
    <w:p w:rsidR="0C81EEF4" w:rsidP="2F871270" w:rsidRDefault="0C81EEF4" w14:paraId="39B1673E" w14:textId="549948C1">
      <w:pPr>
        <w:pStyle w:val="PargrafodaLista"/>
        <w:spacing w:before="240" w:after="240"/>
        <w:ind w:left="-7" w:hanging="0"/>
        <w:rPr>
          <w:ins w:author="Susana Margarida Gonçalves Silva Santos" w:date="2026-04-27T14:47:33.913Z" w16du:dateUtc="2026-04-27T14:47:33.913Z" w:id="2061319027"/>
        </w:rPr>
        <w:pPrChange w:author="Rui André Vidal" w:date="2026-04-27T15:08:07.208Z">
          <w:pPr>
            <w:pStyle w:val="PargrafodaLista"/>
            <w:spacing w:before="240" w:after="240"/>
            <w:ind w:left="286"/>
          </w:pPr>
        </w:pPrChange>
      </w:pPr>
      <w:ins w:author="Susana Margarida Gonçalves Silva Santos" w:date="2026-04-27T14:47:33.913Z" w16du:dateUtc="2026-04-27T14:47:33.913Z" w:id="200557593">
        <w:del w:author="Rui André Vidal" w:date="2026-04-27T16:30:51.67Z" w16du:dateUtc="2026-04-27T16:30:51.67Z" w:id="1059899417">
          <w:r w:rsidDel="0C81EEF4">
            <w:delText>c</w:delText>
          </w:r>
        </w:del>
      </w:ins>
      <w:ins w:author="Rui André Vidal" w:date="2026-04-27T16:30:51.842Z" w16du:dateUtc="2026-04-27T16:30:51.842Z" w:id="1070826268">
        <w:r w:rsidR="18A021C0">
          <w:t>e</w:t>
        </w:r>
      </w:ins>
      <w:ins w:author="Susana Margarida Gonçalves Silva Santos" w:date="2026-04-27T14:47:33.913Z" w16du:dateUtc="2026-04-27T14:47:33.913Z" w:id="1344348412">
        <w:r w:rsidR="0C81EEF4">
          <w:t>) Número de identificação eletrónica da cria e da fêmea reprodutora</w:t>
        </w:r>
      </w:ins>
      <w:ins w:author="Rui André Vidal" w:date="2026-04-27T15:09:21.833Z" w16du:dateUtc="2026-04-27T15:09:21.833Z" w:id="680811008">
        <w:r w:rsidR="4F34BF11">
          <w:t>, quando aplicável</w:t>
        </w:r>
      </w:ins>
      <w:ins w:author="Susana Margarida Gonçalves Silva Santos" w:date="2026-04-27T14:47:33.913Z" w16du:dateUtc="2026-04-27T14:47:33.913Z" w:id="922447154">
        <w:r w:rsidR="0C81EEF4">
          <w:t>;</w:t>
        </w:r>
      </w:ins>
    </w:p>
    <w:p w:rsidR="118F5FB2" w:rsidP="2F871270" w:rsidRDefault="118F5FB2" w14:paraId="3706C1D9" w14:textId="077BCEF2">
      <w:pPr>
        <w:pStyle w:val="PargrafodaLista"/>
        <w:spacing w:before="240" w:after="240"/>
        <w:ind w:left="286"/>
        <w:rPr>
          <w:ins w:author="Susana Margarida Gonçalves Silva Santos" w:date="2026-04-27T14:47:33.913Z" w16du:dateUtc="2026-04-27T14:47:33.913Z" w:id="1999319467"/>
        </w:rPr>
      </w:pPr>
      <w:ins w:author="Rui André Vidal" w:date="2026-04-27T16:30:53.526Z" w16du:dateUtc="2026-04-27T16:30:53.526Z" w:id="110508402">
        <w:r w:rsidR="118F5FB2">
          <w:t>f</w:t>
        </w:r>
      </w:ins>
      <w:ins w:author="Susana Margarida Gonçalves Silva Santos" w:date="2026-04-27T14:47:33.913Z" w16du:dateUtc="2026-04-27T14:47:33.913Z" w:id="2110738938">
        <w:del w:author="Rui André Vidal" w:date="2026-04-27T16:30:53.032Z" w16du:dateUtc="2026-04-27T16:30:53.032Z" w:id="1244739585">
          <w:r w:rsidDel="0C81EEF4">
            <w:delText>d</w:delText>
          </w:r>
        </w:del>
        <w:r w:rsidR="0C81EEF4">
          <w:t>) Número de inscrição de criador nos termos do artigo</w:t>
        </w:r>
      </w:ins>
      <w:ins w:author="Rui André Vidal" w:date="2026-04-27T15:10:28.995Z" w16du:dateUtc="2026-04-27T15:10:28.995Z" w:id="551997722">
        <w:r w:rsidR="1227CC85">
          <w:t xml:space="preserve"> XXX</w:t>
        </w:r>
      </w:ins>
      <w:ins w:author="Susana Margarida Gonçalves Silva Santos" w:date="2026-04-27T14:47:33.913Z" w16du:dateUtc="2026-04-27T14:47:33.913Z" w:id="290540352">
        <w:r w:rsidR="0C81EEF4">
          <w:t xml:space="preserve"> </w:t>
        </w:r>
        <w:del w:author="Rui André Vidal" w:date="2026-04-27T15:10:17.945Z" w16du:dateUtc="2026-04-27T15:10:17.945Z" w:id="375426804">
          <w:r w:rsidDel="0C81EEF4">
            <w:delText>3</w:delText>
          </w:r>
        </w:del>
        <w:del w:author="Rui André Vidal" w:date="2026-04-27T15:10:24.748Z" w16du:dateUtc="2026-04-27T15:10:24.748Z" w:id="9780879">
          <w:r w:rsidDel="0C81EEF4">
            <w:delText>.</w:delText>
          </w:r>
        </w:del>
        <w:r w:rsidR="0C81EEF4">
          <w:t>º do presente diploma;</w:t>
        </w:r>
      </w:ins>
    </w:p>
    <w:p w:rsidR="0C81EEF4" w:rsidP="2F871270" w:rsidRDefault="0C81EEF4" w14:paraId="0FDE7D68" w14:textId="3F441797">
      <w:pPr>
        <w:pStyle w:val="PargrafodaLista"/>
        <w:spacing w:before="240" w:after="240"/>
        <w:ind w:left="286"/>
        <w:rPr>
          <w:ins w:author="Rui André Vidal" w:date="2026-04-27T16:09:49.131Z" w16du:dateUtc="2026-04-27T16:09:49.131Z" w:id="859254238"/>
        </w:rPr>
      </w:pPr>
      <w:ins w:author="Susana Margarida Gonçalves Silva Santos" w:date="2026-04-27T14:47:33.913Z" w16du:dateUtc="2026-04-27T14:47:33.913Z" w:id="2031931874">
        <w:del w:author="Rui André Vidal" w:date="2026-04-27T16:30:54.809Z" w16du:dateUtc="2026-04-27T16:30:54.809Z" w:id="118960106">
          <w:r w:rsidDel="0C81EEF4">
            <w:delText>e</w:delText>
          </w:r>
        </w:del>
      </w:ins>
      <w:ins w:author="Rui André Vidal" w:date="2026-04-27T16:30:55.295Z" w16du:dateUtc="2026-04-27T16:30:55.295Z" w:id="866705898">
        <w:r w:rsidR="4B75844C">
          <w:t>g</w:t>
        </w:r>
      </w:ins>
      <w:ins w:author="Susana Margarida Gonçalves Silva Santos" w:date="2026-04-27T14:47:33.913Z" w16du:dateUtc="2026-04-27T14:47:33.913Z" w:id="916186244">
        <w:r w:rsidR="0C81EEF4">
          <w:t>) Número de animais da ninhada.</w:t>
        </w:r>
      </w:ins>
    </w:p>
    <w:p w:rsidR="4CC94F8B" w:rsidP="2F871270" w:rsidRDefault="4CC94F8B" w14:paraId="7FB8EC3A" w14:textId="3D082A68">
      <w:pPr>
        <w:pStyle w:val="PargrafodaLista"/>
        <w:spacing w:before="240" w:after="240"/>
        <w:ind w:left="0"/>
        <w:rPr>
          <w:ins w:author="Susana Margarida Gonçalves Silva Santos" w:date="2026-04-27T14:47:33.913Z" w16du:dateUtc="2026-04-27T14:47:33.913Z" w:id="220641058"/>
          <w:del w:author="Rui André Vidal" w:date="2026-04-27T16:10:35.293Z" w16du:dateUtc="2026-04-27T16:10:35.293Z" w:id="1619408185"/>
        </w:rPr>
        <w:pPrChange w:author="Rui André Vidal" w:date="2026-04-27T16:10:19.426Z">
          <w:pPr>
            <w:pStyle w:val="PargrafodaLista"/>
            <w:numPr>
              <w:ilvl w:val="0"/>
              <w:numId w:val="128"/>
            </w:numPr>
            <w:spacing w:before="240" w:after="240"/>
          </w:pPr>
        </w:pPrChange>
      </w:pPr>
      <w:ins w:author="Rui André Vidal" w:date="2026-04-27T16:10:02.663Z" w16du:dateUtc="2026-04-27T16:10:02.663Z" w:id="2128618202">
        <w:r w:rsidR="4CC94F8B">
          <w:t xml:space="preserve">2 </w:t>
        </w:r>
        <w:r>
          <w:tab/>
        </w:r>
      </w:ins>
      <w:ins w:author="Rui André Vidal" w:date="2026-04-27T16:09:56.83Z" w16du:dateUtc="2026-04-27T16:09:56.83Z" w:id="831484527">
        <w:r w:rsidR="4CC94F8B">
          <w:t>No caso de transmissão gratuita não se aplicam as alíneas XXX do número 1</w:t>
        </w:r>
      </w:ins>
    </w:p>
    <w:p w:rsidR="0C81EEF4" w:rsidP="2F871270" w:rsidRDefault="0C81EEF4" w14:paraId="25A7A7F0" w14:textId="714FD8A2">
      <w:pPr>
        <w:pStyle w:val="PargrafodaLista"/>
        <w:spacing w:before="240" w:after="240"/>
        <w:ind w:left="286"/>
        <w:rPr>
          <w:ins w:author="Rui André Vidal" w:date="2026-04-27T16:07:55.336Z" w16du:dateUtc="2026-04-27T16:07:55.336Z" w:id="7206892"/>
        </w:rPr>
      </w:pPr>
      <w:ins w:author="Susana Margarida Gonçalves Silva Santos" w:date="2026-04-27T14:47:33.913Z" w16du:dateUtc="2026-04-27T14:47:33.913Z" w:id="1847405798">
        <w:del w:author="Rui André Vidal" w:date="2026-04-27T16:10:22.058Z" w16du:dateUtc="2026-04-27T16:10:22.058Z" w:id="875031792">
          <w:r w:rsidDel="0C81EEF4">
            <w:delText>2</w:delText>
          </w:r>
        </w:del>
      </w:ins>
      <w:ins w:author="Rui André Vidal" w:date="2026-04-27T16:10:29.431Z" w16du:dateUtc="2026-04-27T16:10:29.431Z" w:id="1696873184">
        <w:r w:rsidR="4949B85A">
          <w:t>3</w:t>
        </w:r>
      </w:ins>
      <w:ins w:author="Susana Margarida Gonçalves Silva Santos" w:date="2026-04-27T14:47:33.913Z" w16du:dateUtc="2026-04-27T14:47:33.913Z" w:id="480427190">
        <w:r w:rsidR="0C81EEF4">
          <w:t xml:space="preserve"> — Qualquer publicação de uma oferta de transmissão de animal a título gratuito deve mencionar explicitamente a sua gratuitidade.</w:t>
        </w:r>
      </w:ins>
    </w:p>
    <w:p w:rsidR="2F871270" w:rsidP="2F871270" w:rsidRDefault="2F871270" w14:paraId="3E1D0488" w14:textId="348BCEC1">
      <w:pPr>
        <w:pStyle w:val="PargrafodaLista"/>
        <w:numPr>
          <w:ilvl w:val="0"/>
          <w:numId w:val="128"/>
        </w:numPr>
        <w:spacing w:before="240" w:after="240"/>
        <w:rPr>
          <w:ins w:author="Susana Margarida Gonçalves Silva Santos" w:date="2026-04-27T14:47:33.913Z" w16du:dateUtc="2026-04-27T14:47:33.913Z" w:id="495516034"/>
          <w:del w:author="Rui André Vidal" w:date="2026-04-27T16:09:46.768Z" w16du:dateUtc="2026-04-27T16:09:46.768Z" w:id="1946015172"/>
        </w:rPr>
        <w:pPrChange w:author="Rui André Vidal" w:date="2026-04-27T16:07:58.064Z">
          <w:pPr>
            <w:pStyle w:val="PargrafodaLista"/>
            <w:spacing w:before="240" w:after="240"/>
            <w:ind w:left="286"/>
          </w:pPr>
        </w:pPrChange>
      </w:pPr>
    </w:p>
    <w:p w:rsidR="0C81EEF4" w:rsidP="2F871270" w:rsidRDefault="0C81EEF4" w14:paraId="1EA4C6E7" w14:textId="64FC1322">
      <w:pPr>
        <w:pStyle w:val="PargrafodaLista"/>
        <w:spacing w:before="240" w:after="240"/>
        <w:ind w:left="286"/>
        <w:rPr>
          <w:ins w:author="Rui André Vidal" w:date="2026-04-27T15:12:01.86Z" w16du:dateUtc="2026-04-27T15:12:01.86Z" w:id="1935431727"/>
          <w:strike w:val="1"/>
        </w:rPr>
      </w:pPr>
      <w:ins w:author="Susana Margarida Gonçalves Silva Santos" w:date="2026-04-27T14:47:33.914Z" w16du:dateUtc="2026-04-27T14:47:33.914Z" w:id="2140183419">
        <w:r w:rsidR="0C81EEF4">
          <w:t xml:space="preserve">3 — </w:t>
        </w:r>
        <w:r w:rsidRPr="2F871270" w:rsidR="0C81EEF4">
          <w:rPr>
            <w:strike w:val="1"/>
          </w:rPr>
          <w:t>Os cães e gatos só podem ser considerados de raça pura se estiverem inscritos no livro de origens português, caso contrário são identificados como cão ou gato de raça indeterminada.</w:t>
        </w:r>
      </w:ins>
    </w:p>
    <w:p w:rsidR="2F871270" w:rsidP="2F871270" w:rsidRDefault="2F871270" w14:paraId="3043E4BE" w14:textId="10C72CB8">
      <w:pPr>
        <w:pStyle w:val="PargrafodaLista"/>
        <w:spacing w:before="240" w:after="240"/>
        <w:ind w:left="286"/>
        <w:rPr>
          <w:ins w:author="Susana Margarida Gonçalves Silva Santos" w:date="2026-04-27T14:47:33.914Z" w16du:dateUtc="2026-04-27T14:47:33.914Z" w:id="628261130"/>
        </w:rPr>
      </w:pPr>
      <w:del w:author="Rui André Vidal" w:date="2026-04-27T15:12:05.237Z" w16du:dateUtc="2026-04-27T15:12:05.237Z" w:id="1048657083">
        <w:r w:rsidDel="2F871270">
          <w:delText>B</w:delText>
        </w:r>
      </w:del>
      <w:ins w:author="Rui André Vidal" w:date="2026-04-27T15:12:06.096Z" w16du:dateUtc="2026-04-27T15:12:06.096Z" w:id="755133798">
        <w:r w:rsidR="17A2B493">
          <w:t>3</w:t>
        </w:r>
      </w:ins>
      <w:del w:author="Rui André Vidal" w:date="2026-04-27T15:12:07.292Z" w16du:dateUtc="2026-04-27T15:12:07.292Z" w:id="1427638982">
        <w:r w:rsidDel="2F871270">
          <w:delText>b)</w:delText>
        </w:r>
      </w:del>
      <w:ins w:author="Rui André Vidal" w:date="2026-04-27T15:12:08.365Z" w16du:dateUtc="2026-04-27T15:12:08.365Z" w:id="714420644">
        <w:r w:rsidR="37733FC5">
          <w:t>-</w:t>
        </w:r>
      </w:ins>
      <w:r w:rsidR="2F871270">
        <w:rPr/>
        <w:t xml:space="preserve"> Os cães e gatos sem registo em livro de origens oficialmente reconhecido devem ser anunciados </w:t>
      </w:r>
      <w:commentRangeStart w:id="95821886"/>
      <w:r w:rsidR="2F871270">
        <w:rPr/>
        <w:t>como de raça indeterminada e menção ao cruzamento.</w:t>
      </w:r>
      <w:commentRangeEnd w:id="95821886"/>
      <w:r>
        <w:rPr>
          <w:rStyle w:val="CommentReference"/>
        </w:rPr>
        <w:commentReference w:id="95821886"/>
      </w:r>
    </w:p>
    <w:p w:rsidR="0C81EEF4" w:rsidP="2F871270" w:rsidRDefault="0C81EEF4" w14:paraId="0670E7B9" w14:textId="4A411B1D">
      <w:pPr>
        <w:pStyle w:val="PargrafodaLista"/>
        <w:spacing w:before="240" w:after="240"/>
        <w:ind w:left="286"/>
        <w:rPr>
          <w:ins w:author="Susana Margarida Gonçalves Silva Santos" w:date="2026-04-27T14:47:33.914Z" w16du:dateUtc="2026-04-27T14:47:33.914Z" w:id="485494812"/>
          <w:del w:author="Rui André Vidal" w:date="2026-04-27T15:12:30.538Z" w16du:dateUtc="2026-04-27T15:12:30.538Z" w:id="780566501"/>
        </w:rPr>
      </w:pPr>
      <w:ins w:author="Susana Margarida Gonçalves Silva Santos" w:date="2026-04-27T14:47:33.914Z" w16du:dateUtc="2026-04-27T14:47:33.914Z" w:id="996452203">
        <w:del w:author="Rui André Vidal" w:date="2026-04-27T15:12:30.538Z" w16du:dateUtc="2026-04-27T15:12:30.538Z" w:id="1547921313">
          <w:r w:rsidDel="0C81EEF4">
            <w:delText>4 — No caso de anúncios de animais de raça indeterminada é proibida qualquer referência a raças no texto do anúncio. ( atualizar redação)</w:delText>
          </w:r>
        </w:del>
      </w:ins>
    </w:p>
    <w:p w:rsidR="2F871270" w:rsidP="2F871270" w:rsidRDefault="2F871270" w14:paraId="774F005B" w14:textId="6A2415CA">
      <w:pPr>
        <w:pStyle w:val="PargrafodaLista"/>
        <w:spacing w:before="240" w:after="240"/>
        <w:ind w:left="286"/>
        <w:rPr>
          <w:ins w:author="Susana Margarida Gonçalves Silva Santos" w:date="2026-04-27T14:47:33.914Z" w16du:dateUtc="2026-04-27T14:47:33.914Z" w:id="219100582"/>
        </w:rPr>
      </w:pPr>
    </w:p>
    <w:p w:rsidR="2ACF0EE4" w:rsidP="2F871270" w:rsidRDefault="2ACF0EE4" w14:paraId="2F416319" w14:textId="644BD0C4">
      <w:pPr>
        <w:pStyle w:val="PargrafodaLista"/>
        <w:spacing w:before="120" w:beforeAutospacing="off" w:after="120" w:afterAutospacing="off" w:line="360" w:lineRule="auto"/>
        <w:ind w:left="850" w:right="0"/>
        <w:jc w:val="center"/>
        <w:rPr>
          <w:ins w:author="Rui André Vidal" w:date="2026-04-27T16:18:47.96Z" w16du:dateUtc="2026-04-27T16:18:47.96Z" w:id="332079669"/>
          <w:rFonts w:ascii="Garamond" w:hAnsi="Garamond" w:eastAsia="Garamond" w:cs="Garamond"/>
          <w:noProof w:val="0"/>
          <w:sz w:val="24"/>
          <w:szCs w:val="24"/>
          <w:lang w:val="pt-BR"/>
        </w:rPr>
      </w:pPr>
      <w:commentRangeStart w:id="1297117427"/>
      <w:commentRangeEnd w:id="1297117427"/>
      <w:r>
        <w:rPr>
          <w:rStyle w:val="CommentReference"/>
        </w:rPr>
        <w:commentReference w:id="1297117427"/>
      </w:r>
      <w:ins w:author="Rui André Vidal" w:date="2026-04-27T16:18:47.96Z" w16du:dateUtc="2026-04-27T16:18:47.96Z" w:id="1057200581">
        <w:r w:rsidRPr="2F871270" w:rsidR="029D0FAC">
          <w:rPr>
            <w:rFonts w:ascii="Garamond" w:hAnsi="Garamond" w:eastAsia="Garamond" w:cs="Garamond"/>
            <w:noProof w:val="0"/>
            <w:sz w:val="24"/>
            <w:szCs w:val="24"/>
            <w:lang w:val="pt-BR"/>
          </w:rPr>
          <w:t>Artigo XX.º (Do regulamento)</w:t>
        </w:r>
        <w:r>
          <w:br/>
        </w:r>
        <w:r w:rsidRPr="2F871270" w:rsidR="029D0FAC">
          <w:rPr>
            <w:rFonts w:ascii="Garamond" w:hAnsi="Garamond" w:eastAsia="Garamond" w:cs="Garamond"/>
            <w:noProof w:val="0"/>
            <w:sz w:val="24"/>
            <w:szCs w:val="24"/>
            <w:lang w:val="pt-BR"/>
          </w:rPr>
          <w:t xml:space="preserve"> Requisitos relativos à publicidade em linha e à colocação no mercado</w:t>
        </w:r>
      </w:ins>
    </w:p>
    <w:p w:rsidR="029D0FAC" w:rsidP="2F871270" w:rsidRDefault="029D0FAC" w14:paraId="6D6F1233" w14:textId="186661AA">
      <w:pPr>
        <w:spacing w:before="120" w:beforeAutospacing="off" w:after="120" w:afterAutospacing="off" w:line="360" w:lineRule="auto"/>
        <w:ind w:left="850" w:right="0" w:hanging="850"/>
        <w:jc w:val="both"/>
        <w:rPr>
          <w:ins w:author="Rui André Vidal" w:date="2026-04-27T16:18:47.96Z" w16du:dateUtc="2026-04-27T16:18:47.96Z" w:id="481258972"/>
          <w:rFonts w:ascii="Garamond" w:hAnsi="Garamond" w:eastAsia="Garamond" w:cs="Garamond"/>
          <w:noProof w:val="0"/>
          <w:sz w:val="24"/>
          <w:szCs w:val="24"/>
          <w:lang w:val="pt-BR"/>
        </w:rPr>
      </w:pPr>
      <w:ins w:author="Rui André Vidal" w:date="2026-04-27T16:18:47.96Z" w16du:dateUtc="2026-04-27T16:18:47.96Z" w:id="191105574">
        <w:r w:rsidRPr="2F871270" w:rsidR="029D0FAC">
          <w:rPr>
            <w:rFonts w:ascii="Garamond" w:hAnsi="Garamond" w:eastAsia="Garamond" w:cs="Garamond"/>
            <w:noProof w:val="0"/>
            <w:sz w:val="24"/>
            <w:szCs w:val="24"/>
            <w:lang w:val="pt-BR"/>
          </w:rPr>
          <w:t>1.</w:t>
        </w:r>
        <w:r>
          <w:tab/>
        </w:r>
        <w:r w:rsidRPr="2F871270" w:rsidR="029D0FAC">
          <w:rPr>
            <w:rFonts w:ascii="Garamond" w:hAnsi="Garamond" w:eastAsia="Garamond" w:cs="Garamond"/>
            <w:noProof w:val="0"/>
            <w:sz w:val="24"/>
            <w:szCs w:val="24"/>
            <w:lang w:val="pt-BR"/>
          </w:rPr>
          <w:t xml:space="preserve">Quando recorrerem a um anúncio em linha para a colocação de um cão ou um gato no mercado da União, os operadores e detentores devem assegurar que o anúncio inclua a seguinte advertência, em caracteres claramente visíveis e a negrito: </w:t>
        </w:r>
      </w:ins>
    </w:p>
    <w:p w:rsidR="029D0FAC" w:rsidP="2F871270" w:rsidRDefault="029D0FAC" w14:paraId="5BD323D9" w14:textId="31471B49">
      <w:pPr>
        <w:spacing w:before="120" w:beforeAutospacing="off" w:after="120" w:afterAutospacing="off" w:line="360" w:lineRule="auto"/>
        <w:ind w:left="850" w:right="0" w:firstLine="1"/>
        <w:jc w:val="both"/>
        <w:rPr>
          <w:ins w:author="Rui André Vidal" w:date="2026-04-27T16:18:47.96Z" w16du:dateUtc="2026-04-27T16:18:47.96Z" w:id="1304603987"/>
          <w:rFonts w:ascii="Garamond" w:hAnsi="Garamond" w:eastAsia="Garamond" w:cs="Garamond"/>
          <w:noProof w:val="0"/>
          <w:sz w:val="24"/>
          <w:szCs w:val="24"/>
          <w:lang w:val="pt"/>
        </w:rPr>
      </w:pPr>
      <w:ins w:author="Rui André Vidal" w:date="2026-04-27T16:18:47.96Z" w16du:dateUtc="2026-04-27T16:18:47.96Z" w:id="1428377623">
        <w:r w:rsidRPr="2F871270" w:rsidR="029D0FAC">
          <w:rPr>
            <w:rFonts w:ascii="Garamond" w:hAnsi="Garamond" w:eastAsia="Garamond" w:cs="Garamond"/>
            <w:noProof w:val="0"/>
            <w:sz w:val="24"/>
            <w:szCs w:val="24"/>
            <w:lang w:val="pt"/>
          </w:rPr>
          <w:t>«Um animal não é um brinquedo. Adquirir um animal é uma decisão que muda a sua vida. É seu dever garantir a saúde e o bem</w:t>
        </w:r>
        <w:r>
          <w:noBreakHyphen/>
        </w:r>
        <w:r w:rsidRPr="2F871270" w:rsidR="029D0FAC">
          <w:rPr>
            <w:rFonts w:ascii="Garamond" w:hAnsi="Garamond" w:eastAsia="Garamond" w:cs="Garamond"/>
            <w:noProof w:val="0"/>
            <w:sz w:val="24"/>
            <w:szCs w:val="24"/>
            <w:lang w:val="pt"/>
          </w:rPr>
          <w:t>estar do animal e não o abandonar.».</w:t>
        </w:r>
      </w:ins>
    </w:p>
    <w:p w:rsidR="3E44D233" w:rsidP="2F871270" w:rsidRDefault="3E44D233" w14:paraId="537AF4A8" w14:textId="16C562CA">
      <w:pPr>
        <w:pStyle w:val="Normal"/>
        <w:spacing w:before="120" w:beforeAutospacing="off" w:after="120" w:afterAutospacing="off" w:line="360" w:lineRule="auto"/>
        <w:ind w:left="850" w:right="0" w:hanging="850"/>
        <w:jc w:val="both"/>
        <w:rPr>
          <w:ins w:author="Rui André Vidal" w:date="2026-04-27T16:18:47.96Z" w16du:dateUtc="2026-04-27T16:18:47.96Z" w:id="903388537"/>
          <w:strike w:val="1"/>
        </w:rPr>
      </w:pPr>
      <w:commentRangeStart w:id="1468092027"/>
      <w:ins w:author="Rui André Vidal" w:date="2026-04-27T16:18:47.96Z" w16du:dateUtc="2026-04-27T16:18:47.96Z" w:id="1012271054">
        <w:r w:rsidRPr="2F871270" w:rsidR="029D0FAC">
          <w:rPr>
            <w:rFonts w:ascii="Garamond" w:hAnsi="Garamond" w:eastAsia="Garamond" w:cs="Garamond"/>
            <w:strike w:val="1"/>
            <w:noProof w:val="0"/>
            <w:sz w:val="24"/>
            <w:szCs w:val="24"/>
            <w:lang w:val="pt-BR"/>
          </w:rPr>
          <w:t>2 Quando recorrerem a um anúncio em linha para a colocação de um cão ou um gato em linha no mercado da União, as pessoas singulares ou coletivas que não sejam  operadores devem assegurar que o anúncio inclua uma advertência sobre a propriedade responsável, utilizando a redação constante do n.º 1 ou uma redação diferente com o mesmo significado..</w:t>
        </w:r>
        <w:r>
          <w:tab/>
        </w:r>
      </w:ins>
      <w:commentRangeEnd w:id="1468092027"/>
      <w:r>
        <w:rPr>
          <w:rStyle w:val="CommentReference"/>
        </w:rPr>
        <w:commentReference w:id="1468092027"/>
      </w:r>
    </w:p>
    <w:p w:rsidR="029D0FAC" w:rsidP="2F871270" w:rsidRDefault="029D0FAC" w14:paraId="6584D7B7" w14:textId="18ED80FD">
      <w:pPr>
        <w:pStyle w:val="PargrafodaLista"/>
        <w:numPr>
          <w:ilvl w:val="0"/>
          <w:numId w:val="119"/>
        </w:numPr>
        <w:spacing w:after="114"/>
        <w:ind w:right="136"/>
        <w:rPr>
          <w:ins w:author="Rui André Vidal" w:date="2026-04-27T16:18:47.961Z" w16du:dateUtc="2026-04-27T16:18:47.961Z" w:id="337097107"/>
          <w:rFonts w:ascii="Times New Roman" w:hAnsi="Times New Roman" w:eastAsia="Times New Roman" w:cs="Times New Roman"/>
          <w:b w:val="0"/>
          <w:bCs w:val="0"/>
          <w:i w:val="0"/>
          <w:iCs w:val="0"/>
          <w:noProof w:val="0"/>
          <w:sz w:val="24"/>
          <w:szCs w:val="24"/>
          <w:lang w:val="pt"/>
        </w:rPr>
      </w:pPr>
      <w:ins w:author="Rui André Vidal" w:date="2026-04-27T16:18:47.961Z" w16du:dateUtc="2026-04-27T16:18:47.961Z" w:id="1444239311">
        <w:r w:rsidRPr="2F871270" w:rsidR="029D0FAC">
          <w:rPr>
            <w:rFonts w:ascii="Times New Roman" w:hAnsi="Times New Roman" w:eastAsia="Times New Roman" w:cs="Times New Roman"/>
            <w:b w:val="0"/>
            <w:bCs w:val="0"/>
            <w:i w:val="0"/>
            <w:iCs w:val="0"/>
            <w:noProof w:val="0"/>
            <w:sz w:val="24"/>
            <w:szCs w:val="24"/>
            <w:lang w:val="pt-BR"/>
          </w:rPr>
          <w:t>Sempre que recorrerem a um anúncio em linha para a colocação de um cão ou um gato no mercado da União, as pessoas singulares ou coletivas devem utilizar o sistema a que se refere o n.º XXX para gerar um mecanismo de verificação único</w:t>
        </w:r>
        <w:r w:rsidRPr="2F871270" w:rsidR="029D0FAC">
          <w:rPr>
            <w:rFonts w:ascii="Times New Roman" w:hAnsi="Times New Roman" w:eastAsia="Times New Roman" w:cs="Times New Roman"/>
            <w:b w:val="0"/>
            <w:bCs w:val="0"/>
            <w:i w:val="0"/>
            <w:iCs w:val="0"/>
            <w:strike w:val="1"/>
            <w:noProof w:val="0"/>
            <w:sz w:val="24"/>
            <w:szCs w:val="24"/>
            <w:lang w:val="pt-BR"/>
          </w:rPr>
          <w:t xml:space="preserve">oa </w:t>
        </w:r>
        <w:r w:rsidRPr="2F871270" w:rsidR="029D0FAC">
          <w:rPr>
            <w:rFonts w:ascii="Times New Roman" w:hAnsi="Times New Roman" w:eastAsia="Times New Roman" w:cs="Times New Roman"/>
            <w:b w:val="0"/>
            <w:bCs w:val="0"/>
            <w:i w:val="0"/>
            <w:iCs w:val="0"/>
            <w:noProof w:val="0"/>
            <w:sz w:val="24"/>
            <w:szCs w:val="24"/>
            <w:lang w:val="pt-BR"/>
          </w:rPr>
          <w:t>.que deve ser incluido no anúncio, juntamente com uma hiperligação para o sistema a que se refere o n.º XXX.</w:t>
        </w:r>
      </w:ins>
    </w:p>
    <w:p w:rsidR="029D0FAC" w:rsidP="2F871270" w:rsidRDefault="029D0FAC" w14:paraId="4990950C" w14:textId="1E2E4392">
      <w:pPr>
        <w:pStyle w:val="PargrafodaLista"/>
        <w:numPr>
          <w:ilvl w:val="0"/>
          <w:numId w:val="119"/>
        </w:numPr>
        <w:spacing w:after="114"/>
        <w:ind w:right="136"/>
        <w:rPr>
          <w:ins w:author="Rui André Vidal" w:date="2026-04-27T16:18:47.961Z" w16du:dateUtc="2026-04-27T16:18:47.961Z" w:id="1307913786"/>
          <w:rFonts w:ascii="Times New Roman" w:hAnsi="Times New Roman" w:eastAsia="Times New Roman" w:cs="Times New Roman"/>
          <w:noProof w:val="0"/>
          <w:sz w:val="24"/>
          <w:szCs w:val="24"/>
          <w:lang w:val="pt-BR"/>
        </w:rPr>
      </w:pPr>
      <w:ins w:author="Rui André Vidal" w:date="2026-04-27T16:18:47.961Z" w16du:dateUtc="2026-04-27T16:18:47.961Z" w:id="1251210157">
        <w:r w:rsidRPr="2F871270" w:rsidR="029D0FAC">
          <w:rPr>
            <w:rFonts w:ascii="Times New Roman" w:hAnsi="Times New Roman" w:eastAsia="Times New Roman" w:cs="Times New Roman"/>
            <w:b w:val="0"/>
            <w:bCs w:val="0"/>
            <w:i w:val="0"/>
            <w:iCs w:val="0"/>
            <w:noProof w:val="0"/>
            <w:sz w:val="24"/>
            <w:szCs w:val="24"/>
            <w:lang w:val="pt"/>
          </w:rPr>
          <w:t xml:space="preserve">O sistema referido no n.º </w:t>
        </w:r>
      </w:ins>
      <w:commentRangeStart w:id="1445122848"/>
      <w:ins w:author="Rui André Vidal" w:date="2026-04-27T16:18:47.961Z" w16du:dateUtc="2026-04-27T16:18:47.961Z" w:id="1919515453">
        <w:r w:rsidRPr="2F871270" w:rsidR="029D0FAC">
          <w:rPr>
            <w:rFonts w:ascii="Times New Roman" w:hAnsi="Times New Roman" w:eastAsia="Times New Roman" w:cs="Times New Roman"/>
            <w:b w:val="0"/>
            <w:bCs w:val="0"/>
            <w:i w:val="0"/>
            <w:iCs w:val="0"/>
            <w:noProof w:val="0"/>
            <w:sz w:val="24"/>
            <w:szCs w:val="24"/>
            <w:lang w:val="pt"/>
          </w:rPr>
          <w:t xml:space="preserve">XXX </w:t>
        </w:r>
      </w:ins>
      <w:commentRangeEnd w:id="1445122848"/>
      <w:r>
        <w:rPr>
          <w:rStyle w:val="CommentReference"/>
        </w:rPr>
        <w:commentReference w:id="1445122848"/>
      </w:r>
      <w:ins w:author="Rui André Vidal" w:date="2026-04-27T16:18:47.961Z" w16du:dateUtc="2026-04-27T16:18:47.961Z" w:id="638375175">
        <w:r w:rsidRPr="2F871270" w:rsidR="029D0FAC">
          <w:rPr>
            <w:rFonts w:ascii="Times New Roman" w:hAnsi="Times New Roman" w:eastAsia="Times New Roman" w:cs="Times New Roman"/>
            <w:b w:val="0"/>
            <w:bCs w:val="0"/>
            <w:i w:val="0"/>
            <w:iCs w:val="0"/>
            <w:noProof w:val="0"/>
            <w:sz w:val="24"/>
            <w:szCs w:val="24"/>
            <w:lang w:val="pt"/>
          </w:rPr>
          <w:t>deve permitir aos adquirentes verificar a autenticidade da identificação, do registo e da propriedade dos cães ou gatos anunciados em linha.</w:t>
        </w:r>
      </w:ins>
    </w:p>
    <w:p w:rsidR="029D0FAC" w:rsidP="2F871270" w:rsidRDefault="029D0FAC" w14:paraId="6CF8E30D" w14:textId="10A331B8">
      <w:pPr>
        <w:pStyle w:val="PargrafodaLista"/>
        <w:numPr>
          <w:ilvl w:val="0"/>
          <w:numId w:val="119"/>
        </w:numPr>
        <w:spacing w:after="114"/>
        <w:ind w:right="136"/>
        <w:rPr>
          <w:ins w:author="Rui André Vidal" w:date="2026-04-27T16:18:47.961Z" w16du:dateUtc="2026-04-27T16:18:47.961Z" w:id="1269178984"/>
          <w:rFonts w:ascii="Times New Roman" w:hAnsi="Times New Roman" w:eastAsia="Times New Roman" w:cs="Times New Roman"/>
          <w:noProof w:val="0"/>
          <w:sz w:val="24"/>
          <w:szCs w:val="24"/>
          <w:lang w:val="pt-BR"/>
        </w:rPr>
      </w:pPr>
      <w:ins w:author="Rui André Vidal" w:date="2026-04-27T16:18:47.961Z" w16du:dateUtc="2026-04-27T16:18:47.961Z" w:id="1031237675">
        <w:r w:rsidRPr="2F871270" w:rsidR="029D0FAC">
          <w:rPr>
            <w:rFonts w:ascii="Times New Roman" w:hAnsi="Times New Roman" w:eastAsia="Times New Roman" w:cs="Times New Roman"/>
            <w:noProof w:val="0"/>
            <w:sz w:val="24"/>
            <w:szCs w:val="24"/>
            <w:lang w:val="pt-BR"/>
          </w:rPr>
          <w:t xml:space="preserve">Em conformidade com o artigo 31.º do Regulamento (UE) 2022/2065, os fornecedores de plataformas em linha asseguram que a sua interface em linha seja concebida e organizada </w:t>
        </w:r>
        <w:r w:rsidRPr="2F871270" w:rsidR="029D0FAC">
          <w:rPr>
            <w:rFonts w:ascii="Times New Roman" w:hAnsi="Times New Roman" w:eastAsia="Times New Roman" w:cs="Times New Roman"/>
            <w:b w:val="1"/>
            <w:bCs w:val="1"/>
            <w:i w:val="1"/>
            <w:iCs w:val="1"/>
            <w:noProof w:val="0"/>
            <w:sz w:val="24"/>
            <w:szCs w:val="24"/>
            <w:lang w:val="pt-BR"/>
          </w:rPr>
          <w:t xml:space="preserve">de forma a facilitar o cumprimento pelos operadores ou por outras pessoas singulares ou coletivas que colocam cães ou gatos no mercado </w:t>
        </w:r>
        <w:r w:rsidRPr="2F871270" w:rsidR="029D0FAC">
          <w:rPr>
            <w:rFonts w:ascii="Times New Roman" w:hAnsi="Times New Roman" w:eastAsia="Times New Roman" w:cs="Times New Roman"/>
            <w:noProof w:val="0"/>
            <w:sz w:val="24"/>
            <w:szCs w:val="24"/>
            <w:lang w:val="pt-BR"/>
          </w:rPr>
          <w:t xml:space="preserve">das obrigações que lhes incumbem por força </w:t>
        </w:r>
        <w:r w:rsidRPr="2F871270" w:rsidR="029D0FAC">
          <w:rPr>
            <w:rFonts w:ascii="Times New Roman" w:hAnsi="Times New Roman" w:eastAsia="Times New Roman" w:cs="Times New Roman"/>
            <w:b w:val="1"/>
            <w:bCs w:val="1"/>
            <w:i w:val="1"/>
            <w:iCs w:val="1"/>
            <w:noProof w:val="0"/>
            <w:sz w:val="24"/>
            <w:szCs w:val="24"/>
            <w:lang w:val="pt-BR"/>
          </w:rPr>
          <w:t>dos n.</w:t>
        </w:r>
        <w:r w:rsidRPr="2F871270" w:rsidR="029D0FAC">
          <w:rPr>
            <w:rFonts w:ascii="Times New Roman" w:hAnsi="Times New Roman" w:eastAsia="Times New Roman" w:cs="Times New Roman"/>
            <w:b w:val="1"/>
            <w:bCs w:val="1"/>
            <w:i w:val="1"/>
            <w:iCs w:val="1"/>
            <w:noProof w:val="0"/>
            <w:sz w:val="24"/>
            <w:szCs w:val="24"/>
            <w:vertAlign w:val="superscript"/>
            <w:lang w:val="pt-BR"/>
          </w:rPr>
          <w:t>os</w:t>
        </w:r>
        <w:r w:rsidRPr="2F871270" w:rsidR="029D0FAC">
          <w:rPr>
            <w:rFonts w:ascii="Times New Roman" w:hAnsi="Times New Roman" w:eastAsia="Times New Roman" w:cs="Times New Roman"/>
            <w:b w:val="1"/>
            <w:bCs w:val="1"/>
            <w:i w:val="1"/>
            <w:iCs w:val="1"/>
            <w:noProof w:val="0"/>
            <w:sz w:val="24"/>
            <w:szCs w:val="24"/>
            <w:lang w:val="pt-BR"/>
          </w:rPr>
          <w:t xml:space="preserve"> 1, 2 e 3 do presente artigo</w:t>
        </w:r>
        <w:r w:rsidRPr="2F871270" w:rsidR="029D0FAC">
          <w:rPr>
            <w:rFonts w:ascii="Times New Roman" w:hAnsi="Times New Roman" w:eastAsia="Times New Roman" w:cs="Times New Roman"/>
            <w:noProof w:val="0"/>
            <w:sz w:val="24"/>
            <w:szCs w:val="24"/>
            <w:lang w:val="pt-BR"/>
          </w:rPr>
          <w:t xml:space="preserve"> , e informam os adquirentes, de forma visível, da possibilidade de verificar a autenticidade da identificação, do registo e da propriedade </w:t>
        </w:r>
        <w:r w:rsidRPr="2F871270" w:rsidR="029D0FAC">
          <w:rPr>
            <w:rFonts w:ascii="Times New Roman" w:hAnsi="Times New Roman" w:eastAsia="Times New Roman" w:cs="Times New Roman"/>
            <w:b w:val="1"/>
            <w:bCs w:val="1"/>
            <w:i w:val="1"/>
            <w:iCs w:val="1"/>
            <w:noProof w:val="0"/>
            <w:sz w:val="24"/>
            <w:szCs w:val="24"/>
            <w:lang w:val="pt-BR"/>
          </w:rPr>
          <w:t>do cão ou do gato</w:t>
        </w:r>
        <w:r w:rsidRPr="2F871270" w:rsidR="029D0FAC">
          <w:rPr>
            <w:rFonts w:ascii="Times New Roman" w:hAnsi="Times New Roman" w:eastAsia="Times New Roman" w:cs="Times New Roman"/>
            <w:noProof w:val="0"/>
            <w:sz w:val="24"/>
            <w:szCs w:val="24"/>
            <w:lang w:val="pt-BR"/>
          </w:rPr>
          <w:t xml:space="preserve"> no sistema de verificação em linha referido no n.º 5 do presente artigo, acedido através de uma hiperligação.</w:t>
        </w:r>
        <w:r w:rsidRPr="2F871270" w:rsidR="029D0FAC">
          <w:rPr>
            <w:rFonts w:ascii="Times New Roman" w:hAnsi="Times New Roman" w:eastAsia="Times New Roman" w:cs="Times New Roman"/>
            <w:b w:val="1"/>
            <w:bCs w:val="1"/>
            <w:i w:val="1"/>
            <w:iCs w:val="1"/>
            <w:noProof w:val="0"/>
            <w:sz w:val="24"/>
            <w:szCs w:val="24"/>
            <w:lang w:val="pt-BR"/>
          </w:rPr>
          <w:t>Apenas a pessoa singular ou coletiva que coloca cães ou gatos no mercado</w:t>
        </w:r>
        <w:r w:rsidRPr="2F871270" w:rsidR="029D0FAC">
          <w:rPr>
            <w:rFonts w:ascii="Times New Roman" w:hAnsi="Times New Roman" w:eastAsia="Times New Roman" w:cs="Times New Roman"/>
            <w:noProof w:val="0"/>
            <w:sz w:val="24"/>
            <w:szCs w:val="24"/>
            <w:lang w:val="pt-BR"/>
          </w:rPr>
          <w:t xml:space="preserve"> é responsável pela exatidão das informações facultadas através da interface da plataforma em linha. Nenhuma disposição do presente número pode ser interpretada no sentido de impor uma obrigação geral de vigilância ao fornecedor da plataforma em linha na aceção do artigo 8.º do Regulamento (UE) 2022/2065.</w:t>
        </w:r>
      </w:ins>
    </w:p>
    <w:p w:rsidR="2F871270" w:rsidP="2F871270" w:rsidRDefault="2F871270" w14:paraId="596A01CC" w14:textId="0F1BD7CA">
      <w:pPr>
        <w:pStyle w:val="PargrafodaLista"/>
        <w:spacing w:before="240" w:after="240"/>
        <w:ind w:left="286"/>
        <w:rPr>
          <w:ins w:author="Susana Margarida Gonçalves Silva Santos" w:date="2026-04-27T14:47:33.914Z" w16du:dateUtc="2026-04-27T14:47:33.914Z" w:id="1491293282"/>
        </w:rPr>
      </w:pPr>
    </w:p>
    <w:p w:rsidR="606D3DE2" w:rsidP="2F871270" w:rsidRDefault="606D3DE2" w14:paraId="61AB8F6D" w14:textId="4FFE690D">
      <w:pPr>
        <w:pStyle w:val="PargrafodaLista"/>
        <w:spacing w:before="240" w:after="240"/>
        <w:ind w:left="286"/>
        <w:rPr>
          <w:ins w:author="Rui André Vidal" w:date="2026-04-27T16:40:10.919Z" w16du:dateUtc="2026-04-27T16:40:10.919Z" w:id="1667081837"/>
        </w:rPr>
      </w:pPr>
      <w:ins w:author="Rui André Vidal" w:date="2026-04-27T16:37:52.748Z" w16du:dateUtc="2026-04-27T16:37:52.748Z" w:id="187086793">
        <w:r w:rsidR="606D3DE2">
          <w:t xml:space="preserve">6 - As plataformas </w:t>
        </w:r>
      </w:ins>
      <w:ins w:author="Rui André Vidal" w:date="2026-04-27T16:38:09.966Z" w16du:dateUtc="2026-04-27T16:38:09.966Z" w:id="720844584">
        <w:r w:rsidR="606D3DE2">
          <w:t xml:space="preserve">em linha </w:t>
        </w:r>
      </w:ins>
      <w:ins w:author="Rui André Vidal" w:date="2026-04-27T16:37:52.748Z" w16du:dateUtc="2026-04-27T16:37:52.748Z" w:id="1129748186">
        <w:r w:rsidR="606D3DE2">
          <w:t xml:space="preserve">disponíveis para anunciar </w:t>
        </w:r>
        <w:r w:rsidR="606D3DE2">
          <w:t>a</w:t>
        </w:r>
        <w:r w:rsidR="606D3DE2">
          <w:t xml:space="preserve"> venda de animais apenas podem publicitar os anúncios que cumpram os requisitos dispostos n</w:t>
        </w:r>
      </w:ins>
      <w:ins w:author="Rui André Vidal" w:date="2026-04-27T16:40:10.365Z" w16du:dateUtc="2026-04-27T16:40:10.365Z" w:id="1614473612">
        <w:r w:rsidR="1A347ED7">
          <w:t>o presente diploma.</w:t>
        </w:r>
      </w:ins>
    </w:p>
    <w:p w:rsidR="1A347ED7" w:rsidP="2F871270" w:rsidRDefault="1A347ED7" w14:paraId="59262E4A" w14:textId="301A70EA">
      <w:pPr>
        <w:pStyle w:val="PargrafodaLista"/>
        <w:spacing w:before="240" w:after="240"/>
        <w:ind w:left="286"/>
        <w:rPr>
          <w:ins w:author="Rui André Vidal" w:date="2026-04-27T16:40:14.995Z" w16du:dateUtc="2026-04-27T16:40:14.995Z" w:id="64514283"/>
          <w:rFonts w:ascii="Garamond" w:hAnsi="Garamond" w:eastAsia="Garamond" w:cs="Garamond"/>
          <w:b w:val="0"/>
          <w:bCs w:val="0"/>
          <w:i w:val="0"/>
          <w:iCs w:val="0"/>
          <w:noProof w:val="0"/>
          <w:sz w:val="24"/>
          <w:szCs w:val="24"/>
          <w:lang w:val="pt-BR"/>
        </w:rPr>
        <w:pPrChange w:author="Rui André Vidal" w:date="2026-04-27T16:40:14.99Z">
          <w:pPr/>
        </w:pPrChange>
      </w:pPr>
      <w:commentRangeStart w:id="1466474279"/>
      <w:ins w:author="Rui André Vidal" w:date="2026-04-27T16:40:14.995Z" w16du:dateUtc="2026-04-27T16:40:14.995Z" w:id="1595057236">
        <w:r w:rsidRPr="2F871270" w:rsidR="1A347ED7">
          <w:rPr>
            <w:rFonts w:ascii="Garamond" w:hAnsi="Garamond" w:eastAsia="Garamond" w:cs="Garamond"/>
            <w:b w:val="0"/>
            <w:bCs w:val="0"/>
            <w:i w:val="0"/>
            <w:iCs w:val="0"/>
            <w:noProof w:val="0"/>
            <w:sz w:val="24"/>
            <w:szCs w:val="24"/>
            <w:lang w:val="pt-BR"/>
            <w:rPrChange w:author="Rui André Vidal" w:date="2026-04-27T16:40:37.658Z" w16du:dateUtc="2026-04-27T16:40:37.658Z" w:id="1052643529">
              <w:rPr>
                <w:rFonts w:ascii="Garamond" w:hAnsi="Garamond" w:eastAsia="Garamond" w:cs="Garamond"/>
                <w:noProof w:val="0"/>
                <w:sz w:val="24"/>
                <w:szCs w:val="24"/>
                <w:lang w:val="pt-BR"/>
              </w:rPr>
            </w:rPrChange>
          </w:rPr>
          <w:t xml:space="preserve">Em conformidade com o artigo 31.º do Regulamento (UE) 2022/2065, os fornecedores de plataformas em linha asseguram que a sua interface em linha seja concebida e organizada </w:t>
        </w:r>
        <w:r w:rsidRPr="2F871270" w:rsidR="1A347ED7">
          <w:rPr>
            <w:rFonts w:ascii="Garamond" w:hAnsi="Garamond" w:eastAsia="Garamond" w:cs="Garamond"/>
            <w:b w:val="0"/>
            <w:bCs w:val="0"/>
            <w:i w:val="0"/>
            <w:iCs w:val="0"/>
            <w:noProof w:val="0"/>
            <w:sz w:val="24"/>
            <w:szCs w:val="24"/>
            <w:lang w:val="pt-BR"/>
            <w:rPrChange w:author="Rui André Vidal" w:date="2026-04-27T16:40:31.714Z" w16du:dateUtc="2026-04-27T16:40:31.714Z" w:id="565732844">
              <w:rPr>
                <w:rFonts w:ascii="Garamond" w:hAnsi="Garamond" w:eastAsia="Garamond" w:cs="Garamond"/>
                <w:b w:val="1"/>
                <w:bCs w:val="1"/>
                <w:i w:val="1"/>
                <w:iCs w:val="1"/>
                <w:noProof w:val="0"/>
                <w:sz w:val="24"/>
                <w:szCs w:val="24"/>
                <w:lang w:val="pt-BR"/>
              </w:rPr>
            </w:rPrChange>
          </w:rPr>
          <w:t xml:space="preserve">de forma a facilitar o cumprimento pelos operadores ou por outras pessoas singulares ou coletivas que colocam cães ou gatos no mercado </w:t>
        </w:r>
        <w:r w:rsidRPr="2F871270" w:rsidR="1A347ED7">
          <w:rPr>
            <w:rFonts w:ascii="Garamond" w:hAnsi="Garamond" w:eastAsia="Garamond" w:cs="Garamond"/>
            <w:b w:val="0"/>
            <w:bCs w:val="0"/>
            <w:i w:val="0"/>
            <w:iCs w:val="0"/>
            <w:noProof w:val="0"/>
            <w:sz w:val="24"/>
            <w:szCs w:val="24"/>
            <w:lang w:val="pt-BR"/>
            <w:rPrChange w:author="Rui André Vidal" w:date="2026-04-27T16:40:30.36Z" w16du:dateUtc="2026-04-27T16:40:30.36Z" w:id="1384075549">
              <w:rPr>
                <w:rFonts w:ascii="Garamond" w:hAnsi="Garamond" w:eastAsia="Garamond" w:cs="Garamond"/>
                <w:noProof w:val="0"/>
                <w:sz w:val="24"/>
                <w:szCs w:val="24"/>
                <w:lang w:val="pt-BR"/>
              </w:rPr>
            </w:rPrChange>
          </w:rPr>
          <w:t xml:space="preserve">das obrigações que lhes incumbem por força </w:t>
        </w:r>
        <w:r w:rsidRPr="2F871270" w:rsidR="1A347ED7">
          <w:rPr>
            <w:rFonts w:ascii="Garamond" w:hAnsi="Garamond" w:eastAsia="Garamond" w:cs="Garamond"/>
            <w:b w:val="0"/>
            <w:bCs w:val="0"/>
            <w:i w:val="0"/>
            <w:iCs w:val="0"/>
            <w:noProof w:val="0"/>
            <w:sz w:val="24"/>
            <w:szCs w:val="24"/>
            <w:lang w:val="pt-BR"/>
            <w:rPrChange w:author="Rui André Vidal" w:date="2026-04-27T16:40:31.714Z" w16du:dateUtc="2026-04-27T16:40:31.714Z" w:id="1245937237">
              <w:rPr>
                <w:rFonts w:ascii="Garamond" w:hAnsi="Garamond" w:eastAsia="Garamond" w:cs="Garamond"/>
                <w:b w:val="1"/>
                <w:bCs w:val="1"/>
                <w:i w:val="1"/>
                <w:iCs w:val="1"/>
                <w:noProof w:val="0"/>
                <w:sz w:val="24"/>
                <w:szCs w:val="24"/>
                <w:lang w:val="pt-BR"/>
              </w:rPr>
            </w:rPrChange>
          </w:rPr>
          <w:t xml:space="preserve">dos </w:t>
        </w:r>
        <w:r w:rsidRPr="2F871270" w:rsidR="1A347ED7">
          <w:rPr>
            <w:rFonts w:ascii="Garamond" w:hAnsi="Garamond" w:eastAsia="Garamond" w:cs="Garamond"/>
            <w:b w:val="0"/>
            <w:bCs w:val="0"/>
            <w:i w:val="0"/>
            <w:iCs w:val="0"/>
            <w:noProof w:val="0"/>
            <w:sz w:val="24"/>
            <w:szCs w:val="24"/>
            <w:lang w:val="pt-BR"/>
            <w:rPrChange w:author="Rui André Vidal" w:date="2026-04-27T16:40:31.715Z" w16du:dateUtc="2026-04-27T16:40:31.715Z" w:id="1591612410">
              <w:rPr>
                <w:rFonts w:ascii="Garamond" w:hAnsi="Garamond" w:eastAsia="Garamond" w:cs="Garamond"/>
                <w:b w:val="1"/>
                <w:bCs w:val="1"/>
                <w:i w:val="1"/>
                <w:iCs w:val="1"/>
                <w:noProof w:val="0"/>
                <w:sz w:val="24"/>
                <w:szCs w:val="24"/>
                <w:lang w:val="pt-BR"/>
              </w:rPr>
            </w:rPrChange>
          </w:rPr>
          <w:t>n.</w:t>
        </w:r>
        <w:r w:rsidRPr="2F871270" w:rsidR="1A347ED7">
          <w:rPr>
            <w:rFonts w:ascii="Garamond" w:hAnsi="Garamond" w:eastAsia="Garamond" w:cs="Garamond"/>
            <w:b w:val="0"/>
            <w:bCs w:val="0"/>
            <w:i w:val="0"/>
            <w:iCs w:val="0"/>
            <w:noProof w:val="0"/>
            <w:sz w:val="24"/>
            <w:szCs w:val="24"/>
            <w:vertAlign w:val="superscript"/>
            <w:lang w:val="pt-BR"/>
            <w:rPrChange w:author="Rui André Vidal" w:date="2026-04-27T16:40:31.715Z" w16du:dateUtc="2026-04-27T16:40:31.715Z" w:id="290083089">
              <w:rPr>
                <w:rFonts w:ascii="Garamond" w:hAnsi="Garamond" w:eastAsia="Garamond" w:cs="Garamond"/>
                <w:b w:val="1"/>
                <w:bCs w:val="1"/>
                <w:i w:val="1"/>
                <w:iCs w:val="1"/>
                <w:noProof w:val="0"/>
                <w:sz w:val="24"/>
                <w:szCs w:val="24"/>
                <w:vertAlign w:val="superscript"/>
                <w:lang w:val="pt-BR"/>
              </w:rPr>
            </w:rPrChange>
          </w:rPr>
          <w:t>os</w:t>
        </w:r>
        <w:r w:rsidRPr="2F871270" w:rsidR="1A347ED7">
          <w:rPr>
            <w:rFonts w:ascii="Garamond" w:hAnsi="Garamond" w:eastAsia="Garamond" w:cs="Garamond"/>
            <w:b w:val="0"/>
            <w:bCs w:val="0"/>
            <w:i w:val="0"/>
            <w:iCs w:val="0"/>
            <w:noProof w:val="0"/>
            <w:sz w:val="24"/>
            <w:szCs w:val="24"/>
            <w:lang w:val="pt-BR"/>
            <w:rPrChange w:author="Rui André Vidal" w:date="2026-04-27T16:40:31.716Z" w16du:dateUtc="2026-04-27T16:40:31.716Z" w:id="1189317913">
              <w:rPr>
                <w:rFonts w:ascii="Garamond" w:hAnsi="Garamond" w:eastAsia="Garamond" w:cs="Garamond"/>
                <w:b w:val="1"/>
                <w:bCs w:val="1"/>
                <w:i w:val="1"/>
                <w:iCs w:val="1"/>
                <w:noProof w:val="0"/>
                <w:sz w:val="24"/>
                <w:szCs w:val="24"/>
                <w:lang w:val="pt-BR"/>
              </w:rPr>
            </w:rPrChange>
          </w:rPr>
          <w:t xml:space="preserve"> 1, 2 e 3 do presente artigo</w:t>
        </w:r>
        <w:r w:rsidRPr="2F871270" w:rsidR="1A347ED7">
          <w:rPr>
            <w:rFonts w:ascii="Garamond" w:hAnsi="Garamond" w:eastAsia="Garamond" w:cs="Garamond"/>
            <w:b w:val="0"/>
            <w:bCs w:val="0"/>
            <w:i w:val="0"/>
            <w:iCs w:val="0"/>
            <w:noProof w:val="0"/>
            <w:sz w:val="24"/>
            <w:szCs w:val="24"/>
            <w:lang w:val="pt-BR"/>
            <w:rPrChange w:author="Rui André Vidal" w:date="2026-04-27T16:40:30.361Z" w16du:dateUtc="2026-04-27T16:40:30.361Z" w:id="1989032960">
              <w:rPr>
                <w:rFonts w:ascii="Garamond" w:hAnsi="Garamond" w:eastAsia="Garamond" w:cs="Garamond"/>
                <w:noProof w:val="0"/>
                <w:sz w:val="24"/>
                <w:szCs w:val="24"/>
                <w:lang w:val="pt-BR"/>
              </w:rPr>
            </w:rPrChange>
          </w:rPr>
          <w:t xml:space="preserve"> , e informam os adquirentes, de forma visível, da possibilidade de verificar a autenticidade da identificação, do registo e da propriedade </w:t>
        </w:r>
        <w:r w:rsidRPr="2F871270" w:rsidR="1A347ED7">
          <w:rPr>
            <w:rFonts w:ascii="Garamond" w:hAnsi="Garamond" w:eastAsia="Garamond" w:cs="Garamond"/>
            <w:b w:val="0"/>
            <w:bCs w:val="0"/>
            <w:i w:val="0"/>
            <w:iCs w:val="0"/>
            <w:noProof w:val="0"/>
            <w:sz w:val="24"/>
            <w:szCs w:val="24"/>
            <w:lang w:val="pt-BR"/>
            <w:rPrChange w:author="Rui André Vidal" w:date="2026-04-27T16:40:31.716Z" w16du:dateUtc="2026-04-27T16:40:31.716Z" w:id="667755704">
              <w:rPr>
                <w:rFonts w:ascii="Garamond" w:hAnsi="Garamond" w:eastAsia="Garamond" w:cs="Garamond"/>
                <w:b w:val="1"/>
                <w:bCs w:val="1"/>
                <w:i w:val="1"/>
                <w:iCs w:val="1"/>
                <w:noProof w:val="0"/>
                <w:sz w:val="24"/>
                <w:szCs w:val="24"/>
                <w:lang w:val="pt-BR"/>
              </w:rPr>
            </w:rPrChange>
          </w:rPr>
          <w:t>do cão ou do gato</w:t>
        </w:r>
        <w:r w:rsidRPr="2F871270" w:rsidR="1A347ED7">
          <w:rPr>
            <w:rFonts w:ascii="Garamond" w:hAnsi="Garamond" w:eastAsia="Garamond" w:cs="Garamond"/>
            <w:b w:val="0"/>
            <w:bCs w:val="0"/>
            <w:i w:val="0"/>
            <w:iCs w:val="0"/>
            <w:noProof w:val="0"/>
            <w:sz w:val="24"/>
            <w:szCs w:val="24"/>
            <w:lang w:val="pt-BR"/>
            <w:rPrChange w:author="Rui André Vidal" w:date="2026-04-27T16:40:30.361Z" w16du:dateUtc="2026-04-27T16:40:30.361Z" w:id="685665850">
              <w:rPr>
                <w:rFonts w:ascii="Garamond" w:hAnsi="Garamond" w:eastAsia="Garamond" w:cs="Garamond"/>
                <w:noProof w:val="0"/>
                <w:sz w:val="24"/>
                <w:szCs w:val="24"/>
                <w:lang w:val="pt-BR"/>
              </w:rPr>
            </w:rPrChange>
          </w:rPr>
          <w:t xml:space="preserve"> no sistema de verificação em linha referido no n.º 5 do presente artigo, acedido através de uma hiperligação.</w:t>
        </w:r>
      </w:ins>
    </w:p>
    <w:p w:rsidR="1A347ED7" w:rsidP="2F871270" w:rsidRDefault="1A347ED7" w14:paraId="13F72C6A" w14:textId="5081446D">
      <w:pPr>
        <w:pStyle w:val="PargrafodaLista"/>
        <w:spacing w:before="240" w:after="240"/>
        <w:ind w:left="286"/>
        <w:rPr>
          <w:ins w:author="Rui André Vidal" w:date="2026-04-27T16:40:14.996Z" w16du:dateUtc="2026-04-27T16:40:14.996Z" w:id="967751208"/>
          <w:rFonts w:ascii="Garamond" w:hAnsi="Garamond" w:eastAsia="Garamond" w:cs="Garamond"/>
          <w:b w:val="0"/>
          <w:bCs w:val="0"/>
          <w:i w:val="0"/>
          <w:iCs w:val="0"/>
          <w:noProof w:val="0"/>
          <w:sz w:val="24"/>
          <w:szCs w:val="24"/>
          <w:lang w:val="pt-BR"/>
        </w:rPr>
        <w:pPrChange w:author="Rui André Vidal" w:date="2026-04-27T16:40:14.993Z">
          <w:pPr/>
        </w:pPrChange>
      </w:pPr>
      <w:ins w:author="Rui André Vidal" w:date="2026-04-27T16:40:14.995Z" w16du:dateUtc="2026-04-27T16:40:14.995Z" w:id="1297831335">
        <w:r w:rsidRPr="2F871270" w:rsidR="1A347ED7">
          <w:rPr>
            <w:rFonts w:ascii="Garamond" w:hAnsi="Garamond" w:eastAsia="Garamond" w:cs="Garamond"/>
            <w:b w:val="0"/>
            <w:bCs w:val="0"/>
            <w:i w:val="0"/>
            <w:iCs w:val="0"/>
            <w:noProof w:val="0"/>
            <w:sz w:val="24"/>
            <w:szCs w:val="24"/>
            <w:lang w:val="pt-BR"/>
          </w:rPr>
          <w:t>Apenas a pessoa singular ou coletiva que coloca cães ou gatos no mercado</w:t>
        </w:r>
        <w:r w:rsidRPr="2F871270" w:rsidR="1A347ED7">
          <w:rPr>
            <w:rFonts w:ascii="Garamond" w:hAnsi="Garamond" w:eastAsia="Garamond" w:cs="Garamond"/>
            <w:b w:val="0"/>
            <w:bCs w:val="0"/>
            <w:i w:val="0"/>
            <w:iCs w:val="0"/>
            <w:noProof w:val="0"/>
            <w:sz w:val="24"/>
            <w:szCs w:val="24"/>
            <w:lang w:val="pt-BR"/>
          </w:rPr>
          <w:t xml:space="preserve"> é responsável pela exatidão das informações facultadas através da interface da plataforma em linha. Nenhuma disposição do presente número pode ser interpretada no sentido de impor uma obrigação geral de vigilância ao fornecedor da plataforma em linha na </w:t>
        </w:r>
        <w:r w:rsidRPr="2F871270" w:rsidR="1A347ED7">
          <w:rPr>
            <w:rFonts w:ascii="Garamond" w:hAnsi="Garamond" w:eastAsia="Garamond" w:cs="Garamond"/>
            <w:b w:val="0"/>
            <w:bCs w:val="0"/>
            <w:i w:val="0"/>
            <w:iCs w:val="0"/>
            <w:noProof w:val="0"/>
            <w:sz w:val="24"/>
            <w:szCs w:val="24"/>
            <w:lang w:val="pt-BR"/>
          </w:rPr>
          <w:t>aceção</w:t>
        </w:r>
        <w:r w:rsidRPr="2F871270" w:rsidR="1A347ED7">
          <w:rPr>
            <w:rFonts w:ascii="Garamond" w:hAnsi="Garamond" w:eastAsia="Garamond" w:cs="Garamond"/>
            <w:b w:val="0"/>
            <w:bCs w:val="0"/>
            <w:i w:val="0"/>
            <w:iCs w:val="0"/>
            <w:noProof w:val="0"/>
            <w:sz w:val="24"/>
            <w:szCs w:val="24"/>
            <w:lang w:val="pt-BR"/>
          </w:rPr>
          <w:t xml:space="preserve"> do artigo 8.º do Regulamento (UE) 2022/2065.</w:t>
        </w:r>
      </w:ins>
      <w:commentRangeEnd w:id="1466474279"/>
      <w:r>
        <w:rPr>
          <w:rStyle w:val="CommentReference"/>
        </w:rPr>
        <w:commentReference w:id="1466474279"/>
      </w:r>
    </w:p>
    <w:p w:rsidR="2F871270" w:rsidP="2F871270" w:rsidRDefault="2F871270" w14:paraId="63485138" w14:textId="476D6576">
      <w:pPr>
        <w:pStyle w:val="PargrafodaLista"/>
        <w:spacing w:before="240" w:after="240"/>
        <w:ind w:left="286"/>
        <w:rPr>
          <w:ins w:author="Rui André Vidal" w:date="2026-04-27T16:37:54.054Z" w16du:dateUtc="2026-04-27T16:37:54.054Z" w:id="1363135372"/>
        </w:rPr>
      </w:pPr>
    </w:p>
    <w:p w:rsidR="2F871270" w:rsidP="2F871270" w:rsidRDefault="2F871270" w14:paraId="37FDE4E5" w14:textId="35163890">
      <w:pPr>
        <w:pStyle w:val="PargrafodaLista"/>
        <w:spacing w:before="240" w:after="240"/>
        <w:ind w:left="286"/>
        <w:rPr>
          <w:ins w:author="Susana Margarida Gonçalves Silva Santos" w:date="2026-04-27T14:47:33.914Z" w16du:dateUtc="2026-04-27T14:47:33.914Z" w:id="1448551574"/>
        </w:rPr>
      </w:pPr>
    </w:p>
    <w:p w:rsidR="0C81EEF4" w:rsidP="2F871270" w:rsidRDefault="0C81EEF4" w14:paraId="16CFE8DF" w14:textId="6A767D25">
      <w:pPr>
        <w:pStyle w:val="PargrafodaLista"/>
        <w:spacing w:before="240" w:after="240"/>
        <w:ind w:left="286"/>
        <w:rPr>
          <w:ins w:author="Susana Margarida Gonçalves Silva Santos" w:date="2026-04-27T14:47:33.914Z" w16du:dateUtc="2026-04-27T14:47:33.914Z" w:id="1735688399"/>
          <w:del w:author="Rui André Vidal" w:date="2026-04-27T16:43:35.526Z" w16du:dateUtc="2026-04-27T16:43:35.526Z" w:id="962684549"/>
          <w:b w:val="1"/>
          <w:bCs w:val="1"/>
        </w:rPr>
      </w:pPr>
      <w:ins w:author="Susana Margarida Gonçalves Silva Santos" w:date="2026-04-27T14:47:33.914Z" w16du:dateUtc="2026-04-27T14:47:33.914Z" w:id="344667106">
        <w:del w:author="Rui André Vidal" w:date="2026-04-27T16:43:35.526Z" w16du:dateUtc="2026-04-27T16:43:35.526Z" w:id="506128502">
          <w:r w:rsidRPr="2F871270" w:rsidDel="0C81EEF4">
            <w:rPr>
              <w:b w:val="1"/>
              <w:bCs w:val="1"/>
            </w:rPr>
            <w:delText>LOCAL DE VENDA DOS ANIMAIS ( LEI 95/)</w:delText>
          </w:r>
        </w:del>
      </w:ins>
    </w:p>
    <w:p w:rsidR="0C81EEF4" w:rsidP="2F871270" w:rsidRDefault="0C81EEF4" w14:paraId="4B562FE4" w14:textId="078E97C1">
      <w:pPr>
        <w:pStyle w:val="PargrafodaLista"/>
        <w:spacing w:before="240" w:after="240"/>
        <w:ind w:left="286"/>
        <w:rPr>
          <w:ins w:author="Susana Margarida Gonçalves Silva Santos" w:date="2026-04-27T14:47:33.914Z" w16du:dateUtc="2026-04-27T14:47:33.914Z" w:id="1030210737"/>
          <w:del w:author="Rui André Vidal" w:date="2026-04-27T16:43:35.526Z" w16du:dateUtc="2026-04-27T16:43:35.526Z" w:id="552083060"/>
        </w:rPr>
      </w:pPr>
      <w:ins w:author="Susana Margarida Gonçalves Silva Santos" w:date="2026-04-27T14:47:33.914Z" w16du:dateUtc="2026-04-27T14:47:33.914Z" w:id="202768840">
        <w:del w:author="Rui André Vidal" w:date="2026-04-27T16:43:35.526Z" w16du:dateUtc="2026-04-27T16:43:35.526Z" w:id="845821767">
          <w:r w:rsidDel="0C81EEF4">
            <w:delText>1 — Os animais de companhia podem ser publicitados na Internet mas a compra e venda dos mesmos apenas é admitida no local de criação ou em estabelecimentos devidamente licenciados para o efeito, sendo expressamente proibida a venda de animais por entidade</w:delText>
          </w:r>
        </w:del>
      </w:ins>
    </w:p>
    <w:p w:rsidR="0C81EEF4" w:rsidP="2F871270" w:rsidRDefault="0C81EEF4" w14:paraId="694D2DAC" w14:textId="4FCC3DDA">
      <w:pPr>
        <w:pStyle w:val="PargrafodaLista"/>
        <w:spacing w:before="240" w:after="240"/>
        <w:ind w:left="286"/>
        <w:rPr>
          <w:ins w:author="Susana Margarida Gonçalves Silva Santos" w:date="2026-04-27T14:47:33.915Z" w16du:dateUtc="2026-04-27T14:47:33.915Z" w:id="366363871"/>
          <w:del w:author="Rui André Vidal" w:date="2026-04-27T16:43:35.526Z" w16du:dateUtc="2026-04-27T16:43:35.526Z" w:id="461194982"/>
        </w:rPr>
      </w:pPr>
      <w:ins w:author="Susana Margarida Gonçalves Silva Santos" w:date="2026-04-27T14:47:33.915Z" w16du:dateUtc="2026-04-27T14:47:33.915Z" w:id="1575330310">
        <w:del w:author="Rui André Vidal" w:date="2026-04-27T16:43:35.526Z" w16du:dateUtc="2026-04-27T16:43:35.526Z" w:id="1618303087">
          <w:r w:rsidDel="0C81EEF4">
            <w:delText>transportadora.</w:delText>
          </w:r>
        </w:del>
      </w:ins>
    </w:p>
    <w:p w:rsidR="0C81EEF4" w:rsidP="2F871270" w:rsidRDefault="0C81EEF4" w14:paraId="6E3CA960" w14:textId="32909E24">
      <w:pPr>
        <w:pStyle w:val="PargrafodaLista"/>
        <w:spacing w:before="240" w:after="240"/>
        <w:ind w:left="286"/>
        <w:rPr>
          <w:ins w:author="Susana Margarida Gonçalves Silva Santos" w:date="2026-04-27T14:47:33.915Z" w16du:dateUtc="2026-04-27T14:47:33.915Z" w:id="1841954949"/>
          <w:del w:author="Rui André Vidal" w:date="2026-04-27T16:43:35.525Z" w16du:dateUtc="2026-04-27T16:43:35.525Z" w:id="1212429978"/>
        </w:rPr>
      </w:pPr>
      <w:ins w:author="Susana Margarida Gonçalves Silva Santos" w:date="2026-04-27T14:47:33.915Z" w16du:dateUtc="2026-04-27T14:47:33.915Z" w:id="2062206100">
        <w:del w:author="Rui André Vidal" w:date="2026-04-27T16:43:35.526Z" w16du:dateUtc="2026-04-27T16:43:35.526Z" w:id="436953551">
          <w:r w:rsidDel="0C81EEF4">
            <w:delText xml:space="preserve">2 — Os estabelecimentos devidamente licenciados para o efeito estão impedidos de expor os animais em montras ou vitrinas.( Adaptar, a REG CE e esclarecimento) </w:delText>
          </w:r>
        </w:del>
      </w:ins>
    </w:p>
    <w:p w:rsidR="2F871270" w:rsidP="2F871270" w:rsidRDefault="2F871270" w14:paraId="19BF018A" w14:textId="7C943E3B">
      <w:pPr>
        <w:pStyle w:val="PargrafodaLista"/>
        <w:spacing w:before="240" w:after="240"/>
        <w:ind w:left="286"/>
        <w:rPr>
          <w:ins w:author="Susana Margarida Gonçalves Silva Santos" w:date="2026-04-27T14:47:33.915Z" w16du:dateUtc="2026-04-27T14:47:33.915Z" w:id="202688294"/>
        </w:rPr>
      </w:pPr>
    </w:p>
    <w:p w:rsidR="2F871270" w:rsidP="2F871270" w:rsidRDefault="2F871270" w14:paraId="79FD8DC2" w14:textId="52FB4AA2">
      <w:pPr>
        <w:pStyle w:val="PargrafodaLista"/>
        <w:spacing w:before="240" w:after="240"/>
        <w:ind w:left="286"/>
        <w:rPr>
          <w:ins w:author="Susana Margarida Gonçalves Silva Santos" w:date="2026-04-27T14:46:14.169Z" w16du:dateUtc="2026-04-27T14:46:14.169Z" w:id="982749454"/>
          <w:b w:val="1"/>
          <w:bCs w:val="1"/>
        </w:rPr>
      </w:pPr>
      <w:commentRangeStart w:id="881979726"/>
      <w:commentRangeEnd w:id="881979726"/>
      <w:r>
        <w:rPr>
          <w:rStyle w:val="CommentReference"/>
        </w:rPr>
        <w:commentReference w:id="881979726"/>
      </w:r>
    </w:p>
    <w:p w:rsidR="2F871270" w:rsidP="2F871270" w:rsidRDefault="2F871270" w14:paraId="6CEE22C4" w14:textId="542853AA">
      <w:pPr>
        <w:spacing w:after="114"/>
        <w:ind w:left="420" w:right="136"/>
        <w:rPr>
          <w:ins w:author="Susana Margarida Gonçalves Silva Santos" w:date="2026-04-27T14:46:14.391Z" w16du:dateUtc="2026-04-27T14:46:14.391Z" w:id="814754502"/>
        </w:rPr>
      </w:pPr>
    </w:p>
    <w:p w:rsidR="2F871270" w:rsidP="2F871270" w:rsidRDefault="2F871270" w14:paraId="0810F9DE" w14:textId="12567F80">
      <w:pPr>
        <w:spacing w:after="114"/>
        <w:ind w:left="420" w:right="136"/>
        <w:rPr>
          <w:ins w:author="Susana Margarida Gonçalves Silva Santos" w:date="2026-04-27T14:46:14.558Z" w16du:dateUtc="2026-04-27T14:46:14.558Z" w:id="1238285210"/>
        </w:rPr>
      </w:pPr>
    </w:p>
    <w:p w:rsidR="2F871270" w:rsidP="2F871270" w:rsidRDefault="2F871270" w14:paraId="323CBEE5" w14:textId="1C6853AD">
      <w:pPr>
        <w:spacing w:after="114"/>
        <w:ind w:left="420" w:right="136"/>
      </w:pPr>
    </w:p>
    <w:p w:rsidR="00C545D3" w:rsidP="009235CC" w:rsidRDefault="00A626AB" w14:paraId="32F871DA" w14:textId="77777777">
      <w:pPr>
        <w:pStyle w:val="Ttulo3"/>
        <w:ind w:left="0" w:right="0" w:firstLine="0"/>
      </w:pPr>
      <w:bookmarkStart w:name="_Toc223954497" w:id="2176"/>
      <w:r>
        <w:t xml:space="preserve">Artigo 80.º </w:t>
      </w:r>
    </w:p>
    <w:p w:rsidR="005101CF" w:rsidP="009235CC" w:rsidRDefault="00A626AB" w14:paraId="205A4EEA" w14:textId="0475B6F4">
      <w:pPr>
        <w:pStyle w:val="Ttulo3"/>
        <w:ind w:left="0" w:right="0" w:firstLine="0"/>
      </w:pPr>
      <w:r>
        <w:t>Comércio de animais de companhia</w:t>
      </w:r>
      <w:bookmarkEnd w:id="2176"/>
      <w:r>
        <w:t xml:space="preserve"> </w:t>
      </w:r>
    </w:p>
    <w:p w:rsidR="212D5665" w:rsidP="59E07F4A" w:rsidRDefault="212D5665" w14:paraId="6BF846A4" w14:textId="124E0762">
      <w:pPr>
        <w:ind w:left="300" w:right="136" w:hanging="173"/>
        <w:pPrChange w:author="Rui André Vidal" w:date="2026-04-27T16:45:58.002Z">
          <w:pPr>
            <w:numPr>
              <w:ilvl w:val="0"/>
              <w:numId w:val="132"/>
            </w:numPr>
            <w:ind w:left="300" w:right="136" w:hanging="173"/>
          </w:pPr>
        </w:pPrChange>
      </w:pPr>
      <w:r w:rsidR="212D5665">
        <w:rPr/>
        <w:t xml:space="preserve">1 — Os animais de companhia podem ser publicitados na </w:t>
      </w:r>
      <w:r w:rsidR="212D5665">
        <w:rPr/>
        <w:t>Internet</w:t>
      </w:r>
      <w:r w:rsidR="212D5665">
        <w:rPr/>
        <w:t xml:space="preserve"> mas a compra e venda dos mesmos apenas é admitida no local de criação ou em estabelecimentos devidamente </w:t>
      </w:r>
      <w:r w:rsidR="7BDA251D">
        <w:rPr/>
        <w:t>autorizados</w:t>
      </w:r>
      <w:r w:rsidR="6D19BDD9">
        <w:rPr/>
        <w:t xml:space="preserve"> </w:t>
      </w:r>
      <w:r w:rsidR="212D5665">
        <w:rPr/>
        <w:t>para o efeito, sendo expressamente proibida a venda de animais por entidade</w:t>
      </w:r>
      <w:r w:rsidR="4191100A">
        <w:rPr/>
        <w:t xml:space="preserve"> </w:t>
      </w:r>
      <w:r w:rsidR="212D5665">
        <w:rPr/>
        <w:t>transportadora.</w:t>
      </w:r>
    </w:p>
    <w:p w:rsidR="212D5665" w:rsidP="59E07F4A" w:rsidRDefault="212D5665" w14:paraId="4BD06B30" w14:textId="776CC25E">
      <w:pPr>
        <w:pStyle w:val="PargrafodaLista"/>
        <w:numPr>
          <w:ilvl w:val="0"/>
          <w:numId w:val="132"/>
        </w:numPr>
        <w:spacing w:before="240" w:after="240"/>
        <w:rPr>
          <w:noProof w:val="0"/>
          <w:lang w:val="pt-PT"/>
        </w:rPr>
        <w:pPrChange w:author="Rui André Vidal" w:date="2026-04-27T16:44:19.975Z">
          <w:pPr>
            <w:pStyle w:val="PargrafodaLista"/>
            <w:spacing w:before="240" w:after="240"/>
            <w:ind w:left="286"/>
          </w:pPr>
        </w:pPrChange>
      </w:pPr>
      <w:r w:rsidR="212D5665">
        <w:rPr/>
        <w:t xml:space="preserve">2 — Os estabelecimentos devidamente </w:t>
      </w:r>
      <w:r w:rsidR="1CAAA5C4">
        <w:rPr/>
        <w:t>autoriz</w:t>
      </w:r>
      <w:r w:rsidR="212D5665">
        <w:rPr/>
        <w:t xml:space="preserve">ados para o efeito estão impedidos de expor os animais em montras ou </w:t>
      </w:r>
      <w:r w:rsidR="212D5665">
        <w:rPr/>
        <w:t>vitrinas</w:t>
      </w:r>
      <w:r w:rsidR="09CFEE2F">
        <w:rPr/>
        <w:t xml:space="preserve"> </w:t>
      </w:r>
      <w:r w:rsidRPr="59E07F4A" w:rsidR="09CFEE2F">
        <w:rPr>
          <w:b w:val="0"/>
          <w:bCs w:val="0"/>
          <w:i w:val="0"/>
          <w:iCs w:val="0"/>
          <w:caps w:val="0"/>
          <w:smallCaps w:val="0"/>
          <w:noProof w:val="0"/>
          <w:color w:val="272B30"/>
          <w:sz w:val="24"/>
          <w:szCs w:val="24"/>
          <w:lang w:val="pt-PT"/>
        </w:rPr>
        <w:t>que confrontem com espaços exteriores à loja, permitindo que sejam visíveis fora desta</w:t>
      </w:r>
      <w:r w:rsidRPr="59E07F4A" w:rsidR="164779AC">
        <w:rPr>
          <w:b w:val="0"/>
          <w:bCs w:val="0"/>
          <w:i w:val="0"/>
          <w:iCs w:val="0"/>
          <w:caps w:val="0"/>
          <w:smallCaps w:val="0"/>
          <w:noProof w:val="0"/>
          <w:color w:val="272B30"/>
          <w:sz w:val="24"/>
          <w:szCs w:val="24"/>
          <w:lang w:val="pt-PT"/>
        </w:rPr>
        <w:t>.</w:t>
      </w:r>
    </w:p>
    <w:p w:rsidR="005101CF" w:rsidP="59E07F4A" w:rsidRDefault="00A626AB" w14:paraId="59A9D1B8" w14:textId="3D3EC07D">
      <w:pPr>
        <w:spacing w:after="286" w:line="259" w:lineRule="auto"/>
        <w:ind w:left="300" w:right="136" w:hanging="173"/>
      </w:pPr>
      <w:r w:rsidR="164779AC">
        <w:rPr/>
        <w:t xml:space="preserve">3 </w:t>
      </w:r>
      <w:r w:rsidR="00A626AB">
        <w:rPr/>
        <w:t>-</w:t>
      </w:r>
      <w:r w:rsidRPr="59E07F4A" w:rsidR="00A626AB">
        <w:rPr>
          <w:rFonts w:ascii="Arial" w:hAnsi="Arial" w:eastAsia="Arial" w:cs="Arial"/>
        </w:rPr>
        <w:t xml:space="preserve"> </w:t>
      </w:r>
      <w:r w:rsidR="00A626AB">
        <w:rPr/>
        <w:t xml:space="preserve">É proibida a venda ou cedência de: </w:t>
      </w:r>
    </w:p>
    <w:p w:rsidR="005101CF" w:rsidRDefault="00A626AB" w14:paraId="62DF532A" w14:textId="77777777">
      <w:pPr>
        <w:numPr>
          <w:ilvl w:val="1"/>
          <w:numId w:val="132"/>
        </w:numPr>
        <w:ind w:right="136" w:hanging="360"/>
      </w:pPr>
      <w:r>
        <w:t xml:space="preserve">Animais de companhia fora dos locais de criação ou de quaisquer outros locais autorizados pela autoridade competente, para o efeito, designadamente na via pública; </w:t>
      </w:r>
    </w:p>
    <w:p w:rsidR="005101CF" w:rsidRDefault="00A626AB" w14:paraId="2C864B80" w14:textId="77777777">
      <w:pPr>
        <w:numPr>
          <w:ilvl w:val="1"/>
          <w:numId w:val="132"/>
        </w:numPr>
        <w:ind w:right="136" w:hanging="360"/>
      </w:pPr>
      <w:r>
        <w:t xml:space="preserve">Animais que apresentem sintomas evidentes de doença, de animais cuja detenção ou introdução no território nacional é proibida, de animais errantes, perdidos ou abandonados, ou de animais que tenham sofrido mutilações não autorizadas. </w:t>
      </w:r>
    </w:p>
    <w:p w:rsidR="005101CF" w:rsidRDefault="00A626AB" w14:paraId="370B2DCA" w14:textId="77777777">
      <w:pPr>
        <w:numPr>
          <w:ilvl w:val="0"/>
          <w:numId w:val="132"/>
        </w:numPr>
        <w:ind w:left="300" w:right="136" w:hanging="173"/>
      </w:pPr>
      <w:r>
        <w:t>-</w:t>
      </w:r>
      <w:r>
        <w:rPr>
          <w:rFonts w:ascii="Arial" w:hAnsi="Arial" w:eastAsia="Arial" w:cs="Arial"/>
        </w:rPr>
        <w:t xml:space="preserve"> </w:t>
      </w:r>
      <w:r>
        <w:t xml:space="preserve">A proibição referida no n.º 2 não inclui a transferência de propriedade de animais entre particulares, sem fins lucrativos, ou a cedência a novos detentores, por centros de recolha e centros de hospedagem pertença de associações de proteção animal. </w:t>
      </w:r>
    </w:p>
    <w:p w:rsidR="005101CF" w:rsidP="001A0189" w:rsidRDefault="00A626AB" w14:paraId="6A78BE77" w14:textId="15DCDE54">
      <w:pPr>
        <w:numPr>
          <w:ilvl w:val="0"/>
          <w:numId w:val="132"/>
        </w:numPr>
        <w:ind w:left="300" w:right="136" w:hanging="173"/>
        <w:rPr/>
      </w:pPr>
      <w:r w:rsidR="66EE8893">
        <w:rPr/>
        <w:t>-</w:t>
      </w:r>
      <w:r w:rsidRPr="59E07F4A" w:rsidR="66EE8893">
        <w:rPr>
          <w:rFonts w:ascii="Arial" w:hAnsi="Arial" w:eastAsia="Arial" w:cs="Arial"/>
        </w:rPr>
        <w:t xml:space="preserve"> </w:t>
      </w:r>
      <w:r w:rsidR="66EE8893">
        <w:rPr/>
        <w:t xml:space="preserve">É interdita </w:t>
      </w:r>
      <w:r w:rsidR="66EE8893">
        <w:rPr/>
        <w:t>a</w:t>
      </w:r>
      <w:r w:rsidR="66EE8893">
        <w:rPr/>
        <w:t xml:space="preserve"> venda </w:t>
      </w:r>
      <w:r w:rsidR="7669EC22">
        <w:rPr/>
        <w:t xml:space="preserve">e a </w:t>
      </w:r>
      <w:r w:rsidR="147202F5">
        <w:rPr/>
        <w:t>cedência</w:t>
      </w:r>
      <w:r w:rsidR="7669EC22">
        <w:rPr/>
        <w:t xml:space="preserve"> </w:t>
      </w:r>
      <w:r w:rsidR="66EE8893">
        <w:rPr/>
        <w:t xml:space="preserve">de animais a menores de 16 anos, sem autorização expressa dos seus pais ou tutores. </w:t>
      </w:r>
      <w:r>
        <w:tab/>
      </w:r>
    </w:p>
    <w:p w:rsidR="47B951D6" w:rsidP="59E07F4A" w:rsidRDefault="47B951D6" w14:paraId="10F3C2C4" w14:textId="249072BF">
      <w:pPr>
        <w:numPr>
          <w:ilvl w:val="0"/>
          <w:numId w:val="132"/>
        </w:numPr>
        <w:ind w:left="300" w:right="136" w:hanging="173"/>
        <w:rPr>
          <w:ins w:author="Rui André Vidal" w:date="2026-04-27T15:44:54.04Z" w16du:dateUtc="2026-04-27T15:44:54.04Z" w:id="1961338067"/>
        </w:rPr>
      </w:pPr>
    </w:p>
    <w:p w:rsidR="2F871270" w:rsidP="2F871270" w:rsidRDefault="2F871270" w14:paraId="33D53E39" w14:textId="0708777A">
      <w:pPr>
        <w:ind w:right="136"/>
        <w:rPr>
          <w:ins w:author="Rui André Vidal" w:date="2026-04-27T15:44:55.737Z" w16du:dateUtc="2026-04-27T15:44:55.737Z" w:id="1819327920"/>
        </w:rPr>
        <w:pPrChange w:author="Rui André Vidal" w:date="2026-04-27T15:44:54.235Z">
          <w:pPr>
            <w:numPr>
              <w:ilvl w:val="0"/>
              <w:numId w:val="132"/>
            </w:numPr>
            <w:ind w:left="300" w:right="136" w:hanging="173"/>
          </w:pPr>
        </w:pPrChange>
      </w:pPr>
    </w:p>
    <w:p w:rsidR="2A254B28" w:rsidP="2F871270" w:rsidRDefault="2A254B28" w14:paraId="57EE8227" w14:textId="6F669C6C">
      <w:pPr>
        <w:spacing w:before="0" w:beforeAutospacing="off" w:after="0" w:afterAutospacing="off"/>
        <w:jc w:val="both"/>
        <w:rPr>
          <w:ins w:author="Rui André Vidal" w:date="2026-04-27T15:44:56.316Z" w16du:dateUtc="2026-04-27T15:44:56.316Z" w:id="619799846"/>
          <w:rFonts w:ascii="Times New Roman" w:hAnsi="Times New Roman" w:eastAsia="Times New Roman" w:cs="Times New Roman"/>
          <w:b w:val="0"/>
          <w:bCs w:val="0"/>
          <w:noProof w:val="0"/>
          <w:sz w:val="24"/>
          <w:szCs w:val="24"/>
          <w:lang w:val="pt"/>
        </w:rPr>
      </w:pPr>
      <w:ins w:author="Rui André Vidal" w:date="2026-04-27T15:44:56.316Z" w16du:dateUtc="2026-04-27T15:44:56.316Z" w:id="252181222">
        <w:r w:rsidRPr="2F871270" w:rsidR="2A254B28">
          <w:rPr>
            <w:rFonts w:ascii="Times New Roman" w:hAnsi="Times New Roman" w:eastAsia="Times New Roman" w:cs="Times New Roman"/>
            <w:noProof w:val="0"/>
            <w:sz w:val="24"/>
            <w:szCs w:val="24"/>
            <w:lang w:val="pt"/>
          </w:rPr>
          <w:t>3.</w:t>
        </w:r>
        <w:r>
          <w:tab/>
        </w:r>
        <w:r w:rsidRPr="2F871270" w:rsidR="2A254B28">
          <w:rPr>
            <w:rFonts w:ascii="Times New Roman" w:hAnsi="Times New Roman" w:eastAsia="Times New Roman" w:cs="Times New Roman"/>
            <w:b w:val="0"/>
            <w:bCs w:val="0"/>
            <w:i w:val="1"/>
            <w:iCs w:val="1"/>
            <w:noProof w:val="0"/>
            <w:sz w:val="24"/>
            <w:szCs w:val="24"/>
            <w:lang w:val="pt"/>
          </w:rPr>
          <w:t>Quando colocarem</w:t>
        </w:r>
        <w:r w:rsidRPr="2F871270" w:rsidR="2A254B28">
          <w:rPr>
            <w:rFonts w:ascii="Times New Roman" w:hAnsi="Times New Roman" w:eastAsia="Times New Roman" w:cs="Times New Roman"/>
            <w:b w:val="0"/>
            <w:bCs w:val="0"/>
            <w:noProof w:val="0"/>
            <w:sz w:val="24"/>
            <w:szCs w:val="24"/>
            <w:lang w:val="pt"/>
          </w:rPr>
          <w:t xml:space="preserve"> um cão ou um gato </w:t>
        </w:r>
        <w:r w:rsidRPr="2F871270" w:rsidR="2A254B28">
          <w:rPr>
            <w:rFonts w:ascii="Times New Roman" w:hAnsi="Times New Roman" w:eastAsia="Times New Roman" w:cs="Times New Roman"/>
            <w:b w:val="0"/>
            <w:bCs w:val="0"/>
            <w:i w:val="1"/>
            <w:iCs w:val="1"/>
            <w:noProof w:val="0"/>
            <w:sz w:val="24"/>
            <w:szCs w:val="24"/>
            <w:lang w:val="pt"/>
          </w:rPr>
          <w:t>no mercado</w:t>
        </w:r>
        <w:r w:rsidRPr="2F871270" w:rsidR="2A254B28">
          <w:rPr>
            <w:rFonts w:ascii="Times New Roman" w:hAnsi="Times New Roman" w:eastAsia="Times New Roman" w:cs="Times New Roman"/>
            <w:b w:val="0"/>
            <w:bCs w:val="0"/>
            <w:noProof w:val="0"/>
            <w:sz w:val="24"/>
            <w:szCs w:val="24"/>
            <w:lang w:val="pt"/>
          </w:rPr>
          <w:t xml:space="preserve"> na União, </w:t>
        </w:r>
        <w:r w:rsidRPr="2F871270" w:rsidR="2A254B28">
          <w:rPr>
            <w:rFonts w:ascii="Times New Roman" w:hAnsi="Times New Roman" w:eastAsia="Times New Roman" w:cs="Times New Roman"/>
            <w:b w:val="0"/>
            <w:bCs w:val="0"/>
            <w:i w:val="1"/>
            <w:iCs w:val="1"/>
            <w:noProof w:val="0"/>
            <w:sz w:val="24"/>
            <w:szCs w:val="24"/>
            <w:lang w:val="pt"/>
          </w:rPr>
          <w:t xml:space="preserve">as </w:t>
        </w:r>
      </w:ins>
      <w:commentRangeStart w:id="1077319486"/>
      <w:ins w:author="Rui André Vidal" w:date="2026-04-27T15:44:56.316Z" w16du:dateUtc="2026-04-27T15:44:56.316Z" w:id="585574018">
        <w:r w:rsidRPr="2F871270" w:rsidR="2A254B28">
          <w:rPr>
            <w:rFonts w:ascii="Times New Roman" w:hAnsi="Times New Roman" w:eastAsia="Times New Roman" w:cs="Times New Roman"/>
            <w:b w:val="0"/>
            <w:bCs w:val="0"/>
            <w:i w:val="1"/>
            <w:iCs w:val="1"/>
            <w:noProof w:val="0"/>
            <w:sz w:val="24"/>
            <w:szCs w:val="24"/>
            <w:lang w:val="pt"/>
          </w:rPr>
          <w:t>pessoas singulares ou coletivas</w:t>
        </w:r>
      </w:ins>
      <w:commentRangeEnd w:id="1077319486"/>
      <w:r>
        <w:rPr>
          <w:rStyle w:val="CommentReference"/>
        </w:rPr>
        <w:commentReference w:id="1077319486"/>
      </w:r>
      <w:ins w:author="Rui André Vidal" w:date="2026-04-27T15:44:56.316Z" w16du:dateUtc="2026-04-27T15:44:56.316Z" w:id="742089255">
        <w:r w:rsidRPr="2F871270" w:rsidR="2A254B28">
          <w:rPr>
            <w:rFonts w:ascii="Times New Roman" w:hAnsi="Times New Roman" w:eastAsia="Times New Roman" w:cs="Times New Roman"/>
            <w:b w:val="0"/>
            <w:bCs w:val="0"/>
            <w:i w:val="1"/>
            <w:iCs w:val="1"/>
            <w:noProof w:val="0"/>
            <w:sz w:val="24"/>
            <w:szCs w:val="24"/>
            <w:lang w:val="pt"/>
          </w:rPr>
          <w:t xml:space="preserve"> que colocam o cão ou o gato no mercado devem facultar ao adquirente</w:t>
        </w:r>
        <w:r w:rsidRPr="2F871270" w:rsidR="2A254B28">
          <w:rPr>
            <w:rFonts w:ascii="Times New Roman" w:hAnsi="Times New Roman" w:eastAsia="Times New Roman" w:cs="Times New Roman"/>
            <w:b w:val="0"/>
            <w:bCs w:val="0"/>
            <w:noProof w:val="0"/>
            <w:sz w:val="24"/>
            <w:szCs w:val="24"/>
            <w:lang w:val="pt"/>
          </w:rPr>
          <w:t>:</w:t>
        </w:r>
      </w:ins>
    </w:p>
    <w:p w:rsidR="2A254B28" w:rsidP="2F871270" w:rsidRDefault="2A254B28" w14:paraId="2AC05E1A" w14:textId="13762E2E">
      <w:pPr>
        <w:spacing w:before="120" w:beforeAutospacing="off" w:after="120" w:afterAutospacing="off" w:line="360" w:lineRule="auto"/>
        <w:ind w:left="1416" w:right="0" w:hanging="566"/>
        <w:jc w:val="both"/>
        <w:rPr>
          <w:ins w:author="Rui André Vidal" w:date="2026-04-27T15:44:56.316Z" w16du:dateUtc="2026-04-27T15:44:56.316Z" w:id="115949730"/>
          <w:rFonts w:ascii="Times New Roman" w:hAnsi="Times New Roman" w:eastAsia="Times New Roman" w:cs="Times New Roman"/>
          <w:b w:val="0"/>
          <w:bCs w:val="0"/>
          <w:noProof w:val="0"/>
          <w:sz w:val="24"/>
          <w:szCs w:val="24"/>
          <w:lang w:val="pt"/>
        </w:rPr>
      </w:pPr>
      <w:ins w:author="Rui André Vidal" w:date="2026-04-27T15:44:56.316Z" w16du:dateUtc="2026-04-27T15:44:56.316Z" w:id="43068233">
        <w:r w:rsidRPr="2F871270" w:rsidR="2A254B28">
          <w:rPr>
            <w:rFonts w:ascii="Times New Roman" w:hAnsi="Times New Roman" w:eastAsia="Times New Roman" w:cs="Times New Roman"/>
            <w:b w:val="0"/>
            <w:bCs w:val="0"/>
            <w:noProof w:val="0"/>
            <w:sz w:val="24"/>
            <w:szCs w:val="24"/>
            <w:lang w:val="pt"/>
          </w:rPr>
          <w:t>a)</w:t>
        </w:r>
        <w:r>
          <w:tab/>
        </w:r>
        <w:r w:rsidRPr="2F871270" w:rsidR="2A254B28">
          <w:rPr>
            <w:rFonts w:ascii="Times New Roman" w:hAnsi="Times New Roman" w:eastAsia="Times New Roman" w:cs="Times New Roman"/>
            <w:b w:val="0"/>
            <w:bCs w:val="0"/>
            <w:noProof w:val="0"/>
            <w:sz w:val="24"/>
            <w:szCs w:val="24"/>
            <w:lang w:val="pt"/>
          </w:rPr>
          <w:t xml:space="preserve">Prova da identificação e do registo do cão ou do gato em conformidade com </w:t>
        </w:r>
        <w:r w:rsidRPr="2F871270" w:rsidR="2A254B28">
          <w:rPr>
            <w:rFonts w:ascii="Times New Roman" w:hAnsi="Times New Roman" w:eastAsia="Times New Roman" w:cs="Times New Roman"/>
            <w:b w:val="0"/>
            <w:bCs w:val="0"/>
            <w:i w:val="1"/>
            <w:iCs w:val="1"/>
            <w:noProof w:val="0"/>
            <w:sz w:val="24"/>
            <w:szCs w:val="24"/>
            <w:lang w:val="pt"/>
          </w:rPr>
          <w:t>o artigo 20.º</w:t>
        </w:r>
        <w:r w:rsidRPr="2F871270" w:rsidR="2A254B28">
          <w:rPr>
            <w:rFonts w:ascii="Times New Roman" w:hAnsi="Times New Roman" w:eastAsia="Times New Roman" w:cs="Times New Roman"/>
            <w:b w:val="0"/>
            <w:bCs w:val="0"/>
            <w:noProof w:val="0"/>
            <w:sz w:val="24"/>
            <w:szCs w:val="24"/>
            <w:lang w:val="pt"/>
          </w:rPr>
          <w:t>;</w:t>
        </w:r>
      </w:ins>
    </w:p>
    <w:p w:rsidR="2A254B28" w:rsidP="2F871270" w:rsidRDefault="2A254B28" w14:paraId="021F38AB" w14:textId="7CA08FCF">
      <w:pPr>
        <w:spacing w:before="120" w:beforeAutospacing="off" w:after="120" w:afterAutospacing="off" w:line="360" w:lineRule="auto"/>
        <w:ind w:left="1416" w:right="0" w:hanging="566"/>
        <w:jc w:val="both"/>
        <w:rPr>
          <w:ins w:author="Rui André Vidal" w:date="2026-04-27T15:44:56.316Z" w16du:dateUtc="2026-04-27T15:44:56.316Z" w:id="1261329021"/>
          <w:rFonts w:ascii="Times New Roman" w:hAnsi="Times New Roman" w:eastAsia="Times New Roman" w:cs="Times New Roman"/>
          <w:b w:val="0"/>
          <w:bCs w:val="0"/>
          <w:noProof w:val="0"/>
          <w:sz w:val="24"/>
          <w:szCs w:val="24"/>
          <w:lang w:val="pt"/>
        </w:rPr>
      </w:pPr>
      <w:ins w:author="Rui André Vidal" w:date="2026-04-27T15:44:56.316Z" w16du:dateUtc="2026-04-27T15:44:56.316Z" w:id="536208220">
        <w:r w:rsidRPr="2F871270" w:rsidR="2A254B28">
          <w:rPr>
            <w:rFonts w:ascii="Times New Roman" w:hAnsi="Times New Roman" w:eastAsia="Times New Roman" w:cs="Times New Roman"/>
            <w:b w:val="0"/>
            <w:bCs w:val="0"/>
            <w:noProof w:val="0"/>
            <w:sz w:val="24"/>
            <w:szCs w:val="24"/>
            <w:lang w:val="pt"/>
          </w:rPr>
          <w:t>b)</w:t>
        </w:r>
        <w:r>
          <w:tab/>
        </w:r>
        <w:r w:rsidRPr="2F871270" w:rsidR="2A254B28">
          <w:rPr>
            <w:rFonts w:ascii="Times New Roman" w:hAnsi="Times New Roman" w:eastAsia="Times New Roman" w:cs="Times New Roman"/>
            <w:b w:val="0"/>
            <w:bCs w:val="0"/>
            <w:noProof w:val="0"/>
            <w:sz w:val="24"/>
            <w:szCs w:val="24"/>
            <w:lang w:val="pt"/>
          </w:rPr>
          <w:t>As seguintes informações sobre o cão ou o gato:</w:t>
        </w:r>
      </w:ins>
    </w:p>
    <w:p w:rsidR="2A254B28" w:rsidP="2F871270" w:rsidRDefault="2A254B28" w14:paraId="4CAEFF5C" w14:textId="3CD3013D">
      <w:pPr>
        <w:spacing w:before="120" w:beforeAutospacing="off" w:after="120" w:afterAutospacing="off" w:line="360" w:lineRule="auto"/>
        <w:ind w:left="1982" w:right="0" w:hanging="566"/>
        <w:jc w:val="both"/>
        <w:rPr>
          <w:ins w:author="Rui André Vidal" w:date="2026-04-27T15:44:56.316Z" w16du:dateUtc="2026-04-27T15:44:56.316Z" w:id="1644830770"/>
          <w:rFonts w:ascii="Times New Roman" w:hAnsi="Times New Roman" w:eastAsia="Times New Roman" w:cs="Times New Roman"/>
          <w:noProof w:val="0"/>
          <w:sz w:val="24"/>
          <w:szCs w:val="24"/>
          <w:lang w:val="pt"/>
        </w:rPr>
      </w:pPr>
      <w:ins w:author="Rui André Vidal" w:date="2026-04-27T15:44:56.316Z" w16du:dateUtc="2026-04-27T15:44:56.316Z" w:id="429025918">
        <w:r w:rsidRPr="2F871270" w:rsidR="2A254B28">
          <w:rPr>
            <w:rFonts w:ascii="Times New Roman" w:hAnsi="Times New Roman" w:eastAsia="Times New Roman" w:cs="Times New Roman"/>
            <w:noProof w:val="0"/>
            <w:sz w:val="24"/>
            <w:szCs w:val="24"/>
            <w:lang w:val="pt"/>
          </w:rPr>
          <w:t>i)</w:t>
        </w:r>
        <w:r>
          <w:tab/>
        </w:r>
        <w:r w:rsidRPr="2F871270" w:rsidR="2A254B28">
          <w:rPr>
            <w:rFonts w:ascii="Times New Roman" w:hAnsi="Times New Roman" w:eastAsia="Times New Roman" w:cs="Times New Roman"/>
            <w:noProof w:val="0"/>
            <w:sz w:val="24"/>
            <w:szCs w:val="24"/>
            <w:lang w:val="pt"/>
          </w:rPr>
          <w:t>a sua espécie,</w:t>
        </w:r>
      </w:ins>
    </w:p>
    <w:p w:rsidR="2A254B28" w:rsidP="2F871270" w:rsidRDefault="2A254B28" w14:paraId="7C724019" w14:textId="58D6FE27">
      <w:pPr>
        <w:spacing w:before="120" w:beforeAutospacing="off" w:after="120" w:afterAutospacing="off" w:line="360" w:lineRule="auto"/>
        <w:ind w:left="1982" w:right="0" w:hanging="566"/>
        <w:jc w:val="both"/>
        <w:rPr>
          <w:ins w:author="Rui André Vidal" w:date="2026-04-27T15:44:56.316Z" w16du:dateUtc="2026-04-27T15:44:56.316Z" w:id="942430327"/>
          <w:rFonts w:ascii="Times New Roman" w:hAnsi="Times New Roman" w:eastAsia="Times New Roman" w:cs="Times New Roman"/>
          <w:noProof w:val="0"/>
          <w:sz w:val="24"/>
          <w:szCs w:val="24"/>
          <w:lang w:val="pt-BR"/>
        </w:rPr>
      </w:pPr>
      <w:ins w:author="Rui André Vidal" w:date="2026-04-27T15:44:56.316Z" w16du:dateUtc="2026-04-27T15:44:56.316Z" w:id="1123894953">
        <w:r w:rsidRPr="2F871270" w:rsidR="2A254B28">
          <w:rPr>
            <w:rFonts w:ascii="Times New Roman" w:hAnsi="Times New Roman" w:eastAsia="Times New Roman" w:cs="Times New Roman"/>
            <w:noProof w:val="0"/>
            <w:sz w:val="24"/>
            <w:szCs w:val="24"/>
            <w:lang w:val="pt-BR"/>
          </w:rPr>
          <w:t>ii)</w:t>
        </w:r>
        <w:r>
          <w:tab/>
        </w:r>
        <w:r w:rsidRPr="2F871270" w:rsidR="2A254B28">
          <w:rPr>
            <w:rFonts w:ascii="Times New Roman" w:hAnsi="Times New Roman" w:eastAsia="Times New Roman" w:cs="Times New Roman"/>
            <w:noProof w:val="0"/>
            <w:sz w:val="24"/>
            <w:szCs w:val="24"/>
            <w:lang w:val="pt-BR"/>
          </w:rPr>
          <w:t>o seu sexo,</w:t>
        </w:r>
      </w:ins>
    </w:p>
    <w:p w:rsidR="2A254B28" w:rsidP="2F871270" w:rsidRDefault="2A254B28" w14:paraId="35E29A07" w14:textId="4316AD0D">
      <w:pPr>
        <w:spacing w:before="120" w:beforeAutospacing="off" w:after="120" w:afterAutospacing="off" w:line="360" w:lineRule="auto"/>
        <w:ind w:left="1982" w:right="0" w:hanging="566"/>
        <w:jc w:val="both"/>
        <w:rPr>
          <w:ins w:author="Rui André Vidal" w:date="2026-04-27T15:44:56.316Z" w16du:dateUtc="2026-04-27T15:44:56.316Z" w:id="2046960564"/>
          <w:rFonts w:ascii="Times New Roman" w:hAnsi="Times New Roman" w:eastAsia="Times New Roman" w:cs="Times New Roman"/>
          <w:noProof w:val="0"/>
          <w:sz w:val="24"/>
          <w:szCs w:val="24"/>
          <w:lang w:val="pt-BR"/>
        </w:rPr>
      </w:pPr>
      <w:ins w:author="Rui André Vidal" w:date="2026-04-27T15:44:56.316Z" w16du:dateUtc="2026-04-27T15:44:56.316Z" w:id="1279751038">
        <w:r w:rsidRPr="2F871270" w:rsidR="2A254B28">
          <w:rPr>
            <w:rFonts w:ascii="Times New Roman" w:hAnsi="Times New Roman" w:eastAsia="Times New Roman" w:cs="Times New Roman"/>
            <w:noProof w:val="0"/>
            <w:sz w:val="24"/>
            <w:szCs w:val="24"/>
            <w:lang w:val="pt-BR"/>
          </w:rPr>
          <w:t>iii)</w:t>
        </w:r>
        <w:r>
          <w:tab/>
        </w:r>
        <w:r w:rsidRPr="2F871270" w:rsidR="2A254B28">
          <w:rPr>
            <w:rFonts w:ascii="Times New Roman" w:hAnsi="Times New Roman" w:eastAsia="Times New Roman" w:cs="Times New Roman"/>
            <w:noProof w:val="0"/>
            <w:sz w:val="24"/>
            <w:szCs w:val="24"/>
            <w:lang w:val="pt-BR"/>
          </w:rPr>
          <w:t>a data e país onde nasceu, e</w:t>
        </w:r>
      </w:ins>
    </w:p>
    <w:p w:rsidR="2A254B28" w:rsidP="2F871270" w:rsidRDefault="2A254B28" w14:paraId="64BD1221" w14:textId="7DB49BB4">
      <w:pPr>
        <w:spacing w:before="120" w:beforeAutospacing="off" w:after="120" w:afterAutospacing="off" w:line="360" w:lineRule="auto"/>
        <w:ind w:left="1982" w:right="0" w:hanging="566"/>
        <w:jc w:val="both"/>
        <w:rPr>
          <w:ins w:author="Rui André Vidal" w:date="2026-04-27T15:44:56.316Z" w16du:dateUtc="2026-04-27T15:44:56.316Z" w:id="1736045653"/>
          <w:rFonts w:ascii="Times New Roman" w:hAnsi="Times New Roman" w:eastAsia="Times New Roman" w:cs="Times New Roman"/>
          <w:noProof w:val="0"/>
          <w:sz w:val="24"/>
          <w:szCs w:val="24"/>
          <w:lang w:val="pt-BR"/>
        </w:rPr>
      </w:pPr>
      <w:ins w:author="Rui André Vidal" w:date="2026-04-27T15:44:56.316Z" w16du:dateUtc="2026-04-27T15:44:56.316Z" w:id="247708575">
        <w:r w:rsidRPr="2F871270" w:rsidR="2A254B28">
          <w:rPr>
            <w:rFonts w:ascii="Times New Roman" w:hAnsi="Times New Roman" w:eastAsia="Times New Roman" w:cs="Times New Roman"/>
            <w:noProof w:val="0"/>
            <w:sz w:val="24"/>
            <w:szCs w:val="24"/>
            <w:lang w:val="pt-BR"/>
          </w:rPr>
          <w:t>iv)</w:t>
        </w:r>
        <w:r>
          <w:tab/>
        </w:r>
        <w:r w:rsidRPr="2F871270" w:rsidR="2A254B28">
          <w:rPr>
            <w:rFonts w:ascii="Times New Roman" w:hAnsi="Times New Roman" w:eastAsia="Times New Roman" w:cs="Times New Roman"/>
            <w:noProof w:val="0"/>
            <w:sz w:val="24"/>
            <w:szCs w:val="24"/>
            <w:lang w:val="pt-BR"/>
          </w:rPr>
          <w:t>se for caso disso, a sua raça.</w:t>
        </w:r>
      </w:ins>
    </w:p>
    <w:p w:rsidR="2F871270" w:rsidP="2F871270" w:rsidRDefault="2F871270" w14:paraId="7CF3511B" w14:textId="68846E32">
      <w:pPr>
        <w:ind w:right="136"/>
        <w:rPr>
          <w:ins w:author="Rui André Vidal" w:date="2026-04-27T15:45:28.611Z" w16du:dateUtc="2026-04-27T15:45:28.611Z" w:id="1191571024"/>
          <w:rFonts w:ascii="Cambria" w:hAnsi="Cambria" w:eastAsia="Cambria" w:cs="Cambria"/>
          <w:sz w:val="32"/>
          <w:szCs w:val="32"/>
        </w:rPr>
      </w:pPr>
    </w:p>
    <w:p w:rsidR="2A254B28" w:rsidP="2F871270" w:rsidRDefault="2A254B28" w14:paraId="5A19650D" w14:textId="307884CE">
      <w:pPr>
        <w:pStyle w:val="Normal"/>
        <w:spacing w:after="114"/>
        <w:ind w:left="420" w:right="136"/>
        <w:rPr>
          <w:ins w:author="Rui André Vidal" w:date="2026-04-27T15:45:39.217Z" w16du:dateUtc="2026-04-27T15:45:39.217Z" w:id="2103260793"/>
          <w:rFonts w:ascii="Segoe UI" w:hAnsi="Segoe UI" w:eastAsia="Segoe UI" w:cs="Segoe UI"/>
          <w:i w:val="1"/>
          <w:iCs w:val="1"/>
          <w:color w:val="333333"/>
          <w:sz w:val="21"/>
          <w:szCs w:val="21"/>
        </w:rPr>
      </w:pPr>
      <w:ins w:author="Rui André Vidal" w:date="2026-04-27T15:45:39.217Z" w16du:dateUtc="2026-04-27T15:45:39.217Z" w:id="1870740106">
        <w:r w:rsidR="2A254B28">
          <w:t xml:space="preserve">- (Do </w:t>
        </w:r>
      </w:ins>
      <w:commentRangeStart w:id="1274918404"/>
      <w:ins w:author="Rui André Vidal" w:date="2026-04-27T15:45:39.217Z" w16du:dateUtc="2026-04-27T15:45:39.217Z" w:id="568487837">
        <w:r w:rsidR="2A254B28">
          <w:t xml:space="preserve">REGULAMENTO – Art.º 11 : </w:t>
        </w:r>
        <w:r w:rsidRPr="2F871270" w:rsidR="2A254B28">
          <w:rPr>
            <w:rFonts w:ascii="Segoe UI" w:hAnsi="Segoe UI" w:eastAsia="Segoe UI" w:cs="Segoe UI"/>
            <w:i w:val="1"/>
            <w:iCs w:val="1"/>
            <w:color w:val="333333"/>
            <w:sz w:val="21"/>
            <w:szCs w:val="21"/>
          </w:rPr>
          <w:t>Os operadores facultam ao adquirente de um cão ou de um gato (animal de companhia?) as informações escritas necessárias para permitir ao adquirente assegurar o bem-estar do animal, incluindo informações sobre a propriedade responsável e sobre as necessidades específicas do animal em termos de alimentação, (maneio?) cuidados, saúde e alojamento, assim como informação a respeito das suas necessidades comportamentais e do seu historial clínico e sanitário. 2. As informações escritas sobre o historial clínico e sanitário do cão ou gato (animal?) referidas no n.° 1 devem incluir, pelo menos: a) A situação do animal em termos de vacinação; b) Quaisquer problemas de saúde ou predisposição para doenças, incluindo alergias, que sejam do conhecimento do operador, e quaisquer resultados de testes de diagnóstico do cão ou gato (animal?) que se encontrem à disposição do operador. Sempre que as informações sobre o historial clínico e sanitário do cão ou gato constarem de um documento exigido por força do Regulamento (UE) 2016/429, o operador deve transmitir esse documento ao adquirente (passaporte?).</w:t>
        </w:r>
      </w:ins>
      <w:commentRangeEnd w:id="1274918404"/>
      <w:r>
        <w:rPr>
          <w:rStyle w:val="CommentReference"/>
        </w:rPr>
        <w:commentReference w:id="1274918404"/>
      </w:r>
    </w:p>
    <w:p w:rsidR="2F871270" w:rsidP="2F871270" w:rsidRDefault="2F871270" w14:paraId="35785BAA" w14:textId="7A7B9E9E">
      <w:pPr>
        <w:ind w:right="136"/>
        <w:rPr>
          <w:ins w:author="Rui André Vidal" w:date="2026-04-27T15:45:28.901Z" w16du:dateUtc="2026-04-27T15:45:28.901Z" w:id="1526917070"/>
          <w:rFonts w:ascii="Cambria" w:hAnsi="Cambria" w:eastAsia="Cambria" w:cs="Cambria"/>
          <w:sz w:val="32"/>
          <w:szCs w:val="32"/>
        </w:rPr>
      </w:pPr>
    </w:p>
    <w:p w:rsidR="2F871270" w:rsidP="2F871270" w:rsidRDefault="2F871270" w14:paraId="06096FE9" w14:textId="0CA0555B">
      <w:pPr>
        <w:ind w:right="136"/>
        <w:rPr>
          <w:ins w:author="Susana Margarida Gonçalves Silva Santos" w:date="2026-04-27T14:34:04.465Z" w16du:dateUtc="2026-04-27T14:34:04.465Z" w:id="1823565669"/>
          <w:rFonts w:ascii="Cambria" w:hAnsi="Cambria" w:eastAsia="Cambria" w:cs="Cambria"/>
          <w:sz w:val="32"/>
          <w:szCs w:val="32"/>
        </w:rPr>
      </w:pPr>
    </w:p>
    <w:p w:rsidR="549147F3" w:rsidP="2F871270" w:rsidRDefault="549147F3" w14:paraId="26206708" w14:textId="0948543A">
      <w:pPr>
        <w:ind w:left="862" w:right="136" w:hanging="360"/>
        <w:rPr>
          <w:ins w:author="Susana Margarida Gonçalves Silva Santos" w:date="2026-04-27T14:34:08.954Z" w16du:dateUtc="2026-04-27T14:34:08.954Z" w:id="750617113"/>
        </w:rPr>
      </w:pPr>
      <w:ins w:author="Susana Margarida Gonçalves Silva Santos" w:date="2026-04-27T14:34:08.954Z" w16du:dateUtc="2026-04-27T14:34:08.954Z" w:id="264755359">
        <w:r w:rsidR="549147F3">
          <w:t>Qualquer transmissão de propriedade, gratuita ou onerosa, de animal de companhia</w:t>
        </w:r>
      </w:ins>
    </w:p>
    <w:p w:rsidR="549147F3" w:rsidP="2F871270" w:rsidRDefault="549147F3" w14:paraId="226285B9" w14:textId="3B7A30A8">
      <w:pPr>
        <w:ind w:left="862" w:right="136" w:hanging="360"/>
        <w:rPr>
          <w:ins w:author="Susana Margarida Gonçalves Silva Santos" w:date="2026-04-27T14:34:08.955Z" w16du:dateUtc="2026-04-27T14:34:08.955Z" w:id="198507264"/>
        </w:rPr>
      </w:pPr>
      <w:ins w:author="Susana Margarida Gonçalves Silva Santos" w:date="2026-04-27T14:34:08.954Z" w16du:dateUtc="2026-04-27T14:34:08.954Z" w:id="2022167481">
        <w:r w:rsidR="549147F3">
          <w:t>deve ser acompanhada, no momento da transmissão, dos seguintes documentos</w:t>
        </w:r>
      </w:ins>
    </w:p>
    <w:p w:rsidR="549147F3" w:rsidP="2F871270" w:rsidRDefault="549147F3" w14:paraId="6849F8D1" w14:textId="58F1F98E">
      <w:pPr>
        <w:ind w:left="862" w:right="136" w:hanging="360"/>
        <w:rPr>
          <w:ins w:author="Susana Margarida Gonçalves Silva Santos" w:date="2026-04-27T14:34:08.955Z" w16du:dateUtc="2026-04-27T14:34:08.955Z" w:id="1548430739"/>
        </w:rPr>
      </w:pPr>
      <w:ins w:author="Susana Margarida Gonçalves Silva Santos" w:date="2026-04-27T14:34:08.955Z" w16du:dateUtc="2026-04-27T14:34:08.955Z" w:id="1966877313">
        <w:r w:rsidR="549147F3">
          <w:t>entregues ao adquirente:</w:t>
        </w:r>
      </w:ins>
    </w:p>
    <w:p w:rsidR="549147F3" w:rsidP="2F871270" w:rsidRDefault="549147F3" w14:paraId="7BD096B8" w14:textId="4465AA84">
      <w:pPr>
        <w:ind w:left="862" w:right="136" w:hanging="360"/>
        <w:rPr>
          <w:ins w:author="Susana Margarida Gonçalves Silva Santos" w:date="2026-04-27T14:34:08.955Z" w16du:dateUtc="2026-04-27T14:34:08.955Z" w:id="1415910257"/>
        </w:rPr>
      </w:pPr>
      <w:ins w:author="Susana Margarida Gonçalves Silva Santos" w:date="2026-04-27T14:34:08.955Z" w16du:dateUtc="2026-04-27T14:34:08.955Z" w:id="1310645024">
        <w:r w:rsidR="549147F3">
          <w:t>a) Declaração de cedência ou contrato de compra e venda do animal e respetiva fatura, ou documento comprovativo da doação;</w:t>
        </w:r>
      </w:ins>
    </w:p>
    <w:p w:rsidR="549147F3" w:rsidP="2F871270" w:rsidRDefault="549147F3" w14:paraId="187235C6" w14:textId="59778478">
      <w:pPr>
        <w:ind w:left="862" w:right="136" w:hanging="360"/>
        <w:rPr>
          <w:ins w:author="Susana Margarida Gonçalves Silva Santos" w:date="2026-04-27T14:34:08.955Z" w16du:dateUtc="2026-04-27T14:34:08.955Z" w:id="188013602"/>
        </w:rPr>
      </w:pPr>
      <w:ins w:author="Susana Margarida Gonçalves Silva Santos" w:date="2026-04-27T14:34:08.955Z" w16du:dateUtc="2026-04-27T14:34:08.955Z" w:id="1391491663">
        <w:r w:rsidR="549147F3">
          <w:t>b) Comprovativo de identificação eletrónica do animal, desde que se trate de cão ou gato;</w:t>
        </w:r>
      </w:ins>
    </w:p>
    <w:p w:rsidR="549147F3" w:rsidP="2F871270" w:rsidRDefault="549147F3" w14:paraId="49ACED54" w14:textId="77C9B2D6">
      <w:pPr>
        <w:ind w:left="862" w:right="136" w:hanging="360"/>
        <w:rPr>
          <w:ins w:author="Susana Margarida Gonçalves Silva Santos" w:date="2026-04-27T14:34:08.955Z" w16du:dateUtc="2026-04-27T14:34:08.955Z" w:id="351921627"/>
        </w:rPr>
      </w:pPr>
      <w:ins w:author="Susana Margarida Gonçalves Silva Santos" w:date="2026-04-27T14:34:08.955Z" w16du:dateUtc="2026-04-27T14:34:08.955Z" w:id="360273001">
        <w:r w:rsidR="549147F3">
          <w:t>c) Declaração médico -veterinária, com prazo de pelo menos 15 dias, que ateste que o animal se encontra de boa saúde e apto a ser vendido;</w:t>
        </w:r>
      </w:ins>
    </w:p>
    <w:p w:rsidR="549147F3" w:rsidP="2F871270" w:rsidRDefault="549147F3" w14:paraId="12FF40FC" w14:textId="58918886">
      <w:pPr>
        <w:ind w:left="862" w:right="136" w:hanging="360"/>
        <w:rPr>
          <w:ins w:author="Susana Margarida Gonçalves Silva Santos" w:date="2026-04-27T14:34:08.955Z" w16du:dateUtc="2026-04-27T14:34:08.955Z" w:id="553305249"/>
        </w:rPr>
      </w:pPr>
      <w:ins w:author="Susana Margarida Gonçalves Silva Santos" w:date="2026-04-27T14:34:08.955Z" w16du:dateUtc="2026-04-27T14:34:08.955Z" w:id="1473035015">
        <w:r w:rsidR="549147F3">
          <w:t>d) Informação de vacinas e historial clínico do animal.</w:t>
        </w:r>
      </w:ins>
    </w:p>
    <w:p w:rsidR="549147F3" w:rsidP="2F871270" w:rsidRDefault="549147F3" w14:paraId="72CE1F1D" w14:textId="4546B2D4">
      <w:pPr>
        <w:numPr>
          <w:ilvl w:val="0"/>
          <w:numId w:val="133"/>
        </w:numPr>
        <w:ind w:left="413" w:right="136" w:hanging="286"/>
        <w:rPr>
          <w:ins w:author="Susana Margarida Gonçalves Silva Santos" w:date="2026-04-27T14:34:08.955Z" w16du:dateUtc="2026-04-27T14:34:08.955Z" w:id="996328897"/>
        </w:rPr>
      </w:pPr>
      <w:ins w:author="Susana Margarida Gonçalves Silva Santos" w:date="2026-04-27T14:34:08.955Z" w16du:dateUtc="2026-04-27T14:34:08.955Z" w:id="1877644181">
        <w:r w:rsidR="549147F3">
          <w:t>-</w:t>
        </w:r>
        <w:r w:rsidRPr="2F871270" w:rsidR="549147F3">
          <w:rPr>
            <w:rFonts w:ascii="Arial" w:hAnsi="Arial" w:eastAsia="Arial" w:cs="Arial"/>
          </w:rPr>
          <w:t xml:space="preserve"> </w:t>
        </w:r>
        <w:r w:rsidR="549147F3">
          <w:t>Após a realização da venda de animais, os documentos referidos nas alíneas anteriores são entregues ao comprador.</w:t>
        </w:r>
      </w:ins>
    </w:p>
    <w:p w:rsidR="2F871270" w:rsidP="2F871270" w:rsidRDefault="2F871270" w14:paraId="568579EC" w14:textId="528FC2C4">
      <w:pPr>
        <w:ind w:right="136"/>
        <w:rPr>
          <w:rFonts w:ascii="Cambria" w:hAnsi="Cambria" w:eastAsia="Cambria" w:cs="Cambria"/>
          <w:sz w:val="32"/>
          <w:szCs w:val="32"/>
        </w:rPr>
      </w:pPr>
    </w:p>
    <w:p w:rsidR="005101CF" w:rsidRDefault="00A626AB" w14:paraId="045EACE7" w14:textId="77777777">
      <w:pPr>
        <w:numPr>
          <w:ilvl w:val="0"/>
          <w:numId w:val="133"/>
        </w:numPr>
        <w:ind w:left="413" w:right="136" w:hanging="286"/>
      </w:pPr>
      <w:r>
        <w:t>-</w:t>
      </w:r>
      <w:r>
        <w:rPr>
          <w:rFonts w:ascii="Arial" w:hAnsi="Arial" w:eastAsia="Arial" w:cs="Arial"/>
        </w:rPr>
        <w:t xml:space="preserve"> </w:t>
      </w:r>
      <w:r>
        <w:t xml:space="preserve">Os cães e os gatos que se encontrem em estabelecimentos destinados exclusivamente ao seu comércio devem estar acompanhados dos seguintes documentos:  </w:t>
      </w:r>
    </w:p>
    <w:p w:rsidR="005101CF" w:rsidRDefault="00A626AB" w14:paraId="3F1BC574" w14:textId="7B6E9977">
      <w:pPr>
        <w:numPr>
          <w:ilvl w:val="1"/>
          <w:numId w:val="133"/>
        </w:numPr>
        <w:ind w:right="136" w:hanging="360"/>
      </w:pPr>
      <w:r>
        <w:t xml:space="preserve">Boletim sanitário de cães e gatos ou passaporte, onde deve estar aposta a etiqueta autocolante comprovativa da identificação </w:t>
      </w:r>
      <w:r w:rsidR="00C545D3">
        <w:t>eletrónica</w:t>
      </w:r>
      <w:r>
        <w:t xml:space="preserve">, bem como o comprovativo da realização das ações de profilaxia médica e sanitária obrigatórias, ou consideradas adequadas à saúde e idade dos animais pelo médico veterinário; </w:t>
      </w:r>
    </w:p>
    <w:p w:rsidR="005101CF" w:rsidRDefault="6F6E9877" w14:paraId="2772BB13" w14:textId="77777777">
      <w:pPr>
        <w:numPr>
          <w:ilvl w:val="1"/>
          <w:numId w:val="133"/>
        </w:numPr>
        <w:ind w:right="136" w:hanging="360"/>
        <w:rPr>
          <w:ins w:author="Maria Cristina Tavares Briosa" w:date="2026-03-19T18:19:00Z" w16du:dateUtc="2026-03-19T18:19:27Z" w:id="2177"/>
        </w:rPr>
      </w:pPr>
      <w:r>
        <w:t xml:space="preserve">Documento de Registo ou Ficha de Registo, em nome do criador, servindo o documento comprovativo da venda, onde está especificado o número de microchip, como documento de transferência de propriedade. </w:t>
      </w:r>
    </w:p>
    <w:p w:rsidR="141F8388" w:rsidP="3EC49A07" w:rsidRDefault="141F8388" w14:paraId="3373817A" w14:textId="2C2ABB81">
      <w:pPr>
        <w:ind w:left="862" w:right="136" w:hanging="360"/>
        <w:rPr>
          <w:ins w:author="Maria Cristina Tavares Briosa" w:date="2026-03-19T18:19:00Z" w16du:dateUtc="2026-03-19T18:19:41Z" w:id="274227448"/>
          <w:del w:author="Susana Margarida Gonçalves Silva Santos" w:date="2026-04-27T14:36:28.713Z" w16du:dateUtc="2026-04-27T14:36:28.713Z" w:id="1562210910"/>
          <w:b w:val="1"/>
          <w:bCs w:val="1"/>
          <w:rPrChange w:author="Maria Cristina Tavares Briosa" w:date="2026-03-19T18:19:00Z" w:id="964663606">
            <w:rPr>
              <w:ins w:author="Maria Cristina Tavares Briosa" w:date="2026-03-19T18:19:00Z" w16du:dateUtc="2026-03-19T18:19:41Z" w:id="2002806196"/>
              <w:del w:author="Susana Margarida Gonçalves Silva Santos" w:date="2026-04-27T14:36:28.713Z" w16du:dateUtc="2026-04-27T14:36:28.713Z" w:id="1571831348"/>
            </w:rPr>
          </w:rPrChange>
        </w:rPr>
      </w:pPr>
      <w:ins w:author="Maria Cristina Tavares Briosa" w:date="2026-03-19T18:19:00Z" w16du:dateUtc="2026-03-19T18:19:41Z" w:id="200066047">
        <w:del w:author="Susana Margarida Gonçalves Silva Santos" w:date="2026-04-27T14:36:28.714Z" w16du:dateUtc="2026-04-27T14:36:28.714Z" w:id="392493597">
          <w:r w:rsidRPr="2F871270" w:rsidDel="1752E95E">
            <w:rPr>
              <w:b w:val="1"/>
              <w:bCs w:val="1"/>
              <w:rPrChange w:author="Maria Cristina Tavares Briosa" w:date="2026-03-19T18:19:00Z" w16du:dateUtc="2026-03-19T18:19:55Z" w:id="345431598"/>
            </w:rPr>
            <w:delText>Requisitos de validade da transmissão de propriedade de animal de companhia</w:delText>
          </w:r>
        </w:del>
      </w:ins>
      <w:ins w:author="Maria Cristina Tavares Briosa" w:date="2026-03-19T18:20:00Z" w16du:dateUtc="2026-03-19T18:20:08Z" w:id="237518554">
        <w:del w:author="Susana Margarida Gonçalves Silva Santos" w:date="2026-04-27T14:36:28.714Z" w16du:dateUtc="2026-04-27T14:36:28.714Z" w:id="28387322">
          <w:r w:rsidRPr="2F871270" w:rsidDel="1752E95E">
            <w:rPr>
              <w:b w:val="1"/>
              <w:bCs w:val="1"/>
            </w:rPr>
            <w:delText xml:space="preserve"> </w:delText>
          </w:r>
        </w:del>
      </w:ins>
      <w:ins w:author="Maria Cristina Tavares Briosa" w:date="2026-03-19T18:19:00Z" w16du:dateUtc="2026-03-19T18:19:59Z" w:id="1614475076">
        <w:del w:author="Susana Margarida Gonçalves Silva Santos" w:date="2026-04-27T14:36:28.714Z" w16du:dateUtc="2026-04-27T14:36:28.714Z" w:id="485447987">
          <w:r w:rsidRPr="2F871270" w:rsidDel="1752E95E">
            <w:rPr>
              <w:b w:val="1"/>
              <w:bCs w:val="1"/>
            </w:rPr>
            <w:delText>(</w:delText>
          </w:r>
        </w:del>
      </w:ins>
      <w:ins w:author="Maria Cristina Tavares Briosa" w:date="2026-03-19T18:20:00Z" w16du:dateUtc="2026-03-19T18:20:03Z" w:id="2050366754">
        <w:del w:author="Susana Margarida Gonçalves Silva Santos" w:date="2026-04-27T14:36:28.714Z" w16du:dateUtc="2026-04-27T14:36:28.714Z" w:id="1599445560">
          <w:r w:rsidRPr="2F871270" w:rsidDel="1752E95E">
            <w:rPr>
              <w:b w:val="1"/>
              <w:bCs w:val="1"/>
            </w:rPr>
            <w:delText xml:space="preserve"> Lei</w:delText>
          </w:r>
          <w:r w:rsidRPr="2F871270" w:rsidDel="1752E95E">
            <w:rPr>
              <w:b w:val="1"/>
              <w:bCs w:val="1"/>
            </w:rPr>
            <w:delText xml:space="preserve"> 95)</w:delText>
          </w:r>
        </w:del>
      </w:ins>
    </w:p>
    <w:p w:rsidR="005101CF" w:rsidP="2F871270" w:rsidRDefault="6F6E9877" w14:paraId="72D4F114" w14:textId="759E9AD1">
      <w:pPr>
        <w:pStyle w:val="Normal"/>
        <w:ind w:left="862" w:right="136" w:hanging="360"/>
        <w:pPrChange w:author="Susana Margarida Gonçalves Silva Santos" w:date="2026-04-27T14:34:34.636Z">
          <w:pPr/>
        </w:pPrChange>
      </w:pPr>
      <w:ins w:author="Susana Margarida Gonçalves Silva Santos" w:date="2026-04-27T14:43:21.156Z" w16du:dateUtc="2026-04-27T14:43:21.156Z" w:id="1007480297">
        <w:r w:rsidR="7277F085">
          <w:t>7</w:t>
        </w:r>
      </w:ins>
      <w:r w:rsidR="09E0BB9B">
        <w:rPr/>
        <w:t>-</w:t>
      </w:r>
      <w:r w:rsidRPr="2F871270" w:rsidR="09E0BB9B">
        <w:rPr>
          <w:rFonts w:ascii="Arial" w:hAnsi="Arial" w:eastAsia="Arial" w:cs="Arial"/>
        </w:rPr>
        <w:t xml:space="preserve"> </w:t>
      </w:r>
      <w:r w:rsidR="09E0BB9B">
        <w:rPr/>
        <w:t xml:space="preserve">Os cães e gatos </w:t>
      </w:r>
      <w:del w:author="Maria Helena Menezes Maia" w:date="2026-03-17T18:45:00Z" w16du:dateUtc="2026-03-17T18:45:29Z" w:id="843430145">
        <w:r w:rsidDel="66EE8893">
          <w:delText>com idade superior a três meses de idade</w:delText>
        </w:r>
      </w:del>
      <w:r w:rsidR="09E0BB9B">
        <w:rPr/>
        <w:t xml:space="preserve"> devem possuir comprovativo das ações de profilaxia consideradas obrigatórias para a espécie.  </w:t>
      </w:r>
    </w:p>
    <w:p w:rsidR="005101CF" w:rsidRDefault="00A626AB" w14:paraId="6E317430" w14:textId="77777777">
      <w:pPr>
        <w:numPr>
          <w:ilvl w:val="0"/>
          <w:numId w:val="133"/>
        </w:numPr>
        <w:ind w:left="413" w:right="136" w:hanging="286"/>
      </w:pPr>
      <w:r>
        <w:t>-</w:t>
      </w:r>
      <w:r>
        <w:rPr>
          <w:rFonts w:ascii="Arial" w:hAnsi="Arial" w:eastAsia="Arial" w:cs="Arial"/>
        </w:rPr>
        <w:t xml:space="preserve"> </w:t>
      </w:r>
      <w:r>
        <w:t xml:space="preserve">Os animais de companhia de espécie diferente de cão ou gato devem ser acompanhados de documento que ateste a origem, emitido pelo criador e dos certificados das ações profiláticas que possam ser exigidos para a espécie.  </w:t>
      </w:r>
    </w:p>
    <w:p w:rsidR="005101CF" w:rsidRDefault="23D08FF2" w14:paraId="7A43533D" w14:textId="710528D8">
      <w:pPr>
        <w:numPr>
          <w:ilvl w:val="0"/>
          <w:numId w:val="133"/>
        </w:numPr>
        <w:ind w:left="413" w:right="136" w:hanging="286"/>
      </w:pPr>
      <w:commentRangeStart w:id="2219"/>
      <w:r>
        <w:t>-</w:t>
      </w:r>
      <w:r w:rsidRPr="420E2B96">
        <w:rPr>
          <w:rFonts w:ascii="Arial" w:hAnsi="Arial" w:eastAsia="Arial" w:cs="Arial"/>
        </w:rPr>
        <w:t xml:space="preserve"> </w:t>
      </w:r>
      <w:r>
        <w:t xml:space="preserve">Os responsáveis pela venda de animais de companhia devem disponibilizar informação escrita, relativa à espécie animal a comercializar, que inclua cuidados gerais, alojamento, maneio, dieta adequada, bem como indicações relativas a obrigações legais do detentor, nomeadamente as que se referem </w:t>
      </w:r>
      <w:ins w:author="Maria Helena Menezes Maia" w:date="2026-03-17T18:45:00Z" w16du:dateUtc="2026-03-17T18:45:53Z" w:id="2220">
        <w:r w:rsidR="065DF215">
          <w:t>a</w:t>
        </w:r>
      </w:ins>
      <w:del w:author="Maria Helena Menezes Maia" w:date="2026-03-17T18:45:00Z" w16du:dateUtc="2026-03-17T18:45:53Z" w:id="2221">
        <w:r w:rsidDel="5764284E" w:rsidR="6F6E9877">
          <w:delText>à</w:delText>
        </w:r>
      </w:del>
      <w:r>
        <w:t xml:space="preserve"> vacinaç</w:t>
      </w:r>
      <w:ins w:author="Maria Helena Menezes Maia" w:date="2026-03-17T18:45:00Z" w16du:dateUtc="2026-03-17T18:45:59Z" w:id="2222">
        <w:r w:rsidR="3FFAE987">
          <w:t>ões</w:t>
        </w:r>
      </w:ins>
      <w:del w:author="Maria Helena Menezes Maia" w:date="2026-03-17T18:46:00Z" w16du:dateUtc="2026-03-17T18:46:00Z" w:id="2223">
        <w:r w:rsidDel="5764284E" w:rsidR="6F6E9877">
          <w:delText>ão</w:delText>
        </w:r>
      </w:del>
      <w:r>
        <w:t xml:space="preserve">, esterilização, registo, licença, ou treino, quando aplicável.  </w:t>
      </w:r>
      <w:commentRangeEnd w:id="2219"/>
      <w:r w:rsidR="6F6E9877">
        <w:rPr>
          <w:rStyle w:val="Refdecomentrio"/>
          <w:sz w:val="24"/>
          <w:szCs w:val="24"/>
        </w:rPr>
        <w:commentReference w:id="2219"/>
      </w:r>
    </w:p>
    <w:p w:rsidR="005101CF" w:rsidP="001A0189" w:rsidRDefault="00A626AB" w14:paraId="5B7E8215" w14:textId="3F473511">
      <w:pPr>
        <w:numPr>
          <w:ilvl w:val="0"/>
          <w:numId w:val="133"/>
        </w:numPr>
        <w:ind w:left="413" w:right="136" w:hanging="286"/>
      </w:pPr>
      <w:r>
        <w:t>-</w:t>
      </w:r>
      <w:r>
        <w:rPr>
          <w:rFonts w:ascii="Arial" w:hAnsi="Arial" w:eastAsia="Arial" w:cs="Arial"/>
        </w:rPr>
        <w:t xml:space="preserve"> </w:t>
      </w:r>
      <w:r>
        <w:t xml:space="preserve">A venda de animais da espécie felina ou canina deve ser acompanhada de uma garantia de reembolso ou de substituição do animal doente ou falecido, em caso de aparecimento de doenças </w:t>
      </w:r>
      <w:r w:rsidR="00C545D3">
        <w:t>infectocontagiosas</w:t>
      </w:r>
      <w:r>
        <w:t xml:space="preserve"> próprias da espécie, nos oito dias subsequentes à venda, bem como de doenças congénitas próprias da espécie e raça, até um ano após a venda, desde que confirmadas por escrito, por um médico veterinário.  </w:t>
      </w:r>
      <w:r w:rsidRPr="001A0189">
        <w:rPr>
          <w:rFonts w:ascii="Cambria" w:hAnsi="Cambria" w:eastAsia="Cambria" w:cs="Cambria"/>
          <w:sz w:val="32"/>
        </w:rPr>
        <w:tab/>
      </w:r>
    </w:p>
    <w:p w:rsidR="005101CF" w:rsidRDefault="594E9065" w14:paraId="0CBA03E1" w14:textId="5B15A633">
      <w:pPr>
        <w:ind w:left="286" w:right="136" w:hanging="286"/>
        <w:pPrChange w:author="Maria Cristina Tavares Briosa" w:date="2026-03-19T18:31:00Z" w:id="2224">
          <w:pPr>
            <w:numPr>
              <w:numId w:val="134"/>
            </w:numPr>
            <w:ind w:left="286" w:right="136" w:hanging="286"/>
          </w:pPr>
        </w:pPrChange>
      </w:pPr>
      <w:ins w:author="Maria Cristina Tavares Briosa" w:date="2026-03-19T18:31:00Z" w16du:dateUtc="2026-03-19T18:31:44Z" w:id="2225">
        <w:r>
          <w:t>11</w:t>
        </w:r>
      </w:ins>
      <w:r w:rsidR="6F6E9877">
        <w:t>-</w:t>
      </w:r>
      <w:r w:rsidRPr="3EC49A07" w:rsidR="6F6E9877">
        <w:rPr>
          <w:rFonts w:ascii="Arial" w:hAnsi="Arial" w:eastAsia="Arial" w:cs="Arial"/>
        </w:rPr>
        <w:t xml:space="preserve"> </w:t>
      </w:r>
      <w:r w:rsidR="6F6E9877">
        <w:t xml:space="preserve">A pessoa responsável pela comercialização dos animais não pode fornecer falsas informações, designadamente no que respeita à raça, idade, origem ou espécie de um determinado animal, com vista a promover a sua venda. </w:t>
      </w:r>
    </w:p>
    <w:p w:rsidR="228207B7" w:rsidRDefault="228207B7" w14:paraId="142729B6" w14:textId="0AAA54D8">
      <w:pPr>
        <w:spacing w:after="116"/>
        <w:ind w:left="286" w:right="136" w:hanging="286"/>
        <w:rPr>
          <w:ins w:author="Maria Cristina Tavares Briosa" w:date="2026-03-19T18:31:00Z" w16du:dateUtc="2026-03-19T18:31:06Z" w:id="2226"/>
          <w:b/>
          <w:bCs/>
        </w:rPr>
        <w:pPrChange w:author="Maria Cristina Tavares Briosa" w:date="2026-03-19T18:31:00Z" w:id="2227">
          <w:pPr>
            <w:numPr>
              <w:numId w:val="134"/>
            </w:numPr>
            <w:spacing w:after="116"/>
            <w:ind w:left="286" w:right="136" w:hanging="286"/>
          </w:pPr>
        </w:pPrChange>
      </w:pPr>
      <w:ins w:author="Maria Cristina Tavares Briosa" w:date="2026-03-19T18:31:00Z" w16du:dateUtc="2026-03-19T18:31:50Z" w:id="2228">
        <w:r>
          <w:t>12</w:t>
        </w:r>
      </w:ins>
      <w:del w:author="Maria Cristina Tavares Briosa" w:date="2026-03-19T18:31:00Z" w16du:dateUtc="2026-03-19T18:31:48Z" w:id="2229">
        <w:r w:rsidDel="6F6E9877">
          <w:delText>-</w:delText>
        </w:r>
        <w:r w:rsidRPr="3EC49A07" w:rsidDel="6F6E9877">
          <w:rPr>
            <w:rFonts w:ascii="Arial" w:hAnsi="Arial" w:eastAsia="Arial" w:cs="Arial"/>
          </w:rPr>
          <w:delText xml:space="preserve"> </w:delText>
        </w:r>
      </w:del>
      <w:r w:rsidR="6F6E9877">
        <w:t xml:space="preserve">É proibida a colocação para venda e a publicidade dos animais cuja detenção é proibida por legislação específica. </w:t>
      </w:r>
    </w:p>
    <w:p w:rsidR="1749A7AF" w:rsidRDefault="1749A7AF" w14:paraId="77726572" w14:textId="2A24530C">
      <w:pPr>
        <w:spacing w:after="116"/>
        <w:ind w:left="286" w:right="136" w:hanging="286"/>
        <w:rPr>
          <w:ins w:author="Maria Cristina Tavares Briosa" w:date="2026-03-19T18:31:00Z" w16du:dateUtc="2026-03-19T18:31:20Z" w:id="2230"/>
          <w:b/>
          <w:bCs/>
        </w:rPr>
        <w:pPrChange w:author="Maria Cristina Tavares Briosa" w:date="2026-03-19T18:31:00Z" w:id="2231">
          <w:pPr>
            <w:numPr>
              <w:numId w:val="134"/>
            </w:numPr>
            <w:spacing w:after="116"/>
            <w:ind w:left="286" w:right="136" w:hanging="286"/>
          </w:pPr>
        </w:pPrChange>
      </w:pPr>
      <w:ins w:author="Maria Cristina Tavares Briosa" w:date="2026-03-19T18:31:00Z" w16du:dateUtc="2026-03-19T18:31:20Z" w:id="2232">
        <w:r w:rsidRPr="3EC49A07">
          <w:rPr>
            <w:b/>
            <w:bCs/>
          </w:rPr>
          <w:t>NORMAS RELATIVAS ÀS CONDIÇÕES DE TRANSMISSÃO</w:t>
        </w:r>
      </w:ins>
    </w:p>
    <w:p w:rsidR="3EC49A07" w:rsidRDefault="3EC49A07" w14:paraId="49DE2515" w14:textId="58436A82">
      <w:pPr>
        <w:spacing w:after="116"/>
        <w:ind w:left="286" w:right="136" w:hanging="286"/>
        <w:rPr>
          <w:ins w:author="Maria Cristina Tavares Briosa" w:date="2026-03-19T18:31:00Z" w16du:dateUtc="2026-03-19T18:31:20Z" w:id="2233"/>
          <w:b/>
          <w:bCs/>
        </w:rPr>
        <w:pPrChange w:author="Maria Cristina Tavares Briosa" w:date="2026-03-19T18:31:00Z" w:id="2234">
          <w:pPr/>
        </w:pPrChange>
      </w:pPr>
    </w:p>
    <w:p w:rsidR="5406F69B" w:rsidP="2F871270" w:rsidRDefault="5406F69B" w14:paraId="306DEE69" w14:textId="0D26ADEC">
      <w:pPr>
        <w:pStyle w:val="PargrafodaLista"/>
        <w:spacing w:before="240" w:after="116"/>
        <w:ind w:left="286" w:right="136" w:hanging="286"/>
        <w:jc w:val="center"/>
        <w:rPr>
          <w:ins w:author="Maria Cristina Tavares Briosa" w:date="2026-03-19T18:28:00Z" w16du:dateUtc="2026-03-19T18:28:00Z" w:id="1495821798"/>
          <w:del w:author="Susana Margarida Gonçalves Silva Santos" w:date="2026-04-27T14:48:24.075Z" w16du:dateUtc="2026-04-27T14:48:24.075Z" w:id="1976716275"/>
        </w:rPr>
        <w:pPrChange w:author="Susana Margarida Gonçalves Silva Santos" w:date="2026-04-27T14:48:17.189Z">
          <w:pPr>
            <w:spacing w:after="116"/>
            <w:ind w:left="286" w:right="136" w:hanging="286"/>
          </w:pPr>
        </w:pPrChange>
      </w:pPr>
      <w:commentRangeStart w:id="2317"/>
      <w:commentRangeEnd w:id="2317"/>
      <w:r>
        <w:rPr>
          <w:rStyle w:val="CommentReference"/>
        </w:rPr>
        <w:commentReference w:id="2317"/>
      </w:r>
      <w:ins w:author="Maria Cristina Tavares Briosa" w:date="2026-03-19T18:28:00Z" w16du:dateUtc="2026-03-19T18:28:33Z" w:id="1895742488">
        <w:del w:author="Susana Margarida Gonçalves Silva Santos" w:date="2026-04-27T14:48:24.076Z" w16du:dateUtc="2026-04-27T14:48:24.076Z" w:id="1030323161">
          <w:r w:rsidRPr="2F871270" w:rsidDel="698B2128">
            <w:rPr>
              <w:rPrChange w:author="Maria Cristina Tavares Briosa" w:date="2026-03-19T18:28:00Z" w16du:dateUtc="2026-03-19T18:28:39Z" w:id="2012669615">
                <w:rPr>
                  <w:b w:val="1"/>
                  <w:bCs w:val="1"/>
                </w:rPr>
              </w:rPrChange>
            </w:rPr>
            <w:delText>As plataformas de Internet disponíveis para anunciar</w:delText>
          </w:r>
          <w:r w:rsidDel="698B2128">
            <w:delText xml:space="preserve"> </w:delText>
          </w:r>
          <w:r w:rsidRPr="2F871270" w:rsidDel="698B2128">
            <w:rPr>
              <w:rPrChange w:author="Maria Cristina Tavares Briosa" w:date="2026-03-19T18:28:00Z" w16du:dateUtc="2026-03-19T18:28:39Z" w:id="1387614231">
                <w:rPr>
                  <w:b w:val="1"/>
                  <w:bCs w:val="1"/>
                </w:rPr>
              </w:rPrChange>
            </w:rPr>
            <w:delText>a</w:delText>
          </w:r>
          <w:r w:rsidRPr="2F871270" w:rsidDel="698B2128">
            <w:rPr>
              <w:rPrChange w:author="Maria Cristina Tavares Briosa" w:date="2026-03-19T18:28:00Z" w16du:dateUtc="2026-03-19T18:28:39Z" w:id="1702028505">
                <w:rPr>
                  <w:b w:val="1"/>
                  <w:bCs w:val="1"/>
                </w:rPr>
              </w:rPrChange>
            </w:rPr>
            <w:delText xml:space="preserve"> venda de animais apenas podem publicitar os anúncios</w:delText>
          </w:r>
          <w:r w:rsidDel="698B2128">
            <w:delText xml:space="preserve"> </w:delText>
          </w:r>
          <w:r w:rsidRPr="2F871270" w:rsidDel="698B2128">
            <w:rPr>
              <w:rPrChange w:author="Maria Cristina Tavares Briosa" w:date="2026-03-19T18:28:00Z" w16du:dateUtc="2026-03-19T18:28:39Z" w:id="110681733">
                <w:rPr>
                  <w:b w:val="1"/>
                  <w:bCs w:val="1"/>
                </w:rPr>
              </w:rPrChange>
            </w:rPr>
            <w:delText xml:space="preserve">que cumpram os requisitos dispostos no artigo </w:delText>
          </w:r>
          <w:r w:rsidRPr="2F871270" w:rsidDel="698B2128">
            <w:rPr>
              <w:strike w:val="1"/>
              <w:rPrChange w:author="Maria Cristina Tavares Briosa" w:date="2026-03-19T18:30:00Z" w16du:dateUtc="2026-03-19T18:30:24Z" w:id="1041617045">
                <w:rPr>
                  <w:b w:val="1"/>
                  <w:bCs w:val="1"/>
                </w:rPr>
              </w:rPrChange>
            </w:rPr>
            <w:delText>53</w:delText>
          </w:r>
          <w:r w:rsidRPr="2F871270" w:rsidDel="698B2128">
            <w:rPr>
              <w:rPrChange w:author="Maria Cristina Tavares Briosa" w:date="2026-03-19T18:28:00Z" w16du:dateUtc="2026-03-19T18:28:39Z" w:id="1064095793">
                <w:rPr>
                  <w:b w:val="1"/>
                  <w:bCs w:val="1"/>
                </w:rPr>
              </w:rPrChange>
            </w:rPr>
            <w:delText>.</w:delText>
          </w:r>
        </w:del>
      </w:ins>
      <w:ins w:author="Maria Cristina Tavares Briosa" w:date="2026-03-19T18:30:00Z" w16du:dateUtc="2026-03-19T18:30:35Z" w:id="1235584946">
        <w:del w:author="Susana Margarida Gonçalves Silva Santos" w:date="2026-04-27T14:48:24.076Z" w16du:dateUtc="2026-04-27T14:48:24.076Z" w:id="608805286">
          <w:r w:rsidDel="4DA0E59E">
            <w:delText>(</w:delText>
          </w:r>
          <w:r w:rsidDel="4DA0E59E">
            <w:delText xml:space="preserve"> </w:delText>
          </w:r>
          <w:r w:rsidDel="4DA0E59E">
            <w:delText>arequisitos</w:delText>
          </w:r>
          <w:r w:rsidDel="4DA0E59E">
            <w:delText xml:space="preserve"> anúncios) </w:delText>
          </w:r>
        </w:del>
      </w:ins>
    </w:p>
    <w:p w:rsidR="3EC49A07" w:rsidP="3EC49A07" w:rsidRDefault="3EC49A07" w14:paraId="288564F2" w14:textId="41AA81B4">
      <w:pPr>
        <w:pStyle w:val="PargrafodaLista"/>
        <w:spacing w:before="240" w:after="240"/>
        <w:ind w:left="286"/>
        <w:rPr>
          <w:b w:val="1"/>
          <w:bCs w:val="1"/>
        </w:rPr>
      </w:pPr>
    </w:p>
    <w:p w:rsidR="00C545D3" w:rsidP="009235CC" w:rsidRDefault="00A626AB" w14:paraId="3E720E33" w14:textId="77777777">
      <w:pPr>
        <w:pStyle w:val="Ttulo3"/>
        <w:ind w:left="0" w:right="0" w:firstLine="0"/>
      </w:pPr>
      <w:bookmarkStart w:name="_Toc223954498" w:id="2364"/>
      <w:r>
        <w:t>Artigo 81.º</w:t>
      </w:r>
    </w:p>
    <w:p w:rsidR="005101CF" w:rsidP="009235CC" w:rsidRDefault="00A626AB" w14:paraId="20693562" w14:textId="424DD1AF">
      <w:pPr>
        <w:pStyle w:val="Ttulo3"/>
        <w:ind w:left="0" w:right="0" w:firstLine="0"/>
      </w:pPr>
      <w:r>
        <w:t>Alojamento por espécies</w:t>
      </w:r>
      <w:bookmarkEnd w:id="2364"/>
      <w:r>
        <w:t xml:space="preserve"> </w:t>
      </w:r>
    </w:p>
    <w:p w:rsidR="005101CF" w:rsidRDefault="00A626AB" w14:paraId="7F31B442" w14:textId="77777777">
      <w:pPr>
        <w:numPr>
          <w:ilvl w:val="0"/>
          <w:numId w:val="135"/>
        </w:numPr>
        <w:ind w:left="300" w:right="136" w:hanging="173"/>
      </w:pPr>
      <w:r>
        <w:t>-</w:t>
      </w:r>
      <w:r>
        <w:rPr>
          <w:rFonts w:ascii="Arial" w:hAnsi="Arial" w:eastAsia="Arial" w:cs="Arial"/>
        </w:rPr>
        <w:t xml:space="preserve"> </w:t>
      </w:r>
      <w:r>
        <w:t xml:space="preserve">Nos locais de venda, designadamente lojas, feiras e mercados, a manutenção de animais deve ser efetuada separando-os por espécies, de forma a salvaguardarem-se as suas condições específicas de bem-estar, conforme o disposto nos artigos 22.º a 27.º.  </w:t>
      </w:r>
    </w:p>
    <w:p w:rsidR="005101CF" w:rsidRDefault="00A626AB" w14:paraId="30DD4901" w14:textId="77777777">
      <w:pPr>
        <w:numPr>
          <w:ilvl w:val="0"/>
          <w:numId w:val="135"/>
        </w:numPr>
        <w:spacing w:after="114"/>
        <w:ind w:left="300" w:right="136" w:hanging="173"/>
      </w:pPr>
      <w:r>
        <w:t>-</w:t>
      </w:r>
      <w:r>
        <w:rPr>
          <w:rFonts w:ascii="Arial" w:hAnsi="Arial" w:eastAsia="Arial" w:cs="Arial"/>
        </w:rPr>
        <w:t xml:space="preserve"> </w:t>
      </w:r>
      <w:r>
        <w:t xml:space="preserve">Os operadores comerciais que hospedem animais por um período superior a 24 horas devem mantê-los separados por espécies e dar cumprimento aos requisitos de bem-estar previstos no presente diploma, nomeadamente os que se referem às instalações, equipamento, organização e funcionamento. </w:t>
      </w:r>
    </w:p>
    <w:p w:rsidR="001D4E3A" w:rsidP="001D4E3A" w:rsidRDefault="001D4E3A" w14:paraId="4E8FC473" w14:textId="77777777">
      <w:pPr>
        <w:spacing w:after="114"/>
        <w:ind w:left="300" w:right="136" w:firstLine="0"/>
      </w:pPr>
    </w:p>
    <w:p w:rsidR="00C545D3" w:rsidP="009235CC" w:rsidRDefault="00A626AB" w14:paraId="6F6C1721" w14:textId="77777777">
      <w:pPr>
        <w:pStyle w:val="Ttulo3"/>
        <w:ind w:left="0" w:right="0" w:firstLine="0"/>
      </w:pPr>
      <w:bookmarkStart w:name="_Toc223954499" w:id="2365"/>
      <w:r>
        <w:t xml:space="preserve">Artigo 82.º </w:t>
      </w:r>
    </w:p>
    <w:p w:rsidR="005101CF" w:rsidP="009235CC" w:rsidRDefault="00A626AB" w14:paraId="0F3A7B88" w14:textId="4CF1B2FB">
      <w:pPr>
        <w:pStyle w:val="Ttulo3"/>
        <w:ind w:left="0" w:right="0" w:firstLine="0"/>
      </w:pPr>
      <w:r>
        <w:t>Venda em feiras e mercados</w:t>
      </w:r>
      <w:bookmarkEnd w:id="2365"/>
      <w:r>
        <w:t xml:space="preserve">  </w:t>
      </w:r>
    </w:p>
    <w:p w:rsidR="005101CF" w:rsidRDefault="00A626AB" w14:paraId="51A1DA82" w14:textId="77777777">
      <w:pPr>
        <w:ind w:left="420" w:right="136"/>
      </w:pPr>
      <w:r>
        <w:t>1 -</w:t>
      </w:r>
      <w:r>
        <w:rPr>
          <w:rFonts w:ascii="Arial" w:hAnsi="Arial" w:eastAsia="Arial" w:cs="Arial"/>
        </w:rPr>
        <w:t xml:space="preserve"> </w:t>
      </w:r>
      <w:r>
        <w:t xml:space="preserve">A venda de animais de companhia em feiras e mercados só é permitida quando se encontrem asseguradas as condições de bem-estar animal e de segurança para as pessoas, outros animais e bens, designadamente: </w:t>
      </w:r>
    </w:p>
    <w:p w:rsidR="005101CF" w:rsidRDefault="00A626AB" w14:paraId="49489FB7" w14:textId="77777777">
      <w:pPr>
        <w:numPr>
          <w:ilvl w:val="0"/>
          <w:numId w:val="136"/>
        </w:numPr>
        <w:ind w:right="136" w:hanging="360"/>
      </w:pPr>
      <w:r>
        <w:t xml:space="preserve">Os animais devem ser alojados por espécies e separados da zona de venda de géneros alimentícios; </w:t>
      </w:r>
    </w:p>
    <w:p w:rsidR="005101CF" w:rsidRDefault="00A626AB" w14:paraId="02241E4E" w14:textId="77777777">
      <w:pPr>
        <w:numPr>
          <w:ilvl w:val="0"/>
          <w:numId w:val="136"/>
        </w:numPr>
        <w:ind w:right="136" w:hanging="360"/>
      </w:pPr>
      <w:r>
        <w:t xml:space="preserve">A área disponível no alojamento deve permitir que os animais se possam virar, deitar e levantar; </w:t>
      </w:r>
    </w:p>
    <w:p w:rsidR="005101CF" w:rsidP="001A0189" w:rsidRDefault="00A626AB" w14:paraId="4A3339A5" w14:textId="1B39ADEC">
      <w:pPr>
        <w:numPr>
          <w:ilvl w:val="0"/>
          <w:numId w:val="136"/>
        </w:numPr>
        <w:spacing w:line="259" w:lineRule="auto"/>
        <w:ind w:right="136" w:hanging="360"/>
      </w:pPr>
      <w:r>
        <w:t xml:space="preserve">Os animais não podem ter os membros atados; </w:t>
      </w:r>
      <w:r w:rsidRPr="001A0189">
        <w:rPr>
          <w:rFonts w:ascii="Cambria" w:hAnsi="Cambria" w:eastAsia="Cambria" w:cs="Cambria"/>
          <w:sz w:val="32"/>
        </w:rPr>
        <w:tab/>
      </w:r>
    </w:p>
    <w:p w:rsidR="005101CF" w:rsidRDefault="00A626AB" w14:paraId="261DF043" w14:textId="77777777">
      <w:pPr>
        <w:numPr>
          <w:ilvl w:val="0"/>
          <w:numId w:val="137"/>
        </w:numPr>
        <w:ind w:right="136" w:hanging="360"/>
      </w:pPr>
      <w:r>
        <w:t xml:space="preserve">Os animais devem estar protegidos da chuva, de sol direto, do vento ou de outros fatores ambientais que lhes provoquem desconforto; </w:t>
      </w:r>
    </w:p>
    <w:p w:rsidR="005101CF" w:rsidRDefault="00A626AB" w14:paraId="6596F827" w14:textId="77777777">
      <w:pPr>
        <w:numPr>
          <w:ilvl w:val="0"/>
          <w:numId w:val="137"/>
        </w:numPr>
        <w:ind w:right="136" w:hanging="360"/>
      </w:pPr>
      <w:r>
        <w:t xml:space="preserve">Devem ser disponibilizados pontos de água e os animais devem ter acesso à mesma permanentemente. </w:t>
      </w:r>
    </w:p>
    <w:p w:rsidR="005101CF" w:rsidRDefault="00A626AB" w14:paraId="6BBAEAC0" w14:textId="77777777">
      <w:pPr>
        <w:numPr>
          <w:ilvl w:val="0"/>
          <w:numId w:val="138"/>
        </w:numPr>
        <w:ind w:right="136" w:hanging="188"/>
      </w:pPr>
      <w:r>
        <w:t>-</w:t>
      </w:r>
      <w:r>
        <w:rPr>
          <w:rFonts w:ascii="Arial" w:hAnsi="Arial" w:eastAsia="Arial" w:cs="Arial"/>
        </w:rPr>
        <w:t xml:space="preserve"> </w:t>
      </w:r>
      <w:r>
        <w:t xml:space="preserve">A venda de cães e gatos, em feiras e mercados, obedece às condições previstas no artigo 23.º e 80.º, com as necessárias adaptações, devendo os animais: </w:t>
      </w:r>
    </w:p>
    <w:p w:rsidR="005101CF" w:rsidRDefault="00A626AB" w14:paraId="7CCCA7E1" w14:textId="77777777">
      <w:pPr>
        <w:numPr>
          <w:ilvl w:val="1"/>
          <w:numId w:val="138"/>
        </w:numPr>
        <w:ind w:left="862" w:right="136" w:hanging="362"/>
      </w:pPr>
      <w:r>
        <w:t xml:space="preserve">Cumprir os requisitos higiossanitários, de identificação, registo e licenciamento, em vigor; </w:t>
      </w:r>
    </w:p>
    <w:p w:rsidR="005101CF" w:rsidRDefault="00A626AB" w14:paraId="525164BD" w14:textId="77777777">
      <w:pPr>
        <w:numPr>
          <w:ilvl w:val="1"/>
          <w:numId w:val="138"/>
        </w:numPr>
        <w:spacing w:after="287" w:line="259" w:lineRule="auto"/>
        <w:ind w:left="862" w:right="136" w:hanging="362"/>
      </w:pPr>
      <w:r>
        <w:t xml:space="preserve">Ter idade superior a oito semanas. </w:t>
      </w:r>
    </w:p>
    <w:p w:rsidR="005101CF" w:rsidRDefault="00A626AB" w14:paraId="17928632" w14:textId="77777777">
      <w:pPr>
        <w:numPr>
          <w:ilvl w:val="0"/>
          <w:numId w:val="138"/>
        </w:numPr>
        <w:spacing w:after="286" w:line="259" w:lineRule="auto"/>
        <w:ind w:right="136" w:hanging="188"/>
      </w:pPr>
      <w:r>
        <w:t>-</w:t>
      </w:r>
      <w:r>
        <w:rPr>
          <w:rFonts w:ascii="Arial" w:hAnsi="Arial" w:eastAsia="Arial" w:cs="Arial"/>
        </w:rPr>
        <w:t xml:space="preserve"> </w:t>
      </w:r>
      <w:r>
        <w:t xml:space="preserve">A venda de animais de companhia em feiras e mercados depende de: </w:t>
      </w:r>
    </w:p>
    <w:p w:rsidR="005101CF" w:rsidRDefault="00A626AB" w14:paraId="6B32F657" w14:textId="77777777">
      <w:pPr>
        <w:numPr>
          <w:ilvl w:val="1"/>
          <w:numId w:val="138"/>
        </w:numPr>
        <w:ind w:left="862" w:right="136" w:hanging="362"/>
      </w:pPr>
      <w:r>
        <w:t xml:space="preserve">Autorização da câmara territorialmente competente para a realização de feira ou mercado por entidade privada, nos termos da legislação aplicável; </w:t>
      </w:r>
    </w:p>
    <w:p w:rsidR="005101CF" w:rsidRDefault="00A626AB" w14:paraId="1D216111" w14:textId="77777777">
      <w:pPr>
        <w:numPr>
          <w:ilvl w:val="1"/>
          <w:numId w:val="138"/>
        </w:numPr>
        <w:ind w:left="862" w:right="136" w:hanging="362"/>
      </w:pPr>
      <w:r>
        <w:t xml:space="preserve">Mera comunicação prévia à câmara competente, para que esta promova uma vistoria aos locais de venda pelo MVM. </w:t>
      </w:r>
    </w:p>
    <w:p w:rsidR="005101CF" w:rsidRDefault="00A626AB" w14:paraId="24958D96" w14:textId="77777777">
      <w:pPr>
        <w:numPr>
          <w:ilvl w:val="0"/>
          <w:numId w:val="138"/>
        </w:numPr>
        <w:ind w:right="136" w:hanging="188"/>
      </w:pPr>
      <w:r>
        <w:t>-</w:t>
      </w:r>
      <w:r>
        <w:rPr>
          <w:rFonts w:ascii="Arial" w:hAnsi="Arial" w:eastAsia="Arial" w:cs="Arial"/>
        </w:rPr>
        <w:t xml:space="preserve"> </w:t>
      </w:r>
      <w:r>
        <w:t xml:space="preserve">A comunicação referida na alínea </w:t>
      </w:r>
      <w:r>
        <w:rPr>
          <w:i/>
        </w:rPr>
        <w:t>b)</w:t>
      </w:r>
      <w:r>
        <w:t xml:space="preserve"> do número anterior é apresentada pelo organizador do evento.  </w:t>
      </w:r>
    </w:p>
    <w:p w:rsidR="005101CF" w:rsidRDefault="00A626AB" w14:paraId="1865871D" w14:textId="77777777">
      <w:pPr>
        <w:numPr>
          <w:ilvl w:val="0"/>
          <w:numId w:val="138"/>
        </w:numPr>
        <w:spacing w:after="228" w:line="259" w:lineRule="auto"/>
        <w:ind w:right="136" w:hanging="188"/>
      </w:pPr>
      <w:r>
        <w:t>-</w:t>
      </w:r>
      <w:r>
        <w:rPr>
          <w:rFonts w:ascii="Arial" w:hAnsi="Arial" w:eastAsia="Arial" w:cs="Arial"/>
        </w:rPr>
        <w:t xml:space="preserve"> </w:t>
      </w:r>
      <w:r>
        <w:t xml:space="preserve">Não é permitida a venda ambulante de animais de companhia. </w:t>
      </w:r>
    </w:p>
    <w:p w:rsidR="001D4E3A" w:rsidP="001D4E3A" w:rsidRDefault="001D4E3A" w14:paraId="7946B544" w14:textId="77777777">
      <w:pPr>
        <w:spacing w:after="228" w:line="259" w:lineRule="auto"/>
        <w:ind w:left="315" w:right="136" w:firstLine="0"/>
      </w:pPr>
    </w:p>
    <w:p w:rsidR="00C545D3" w:rsidP="009235CC" w:rsidRDefault="00A626AB" w14:paraId="3E4275AC" w14:textId="77777777">
      <w:pPr>
        <w:pStyle w:val="Ttulo3"/>
        <w:ind w:left="0" w:right="0" w:firstLine="0"/>
      </w:pPr>
      <w:bookmarkStart w:name="_Toc223954500" w:id="2366"/>
      <w:r>
        <w:t xml:space="preserve">Artigo 83.º </w:t>
      </w:r>
    </w:p>
    <w:p w:rsidR="005101CF" w:rsidP="009235CC" w:rsidRDefault="00A626AB" w14:paraId="517EF0B0" w14:textId="49B4F5B1">
      <w:pPr>
        <w:pStyle w:val="Ttulo3"/>
        <w:ind w:left="0" w:right="0" w:firstLine="0"/>
      </w:pPr>
      <w:r>
        <w:t>Fêmeas prenhes e ninhadas</w:t>
      </w:r>
      <w:bookmarkEnd w:id="2366"/>
      <w:r>
        <w:t xml:space="preserve"> </w:t>
      </w:r>
    </w:p>
    <w:p w:rsidR="005101CF" w:rsidRDefault="00A626AB" w14:paraId="0DE4656F" w14:textId="77777777">
      <w:pPr>
        <w:spacing w:after="116"/>
        <w:ind w:left="127" w:right="136" w:firstLine="0"/>
      </w:pPr>
      <w:r>
        <w:t xml:space="preserve">As fêmeas prenhes, bem como as ninhadas em período de aleitamento, não podem ser mantidas nos locais de venda.  </w:t>
      </w:r>
    </w:p>
    <w:p w:rsidR="005101CF" w:rsidRDefault="00A626AB" w14:paraId="0E141078" w14:textId="77777777">
      <w:pPr>
        <w:spacing w:after="230" w:line="259" w:lineRule="auto"/>
        <w:ind w:left="52" w:right="0" w:firstLine="0"/>
        <w:jc w:val="center"/>
      </w:pPr>
      <w:r>
        <w:t xml:space="preserve"> </w:t>
      </w:r>
    </w:p>
    <w:p w:rsidR="005101CF" w:rsidRDefault="00A626AB" w14:paraId="520198BA" w14:textId="77777777">
      <w:pPr>
        <w:spacing w:after="0" w:line="259" w:lineRule="auto"/>
        <w:ind w:left="52" w:right="0" w:firstLine="0"/>
        <w:jc w:val="center"/>
      </w:pPr>
      <w:r>
        <w:t xml:space="preserve"> </w:t>
      </w:r>
    </w:p>
    <w:p w:rsidR="005101CF" w:rsidP="001D4E3A" w:rsidRDefault="00A626AB" w14:paraId="7C96DDA8" w14:textId="22C03CE0">
      <w:pPr>
        <w:pStyle w:val="Ttulo1"/>
        <w:tabs>
          <w:tab w:val="center" w:pos="2965"/>
          <w:tab w:val="center" w:pos="5009"/>
          <w:tab w:val="center" w:pos="6379"/>
        </w:tabs>
        <w:ind w:left="0" w:right="0" w:firstLine="0"/>
        <w:jc w:val="left"/>
      </w:pPr>
      <w:r>
        <w:rPr>
          <w:rFonts w:ascii="Calibri" w:hAnsi="Calibri" w:eastAsia="Calibri" w:cs="Calibri"/>
          <w:sz w:val="22"/>
        </w:rPr>
        <w:tab/>
      </w:r>
      <w:r>
        <w:rPr>
          <w:rFonts w:ascii="Cambria" w:hAnsi="Cambria" w:eastAsia="Cambria" w:cs="Cambria"/>
        </w:rPr>
        <w:tab/>
      </w:r>
    </w:p>
    <w:p w:rsidR="00C545D3" w:rsidP="009235CC" w:rsidRDefault="00A626AB" w14:paraId="58419C58" w14:textId="77777777">
      <w:pPr>
        <w:pStyle w:val="Ttulo1"/>
        <w:ind w:right="0"/>
      </w:pPr>
      <w:bookmarkStart w:name="_Toc223954501" w:id="2367"/>
      <w:r>
        <w:t xml:space="preserve">CAPÍTULO XIII </w:t>
      </w:r>
    </w:p>
    <w:p w:rsidR="005101CF" w:rsidP="009235CC" w:rsidRDefault="00A626AB" w14:paraId="3B441644" w14:textId="31B718DD">
      <w:pPr>
        <w:pStyle w:val="Ttulo1"/>
        <w:ind w:right="0"/>
      </w:pPr>
      <w:r>
        <w:t>Animais de companhia registados em livro genealógico</w:t>
      </w:r>
      <w:bookmarkEnd w:id="2367"/>
      <w:r>
        <w:t xml:space="preserve">  </w:t>
      </w:r>
    </w:p>
    <w:p w:rsidRPr="001D4E3A" w:rsidR="001D4E3A" w:rsidP="001D4E3A" w:rsidRDefault="001D4E3A" w14:paraId="6892C7FA" w14:textId="77777777"/>
    <w:p w:rsidR="00C545D3" w:rsidP="009235CC" w:rsidRDefault="00A626AB" w14:paraId="59F3DF68" w14:textId="77777777">
      <w:pPr>
        <w:pStyle w:val="Ttulo2"/>
        <w:ind w:right="0"/>
      </w:pPr>
      <w:bookmarkStart w:name="_Toc223954502" w:id="2368"/>
      <w:r>
        <w:t xml:space="preserve">SECÇÃO I </w:t>
      </w:r>
    </w:p>
    <w:p w:rsidR="005101CF" w:rsidP="009235CC" w:rsidRDefault="00A626AB" w14:paraId="13BB392A" w14:textId="24BBF6B2">
      <w:pPr>
        <w:pStyle w:val="Ttulo2"/>
        <w:ind w:right="0"/>
      </w:pPr>
      <w:r>
        <w:t>Gestão dos livros genealógicos</w:t>
      </w:r>
      <w:bookmarkEnd w:id="2368"/>
      <w:r>
        <w:t xml:space="preserve"> </w:t>
      </w:r>
    </w:p>
    <w:p w:rsidRPr="001D4E3A" w:rsidR="001D4E3A" w:rsidP="001D4E3A" w:rsidRDefault="001D4E3A" w14:paraId="68E32C9F" w14:textId="77777777"/>
    <w:p w:rsidR="00C545D3" w:rsidP="009235CC" w:rsidRDefault="00A626AB" w14:paraId="574B6DCB" w14:textId="77777777">
      <w:pPr>
        <w:pStyle w:val="Ttulo3"/>
        <w:ind w:left="0" w:right="0" w:firstLine="0"/>
      </w:pPr>
      <w:bookmarkStart w:name="_Toc223954503" w:id="2369"/>
      <w:r>
        <w:t xml:space="preserve">Artigo 84.º </w:t>
      </w:r>
    </w:p>
    <w:p w:rsidR="005101CF" w:rsidP="009235CC" w:rsidRDefault="00A626AB" w14:paraId="01875D15" w14:textId="24832C69">
      <w:pPr>
        <w:pStyle w:val="Ttulo3"/>
        <w:ind w:left="0" w:right="0" w:firstLine="0"/>
      </w:pPr>
      <w:r>
        <w:t>Reconhecimento das organizações ou associações de criadores</w:t>
      </w:r>
      <w:bookmarkEnd w:id="2369"/>
      <w:r>
        <w:t xml:space="preserve">  </w:t>
      </w:r>
    </w:p>
    <w:p w:rsidR="005101CF" w:rsidRDefault="00A626AB" w14:paraId="410AB2D0" w14:textId="77777777">
      <w:pPr>
        <w:numPr>
          <w:ilvl w:val="0"/>
          <w:numId w:val="139"/>
        </w:numPr>
        <w:ind w:left="300" w:right="136" w:hanging="173"/>
      </w:pPr>
      <w:r>
        <w:t>-</w:t>
      </w:r>
      <w:r>
        <w:rPr>
          <w:rFonts w:ascii="Arial" w:hAnsi="Arial" w:eastAsia="Arial" w:cs="Arial"/>
        </w:rPr>
        <w:t xml:space="preserve"> </w:t>
      </w:r>
      <w:r>
        <w:t xml:space="preserve">A DGAV pode autorizar, mediante despacho do diretor geral de alimentação de Veterinária, as organizações ou associações de criadores de animais de companhia de raça pura a gerir os livros genealógicos e os livros de origem. </w:t>
      </w:r>
    </w:p>
    <w:p w:rsidR="005101CF" w:rsidRDefault="00A626AB" w14:paraId="527ABAA4" w14:textId="77777777">
      <w:pPr>
        <w:numPr>
          <w:ilvl w:val="0"/>
          <w:numId w:val="139"/>
        </w:numPr>
        <w:ind w:left="300" w:right="136" w:hanging="173"/>
      </w:pPr>
      <w:r>
        <w:t>-</w:t>
      </w:r>
      <w:r>
        <w:rPr>
          <w:rFonts w:ascii="Arial" w:hAnsi="Arial" w:eastAsia="Arial" w:cs="Arial"/>
        </w:rPr>
        <w:t xml:space="preserve"> </w:t>
      </w:r>
      <w:r>
        <w:t xml:space="preserve">Para efeito do disposto no número anterior, as organizações e associações a autorizar devem cumprir os seguintes requisitos: </w:t>
      </w:r>
    </w:p>
    <w:p w:rsidR="005101CF" w:rsidRDefault="00A626AB" w14:paraId="49570C28" w14:textId="77777777">
      <w:pPr>
        <w:numPr>
          <w:ilvl w:val="1"/>
          <w:numId w:val="139"/>
        </w:numPr>
        <w:spacing w:after="286" w:line="259" w:lineRule="auto"/>
        <w:ind w:right="136" w:hanging="360"/>
      </w:pPr>
      <w:r>
        <w:t xml:space="preserve">Dispor de personalidade jurídica; </w:t>
      </w:r>
    </w:p>
    <w:p w:rsidR="005101CF" w:rsidRDefault="00A626AB" w14:paraId="2B7A278F" w14:textId="77777777">
      <w:pPr>
        <w:numPr>
          <w:ilvl w:val="1"/>
          <w:numId w:val="139"/>
        </w:numPr>
        <w:ind w:right="136" w:hanging="360"/>
      </w:pPr>
      <w:r>
        <w:t xml:space="preserve">Dispor de um regulamento interno prevendo, particularmente, a ausência de discriminação dos seus aderentes, adotado de acordo com o procedimento previsto nos estatutos, que estabeleça regras internas relativas ao seguinte: </w:t>
      </w:r>
    </w:p>
    <w:p w:rsidR="005101CF" w:rsidRDefault="6F6E9877" w14:paraId="166C51B3" w14:textId="2D0BE96B">
      <w:pPr>
        <w:spacing w:after="1" w:line="508" w:lineRule="auto"/>
        <w:ind w:left="991" w:right="2861" w:firstLine="110"/>
        <w:jc w:val="left"/>
        <w:rPr>
          <w:ins w:author="Maria Cristina Tavares Briosa" w:date="2026-03-17T18:41:00Z" w16du:dateUtc="2026-03-17T18:41:27Z" w:id="2370"/>
        </w:rPr>
      </w:pPr>
      <w:r w:rsidRPr="3EC49A07">
        <w:rPr>
          <w:i/>
          <w:iCs/>
        </w:rPr>
        <w:t>i)</w:t>
      </w:r>
      <w:r w:rsidRPr="3EC49A07">
        <w:rPr>
          <w:rFonts w:ascii="Arial" w:hAnsi="Arial" w:eastAsia="Arial" w:cs="Arial"/>
          <w:i/>
          <w:iCs/>
        </w:rPr>
        <w:t xml:space="preserve"> </w:t>
      </w:r>
      <w:r w:rsidR="00A626AB">
        <w:tab/>
      </w:r>
      <w:r>
        <w:t xml:space="preserve">Definição das características da raça (ou raças); </w:t>
      </w:r>
      <w:r w:rsidRPr="3EC49A07">
        <w:rPr>
          <w:i/>
          <w:iCs/>
        </w:rPr>
        <w:t>ii)</w:t>
      </w:r>
      <w:r w:rsidRPr="3EC49A07">
        <w:rPr>
          <w:rFonts w:ascii="Arial" w:hAnsi="Arial" w:eastAsia="Arial" w:cs="Arial"/>
          <w:i/>
          <w:iCs/>
        </w:rPr>
        <w:t xml:space="preserve"> </w:t>
      </w:r>
      <w:r>
        <w:t xml:space="preserve">Sistema de identificação dos animais; </w:t>
      </w:r>
    </w:p>
    <w:p w:rsidR="005101CF" w:rsidRDefault="6F6E9877" w14:paraId="7841CA1A" w14:textId="3A344999">
      <w:pPr>
        <w:spacing w:after="1" w:line="508" w:lineRule="auto"/>
        <w:ind w:left="991" w:right="2861" w:firstLine="110"/>
        <w:jc w:val="left"/>
        <w:rPr>
          <w:ins w:author="Maria Cristina Tavares Briosa" w:date="2026-03-17T18:41:00Z" w16du:dateUtc="2026-03-17T18:41:58Z" w:id="2371"/>
        </w:rPr>
      </w:pPr>
      <w:r w:rsidRPr="3EC49A07">
        <w:rPr>
          <w:i/>
          <w:iCs/>
        </w:rPr>
        <w:t>iii)</w:t>
      </w:r>
      <w:r w:rsidRPr="3EC49A07">
        <w:rPr>
          <w:rFonts w:ascii="Arial" w:hAnsi="Arial" w:eastAsia="Arial" w:cs="Arial"/>
          <w:i/>
          <w:iCs/>
        </w:rPr>
        <w:t xml:space="preserve"> </w:t>
      </w:r>
      <w:r w:rsidR="00A626AB">
        <w:tab/>
      </w:r>
      <w:r>
        <w:t xml:space="preserve">Sistema de registo das genealogias; </w:t>
      </w:r>
      <w:del w:author="Maria Cristina Tavares Briosa" w:date="2026-03-17T18:41:00Z" w:id="2372">
        <w:r w:rsidRPr="3EC49A07" w:rsidDel="6F6E9877" w:rsidR="00A626AB">
          <w:rPr>
            <w:i/>
            <w:iCs/>
          </w:rPr>
          <w:delText>i</w:delText>
        </w:r>
      </w:del>
    </w:p>
    <w:p w:rsidR="005101CF" w:rsidRDefault="6F6E9877" w14:paraId="084C684D" w14:textId="03A0009F">
      <w:pPr>
        <w:spacing w:after="1" w:line="508" w:lineRule="auto"/>
        <w:ind w:left="991" w:right="2861" w:firstLine="110"/>
        <w:jc w:val="left"/>
      </w:pPr>
      <w:r w:rsidRPr="3EC49A07">
        <w:rPr>
          <w:i/>
          <w:iCs/>
        </w:rPr>
        <w:t>v)</w:t>
      </w:r>
      <w:r w:rsidRPr="3EC49A07">
        <w:rPr>
          <w:rFonts w:ascii="Arial" w:hAnsi="Arial" w:eastAsia="Arial" w:cs="Arial"/>
          <w:i/>
          <w:iCs/>
        </w:rPr>
        <w:t xml:space="preserve"> </w:t>
      </w:r>
      <w:r w:rsidR="00A626AB">
        <w:tab/>
      </w:r>
      <w:r>
        <w:t xml:space="preserve">Definição dos objetivos a alcançar; </w:t>
      </w:r>
    </w:p>
    <w:p w:rsidR="005101CF" w:rsidP="001A0189" w:rsidRDefault="6F6E9877" w14:paraId="08F71512" w14:textId="70F42619">
      <w:pPr>
        <w:ind w:left="1019" w:right="136" w:firstLine="55"/>
        <w:rPr>
          <w:ins w:author="Maria Cristina Tavares Briosa" w:date="2026-03-17T18:42:00Z" w16du:dateUtc="2026-03-17T18:42:05Z" w:id="2373"/>
        </w:rPr>
      </w:pPr>
      <w:r w:rsidRPr="3EC49A07">
        <w:rPr>
          <w:i/>
          <w:iCs/>
        </w:rPr>
        <w:t>v)</w:t>
      </w:r>
      <w:r w:rsidRPr="3EC49A07">
        <w:rPr>
          <w:rFonts w:ascii="Arial" w:hAnsi="Arial" w:eastAsia="Arial" w:cs="Arial"/>
          <w:i/>
          <w:iCs/>
        </w:rPr>
        <w:t xml:space="preserve"> </w:t>
      </w:r>
      <w:r>
        <w:t xml:space="preserve">Sistema de utilização dos dados zootécnicos; </w:t>
      </w:r>
    </w:p>
    <w:p w:rsidR="005101CF" w:rsidP="001A0189" w:rsidRDefault="6F6E9877" w14:paraId="12CDE6C9" w14:textId="1D6D0FA5">
      <w:pPr>
        <w:ind w:left="1019" w:right="136" w:firstLine="55"/>
      </w:pPr>
      <w:r w:rsidRPr="3EC49A07">
        <w:rPr>
          <w:i/>
          <w:iCs/>
        </w:rPr>
        <w:t>vi)</w:t>
      </w:r>
      <w:r w:rsidRPr="3EC49A07">
        <w:rPr>
          <w:rFonts w:ascii="Arial" w:hAnsi="Arial" w:eastAsia="Arial" w:cs="Arial"/>
          <w:i/>
          <w:iCs/>
        </w:rPr>
        <w:t xml:space="preserve"> </w:t>
      </w:r>
      <w:r>
        <w:t xml:space="preserve">Organização do livro genealógico ou livro de origens, se houver várias modalidades de inscrição ou se existirem várias modalidades de classificação dos animais; </w:t>
      </w:r>
    </w:p>
    <w:p w:rsidR="005101CF" w:rsidRDefault="00A626AB" w14:paraId="001B6D3D" w14:textId="77777777">
      <w:pPr>
        <w:spacing w:after="211" w:line="259" w:lineRule="auto"/>
        <w:ind w:left="142" w:right="0" w:firstLine="0"/>
        <w:jc w:val="left"/>
      </w:pPr>
      <w:r>
        <w:rPr>
          <w:rFonts w:ascii="Cambria" w:hAnsi="Cambria" w:eastAsia="Cambria" w:cs="Cambria"/>
        </w:rPr>
        <w:tab/>
      </w:r>
    </w:p>
    <w:p w:rsidR="005101CF" w:rsidRDefault="00A626AB" w14:paraId="373A63D3" w14:textId="77777777">
      <w:pPr>
        <w:spacing w:after="287" w:line="259" w:lineRule="auto"/>
        <w:ind w:left="568" w:right="136" w:firstLine="0"/>
      </w:pPr>
      <w:r>
        <w:rPr>
          <w:i/>
        </w:rPr>
        <w:t>c)</w:t>
      </w:r>
      <w:r>
        <w:rPr>
          <w:rFonts w:ascii="Arial" w:hAnsi="Arial" w:eastAsia="Arial" w:cs="Arial"/>
          <w:i/>
        </w:rPr>
        <w:t xml:space="preserve"> </w:t>
      </w:r>
      <w:r>
        <w:t xml:space="preserve">Satisfazer os controlos da autoridade competente no que respeita ao seguinte: </w:t>
      </w:r>
    </w:p>
    <w:p w:rsidR="005101CF" w:rsidRDefault="6F6E9877" w14:paraId="0E3B0DE8" w14:textId="237BF431">
      <w:pPr>
        <w:spacing w:after="107" w:line="422" w:lineRule="auto"/>
        <w:ind w:left="862" w:right="136" w:firstLine="0"/>
        <w:rPr>
          <w:ins w:author="Maria Cristina Tavares Briosa" w:date="2026-03-17T18:41:00Z" w16du:dateUtc="2026-03-17T18:41:09Z" w:id="2374"/>
        </w:rPr>
      </w:pPr>
      <w:r w:rsidRPr="3EC49A07">
        <w:rPr>
          <w:i/>
          <w:iCs/>
        </w:rPr>
        <w:t>i)</w:t>
      </w:r>
      <w:r w:rsidRPr="3EC49A07">
        <w:rPr>
          <w:rFonts w:ascii="Arial" w:hAnsi="Arial" w:eastAsia="Arial" w:cs="Arial"/>
          <w:i/>
          <w:iCs/>
        </w:rPr>
        <w:t xml:space="preserve"> </w:t>
      </w:r>
      <w:r>
        <w:t xml:space="preserve"> Eficácia do seu funcionamento; </w:t>
      </w:r>
    </w:p>
    <w:p w:rsidR="005101CF" w:rsidRDefault="6F6E9877" w14:paraId="093000A7" w14:textId="4CAFBA33">
      <w:pPr>
        <w:spacing w:after="107" w:line="422" w:lineRule="auto"/>
        <w:ind w:left="862" w:right="136" w:firstLine="0"/>
        <w:rPr>
          <w:ins w:author="Maria Cristina Tavares Briosa" w:date="2026-03-17T18:41:00Z" w16du:dateUtc="2026-03-17T18:41:12Z" w:id="2375"/>
        </w:rPr>
      </w:pPr>
      <w:r w:rsidRPr="3EC49A07">
        <w:rPr>
          <w:i/>
          <w:iCs/>
        </w:rPr>
        <w:t>ii)</w:t>
      </w:r>
      <w:r w:rsidRPr="3EC49A07">
        <w:rPr>
          <w:rFonts w:ascii="Arial" w:hAnsi="Arial" w:eastAsia="Arial" w:cs="Arial"/>
          <w:i/>
          <w:iCs/>
        </w:rPr>
        <w:t xml:space="preserve"> </w:t>
      </w:r>
      <w:r>
        <w:t xml:space="preserve">Capacidade do controlo das genealogias; </w:t>
      </w:r>
    </w:p>
    <w:p w:rsidR="005101CF" w:rsidRDefault="6F6E9877" w14:paraId="23883882" w14:textId="7B782E81">
      <w:pPr>
        <w:spacing w:after="107" w:line="422" w:lineRule="auto"/>
        <w:ind w:left="862" w:right="136" w:firstLine="0"/>
        <w:rPr>
          <w:ins w:author="Maria Cristina Tavares Briosa" w:date="2026-03-17T18:41:00Z" w16du:dateUtc="2026-03-17T18:41:16Z" w:id="2376"/>
        </w:rPr>
      </w:pPr>
      <w:r w:rsidRPr="3EC49A07">
        <w:rPr>
          <w:i/>
          <w:iCs/>
        </w:rPr>
        <w:t>iii)</w:t>
      </w:r>
      <w:r w:rsidRPr="3EC49A07">
        <w:rPr>
          <w:rFonts w:ascii="Arial" w:hAnsi="Arial" w:eastAsia="Arial" w:cs="Arial"/>
          <w:i/>
          <w:iCs/>
        </w:rPr>
        <w:t xml:space="preserve"> </w:t>
      </w:r>
      <w:r>
        <w:t xml:space="preserve">Posse de um efetivo de animais suficiente para realizar um programa de melhoramento ou para assegurar a conservação da raça desde que isso seja considerado necessário; </w:t>
      </w:r>
    </w:p>
    <w:p w:rsidR="005101CF" w:rsidRDefault="6F6E9877" w14:paraId="56146500" w14:textId="6D4CA66B">
      <w:pPr>
        <w:spacing w:after="107" w:line="422" w:lineRule="auto"/>
        <w:ind w:left="862" w:right="136" w:firstLine="0"/>
      </w:pPr>
      <w:r w:rsidRPr="3EC49A07">
        <w:rPr>
          <w:i/>
          <w:iCs/>
        </w:rPr>
        <w:t>iv)</w:t>
      </w:r>
      <w:r w:rsidRPr="3EC49A07">
        <w:rPr>
          <w:rFonts w:ascii="Arial" w:hAnsi="Arial" w:eastAsia="Arial" w:cs="Arial"/>
          <w:i/>
          <w:iCs/>
        </w:rPr>
        <w:t xml:space="preserve"> </w:t>
      </w:r>
      <w:r>
        <w:t xml:space="preserve">Capacidade para utilizar os dados relativos às características zootécnicas necessárias à realização do programa de melhoramento ou de conservação da raça. </w:t>
      </w:r>
    </w:p>
    <w:p w:rsidR="005101CF" w:rsidRDefault="00A626AB" w14:paraId="6773A6EF" w14:textId="77777777">
      <w:pPr>
        <w:numPr>
          <w:ilvl w:val="0"/>
          <w:numId w:val="140"/>
        </w:numPr>
        <w:ind w:left="300" w:right="136" w:hanging="173"/>
      </w:pPr>
      <w:r>
        <w:t>-</w:t>
      </w:r>
      <w:r>
        <w:rPr>
          <w:rFonts w:ascii="Arial" w:hAnsi="Arial" w:eastAsia="Arial" w:cs="Arial"/>
        </w:rPr>
        <w:t xml:space="preserve"> </w:t>
      </w:r>
      <w:r>
        <w:t xml:space="preserve">Em caso de incumprimento dos requisitos enunciados no número anterior, pode a DGAV suspender ou retirar a gestão do livro genealógico. </w:t>
      </w:r>
    </w:p>
    <w:p w:rsidR="005101CF" w:rsidRDefault="00A626AB" w14:paraId="5AD81B47" w14:textId="77777777">
      <w:pPr>
        <w:numPr>
          <w:ilvl w:val="0"/>
          <w:numId w:val="140"/>
        </w:numPr>
        <w:spacing w:after="116"/>
        <w:ind w:left="300" w:right="136" w:hanging="173"/>
      </w:pPr>
      <w:r>
        <w:t>-</w:t>
      </w:r>
      <w:r>
        <w:rPr>
          <w:rFonts w:ascii="Arial" w:hAnsi="Arial" w:eastAsia="Arial" w:cs="Arial"/>
        </w:rPr>
        <w:t xml:space="preserve"> </w:t>
      </w:r>
      <w:r>
        <w:t xml:space="preserve">Para efeito do número anterior, a DGAV realiza, com a periodicidade adequada, controlos para confirmação do disposto no n.º 2. </w:t>
      </w:r>
    </w:p>
    <w:p w:rsidR="001A0189" w:rsidRDefault="001A0189" w14:paraId="1E82FAE2" w14:textId="77777777">
      <w:pPr>
        <w:spacing w:after="230" w:line="259" w:lineRule="auto"/>
        <w:ind w:left="316" w:right="0" w:hanging="10"/>
        <w:jc w:val="center"/>
      </w:pPr>
    </w:p>
    <w:p w:rsidR="00C545D3" w:rsidP="00915938" w:rsidRDefault="00A626AB" w14:paraId="28CC8A49" w14:textId="77777777">
      <w:pPr>
        <w:pStyle w:val="Ttulo2"/>
        <w:ind w:right="0"/>
      </w:pPr>
      <w:bookmarkStart w:name="_Toc223954504" w:id="2377"/>
      <w:r>
        <w:t xml:space="preserve">SECÇÃO II </w:t>
      </w:r>
    </w:p>
    <w:p w:rsidR="005101CF" w:rsidP="00915938" w:rsidRDefault="00A626AB" w14:paraId="77E565D5" w14:textId="7E6CA395">
      <w:pPr>
        <w:pStyle w:val="Ttulo2"/>
        <w:ind w:right="0"/>
      </w:pPr>
      <w:r>
        <w:t>Reprodução dos animais registados nos livros genealógicos</w:t>
      </w:r>
      <w:bookmarkEnd w:id="2377"/>
      <w:r>
        <w:t xml:space="preserve"> </w:t>
      </w:r>
    </w:p>
    <w:p w:rsidRPr="001D4E3A" w:rsidR="001D4E3A" w:rsidP="001D4E3A" w:rsidRDefault="001D4E3A" w14:paraId="5048DBBE" w14:textId="77777777"/>
    <w:p w:rsidR="00C545D3" w:rsidP="00915938" w:rsidRDefault="00A626AB" w14:paraId="6F01CB34" w14:textId="77777777">
      <w:pPr>
        <w:pStyle w:val="Ttulo3"/>
        <w:ind w:left="0" w:right="0" w:firstLine="0"/>
      </w:pPr>
      <w:bookmarkStart w:name="_Toc223954505" w:id="2378"/>
      <w:r>
        <w:t xml:space="preserve">Artigo 85.º </w:t>
      </w:r>
    </w:p>
    <w:p w:rsidR="005101CF" w:rsidP="00915938" w:rsidRDefault="350E168B" w14:paraId="0037641E" w14:textId="022F6351">
      <w:pPr>
        <w:pStyle w:val="Ttulo3"/>
        <w:ind w:left="0" w:right="0" w:firstLine="0"/>
      </w:pPr>
      <w:commentRangeStart w:id="2379"/>
      <w:r>
        <w:t>Requisitos dos reprodutores</w:t>
      </w:r>
      <w:bookmarkEnd w:id="2378"/>
      <w:r>
        <w:t xml:space="preserve"> </w:t>
      </w:r>
      <w:commentRangeEnd w:id="2379"/>
      <w:r w:rsidR="00A626AB">
        <w:rPr>
          <w:rStyle w:val="Refdecomentrio"/>
          <w:sz w:val="24"/>
          <w:szCs w:val="24"/>
        </w:rPr>
        <w:commentReference w:id="2379"/>
      </w:r>
    </w:p>
    <w:p w:rsidR="005101CF" w:rsidRDefault="00A626AB" w14:paraId="680880E7" w14:textId="77777777">
      <w:pPr>
        <w:numPr>
          <w:ilvl w:val="0"/>
          <w:numId w:val="141"/>
        </w:numPr>
        <w:ind w:left="300" w:right="136" w:hanging="173"/>
      </w:pPr>
      <w:r>
        <w:t>-</w:t>
      </w:r>
      <w:r>
        <w:rPr>
          <w:rFonts w:ascii="Arial" w:hAnsi="Arial" w:eastAsia="Arial" w:cs="Arial"/>
        </w:rPr>
        <w:t xml:space="preserve"> </w:t>
      </w:r>
      <w:r>
        <w:t xml:space="preserve">Os requisitos a exigir aos reprodutores de raça pura, das espécies canina e felina inscritas no livro de origens português (LOP) são estabelecidos em portaria do membro do Governo responsável pela área da agricultura. </w:t>
      </w:r>
    </w:p>
    <w:p w:rsidR="005101CF" w:rsidP="001A0189" w:rsidRDefault="00A626AB" w14:paraId="4A4CA438" w14:textId="7977A48C">
      <w:pPr>
        <w:numPr>
          <w:ilvl w:val="0"/>
          <w:numId w:val="141"/>
        </w:numPr>
        <w:spacing w:after="114"/>
        <w:ind w:left="300" w:right="136" w:hanging="173"/>
      </w:pPr>
      <w:r>
        <w:t>-</w:t>
      </w:r>
      <w:r>
        <w:rPr>
          <w:rFonts w:ascii="Arial" w:hAnsi="Arial" w:eastAsia="Arial" w:cs="Arial"/>
        </w:rPr>
        <w:t xml:space="preserve"> </w:t>
      </w:r>
      <w:r>
        <w:t xml:space="preserve">A entidade gestora do LOP disponibiliza à DGAV todas as informações solicitadas para efeito de controlo oficial. </w:t>
      </w:r>
      <w:r w:rsidRPr="001A0189">
        <w:rPr>
          <w:rFonts w:ascii="Cambria" w:hAnsi="Cambria" w:eastAsia="Cambria" w:cs="Cambria"/>
          <w:sz w:val="21"/>
        </w:rPr>
        <w:tab/>
      </w:r>
      <w:r w:rsidRPr="001A0189">
        <w:rPr>
          <w:rFonts w:ascii="Cambria" w:hAnsi="Cambria" w:eastAsia="Cambria" w:cs="Cambria"/>
          <w:sz w:val="32"/>
        </w:rPr>
        <w:tab/>
      </w:r>
    </w:p>
    <w:p w:rsidR="005101CF" w:rsidRDefault="6F6E9877" w14:paraId="5FB34D15" w14:textId="77777777">
      <w:pPr>
        <w:spacing w:after="116"/>
        <w:ind w:left="420" w:right="136"/>
      </w:pPr>
      <w:r>
        <w:t>3 -</w:t>
      </w:r>
      <w:r w:rsidRPr="3EC49A07">
        <w:rPr>
          <w:rFonts w:ascii="Arial" w:hAnsi="Arial" w:eastAsia="Arial" w:cs="Arial"/>
        </w:rPr>
        <w:t xml:space="preserve"> </w:t>
      </w:r>
      <w:r>
        <w:t xml:space="preserve">Até ao final do primeiro trimestre de cada ano, a entidade gestora do LOP envia à DGAV um relatório em suporte informático, com as ações e inscrições no LOP de cada raça, realizadas no ano anterior.  </w:t>
      </w:r>
    </w:p>
    <w:p w:rsidR="00C545D3" w:rsidP="3EC49A07" w:rsidRDefault="00C545D3" w14:paraId="715E4E44" w14:textId="2CD195BF">
      <w:pPr>
        <w:spacing w:after="116"/>
        <w:ind w:left="420" w:right="136"/>
      </w:pPr>
    </w:p>
    <w:p w:rsidR="00C545D3" w:rsidP="7649FE72" w:rsidRDefault="3F6B7505" w14:paraId="5DA992EB" w14:textId="23FEE63A">
      <w:pPr>
        <w:spacing w:after="116"/>
        <w:ind w:left="420" w:right="136"/>
      </w:pPr>
      <w:r w:rsidRPr="7649FE72">
        <w:t xml:space="preserve">                                                       CAPÍTULO .....</w:t>
      </w:r>
    </w:p>
    <w:p w:rsidR="00C545D3" w:rsidRDefault="3F6B7505" w14:paraId="34239CE8" w14:textId="1857F6FF">
      <w:pPr>
        <w:spacing w:after="160" w:line="276" w:lineRule="auto"/>
        <w:jc w:val="center"/>
        <w:rPr>
          <w:b/>
          <w:bCs/>
        </w:rPr>
        <w:pPrChange w:author="Maria Cristina Tavares Briosa" w:date="2026-03-17T19:00:00Z" w:id="2380">
          <w:pPr/>
        </w:pPrChange>
      </w:pPr>
      <w:r w:rsidRPr="3EC49A07">
        <w:rPr>
          <w:b/>
          <w:bCs/>
        </w:rPr>
        <w:t>Detenção de animais perigosos ou potencialmente perigosos</w:t>
      </w:r>
    </w:p>
    <w:p w:rsidR="00C545D3" w:rsidP="3EC49A07" w:rsidRDefault="00C545D3" w14:paraId="63013CE2" w14:textId="347E6799">
      <w:pPr>
        <w:spacing w:after="116"/>
        <w:ind w:left="420" w:right="136"/>
      </w:pPr>
    </w:p>
    <w:p w:rsidR="00C545D3" w:rsidP="3EC49A07" w:rsidRDefault="00C545D3" w14:paraId="64E59B74" w14:textId="5D89CD19">
      <w:pPr>
        <w:spacing w:after="116"/>
        <w:ind w:left="420" w:right="136"/>
      </w:pPr>
    </w:p>
    <w:p w:rsidR="00C545D3" w:rsidRDefault="78F43FE0" w14:paraId="1088CE76" w14:textId="6DC627E1">
      <w:pPr>
        <w:spacing w:after="160" w:line="276" w:lineRule="auto"/>
        <w:jc w:val="center"/>
        <w:pPrChange w:author="Maria Cristina Tavares Briosa" w:date="2026-03-17T18:58:00Z" w:id="2381">
          <w:pPr/>
        </w:pPrChange>
      </w:pPr>
      <w:r w:rsidRPr="3EC49A07">
        <w:t xml:space="preserve">Artigo </w:t>
      </w:r>
      <w:del w:author="Maria Cristina Tavares Briosa" w:date="2026-03-17T19:01:00Z" w16du:dateUtc="2026-03-17T19:01:56Z" w:id="2382">
        <w:r w:rsidRPr="3EC49A07" w:rsidDel="78F43FE0" w:rsidR="00A626AB">
          <w:delText>4</w:delText>
        </w:r>
      </w:del>
      <w:r w:rsidRPr="3EC49A07">
        <w:t>.º</w:t>
      </w:r>
    </w:p>
    <w:p w:rsidR="00C545D3" w:rsidRDefault="50B9326B" w14:paraId="66E0B9AE" w14:textId="1A4483A8">
      <w:pPr>
        <w:spacing w:after="160" w:line="276" w:lineRule="auto"/>
        <w:jc w:val="center"/>
        <w:rPr>
          <w:b/>
          <w:bCs/>
        </w:rPr>
        <w:pPrChange w:author="Maria Cristina Tavares Briosa" w:date="2026-03-17T18:58:00Z" w:id="2383">
          <w:pPr/>
        </w:pPrChange>
      </w:pPr>
      <w:r w:rsidRPr="5B4186A4">
        <w:rPr>
          <w:b/>
          <w:bCs/>
        </w:rPr>
        <w:t>Restrições à detenção</w:t>
      </w:r>
    </w:p>
    <w:p w:rsidR="00C545D3" w:rsidP="5B4186A4" w:rsidRDefault="50B9326B" w14:paraId="0B1C7356" w14:textId="63B72F1A">
      <w:pPr>
        <w:spacing w:after="160" w:line="276" w:lineRule="auto"/>
      </w:pPr>
      <w:r>
        <w:t>Só podem ser detidos como animais de companhia aqueles que não se encontrem abrangidos por qualquer proibição quanto à sua detenção.</w:t>
      </w:r>
      <w:commentRangeStart w:id="2384"/>
      <w:commentRangeEnd w:id="2384"/>
      <w:r w:rsidR="78F43FE0">
        <w:rPr>
          <w:rStyle w:val="Refdecomentrio"/>
          <w:sz w:val="24"/>
          <w:szCs w:val="24"/>
        </w:rPr>
        <w:commentReference w:id="2384"/>
      </w:r>
    </w:p>
    <w:p w:rsidR="00C545D3" w:rsidP="5B4186A4" w:rsidRDefault="50B9326B" w14:paraId="61BDF41E" w14:textId="5B8C71D6">
      <w:pPr>
        <w:spacing w:after="160" w:line="276" w:lineRule="auto"/>
        <w:jc w:val="center"/>
      </w:pPr>
      <w:r>
        <w:t xml:space="preserve">Artigo </w:t>
      </w:r>
      <w:del w:author="Maria Cristina Tavares Briosa" w:date="2026-03-17T19:02:00Z" w16du:dateUtc="2026-03-17T19:02:01Z" w:id="2385">
        <w:r w:rsidDel="24859B86" w:rsidR="78F43FE0">
          <w:delText>5</w:delText>
        </w:r>
      </w:del>
      <w:r>
        <w:t>.º</w:t>
      </w:r>
    </w:p>
    <w:p w:rsidR="00C545D3" w:rsidP="5B4186A4" w:rsidRDefault="50B9326B" w14:paraId="4C7A3069" w14:textId="4DFD83A5">
      <w:pPr>
        <w:spacing w:after="160" w:line="276" w:lineRule="auto"/>
        <w:jc w:val="center"/>
        <w:rPr>
          <w:b/>
          <w:bCs/>
        </w:rPr>
      </w:pPr>
      <w:r w:rsidRPr="5B4186A4">
        <w:rPr>
          <w:b/>
          <w:bCs/>
        </w:rPr>
        <w:t>Detenção de cães perigosos ou potencialmente perigosos</w:t>
      </w:r>
    </w:p>
    <w:p w:rsidR="00C545D3" w:rsidRDefault="50B9326B" w14:paraId="7B82D6D5" w14:textId="274CBC94">
      <w:pPr>
        <w:spacing w:after="160" w:line="276" w:lineRule="auto"/>
        <w:rPr>
          <w:ins w:author="Maria Cristina Tavares Briosa" w:date="2026-04-02T11:05:00Z" w16du:dateUtc="2026-04-02T11:05:03Z" w:id="2386"/>
          <w:color w:val="BF4E14" w:themeColor="accent2" w:themeShade="BF"/>
        </w:rPr>
        <w:pPrChange w:author="Maria Cristina Tavares Briosa" w:date="2026-03-17T18:58:00Z" w:id="2387">
          <w:pPr/>
        </w:pPrChange>
      </w:pPr>
      <w:r>
        <w:t xml:space="preserve">1 - A detenção de cães perigosos ou potencialmente perigosos, enquanto animais de companhia, carece de licença emitida pela junta de freguesia da área de residência do  </w:t>
      </w:r>
      <w:r w:rsidRPr="5B4186A4">
        <w:rPr>
          <w:color w:val="BF4E14" w:themeColor="accent2" w:themeShade="BF"/>
        </w:rPr>
        <w:t>titular</w:t>
      </w:r>
      <w:r>
        <w:t xml:space="preserve"> </w:t>
      </w:r>
    </w:p>
    <w:p w:rsidR="00C545D3" w:rsidP="5B4186A4" w:rsidRDefault="50B9326B" w14:paraId="45DF6614" w14:textId="0B22A2A3">
      <w:pPr>
        <w:spacing w:after="160" w:line="276" w:lineRule="auto"/>
        <w:rPr>
          <w:color w:val="BF4E14" w:themeColor="accent2" w:themeShade="BF"/>
        </w:rPr>
      </w:pPr>
      <w:r>
        <w:t xml:space="preserve">2- </w:t>
      </w:r>
      <w:r w:rsidRPr="6A5C6054">
        <w:rPr>
          <w:color w:val="000000" w:themeColor="text1"/>
        </w:rPr>
        <w:t xml:space="preserve">A licença deve ser requerida entre os </w:t>
      </w:r>
      <w:commentRangeStart w:id="2388"/>
      <w:r w:rsidRPr="6A5C6054">
        <w:rPr>
          <w:color w:val="000000" w:themeColor="text1"/>
        </w:rPr>
        <w:t xml:space="preserve">3 e os 6 </w:t>
      </w:r>
      <w:commentRangeEnd w:id="2388"/>
      <w:r w:rsidRPr="6A5C6054" w:rsidR="78F43FE0">
        <w:rPr>
          <w:rStyle w:val="Refdecomentrio"/>
          <w:color w:val="000000" w:themeColor="text1"/>
          <w:sz w:val="24"/>
          <w:szCs w:val="24"/>
        </w:rPr>
        <w:commentReference w:id="2388"/>
      </w:r>
      <w:r w:rsidRPr="6A5C6054">
        <w:rPr>
          <w:color w:val="000000" w:themeColor="text1"/>
        </w:rPr>
        <w:t xml:space="preserve">meses de idade dos cães potencialmente perigosos e para os classificados como perigosos no prazo de 15 dias após essa </w:t>
      </w:r>
      <w:r w:rsidRPr="6A5C6054" w:rsidR="2C0A76F4">
        <w:rPr>
          <w:color w:val="000000" w:themeColor="text1"/>
        </w:rPr>
        <w:t>classificação nos</w:t>
      </w:r>
      <w:r w:rsidRPr="6A5C6054">
        <w:rPr>
          <w:color w:val="000000" w:themeColor="text1"/>
        </w:rPr>
        <w:t xml:space="preserve"> termos do presente decreto-lei</w:t>
      </w:r>
      <w:r w:rsidRPr="6A5C6054">
        <w:rPr>
          <w:color w:val="000000" w:themeColor="text1"/>
          <w:rPrChange w:author="Maria Cristina Tavares Briosa" w:date="2026-04-02T11:04:00Z" w16du:dateUtc="2026-04-02T11:04:06Z" w:id="2389">
            <w:rPr>
              <w:color w:val="BF4E14" w:themeColor="accent2" w:themeShade="BF"/>
            </w:rPr>
          </w:rPrChange>
        </w:rPr>
        <w:t xml:space="preserve"> </w:t>
      </w:r>
      <w:r w:rsidRPr="6A5C6054">
        <w:rPr>
          <w:color w:val="BF4E14" w:themeColor="accent2" w:themeShade="BF"/>
        </w:rPr>
        <w:t xml:space="preserve"> </w:t>
      </w:r>
    </w:p>
    <w:p w:rsidR="00C545D3" w:rsidP="5B4186A4" w:rsidRDefault="50B9326B" w14:paraId="4175EFAE" w14:textId="19DFFE73">
      <w:pPr>
        <w:spacing w:after="160" w:line="276" w:lineRule="auto"/>
      </w:pPr>
      <w:r>
        <w:t xml:space="preserve">3 - Para efeitos do disposto no número anterior, o </w:t>
      </w:r>
      <w:r w:rsidRPr="5B4186A4">
        <w:rPr>
          <w:color w:val="BF4E14" w:themeColor="accent2" w:themeShade="BF"/>
        </w:rPr>
        <w:t xml:space="preserve">titular </w:t>
      </w:r>
      <w:r>
        <w:t>entrega na junta de freguesia respetiva os seguintes elementos, além dos exigidos nas normas vigentes em matéria de identificação de cães e gatos:</w:t>
      </w:r>
    </w:p>
    <w:p w:rsidR="00C545D3" w:rsidP="5B4186A4" w:rsidRDefault="50B9326B" w14:paraId="17D9E256" w14:textId="5E6C9BA2">
      <w:pPr>
        <w:spacing w:after="160" w:line="276" w:lineRule="auto"/>
        <w:rPr>
          <w:del w:author="Maria Cristina Tavares Briosa" w:date="2026-04-02T11:11:00Z" w16du:dateUtc="2026-04-02T11:11:34Z" w:id="2390"/>
          <w:color w:val="000000" w:themeColor="text1"/>
          <w:rPrChange w:author="Maria Cristina Tavares Briosa" w:date="2026-04-02T11:11:00Z" w:id="2391">
            <w:rPr>
              <w:del w:author="Maria Cristina Tavares Briosa" w:date="2026-04-02T11:11:00Z" w16du:dateUtc="2026-04-02T11:11:34Z" w:id="2392"/>
              <w:color w:val="BF4E14" w:themeColor="accent2" w:themeShade="BF"/>
            </w:rPr>
          </w:rPrChange>
        </w:rPr>
      </w:pPr>
      <w:r>
        <w:t xml:space="preserve">a) </w:t>
      </w:r>
      <w:r w:rsidRPr="5B4186A4">
        <w:rPr>
          <w:color w:val="000000" w:themeColor="text1"/>
          <w:rPrChange w:author="Maria Cristina Tavares Briosa" w:date="2026-04-02T11:10:00Z" w16du:dateUtc="2026-04-02T11:10:57Z" w:id="2393">
            <w:rPr>
              <w:color w:val="BF4E14" w:themeColor="accent2" w:themeShade="BF"/>
            </w:rPr>
          </w:rPrChange>
        </w:rPr>
        <w:t>Certificado do registo criminal, constituindo indício de falta de idoneidade o facto de o detentor ter sido condenado, por sentença transitada em julgado, por qualquer dos c</w:t>
      </w:r>
      <w:r w:rsidRPr="5B4186A4">
        <w:rPr>
          <w:color w:val="000000" w:themeColor="text1"/>
          <w:highlight w:val="yellow"/>
          <w:rPrChange w:author="Maria Cristina Tavares Briosa" w:date="2026-04-02T11:11:00Z" w16du:dateUtc="2026-04-02T11:11:17Z" w:id="2394">
            <w:rPr>
              <w:color w:val="BF4E14" w:themeColor="accent2" w:themeShade="BF"/>
            </w:rPr>
          </w:rPrChange>
        </w:rPr>
        <w:t>rimes previstos no presente decreto-lei</w:t>
      </w:r>
      <w:commentRangeStart w:id="2395"/>
      <w:r w:rsidRPr="5B4186A4">
        <w:rPr>
          <w:color w:val="000000" w:themeColor="text1"/>
          <w:rPrChange w:author="Maria Cristina Tavares Briosa" w:date="2026-04-02T11:10:00Z" w16du:dateUtc="2026-04-02T11:10:57Z" w:id="2396">
            <w:rPr>
              <w:color w:val="BF4E14" w:themeColor="accent2" w:themeShade="BF"/>
            </w:rPr>
          </w:rPrChange>
        </w:rPr>
        <w:t>,</w:t>
      </w:r>
      <w:commentRangeEnd w:id="2395"/>
      <w:r w:rsidRPr="5B4186A4" w:rsidR="78F43FE0">
        <w:rPr>
          <w:rStyle w:val="Refdecomentrio"/>
          <w:color w:val="000000" w:themeColor="text1"/>
          <w:sz w:val="24"/>
          <w:szCs w:val="24"/>
          <w:rPrChange w:author="Maria Cristina Tavares Briosa" w:date="2026-04-02T11:10:00Z" w16du:dateUtc="2026-04-02T11:10:57Z" w:id="2397">
            <w:rPr>
              <w:rStyle w:val="Refdecomentrio"/>
              <w:color w:val="BF4E14" w:themeColor="accent2" w:themeShade="BF"/>
              <w:sz w:val="24"/>
              <w:szCs w:val="24"/>
            </w:rPr>
          </w:rPrChange>
        </w:rPr>
        <w:commentReference w:id="2395"/>
      </w:r>
      <w:r w:rsidRPr="5B4186A4">
        <w:rPr>
          <w:color w:val="000000" w:themeColor="text1"/>
          <w:rPrChange w:author="Maria Cristina Tavares Briosa" w:date="2026-04-02T11:10:00Z" w16du:dateUtc="2026-04-02T11:10:57Z" w:id="2398">
            <w:rPr>
              <w:color w:val="BF4E14" w:themeColor="accent2" w:themeShade="BF"/>
            </w:rPr>
          </w:rPrChange>
        </w:rPr>
        <w:t xml:space="preserve"> por crime de homicídio por negligência, por crime doloso contra a vida, a integridade física, a liberdade pessoal, a liberdade e autodeterminação sexual, a saúde pública ou a paz pública, tráfico de estupefacientes e substâncias psicotrópicas, tráfico de pessoas, tráfico de armas, crimes contra animais </w:t>
      </w:r>
      <w:r w:rsidRPr="5B4186A4">
        <w:rPr>
          <w:color w:val="000000" w:themeColor="text1"/>
          <w:rPrChange w:author="Maria Cristina Tavares Briosa" w:date="2026-04-02T11:11:00Z" w16du:dateUtc="2026-04-02T11:11:03Z" w:id="2399">
            <w:rPr>
              <w:color w:val="BF4E14" w:themeColor="accent2" w:themeShade="BF"/>
            </w:rPr>
          </w:rPrChange>
        </w:rPr>
        <w:t xml:space="preserve">de companhia, ou por outro crime doloso cometido com uso de violência;  </w:t>
      </w:r>
    </w:p>
    <w:p w:rsidR="00C545D3" w:rsidP="5B4186A4" w:rsidRDefault="1DC25807" w14:paraId="2C18E2A7" w14:textId="3F9355E6">
      <w:pPr>
        <w:spacing w:after="160" w:line="276" w:lineRule="auto"/>
      </w:pPr>
      <w:r>
        <w:t>b</w:t>
      </w:r>
      <w:r w:rsidR="50B9326B">
        <w:t xml:space="preserve">) </w:t>
      </w:r>
      <w:r w:rsidR="675B6130">
        <w:t>Documento que certifique a formalização de um seguro de responsabilidade civil, nos termos do disposto no artigo......</w:t>
      </w:r>
    </w:p>
    <w:p w:rsidR="00C545D3" w:rsidP="5B4186A4" w:rsidRDefault="32482370" w14:paraId="4F463A29" w14:textId="06137026">
      <w:pPr>
        <w:spacing w:after="160" w:line="276" w:lineRule="auto"/>
        <w:rPr>
          <w:ins w:author="Maria Cristina Tavares Briosa" w:date="2026-04-02T11:15:00Z" w16du:dateUtc="2026-04-02T11:15:31Z" w:id="2400"/>
        </w:rPr>
      </w:pPr>
      <w:r>
        <w:t>c</w:t>
      </w:r>
      <w:r w:rsidR="50B9326B">
        <w:t xml:space="preserve">) </w:t>
      </w:r>
      <w:r w:rsidR="043E47E5">
        <w:t>Comprovativo da esterilização do animal, quando aplicável</w:t>
      </w:r>
    </w:p>
    <w:p w:rsidR="00C545D3" w:rsidP="5B4186A4" w:rsidRDefault="6419DA69" w14:paraId="320B000F" w14:textId="4C927140">
      <w:pPr>
        <w:spacing w:after="160" w:line="276" w:lineRule="auto"/>
        <w:ind w:left="142" w:firstLine="0"/>
        <w:rPr>
          <w:ins w:author="Maria Cristina Tavares Briosa" w:date="2026-04-02T11:17:00Z" w16du:dateUtc="2026-04-02T11:17:46Z" w:id="2401"/>
          <w:color w:val="BF4E14" w:themeColor="accent2" w:themeShade="BF"/>
        </w:rPr>
      </w:pPr>
      <w:r>
        <w:t>d</w:t>
      </w:r>
      <w:r w:rsidR="50B9326B">
        <w:t xml:space="preserve">) Boletim sanitário atualizado, que comprove, em especial, a vacinação antirrábica; </w:t>
      </w:r>
    </w:p>
    <w:p w:rsidR="00C545D3" w:rsidP="5B4186A4" w:rsidRDefault="50B9326B" w14:paraId="0EF17BEA" w14:textId="5537BAF5">
      <w:pPr>
        <w:spacing w:after="160" w:line="276" w:lineRule="auto"/>
        <w:ind w:left="142" w:firstLine="0"/>
        <w:rPr>
          <w:ins w:author="Maria Cristina Tavares Briosa" w:date="2026-04-02T11:18:00Z" w16du:dateUtc="2026-04-02T11:18:38Z" w:id="2402"/>
        </w:rPr>
      </w:pPr>
      <w:r>
        <w:t xml:space="preserve">f) </w:t>
      </w:r>
      <w:r w:rsidR="2ED90A0C">
        <w:t>Comprovativo de aprovação em formação para a detenção de cães perigosos ou potencialmente perigosos, como previsto no ....</w:t>
      </w:r>
      <w:ins w:author="Maria Cristina Tavares Briosa" w:date="2026-04-02T11:19:00Z" w16du:dateUtc="2026-04-02T11:19:19Z" w:id="2403">
        <w:r w:rsidR="2ED90A0C">
          <w:t>..</w:t>
        </w:r>
      </w:ins>
    </w:p>
    <w:p w:rsidR="00C545D3" w:rsidP="5B4186A4" w:rsidRDefault="50B9326B" w14:paraId="7AF55332" w14:textId="49192B33">
      <w:pPr>
        <w:spacing w:after="160" w:line="276" w:lineRule="auto"/>
        <w:ind w:left="142" w:firstLine="0"/>
        <w:rPr>
          <w:b/>
          <w:bCs/>
          <w:color w:val="BF4E14" w:themeColor="accent2" w:themeShade="BF"/>
        </w:rPr>
      </w:pPr>
      <w:r w:rsidRPr="5B4186A4">
        <w:rPr>
          <w:strike/>
        </w:rPr>
        <w:t>3</w:t>
      </w:r>
      <w:r>
        <w:t xml:space="preserve"> </w:t>
      </w:r>
      <w:r w:rsidRPr="5B4186A4">
        <w:rPr>
          <w:color w:val="BF4E14" w:themeColor="accent2" w:themeShade="BF"/>
        </w:rPr>
        <w:t>4</w:t>
      </w:r>
      <w:r>
        <w:t xml:space="preserve">- A licença pode ser solicitada pela autoridade competente, a qualquer momento, devendo o detentor, aquando de qualquer deslocação dos cães perigosos ou potencialmente </w:t>
      </w:r>
      <w:commentRangeStart w:id="2404"/>
      <w:r>
        <w:t xml:space="preserve">perigosos, estar sempre acompanhado da mesma </w:t>
      </w:r>
      <w:r w:rsidRPr="5B4186A4">
        <w:rPr>
          <w:b/>
          <w:bCs/>
          <w:color w:val="BF4E14" w:themeColor="accent2" w:themeShade="BF"/>
        </w:rPr>
        <w:t>ou, em alternativa, poder fazer prova da sua existência</w:t>
      </w:r>
      <w:commentRangeEnd w:id="2404"/>
      <w:r w:rsidR="78F43FE0">
        <w:rPr>
          <w:rStyle w:val="Refdecomentrio"/>
          <w:b/>
          <w:bCs/>
          <w:color w:val="BF4E14" w:themeColor="accent2" w:themeShade="BF"/>
          <w:sz w:val="24"/>
          <w:szCs w:val="24"/>
        </w:rPr>
        <w:commentReference w:id="2404"/>
      </w:r>
    </w:p>
    <w:p w:rsidR="00C545D3" w:rsidP="5B4186A4" w:rsidRDefault="50B9326B" w14:paraId="7D8DC34F" w14:textId="5B62E57C">
      <w:pPr>
        <w:spacing w:after="160" w:line="276" w:lineRule="auto"/>
      </w:pPr>
      <w:r>
        <w:t xml:space="preserve">4 </w:t>
      </w:r>
      <w:r w:rsidRPr="5B4186A4">
        <w:rPr>
          <w:color w:val="BF4E14" w:themeColor="accent2" w:themeShade="BF"/>
        </w:rPr>
        <w:t>5</w:t>
      </w:r>
      <w:r>
        <w:t xml:space="preserve"> - Os nacionais de outros países que permaneçam temporariamente em território nacional acompanhados dos cães perigosos e potencialmente perigosos de que sejam detentores, sem qualquer fim comercial, devem proceder do seguinte modo:</w:t>
      </w:r>
    </w:p>
    <w:p w:rsidR="00C545D3" w:rsidP="5B4186A4" w:rsidRDefault="50B9326B" w14:paraId="75D96B45" w14:textId="679E45C8">
      <w:pPr>
        <w:spacing w:after="160" w:line="276" w:lineRule="auto"/>
      </w:pPr>
      <w:r>
        <w:t xml:space="preserve">a) </w:t>
      </w:r>
      <w:commentRangeStart w:id="2405"/>
      <w:r>
        <w:t xml:space="preserve">Quando a permanência em território nacional seja de duração inferior a quatro meses, à entrada em território nacional, devem apresentar </w:t>
      </w:r>
      <w:r w:rsidRPr="5B4186A4">
        <w:rPr>
          <w:highlight w:val="yellow"/>
        </w:rPr>
        <w:t>ONDE</w:t>
      </w:r>
      <w:r>
        <w:t xml:space="preserve">  comprovativo do registo no país de origem e subscrever um termo de responsabilidade, de </w:t>
      </w:r>
      <w:r w:rsidRPr="5B4186A4">
        <w:rPr>
          <w:highlight w:val="yellow"/>
        </w:rPr>
        <w:t>modelo</w:t>
      </w:r>
      <w:r>
        <w:t>?? a divulgar no sítio da Internet da DGAV, do qual constem:</w:t>
      </w:r>
    </w:p>
    <w:p w:rsidR="00C545D3" w:rsidP="5B4186A4" w:rsidRDefault="50B9326B" w14:paraId="7B4DC58A" w14:textId="1888F9E3">
      <w:pPr>
        <w:spacing w:after="160" w:line="276" w:lineRule="auto"/>
      </w:pPr>
      <w:r>
        <w:t>i) Nome e morada do detentor do animal ou animais;</w:t>
      </w:r>
    </w:p>
    <w:p w:rsidR="00C545D3" w:rsidP="5B4186A4" w:rsidRDefault="50B9326B" w14:paraId="0423CABA" w14:textId="3ACB2979">
      <w:pPr>
        <w:spacing w:after="160" w:line="276" w:lineRule="auto"/>
      </w:pPr>
      <w:r>
        <w:t>ii) Identificação constante do passaporte ou documento equivalente do animal ou animais;</w:t>
      </w:r>
    </w:p>
    <w:p w:rsidR="00C545D3" w:rsidP="5B4186A4" w:rsidRDefault="50B9326B" w14:paraId="6FE4AF0A" w14:textId="57C2FDFF">
      <w:pPr>
        <w:spacing w:after="160" w:line="276" w:lineRule="auto"/>
      </w:pPr>
      <w:r>
        <w:t>iii) Indicação do local de permanência do animal ou animais;</w:t>
      </w:r>
    </w:p>
    <w:p w:rsidR="00C545D3" w:rsidP="5B4186A4" w:rsidRDefault="50B9326B" w14:paraId="1C5C4DCD" w14:textId="62CCC8C9">
      <w:pPr>
        <w:spacing w:after="160" w:line="276" w:lineRule="auto"/>
      </w:pPr>
      <w:r>
        <w:t>iv) Que a estada terá uma duração inferior a quatro</w:t>
      </w:r>
      <w:commentRangeEnd w:id="2405"/>
      <w:r w:rsidR="78F43FE0">
        <w:rPr>
          <w:rStyle w:val="Refdecomentrio"/>
          <w:sz w:val="24"/>
          <w:szCs w:val="24"/>
        </w:rPr>
        <w:commentReference w:id="2405"/>
      </w:r>
      <w:r>
        <w:t xml:space="preserve"> meses, indicando a data de partida;</w:t>
      </w:r>
    </w:p>
    <w:p w:rsidR="00C545D3" w:rsidP="5B4186A4" w:rsidRDefault="50B9326B" w14:paraId="00264352" w14:textId="6A2787A8">
      <w:pPr>
        <w:spacing w:after="160" w:line="276" w:lineRule="auto"/>
      </w:pPr>
      <w:r>
        <w:t>b) Quando a permanência em território nacional seja de duração igual ou superior a quatro meses, o detentor do animal ou animais deve:</w:t>
      </w:r>
    </w:p>
    <w:p w:rsidR="00C545D3" w:rsidP="5B4186A4" w:rsidRDefault="50B9326B" w14:paraId="16AFFD7D" w14:textId="22520247">
      <w:pPr>
        <w:spacing w:after="160" w:line="276" w:lineRule="auto"/>
        <w:rPr>
          <w:color w:val="BF4E14" w:themeColor="accent2" w:themeShade="BF"/>
        </w:rPr>
      </w:pPr>
      <w:r>
        <w:t xml:space="preserve">i) Apresentar-se ao </w:t>
      </w:r>
      <w:r w:rsidRPr="5B4186A4">
        <w:rPr>
          <w:color w:val="BF4E14" w:themeColor="accent2" w:themeShade="BF"/>
        </w:rPr>
        <w:t>médico</w:t>
      </w:r>
      <w:r>
        <w:t xml:space="preserve"> veterinário municipal da área em que se encontra, o qual procede ao registo do animal ou animais no </w:t>
      </w:r>
      <w:del w:author="Maria Cristina Tavares Briosa" w:date="2026-03-17T19:04:00Z" w16du:dateUtc="2026-03-17T19:04:55Z" w:id="2406">
        <w:r w:rsidRPr="5B4186A4" w:rsidDel="24859B86" w:rsidR="78F43FE0">
          <w:rPr>
            <w:strike/>
          </w:rPr>
          <w:delText>;</w:delText>
        </w:r>
      </w:del>
      <w:r w:rsidRPr="5B4186A4">
        <w:rPr>
          <w:strike/>
        </w:rPr>
        <w:t xml:space="preserve"> </w:t>
      </w:r>
      <w:r w:rsidRPr="5B4186A4">
        <w:rPr>
          <w:color w:val="BF4E14" w:themeColor="accent2" w:themeShade="BF"/>
        </w:rPr>
        <w:t xml:space="preserve">SIAC </w:t>
      </w:r>
    </w:p>
    <w:p w:rsidR="00C545D3" w:rsidP="5B4186A4" w:rsidRDefault="50B9326B" w14:paraId="0423EE11" w14:textId="08D36912">
      <w:pPr>
        <w:spacing w:after="160" w:line="276" w:lineRule="auto"/>
      </w:pPr>
      <w:r>
        <w:t xml:space="preserve">ii) Sem prejuízo do disposto no n.º 3 do artigo 19.º, proceder à esterilização do animal ou animais, no prazo de 15 dias, remetendo o </w:t>
      </w:r>
      <w:r w:rsidRPr="5B4186A4">
        <w:rPr>
          <w:highlight w:val="yellow"/>
        </w:rPr>
        <w:t>compr</w:t>
      </w:r>
      <w:commentRangeStart w:id="2407"/>
      <w:r w:rsidRPr="5B4186A4">
        <w:rPr>
          <w:highlight w:val="yellow"/>
        </w:rPr>
        <w:t>ovativo daquela intervenção à direção de serviços veterinários da respetiva área, no prazo máximo</w:t>
      </w:r>
      <w:r>
        <w:t xml:space="preserve"> de 15 dias após a realização</w:t>
      </w:r>
      <w:commentRangeEnd w:id="2407"/>
      <w:r w:rsidR="78F43FE0">
        <w:rPr>
          <w:rStyle w:val="Refdecomentrio"/>
          <w:sz w:val="24"/>
          <w:szCs w:val="24"/>
        </w:rPr>
        <w:commentReference w:id="2407"/>
      </w:r>
      <w:r>
        <w:t xml:space="preserve"> da mesma, a qual dá conhecimento ao médico veterinário do ponto de entrada.</w:t>
      </w:r>
    </w:p>
    <w:p w:rsidR="00C545D3" w:rsidRDefault="78F43FE0" w14:paraId="55B530DC" w14:textId="1D13A191">
      <w:pPr>
        <w:spacing w:after="160" w:line="276" w:lineRule="auto"/>
        <w:jc w:val="center"/>
        <w:pPrChange w:author="Maria Cristina Tavares Briosa" w:date="2026-03-17T18:58:00Z" w:id="2408">
          <w:pPr/>
        </w:pPrChange>
      </w:pPr>
      <w:r w:rsidRPr="3EC49A07">
        <w:t xml:space="preserve">Artigo </w:t>
      </w:r>
      <w:del w:author="Maria Cristina Tavares Briosa" w:date="2026-03-17T19:06:00Z" w16du:dateUtc="2026-03-17T19:06:24Z" w:id="2409">
        <w:r w:rsidRPr="3EC49A07" w:rsidDel="78F43FE0" w:rsidR="00A626AB">
          <w:delText>5.º-A</w:delText>
        </w:r>
      </w:del>
    </w:p>
    <w:p w:rsidR="00C545D3" w:rsidRDefault="78F43FE0" w14:paraId="2534F90F" w14:textId="1D2F3B1F">
      <w:pPr>
        <w:spacing w:after="160" w:line="276" w:lineRule="auto"/>
        <w:jc w:val="center"/>
        <w:rPr>
          <w:b/>
          <w:bCs/>
        </w:rPr>
        <w:pPrChange w:author="Maria Cristina Tavares Briosa" w:date="2026-03-17T18:58:00Z" w:id="2410">
          <w:pPr/>
        </w:pPrChange>
      </w:pPr>
      <w:r w:rsidRPr="3EC49A07">
        <w:rPr>
          <w:b/>
          <w:bCs/>
        </w:rPr>
        <w:t>Comprovativo de aprovação em formação</w:t>
      </w:r>
    </w:p>
    <w:p w:rsidR="00C545D3" w:rsidP="5B4186A4" w:rsidRDefault="50B9326B" w14:paraId="565C023B" w14:textId="752F535D">
      <w:pPr>
        <w:spacing w:after="160" w:line="276" w:lineRule="auto"/>
      </w:pPr>
      <w:r>
        <w:t>1 - O comprovativo a que se refere a alínea f) do n.º 2 do artigo anterior é atribuído na sequência de aprovação em formação dirigida, nomeadamente, à educação cívica, ao comportamento animal e à prevenção de acidentes.</w:t>
      </w:r>
    </w:p>
    <w:p w:rsidR="00C545D3" w:rsidP="5B4186A4" w:rsidRDefault="50B9326B" w14:paraId="2502CE09" w14:textId="57335AED">
      <w:pPr>
        <w:spacing w:after="160" w:line="276" w:lineRule="auto"/>
      </w:pPr>
      <w:r>
        <w:t>2 - A certificação das entidades formadoras que ministrem a formação prevista no número anterior é regulada pel</w:t>
      </w:r>
      <w:commentRangeStart w:id="2411"/>
      <w:r>
        <w:t xml:space="preserve">a portaria a que se refere o n.º 2 do artigo 16.º do </w:t>
      </w:r>
      <w:hyperlink r:id="rId17">
        <w:r w:rsidRPr="5B4186A4">
          <w:rPr>
            <w:rStyle w:val="Hiperligao"/>
            <w:color w:val="0000FF"/>
          </w:rPr>
          <w:t>Decreto-Lei n.º 396/2007</w:t>
        </w:r>
      </w:hyperlink>
      <w:r>
        <w:t>, de 31 de dezembro, com as adaptações constantes de portaria a aprovar</w:t>
      </w:r>
      <w:commentRangeEnd w:id="2411"/>
      <w:r w:rsidR="78F43FE0">
        <w:rPr>
          <w:rStyle w:val="Refdecomentrio"/>
          <w:sz w:val="24"/>
          <w:szCs w:val="24"/>
        </w:rPr>
        <w:commentReference w:id="2411"/>
      </w:r>
      <w:r>
        <w:t xml:space="preserve"> pelo membro do Governo responsável pela área da agricultura, que aprova igualmente os requisitos específicos das entidades formadoras, o conteúdo da formação e os respetivos métodos de avaliação.</w:t>
      </w:r>
    </w:p>
    <w:p w:rsidR="00C545D3" w:rsidP="5B4186A4" w:rsidRDefault="50B9326B" w14:paraId="4C799B55" w14:textId="38DABEB0">
      <w:pPr>
        <w:spacing w:after="160" w:line="276" w:lineRule="auto"/>
        <w:rPr>
          <w:color w:val="000000" w:themeColor="text1"/>
        </w:rPr>
      </w:pPr>
      <w:r>
        <w:t xml:space="preserve">3 - </w:t>
      </w:r>
      <w:r w:rsidRPr="5B4186A4" w:rsidR="045920A2">
        <w:rPr>
          <w:color w:val="000000" w:themeColor="text1"/>
        </w:rPr>
        <w:t>A certificação de entidades formadoras é da competência da</w:t>
      </w:r>
      <w:ins w:author="Maria Cristina Tavares Briosa" w:date="2026-04-02T11:32:00Z" w16du:dateUtc="2026-04-02T11:32:11Z" w:id="2412">
        <w:r w:rsidRPr="5B4186A4" w:rsidR="6BC6061A">
          <w:rPr>
            <w:color w:val="000000" w:themeColor="text1"/>
          </w:rPr>
          <w:t xml:space="preserve"> </w:t>
        </w:r>
      </w:ins>
      <w:ins w:author="Maria Cristina Tavares Briosa" w:date="2026-04-02T11:31:00Z" w16du:dateUtc="2026-04-02T11:31:15Z" w:id="2413">
        <w:r w:rsidRPr="5B4186A4" w:rsidR="045920A2">
          <w:rPr>
            <w:color w:val="000000" w:themeColor="text1"/>
          </w:rPr>
          <w:t>DGADR, serviço</w:t>
        </w:r>
      </w:ins>
      <w:r w:rsidRPr="5B4186A4" w:rsidR="045920A2">
        <w:rPr>
          <w:color w:val="000000" w:themeColor="text1"/>
        </w:rPr>
        <w:t xml:space="preserve"> central competente do ministério responsável pela área da formação profissional, a quem compete comunicar à DGAV, as entidades certificadas </w:t>
      </w:r>
    </w:p>
    <w:p w:rsidR="00C545D3" w:rsidP="5B4186A4" w:rsidRDefault="00C545D3" w14:paraId="0C956F3E" w14:textId="6C5F6D8D">
      <w:pPr>
        <w:spacing w:after="160" w:line="276" w:lineRule="auto"/>
        <w:ind w:left="142" w:firstLine="0"/>
      </w:pPr>
    </w:p>
    <w:p w:rsidR="5B4186A4" w:rsidP="5B4186A4" w:rsidRDefault="5B4186A4" w14:paraId="2B3DBF7E" w14:textId="17490161">
      <w:pPr>
        <w:spacing w:after="160" w:line="276" w:lineRule="auto"/>
        <w:rPr>
          <w:del w:author="Maria Cristina Tavares Briosa" w:date="2026-04-02T11:30:00Z" w16du:dateUtc="2026-04-02T11:30:17Z" w:id="2414"/>
        </w:rPr>
      </w:pPr>
    </w:p>
    <w:p w:rsidR="00C545D3" w:rsidRDefault="78F43FE0" w14:paraId="3B462387" w14:textId="14217689">
      <w:pPr>
        <w:spacing w:after="160" w:line="276" w:lineRule="auto"/>
        <w:jc w:val="center"/>
        <w:rPr>
          <w:del w:author="Maria Cristina Tavares Briosa" w:date="2026-04-02T11:32:00Z" w16du:dateUtc="2026-04-02T11:32:47Z" w:id="2415"/>
        </w:rPr>
        <w:pPrChange w:author="Maria Cristina Tavares Briosa" w:date="2026-03-17T18:58:00Z" w:id="2416">
          <w:pPr/>
        </w:pPrChange>
      </w:pPr>
      <w:del w:author="Maria Cristina Tavares Briosa" w:date="2026-04-02T11:31:00Z" w16du:dateUtc="2026-04-02T11:31:09Z" w:id="2417">
        <w:r w:rsidDel="50B9326B">
          <w:delText>A</w:delText>
        </w:r>
      </w:del>
      <w:del w:author="Maria Cristina Tavares Briosa" w:date="2026-04-02T11:32:00Z" w16du:dateUtc="2026-04-02T11:32:47Z" w:id="2418">
        <w:r w:rsidDel="50B9326B">
          <w:delText xml:space="preserve">rtigo </w:delText>
        </w:r>
      </w:del>
      <w:del w:author="Maria Cristina Tavares Briosa" w:date="2026-03-17T19:06:00Z" w16du:dateUtc="2026-03-17T19:06:36Z" w:id="2419">
        <w:r w:rsidDel="24859B86">
          <w:delText>6.º</w:delText>
        </w:r>
      </w:del>
    </w:p>
    <w:p w:rsidR="00C545D3" w:rsidRDefault="78F43FE0" w14:paraId="31B65582" w14:textId="5CC2C235">
      <w:pPr>
        <w:spacing w:after="160" w:line="276" w:lineRule="auto"/>
        <w:jc w:val="center"/>
        <w:rPr>
          <w:del w:author="Maria Cristina Tavares Briosa" w:date="2026-04-02T11:32:00Z" w16du:dateUtc="2026-04-02T11:32:47Z" w:id="2420"/>
          <w:b/>
          <w:bCs/>
        </w:rPr>
        <w:pPrChange w:author="Maria Cristina Tavares Briosa" w:date="2026-03-17T18:58:00Z" w:id="2421">
          <w:pPr/>
        </w:pPrChange>
      </w:pPr>
      <w:del w:author="Maria Cristina Tavares Briosa" w:date="2026-04-02T11:32:00Z" w16du:dateUtc="2026-04-02T11:32:47Z" w:id="2422">
        <w:r w:rsidRPr="5B4186A4" w:rsidDel="50B9326B">
          <w:rPr>
            <w:b/>
            <w:bCs/>
          </w:rPr>
          <w:delText>Detenção de outros animais perigosos ou potencialmente perigosos</w:delText>
        </w:r>
      </w:del>
      <w:commentRangeStart w:id="2423"/>
      <w:commentRangeEnd w:id="2423"/>
      <w:r>
        <w:rPr>
          <w:rStyle w:val="Refdecomentrio"/>
          <w:b/>
          <w:bCs/>
          <w:sz w:val="24"/>
          <w:szCs w:val="24"/>
        </w:rPr>
        <w:commentReference w:id="2423"/>
      </w:r>
    </w:p>
    <w:p w:rsidR="00C545D3" w:rsidRDefault="78F43FE0" w14:paraId="60E411AD" w14:textId="6CA150B9">
      <w:pPr>
        <w:spacing w:after="160" w:line="276" w:lineRule="auto"/>
        <w:rPr>
          <w:del w:author="Maria Cristina Tavares Briosa" w:date="2026-04-02T11:32:00Z" w16du:dateUtc="2026-04-02T11:32:47Z" w:id="2424"/>
        </w:rPr>
        <w:pPrChange w:author="Maria Cristina Tavares Briosa" w:date="2026-03-17T18:58:00Z" w:id="2425">
          <w:pPr/>
        </w:pPrChange>
      </w:pPr>
      <w:del w:author="Maria Cristina Tavares Briosa" w:date="2026-04-02T11:32:00Z" w16du:dateUtc="2026-04-02T11:32:47Z" w:id="2426">
        <w:r w:rsidDel="50B9326B">
          <w:delText>1 - A detenção, como animais de companhia, de animais perigosos e potencialmente perigosos de espécie diferente da referida no n.º 1 do artigo 5.º carece de licença emitida pela junta de freguesia da área de residência do detentor, nos termos definidos nos artigos anteriores, com as devidas adaptações.</w:delText>
        </w:r>
      </w:del>
    </w:p>
    <w:p w:rsidR="00C545D3" w:rsidRDefault="78F43FE0" w14:paraId="6C0AB024" w14:textId="652BC6D5">
      <w:pPr>
        <w:spacing w:after="160" w:line="276" w:lineRule="auto"/>
        <w:rPr>
          <w:del w:author="Maria Cristina Tavares Briosa" w:date="2026-04-02T11:32:00Z" w16du:dateUtc="2026-04-02T11:32:47Z" w:id="2427"/>
        </w:rPr>
        <w:pPrChange w:author="Maria Cristina Tavares Briosa" w:date="2026-03-17T18:58:00Z" w:id="2428">
          <w:pPr/>
        </w:pPrChange>
      </w:pPr>
      <w:del w:author="Maria Cristina Tavares Briosa" w:date="2026-04-02T11:32:00Z" w16du:dateUtc="2026-04-02T11:32:47Z" w:id="2429">
        <w:r w:rsidDel="50B9326B">
          <w:delText>2 - Os detentores dos animais referidos no número anterior ficam sujeitos ao cumprimento de todas as obrigações de comunicação de mudança de instalações ou morte, desaparecimento ou cedência do animal previstas nas normas vigentes em matéria de identificação de cães e gatos, com as necessárias adaptações.</w:delText>
        </w:r>
      </w:del>
    </w:p>
    <w:p w:rsidR="00C545D3" w:rsidRDefault="78F43FE0" w14:paraId="11702896" w14:textId="0899B6BA">
      <w:pPr>
        <w:spacing w:after="160" w:line="276" w:lineRule="auto"/>
        <w:jc w:val="center"/>
        <w:pPrChange w:author="Maria Cristina Tavares Briosa" w:date="2026-03-17T18:58:00Z" w:id="2430">
          <w:pPr/>
        </w:pPrChange>
      </w:pPr>
      <w:r w:rsidRPr="3EC49A07">
        <w:t xml:space="preserve">Artigo </w:t>
      </w:r>
      <w:del w:author="Maria Cristina Tavares Briosa" w:date="2026-03-17T19:06:00Z" w16du:dateUtc="2026-03-17T19:06:42Z" w:id="2431">
        <w:r w:rsidRPr="3EC49A07" w:rsidDel="78F43FE0" w:rsidR="00A626AB">
          <w:delText>6.º-A</w:delText>
        </w:r>
      </w:del>
    </w:p>
    <w:p w:rsidR="00C545D3" w:rsidRDefault="78F43FE0" w14:paraId="09516F3B" w14:textId="03E751ED">
      <w:pPr>
        <w:spacing w:after="160" w:line="276" w:lineRule="auto"/>
        <w:jc w:val="center"/>
        <w:rPr>
          <w:b/>
          <w:bCs/>
        </w:rPr>
        <w:pPrChange w:author="Maria Cristina Tavares Briosa" w:date="2026-03-17T18:58:00Z" w:id="2432">
          <w:pPr/>
        </w:pPrChange>
      </w:pPr>
      <w:r w:rsidRPr="3EC49A07">
        <w:rPr>
          <w:b/>
          <w:bCs/>
        </w:rPr>
        <w:t>Validade da licença</w:t>
      </w:r>
    </w:p>
    <w:p w:rsidR="00C545D3" w:rsidRDefault="78F43FE0" w14:paraId="57C4394C" w14:textId="1C0809EE">
      <w:pPr>
        <w:spacing w:after="160" w:line="276" w:lineRule="auto"/>
        <w:pPrChange w:author="Maria Cristina Tavares Briosa" w:date="2026-03-17T18:58:00Z" w:id="2433">
          <w:pPr/>
        </w:pPrChange>
      </w:pPr>
      <w:r w:rsidRPr="3EC49A07">
        <w:t>1 - A licença referida nos artigos 5.º e 6.º é válida por um período máximo de um ano.</w:t>
      </w:r>
    </w:p>
    <w:p w:rsidR="00C545D3" w:rsidRDefault="50B9326B" w14:paraId="5D0C2803" w14:textId="1B063DA0">
      <w:pPr>
        <w:spacing w:after="160" w:line="276" w:lineRule="auto"/>
        <w:pPrChange w:author="Maria Cristina Tavares Briosa" w:date="2026-03-17T18:58:00Z" w:id="2434">
          <w:pPr/>
        </w:pPrChange>
      </w:pPr>
      <w:r>
        <w:t>2 - A licença caduca automaticamente com o trânsito em julgado da sentença condenatória pela prática de qualquer dos crimes previstos no presente decreto-lei, por crime de homicídio por negligência, por crime doloso contra a vida, a integridade física, a liberdade pessoal, a liberdade e autodeterminação sexual, a saúde pública ou a paz pública, tráfico de estupefacientes e substâncias psicotrópicas, tráfico de pessoas, tráfico de armas, ou por outro crime doloso cometido com uso de violência, de</w:t>
      </w:r>
      <w:commentRangeStart w:id="2435"/>
      <w:r>
        <w:t>vendo o seu titular assegurar a sua entrega imedi</w:t>
      </w:r>
      <w:commentRangeEnd w:id="2435"/>
      <w:r w:rsidR="78F43FE0">
        <w:rPr>
          <w:rStyle w:val="Refdecomentrio"/>
          <w:sz w:val="24"/>
          <w:szCs w:val="24"/>
        </w:rPr>
        <w:commentReference w:id="2435"/>
      </w:r>
      <w:r>
        <w:t>ata junto da autoridade que a emitiu.</w:t>
      </w:r>
    </w:p>
    <w:p w:rsidR="00C545D3" w:rsidRDefault="78F43FE0" w14:paraId="3EFAFD3B" w14:textId="6610B35E">
      <w:pPr>
        <w:spacing w:after="160" w:line="276" w:lineRule="auto"/>
        <w:jc w:val="center"/>
        <w:rPr>
          <w:del w:author="Maria Cristina Tavares Briosa" w:date="2026-03-17T19:06:00Z" w16du:dateUtc="2026-03-17T19:06:51Z" w:id="2436"/>
        </w:rPr>
        <w:pPrChange w:author="Maria Cristina Tavares Briosa" w:date="2026-03-17T18:58:00Z" w:id="2437">
          <w:pPr/>
        </w:pPrChange>
      </w:pPr>
      <w:r w:rsidRPr="3EC49A07">
        <w:t xml:space="preserve">Artigo </w:t>
      </w:r>
      <w:del w:author="Maria Cristina Tavares Briosa" w:date="2026-03-17T19:06:00Z" w16du:dateUtc="2026-03-17T19:06:51Z" w:id="2438">
        <w:r w:rsidRPr="3EC49A07" w:rsidDel="78F43FE0" w:rsidR="00A626AB">
          <w:delText>7.º</w:delText>
        </w:r>
      </w:del>
    </w:p>
    <w:p w:rsidR="00C545D3" w:rsidRDefault="78F43FE0" w14:paraId="6AE0ACDD" w14:textId="6E3E68FB">
      <w:pPr>
        <w:spacing w:after="160" w:line="276" w:lineRule="auto"/>
        <w:jc w:val="center"/>
        <w:rPr>
          <w:del w:author="Maria Cristina Tavares Briosa" w:date="2026-04-02T11:35:00Z" w16du:dateUtc="2026-04-02T11:35:23Z" w:id="2439"/>
          <w:b/>
          <w:bCs/>
        </w:rPr>
        <w:pPrChange w:author="Maria Cristina Tavares Briosa" w:date="2026-03-17T18:58:00Z" w:id="2440">
          <w:pPr/>
        </w:pPrChange>
      </w:pPr>
      <w:del w:author="Maria Cristina Tavares Briosa" w:date="2026-04-02T11:35:00Z" w16du:dateUtc="2026-04-02T11:35:23Z" w:id="2441">
        <w:r w:rsidRPr="5B4186A4" w:rsidDel="50B9326B">
          <w:rPr>
            <w:b/>
            <w:bCs/>
          </w:rPr>
          <w:delText>Identificação e registo de animais</w:delText>
        </w:r>
      </w:del>
    </w:p>
    <w:p w:rsidR="00C545D3" w:rsidRDefault="78F43FE0" w14:paraId="32FBA204" w14:textId="198E1740">
      <w:pPr>
        <w:spacing w:after="160" w:line="276" w:lineRule="auto"/>
        <w:rPr>
          <w:del w:author="Maria Cristina Tavares Briosa" w:date="2026-04-02T11:35:00Z" w16du:dateUtc="2026-04-02T11:35:23Z" w:id="2442"/>
        </w:rPr>
        <w:pPrChange w:author="Maria Cristina Tavares Briosa" w:date="2026-03-17T18:58:00Z" w:id="2443">
          <w:pPr/>
        </w:pPrChange>
      </w:pPr>
      <w:del w:author="Maria Cristina Tavares Briosa" w:date="2026-04-02T11:35:00Z" w16du:dateUtc="2026-04-02T11:35:23Z" w:id="2444">
        <w:r w:rsidDel="50B9326B">
          <w:delText xml:space="preserve">1 - À exceção dos cães e dos gatos, cuja informação é coligida na base de dados nacional do </w:delText>
        </w:r>
        <w:r w:rsidRPr="5B4186A4" w:rsidDel="50B9326B">
          <w:rPr>
            <w:b/>
            <w:bCs/>
            <w:color w:val="BF4E14" w:themeColor="accent2" w:themeShade="BF"/>
          </w:rPr>
          <w:delText xml:space="preserve">SIAC </w:delText>
        </w:r>
        <w:r w:rsidDel="50B9326B">
          <w:delText xml:space="preserve"> as juntas de freguesia mantêm uma base de dados na qual registam os animais perigosos e potencialmente perigosos, da qual devem constar:</w:delText>
        </w:r>
      </w:del>
    </w:p>
    <w:p w:rsidR="00C545D3" w:rsidRDefault="78F43FE0" w14:paraId="29384B0C" w14:textId="74966EEC">
      <w:pPr>
        <w:spacing w:after="160" w:line="276" w:lineRule="auto"/>
        <w:rPr>
          <w:del w:author="Maria Cristina Tavares Briosa" w:date="2026-04-02T11:35:00Z" w16du:dateUtc="2026-04-02T11:35:23Z" w:id="2445"/>
        </w:rPr>
        <w:pPrChange w:author="Maria Cristina Tavares Briosa" w:date="2026-03-17T18:58:00Z" w:id="2446">
          <w:pPr/>
        </w:pPrChange>
      </w:pPr>
      <w:del w:author="Maria Cristina Tavares Briosa" w:date="2026-04-02T11:35:00Z" w16du:dateUtc="2026-04-02T11:35:23Z" w:id="2447">
        <w:r w:rsidDel="50B9326B">
          <w:delText>a) A identificação da espécie e, quando possível, da raça do animal;</w:delText>
        </w:r>
      </w:del>
    </w:p>
    <w:p w:rsidR="00C545D3" w:rsidRDefault="78F43FE0" w14:paraId="07A7FE41" w14:textId="0FCDF3AE">
      <w:pPr>
        <w:spacing w:after="160" w:line="276" w:lineRule="auto"/>
        <w:rPr>
          <w:del w:author="Maria Cristina Tavares Briosa" w:date="2026-04-02T11:35:00Z" w16du:dateUtc="2026-04-02T11:35:23Z" w:id="2448"/>
        </w:rPr>
        <w:pPrChange w:author="Maria Cristina Tavares Briosa" w:date="2026-03-17T18:58:00Z" w:id="2449">
          <w:pPr/>
        </w:pPrChange>
      </w:pPr>
      <w:del w:author="Maria Cristina Tavares Briosa" w:date="2026-04-02T11:35:00Z" w16du:dateUtc="2026-04-02T11:35:23Z" w:id="2450">
        <w:r w:rsidDel="50B9326B">
          <w:delText>b) A identificação completa do detentor;</w:delText>
        </w:r>
      </w:del>
    </w:p>
    <w:p w:rsidR="00C545D3" w:rsidRDefault="78F43FE0" w14:paraId="40165B50" w14:textId="151F427D">
      <w:pPr>
        <w:spacing w:after="160" w:line="276" w:lineRule="auto"/>
        <w:rPr>
          <w:del w:author="Maria Cristina Tavares Briosa" w:date="2026-04-02T11:35:00Z" w16du:dateUtc="2026-04-02T11:35:23Z" w:id="2451"/>
        </w:rPr>
        <w:pPrChange w:author="Maria Cristina Tavares Briosa" w:date="2026-03-17T18:58:00Z" w:id="2452">
          <w:pPr/>
        </w:pPrChange>
      </w:pPr>
      <w:del w:author="Maria Cristina Tavares Briosa" w:date="2026-04-02T11:35:00Z" w16du:dateUtc="2026-04-02T11:35:23Z" w:id="2453">
        <w:r w:rsidDel="50B9326B">
          <w:delText>c) O local e o tipo de alojamento habitual do animal;</w:delText>
        </w:r>
      </w:del>
    </w:p>
    <w:p w:rsidR="00C545D3" w:rsidRDefault="78F43FE0" w14:paraId="7989E5BC" w14:textId="4D5BD196">
      <w:pPr>
        <w:spacing w:after="160" w:line="276" w:lineRule="auto"/>
        <w:rPr>
          <w:del w:author="Maria Cristina Tavares Briosa" w:date="2026-04-02T11:35:00Z" w16du:dateUtc="2026-04-02T11:35:23Z" w:id="2454"/>
        </w:rPr>
        <w:pPrChange w:author="Maria Cristina Tavares Briosa" w:date="2026-03-17T18:58:00Z" w:id="2455">
          <w:pPr/>
        </w:pPrChange>
      </w:pPr>
      <w:del w:author="Maria Cristina Tavares Briosa" w:date="2026-04-02T11:35:00Z" w16du:dateUtc="2026-04-02T11:35:23Z" w:id="2456">
        <w:r w:rsidDel="50B9326B">
          <w:delText>d) Incidentes de agressão.</w:delText>
        </w:r>
      </w:del>
      <w:commentRangeStart w:id="2457"/>
      <w:commentRangeEnd w:id="2457"/>
      <w:r>
        <w:rPr>
          <w:rStyle w:val="Refdecomentrio"/>
          <w:sz w:val="24"/>
          <w:szCs w:val="24"/>
        </w:rPr>
        <w:commentReference w:id="2457"/>
      </w:r>
    </w:p>
    <w:p w:rsidR="00C545D3" w:rsidRDefault="78F43FE0" w14:paraId="13A06178" w14:textId="134A755E">
      <w:pPr>
        <w:spacing w:after="160" w:line="276" w:lineRule="auto"/>
        <w:pPrChange w:author="Maria Cristina Tavares Briosa" w:date="2026-03-17T18:58:00Z" w:id="2458">
          <w:pPr/>
        </w:pPrChange>
      </w:pPr>
      <w:r w:rsidRPr="3EC49A07">
        <w:t xml:space="preserve">2 - O registo referido no número anterior deve estar disponível para consulta das autoridades competentes, sem prejuízo do disposto na </w:t>
      </w:r>
      <w:r>
        <w:fldChar w:fldCharType="begin"/>
      </w:r>
      <w:r>
        <w:instrText>HYPERLINK "https://diariodarepublica.pt/dr/detalhe/lei/46-2007-640919" \h</w:instrText>
      </w:r>
      <w:r>
        <w:fldChar w:fldCharType="separate"/>
      </w:r>
      <w:r w:rsidRPr="3EC49A07">
        <w:rPr>
          <w:rStyle w:val="Hiperligao"/>
          <w:color w:val="0000FF"/>
        </w:rPr>
        <w:t>Lei n.º 46/2007</w:t>
      </w:r>
      <w:r>
        <w:fldChar w:fldCharType="end"/>
      </w:r>
      <w:r w:rsidRPr="3EC49A07">
        <w:t xml:space="preserve">, de 24 de agosto, e deve respeitar o disposto na </w:t>
      </w:r>
      <w:r>
        <w:fldChar w:fldCharType="begin"/>
      </w:r>
      <w:r>
        <w:instrText>HYPERLINK "https://diariodarepublica.pt/dr/detalhe/lei/67-1998-239857" \h</w:instrText>
      </w:r>
      <w:r>
        <w:fldChar w:fldCharType="separate"/>
      </w:r>
      <w:r w:rsidRPr="3EC49A07">
        <w:rPr>
          <w:rStyle w:val="Hiperligao"/>
          <w:color w:val="0000FF"/>
        </w:rPr>
        <w:t>Lei n.º 67/98</w:t>
      </w:r>
      <w:r>
        <w:fldChar w:fldCharType="end"/>
      </w:r>
      <w:r w:rsidRPr="3EC49A07">
        <w:t>, de 26 de outubro, relativa à proteção de dados pessoais.</w:t>
      </w:r>
    </w:p>
    <w:p w:rsidR="00C545D3" w:rsidRDefault="50B9326B" w14:paraId="50F79544" w14:textId="79130B94">
      <w:pPr>
        <w:spacing w:after="160" w:line="276" w:lineRule="auto"/>
        <w:pPrChange w:author="Maria Cristina Tavares Briosa" w:date="2026-03-17T18:58:00Z" w:id="2459">
          <w:pPr/>
        </w:pPrChange>
      </w:pPr>
      <w:r>
        <w:t xml:space="preserve">3 - As obrigações de identificação e de registo previstas no </w:t>
      </w:r>
      <w:r w:rsidR="78F43FE0">
        <w:fldChar w:fldCharType="begin"/>
      </w:r>
      <w:r w:rsidR="78F43FE0">
        <w:instrText xml:space="preserve">HYPERLINK "https://diariodarepublica.pt/dr/detalhe/decreto-lei/313-2003-432862" </w:instrText>
      </w:r>
      <w:r w:rsidR="78F43FE0">
        <w:fldChar w:fldCharType="separate"/>
      </w:r>
      <w:commentRangeStart w:id="2460"/>
      <w:del w:author="Maria Cristina Tavares Briosa" w:date="2026-03-17T19:07:00Z" w16du:dateUtc="2026-03-17T19:07:19Z" w:id="2461">
        <w:r w:rsidRPr="5B4186A4" w:rsidDel="24859B86" w:rsidR="78F43FE0">
          <w:rPr>
            <w:rStyle w:val="Hiperligao"/>
            <w:color w:val="0000FF"/>
          </w:rPr>
          <w:delText>Decreto-Lei n.º 313/2003</w:delText>
        </w:r>
      </w:del>
      <w:r w:rsidR="78F43FE0">
        <w:fldChar w:fldCharType="end"/>
      </w:r>
      <w:commentRangeEnd w:id="2460"/>
      <w:r w:rsidR="78F43FE0">
        <w:rPr>
          <w:rStyle w:val="Refdecomentrio"/>
          <w:sz w:val="24"/>
          <w:szCs w:val="24"/>
        </w:rPr>
        <w:commentReference w:id="2460"/>
      </w:r>
      <w:del w:author="Maria Cristina Tavares Briosa" w:date="2026-03-17T19:07:00Z" w16du:dateUtc="2026-03-17T19:07:19Z" w:id="2462">
        <w:r w:rsidDel="24859B86" w:rsidR="78F43FE0">
          <w:delText xml:space="preserve">, </w:delText>
        </w:r>
      </w:del>
      <w:r>
        <w:t xml:space="preserve">de 17 de dezembro, alterado pela </w:t>
      </w:r>
      <w:r w:rsidR="78F43FE0">
        <w:fldChar w:fldCharType="begin"/>
      </w:r>
      <w:r w:rsidR="78F43FE0">
        <w:instrText xml:space="preserve">HYPERLINK "https://diariodarepublica.pt/dr/detalhe/lei/49-2007-641156" </w:instrText>
      </w:r>
      <w:r w:rsidR="78F43FE0">
        <w:fldChar w:fldCharType="separate"/>
      </w:r>
      <w:del w:author="Maria Cristina Tavares Briosa" w:date="2026-03-17T19:07:00Z" w16du:dateUtc="2026-03-17T19:07:28Z" w:id="2463">
        <w:r w:rsidRPr="5B4186A4" w:rsidDel="24859B86" w:rsidR="78F43FE0">
          <w:rPr>
            <w:rStyle w:val="Hiperligao"/>
            <w:color w:val="0000FF"/>
          </w:rPr>
          <w:delText>Lei n.º 49/2007</w:delText>
        </w:r>
      </w:del>
      <w:r w:rsidR="78F43FE0">
        <w:fldChar w:fldCharType="end"/>
      </w:r>
      <w:r>
        <w:t xml:space="preserve">, de 31 de agosto, são exigíveis para todos os cães das raças constantes da portaria </w:t>
      </w:r>
      <w:ins w:author="Maria Cristina Tavares Briosa" w:date="2026-04-02T11:37:00Z" w16du:dateUtc="2026-04-02T11:37:32Z" w:id="2464">
        <w:r w:rsidR="3CBA9F40">
          <w:t xml:space="preserve">422/2004, de 24 de abril, </w:t>
        </w:r>
      </w:ins>
      <w:del w:author="Maria Cristina Tavares Briosa" w:date="2026-04-02T11:37:00Z" w16du:dateUtc="2026-04-02T11:37:15Z" w:id="2465">
        <w:r w:rsidDel="50B9326B" w:rsidR="78F43FE0">
          <w:delText>prevista na alínea c) do artigo 3.º,</w:delText>
        </w:r>
      </w:del>
      <w:r>
        <w:t xml:space="preserve"> independentemente de o seu nascimento ter ocorrido em data anterior a 1 de julho de 2004.</w:t>
      </w:r>
    </w:p>
    <w:p w:rsidR="00C545D3" w:rsidRDefault="50B9326B" w14:paraId="58F4A384" w14:textId="1C83B10B">
      <w:pPr>
        <w:spacing w:after="160" w:line="276" w:lineRule="auto"/>
        <w:pPrChange w:author="Maria Cristina Tavares Briosa" w:date="2026-03-17T18:58:00Z" w:id="2466">
          <w:pPr/>
        </w:pPrChange>
      </w:pPr>
      <w:r>
        <w:t xml:space="preserve">4 - Os dados a que se refere o </w:t>
      </w:r>
      <w:commentRangeStart w:id="2467"/>
      <w:r>
        <w:t xml:space="preserve">n.º 1 </w:t>
      </w:r>
      <w:commentRangeEnd w:id="2467"/>
      <w:r w:rsidR="78F43FE0">
        <w:rPr>
          <w:rStyle w:val="Refdecomentrio"/>
          <w:sz w:val="24"/>
          <w:szCs w:val="24"/>
        </w:rPr>
        <w:commentReference w:id="2467"/>
      </w:r>
      <w:r>
        <w:t>são conservados de forma a permitir a identificação dos seus titulares durante o período necessário a uma adequada prossecução das finalidades da recolha e ou tratamento a que se refere o presente diploma.</w:t>
      </w:r>
    </w:p>
    <w:p w:rsidR="00C545D3" w:rsidRDefault="78F43FE0" w14:paraId="7DA443B5" w14:textId="080A6F59">
      <w:pPr>
        <w:spacing w:after="160" w:line="276" w:lineRule="auto"/>
        <w:jc w:val="center"/>
        <w:rPr>
          <w:del w:author="Maria Cristina Tavares Briosa" w:date="2026-03-17T19:10:00Z" w16du:dateUtc="2026-03-17T19:10:12Z" w:id="2468"/>
        </w:rPr>
        <w:pPrChange w:author="Maria Cristina Tavares Briosa" w:date="2026-03-17T18:58:00Z" w:id="2469">
          <w:pPr/>
        </w:pPrChange>
      </w:pPr>
      <w:r w:rsidRPr="3EC49A07">
        <w:t>Artigo</w:t>
      </w:r>
      <w:del w:author="Maria Cristina Tavares Briosa" w:date="2026-03-17T19:10:00Z" w16du:dateUtc="2026-03-17T19:10:12Z" w:id="2470">
        <w:r w:rsidRPr="3EC49A07" w:rsidDel="78F43FE0" w:rsidR="00A626AB">
          <w:delText xml:space="preserve"> 8.º</w:delText>
        </w:r>
      </w:del>
    </w:p>
    <w:p w:rsidR="00C545D3" w:rsidRDefault="50B9326B" w14:paraId="70918A80" w14:textId="3039D8FB">
      <w:pPr>
        <w:spacing w:after="160" w:line="276" w:lineRule="auto"/>
        <w:jc w:val="center"/>
        <w:rPr>
          <w:b/>
          <w:bCs/>
        </w:rPr>
        <w:pPrChange w:author="Maria Cristina Tavares Briosa" w:date="2026-03-17T18:58:00Z" w:id="2471">
          <w:pPr/>
        </w:pPrChange>
      </w:pPr>
      <w:commentRangeStart w:id="2472"/>
      <w:r w:rsidRPr="5B4186A4">
        <w:rPr>
          <w:b/>
          <w:bCs/>
        </w:rPr>
        <w:t>Taxas</w:t>
      </w:r>
      <w:commentRangeEnd w:id="2472"/>
      <w:r w:rsidR="78F43FE0">
        <w:rPr>
          <w:rStyle w:val="Refdecomentrio"/>
          <w:b/>
          <w:bCs/>
          <w:sz w:val="24"/>
          <w:szCs w:val="24"/>
        </w:rPr>
        <w:commentReference w:id="2472"/>
      </w:r>
    </w:p>
    <w:p w:rsidR="00C545D3" w:rsidRDefault="78F43FE0" w14:paraId="14D2F924" w14:textId="26D25710">
      <w:pPr>
        <w:spacing w:after="160" w:line="276" w:lineRule="auto"/>
        <w:pPrChange w:author="Maria Cristina Tavares Briosa" w:date="2026-03-17T18:58:00Z" w:id="2473">
          <w:pPr/>
        </w:pPrChange>
      </w:pPr>
      <w:r w:rsidRPr="3EC49A07">
        <w:t>Pelos atos previstos nos artigos 5.º, 6.º e 7.º é cobrada uma taxa de montante e condições de pagamento a fixar por portaria dos membros do Governo responsáveis pelas áreas das finanças e da agricultura.</w:t>
      </w:r>
    </w:p>
    <w:p w:rsidR="00C545D3" w:rsidRDefault="78F43FE0" w14:paraId="6624E8C2" w14:textId="31E46745">
      <w:pPr>
        <w:spacing w:after="160" w:line="276" w:lineRule="auto"/>
        <w:jc w:val="center"/>
        <w:rPr>
          <w:del w:author="Maria Cristina Tavares Briosa" w:date="2026-03-17T19:10:00Z" w16du:dateUtc="2026-03-17T19:10:16Z" w:id="2474"/>
        </w:rPr>
        <w:pPrChange w:author="Maria Cristina Tavares Briosa" w:date="2026-03-17T18:58:00Z" w:id="2475">
          <w:pPr/>
        </w:pPrChange>
      </w:pPr>
      <w:r w:rsidRPr="3EC49A07">
        <w:t xml:space="preserve">Artigo </w:t>
      </w:r>
      <w:del w:author="Maria Cristina Tavares Briosa" w:date="2026-03-17T19:10:00Z" w16du:dateUtc="2026-03-17T19:10:16Z" w:id="2476">
        <w:r w:rsidRPr="3EC49A07" w:rsidDel="78F43FE0" w:rsidR="00A626AB">
          <w:delText>9.º</w:delText>
        </w:r>
      </w:del>
    </w:p>
    <w:p w:rsidR="00C545D3" w:rsidRDefault="50B9326B" w14:paraId="61C43C04" w14:textId="58E1508E">
      <w:pPr>
        <w:spacing w:after="160" w:line="276" w:lineRule="auto"/>
        <w:jc w:val="center"/>
        <w:rPr>
          <w:b/>
          <w:bCs/>
        </w:rPr>
        <w:pPrChange w:author="Maria Cristina Tavares Briosa" w:date="2026-03-17T18:58:00Z" w:id="2477">
          <w:pPr/>
        </w:pPrChange>
      </w:pPr>
      <w:commentRangeStart w:id="2478"/>
      <w:r w:rsidRPr="5B4186A4">
        <w:rPr>
          <w:b/>
          <w:bCs/>
        </w:rPr>
        <w:t>Atualização de registos</w:t>
      </w:r>
      <w:commentRangeEnd w:id="2478"/>
      <w:r w:rsidR="78F43FE0">
        <w:rPr>
          <w:rStyle w:val="Refdecomentrio"/>
          <w:b/>
          <w:bCs/>
          <w:sz w:val="24"/>
          <w:szCs w:val="24"/>
        </w:rPr>
        <w:commentReference w:id="2478"/>
      </w:r>
    </w:p>
    <w:p w:rsidR="00C545D3" w:rsidRDefault="50B9326B" w14:paraId="75B632F5" w14:textId="40D8E6B5">
      <w:pPr>
        <w:spacing w:after="160" w:line="276" w:lineRule="auto"/>
        <w:rPr>
          <w:color w:val="BF4E14" w:themeColor="accent2" w:themeShade="BF"/>
        </w:rPr>
        <w:pPrChange w:author="Maria Cristina Tavares Briosa" w:date="2026-03-17T18:58:00Z" w:id="2479">
          <w:pPr/>
        </w:pPrChange>
      </w:pPr>
      <w:r>
        <w:t xml:space="preserve">1 - O  </w:t>
      </w:r>
      <w:r w:rsidRPr="5B4186A4">
        <w:rPr>
          <w:color w:val="BF4E14" w:themeColor="accent2" w:themeShade="BF"/>
        </w:rPr>
        <w:t xml:space="preserve">SIAC </w:t>
      </w:r>
      <w:r>
        <w:t>deve estar atualizado, devendo as j</w:t>
      </w:r>
      <w:commentRangeStart w:id="2480"/>
      <w:commentRangeStart w:id="2481"/>
      <w:r>
        <w:t>u</w:t>
      </w:r>
      <w:del w:author="Maria Cristina Tavares Briosa" w:date="2026-04-02T11:40:00Z" w16du:dateUtc="2026-04-02T11:40:54Z" w:id="2482">
        <w:r w:rsidDel="50B9326B" w:rsidR="78F43FE0">
          <w:delText>ntas de freguesi</w:delText>
        </w:r>
      </w:del>
      <w:ins w:author="Maria Cristina Tavares Briosa" w:date="2026-04-02T11:41:00Z" w16du:dateUtc="2026-04-02T11:41:16Z" w:id="2483">
        <w:r w:rsidR="5BD2F3F6">
          <w:t xml:space="preserve">os </w:t>
        </w:r>
      </w:ins>
      <w:r w:rsidR="2DD3D351">
        <w:t>re</w:t>
      </w:r>
      <w:commentRangeEnd w:id="2480"/>
      <w:r w:rsidR="78F43FE0">
        <w:rPr>
          <w:rStyle w:val="Refdecomentrio"/>
          <w:sz w:val="24"/>
          <w:szCs w:val="24"/>
        </w:rPr>
        <w:commentReference w:id="2480"/>
      </w:r>
      <w:commentRangeEnd w:id="2481"/>
      <w:r>
        <w:rPr>
          <w:rStyle w:val="CommentReference"/>
        </w:rPr>
        <w:commentReference w:id="2481"/>
      </w:r>
      <w:r>
        <w:t xml:space="preserve">gistar no mesmo todos os episódios que determinem a classificação do cão como animal perigoso nos termos do presente decreto-lei, </w:t>
      </w:r>
    </w:p>
    <w:p w:rsidR="00C545D3" w:rsidRDefault="50B9326B" w14:paraId="5EA4129B" w14:textId="283F2DE7">
      <w:pPr>
        <w:spacing w:after="160" w:line="276" w:lineRule="auto"/>
        <w:rPr>
          <w:ins w:author="Maria Cristina Tavares Briosa" w:date="2026-04-02T11:43:00Z" w16du:dateUtc="2026-04-02T11:43:39Z" w:id="2484"/>
          <w:color w:val="BF4E14" w:themeColor="accent2" w:themeShade="BF"/>
        </w:rPr>
        <w:pPrChange w:author="Maria Cristina Tavares Briosa" w:date="2026-03-17T18:58:00Z" w:id="2485">
          <w:pPr/>
        </w:pPrChange>
      </w:pPr>
      <w:r>
        <w:t xml:space="preserve"> 2 - Devem, igualmente, ser registadas </w:t>
      </w:r>
      <w:ins w:author="Maria Cristina Tavares Briosa" w:date="2026-04-02T11:43:00Z" w16du:dateUtc="2026-04-02T11:43:10Z" w:id="2486">
        <w:r w:rsidR="2029648A">
          <w:t xml:space="preserve">pela DGAV </w:t>
        </w:r>
      </w:ins>
      <w:r>
        <w:t xml:space="preserve">no </w:t>
      </w:r>
      <w:del w:author="Maria Cristina Tavares Briosa" w:date="2026-03-17T19:12:00Z" w16du:dateUtc="2026-03-17T19:12:44Z" w:id="2487">
        <w:r w:rsidRPr="5B4186A4" w:rsidDel="24859B86" w:rsidR="78F43FE0">
          <w:rPr>
            <w:strike/>
          </w:rPr>
          <w:delText xml:space="preserve"> </w:delText>
        </w:r>
      </w:del>
      <w:r w:rsidRPr="5B4186A4">
        <w:rPr>
          <w:color w:val="BF4E14" w:themeColor="accent2" w:themeShade="BF"/>
        </w:rPr>
        <w:t>SIAC</w:t>
      </w:r>
      <w:r>
        <w:t xml:space="preserve"> todas as decisões definitivas proferidas em processo criminal ou contraordenacional no qual esteja em causa o julgamento dos factos referidos no número anterior e que fundamentem a eliminação da classificação do canídeo como animal perigoso. </w:t>
      </w:r>
      <w:del w:author="Maria Cristina Tavares Briosa" w:date="2026-04-02T11:43:00Z" w16du:dateUtc="2026-04-02T11:43:39Z" w:id="2488">
        <w:r w:rsidDel="50B9326B" w:rsidR="78F43FE0">
          <w:delText>(</w:delText>
        </w:r>
      </w:del>
      <w:commentRangeStart w:id="2489"/>
      <w:commentRangeEnd w:id="2489"/>
      <w:r w:rsidR="78F43FE0">
        <w:rPr>
          <w:rStyle w:val="Refdecomentrio"/>
          <w:color w:val="BF4E14" w:themeColor="accent2" w:themeShade="BF"/>
          <w:sz w:val="24"/>
          <w:szCs w:val="24"/>
        </w:rPr>
        <w:commentReference w:id="2489"/>
      </w:r>
    </w:p>
    <w:p w:rsidR="00C545D3" w:rsidP="5B4186A4" w:rsidRDefault="50B9326B" w14:paraId="32A12AD3" w14:textId="27E80CDD">
      <w:pPr>
        <w:spacing w:after="160" w:line="276" w:lineRule="auto"/>
        <w:rPr>
          <w:color w:val="BF4E14" w:themeColor="accent2" w:themeShade="BF"/>
        </w:rPr>
      </w:pPr>
      <w:r w:rsidRPr="5B4186A4">
        <w:rPr>
          <w:color w:val="BF4E14" w:themeColor="accent2" w:themeShade="BF"/>
        </w:rPr>
        <w:t xml:space="preserve">Deve ficar previsto que o Tribunal e as autoridades administrativas competentes comunicam a decisão à junta de freguesia para esse efeito, que tem de registar em SIAC    </w:t>
      </w:r>
      <w:commentRangeStart w:id="2490"/>
      <w:r w:rsidRPr="5B4186A4">
        <w:rPr>
          <w:color w:val="BF4E14" w:themeColor="accent2" w:themeShade="BF"/>
        </w:rPr>
        <w:t xml:space="preserve">   ( OMV)</w:t>
      </w:r>
      <w:commentRangeEnd w:id="2490"/>
      <w:r w:rsidR="78F43FE0">
        <w:rPr>
          <w:rStyle w:val="Refdecomentrio"/>
          <w:color w:val="BF4E14" w:themeColor="accent2" w:themeShade="BF"/>
          <w:sz w:val="24"/>
          <w:szCs w:val="24"/>
        </w:rPr>
        <w:commentReference w:id="2490"/>
      </w:r>
    </w:p>
    <w:p w:rsidR="00C545D3" w:rsidRDefault="78F43FE0" w14:paraId="03549B08" w14:textId="61680293">
      <w:pPr>
        <w:spacing w:after="160" w:line="276" w:lineRule="auto"/>
        <w:pPrChange w:author="Maria Cristina Tavares Briosa" w:date="2026-03-17T18:58:00Z" w:id="2491">
          <w:pPr/>
        </w:pPrChange>
      </w:pPr>
      <w:r w:rsidRPr="3EC49A07">
        <w:t xml:space="preserve"> </w:t>
      </w:r>
    </w:p>
    <w:p w:rsidR="00C545D3" w:rsidRDefault="78F43FE0" w14:paraId="6B7BB7DC" w14:textId="4BC57356">
      <w:pPr>
        <w:spacing w:after="160" w:line="276" w:lineRule="auto"/>
        <w:jc w:val="center"/>
        <w:pPrChange w:author="Maria Cristina Tavares Briosa" w:date="2026-03-17T18:58:00Z" w:id="2492">
          <w:pPr/>
        </w:pPrChange>
      </w:pPr>
      <w:r w:rsidRPr="3EC49A07">
        <w:t xml:space="preserve">Artigo </w:t>
      </w:r>
      <w:del w:author="Maria Cristina Tavares Briosa" w:date="2026-03-17T19:13:00Z" w16du:dateUtc="2026-03-17T19:13:05Z" w:id="2493">
        <w:r w:rsidRPr="3EC49A07" w:rsidDel="78F43FE0" w:rsidR="00A626AB">
          <w:delText>10.º</w:delText>
        </w:r>
      </w:del>
    </w:p>
    <w:p w:rsidR="00C545D3" w:rsidRDefault="78F43FE0" w14:paraId="5A2E201C" w14:textId="3A6D5E3C">
      <w:pPr>
        <w:spacing w:after="160" w:line="276" w:lineRule="auto"/>
        <w:jc w:val="center"/>
        <w:rPr>
          <w:b/>
          <w:bCs/>
        </w:rPr>
        <w:pPrChange w:author="Maria Cristina Tavares Briosa" w:date="2026-03-17T18:58:00Z" w:id="2494">
          <w:pPr/>
        </w:pPrChange>
      </w:pPr>
      <w:r w:rsidRPr="3EC49A07">
        <w:rPr>
          <w:b/>
          <w:bCs/>
        </w:rPr>
        <w:t>Seguro de responsabilidade civil</w:t>
      </w:r>
    </w:p>
    <w:p w:rsidR="00C545D3" w:rsidRDefault="50B9326B" w14:paraId="1D55C792" w14:textId="4C8BBA80">
      <w:pPr>
        <w:spacing w:after="160" w:line="276" w:lineRule="auto"/>
        <w:rPr>
          <w:del w:author="Maria Cristina Tavares Briosa" w:date="2026-04-02T11:47:00Z" w16du:dateUtc="2026-04-02T11:47:28Z" w:id="2495"/>
        </w:rPr>
        <w:pPrChange w:author="Maria Cristina Tavares Briosa" w:date="2026-03-17T18:58:00Z" w:id="2496">
          <w:pPr/>
        </w:pPrChange>
      </w:pPr>
      <w:r>
        <w:t xml:space="preserve">O detentor de qualquer animal perigoso ou potencialmente perigoso fica obrigado a possuir um seguro de responsabilidade civil destinado a cobrir os danos causados por este, </w:t>
      </w:r>
      <w:ins w:author="Maria Cristina Tavares Briosa" w:date="2026-04-02T11:46:00Z" w16du:dateUtc="2026-04-02T11:46:59Z" w:id="2497">
        <w:r w:rsidR="0CF36BF6">
          <w:t>d</w:t>
        </w:r>
      </w:ins>
      <w:ins w:author="Maria Cristina Tavares Briosa" w:date="2026-04-02T11:47:00Z" w16du:dateUtc="2026-04-02T11:47:05Z" w:id="2498">
        <w:r w:rsidR="0CF36BF6">
          <w:t xml:space="preserve">e acordo com os </w:t>
        </w:r>
      </w:ins>
      <w:r>
        <w:t>s</w:t>
      </w:r>
      <w:del w:author="Maria Cristina Tavares Briosa" w:date="2026-04-02T11:47:00Z" w16du:dateUtc="2026-04-02T11:47:10Z" w:id="2499">
        <w:r w:rsidDel="50B9326B" w:rsidR="78F43FE0">
          <w:delText>endo os</w:delText>
        </w:r>
      </w:del>
      <w:r>
        <w:t xml:space="preserve"> critérios quantitativos e qualitativos do seguro definidos </w:t>
      </w:r>
      <w:ins w:author="Maria Cristina Tavares Briosa" w:date="2026-04-02T11:47:00Z" w16du:dateUtc="2026-04-02T11:47:15Z" w:id="2500">
        <w:r w:rsidR="77A3DC2A">
          <w:t xml:space="preserve">na </w:t>
        </w:r>
      </w:ins>
      <w:del w:author="Maria Cristina Tavares Briosa" w:date="2026-04-02T11:47:00Z" w16du:dateUtc="2026-04-02T11:47:22Z" w:id="2501">
        <w:r w:rsidDel="50B9326B" w:rsidR="78F43FE0">
          <w:delText xml:space="preserve">por </w:delText>
        </w:r>
      </w:del>
      <w:r>
        <w:t xml:space="preserve">portaria </w:t>
      </w:r>
      <w:ins w:author="Maria Cristina Tavares Briosa" w:date="2026-04-02T11:47:00Z" w16du:dateUtc="2026-04-02T11:47:32Z" w:id="2502">
        <w:r w:rsidR="1E77EBB1">
          <w:t>5</w:t>
        </w:r>
      </w:ins>
      <w:ins w:author="Maria Cristina Tavares Briosa" w:date="2026-04-02T11:48:00Z" w16du:dateUtc="2026-04-02T11:48:34Z" w:id="2503">
        <w:r w:rsidR="1E77EBB1">
          <w:t>85/200</w:t>
        </w:r>
        <w:r w:rsidR="71B2674C">
          <w:t xml:space="preserve">4 </w:t>
        </w:r>
      </w:ins>
      <w:del w:author="Maria Cristina Tavares Briosa" w:date="2026-04-02T11:47:00Z" w16du:dateUtc="2026-04-02T11:47:28Z" w:id="2504">
        <w:r w:rsidDel="50B9326B" w:rsidR="78F43FE0">
          <w:delText>conjunta dos membros do Governo responsáveis pelas áreas das finanças e da agricultura.</w:delText>
        </w:r>
      </w:del>
    </w:p>
    <w:p w:rsidR="00C545D3" w:rsidRDefault="5D21A415" w14:paraId="070B9737" w14:textId="1F192F55">
      <w:pPr>
        <w:spacing w:after="160" w:line="276" w:lineRule="auto"/>
        <w:jc w:val="center"/>
        <w:rPr>
          <w:u w:val="single"/>
          <w:rPrChange w:author="Maria Cristina Tavares Briosa" w:date="2026-04-06T15:29:00Z" w:id="2505">
            <w:rPr/>
          </w:rPrChange>
        </w:rPr>
        <w:pPrChange w:author="Maria Cristina Tavares Briosa" w:date="2026-03-17T18:58:00Z" w:id="2506">
          <w:pPr/>
        </w:pPrChange>
      </w:pPr>
      <w:r>
        <w:t xml:space="preserve">Artigo </w:t>
      </w:r>
      <w:del w:author="Maria Cristina Tavares Briosa" w:date="2026-03-17T19:13:00Z" w16du:dateUtc="2026-03-17T19:13:09Z" w:id="2507">
        <w:r w:rsidDel="5764284E" w:rsidR="78F43FE0">
          <w:delText>11.º</w:delText>
        </w:r>
      </w:del>
    </w:p>
    <w:p w:rsidR="00C545D3" w:rsidRDefault="5D21A415" w14:paraId="51C035C6" w14:textId="2257570E">
      <w:pPr>
        <w:spacing w:after="160" w:line="276" w:lineRule="auto"/>
        <w:jc w:val="center"/>
        <w:rPr>
          <w:b/>
          <w:bCs/>
        </w:rPr>
        <w:pPrChange w:author="Maria Cristina Tavares Briosa" w:date="2026-03-17T18:58:00Z" w:id="2508">
          <w:pPr/>
        </w:pPrChange>
      </w:pPr>
      <w:commentRangeStart w:id="2509"/>
      <w:r w:rsidRPr="420E2B96">
        <w:rPr>
          <w:b/>
          <w:bCs/>
        </w:rPr>
        <w:t>Dever especial de vigilância</w:t>
      </w:r>
      <w:commentRangeEnd w:id="2509"/>
      <w:r w:rsidR="78F43FE0">
        <w:rPr>
          <w:rStyle w:val="Refdecomentrio"/>
          <w:b/>
          <w:bCs/>
          <w:sz w:val="24"/>
          <w:szCs w:val="24"/>
        </w:rPr>
        <w:commentReference w:id="2509"/>
      </w:r>
    </w:p>
    <w:p w:rsidR="00C545D3" w:rsidRDefault="78F43FE0" w14:paraId="3D6EEBF8" w14:textId="7DDE387F">
      <w:pPr>
        <w:spacing w:after="160" w:line="276" w:lineRule="auto"/>
        <w:pPrChange w:author="Maria Cristina Tavares Briosa" w:date="2026-03-17T18:58:00Z" w:id="2510">
          <w:pPr/>
        </w:pPrChange>
      </w:pPr>
      <w:r w:rsidRPr="3EC49A07">
        <w:t>O detentor de animal perigoso ou potencialmente perigoso fica obrigado ao dever especial de o vigiar, de forma a evitar que este ponha em risco a vida ou a integridade física de outras pessoas e de outros animais.</w:t>
      </w:r>
    </w:p>
    <w:p w:rsidR="00C545D3" w:rsidRDefault="78F43FE0" w14:paraId="77FA5EFA" w14:textId="6A6F6104">
      <w:pPr>
        <w:spacing w:after="160" w:line="276" w:lineRule="auto"/>
        <w:jc w:val="center"/>
        <w:pPrChange w:author="Maria Cristina Tavares Briosa" w:date="2026-03-17T18:58:00Z" w:id="2511">
          <w:pPr/>
        </w:pPrChange>
      </w:pPr>
      <w:r w:rsidRPr="3EC49A07">
        <w:t>Artigo 12.º</w:t>
      </w:r>
    </w:p>
    <w:p w:rsidR="00C545D3" w:rsidRDefault="78F43FE0" w14:paraId="39DE1E36" w14:textId="1669DF70">
      <w:pPr>
        <w:spacing w:after="160" w:line="276" w:lineRule="auto"/>
        <w:jc w:val="center"/>
        <w:rPr>
          <w:b/>
          <w:bCs/>
        </w:rPr>
        <w:pPrChange w:author="Maria Cristina Tavares Briosa" w:date="2026-03-17T18:58:00Z" w:id="2512">
          <w:pPr/>
        </w:pPrChange>
      </w:pPr>
      <w:r w:rsidRPr="3EC49A07">
        <w:rPr>
          <w:b/>
          <w:bCs/>
        </w:rPr>
        <w:t>Medidas de segurança reforçadas nos alojamentos</w:t>
      </w:r>
    </w:p>
    <w:p w:rsidR="00C545D3" w:rsidRDefault="78F43FE0" w14:paraId="2F7A3EA0" w14:textId="2708F1FA">
      <w:pPr>
        <w:spacing w:after="160" w:line="276" w:lineRule="auto"/>
        <w:pPrChange w:author="Maria Cristina Tavares Briosa" w:date="2026-03-17T18:58:00Z" w:id="2513">
          <w:pPr/>
        </w:pPrChange>
      </w:pPr>
      <w:r w:rsidRPr="3EC49A07">
        <w:t>1 - O detentor de animal perigoso ou potencialmente perigoso fica obrigado a manter medidas de segurança reforçadas, nomeadamente nos alojamentos, incluindo aqueles destinados à criação ou reprodução.</w:t>
      </w:r>
    </w:p>
    <w:p w:rsidR="00C545D3" w:rsidRDefault="78F43FE0" w14:paraId="5A9090CB" w14:textId="74D8B6BA">
      <w:pPr>
        <w:spacing w:after="160" w:line="276" w:lineRule="auto"/>
        <w:pPrChange w:author="Maria Cristina Tavares Briosa" w:date="2026-03-17T18:58:00Z" w:id="2514">
          <w:pPr/>
        </w:pPrChange>
      </w:pPr>
      <w:r w:rsidRPr="3EC49A07">
        <w:t>2 - Os alojamentos referidos no número anterior devem apresentar condições que não permitam a fuga dos animais e devem acautelar de forma eficaz a segurança de pessoas, de outros animais e de bens, devendo possuir, designadamente, no caso dos cães:</w:t>
      </w:r>
    </w:p>
    <w:p w:rsidR="00C545D3" w:rsidRDefault="78F43FE0" w14:paraId="49EF5DD8" w14:textId="5A8E3B4A">
      <w:pPr>
        <w:spacing w:after="160" w:line="276" w:lineRule="auto"/>
        <w:pPrChange w:author="Maria Cristina Tavares Briosa" w:date="2026-03-17T18:58:00Z" w:id="2515">
          <w:pPr/>
        </w:pPrChange>
      </w:pPr>
      <w:r w:rsidRPr="3EC49A07">
        <w:t>a) Vedações com, pelo menos, 2 m de altura em material resistente, que separem o alojamento destes animais da via ou espaços públicos ou de habitações vizinhas;</w:t>
      </w:r>
    </w:p>
    <w:p w:rsidR="00C545D3" w:rsidRDefault="78F43FE0" w14:paraId="640DCA74" w14:textId="0F969316">
      <w:pPr>
        <w:spacing w:after="160" w:line="276" w:lineRule="auto"/>
        <w:pPrChange w:author="Maria Cristina Tavares Briosa" w:date="2026-03-17T18:58:00Z" w:id="2516">
          <w:pPr/>
        </w:pPrChange>
      </w:pPr>
      <w:r w:rsidRPr="3EC49A07">
        <w:t>b) Espaçamento entre o gradeamento ou entre este e os portões ou muros que não pode ser superior a 5 cm;</w:t>
      </w:r>
    </w:p>
    <w:p w:rsidR="00C545D3" w:rsidRDefault="78F43FE0" w14:paraId="206CD5C8" w14:textId="0B570DB9">
      <w:pPr>
        <w:spacing w:after="160" w:line="276" w:lineRule="auto"/>
        <w:pPrChange w:author="Maria Cristina Tavares Briosa" w:date="2026-03-17T18:58:00Z" w:id="2517">
          <w:pPr/>
        </w:pPrChange>
      </w:pPr>
      <w:r w:rsidRPr="3EC49A07">
        <w:t>c) Placas de aviso da presença e perigosidade do animal, afixadas de modo visível e legível no exterior do local de alojamento do animal e da residência do detentor.</w:t>
      </w:r>
    </w:p>
    <w:p w:rsidR="00C545D3" w:rsidRDefault="78F43FE0" w14:paraId="3350EDB5" w14:textId="5FF2C34F">
      <w:pPr>
        <w:spacing w:after="160" w:line="276" w:lineRule="auto"/>
        <w:jc w:val="center"/>
        <w:rPr>
          <w:del w:author="Maria Cristina Tavares Briosa" w:date="2026-03-17T19:13:00Z" w16du:dateUtc="2026-03-17T19:13:16Z" w:id="2518"/>
        </w:rPr>
        <w:pPrChange w:author="Maria Cristina Tavares Briosa" w:date="2026-03-17T18:58:00Z" w:id="2519">
          <w:pPr/>
        </w:pPrChange>
      </w:pPr>
      <w:r w:rsidRPr="3EC49A07">
        <w:t xml:space="preserve">Artigo </w:t>
      </w:r>
      <w:del w:author="Maria Cristina Tavares Briosa" w:date="2026-03-17T19:13:00Z" w16du:dateUtc="2026-03-17T19:13:16Z" w:id="2520">
        <w:r w:rsidRPr="3EC49A07" w:rsidDel="78F43FE0" w:rsidR="00A626AB">
          <w:delText>13.º</w:delText>
        </w:r>
      </w:del>
    </w:p>
    <w:p w:rsidR="00C545D3" w:rsidRDefault="78F43FE0" w14:paraId="2903026A" w14:textId="3A1C714E">
      <w:pPr>
        <w:spacing w:after="160" w:line="276" w:lineRule="auto"/>
        <w:jc w:val="center"/>
        <w:rPr>
          <w:b/>
          <w:bCs/>
        </w:rPr>
        <w:pPrChange w:author="Maria Cristina Tavares Briosa" w:date="2026-03-17T18:58:00Z" w:id="2521">
          <w:pPr/>
        </w:pPrChange>
      </w:pPr>
      <w:r w:rsidRPr="3EC49A07">
        <w:rPr>
          <w:b/>
          <w:bCs/>
        </w:rPr>
        <w:t>Medidas de segurança reforçadas na circulação</w:t>
      </w:r>
    </w:p>
    <w:p w:rsidR="00C545D3" w:rsidRDefault="50B9326B" w14:paraId="4CB9166D" w14:textId="7C8B3FCB">
      <w:pPr>
        <w:spacing w:after="160" w:line="276" w:lineRule="auto"/>
        <w:rPr>
          <w:ins w:author="Maria Cristina Tavares Briosa" w:date="2026-04-02T11:51:00Z" w16du:dateUtc="2026-04-02T11:51:26Z" w:id="2522"/>
        </w:rPr>
        <w:pPrChange w:author="Maria Cristina Tavares Briosa" w:date="2026-03-17T18:58:00Z" w:id="2523">
          <w:pPr/>
        </w:pPrChange>
      </w:pPr>
      <w:r>
        <w:t xml:space="preserve">1 - </w:t>
      </w:r>
      <w:ins w:author="Maria Cristina Tavares Briosa" w:date="2026-04-02T11:50:00Z" w16du:dateUtc="2026-04-02T11:50:59Z" w:id="2524">
        <w:r w:rsidR="2277E3B7">
          <w:t xml:space="preserve">É proibida a </w:t>
        </w:r>
      </w:ins>
      <w:ins w:author="Maria Cristina Tavares Briosa" w:date="2026-04-02T11:51:00Z" w16du:dateUtc="2026-04-02T11:51:20Z" w:id="2525">
        <w:r w:rsidR="6C781995">
          <w:t>circulação</w:t>
        </w:r>
        <w:r w:rsidR="2277E3B7">
          <w:t xml:space="preserve"> de animais </w:t>
        </w:r>
        <w:r w:rsidR="19E4B59E">
          <w:t>perigosos</w:t>
        </w:r>
        <w:r w:rsidR="2277E3B7">
          <w:t xml:space="preserve"> e potencialmente perigosos </w:t>
        </w:r>
      </w:ins>
      <w:commentRangeStart w:id="2526"/>
      <w:del w:author="Maria Cristina Tavares Briosa" w:date="2026-04-02T11:51:00Z" w16du:dateUtc="2026-04-02T11:51:26Z" w:id="2527">
        <w:r w:rsidDel="50B9326B" w:rsidR="78F43FE0">
          <w:delText>Os animais</w:delText>
        </w:r>
      </w:del>
    </w:p>
    <w:p w:rsidR="00C545D3" w:rsidP="5B4186A4" w:rsidRDefault="50B9326B" w14:paraId="7469EFF3" w14:textId="0D7CE624">
      <w:pPr>
        <w:spacing w:after="160" w:line="276" w:lineRule="auto"/>
      </w:pPr>
      <w:r>
        <w:t xml:space="preserve"> </w:t>
      </w:r>
      <w:del w:author="Maria Cristina Tavares Briosa" w:date="2026-04-02T11:50:00Z" w16du:dateUtc="2026-04-02T11:50:33Z" w:id="2528">
        <w:r w:rsidDel="50B9326B" w:rsidR="78F43FE0">
          <w:delText>abrangidos pelo presente decreto-lei</w:delText>
        </w:r>
      </w:del>
      <w:ins w:author="Maria Cristina Tavares Briosa" w:date="2026-04-02T11:50:00Z" w16du:dateUtc="2026-04-02T11:50:36Z" w:id="2529">
        <w:r w:rsidR="7C152079">
          <w:t>peri</w:t>
        </w:r>
      </w:ins>
      <w:del w:author="Maria Cristina Tavares Briosa" w:date="2026-04-02T11:52:00Z" w16du:dateUtc="2026-04-02T11:52:06Z" w:id="2530">
        <w:r w:rsidDel="50B9326B" w:rsidR="78F43FE0">
          <w:delText xml:space="preserve"> não podem circular</w:delText>
        </w:r>
      </w:del>
      <w:r>
        <w:t xml:space="preserve"> sozinhos na via pública, em lugares públicos ou em partes comuns de prédios urbanos, devendo sempre ser conduzidos por detentor.</w:t>
      </w:r>
      <w:commentRangeEnd w:id="2526"/>
      <w:r w:rsidR="78F43FE0">
        <w:rPr>
          <w:rStyle w:val="Refdecomentrio"/>
          <w:sz w:val="24"/>
          <w:szCs w:val="24"/>
        </w:rPr>
        <w:commentReference w:id="2526"/>
      </w:r>
    </w:p>
    <w:p w:rsidR="00C545D3" w:rsidRDefault="50B9326B" w14:paraId="24F82A59" w14:textId="0DDA629C">
      <w:pPr>
        <w:spacing w:after="160" w:line="276" w:lineRule="auto"/>
        <w:pPrChange w:author="Maria Cristina Tavares Briosa" w:date="2026-03-17T18:58:00Z" w:id="2531">
          <w:pPr/>
        </w:pPrChange>
      </w:pPr>
      <w:r>
        <w:t xml:space="preserve">2 - Sempre que o detentor necessite de circular na via pública, em lugares públicos ou em partes comuns de prédios urbanos com os animais </w:t>
      </w:r>
      <w:ins w:author="Maria Cristina Tavares Briosa" w:date="2026-04-02T11:52:00Z" w16du:dateUtc="2026-04-02T11:52:34Z" w:id="2532">
        <w:r w:rsidR="764D892F">
          <w:t xml:space="preserve">perigosos e pp </w:t>
        </w:r>
      </w:ins>
      <w:del w:author="Maria Cristina Tavares Briosa" w:date="2026-04-02T11:52:00Z" w16du:dateUtc="2026-04-02T11:52:27Z" w:id="2533">
        <w:r w:rsidDel="50B9326B" w:rsidR="78F43FE0">
          <w:delText>abrangidos pelo presente decreto-lei,</w:delText>
        </w:r>
      </w:del>
      <w:r>
        <w:t xml:space="preserve"> deve fazê-lo com meios de contenção adequados à espécie e à raça ou cruzamento de raças, nomeadamente caixas, jaulas ou gaiolas, ou, no caso de cães, açaimo funcional que não permita </w:t>
      </w:r>
      <w:r w:rsidRPr="5B4186A4">
        <w:rPr>
          <w:strike/>
          <w:color w:val="BF4E14" w:themeColor="accent2" w:themeShade="BF"/>
        </w:rPr>
        <w:t>comer nem</w:t>
      </w:r>
      <w:r w:rsidRPr="5B4186A4">
        <w:rPr>
          <w:color w:val="BF4E14" w:themeColor="accent2" w:themeShade="BF"/>
        </w:rPr>
        <w:t xml:space="preserve"> </w:t>
      </w:r>
      <w:r>
        <w:t>morder e, neste caso, devidamente seguro com trela curta até 1 m de comprimento, que deve estar fixa a coleira ou a peitoral.</w:t>
      </w:r>
    </w:p>
    <w:p w:rsidR="00C545D3" w:rsidRDefault="78F43FE0" w14:paraId="5D90D1BA" w14:textId="490C7506">
      <w:pPr>
        <w:spacing w:after="160" w:line="276" w:lineRule="auto"/>
        <w:pPrChange w:author="Maria Cristina Tavares Briosa" w:date="2026-03-17T18:58:00Z" w:id="2534">
          <w:pPr/>
        </w:pPrChange>
      </w:pPr>
      <w:r w:rsidRPr="3EC49A07">
        <w:t>3 - Aquando da utilização de cães potencialmente perigosos em atos de terapia social realizados em local devidamente delimitado para o efeito, ou durante os atos venatórios, estes são dispensados da utilização dos meios de contenção previstos no número anterior.</w:t>
      </w:r>
    </w:p>
    <w:p w:rsidR="00C545D3" w:rsidRDefault="78F43FE0" w14:paraId="6AE9E81A" w14:textId="6DD14CCE">
      <w:pPr>
        <w:spacing w:after="160" w:line="276" w:lineRule="auto"/>
        <w:pPrChange w:author="Maria Cristina Tavares Briosa" w:date="2026-03-17T18:58:00Z" w:id="2535">
          <w:pPr/>
        </w:pPrChange>
      </w:pPr>
      <w:r w:rsidRPr="3EC49A07">
        <w:t>4 - Os municípios, no âmbito das suas competências, regulam e publicitam as condições de autorização de circulação e permanência de animais potencialmente perigosos e animais perigosos nas ruas, parques, jardins e outros locais públicos, podendo determinar, por razões de segurança e ordem pública, as zonas onde é proibida a sua permanência e circulação e, no que se refere a cães, também as zonas e horas em que a circulação é permitida, estabelecendo as condições em que esta se pode fazer sem o uso de trela ou de açaimo funcional.</w:t>
      </w:r>
    </w:p>
    <w:p w:rsidR="00C545D3" w:rsidRDefault="78F43FE0" w14:paraId="3FBD7F72" w14:textId="1C695299">
      <w:pPr>
        <w:spacing w:after="160" w:line="276" w:lineRule="auto"/>
        <w:jc w:val="center"/>
        <w:pPrChange w:author="Maria Cristina Tavares Briosa" w:date="2026-03-17T18:58:00Z" w:id="2536">
          <w:pPr/>
        </w:pPrChange>
      </w:pPr>
      <w:r w:rsidRPr="3EC49A07">
        <w:t xml:space="preserve">Artigo </w:t>
      </w:r>
      <w:del w:author="Maria Cristina Tavares Briosa" w:date="2026-03-17T19:13:00Z" w16du:dateUtc="2026-03-17T19:13:28Z" w:id="2537">
        <w:r w:rsidRPr="3EC49A07" w:rsidDel="78F43FE0" w:rsidR="00A626AB">
          <w:delText>14.º</w:delText>
        </w:r>
      </w:del>
    </w:p>
    <w:p w:rsidR="00C545D3" w:rsidRDefault="78F43FE0" w14:paraId="3DE6B587" w14:textId="67D35788">
      <w:pPr>
        <w:spacing w:after="160" w:line="276" w:lineRule="auto"/>
        <w:jc w:val="center"/>
        <w:rPr>
          <w:b/>
          <w:bCs/>
        </w:rPr>
        <w:pPrChange w:author="Maria Cristina Tavares Briosa" w:date="2026-03-17T18:58:00Z" w:id="2538">
          <w:pPr/>
        </w:pPrChange>
      </w:pPr>
      <w:r w:rsidRPr="3EC49A07">
        <w:rPr>
          <w:b/>
          <w:bCs/>
        </w:rPr>
        <w:t>Procedimento em caso de agressão</w:t>
      </w:r>
    </w:p>
    <w:p w:rsidR="00C545D3" w:rsidRDefault="50B9326B" w14:paraId="45E111A5" w14:textId="477BCA8F">
      <w:pPr>
        <w:spacing w:after="160" w:line="276" w:lineRule="auto"/>
        <w:pPrChange w:author="Maria Cristina Tavares Briosa" w:date="2026-03-17T18:58:00Z" w:id="2539">
          <w:pPr/>
        </w:pPrChange>
      </w:pPr>
      <w:r>
        <w:t xml:space="preserve">1 - O animal que tenha causado ofensa ao corpo ou à saúde de uma pessoa é obrigatoriamente recolhido, pela </w:t>
      </w:r>
      <w:commentRangeStart w:id="2540"/>
      <w:r>
        <w:t>autoridade competente, p</w:t>
      </w:r>
      <w:commentRangeEnd w:id="2540"/>
      <w:r w:rsidR="78F43FE0">
        <w:rPr>
          <w:rStyle w:val="Refdecomentrio"/>
          <w:sz w:val="24"/>
          <w:szCs w:val="24"/>
        </w:rPr>
        <w:commentReference w:id="2540"/>
      </w:r>
      <w:r>
        <w:t>ara centro de recolha oficial, a expensas do detentor.</w:t>
      </w:r>
    </w:p>
    <w:p w:rsidR="00C545D3" w:rsidRDefault="78F43FE0" w14:paraId="354FF8E1" w14:textId="21D0381C">
      <w:pPr>
        <w:spacing w:after="160" w:line="276" w:lineRule="auto"/>
        <w:pPrChange w:author="Maria Cristina Tavares Briosa" w:date="2026-03-17T18:58:00Z" w:id="2541">
          <w:pPr/>
        </w:pPrChange>
      </w:pPr>
      <w:r w:rsidRPr="3EC49A07">
        <w:t xml:space="preserve">2 - As ofensas causadas por animal ao corpo ou à saúde de pessoas de que tenham conhecimento médicos veterinários, autoridades judiciais, administrativas, policiais ou unidades prestadoras de cuidados de saúde são imediatamente comunicadas ao médico </w:t>
      </w:r>
      <w:r w:rsidRPr="3EC49A07">
        <w:t>veterinário municipal para que se proceda à recolha do animal nos termos do disposto no número anterior.</w:t>
      </w:r>
    </w:p>
    <w:p w:rsidR="00C545D3" w:rsidRDefault="50B9326B" w14:paraId="687FFC92" w14:textId="0937ED0C">
      <w:pPr>
        <w:spacing w:after="160" w:line="276" w:lineRule="auto"/>
        <w:pPrChange w:author="Maria Cristina Tavares Briosa" w:date="2026-03-17T18:58:00Z" w:id="2542">
          <w:pPr/>
        </w:pPrChange>
      </w:pPr>
      <w:r>
        <w:t xml:space="preserve">3 - No prazo máximo de oito dias, a </w:t>
      </w:r>
      <w:commentRangeStart w:id="2543"/>
      <w:r>
        <w:t>câmara municipal</w:t>
      </w:r>
      <w:commentRangeEnd w:id="2543"/>
      <w:r w:rsidR="78F43FE0">
        <w:rPr>
          <w:rStyle w:val="Refdecomentrio"/>
          <w:sz w:val="24"/>
          <w:szCs w:val="24"/>
        </w:rPr>
        <w:commentReference w:id="2543"/>
      </w:r>
      <w:r>
        <w:t xml:space="preserve"> fica obrigada a comunicar a ocorrência à junta de freguesia respetiva, para que esta atualize a informação no SICAFE nos termos do artigo 7.º, quando a agressão for provocada por canídeo ou felídeo, ou na base de dados competente, quando o animal agressor for de outra espécie.</w:t>
      </w:r>
    </w:p>
    <w:p w:rsidR="00C545D3" w:rsidRDefault="78F43FE0" w14:paraId="27BAACB0" w14:textId="7396951B">
      <w:pPr>
        <w:spacing w:after="160" w:line="276" w:lineRule="auto"/>
        <w:pPrChange w:author="Maria Cristina Tavares Briosa" w:date="2026-03-17T18:58:00Z" w:id="2544">
          <w:pPr/>
        </w:pPrChange>
      </w:pPr>
      <w:r w:rsidRPr="3EC49A07">
        <w:t>4 - Quando a junta de freguesia tenha conhecimento de uma ofensa ao corpo ou à saúde de uma pessoa causada por animal ou de que um animal tenha ferido gravemente ou morto outro, de forma a determinar a classificação deste como perigoso nos termos do presente decreto-lei, notifica o seu detentor para, no prazo de 15 dias consecutivos, apresentar a documentação referida no n.º 2 do artigo 5.º</w:t>
      </w:r>
    </w:p>
    <w:p w:rsidR="00C545D3" w:rsidRDefault="78F43FE0" w14:paraId="5703A598" w14:textId="574B9019">
      <w:pPr>
        <w:spacing w:after="160" w:line="276" w:lineRule="auto"/>
        <w:jc w:val="center"/>
        <w:pPrChange w:author="Maria Cristina Tavares Briosa" w:date="2026-03-17T18:58:00Z" w:id="2545">
          <w:pPr/>
        </w:pPrChange>
      </w:pPr>
      <w:r w:rsidRPr="3EC49A07">
        <w:t xml:space="preserve">Artigo </w:t>
      </w:r>
      <w:del w:author="Maria Cristina Tavares Briosa" w:date="2026-03-17T19:13:00Z" w16du:dateUtc="2026-03-17T19:13:38Z" w:id="2546">
        <w:r w:rsidRPr="3EC49A07" w:rsidDel="78F43FE0" w:rsidR="00A626AB">
          <w:delText>15.º</w:delText>
        </w:r>
      </w:del>
    </w:p>
    <w:p w:rsidR="00C545D3" w:rsidRDefault="78F43FE0" w14:paraId="13185FD7" w14:textId="48B8742E">
      <w:pPr>
        <w:spacing w:after="160" w:line="276" w:lineRule="auto"/>
        <w:jc w:val="center"/>
        <w:rPr>
          <w:b/>
          <w:bCs/>
        </w:rPr>
        <w:pPrChange w:author="Maria Cristina Tavares Briosa" w:date="2026-03-17T18:58:00Z" w:id="2547">
          <w:pPr/>
        </w:pPrChange>
      </w:pPr>
      <w:r w:rsidRPr="3EC49A07">
        <w:rPr>
          <w:b/>
          <w:bCs/>
        </w:rPr>
        <w:t>Destino de animais agressores</w:t>
      </w:r>
    </w:p>
    <w:p w:rsidR="00C545D3" w:rsidP="73C0FD60" w:rsidRDefault="78F43FE0" w14:paraId="71E8E49D" w14:textId="7794323C">
      <w:pPr>
        <w:spacing w:after="0" w:line="276" w:lineRule="auto"/>
        <w:rPr>
          <w:color w:val="BF4E14" w:themeColor="accent2" w:themeShade="BF"/>
        </w:rPr>
        <w:pPrChange w:author="Maria Cristina Tavares Briosa" w:date="2026-03-17T18:58:00Z" w:id="2553">
          <w:pPr/>
        </w:pPrChange>
      </w:pPr>
      <w:r w:rsidR="1DD05D65">
        <w:rPr/>
        <w:t>1 - O animal que cause ofensas graves à integridade física</w:t>
      </w:r>
      <w:ins w:author="Maria Cristina Tavares Briosa" w:date="2026-04-28T14:14:24.937Z" w16du:dateUtc="2026-04-28T14:14:24.937Z" w:id="1090195973">
        <w:r w:rsidR="15BB9CC3">
          <w:t xml:space="preserve"> de uma pessoa</w:t>
        </w:r>
      </w:ins>
      <w:r w:rsidR="1DD05D65">
        <w:rPr/>
        <w:t xml:space="preserve">, devidamente comprovadas através de relatório médico, é </w:t>
      </w:r>
      <w:ins w:author="Maria Cristina Tavares Briosa" w:date="2026-04-28T14:14:32.592Z" w16du:dateUtc="2026-04-28T14:14:32.592Z" w:id="2130191434">
        <w:r w:rsidR="673EACB9">
          <w:t>obrigatoriame</w:t>
        </w:r>
        <w:r w:rsidR="673EACB9">
          <w:t xml:space="preserve">nte </w:t>
        </w:r>
      </w:ins>
      <w:r w:rsidR="1DD05D65">
        <w:rPr/>
        <w:t>eutanasiado</w:t>
      </w:r>
      <w:r w:rsidR="1DD05D65">
        <w:rPr/>
        <w:t xml:space="preserve"> através de método que não lhe cause dores e sofrimentos desnecessários, uma vez ponderadas as circunstâncias concretas, designadamente o </w:t>
      </w:r>
      <w:r w:rsidR="1DD05D65">
        <w:rPr/>
        <w:t>caráter</w:t>
      </w:r>
      <w:r w:rsidR="1DD05D65">
        <w:rPr/>
        <w:t xml:space="preserve"> agressivo do animal.</w:t>
      </w:r>
      <w:commentRangeStart w:id="2549"/>
      <w:commentRangeEnd w:id="2549"/>
      <w:r>
        <w:rPr>
          <w:rStyle w:val="CommentReference"/>
        </w:rPr>
        <w:commentReference w:id="2549"/>
      </w:r>
      <w:r w:rsidRPr="73C0FD60" w:rsidR="0B9D20C7">
        <w:rPr>
          <w:color w:val="BF4E14" w:themeColor="accent2" w:themeTint="FF" w:themeShade="BF"/>
        </w:rPr>
        <w:t xml:space="preserve"> </w:t>
      </w:r>
    </w:p>
    <w:p w:rsidR="00C545D3" w:rsidP="73C0FD60" w:rsidRDefault="50B9326B" w14:paraId="345EB906" w14:textId="17CFCF85">
      <w:pPr>
        <w:spacing w:after="160" w:line="276" w:lineRule="auto"/>
      </w:pPr>
      <w:r w:rsidR="1DD05D65">
        <w:rPr/>
        <w:t xml:space="preserve">2 - A decisão relativa </w:t>
      </w:r>
      <w:r w:rsidR="6169F1C1">
        <w:rPr/>
        <w:t xml:space="preserve">à </w:t>
      </w:r>
      <w:r w:rsidRPr="73C0FD60" w:rsidR="1DD05D65">
        <w:rPr>
          <w:color w:val="BF4E14" w:themeColor="accent2" w:themeTint="FF" w:themeShade="BF"/>
        </w:rPr>
        <w:t xml:space="preserve">eutanásia </w:t>
      </w:r>
      <w:r w:rsidR="1DD05D65">
        <w:rPr/>
        <w:t xml:space="preserve">é da competência do médico veterinário municipal, após o cumprimento das normas vigentes em matéria de isolamento e sequestro dos animais agressores e agredidos em caso de </w:t>
      </w:r>
      <w:commentRangeStart w:id="2555"/>
      <w:r w:rsidR="1DD05D65">
        <w:rPr/>
        <w:t>suspeita de raiva.</w:t>
      </w:r>
      <w:commentRangeEnd w:id="2555"/>
      <w:r>
        <w:rPr>
          <w:rStyle w:val="CommentReference"/>
        </w:rPr>
        <w:commentReference w:id="2555"/>
      </w:r>
    </w:p>
    <w:p w:rsidR="00C545D3" w:rsidP="73C0FD60" w:rsidRDefault="50B9326B" w14:paraId="73F6BED2" w14:textId="59B7B96B">
      <w:pPr>
        <w:pStyle w:val="Normal"/>
        <w:spacing w:after="160" w:line="276" w:lineRule="auto"/>
        <w:rPr>
          <w:color w:val="BF4E14" w:themeColor="accent2" w:themeShade="BF"/>
        </w:rPr>
      </w:pPr>
      <w:r w:rsidR="1DD05D65">
        <w:rPr/>
        <w:t xml:space="preserve">3 - O animal que não seja </w:t>
      </w:r>
      <w:r w:rsidR="6C79ED11">
        <w:rPr/>
        <w:t xml:space="preserve"> </w:t>
      </w:r>
      <w:r w:rsidR="6C79ED11">
        <w:rPr/>
        <w:t>eutanasiado</w:t>
      </w:r>
      <w:ins w:author="Maria Cristina Tavares Briosa" w:date="2026-04-02T11:59:00Z" w16du:dateUtc="2026-04-02T11:59:48Z" w:id="2086645834">
        <w:r w:rsidR="6C79ED11">
          <w:t xml:space="preserve"> </w:t>
        </w:r>
      </w:ins>
      <w:r w:rsidR="1DD05D65">
        <w:rPr/>
        <w:t>nos termos dos números anteriore</w:t>
      </w:r>
      <w:r w:rsidR="72C76070">
        <w:rPr/>
        <w:t>s</w:t>
      </w:r>
      <w:r w:rsidRPr="73C0FD60" w:rsidR="19DD3923">
        <w:rPr>
          <w:color w:val="000000" w:themeColor="text1" w:themeTint="FF" w:themeShade="FF"/>
        </w:rPr>
        <w:t xml:space="preserve"> </w:t>
      </w:r>
      <w:r w:rsidRPr="73C0FD60" w:rsidR="2046ECE7">
        <w:rPr>
          <w:color w:val="000000" w:themeColor="text1" w:themeTint="FF" w:themeShade="FF"/>
        </w:rPr>
        <w:t xml:space="preserve">, nomeadamente o animal </w:t>
      </w:r>
      <w:r w:rsidRPr="73C0FD60" w:rsidR="19DD3923">
        <w:rPr>
          <w:color w:val="000000" w:themeColor="text1" w:themeTint="FF" w:themeShade="FF"/>
        </w:rPr>
        <w:t>que cause ofensas à integridade física simples</w:t>
      </w:r>
      <w:r w:rsidRPr="73C0FD60" w:rsidR="19B7B500">
        <w:rPr>
          <w:color w:val="000000" w:themeColor="text1" w:themeTint="FF" w:themeShade="FF"/>
        </w:rPr>
        <w:t xml:space="preserve"> a uma pessoa</w:t>
      </w:r>
      <w:r w:rsidRPr="73C0FD60" w:rsidR="7BAD1561">
        <w:rPr>
          <w:rFonts w:ascii="Arial" w:hAnsi="Arial" w:eastAsia="Arial" w:cs="Arial"/>
          <w:noProof w:val="0"/>
          <w:color w:val="222222"/>
          <w:sz w:val="24"/>
          <w:szCs w:val="24"/>
          <w:lang w:val="pt-PT"/>
        </w:rPr>
        <w:t xml:space="preserve"> ou o animal que cause ofensas à integridade física ou a morte a outro animal,  pode ser</w:t>
      </w:r>
      <w:r w:rsidRPr="73C0FD60" w:rsidR="19B7B500">
        <w:rPr>
          <w:color w:val="000000" w:themeColor="text1" w:themeTint="FF" w:themeShade="FF"/>
        </w:rPr>
        <w:t xml:space="preserve"> </w:t>
      </w:r>
      <w:r w:rsidRPr="73C0FD60" w:rsidR="7AF33146">
        <w:rPr>
          <w:color w:val="000000" w:themeColor="text1" w:themeTint="FF" w:themeShade="FF"/>
        </w:rPr>
        <w:t>e</w:t>
      </w:r>
      <w:r w:rsidR="1DD05D65">
        <w:rPr/>
        <w:t xml:space="preserve">ntregue ao detentor após o cumprimento das obrigações e do procedimento previstos no presente decreto-lei, sendo requisito obrigatório, </w:t>
      </w:r>
      <w:r w:rsidRPr="73C0FD60" w:rsidR="1DD05D65">
        <w:rPr>
          <w:highlight w:val="yellow"/>
        </w:rPr>
        <w:t>quando aplicável</w:t>
      </w:r>
      <w:r w:rsidR="1DD05D65">
        <w:rPr/>
        <w:t xml:space="preserve">, a realização de provas de socialização e ou treino de obediência por </w:t>
      </w:r>
      <w:r w:rsidRPr="73C0FD60" w:rsidR="1DD05D65">
        <w:rPr>
          <w:color w:val="BF4E14" w:themeColor="accent2" w:themeTint="FF" w:themeShade="BF"/>
        </w:rPr>
        <w:t xml:space="preserve">treinador certificado </w:t>
      </w:r>
      <w:r w:rsidR="1DD05D65">
        <w:rPr/>
        <w:t xml:space="preserve">no prazo indicado pelo médico veterinário municipal. </w:t>
      </w:r>
    </w:p>
    <w:p w:rsidR="00C545D3" w:rsidP="73C0FD60" w:rsidRDefault="50B9326B" w14:paraId="6D69DE33" w14:textId="049DAA32">
      <w:pPr>
        <w:pStyle w:val="Normal"/>
        <w:spacing w:after="160" w:line="276" w:lineRule="auto"/>
        <w:rPr>
          <w:ins w:author="Maria Cristina Tavares Briosa" w:date="2026-04-28T14:22:29.384Z" w16du:dateUtc="2026-04-28T14:22:29.384Z" w:id="850846247"/>
        </w:rPr>
      </w:pPr>
      <w:r w:rsidR="1DD05D65">
        <w:rPr/>
        <w:t xml:space="preserve">4 - </w:t>
      </w:r>
      <w:ins w:author="Maria Cristina Tavares Briosa" w:date="2026-04-28T14:22:02.903Z" w16du:dateUtc="2026-04-28T14:22:02.903Z" w:id="47404975">
        <w:r w:rsidRPr="73C0FD60" w:rsidR="33436E97">
          <w:rPr>
            <w:rFonts w:ascii="Arial" w:hAnsi="Arial" w:eastAsia="Arial" w:cs="Arial"/>
            <w:noProof w:val="0"/>
            <w:color w:val="222222"/>
            <w:sz w:val="24"/>
            <w:szCs w:val="24"/>
            <w:lang w:val="pt-PT"/>
          </w:rPr>
          <w:t xml:space="preserve">O animal que reincida em causar ofensas simples à integridade </w:t>
        </w:r>
        <w:r w:rsidRPr="73C0FD60" w:rsidR="33436E97">
          <w:rPr>
            <w:rFonts w:ascii="Arial" w:hAnsi="Arial" w:eastAsia="Arial" w:cs="Arial"/>
            <w:noProof w:val="0"/>
            <w:color w:val="156082" w:themeColor="accent1" w:themeTint="FF" w:themeShade="FF"/>
            <w:sz w:val="24"/>
            <w:szCs w:val="24"/>
            <w:u w:val="single"/>
            <w:lang w:val="pt-PT"/>
          </w:rPr>
          <w:t xml:space="preserve">física </w:t>
        </w:r>
      </w:ins>
      <w:ins w:author="Maria Cristina Tavares Briosa" w:date="2026-04-28T14:23:02.208Z" w16du:dateUtc="2026-04-28T14:23:02.208Z" w:id="1655580662">
        <w:r w:rsidRPr="73C0FD60" w:rsidR="33436E97">
          <w:rPr>
            <w:rFonts w:ascii="Arial" w:hAnsi="Arial" w:eastAsia="Arial" w:cs="Arial"/>
            <w:noProof w:val="0"/>
            <w:color w:val="156082" w:themeColor="accent1" w:themeTint="FF" w:themeShade="FF"/>
            <w:sz w:val="24"/>
            <w:szCs w:val="24"/>
            <w:u w:val="single"/>
            <w:lang w:val="pt-PT"/>
          </w:rPr>
          <w:t xml:space="preserve">de </w:t>
        </w:r>
      </w:ins>
      <w:ins w:author="Maria Cristina Tavares Briosa" w:date="2026-04-28T14:22:02.903Z" w16du:dateUtc="2026-04-28T14:22:02.903Z" w:id="2120820325">
        <w:r w:rsidRPr="73C0FD60" w:rsidR="33436E97">
          <w:rPr>
            <w:rFonts w:ascii="Arial" w:hAnsi="Arial" w:eastAsia="Arial" w:cs="Arial"/>
            <w:noProof w:val="0"/>
            <w:color w:val="222222"/>
            <w:sz w:val="24"/>
            <w:szCs w:val="24"/>
            <w:lang w:val="pt-PT"/>
          </w:rPr>
          <w:t xml:space="preserve">uma pessoa ou o animal que reincida em causar ofensas à integridade física ou a morte a outro animal, sem que tenham sido cumpridas as obrigações de realização de provas de socialização e ou treino de obediência previstas no número anterior, é obrigatoriamente </w:t>
        </w:r>
        <w:r w:rsidRPr="73C0FD60" w:rsidR="33436E97">
          <w:rPr>
            <w:rFonts w:ascii="Arial" w:hAnsi="Arial" w:eastAsia="Arial" w:cs="Arial"/>
            <w:noProof w:val="0"/>
            <w:color w:val="222222"/>
            <w:sz w:val="24"/>
            <w:szCs w:val="24"/>
            <w:lang w:val="pt-PT"/>
          </w:rPr>
          <w:t>eutanasiado</w:t>
        </w:r>
        <w:r w:rsidRPr="73C0FD60" w:rsidR="33436E97">
          <w:rPr>
            <w:rFonts w:ascii="Arial" w:hAnsi="Arial" w:eastAsia="Arial" w:cs="Arial"/>
            <w:noProof w:val="0"/>
            <w:color w:val="222222"/>
            <w:sz w:val="24"/>
            <w:szCs w:val="24"/>
            <w:lang w:val="pt-PT"/>
          </w:rPr>
          <w:t xml:space="preserve"> através de método que não lhe cause dores e sofrimentos desnecessários.</w:t>
        </w:r>
        <w:r w:rsidRPr="73C0FD60" w:rsidR="33436E97">
          <w:rPr>
            <w:rFonts w:ascii="Garamond" w:hAnsi="Garamond" w:eastAsia="Garamond" w:cs="Garamond"/>
            <w:noProof w:val="0"/>
            <w:sz w:val="24"/>
            <w:szCs w:val="24"/>
            <w:lang w:val="pt-PT"/>
          </w:rPr>
          <w:t xml:space="preserve"> </w:t>
        </w:r>
      </w:ins>
    </w:p>
    <w:p w:rsidR="00C545D3" w:rsidP="73C0FD60" w:rsidRDefault="50B9326B" w14:paraId="523E5760" w14:textId="114D5F2B">
      <w:pPr>
        <w:pStyle w:val="Normal"/>
        <w:spacing w:after="160" w:line="276" w:lineRule="auto"/>
      </w:pPr>
      <w:r w:rsidR="1DD05D65">
        <w:rPr/>
        <w:t xml:space="preserve">5 - O animal que apresente comportamento agressivo e que constitua, de imediato, um risco grave à integridade física e que o seu </w:t>
      </w:r>
      <w:r w:rsidR="0B9D20C7">
        <w:rPr/>
        <w:t xml:space="preserve">detentor </w:t>
      </w:r>
      <w:r w:rsidR="1DD05D65">
        <w:rPr/>
        <w:t>não consiga controlar</w:t>
      </w:r>
      <w:r w:rsidR="6830387C">
        <w:rPr/>
        <w:t>, po</w:t>
      </w:r>
      <w:r w:rsidR="1DD05D65">
        <w:rPr/>
        <w:t xml:space="preserve">de ser imediatamente </w:t>
      </w:r>
      <w:r w:rsidR="1DD05D65">
        <w:rPr/>
        <w:t>eutanasiado</w:t>
      </w:r>
      <w:r w:rsidR="1DD05D65">
        <w:rPr/>
        <w:t xml:space="preserve"> </w:t>
      </w:r>
      <w:del w:author="Maria Cristina Tavares Briosa" w:date="2026-04-02T12:04:00Z" w16du:dateUtc="2026-04-02T12:04:42Z" w:id="1825255051">
        <w:r w:rsidDel="0B9D20C7">
          <w:delText>pelo médico veterinário municipal ou sob a sua direção,</w:delText>
        </w:r>
      </w:del>
      <w:r w:rsidR="1DD05D65">
        <w:rPr/>
        <w:t xml:space="preserve"> nos termos do disposto no n.º 1</w:t>
      </w:r>
      <w:ins w:author="Maria Cristina Tavares Briosa" w:date="2026-04-02T12:05:00Z" w16du:dateUtc="2026-04-02T12:05:08Z" w:id="1268411403">
        <w:r w:rsidR="706C361D">
          <w:t xml:space="preserve"> e 2</w:t>
        </w:r>
      </w:ins>
      <w:r w:rsidR="1DD05D65">
        <w:rPr/>
        <w:t xml:space="preserve">, sem prejuízo das normas </w:t>
      </w:r>
      <w:r w:rsidR="1DD05D65">
        <w:rPr/>
        <w:t>vigentes em matéria de isolamento e sequestro dos animais agressores e agredidos em caso de suspeita de raiva.</w:t>
      </w:r>
    </w:p>
    <w:p w:rsidR="00C545D3" w:rsidP="73C0FD60" w:rsidRDefault="50B9326B" w14:paraId="0DE1D4A5" w14:textId="47316F38">
      <w:pPr>
        <w:spacing w:after="160" w:line="276" w:lineRule="auto"/>
      </w:pPr>
      <w:r w:rsidR="1DD05D65">
        <w:rPr/>
        <w:t xml:space="preserve">6 - Ao detentor do animal </w:t>
      </w:r>
      <w:r w:rsidR="2A6330EE">
        <w:rPr/>
        <w:t>eutanasiado</w:t>
      </w:r>
      <w:r w:rsidR="2A6330EE">
        <w:rPr/>
        <w:t xml:space="preserve"> </w:t>
      </w:r>
      <w:r w:rsidR="1DD05D65">
        <w:rPr/>
        <w:t>ao abrigo do presente artigo não cabe direito a qualquer indemnização.</w:t>
      </w:r>
    </w:p>
    <w:p w:rsidR="00C545D3" w:rsidP="73C0FD60" w:rsidRDefault="78F43FE0" w14:paraId="05B5CDC0" w14:textId="1E7BDE08">
      <w:pPr>
        <w:spacing w:after="160" w:line="276" w:lineRule="auto"/>
      </w:pPr>
      <w:r w:rsidR="0B9D20C7">
        <w:rPr/>
        <w:t>7 - O disposto no presente artigo não prejudica a aplicação do regime jurídico de utilização de armas de fogo pelas forças e serviços de segurança do Estado.</w:t>
      </w:r>
    </w:p>
    <w:p w:rsidR="00C545D3" w:rsidRDefault="00A626AB" w14:paraId="60503F62" w14:textId="7187F282">
      <w:pPr>
        <w:spacing w:after="160" w:line="276" w:lineRule="auto"/>
        <w:jc w:val="center"/>
        <w:rPr>
          <w:del w:author="Maria Cristina Tavares Briosa" w:date="2026-03-17T19:15:00Z" w16du:dateUtc="2026-03-17T19:15:05Z" w:id="2569"/>
        </w:rPr>
        <w:pPrChange w:author="Maria Cristina Tavares Briosa" w:date="2026-03-17T18:58:00Z" w:id="2570">
          <w:pPr/>
        </w:pPrChange>
      </w:pPr>
      <w:del w:author="Maria Cristina Tavares Briosa" w:date="2026-03-17T19:15:00Z" w16du:dateUtc="2026-03-17T19:15:05Z" w:id="2571">
        <w:r w:rsidRPr="3EC49A07" w:rsidDel="78F43FE0">
          <w:delText>CAPÍTULO III</w:delText>
        </w:r>
      </w:del>
    </w:p>
    <w:p w:rsidR="00C545D3" w:rsidRDefault="78F43FE0" w14:paraId="32508DA9" w14:textId="1F378B74">
      <w:pPr>
        <w:spacing w:after="160" w:line="276" w:lineRule="auto"/>
        <w:jc w:val="center"/>
        <w:rPr>
          <w:b/>
          <w:bCs/>
        </w:rPr>
        <w:pPrChange w:author="Maria Cristina Tavares Briosa" w:date="2026-03-17T18:58:00Z" w:id="2572">
          <w:pPr/>
        </w:pPrChange>
      </w:pPr>
      <w:r w:rsidRPr="3EC49A07">
        <w:rPr>
          <w:b/>
          <w:bCs/>
        </w:rPr>
        <w:t>Criação, reprodução e comercialização de cães potencialmente perigosos</w:t>
      </w:r>
    </w:p>
    <w:p w:rsidR="00C545D3" w:rsidRDefault="78F43FE0" w14:paraId="5F8D4ED1" w14:textId="14028219">
      <w:pPr>
        <w:spacing w:after="160" w:line="276" w:lineRule="auto"/>
        <w:jc w:val="center"/>
        <w:pPrChange w:author="Maria Cristina Tavares Briosa" w:date="2026-03-17T18:58:00Z" w:id="2573">
          <w:pPr/>
        </w:pPrChange>
      </w:pPr>
      <w:r w:rsidRPr="3EC49A07">
        <w:t xml:space="preserve">Artigo </w:t>
      </w:r>
      <w:del w:author="Maria Cristina Tavares Briosa" w:date="2026-03-17T19:15:00Z" w16du:dateUtc="2026-03-17T19:15:10Z" w:id="2574">
        <w:r w:rsidRPr="3EC49A07" w:rsidDel="78F43FE0" w:rsidR="00A626AB">
          <w:delText>16.º</w:delText>
        </w:r>
      </w:del>
    </w:p>
    <w:p w:rsidR="00C545D3" w:rsidRDefault="78F43FE0" w14:paraId="0FEFB4F9" w14:textId="11BC3073">
      <w:pPr>
        <w:spacing w:after="160" w:line="276" w:lineRule="auto"/>
        <w:jc w:val="center"/>
        <w:rPr>
          <w:b/>
          <w:bCs/>
        </w:rPr>
        <w:pPrChange w:author="Maria Cristina Tavares Briosa" w:date="2026-03-17T18:58:00Z" w:id="2575">
          <w:pPr/>
        </w:pPrChange>
      </w:pPr>
      <w:r w:rsidRPr="3EC49A07">
        <w:rPr>
          <w:b/>
          <w:bCs/>
        </w:rPr>
        <w:t>Entrada no território nacional</w:t>
      </w:r>
    </w:p>
    <w:p w:rsidR="00C545D3" w:rsidRDefault="78F43FE0" w14:paraId="047832F4" w14:textId="204A736B">
      <w:pPr>
        <w:spacing w:after="160" w:line="276" w:lineRule="auto"/>
        <w:pPrChange w:author="Maria Cristina Tavares Briosa" w:date="2026-03-17T18:58:00Z" w:id="2576">
          <w:pPr/>
        </w:pPrChange>
      </w:pPr>
      <w:r w:rsidRPr="3EC49A07">
        <w:t>1 - A entrada no território nacional, por compra, cedência ou troca direta, de cães potencialmente perigosos das raças constantes da portaria prevista na alínea c) do artigo 3.º, bem como dos cruzamentos destas entre si ou com outras, é proibida ou condicionada nos termos a fixar por portaria do membro do Governo responsável pela área da agricultura.</w:t>
      </w:r>
    </w:p>
    <w:p w:rsidR="00C545D3" w:rsidRDefault="78F43FE0" w14:paraId="62F6B61D" w14:textId="7AD627A4">
      <w:pPr>
        <w:spacing w:after="160" w:line="276" w:lineRule="auto"/>
        <w:pPrChange w:author="Maria Cristina Tavares Briosa" w:date="2026-03-17T18:58:00Z" w:id="2577">
          <w:pPr/>
        </w:pPrChange>
      </w:pPr>
      <w:r w:rsidRPr="3EC49A07">
        <w:t>2 - Os cães das raças constantes da portaria prevista na alínea c) do artigo 3.º que não estejam inscritos em livro de origens oficialmente reconhecido, bem como os cruzamentos daquelas raças entre si ou com outras, provenientes de outros Estados membros ou de países terceiros, que permaneçam em território nacional por mais de quatro meses, são obrigatoriamente esterilizados nos termos do artigo 19.º</w:t>
      </w:r>
    </w:p>
    <w:p w:rsidR="00C545D3" w:rsidRDefault="78F43FE0" w14:paraId="378E33BE" w14:textId="0FAA8D4C">
      <w:pPr>
        <w:spacing w:after="160" w:line="276" w:lineRule="auto"/>
        <w:pPrChange w:author="Maria Cristina Tavares Briosa" w:date="2026-03-17T18:58:00Z" w:id="2578">
          <w:pPr/>
        </w:pPrChange>
      </w:pPr>
      <w:r w:rsidRPr="3EC49A07">
        <w:t>3 - A introdução no território nacional por compra, cedência ou troca direta, tendo em vista a sua reprodução, de cães potencialmente perigosos das raças constantes da portaria prevista na alínea c) do artigo 3.º está sujeita a autorização da DGAV ou da entidade à qual seja reconhecida capacidade para tal, requerida com sete dias de antecedência, decorridos os quais a mesma é tacitamente deferida.</w:t>
      </w:r>
    </w:p>
    <w:p w:rsidR="00C545D3" w:rsidRDefault="7E4F3B39" w14:paraId="7CDC4551" w14:textId="3C78ABA7">
      <w:pPr>
        <w:spacing w:after="160" w:line="276" w:lineRule="auto"/>
        <w:pPrChange w:author="Maria Cristina Tavares Briosa" w:date="2026-03-17T18:58:00Z" w:id="2579">
          <w:pPr/>
        </w:pPrChange>
      </w:pPr>
      <w:r>
        <w:t xml:space="preserve">4 - </w:t>
      </w:r>
      <w:commentRangeStart w:id="2580"/>
      <w:r>
        <w:t>A autorização referida no número anterior é acompanhada do comprovativo da inscrição em livro de origens oficialmente reconhecido e da indicação do alojamento de hospedagem devidamente autorizado para efeitos de reprodução.</w:t>
      </w:r>
      <w:commentRangeEnd w:id="2580"/>
      <w:r w:rsidR="78F43FE0">
        <w:rPr>
          <w:rStyle w:val="Refdecomentrio"/>
          <w:sz w:val="24"/>
          <w:szCs w:val="24"/>
        </w:rPr>
        <w:commentReference w:id="2580"/>
      </w:r>
    </w:p>
    <w:p w:rsidR="00C545D3" w:rsidRDefault="7E4F3B39" w14:paraId="689595FC" w14:textId="35F1EE8E">
      <w:pPr>
        <w:spacing w:after="160" w:line="276" w:lineRule="auto"/>
        <w:rPr>
          <w:ins w:author="Maria Cristina Tavares Briosa" w:date="2026-04-06T10:50:00Z" w16du:dateUtc="2026-04-06T10:50:26Z" w:id="2581"/>
        </w:rPr>
        <w:pPrChange w:author="Maria Cristina Tavares Briosa" w:date="2026-03-17T18:58:00Z" w:id="2582">
          <w:pPr/>
        </w:pPrChange>
      </w:pPr>
      <w:r>
        <w:t>5 - A entrada de cães em território nacional em violação do disposto no presente artigo determina a sua reexpedição imediata ao país de origem ou, caso o detentor não opte pela mesma no prazo de cinco dias, o abate do animal, ficando, em ambos os casos, as despesas a cargo do detentor.</w:t>
      </w:r>
    </w:p>
    <w:p w:rsidR="42A26581" w:rsidRDefault="42A26581" w14:paraId="278193D4" w14:textId="7B8EB8F2">
      <w:pPr>
        <w:spacing w:after="0" w:line="276" w:lineRule="auto"/>
        <w:rPr>
          <w:ins w:author="Maria Cristina Tavares Briosa" w:date="2026-04-06T10:50:00Z" w16du:dateUtc="2026-04-06T10:50:31Z" w:id="2583"/>
          <w:color w:val="000000" w:themeColor="text1"/>
        </w:rPr>
        <w:pPrChange w:author="Maria Cristina Tavares Briosa" w:date="2026-04-06T10:50:00Z" w:id="2584">
          <w:pPr/>
        </w:pPrChange>
      </w:pPr>
      <w:r w:rsidRPr="42A26581">
        <w:rPr>
          <w:color w:val="000000" w:themeColor="text1"/>
        </w:rPr>
        <w:t>6-</w:t>
      </w:r>
      <w:del w:author="Maria Cristina Tavares Briosa" w:date="2026-04-06T10:50:00Z" w16du:dateUtc="2026-04-06T10:50:42Z" w:id="2585">
        <w:r w:rsidRPr="42A26581" w:rsidDel="42A26581">
          <w:rPr>
            <w:color w:val="000000" w:themeColor="text1"/>
          </w:rPr>
          <w:delText xml:space="preserve"> </w:delText>
        </w:r>
      </w:del>
      <w:ins w:author="Maria Cristina Tavares Briosa" w:date="2026-04-06T10:50:00Z" w16du:dateUtc="2026-04-06T10:50:31Z" w:id="2586">
        <w:r w:rsidRPr="42A26581" w:rsidR="55897C2A">
          <w:rPr>
            <w:color w:val="000000" w:themeColor="text1"/>
          </w:rPr>
          <w:t>Os procedimentos de autorização a que se refere o número 3 são estabelecidos em manual de procedimentos da DGAV.</w:t>
        </w:r>
      </w:ins>
      <w:commentRangeStart w:id="2587"/>
      <w:commentRangeEnd w:id="2587"/>
      <w:r>
        <w:rPr>
          <w:rStyle w:val="Refdecomentrio"/>
          <w:color w:val="000000" w:themeColor="text1"/>
          <w:sz w:val="24"/>
          <w:szCs w:val="24"/>
        </w:rPr>
        <w:commentReference w:id="2587"/>
      </w:r>
    </w:p>
    <w:p w:rsidR="42A26581" w:rsidP="42A26581" w:rsidRDefault="42A26581" w14:paraId="4BDF2018" w14:textId="1D724A70">
      <w:pPr>
        <w:spacing w:after="160" w:line="276" w:lineRule="auto"/>
      </w:pPr>
    </w:p>
    <w:p w:rsidR="00C545D3" w:rsidRDefault="78F43FE0" w14:paraId="1B3C5469" w14:textId="0C9A8BF5">
      <w:pPr>
        <w:spacing w:after="160" w:line="276" w:lineRule="auto"/>
        <w:jc w:val="center"/>
        <w:rPr>
          <w:del w:author="Maria Cristina Tavares Briosa" w:date="2026-03-17T19:15:00Z" w16du:dateUtc="2026-03-17T19:15:24Z" w:id="2588"/>
        </w:rPr>
        <w:pPrChange w:author="Maria Cristina Tavares Briosa" w:date="2026-03-17T18:58:00Z" w:id="2589">
          <w:pPr/>
        </w:pPrChange>
      </w:pPr>
      <w:r w:rsidRPr="3EC49A07">
        <w:t xml:space="preserve">Artigo </w:t>
      </w:r>
      <w:del w:author="Maria Cristina Tavares Briosa" w:date="2026-03-17T19:15:00Z" w16du:dateUtc="2026-03-17T19:15:24Z" w:id="2590">
        <w:r w:rsidRPr="3EC49A07" w:rsidDel="78F43FE0" w:rsidR="00A626AB">
          <w:delText>17.º</w:delText>
        </w:r>
      </w:del>
    </w:p>
    <w:p w:rsidR="00C545D3" w:rsidRDefault="78F43FE0" w14:paraId="3C4781E8" w14:textId="10C32AEE">
      <w:pPr>
        <w:spacing w:after="160" w:line="276" w:lineRule="auto"/>
        <w:jc w:val="center"/>
        <w:rPr>
          <w:b/>
          <w:bCs/>
        </w:rPr>
        <w:pPrChange w:author="Maria Cristina Tavares Briosa" w:date="2026-03-17T18:58:00Z" w:id="2591">
          <w:pPr/>
        </w:pPrChange>
      </w:pPr>
      <w:r w:rsidRPr="3EC49A07">
        <w:rPr>
          <w:b/>
          <w:bCs/>
        </w:rPr>
        <w:t>Locais destinados à criação e reprodução</w:t>
      </w:r>
    </w:p>
    <w:p w:rsidR="00C545D3" w:rsidP="73C0FD60" w:rsidRDefault="7E4F3B39" w14:paraId="210D8741" w14:textId="3FC9E3DB">
      <w:pPr>
        <w:spacing w:after="160" w:line="276" w:lineRule="auto"/>
        <w:pPrChange w:author="Maria Cristina Tavares Briosa" w:date="2026-03-17T18:58:00Z" w:id="2592">
          <w:pPr/>
        </w:pPrChange>
      </w:pPr>
      <w:r w:rsidR="055A791E">
        <w:rPr/>
        <w:t xml:space="preserve">1 - A criação ou reprodução de cães potencialmente perigosos, nomeadamente aqueles cujas raças constam da portaria prevista na alínea </w:t>
      </w:r>
      <w:del w:author="Maria Cristina Tavares Briosa" w:date="2026-04-28T14:46:40.687Z" w16du:dateUtc="2026-04-28T14:46:40.687Z" w:id="876808911">
        <w:r w:rsidDel="055A791E">
          <w:delText>c) do artigo 3.º</w:delText>
        </w:r>
      </w:del>
      <w:r w:rsidR="055A791E">
        <w:rPr/>
        <w:t xml:space="preserve">, só é permitida em centros de </w:t>
      </w:r>
      <w:r w:rsidR="055A791E">
        <w:rPr/>
        <w:t>hospedagem com fins lucrativos com permissão administrativa emitida pela DGAV nos termos</w:t>
      </w:r>
      <w:del w:author="Maria Cristina Tavares Briosa" w:date="2026-04-06T10:54:00Z" w16du:dateUtc="2026-04-06T10:54:37Z" w:id="173168648">
        <w:r w:rsidDel="0B9D20C7">
          <w:delText xml:space="preserve"> da legislação aplicável.</w:delText>
        </w:r>
      </w:del>
      <w:ins w:author="Maria Cristina Tavares Briosa" w:date="2026-04-06T10:54:00Z" w16du:dateUtc="2026-04-06T10:54:59Z" w:id="119319680">
        <w:r w:rsidR="3CD211F1">
          <w:t xml:space="preserve">  do </w:t>
        </w:r>
      </w:ins>
      <w:ins w:author="Maria Cristina Tavares Briosa" w:date="2026-04-28T14:46:55.78Z" w16du:dateUtc="2026-04-28T14:46:55.78Z" w:id="1134742448">
        <w:r w:rsidR="7CC9DEAB">
          <w:t>artigoxx</w:t>
        </w:r>
      </w:ins>
      <w:ins w:author="Maria Cristina Tavares Briosa" w:date="2026-04-06T10:54:00Z" w16du:dateUtc="2026-04-06T10:54:59Z" w:id="1282729849">
        <w:r w:rsidR="3CD211F1">
          <w:t>.</w:t>
        </w:r>
      </w:ins>
    </w:p>
    <w:p w:rsidR="00C545D3" w:rsidP="73C0FD60" w:rsidRDefault="78F43FE0" w14:paraId="31706AE3" w14:textId="2B94FE63">
      <w:pPr>
        <w:spacing w:after="160" w:line="276" w:lineRule="auto"/>
        <w:pPrChange w:author="Maria Cristina Tavares Briosa" w:date="2026-03-17T18:58:00Z" w:id="2595">
          <w:pPr/>
        </w:pPrChange>
      </w:pPr>
      <w:r w:rsidR="0B9D20C7">
        <w:rPr/>
        <w:t xml:space="preserve">2 - Os locais nos quais se proceda à criação ou reprodução de cães potencialmente perigosos, nomeadamente dos das raças constantes da portaria prevista na </w:t>
      </w:r>
      <w:del w:author="Maria Cristina Tavares Briosa" w:date="2026-04-28T14:47:08.742Z" w16du:dateUtc="2026-04-28T14:47:08.742Z" w:id="1960023817">
        <w:r w:rsidDel="0B9D20C7">
          <w:delText>alínea c) do artigo 3</w:delText>
        </w:r>
      </w:del>
      <w:r w:rsidR="0B9D20C7">
        <w:rPr/>
        <w:t>.º, sem que possuam permissão administrativa, nos termos do número anterior, são encerrados compulsivamente.</w:t>
      </w:r>
    </w:p>
    <w:p w:rsidR="00C545D3" w:rsidRDefault="78F43FE0" w14:paraId="6EDBACB4" w14:textId="343388C3">
      <w:pPr>
        <w:spacing w:after="160" w:line="276" w:lineRule="auto"/>
        <w:jc w:val="center"/>
        <w:rPr>
          <w:del w:author="Maria Cristina Tavares Briosa" w:date="2026-03-17T19:15:00Z" w16du:dateUtc="2026-03-17T19:15:30Z" w:id="2596"/>
        </w:rPr>
        <w:pPrChange w:author="Maria Cristina Tavares Briosa" w:date="2026-03-17T18:58:00Z" w:id="2597">
          <w:pPr/>
        </w:pPrChange>
      </w:pPr>
      <w:r w:rsidRPr="3EC49A07">
        <w:t xml:space="preserve">Artigo </w:t>
      </w:r>
      <w:del w:author="Maria Cristina Tavares Briosa" w:date="2026-03-17T19:15:00Z" w16du:dateUtc="2026-03-17T19:15:30Z" w:id="2598">
        <w:r w:rsidRPr="3EC49A07" w:rsidDel="78F43FE0" w:rsidR="00A626AB">
          <w:delText>18.º</w:delText>
        </w:r>
      </w:del>
    </w:p>
    <w:p w:rsidR="00C545D3" w:rsidRDefault="78F43FE0" w14:paraId="0F1F16E0" w14:textId="4DD76419">
      <w:pPr>
        <w:spacing w:after="160" w:line="276" w:lineRule="auto"/>
        <w:jc w:val="center"/>
        <w:rPr>
          <w:b/>
          <w:bCs/>
        </w:rPr>
        <w:pPrChange w:author="Maria Cristina Tavares Briosa" w:date="2026-03-17T18:58:00Z" w:id="2599">
          <w:pPr/>
        </w:pPrChange>
      </w:pPr>
      <w:r w:rsidRPr="3EC49A07">
        <w:rPr>
          <w:b/>
          <w:bCs/>
        </w:rPr>
        <w:t>Condições para a criação e reprodução</w:t>
      </w:r>
    </w:p>
    <w:p w:rsidR="00C545D3" w:rsidRDefault="7E4F3B39" w14:paraId="1512AA12" w14:textId="72C28F73">
      <w:pPr>
        <w:spacing w:after="160" w:line="276" w:lineRule="auto"/>
        <w:pPrChange w:author="Maria Cristina Tavares Briosa" w:date="2026-03-17T18:58:00Z" w:id="2600">
          <w:pPr/>
        </w:pPrChange>
      </w:pPr>
      <w:r>
        <w:t xml:space="preserve">1 - Os cães potencialmente perigosos utilizados como reprodutores ficam obrigados a </w:t>
      </w:r>
      <w:commentRangeStart w:id="2601"/>
      <w:r w:rsidRPr="42A26581">
        <w:rPr>
          <w:highlight w:val="yellow"/>
        </w:rPr>
        <w:t>testes de aptidão ( VER</w:t>
      </w:r>
      <w:commentRangeEnd w:id="2601"/>
      <w:r w:rsidRPr="42A26581" w:rsidR="78F43FE0">
        <w:rPr>
          <w:rStyle w:val="Refdecomentrio"/>
          <w:sz w:val="24"/>
          <w:szCs w:val="24"/>
          <w:highlight w:val="yellow"/>
        </w:rPr>
        <w:commentReference w:id="2601"/>
      </w:r>
      <w:r w:rsidRPr="42A26581">
        <w:rPr>
          <w:highlight w:val="yellow"/>
        </w:rPr>
        <w:t>)</w:t>
      </w:r>
      <w:r>
        <w:t xml:space="preserve"> para tal a realizar pelos respetivos clubes de raça.</w:t>
      </w:r>
    </w:p>
    <w:p w:rsidR="00C545D3" w:rsidRDefault="7E4F3B39" w14:paraId="3DAAD0C4" w14:textId="49ED020F">
      <w:pPr>
        <w:spacing w:after="160" w:line="276" w:lineRule="auto"/>
        <w:pPrChange w:author="Maria Cristina Tavares Briosa" w:date="2026-03-17T18:58:00Z" w:id="2602">
          <w:pPr/>
        </w:pPrChange>
      </w:pPr>
      <w:r>
        <w:t xml:space="preserve">2 - </w:t>
      </w:r>
      <w:commentRangeStart w:id="2603"/>
      <w:r>
        <w:t>Os centros de hospedagem com fins lucrativos devem manter atualizado, por um período de cinco anos, um registo de todas as ninhadas nascidas e destino de cada um dos animais.</w:t>
      </w:r>
      <w:commentRangeEnd w:id="2603"/>
      <w:r w:rsidR="78F43FE0">
        <w:rPr>
          <w:rStyle w:val="Refdecomentrio"/>
          <w:sz w:val="24"/>
          <w:szCs w:val="24"/>
        </w:rPr>
        <w:commentReference w:id="2603"/>
      </w:r>
    </w:p>
    <w:p w:rsidR="00C545D3" w:rsidRDefault="7E4F3B39" w14:paraId="591B8812" w14:textId="564B1C12">
      <w:pPr>
        <w:spacing w:after="160" w:line="276" w:lineRule="auto"/>
        <w:pPrChange w:author="Maria Cristina Tavares Briosa" w:date="2026-03-17T18:58:00Z" w:id="2604">
          <w:pPr/>
        </w:pPrChange>
      </w:pPr>
      <w:r>
        <w:t xml:space="preserve">3 - As ninhadas descendentes de cães potencialmente perigosos, nomeadamente aqueles cujas raças constam da portaria prevista </w:t>
      </w:r>
      <w:del w:author="Maria Cristina Tavares Briosa" w:date="2026-04-06T10:59:00Z" w16du:dateUtc="2026-04-06T10:59:52Z" w:id="2605">
        <w:r w:rsidDel="7E4F3B39" w:rsidR="78F43FE0">
          <w:delText>na alínea c) do artigo 3.º</w:delText>
        </w:r>
      </w:del>
      <w:ins w:author="Maria Cristina Tavares Briosa" w:date="2026-04-06T10:59:00Z" w16du:dateUtc="2026-04-06T10:59:59Z" w:id="2606">
        <w:r w:rsidR="55F66203">
          <w:t xml:space="preserve"> no núm</w:t>
        </w:r>
      </w:ins>
      <w:ins w:author="Maria Cristina Tavares Briosa" w:date="2026-04-06T11:00:00Z" w16du:dateUtc="2026-04-06T11:00:10Z" w:id="2607">
        <w:r w:rsidR="55F66203">
          <w:t xml:space="preserve">ero .....( é a 422/2004) </w:t>
        </w:r>
      </w:ins>
      <w:r>
        <w:t>, só podem ser inscritas em livro de origem se tiverem sido cumpridas as disposições do presente decreto-lei.</w:t>
      </w:r>
      <w:commentRangeStart w:id="2608"/>
      <w:commentRangeEnd w:id="2608"/>
      <w:r w:rsidR="78F43FE0">
        <w:rPr>
          <w:rStyle w:val="Refdecomentrio"/>
          <w:sz w:val="24"/>
          <w:szCs w:val="24"/>
        </w:rPr>
        <w:commentReference w:id="2608"/>
      </w:r>
    </w:p>
    <w:p w:rsidR="00C545D3" w:rsidRDefault="78F43FE0" w14:paraId="49956BA0" w14:textId="4AD74118">
      <w:pPr>
        <w:spacing w:after="160" w:line="276" w:lineRule="auto"/>
        <w:jc w:val="center"/>
        <w:rPr>
          <w:del w:author="Maria Cristina Tavares Briosa" w:date="2026-03-17T19:22:00Z" w16du:dateUtc="2026-03-17T19:22:51Z" w:id="2609"/>
        </w:rPr>
        <w:pPrChange w:author="Maria Cristina Tavares Briosa" w:date="2026-03-17T18:58:00Z" w:id="2610">
          <w:pPr/>
        </w:pPrChange>
      </w:pPr>
      <w:r w:rsidRPr="3EC49A07">
        <w:t xml:space="preserve">Artigo </w:t>
      </w:r>
      <w:del w:author="Maria Cristina Tavares Briosa" w:date="2026-03-17T19:22:00Z" w16du:dateUtc="2026-03-17T19:22:51Z" w:id="2611">
        <w:r w:rsidRPr="3EC49A07" w:rsidDel="78F43FE0" w:rsidR="00A626AB">
          <w:delText>19.º</w:delText>
        </w:r>
      </w:del>
    </w:p>
    <w:p w:rsidR="00C545D3" w:rsidRDefault="78F43FE0" w14:paraId="15CB95BD" w14:textId="57015845">
      <w:pPr>
        <w:spacing w:after="160" w:line="276" w:lineRule="auto"/>
        <w:jc w:val="center"/>
        <w:rPr>
          <w:b/>
          <w:bCs/>
        </w:rPr>
        <w:pPrChange w:author="Maria Cristina Tavares Briosa" w:date="2026-03-17T18:58:00Z" w:id="2612">
          <w:pPr/>
        </w:pPrChange>
      </w:pPr>
      <w:r w:rsidRPr="3EC49A07">
        <w:rPr>
          <w:b/>
          <w:bCs/>
        </w:rPr>
        <w:t>Proibição de reprodução</w:t>
      </w:r>
    </w:p>
    <w:p w:rsidR="00C545D3" w:rsidRDefault="78F43FE0" w14:paraId="2EE8E9DC" w14:textId="47D3D754">
      <w:pPr>
        <w:spacing w:after="160" w:line="276" w:lineRule="auto"/>
        <w:pPrChange w:author="Maria Cristina Tavares Briosa" w:date="2026-03-17T18:58:00Z" w:id="2613">
          <w:pPr/>
        </w:pPrChange>
      </w:pPr>
      <w:r w:rsidRPr="3EC49A07">
        <w:t>1 - Os cães perigosos, ou que demonstrem comportamento agressivo, não podem ser utilizados na criação ou reprodução.</w:t>
      </w:r>
    </w:p>
    <w:p w:rsidR="00C545D3" w:rsidRDefault="7E4F3B39" w14:paraId="4D26D418" w14:textId="077A606F">
      <w:pPr>
        <w:spacing w:after="160" w:line="276" w:lineRule="auto"/>
        <w:pPrChange w:author="Maria Cristina Tavares Briosa" w:date="2026-03-17T18:58:00Z" w:id="2614">
          <w:pPr/>
        </w:pPrChange>
      </w:pPr>
      <w:r>
        <w:t xml:space="preserve">2 - Os cães referidos no número anterior devem ser esterilizados, devendo os seus detentores, sempre que solicitados pelas autoridades competentes, </w:t>
      </w:r>
      <w:commentRangeStart w:id="2615"/>
      <w:r>
        <w:t>apresentar o</w:t>
      </w:r>
      <w:commentRangeEnd w:id="2615"/>
      <w:r w:rsidR="78F43FE0">
        <w:rPr>
          <w:rStyle w:val="Refdecomentrio"/>
          <w:sz w:val="24"/>
          <w:szCs w:val="24"/>
        </w:rPr>
        <w:commentReference w:id="2615"/>
      </w:r>
      <w:r>
        <w:t xml:space="preserve"> respetivo atestado emitido por médico veterinário.</w:t>
      </w:r>
    </w:p>
    <w:p w:rsidR="00C545D3" w:rsidRDefault="7E4F3B39" w14:paraId="4A0B9D0D" w14:textId="5C61B84B">
      <w:pPr>
        <w:spacing w:after="160" w:line="276" w:lineRule="auto"/>
        <w:pPrChange w:author="Maria Cristina Tavares Briosa" w:date="2026-03-17T18:58:00Z" w:id="2616">
          <w:pPr/>
        </w:pPrChange>
      </w:pPr>
      <w:r>
        <w:t xml:space="preserve">3 - Os cães das raças constantes da portaria </w:t>
      </w:r>
      <w:del w:author="Maria Cristina Tavares Briosa" w:date="2026-04-06T11:11:00Z" w16du:dateUtc="2026-04-06T11:11:11Z" w:id="2617">
        <w:r w:rsidDel="7E4F3B39" w:rsidR="78F43FE0">
          <w:delText>prevista na alínea c) do artigo 3.º</w:delText>
        </w:r>
      </w:del>
      <w:ins w:author="Maria Cristina Tavares Briosa" w:date="2026-04-06T11:11:00Z" w16du:dateUtc="2026-04-06T11:11:23Z" w:id="2618">
        <w:r w:rsidR="26BF4E97">
          <w:t xml:space="preserve"> nº 422/2004, de 24 de abril </w:t>
        </w:r>
      </w:ins>
      <w:r>
        <w:t xml:space="preserve"> que não estejam inscritos em livro de origens oficialmente reconhecido, bem como os resultantes dos cruzamentos daquelas raças entre si e destas com outras, devem ser esterilizados </w:t>
      </w:r>
      <w:ins w:author="Maria Cristina Tavares Briosa" w:date="2026-04-06T11:12:00Z" w16du:dateUtc="2026-04-06T11:12:10Z" w:id="2619">
        <w:r w:rsidR="67812097">
          <w:t xml:space="preserve">até aos </w:t>
        </w:r>
      </w:ins>
      <w:del w:author="Maria Cristina Tavares Briosa" w:date="2026-04-06T11:12:00Z" w16du:dateUtc="2026-04-06T11:12:14Z" w:id="2620">
        <w:r w:rsidDel="7E4F3B39" w:rsidR="78F43FE0">
          <w:delText>entre os 4 e os</w:delText>
        </w:r>
      </w:del>
      <w:r>
        <w:t xml:space="preserve"> 6 meses de idade.</w:t>
      </w:r>
      <w:r w:rsidR="1E80C877">
        <w:t>.</w:t>
      </w:r>
      <w:r>
        <w:t xml:space="preserve"> </w:t>
      </w:r>
    </w:p>
    <w:p w:rsidR="00C545D3" w:rsidRDefault="7E4F3B39" w14:paraId="58A4E5E4" w14:textId="69411FDE">
      <w:pPr>
        <w:spacing w:after="160" w:line="276" w:lineRule="auto"/>
        <w:rPr>
          <w:ins w:author="Maria Cristina Tavares Briosa" w:date="2026-04-06T11:04:00Z" w16du:dateUtc="2026-04-06T11:04:59Z" w:id="2621"/>
        </w:rPr>
        <w:pPrChange w:author="Maria Cristina Tavares Briosa" w:date="2026-03-17T18:58:00Z" w:id="2622">
          <w:pPr/>
        </w:pPrChange>
      </w:pPr>
      <w:r>
        <w:t xml:space="preserve">4 - A DGAV pode determinar a esterilização obrigatória de um ou mais cães, no prazo máximo de 30 dias após a notificação do seu detentor, sempre que esteja em risco a segurança de pessoas ou outros animais, </w:t>
      </w:r>
      <w:ins w:author="Maria Cristina Tavares Briosa" w:date="2026-04-06T11:06:00Z" w16du:dateUtc="2026-04-06T11:06:59Z" w:id="2623">
        <w:r w:rsidR="05023FD9">
          <w:t>se verifique a reprodução de cães não registados em livro de origens of</w:t>
        </w:r>
      </w:ins>
      <w:ins w:author="Maria Cristina Tavares Briosa" w:date="2026-04-06T11:07:00Z" w16du:dateUtc="2026-04-06T11:07:36Z" w:id="2624">
        <w:r w:rsidR="05023FD9">
          <w:t xml:space="preserve">icialmente reconhecido </w:t>
        </w:r>
      </w:ins>
      <w:ins w:author="Maria Cristina Tavares Briosa" w:date="2026-04-06T11:08:00Z" w16du:dateUtc="2026-04-06T11:08:47Z" w:id="2625">
        <w:r w:rsidR="3ACFD432">
          <w:t xml:space="preserve">ou em locais sem a devida permissão administrativa, </w:t>
        </w:r>
      </w:ins>
      <w:ins w:author="Maria Cristina Tavares Briosa" w:date="2026-04-06T11:07:00Z" w16du:dateUtc="2026-04-06T11:07:36Z" w:id="2626">
        <w:r w:rsidR="05023FD9">
          <w:t>ou a entrada no terri</w:t>
        </w:r>
        <w:r w:rsidR="0D0FFD1B">
          <w:t xml:space="preserve">tório nacional em </w:t>
        </w:r>
      </w:ins>
      <w:ins w:author="Maria Cristina Tavares Briosa" w:date="2026-04-06T11:21:00Z" w16du:dateUtc="2026-04-06T11:21:02Z" w:id="2627">
        <w:r w:rsidR="5015820A">
          <w:t>incumprimento</w:t>
        </w:r>
      </w:ins>
      <w:ins w:author="Maria Cristina Tavares Briosa" w:date="2026-04-06T11:07:00Z" w16du:dateUtc="2026-04-06T11:07:36Z" w:id="2628">
        <w:r w:rsidR="0D0FFD1B">
          <w:t xml:space="preserve"> de ..... </w:t>
        </w:r>
      </w:ins>
      <w:r>
        <w:t>devendo a mesma ser efetuada por médico veterinário da escolha daquele e a suas expensas</w:t>
      </w:r>
      <w:ins w:author="Maria Cristina Tavares Briosa" w:date="2026-04-06T11:17:00Z" w16du:dateUtc="2026-04-06T11:17:59Z" w:id="2629">
        <w:r w:rsidR="31F7E35B">
          <w:t>, er averb</w:t>
        </w:r>
      </w:ins>
      <w:ins w:author="Maria Cristina Tavares Briosa" w:date="2026-04-06T11:18:00Z" w16du:dateUtc="2026-04-06T11:18:19Z" w:id="2630">
        <w:r w:rsidR="31F7E35B">
          <w:t>ada no SIAC</w:t>
        </w:r>
      </w:ins>
      <w:del w:author="Maria Cristina Tavares Briosa" w:date="2026-04-06T11:17:00Z" w16du:dateUtc="2026-04-06T11:17:55Z" w:id="2631">
        <w:r w:rsidDel="7E4F3B39" w:rsidR="78F43FE0">
          <w:delText>.</w:delText>
        </w:r>
      </w:del>
    </w:p>
    <w:p w:rsidR="21AB78F5" w:rsidP="73C0FD60" w:rsidRDefault="21AB78F5" w14:paraId="2538BC21" w14:textId="73C0DD1A">
      <w:pPr>
        <w:pStyle w:val="PargrafodaLista"/>
        <w:numPr>
          <w:ilvl w:val="0"/>
          <w:numId w:val="140"/>
        </w:numPr>
        <w:spacing w:after="0" w:line="276" w:lineRule="auto"/>
        <w:rPr>
          <w:ins w:author="Maria Cristina Tavares Briosa" w:date="2026-04-06T11:20:00Z" w16du:dateUtc="2026-04-06T11:20:17Z" w:id="243129533"/>
          <w:color w:val="000000" w:themeColor="text1"/>
        </w:rPr>
        <w:pPrChange w:author="Maria Cristina Tavares Briosa" w:date="2026-04-06T11:20:00Z" w:id="2633">
          <w:pPr/>
        </w:pPrChange>
      </w:pPr>
      <w:ins w:author="Maria Cristina Tavares Briosa" w:date="2026-04-06T11:20:00Z" w16du:dateUtc="2026-04-06T11:20:17Z" w:id="928271068">
        <w:r w:rsidRPr="73C0FD60" w:rsidR="32496F48">
          <w:rPr>
            <w:color w:val="000000" w:themeColor="text1" w:themeTint="FF" w:themeShade="FF"/>
          </w:rPr>
          <w:t xml:space="preserve">Sem prejuízo do disposto nos números anteriores o animal pode não ser sujeito à esterilização, por não estar em condições adequadas, </w:t>
        </w:r>
      </w:ins>
      <w:ins w:author="Maria Cristina Tavares Briosa" w:date="2026-04-28T14:48:54.877Z" w16du:dateUtc="2026-04-28T14:48:54.877Z" w:id="43801598">
        <w:r w:rsidRPr="73C0FD60" w:rsidR="3E31C32E">
          <w:rPr>
            <w:color w:val="000000" w:themeColor="text1" w:themeTint="FF" w:themeShade="FF"/>
          </w:rPr>
          <w:t xml:space="preserve">desde que sejam </w:t>
        </w:r>
      </w:ins>
      <w:ins w:author="Maria Cristina Tavares Briosa" w:date="2026-04-06T11:20:00Z" w16du:dateUtc="2026-04-06T11:20:17Z" w:id="9362317">
        <w:r w:rsidRPr="73C0FD60" w:rsidR="32496F48">
          <w:rPr>
            <w:color w:val="000000" w:themeColor="text1" w:themeTint="FF" w:themeShade="FF"/>
          </w:rPr>
          <w:t xml:space="preserve">atestadas por médico veterinário no </w:t>
        </w:r>
        <w:r w:rsidRPr="73C0FD60" w:rsidR="32496F48">
          <w:rPr>
            <w:color w:val="000000" w:themeColor="text1" w:themeTint="FF" w:themeShade="FF"/>
          </w:rPr>
          <w:t>SIAC ,</w:t>
        </w:r>
        <w:r w:rsidRPr="73C0FD60" w:rsidR="32496F48">
          <w:rPr>
            <w:color w:val="000000" w:themeColor="text1" w:themeTint="FF" w:themeShade="FF"/>
          </w:rPr>
          <w:t xml:space="preserve"> indicando-se naquele atestado o prazo previsível para essa intervenção cirúrgica</w:t>
        </w:r>
      </w:ins>
    </w:p>
    <w:p w:rsidR="42A26581" w:rsidP="42A26581" w:rsidRDefault="42A26581" w14:paraId="24CF18EC" w14:textId="7A85C162">
      <w:pPr>
        <w:spacing w:after="160" w:line="276" w:lineRule="auto"/>
        <w:rPr>
          <w:del w:author="Maria Cristina Tavares Briosa" w:date="2026-04-06T11:16:00Z" w16du:dateUtc="2026-04-06T11:16:38Z" w:id="2635"/>
        </w:rPr>
      </w:pPr>
    </w:p>
    <w:p w:rsidR="00C545D3" w:rsidP="42A26581" w:rsidRDefault="7E4F3B39" w14:paraId="3F9CCA5D" w14:textId="053847D0">
      <w:pPr>
        <w:spacing w:after="160" w:line="276" w:lineRule="auto"/>
      </w:pPr>
      <w:r w:rsidR="055A791E">
        <w:rPr/>
        <w:t xml:space="preserve">6 </w:t>
      </w:r>
      <w:r w:rsidR="055A791E">
        <w:rPr/>
        <w:t>-  As</w:t>
      </w:r>
      <w:r w:rsidR="055A791E">
        <w:rPr/>
        <w:t xml:space="preserve"> câmaras municipais prestam toda a colaboração que vise a esterilização </w:t>
      </w:r>
      <w:r w:rsidR="055A791E">
        <w:rPr/>
        <w:t xml:space="preserve">determinada  </w:t>
      </w:r>
      <w:r w:rsidR="4180D9A6">
        <w:rPr/>
        <w:t>no</w:t>
      </w:r>
      <w:r w:rsidR="4180D9A6">
        <w:rPr/>
        <w:t xml:space="preserve"> nº 3 e nº 4, </w:t>
      </w:r>
      <w:r w:rsidR="287AEA3A">
        <w:rPr/>
        <w:t xml:space="preserve">sempre que esteja em risco a </w:t>
      </w:r>
      <w:r w:rsidR="4180D9A6">
        <w:rPr/>
        <w:t>s</w:t>
      </w:r>
      <w:r w:rsidR="4180D9A6">
        <w:rPr/>
        <w:t>egurança</w:t>
      </w:r>
      <w:r w:rsidR="21E82BAA">
        <w:rPr/>
        <w:t xml:space="preserve">, </w:t>
      </w:r>
      <w:r w:rsidR="1BB21A41">
        <w:rPr/>
        <w:t xml:space="preserve">e quando </w:t>
      </w:r>
      <w:r w:rsidR="055A791E">
        <w:rPr/>
        <w:t xml:space="preserve">se prove por qualquer </w:t>
      </w:r>
      <w:r w:rsidR="055A791E">
        <w:rPr/>
        <w:t>meio legalmente admitido que o detentor não pode suportar os encargos de tal intervenção.</w:t>
      </w:r>
    </w:p>
    <w:p w:rsidR="00C545D3" w:rsidP="3EC49A07" w:rsidRDefault="78F43FE0" w14:paraId="0ECE0CAB" w14:textId="7DC26A73">
      <w:pPr>
        <w:spacing w:after="160" w:line="276" w:lineRule="auto"/>
        <w:jc w:val="center"/>
        <w:rPr>
          <w:del w:author="Maria Cristina Tavares Briosa" w:date="2026-03-17T19:23:00Z" w16du:dateUtc="2026-03-17T19:23:05Z" w:id="2639"/>
        </w:rPr>
      </w:pPr>
      <w:r w:rsidRPr="3EC49A07">
        <w:t xml:space="preserve">Artigo </w:t>
      </w:r>
      <w:del w:author="Maria Cristina Tavares Briosa" w:date="2026-03-17T19:23:00Z" w16du:dateUtc="2026-03-17T19:23:05Z" w:id="2640">
        <w:r w:rsidRPr="3EC49A07" w:rsidDel="78F43FE0" w:rsidR="00A626AB">
          <w:delText>20.º</w:delText>
        </w:r>
      </w:del>
    </w:p>
    <w:p w:rsidR="00C545D3" w:rsidP="3EC49A07" w:rsidRDefault="7E4F3B39" w14:paraId="0791FA39" w14:textId="0928A84A">
      <w:pPr>
        <w:spacing w:after="160" w:line="276" w:lineRule="auto"/>
        <w:jc w:val="center"/>
        <w:rPr>
          <w:del w:author="Maria Cristina Tavares Briosa" w:date="2026-04-06T11:25:00Z" w16du:dateUtc="2026-04-06T11:25:10Z" w:id="2641"/>
          <w:b/>
          <w:bCs/>
        </w:rPr>
      </w:pPr>
      <w:r w:rsidRPr="42A26581">
        <w:rPr>
          <w:b/>
          <w:bCs/>
        </w:rPr>
        <w:t>Comercialização de animais</w:t>
      </w:r>
      <w:ins w:author="Maria Cristina Tavares Briosa" w:date="2026-03-17T19:23:00Z" w16du:dateUtc="2026-03-17T19:23:12Z" w:id="2642">
        <w:r w:rsidRPr="42A26581" w:rsidR="40CFDC7B">
          <w:rPr>
            <w:b/>
            <w:bCs/>
          </w:rPr>
          <w:t xml:space="preserve"> p</w:t>
        </w:r>
      </w:ins>
      <w:ins w:author="Maria Cristina Tavares Briosa" w:date="2026-04-06T11:25:00Z" w16du:dateUtc="2026-04-06T11:25:25Z" w:id="2643">
        <w:r w:rsidRPr="42A26581" w:rsidR="59C5B6A3">
          <w:rPr>
            <w:b/>
            <w:bCs/>
          </w:rPr>
          <w:t>otencialmente perigosos</w:t>
        </w:r>
      </w:ins>
      <w:ins w:author="Maria Cristina Tavares Briosa" w:date="2026-03-17T19:23:00Z" w16du:dateUtc="2026-03-17T19:23:12Z" w:id="2644">
        <w:r w:rsidRPr="42A26581" w:rsidR="40CFDC7B">
          <w:rPr>
            <w:b/>
            <w:bCs/>
          </w:rPr>
          <w:t xml:space="preserve"> </w:t>
        </w:r>
      </w:ins>
    </w:p>
    <w:p w:rsidR="00C545D3" w:rsidP="73C0FD60" w:rsidRDefault="7E4F3B39" w14:paraId="2FD0FFBB" w14:textId="3CA0220D">
      <w:pPr>
        <w:spacing w:after="160" w:line="276" w:lineRule="auto"/>
        <w:pPrChange w:author="Maria Cristina Tavares Briosa" w:date="2026-03-17T18:58:00Z" w:id="2645">
          <w:pPr/>
        </w:pPrChange>
      </w:pPr>
      <w:r w:rsidR="055A791E">
        <w:rPr/>
        <w:t>1 - Os cães poten</w:t>
      </w:r>
      <w:commentRangeStart w:id="2646"/>
      <w:r w:rsidR="055A791E">
        <w:rPr/>
        <w:t xml:space="preserve">cialmente perigosos só podem ser comercializados ou </w:t>
      </w:r>
      <w:r w:rsidRPr="73C0FD60" w:rsidR="055A791E">
        <w:rPr>
          <w:highlight w:val="yellow"/>
          <w:rPrChange w:author="Maria Cristina Tavares Briosa" w:date="2026-04-28T14:51:29.958Z" w16du:dateUtc="2026-04-28T14:51:29.958Z" w:id="926382089"/>
        </w:rPr>
        <w:t>cedidos</w:t>
      </w:r>
      <w:r w:rsidR="055A791E">
        <w:rPr/>
        <w:t xml:space="preserve"> ao detentor final em </w:t>
      </w:r>
      <w:del w:author="Maria Cristina Tavares Briosa" w:date="2026-04-28T14:51:41.795Z" w16du:dateUtc="2026-04-28T14:51:41.795Z" w:id="249807222">
        <w:r w:rsidDel="055A791E">
          <w:delText xml:space="preserve">centros de hospedagem com fins lucrativos </w:delText>
        </w:r>
      </w:del>
      <w:ins w:author="Maria Cristina Tavares Briosa" w:date="2026-04-28T14:51:51.586Z" w16du:dateUtc="2026-04-28T14:51:51.586Z" w:id="325178465">
        <w:r w:rsidR="18030BDF">
          <w:t xml:space="preserve">estabelecimentos de criação </w:t>
        </w:r>
      </w:ins>
      <w:commentRangeEnd w:id="2646"/>
      <w:r>
        <w:rPr>
          <w:rStyle w:val="CommentReference"/>
        </w:rPr>
        <w:commentReference w:id="2646"/>
      </w:r>
      <w:r w:rsidR="055A791E">
        <w:rPr/>
        <w:t>com permissão administrativa emitida pela DGAV nos termos</w:t>
      </w:r>
      <w:del w:author="Maria Cristina Tavares Briosa" w:date="2026-04-06T11:26:00Z" w16du:dateUtc="2026-04-06T11:26:08Z" w:id="1495140642">
        <w:r w:rsidDel="0B9D20C7">
          <w:delText xml:space="preserve"> da legislação aplicável.</w:delText>
        </w:r>
      </w:del>
      <w:ins w:author="Maria Cristina Tavares Briosa" w:date="2026-04-06T11:26:00Z" w16du:dateUtc="2026-04-06T11:26:14Z" w:id="303665771">
        <w:r w:rsidR="79493B8C">
          <w:t xml:space="preserve"> do presente diploma </w:t>
        </w:r>
      </w:ins>
    </w:p>
    <w:p w:rsidR="00C545D3" w:rsidRDefault="7E4F3B39" w14:paraId="72BED019" w14:textId="4CF97ACA">
      <w:pPr>
        <w:spacing w:after="160" w:line="276" w:lineRule="auto"/>
        <w:pPrChange w:author="Maria Cristina Tavares Briosa" w:date="2026-04-06T11:27:00Z" w:id="2649">
          <w:pPr/>
        </w:pPrChange>
      </w:pPr>
      <w:r>
        <w:t xml:space="preserve">2 - </w:t>
      </w:r>
      <w:ins w:author="Maria Cristina Tavares Briosa" w:date="2026-04-06T11:27:00Z" w16du:dateUtc="2026-04-06T11:27:54Z" w:id="2650">
        <w:r w:rsidRPr="42A26581" w:rsidR="5826AD6D">
          <w:rPr>
            <w:color w:val="000000" w:themeColor="text1"/>
          </w:rPr>
          <w:t xml:space="preserve">Sem prejuizo no disposto no …. </w:t>
        </w:r>
      </w:ins>
      <w:commentRangeStart w:id="2651"/>
      <w:r>
        <w:t>A</w:t>
      </w:r>
      <w:commentRangeEnd w:id="2651"/>
      <w:r w:rsidR="78F43FE0">
        <w:rPr>
          <w:rStyle w:val="Refdecomentrio"/>
          <w:sz w:val="24"/>
          <w:szCs w:val="24"/>
        </w:rPr>
        <w:commentReference w:id="2651"/>
      </w:r>
      <w:r>
        <w:t xml:space="preserve"> entrega pelos criadores após venda, ou cedência, de cães potencialmente perigosos está sujeita ao cumprimento dos seguintes requisitos:</w:t>
      </w:r>
    </w:p>
    <w:p w:rsidR="00C545D3" w:rsidRDefault="7E4F3B39" w14:paraId="6D3EF8A4" w14:textId="1EC6FC29">
      <w:pPr>
        <w:spacing w:after="160" w:line="276" w:lineRule="auto"/>
        <w:pPrChange w:author="Maria Cristina Tavares Briosa" w:date="2026-03-17T18:58:00Z" w:id="2652">
          <w:pPr/>
        </w:pPrChange>
      </w:pPr>
      <w:r>
        <w:t xml:space="preserve">a) Identificação eletrónica do animal e inscrição do mesmo no </w:t>
      </w:r>
      <w:ins w:author="Maria Cristina Tavares Briosa" w:date="2026-03-17T19:16:00Z" w16du:dateUtc="2026-03-17T19:16:36Z" w:id="2653">
        <w:r w:rsidR="5037B36C">
          <w:t>SIAC</w:t>
        </w:r>
      </w:ins>
      <w:r>
        <w:t xml:space="preserve"> </w:t>
      </w:r>
      <w:ins w:author="Maria Cristina Tavares Briosa" w:date="2026-04-06T11:28:00Z" w16du:dateUtc="2026-04-06T11:28:46Z" w:id="2654">
        <w:r w:rsidR="4399165A">
          <w:t>,</w:t>
        </w:r>
      </w:ins>
      <w:r>
        <w:t>tendo como titular o detentor final;</w:t>
      </w:r>
    </w:p>
    <w:p w:rsidR="00C545D3" w:rsidRDefault="78F43FE0" w14:paraId="4A3F6226" w14:textId="17BFC7EE">
      <w:pPr>
        <w:spacing w:after="160" w:line="276" w:lineRule="auto"/>
        <w:pPrChange w:author="Maria Cristina Tavares Briosa" w:date="2026-03-17T18:58:00Z" w:id="2655">
          <w:pPr/>
        </w:pPrChange>
      </w:pPr>
      <w:r w:rsidRPr="3EC49A07">
        <w:t>b) Comprovativo de registo prévio em livro de origens;</w:t>
      </w:r>
    </w:p>
    <w:p w:rsidR="00C545D3" w:rsidRDefault="7E4F3B39" w14:paraId="745FC11A" w14:textId="0CB44E83">
      <w:pPr>
        <w:spacing w:after="160" w:line="276" w:lineRule="auto"/>
        <w:rPr>
          <w:del w:author="Maria Cristina Tavares Briosa" w:date="2026-04-06T11:28:00Z" w16du:dateUtc="2026-04-06T11:28:54Z" w:id="2656"/>
        </w:rPr>
        <w:pPrChange w:author="Maria Cristina Tavares Briosa" w:date="2026-03-17T18:58:00Z" w:id="2657">
          <w:pPr/>
        </w:pPrChange>
      </w:pPr>
      <w:r>
        <w:t>c) Apresentação da licença de detenção prevista no artigo</w:t>
      </w:r>
      <w:del w:author="Maria Cristina Tavares Briosa" w:date="2026-04-06T11:28:00Z" w16du:dateUtc="2026-04-06T11:28:54Z" w:id="2658">
        <w:r w:rsidDel="7E4F3B39" w:rsidR="78F43FE0">
          <w:delText xml:space="preserve"> 5.º</w:delText>
        </w:r>
      </w:del>
      <w:ins w:author="Maria Cristina Tavares Briosa" w:date="2026-04-06T11:29:00Z" w16du:dateUtc="2026-04-06T11:29:22Z" w:id="2659">
        <w:r w:rsidR="5D42BA8F">
          <w:t xml:space="preserve"> ,,,,,</w:t>
        </w:r>
      </w:ins>
    </w:p>
    <w:p w:rsidR="00C545D3" w:rsidRDefault="7E4F3B39" w14:paraId="35B28D0C" w14:textId="4C709118">
      <w:pPr>
        <w:spacing w:after="160" w:line="276" w:lineRule="auto"/>
        <w:pPrChange w:author="Maria Cristina Tavares Briosa" w:date="2026-03-17T18:58:00Z" w:id="2660">
          <w:pPr/>
        </w:pPrChange>
      </w:pPr>
      <w:r>
        <w:t xml:space="preserve">3 - Além dos requisitos exigidos </w:t>
      </w:r>
      <w:del w:author="Maria Cristina Tavares Briosa" w:date="2026-04-06T11:29:00Z" w16du:dateUtc="2026-04-06T11:29:48Z" w:id="2661">
        <w:r w:rsidDel="7E4F3B39" w:rsidR="78F43FE0">
          <w:delText xml:space="preserve">em legislação própria, </w:delText>
        </w:r>
      </w:del>
      <w:ins w:author="Maria Cristina Tavares Briosa" w:date="2026-04-06T11:29:00Z" w16du:dateUtc="2026-04-06T11:29:54Z" w:id="2662">
        <w:r w:rsidR="0EA957B1">
          <w:t xml:space="preserve"> nos números ,,,,,, </w:t>
        </w:r>
      </w:ins>
      <w:r>
        <w:t xml:space="preserve">os </w:t>
      </w:r>
      <w:r w:rsidRPr="42A26581">
        <w:rPr>
          <w:highlight w:val="lightGray"/>
          <w:rPrChange w:author="Maria Cristina Tavares Briosa" w:date="2026-04-06T11:30:00Z" w16du:dateUtc="2026-04-06T11:30:06Z" w:id="2663">
            <w:rPr/>
          </w:rPrChange>
        </w:rPr>
        <w:t xml:space="preserve">centros </w:t>
      </w:r>
      <w:commentRangeStart w:id="2664"/>
      <w:r w:rsidRPr="42A26581">
        <w:rPr>
          <w:highlight w:val="lightGray"/>
          <w:rPrChange w:author="Maria Cristina Tavares Briosa" w:date="2026-04-06T11:30:00Z" w16du:dateUtc="2026-04-06T11:30:06Z" w:id="2665">
            <w:rPr/>
          </w:rPrChange>
        </w:rPr>
        <w:t>de</w:t>
      </w:r>
      <w:commentRangeEnd w:id="2664"/>
      <w:r w:rsidRPr="42A26581" w:rsidR="78F43FE0">
        <w:rPr>
          <w:rStyle w:val="Refdecomentrio"/>
          <w:sz w:val="24"/>
          <w:szCs w:val="24"/>
          <w:highlight w:val="lightGray"/>
          <w:rPrChange w:author="Maria Cristina Tavares Briosa" w:date="2026-04-06T11:30:00Z" w16du:dateUtc="2026-04-06T11:30:06Z" w:id="2666">
            <w:rPr>
              <w:rStyle w:val="Refdecomentrio"/>
              <w:sz w:val="24"/>
              <w:szCs w:val="24"/>
            </w:rPr>
          </w:rPrChange>
        </w:rPr>
        <w:commentReference w:id="2664"/>
      </w:r>
      <w:r w:rsidRPr="42A26581">
        <w:rPr>
          <w:highlight w:val="lightGray"/>
          <w:rPrChange w:author="Maria Cristina Tavares Briosa" w:date="2026-04-06T11:30:00Z" w16du:dateUtc="2026-04-06T11:30:06Z" w:id="2667">
            <w:rPr/>
          </w:rPrChange>
        </w:rPr>
        <w:t xml:space="preserve"> hospedagem com fins lucrativos</w:t>
      </w:r>
      <w:r>
        <w:t xml:space="preserve"> referidos no número anterior que vendam animais potencialmente perigosos devem manter, por um período mínimo de cinco anos, um registo com a indicação das espécies, raças e número de animais vendidos, bem como a identificação do comprador ou cessionário.</w:t>
      </w:r>
    </w:p>
    <w:p w:rsidR="00C545D3" w:rsidRDefault="7E4F3B39" w14:paraId="1027992D" w14:textId="52A1B05B">
      <w:pPr>
        <w:spacing w:after="160" w:line="276" w:lineRule="auto"/>
        <w:pPrChange w:author="Maria Cristina Tavares Briosa" w:date="2026-03-17T18:58:00Z" w:id="2668">
          <w:pPr/>
        </w:pPrChange>
      </w:pPr>
      <w:r>
        <w:t>4 - É proibida a comercialização e publicidade de animais perigosos, exceto os destinados a fins científicos e desde que previamente au</w:t>
      </w:r>
      <w:commentRangeStart w:id="2669"/>
      <w:r>
        <w:t>torizada pela DGAV.</w:t>
      </w:r>
      <w:commentRangeEnd w:id="2669"/>
      <w:r w:rsidR="78F43FE0">
        <w:rPr>
          <w:rStyle w:val="Refdecomentrio"/>
          <w:sz w:val="24"/>
          <w:szCs w:val="24"/>
        </w:rPr>
        <w:commentReference w:id="2669"/>
      </w:r>
    </w:p>
    <w:p w:rsidR="00C545D3" w:rsidRDefault="00A626AB" w14:paraId="4362414E" w14:textId="09EF97CF">
      <w:pPr>
        <w:spacing w:after="160" w:line="276" w:lineRule="auto"/>
        <w:jc w:val="center"/>
        <w:rPr>
          <w:del w:author="Maria Cristina Tavares Briosa" w:date="2026-03-17T19:16:00Z" w16du:dateUtc="2026-03-17T19:16:44Z" w:id="2670"/>
        </w:rPr>
        <w:pPrChange w:author="Maria Cristina Tavares Briosa" w:date="2026-03-17T18:58:00Z" w:id="2671">
          <w:pPr/>
        </w:pPrChange>
      </w:pPr>
      <w:del w:author="Maria Cristina Tavares Briosa" w:date="2026-03-17T19:16:00Z" w16du:dateUtc="2026-03-17T19:16:44Z" w:id="2672">
        <w:r w:rsidRPr="3EC49A07" w:rsidDel="78F43FE0">
          <w:delText>CAPÍTULO IV</w:delText>
        </w:r>
      </w:del>
    </w:p>
    <w:p w:rsidR="00C545D3" w:rsidRDefault="78F43FE0" w14:paraId="7826F503" w14:textId="0D8967BE">
      <w:pPr>
        <w:spacing w:after="160" w:line="276" w:lineRule="auto"/>
        <w:jc w:val="center"/>
        <w:rPr>
          <w:b/>
          <w:bCs/>
        </w:rPr>
        <w:pPrChange w:author="Maria Cristina Tavares Briosa" w:date="2026-03-17T18:58:00Z" w:id="2673">
          <w:pPr/>
        </w:pPrChange>
      </w:pPr>
      <w:r w:rsidRPr="3EC49A07">
        <w:rPr>
          <w:b/>
          <w:bCs/>
        </w:rPr>
        <w:t>Treino de cães perigosos ou potencialmente perigosos</w:t>
      </w:r>
    </w:p>
    <w:p w:rsidR="00C545D3" w:rsidRDefault="78F43FE0" w14:paraId="7EF8FFFE" w14:textId="187C2381">
      <w:pPr>
        <w:spacing w:after="160" w:line="276" w:lineRule="auto"/>
        <w:jc w:val="center"/>
        <w:rPr>
          <w:del w:author="Maria Cristina Tavares Briosa" w:date="2026-03-17T19:16:00Z" w16du:dateUtc="2026-03-17T19:16:47Z" w:id="2674"/>
        </w:rPr>
        <w:pPrChange w:author="Maria Cristina Tavares Briosa" w:date="2026-03-17T18:58:00Z" w:id="2675">
          <w:pPr/>
        </w:pPrChange>
      </w:pPr>
      <w:r w:rsidRPr="3EC49A07">
        <w:t xml:space="preserve">Artigo </w:t>
      </w:r>
      <w:del w:author="Maria Cristina Tavares Briosa" w:date="2026-03-17T19:16:00Z" w16du:dateUtc="2026-03-17T19:16:47Z" w:id="2676">
        <w:r w:rsidRPr="3EC49A07" w:rsidDel="78F43FE0" w:rsidR="00A626AB">
          <w:delText>21.º</w:delText>
        </w:r>
      </w:del>
    </w:p>
    <w:p w:rsidR="00C545D3" w:rsidRDefault="78F43FE0" w14:paraId="638C1900" w14:textId="6A6CBB34">
      <w:pPr>
        <w:spacing w:after="160" w:line="276" w:lineRule="auto"/>
        <w:jc w:val="center"/>
        <w:rPr>
          <w:b/>
          <w:bCs/>
        </w:rPr>
        <w:pPrChange w:author="Maria Cristina Tavares Briosa" w:date="2026-03-17T18:58:00Z" w:id="2677">
          <w:pPr/>
        </w:pPrChange>
      </w:pPr>
      <w:r w:rsidRPr="3EC49A07">
        <w:rPr>
          <w:b/>
          <w:bCs/>
        </w:rPr>
        <w:t>Obrigatoriedade de treino</w:t>
      </w:r>
    </w:p>
    <w:p w:rsidR="00C545D3" w:rsidRDefault="78F43FE0" w14:paraId="154F5B05" w14:textId="7E10BCEB">
      <w:pPr>
        <w:spacing w:after="160" w:line="276" w:lineRule="auto"/>
        <w:pPrChange w:author="Maria Cristina Tavares Briosa" w:date="2026-03-17T18:58:00Z" w:id="2678">
          <w:pPr/>
        </w:pPrChange>
      </w:pPr>
      <w:r w:rsidRPr="3EC49A07">
        <w:t>1 - Os detentores de cães perigosos ou potencialmente perigosos ficam obrigados a promover o treino dos mesmos, com vista à sua socialização e obediência, o qual não pode, em caso algum, ter em vista a sua participação em lutas ou o reforço da agressividade para pessoas, outros animais ou bens.</w:t>
      </w:r>
    </w:p>
    <w:p w:rsidR="00C545D3" w:rsidRDefault="78F43FE0" w14:paraId="3446518C" w14:textId="330ED5A0">
      <w:pPr>
        <w:spacing w:after="160" w:line="276" w:lineRule="auto"/>
        <w:pPrChange w:author="Maria Cristina Tavares Briosa" w:date="2026-03-17T18:58:00Z" w:id="2679">
          <w:pPr/>
        </w:pPrChange>
      </w:pPr>
      <w:r w:rsidRPr="3EC49A07">
        <w:t>2 - O treino a que se refere o número anterior deve iniciar-se entre os 6 e os 12 meses de idade do animal.</w:t>
      </w:r>
    </w:p>
    <w:p w:rsidR="00C545D3" w:rsidRDefault="78F43FE0" w14:paraId="5C7AE934" w14:textId="62751950">
      <w:pPr>
        <w:spacing w:after="160" w:line="276" w:lineRule="auto"/>
        <w:jc w:val="center"/>
        <w:rPr>
          <w:del w:author="Maria Cristina Tavares Briosa" w:date="2026-03-17T19:16:00Z" w16du:dateUtc="2026-03-17T19:16:50Z" w:id="2680"/>
        </w:rPr>
        <w:pPrChange w:author="Maria Cristina Tavares Briosa" w:date="2026-03-17T18:58:00Z" w:id="2681">
          <w:pPr/>
        </w:pPrChange>
      </w:pPr>
      <w:r w:rsidRPr="3EC49A07">
        <w:t xml:space="preserve">Artigo </w:t>
      </w:r>
      <w:del w:author="Maria Cristina Tavares Briosa" w:date="2026-03-17T19:16:00Z" w16du:dateUtc="2026-03-17T19:16:50Z" w:id="2682">
        <w:r w:rsidRPr="3EC49A07" w:rsidDel="78F43FE0" w:rsidR="00A626AB">
          <w:delText>22.º</w:delText>
        </w:r>
      </w:del>
    </w:p>
    <w:p w:rsidR="00C545D3" w:rsidRDefault="78F43FE0" w14:paraId="621964D9" w14:textId="541C99B9">
      <w:pPr>
        <w:spacing w:after="160" w:line="276" w:lineRule="auto"/>
        <w:jc w:val="center"/>
        <w:rPr>
          <w:b/>
          <w:bCs/>
        </w:rPr>
        <w:pPrChange w:author="Maria Cristina Tavares Briosa" w:date="2026-03-17T18:58:00Z" w:id="2683">
          <w:pPr/>
        </w:pPrChange>
      </w:pPr>
      <w:r w:rsidRPr="3EC49A07">
        <w:rPr>
          <w:b/>
          <w:bCs/>
        </w:rPr>
        <w:t>Regime de exceção</w:t>
      </w:r>
    </w:p>
    <w:p w:rsidR="00C545D3" w:rsidRDefault="78F43FE0" w14:paraId="49369E39" w14:textId="37F16F3B">
      <w:pPr>
        <w:spacing w:after="160" w:line="276" w:lineRule="auto"/>
        <w:pPrChange w:author="Maria Cristina Tavares Briosa" w:date="2026-03-17T18:58:00Z" w:id="2684">
          <w:pPr/>
        </w:pPrChange>
      </w:pPr>
      <w:r w:rsidRPr="3EC49A07">
        <w:t>Exclui-se do âmbito de aplicação do presente capítulo o treino de cães subsequente ao treino de obediência referido no artigo anterior, nomeadamente aqueles destinados a cães-guia ou outros cães de assistência, os cães para competição e para atividades desportivas.</w:t>
      </w:r>
    </w:p>
    <w:p w:rsidR="00C545D3" w:rsidRDefault="78F43FE0" w14:paraId="165C6205" w14:textId="5FC198C4">
      <w:pPr>
        <w:spacing w:after="160" w:line="276" w:lineRule="auto"/>
        <w:jc w:val="center"/>
        <w:pPrChange w:author="Maria Cristina Tavares Briosa" w:date="2026-03-17T18:58:00Z" w:id="2685">
          <w:pPr/>
        </w:pPrChange>
      </w:pPr>
      <w:r w:rsidRPr="3EC49A07">
        <w:t xml:space="preserve">Artigo </w:t>
      </w:r>
      <w:del w:author="Maria Cristina Tavares Briosa" w:date="2026-03-17T19:17:00Z" w16du:dateUtc="2026-03-17T19:17:02Z" w:id="2686">
        <w:r w:rsidRPr="3EC49A07" w:rsidDel="78F43FE0" w:rsidR="00A626AB">
          <w:delText>23.º</w:delText>
        </w:r>
      </w:del>
    </w:p>
    <w:p w:rsidR="00C545D3" w:rsidRDefault="78F43FE0" w14:paraId="1F37B9D7" w14:textId="34E64E2A">
      <w:pPr>
        <w:spacing w:after="160" w:line="276" w:lineRule="auto"/>
        <w:jc w:val="center"/>
        <w:rPr>
          <w:b/>
          <w:bCs/>
        </w:rPr>
        <w:pPrChange w:author="Maria Cristina Tavares Briosa" w:date="2026-03-17T18:58:00Z" w:id="2687">
          <w:pPr/>
        </w:pPrChange>
      </w:pPr>
      <w:r w:rsidRPr="3EC49A07">
        <w:rPr>
          <w:b/>
          <w:bCs/>
        </w:rPr>
        <w:t>Locais destinados ao treino</w:t>
      </w:r>
    </w:p>
    <w:p w:rsidR="00C545D3" w:rsidRDefault="7E4F3B39" w14:paraId="5BFFB367" w14:textId="3EA5CEB4">
      <w:pPr>
        <w:spacing w:after="160" w:line="276" w:lineRule="auto"/>
        <w:pPrChange w:author="Maria Cristina Tavares Briosa" w:date="2026-03-17T18:58:00Z" w:id="2688">
          <w:pPr/>
        </w:pPrChange>
      </w:pPr>
      <w:r>
        <w:t xml:space="preserve">1 - O treino de cães perigosos ou potencialmente perigosos previsto no artigo </w:t>
      </w:r>
      <w:del w:author="Maria Cristina Tavares Briosa" w:date="2026-04-06T11:33:00Z" w16du:dateUtc="2026-04-06T11:33:49Z" w:id="2689">
        <w:r w:rsidDel="7E4F3B39" w:rsidR="78F43FE0">
          <w:delText>21.</w:delText>
        </w:r>
      </w:del>
      <w:ins w:author="Maria Cristina Tavares Briosa" w:date="2026-04-06T11:33:00Z" w16du:dateUtc="2026-04-06T11:33:51Z" w:id="2690">
        <w:r w:rsidR="3E32CC7E">
          <w:t>....</w:t>
        </w:r>
      </w:ins>
      <w:r>
        <w:t>º só pode ser realizado em escolas de treino ou em terrenos privados próprios para o efeito, devendo ser garantidas, em ambos os casos, medidas de segurança que impeçam a fuga destes animais ou a possibilidade de agressão a terceiros.</w:t>
      </w:r>
    </w:p>
    <w:p w:rsidR="00C545D3" w:rsidRDefault="78F43FE0" w14:paraId="2A605B24" w14:textId="1B27C227">
      <w:pPr>
        <w:spacing w:after="160" w:line="276" w:lineRule="auto"/>
        <w:pPrChange w:author="Maria Cristina Tavares Briosa" w:date="2026-03-17T18:58:00Z" w:id="2691">
          <w:pPr/>
        </w:pPrChange>
      </w:pPr>
      <w:r w:rsidRPr="3EC49A07">
        <w:t>2 - O treino de cães perigosos ou potencialmente perigosos pode, ainda, ser realizado em escolas de treino oficial criadas, individualmente ou em conjunto, por câmaras municipais ou juntas de freguesia.</w:t>
      </w:r>
    </w:p>
    <w:p w:rsidR="00C545D3" w:rsidRDefault="78F43FE0" w14:paraId="59A5E59B" w14:textId="16C27CBE">
      <w:pPr>
        <w:spacing w:after="160" w:line="276" w:lineRule="auto"/>
        <w:jc w:val="center"/>
        <w:rPr>
          <w:del w:author="Maria Cristina Tavares Briosa" w:date="2026-03-17T19:17:00Z" w16du:dateUtc="2026-03-17T19:17:09Z" w:id="2692"/>
        </w:rPr>
        <w:pPrChange w:author="Maria Cristina Tavares Briosa" w:date="2026-03-17T18:58:00Z" w:id="2693">
          <w:pPr/>
        </w:pPrChange>
      </w:pPr>
      <w:r w:rsidRPr="3EC49A07">
        <w:t xml:space="preserve">Artigo </w:t>
      </w:r>
      <w:del w:author="Maria Cristina Tavares Briosa" w:date="2026-03-17T19:17:00Z" w16du:dateUtc="2026-03-17T19:17:09Z" w:id="2694">
        <w:r w:rsidRPr="3EC49A07" w:rsidDel="78F43FE0" w:rsidR="00A626AB">
          <w:delText>24.º</w:delText>
        </w:r>
      </w:del>
    </w:p>
    <w:p w:rsidR="00C545D3" w:rsidRDefault="78F43FE0" w14:paraId="138635C2" w14:textId="35C5BAAE">
      <w:pPr>
        <w:spacing w:after="160" w:line="276" w:lineRule="auto"/>
        <w:jc w:val="center"/>
        <w:rPr>
          <w:b/>
          <w:bCs/>
        </w:rPr>
        <w:pPrChange w:author="Maria Cristina Tavares Briosa" w:date="2026-03-17T18:58:00Z" w:id="2695">
          <w:pPr/>
        </w:pPrChange>
      </w:pPr>
      <w:r w:rsidRPr="3EC49A07">
        <w:rPr>
          <w:b/>
          <w:bCs/>
        </w:rPr>
        <w:t>Reserva de atividade de treinadores de cães perigosos e potencialmente perigosos</w:t>
      </w:r>
    </w:p>
    <w:p w:rsidR="00C545D3" w:rsidRDefault="78F43FE0" w14:paraId="1B93A97B" w14:textId="09069B9A">
      <w:pPr>
        <w:spacing w:after="160" w:line="276" w:lineRule="auto"/>
        <w:pPrChange w:author="Maria Cristina Tavares Briosa" w:date="2026-03-17T18:58:00Z" w:id="2696">
          <w:pPr/>
        </w:pPrChange>
      </w:pPr>
      <w:del w:author="Maria Cristina Tavares Briosa" w:date="2026-04-06T13:32:00Z" w16du:dateUtc="2026-04-06T13:32:56Z" w:id="2697">
        <w:r w:rsidDel="7E4F3B39">
          <w:delText xml:space="preserve">1 - </w:delText>
        </w:r>
      </w:del>
      <w:r w:rsidR="7E4F3B39">
        <w:t>O treino de cães perigosos ou potencialmente perigosos, previsto no artigo</w:t>
      </w:r>
      <w:del w:author="Maria Cristina Tavares Briosa" w:date="2026-04-06T11:34:00Z" w16du:dateUtc="2026-04-06T11:34:43Z" w:id="2698">
        <w:r w:rsidDel="78F43FE0">
          <w:delText xml:space="preserve"> 21.</w:delText>
        </w:r>
      </w:del>
      <w:r w:rsidR="7E4F3B39">
        <w:t>º, só pode ser ministrado por treinador possuidor do respetivo título profissional, emitido nos termos do artigo seguinte.</w:t>
      </w:r>
    </w:p>
    <w:p w:rsidR="00C545D3" w:rsidP="6A5C6054" w:rsidRDefault="031383DE" w14:paraId="3BBAE1C5" w14:textId="71AC3CAF">
      <w:pPr>
        <w:spacing w:after="160" w:line="276" w:lineRule="auto"/>
        <w:rPr>
          <w:highlight w:val="lightGray"/>
        </w:rPr>
      </w:pPr>
      <w:r>
        <w:t xml:space="preserve">                                                              </w:t>
      </w:r>
    </w:p>
    <w:p w:rsidR="00C545D3" w:rsidP="6A5C6054" w:rsidRDefault="031383DE" w14:paraId="1A596069" w14:textId="50014FA3">
      <w:pPr>
        <w:spacing w:after="160" w:line="276" w:lineRule="auto"/>
        <w:rPr>
          <w:del w:author="Maria Cristina Tavares Briosa" w:date="2026-03-17T19:17:00Z" w16du:dateUtc="2026-03-17T19:17:15Z" w:id="2699"/>
          <w:highlight w:val="lightGray"/>
        </w:rPr>
      </w:pPr>
      <w:r>
        <w:t xml:space="preserve">                                                              </w:t>
      </w:r>
      <w:r w:rsidR="78F43FE0">
        <w:t xml:space="preserve">Artigo </w:t>
      </w:r>
      <w:del w:author="Maria Cristina Tavares Briosa" w:date="2026-03-17T19:17:00Z" w16du:dateUtc="2026-03-17T19:17:15Z" w:id="2700">
        <w:r w:rsidDel="00A626AB" w:rsidR="78F43FE0">
          <w:delText>25.º</w:delText>
        </w:r>
      </w:del>
    </w:p>
    <w:p w:rsidR="00C545D3" w:rsidRDefault="78F43FE0" w14:paraId="0735593A" w14:textId="032AFBFA">
      <w:pPr>
        <w:spacing w:after="160" w:line="276" w:lineRule="auto"/>
        <w:jc w:val="center"/>
        <w:rPr>
          <w:b/>
          <w:bCs/>
        </w:rPr>
        <w:pPrChange w:author="Maria Cristina Tavares Briosa" w:date="2026-03-17T18:58:00Z" w:id="2701">
          <w:pPr/>
        </w:pPrChange>
      </w:pPr>
      <w:r w:rsidRPr="3EC49A07">
        <w:rPr>
          <w:b/>
          <w:bCs/>
        </w:rPr>
        <w:t>Título profissional de treinador de cães perigosos e potencialmente perigosos</w:t>
      </w:r>
    </w:p>
    <w:p w:rsidR="00C545D3" w:rsidRDefault="78F43FE0" w14:paraId="19D27BFE" w14:textId="6E10B6B5">
      <w:pPr>
        <w:spacing w:after="160" w:line="276" w:lineRule="auto"/>
        <w:pPrChange w:author="Maria Cristina Tavares Briosa" w:date="2026-03-17T18:58:00Z" w:id="2702">
          <w:pPr/>
        </w:pPrChange>
      </w:pPr>
      <w:r w:rsidRPr="3EC49A07">
        <w:t>1 - O acesso e exercício da atividade de treinador de cães perigosos e potencialmente perigosos depende da obtenção do respetivo título profissional, emitido pela DGAV.</w:t>
      </w:r>
    </w:p>
    <w:p w:rsidR="00C545D3" w:rsidRDefault="78F43FE0" w14:paraId="745092FD" w14:textId="73CF5844">
      <w:pPr>
        <w:spacing w:after="160" w:line="276" w:lineRule="auto"/>
        <w:pPrChange w:author="Maria Cristina Tavares Briosa" w:date="2026-03-17T18:58:00Z" w:id="2703">
          <w:pPr/>
        </w:pPrChange>
      </w:pPr>
      <w:r w:rsidRPr="3EC49A07">
        <w:t>2 - Sem prejuízo do disposto nos n.os 5 e 6, o requerente de título profissional deve reunir, cumulativamente, os seguintes requisitos:</w:t>
      </w:r>
    </w:p>
    <w:p w:rsidR="00C545D3" w:rsidRDefault="78F43FE0" w14:paraId="1854857F" w14:textId="1A48CA0E">
      <w:pPr>
        <w:spacing w:after="160" w:line="276" w:lineRule="auto"/>
        <w:pPrChange w:author="Maria Cristina Tavares Briosa" w:date="2026-03-17T18:58:00Z" w:id="2704">
          <w:pPr/>
        </w:pPrChange>
      </w:pPr>
      <w:r w:rsidRPr="3EC49A07">
        <w:t>a) Ser maior de idade e não estar interdito ou inabilitado, por decisão judicial, para gerir a sua pessoa e os seus bens;</w:t>
      </w:r>
    </w:p>
    <w:p w:rsidR="00C545D3" w:rsidRDefault="78F43FE0" w14:paraId="574C1739" w14:textId="640AE8AA">
      <w:pPr>
        <w:spacing w:after="160" w:line="276" w:lineRule="auto"/>
        <w:pPrChange w:author="Maria Cristina Tavares Briosa" w:date="2026-03-17T18:58:00Z" w:id="2705">
          <w:pPr/>
        </w:pPrChange>
      </w:pPr>
      <w:r w:rsidRPr="3EC49A07">
        <w:t>b) Ter como habilitação mínima o 12.º ano de escolaridade ou equivalente;</w:t>
      </w:r>
    </w:p>
    <w:p w:rsidR="00C545D3" w:rsidRDefault="78F43FE0" w14:paraId="35CC38B2" w14:textId="436CC39A">
      <w:pPr>
        <w:spacing w:after="160" w:line="276" w:lineRule="auto"/>
        <w:pPrChange w:author="Maria Cristina Tavares Briosa" w:date="2026-03-17T18:58:00Z" w:id="2706">
          <w:pPr/>
        </w:pPrChange>
      </w:pPr>
      <w:r>
        <w:t xml:space="preserve">c) Apresentar certificado do registo criminal do qual resulte não ter sido o candidato à certificação de treinadores condenado, por sentença transitada em julgado, há menos de cinco anos, por crime referido na alínea </w:t>
      </w:r>
      <w:del w:author="Maria Cristina Tavares Briosa" w:date="2026-04-06T13:42:00Z" w16du:dateUtc="2026-04-06T13:42:48Z" w:id="2707">
        <w:r w:rsidDel="78F43FE0">
          <w:delText>b) do n.º 2</w:delText>
        </w:r>
      </w:del>
      <w:ins w:author="Maria Cristina Tavares Briosa" w:date="2026-04-06T13:42:00Z" w16du:dateUtc="2026-04-06T13:42:54Z" w:id="2708">
        <w:r w:rsidR="35B5F640">
          <w:t xml:space="preserve">a) do nº 3 </w:t>
        </w:r>
      </w:ins>
      <w:del w:author="Maria Cristina Tavares Briosa" w:date="2026-04-06T13:42:00Z" w16du:dateUtc="2026-04-06T13:42:55Z" w:id="2709">
        <w:r w:rsidDel="78F43FE0">
          <w:delText xml:space="preserve"> </w:delText>
        </w:r>
      </w:del>
      <w:r>
        <w:t>do artigo</w:t>
      </w:r>
      <w:del w:author="Maria Cristina Tavares Briosa" w:date="2026-04-06T13:43:00Z" w16du:dateUtc="2026-04-06T13:43:00Z" w:id="2710">
        <w:r w:rsidDel="78F43FE0">
          <w:delText xml:space="preserve"> 5</w:delText>
        </w:r>
      </w:del>
      <w:ins w:author="Maria Cristina Tavares Briosa" w:date="2026-04-06T13:43:00Z" w16du:dateUtc="2026-04-06T13:43:08Z" w:id="2711">
        <w:r w:rsidR="1D58EBED">
          <w:t xml:space="preserve"> ( licença detentor )</w:t>
        </w:r>
      </w:ins>
      <w:r>
        <w:t>.º;</w:t>
      </w:r>
    </w:p>
    <w:p w:rsidR="00C545D3" w:rsidRDefault="78F43FE0" w14:paraId="4A66F665" w14:textId="558E62B6">
      <w:pPr>
        <w:spacing w:after="160" w:line="276" w:lineRule="auto"/>
        <w:pPrChange w:author="Maria Cristina Tavares Briosa" w:date="2026-03-17T18:58:00Z" w:id="2712">
          <w:pPr/>
        </w:pPrChange>
      </w:pPr>
      <w:r w:rsidRPr="3EC49A07">
        <w:t>d) Ser detentor do certificado de qualificações referido no artigo seguinte.</w:t>
      </w:r>
    </w:p>
    <w:p w:rsidR="00C545D3" w:rsidRDefault="78F43FE0" w14:paraId="40EBDB58" w14:textId="416A854E">
      <w:pPr>
        <w:spacing w:after="160" w:line="276" w:lineRule="auto"/>
        <w:pPrChange w:author="Maria Cristina Tavares Briosa" w:date="2026-03-17T18:58:00Z" w:id="2713">
          <w:pPr/>
        </w:pPrChange>
      </w:pPr>
      <w:r w:rsidRPr="3EC49A07">
        <w:t>3 - Para efeito da obtenção do título profissional de treinador de cães perigosos e potencialmente perigosos, o requerente de título profissional deve apresentar à DGAV um documento de identificação civil e o certificado do registo criminal.</w:t>
      </w:r>
    </w:p>
    <w:p w:rsidR="00C545D3" w:rsidRDefault="78F43FE0" w14:paraId="6730C7F6" w14:textId="5AF41B22">
      <w:pPr>
        <w:spacing w:after="160" w:line="276" w:lineRule="auto"/>
        <w:pPrChange w:author="Maria Cristina Tavares Briosa" w:date="2026-03-17T18:58:00Z" w:id="2714">
          <w:pPr/>
        </w:pPrChange>
      </w:pPr>
      <w:r>
        <w:t xml:space="preserve">4 - A DGAV dispõe do </w:t>
      </w:r>
      <w:commentRangeStart w:id="2715"/>
      <w:r>
        <w:t xml:space="preserve">prazo de 20 </w:t>
      </w:r>
      <w:commentRangeEnd w:id="2715"/>
      <w:r>
        <w:rPr>
          <w:rStyle w:val="Refdecomentrio"/>
          <w:sz w:val="24"/>
          <w:szCs w:val="24"/>
        </w:rPr>
        <w:commentReference w:id="2715"/>
      </w:r>
      <w:r>
        <w:t>dias para decidir o requerimento referido no número anterior, após o que, na ausência de decisão, não há lugar a deferimento tácito, podendo o interessado obter a tutela adequada junto dos tribunais administrativos.</w:t>
      </w:r>
    </w:p>
    <w:p w:rsidR="00C545D3" w:rsidRDefault="78F43FE0" w14:paraId="1E9383F7" w14:textId="2C31702A">
      <w:pPr>
        <w:spacing w:after="160" w:line="276" w:lineRule="auto"/>
        <w:pPrChange w:author="Maria Cristina Tavares Briosa" w:date="2026-03-17T18:58:00Z" w:id="2716">
          <w:pPr/>
        </w:pPrChange>
      </w:pPr>
      <w:r w:rsidRPr="3EC49A07">
        <w:t xml:space="preserve">5 - O treinador de cães perigosos e potencialmente perigosos nacional de Estado membro da União Europeia ou do Espaço Económico Europeu cujas qualificações tenham sido obtidas fora de Portugal e pretenda estabelecer-se em território nacional requer a emissão do seu título profissional à DGAV, nos termos do artigo 47.º da </w:t>
      </w:r>
      <w:r>
        <w:fldChar w:fldCharType="begin"/>
      </w:r>
      <w:r>
        <w:instrText>HYPERLINK "https://diariodarepublica.pt/dr/detalhe/lei/9-2009-604779" \h</w:instrText>
      </w:r>
      <w:r>
        <w:fldChar w:fldCharType="separate"/>
      </w:r>
      <w:r w:rsidRPr="3EC49A07">
        <w:rPr>
          <w:rStyle w:val="Hiperligao"/>
          <w:color w:val="0000FF"/>
        </w:rPr>
        <w:t>Lei n.º 9/2009</w:t>
      </w:r>
      <w:r>
        <w:fldChar w:fldCharType="end"/>
      </w:r>
      <w:r w:rsidRPr="3EC49A07">
        <w:t xml:space="preserve">, de 4 de março, alterada pela </w:t>
      </w:r>
      <w:r>
        <w:fldChar w:fldCharType="begin"/>
      </w:r>
      <w:r>
        <w:instrText>HYPERLINK "https://diariodarepublica.pt/dr/detalhe/lei/41-2012-174571" \h</w:instrText>
      </w:r>
      <w:r>
        <w:fldChar w:fldCharType="separate"/>
      </w:r>
      <w:r w:rsidRPr="3EC49A07">
        <w:rPr>
          <w:rStyle w:val="Hiperligao"/>
          <w:color w:val="0000FF"/>
        </w:rPr>
        <w:t>Lei n.º 41/2012</w:t>
      </w:r>
      <w:r>
        <w:fldChar w:fldCharType="end"/>
      </w:r>
      <w:r w:rsidRPr="3EC49A07">
        <w:t>, de 28 de agosto, comprovando adicionalmente os requisitos referidos nas alíneas a) e c) do n.º 2.</w:t>
      </w:r>
    </w:p>
    <w:p w:rsidR="00C545D3" w:rsidRDefault="78F43FE0" w14:paraId="25FEF428" w14:textId="414378A4">
      <w:pPr>
        <w:spacing w:after="160" w:line="276" w:lineRule="auto"/>
        <w:pPrChange w:author="Maria Cristina Tavares Briosa" w:date="2026-03-17T18:58:00Z" w:id="2717">
          <w:pPr/>
        </w:pPrChange>
      </w:pPr>
      <w:r w:rsidRPr="3EC49A07">
        <w:t xml:space="preserve">6 - Os profissionais provenientes de outro Estado membro da União Europeia ou do Espaço Económico Europeu que pretendam exercer a atividade de treino de cães perigosos e </w:t>
      </w:r>
      <w:r w:rsidRPr="3EC49A07">
        <w:t xml:space="preserve">potencialmente perigosos em território nacional em regime de livre prestação de serviços ficam sujeitos à verificação prévia de qualificações constante do artigo 6.º da </w:t>
      </w:r>
      <w:r>
        <w:fldChar w:fldCharType="begin"/>
      </w:r>
      <w:r>
        <w:instrText>HYPERLINK "https://diariodarepublica.pt/dr/detalhe/lei/9-2009-604779" \h</w:instrText>
      </w:r>
      <w:r>
        <w:fldChar w:fldCharType="separate"/>
      </w:r>
      <w:r w:rsidRPr="3EC49A07">
        <w:rPr>
          <w:rStyle w:val="Hiperligao"/>
          <w:color w:val="0000FF"/>
        </w:rPr>
        <w:t>Lei n.º 9/2009</w:t>
      </w:r>
      <w:r>
        <w:fldChar w:fldCharType="end"/>
      </w:r>
      <w:r w:rsidRPr="3EC49A07">
        <w:t xml:space="preserve">, de 4 de março, alterada pela </w:t>
      </w:r>
      <w:r>
        <w:fldChar w:fldCharType="begin"/>
      </w:r>
      <w:r>
        <w:instrText>HYPERLINK "https://diariodarepublica.pt/dr/detalhe/lei/41-2012-174571" \h</w:instrText>
      </w:r>
      <w:r>
        <w:fldChar w:fldCharType="separate"/>
      </w:r>
      <w:r w:rsidRPr="3EC49A07">
        <w:rPr>
          <w:rStyle w:val="Hiperligao"/>
          <w:color w:val="0000FF"/>
        </w:rPr>
        <w:t>Lei n.º 41/2012</w:t>
      </w:r>
      <w:r>
        <w:fldChar w:fldCharType="end"/>
      </w:r>
      <w:r w:rsidRPr="3EC49A07">
        <w:t>, de 28 de agosto.</w:t>
      </w:r>
    </w:p>
    <w:p w:rsidR="00C545D3" w:rsidRDefault="78F43FE0" w14:paraId="3DA55AAE" w14:textId="7146099B">
      <w:pPr>
        <w:spacing w:after="160" w:line="276" w:lineRule="auto"/>
        <w:jc w:val="center"/>
        <w:pPrChange w:author="Maria Cristina Tavares Briosa" w:date="2026-03-17T18:58:00Z" w:id="2718">
          <w:pPr/>
        </w:pPrChange>
      </w:pPr>
      <w:r w:rsidRPr="3EC49A07">
        <w:t xml:space="preserve">Artigo </w:t>
      </w:r>
      <w:del w:author="Maria Cristina Tavares Briosa" w:date="2026-03-17T19:17:00Z" w16du:dateUtc="2026-03-17T19:17:29Z" w:id="2719">
        <w:r w:rsidRPr="3EC49A07" w:rsidDel="78F43FE0" w:rsidR="00A626AB">
          <w:delText>26.º</w:delText>
        </w:r>
      </w:del>
    </w:p>
    <w:p w:rsidR="00C545D3" w:rsidRDefault="78F43FE0" w14:paraId="1A95EF6E" w14:textId="087DE5E5">
      <w:pPr>
        <w:spacing w:after="160" w:line="276" w:lineRule="auto"/>
        <w:jc w:val="center"/>
        <w:rPr>
          <w:b/>
          <w:bCs/>
        </w:rPr>
        <w:pPrChange w:author="Maria Cristina Tavares Briosa" w:date="2026-03-17T18:58:00Z" w:id="2720">
          <w:pPr/>
        </w:pPrChange>
      </w:pPr>
      <w:r w:rsidRPr="3EC49A07">
        <w:rPr>
          <w:b/>
          <w:bCs/>
        </w:rPr>
        <w:t>Certificado de qualificações</w:t>
      </w:r>
    </w:p>
    <w:p w:rsidR="00C545D3" w:rsidRDefault="78F43FE0" w14:paraId="73895A2F" w14:textId="1D46AF4B">
      <w:pPr>
        <w:spacing w:after="160" w:line="276" w:lineRule="auto"/>
        <w:pPrChange w:author="Maria Cristina Tavares Briosa" w:date="2026-03-17T18:58:00Z" w:id="2721">
          <w:pPr/>
        </w:pPrChange>
      </w:pPr>
      <w:r w:rsidRPr="3EC49A07">
        <w:t>1 - O certificado de qualificações de treinador de cães perigosos e potencialmente perigosos, referido na alínea d) do n.º 2 do artigo anterior, é emitido por entidade certificadora, após aprovação em provas teóricas e práticas através das quais o candidato demonstre a sua habilitação técnica para influenciar e adaptar o carácter do canídeo, bem como promover a sua integração no meio ambiente, com segurança, devendo ser dado conhecimento do certificado à DGAV, no prazo máximo de 10 dias.</w:t>
      </w:r>
    </w:p>
    <w:p w:rsidR="00C545D3" w:rsidRDefault="78F43FE0" w14:paraId="4D065DF0" w14:textId="08CB3C2F">
      <w:pPr>
        <w:spacing w:after="160" w:line="276" w:lineRule="auto"/>
        <w:pPrChange w:author="Maria Cristina Tavares Briosa" w:date="2026-03-17T18:58:00Z" w:id="2722">
          <w:pPr/>
        </w:pPrChange>
      </w:pPr>
      <w:r w:rsidRPr="3EC49A07">
        <w:t xml:space="preserve">2 - As provas teóricas referidas no número anterior devem incidir sobre comportamento animal, metodologia de treino, aprendizagem e </w:t>
      </w:r>
      <w:r w:rsidRPr="3EC49A07">
        <w:rPr>
          <w:strike/>
        </w:rPr>
        <w:t>extinção de comportamentos</w:t>
      </w:r>
      <w:r w:rsidRPr="3EC49A07">
        <w:t xml:space="preserve"> </w:t>
      </w:r>
      <w:r w:rsidRPr="3EC49A07">
        <w:rPr>
          <w:color w:val="BF4E14" w:themeColor="accent2" w:themeShade="BF"/>
        </w:rPr>
        <w:t>modificação comportamental e emocional (OMV)</w:t>
      </w:r>
      <w:r w:rsidRPr="3EC49A07">
        <w:t>, devendo a avaliação prática fazer-se com a presença de animal próprio ou de terceiros, sempre devidamente identificados, para que cada cão só possa realizar a prova com um candidato.</w:t>
      </w:r>
    </w:p>
    <w:p w:rsidR="00C545D3" w:rsidRDefault="78F43FE0" w14:paraId="39E49601" w14:textId="1DE145E6">
      <w:pPr>
        <w:spacing w:after="160" w:line="276" w:lineRule="auto"/>
        <w:rPr>
          <w:del w:author="Maria Cristina Tavares Briosa" w:date="2026-04-06T13:48:00Z" w16du:dateUtc="2026-04-06T13:48:19Z" w:id="2723"/>
        </w:rPr>
        <w:pPrChange w:author="Maria Cristina Tavares Briosa" w:date="2026-03-17T18:58:00Z" w:id="2724">
          <w:pPr/>
        </w:pPrChange>
      </w:pPr>
      <w:r>
        <w:t xml:space="preserve">3 - A certificação das entidades certificadoras, o modelo de provas e a avaliação dos candidatos são </w:t>
      </w:r>
      <w:ins w:author="Maria Cristina Tavares Briosa" w:date="2026-04-06T13:48:00Z" w16du:dateUtc="2026-04-06T13:48:09Z" w:id="2725">
        <w:r w:rsidR="017355AF">
          <w:t xml:space="preserve">os </w:t>
        </w:r>
      </w:ins>
      <w:r>
        <w:t xml:space="preserve">definidos </w:t>
      </w:r>
      <w:del w:author="Maria Cristina Tavares Briosa" w:date="2026-04-06T13:48:00Z" w16du:dateUtc="2026-04-06T13:48:14Z" w:id="2726">
        <w:r w:rsidDel="78F43FE0">
          <w:delText>p</w:delText>
        </w:r>
      </w:del>
      <w:ins w:author="Maria Cristina Tavares Briosa" w:date="2026-04-06T13:48:00Z" w16du:dateUtc="2026-04-06T13:48:14Z" w:id="2727">
        <w:r w:rsidR="199FE643">
          <w:t xml:space="preserve">na </w:t>
        </w:r>
      </w:ins>
      <w:del w:author="Maria Cristina Tavares Briosa" w:date="2026-04-06T13:48:00Z" w16du:dateUtc="2026-04-06T13:48:15Z" w:id="2728">
        <w:r w:rsidDel="78F43FE0">
          <w:delText xml:space="preserve">or </w:delText>
        </w:r>
      </w:del>
      <w:r>
        <w:t xml:space="preserve">portaria </w:t>
      </w:r>
      <w:ins w:author="Maria Cristina Tavares Briosa" w:date="2026-04-06T13:48:00Z" w16du:dateUtc="2026-04-06T13:48:58Z" w:id="2729">
        <w:r w:rsidR="50E84030">
          <w:t>nº 317/2015 de 30 de setembro</w:t>
        </w:r>
      </w:ins>
      <w:del w:author="Maria Cristina Tavares Briosa" w:date="2026-04-06T13:48:00Z" w16du:dateUtc="2026-04-06T13:48:19Z" w:id="2730">
        <w:r w:rsidDel="78F43FE0">
          <w:delText>do membro do Governo responsável pela área da agricultura.</w:delText>
        </w:r>
      </w:del>
    </w:p>
    <w:p w:rsidR="00C545D3" w:rsidP="6A5C6054" w:rsidRDefault="5735812D" w14:paraId="577C66FE" w14:textId="0DAD08D7">
      <w:pPr>
        <w:spacing w:after="160" w:line="276" w:lineRule="auto"/>
        <w:rPr>
          <w:del w:author="Maria Cristina Tavares Briosa" w:date="2026-03-17T19:17:00Z" w16du:dateUtc="2026-03-17T19:17:36Z" w:id="2731"/>
        </w:rPr>
      </w:pPr>
      <w:r>
        <w:t xml:space="preserve">                                                               </w:t>
      </w:r>
      <w:r w:rsidR="78F43FE0">
        <w:t xml:space="preserve">Artigo </w:t>
      </w:r>
      <w:del w:author="Maria Cristina Tavares Briosa" w:date="2026-03-17T19:17:00Z" w16du:dateUtc="2026-03-17T19:17:36Z" w:id="2732">
        <w:r w:rsidDel="00A626AB" w:rsidR="78F43FE0">
          <w:delText>27.º</w:delText>
        </w:r>
      </w:del>
    </w:p>
    <w:p w:rsidR="00C545D3" w:rsidRDefault="78F43FE0" w14:paraId="14EF77D6" w14:textId="22A40F34">
      <w:pPr>
        <w:spacing w:after="160" w:line="276" w:lineRule="auto"/>
        <w:jc w:val="center"/>
        <w:rPr>
          <w:b/>
          <w:bCs/>
        </w:rPr>
        <w:pPrChange w:author="Maria Cristina Tavares Briosa" w:date="2026-03-17T18:58:00Z" w:id="2733">
          <w:pPr/>
        </w:pPrChange>
      </w:pPr>
      <w:r w:rsidRPr="3EC49A07">
        <w:rPr>
          <w:b/>
          <w:bCs/>
        </w:rPr>
        <w:t>Lista de treinadores de cães perigosos e potencialmente perigosos</w:t>
      </w:r>
    </w:p>
    <w:p w:rsidR="00C545D3" w:rsidRDefault="78F43FE0" w14:paraId="0F71BB28" w14:textId="20AA2B8B">
      <w:pPr>
        <w:spacing w:after="160" w:line="276" w:lineRule="auto"/>
        <w:pPrChange w:author="Maria Cristina Tavares Briosa" w:date="2026-03-17T18:58:00Z" w:id="2734">
          <w:pPr/>
        </w:pPrChange>
      </w:pPr>
      <w:r>
        <w:t xml:space="preserve">1 - A emissão do título profissional, nos termos do disposto no artigo </w:t>
      </w:r>
      <w:r w:rsidRPr="6A5C6054">
        <w:rPr>
          <w:highlight w:val="yellow"/>
          <w:rPrChange w:author="Maria Cristina Tavares Briosa" w:date="2026-04-06T13:50:00Z" w16du:dateUtc="2026-04-06T13:50:03Z" w:id="2735">
            <w:rPr/>
          </w:rPrChange>
        </w:rPr>
        <w:t>25.º,</w:t>
      </w:r>
      <w:r>
        <w:t xml:space="preserve"> determina a inscrição automática na lista de treinadores de cães perigosos e potencialmente perigosos disponível no sítio na Internet da DGAV.</w:t>
      </w:r>
    </w:p>
    <w:p w:rsidR="00C545D3" w:rsidRDefault="78F43FE0" w14:paraId="493002DE" w14:textId="1D1FF772">
      <w:pPr>
        <w:spacing w:after="160" w:line="276" w:lineRule="auto"/>
        <w:pPrChange w:author="Maria Cristina Tavares Briosa" w:date="2026-03-17T18:58:00Z" w:id="2736">
          <w:pPr/>
        </w:pPrChange>
      </w:pPr>
      <w:r>
        <w:t xml:space="preserve">2 - A DGAV mantém atualizada a lista referida no número anterior, cuja base de dados deve respeitar o disposto na </w:t>
      </w:r>
      <w:r>
        <w:fldChar w:fldCharType="begin"/>
      </w:r>
      <w:r>
        <w:instrText>HYPERLINK "https://diariodarepublica.pt/dr/detalhe/lei/67-1998-239857" \h</w:instrText>
      </w:r>
      <w:r>
        <w:fldChar w:fldCharType="separate"/>
      </w:r>
      <w:commentRangeStart w:id="2737"/>
      <w:r w:rsidRPr="6A5C6054">
        <w:rPr>
          <w:rStyle w:val="Hiperligao"/>
          <w:color w:val="0000FF"/>
        </w:rPr>
        <w:t>Lei n.º 67/98</w:t>
      </w:r>
      <w:r>
        <w:fldChar w:fldCharType="end"/>
      </w:r>
      <w:r>
        <w:t>, de 2</w:t>
      </w:r>
      <w:commentRangeEnd w:id="2737"/>
      <w:r>
        <w:rPr>
          <w:rStyle w:val="Refdecomentrio"/>
          <w:sz w:val="24"/>
          <w:szCs w:val="24"/>
        </w:rPr>
        <w:commentReference w:id="2737"/>
      </w:r>
      <w:r>
        <w:t>6 de outubro.</w:t>
      </w:r>
    </w:p>
    <w:p w:rsidR="00C545D3" w:rsidRDefault="78F43FE0" w14:paraId="2E59EB96" w14:textId="081294C4">
      <w:pPr>
        <w:spacing w:after="160" w:line="276" w:lineRule="auto"/>
        <w:jc w:val="center"/>
        <w:pPrChange w:author="Maria Cristina Tavares Briosa" w:date="2026-03-17T18:58:00Z" w:id="2738">
          <w:pPr/>
        </w:pPrChange>
      </w:pPr>
      <w:r w:rsidRPr="3EC49A07">
        <w:t xml:space="preserve">Artigo </w:t>
      </w:r>
      <w:del w:author="Maria Cristina Tavares Briosa" w:date="2026-03-17T19:17:00Z" w16du:dateUtc="2026-03-17T19:17:43Z" w:id="2739">
        <w:r w:rsidRPr="3EC49A07" w:rsidDel="78F43FE0" w:rsidR="00A626AB">
          <w:delText>28.º</w:delText>
        </w:r>
      </w:del>
    </w:p>
    <w:p w:rsidR="00C545D3" w:rsidRDefault="78F43FE0" w14:paraId="6FDF1B77" w14:textId="6D488BF0">
      <w:pPr>
        <w:spacing w:after="160" w:line="276" w:lineRule="auto"/>
        <w:jc w:val="center"/>
        <w:rPr>
          <w:b/>
          <w:bCs/>
        </w:rPr>
        <w:pPrChange w:author="Maria Cristina Tavares Briosa" w:date="2026-03-17T18:58:00Z" w:id="2740">
          <w:pPr/>
        </w:pPrChange>
      </w:pPr>
      <w:r w:rsidRPr="3EC49A07">
        <w:rPr>
          <w:b/>
          <w:bCs/>
        </w:rPr>
        <w:t>Obrigações dos treinadores</w:t>
      </w:r>
    </w:p>
    <w:p w:rsidR="00C545D3" w:rsidRDefault="78F43FE0" w14:paraId="23B7175B" w14:textId="77E74A97">
      <w:pPr>
        <w:spacing w:after="160" w:line="276" w:lineRule="auto"/>
        <w:pPrChange w:author="Maria Cristina Tavares Briosa" w:date="2026-03-17T18:58:00Z" w:id="2741">
          <w:pPr/>
        </w:pPrChange>
      </w:pPr>
      <w:r w:rsidRPr="3EC49A07">
        <w:t>1 - Os treinadores de cães perigosos e potencialmente perigosos devem manter, pelo prazo mínimo de 10 anos, e disponibilizar às entidades fiscalizadoras, sempre que solicitado, um registo contendo:</w:t>
      </w:r>
    </w:p>
    <w:p w:rsidR="00C545D3" w:rsidRDefault="78F43FE0" w14:paraId="23040584" w14:textId="4E5A52D2">
      <w:pPr>
        <w:spacing w:after="160" w:line="276" w:lineRule="auto"/>
        <w:pPrChange w:author="Maria Cristina Tavares Briosa" w:date="2026-03-17T18:58:00Z" w:id="2742">
          <w:pPr/>
        </w:pPrChange>
      </w:pPr>
      <w:r w:rsidRPr="3EC49A07">
        <w:t>a) A identificação dos animais submetidos a treino, com a indicação do motivo, das datas de início e conclusão do treino e respetivos resultados;</w:t>
      </w:r>
    </w:p>
    <w:p w:rsidR="00C545D3" w:rsidRDefault="78F43FE0" w14:paraId="1DE5F2EF" w14:textId="1D467AC2">
      <w:pPr>
        <w:spacing w:after="160" w:line="276" w:lineRule="auto"/>
        <w:pPrChange w:author="Maria Cristina Tavares Briosa" w:date="2026-03-17T18:58:00Z" w:id="2743">
          <w:pPr/>
        </w:pPrChange>
      </w:pPr>
      <w:r w:rsidRPr="3EC49A07">
        <w:t>b) A identificação dos seus detentores, com indicação dos nomes e moradas;</w:t>
      </w:r>
    </w:p>
    <w:p w:rsidR="00C545D3" w:rsidRDefault="78F43FE0" w14:paraId="20543B70" w14:textId="3564E73A">
      <w:pPr>
        <w:spacing w:after="160" w:line="276" w:lineRule="auto"/>
        <w:pPrChange w:author="Maria Cristina Tavares Briosa" w:date="2026-03-17T18:58:00Z" w:id="2744">
          <w:pPr/>
        </w:pPrChange>
      </w:pPr>
      <w:r w:rsidRPr="3EC49A07">
        <w:t>c) A identificação dos animais submetidos a treinos de manutenção.</w:t>
      </w:r>
    </w:p>
    <w:p w:rsidR="00C545D3" w:rsidRDefault="78F43FE0" w14:paraId="3F693FAC" w14:textId="341BF14C">
      <w:pPr>
        <w:spacing w:after="160" w:line="276" w:lineRule="auto"/>
        <w:pPrChange w:author="Maria Cristina Tavares Briosa" w:date="2026-03-17T18:58:00Z" w:id="2745">
          <w:pPr/>
        </w:pPrChange>
      </w:pPr>
      <w:r w:rsidRPr="3EC49A07">
        <w:t>2 - A cada animal treinado é emitido um documento que ateste a realização do treino, quando este tenha sido concluído com aproveitamento.</w:t>
      </w:r>
    </w:p>
    <w:p w:rsidR="00C545D3" w:rsidRDefault="78F43FE0" w14:paraId="5C592469" w14:textId="69F91AF0">
      <w:pPr>
        <w:spacing w:after="160" w:line="276" w:lineRule="auto"/>
        <w:pPrChange w:author="Maria Cristina Tavares Briosa" w:date="2026-03-17T18:58:00Z" w:id="2746">
          <w:pPr/>
        </w:pPrChange>
      </w:pPr>
      <w:r w:rsidRPr="3EC49A07">
        <w:t>3 - O treinador é obrigado a publicitar, em local visível ao público, o seu título profissional.</w:t>
      </w:r>
    </w:p>
    <w:p w:rsidR="00C545D3" w:rsidRDefault="78F43FE0" w14:paraId="5D8EAA8D" w14:textId="75606842">
      <w:pPr>
        <w:spacing w:after="160" w:line="276" w:lineRule="auto"/>
        <w:pPrChange w:author="Maria Cristina Tavares Briosa" w:date="2026-03-17T18:58:00Z" w:id="2747">
          <w:pPr/>
        </w:pPrChange>
      </w:pPr>
      <w:r w:rsidRPr="3EC49A07">
        <w:t>4 - Sempre que um treinador certificado estabelecido em território nacional cesse a sua atividade neste território, deve comunicar este facto à DGAV.</w:t>
      </w:r>
    </w:p>
    <w:p w:rsidR="00C545D3" w:rsidRDefault="78F43FE0" w14:paraId="0ABE64C3" w14:textId="661239CC">
      <w:pPr>
        <w:spacing w:after="160" w:line="276" w:lineRule="auto"/>
        <w:jc w:val="center"/>
        <w:rPr>
          <w:del w:author="Maria Cristina Tavares Briosa" w:date="2026-03-17T19:17:00Z" w16du:dateUtc="2026-03-17T19:17:51Z" w:id="2748"/>
        </w:rPr>
        <w:pPrChange w:author="Maria Cristina Tavares Briosa" w:date="2026-03-17T18:58:00Z" w:id="2749">
          <w:pPr/>
        </w:pPrChange>
      </w:pPr>
      <w:r w:rsidRPr="3EC49A07">
        <w:t xml:space="preserve">Artigo </w:t>
      </w:r>
      <w:del w:author="Maria Cristina Tavares Briosa" w:date="2026-03-17T19:17:00Z" w16du:dateUtc="2026-03-17T19:17:51Z" w:id="2750">
        <w:r w:rsidRPr="3EC49A07" w:rsidDel="78F43FE0" w:rsidR="00A626AB">
          <w:delText>29.º</w:delText>
        </w:r>
      </w:del>
    </w:p>
    <w:p w:rsidR="00C545D3" w:rsidRDefault="78F43FE0" w14:paraId="371BAC59" w14:textId="3E74778C">
      <w:pPr>
        <w:spacing w:after="160" w:line="276" w:lineRule="auto"/>
        <w:jc w:val="center"/>
        <w:rPr>
          <w:b/>
          <w:bCs/>
        </w:rPr>
        <w:pPrChange w:author="Maria Cristina Tavares Briosa" w:date="2026-03-17T18:58:00Z" w:id="2751">
          <w:pPr/>
        </w:pPrChange>
      </w:pPr>
      <w:r w:rsidRPr="3EC49A07">
        <w:rPr>
          <w:b/>
          <w:bCs/>
        </w:rPr>
        <w:t>Suspensão ou cassação do título profissional</w:t>
      </w:r>
    </w:p>
    <w:p w:rsidR="00C545D3" w:rsidRDefault="78F43FE0" w14:paraId="7502FF08" w14:textId="4570BF4A">
      <w:pPr>
        <w:spacing w:after="160" w:line="276" w:lineRule="auto"/>
        <w:pPrChange w:author="Maria Cristina Tavares Briosa" w:date="2026-03-17T18:58:00Z" w:id="2752">
          <w:pPr/>
        </w:pPrChange>
      </w:pPr>
      <w:r w:rsidRPr="3EC49A07">
        <w:t>1 - A violação dos princípios e disposições do presente decreto-lei ou a violência contra os animais e agressividade para com estes e seus detentores podem determinar a suspensão ou o cancelamento do título profissional.</w:t>
      </w:r>
    </w:p>
    <w:p w:rsidR="00C545D3" w:rsidRDefault="78F43FE0" w14:paraId="2172791D" w14:textId="270343A0">
      <w:pPr>
        <w:spacing w:after="160" w:line="276" w:lineRule="auto"/>
        <w:pPrChange w:author="Maria Cristina Tavares Briosa" w:date="2026-03-17T18:58:00Z" w:id="2753">
          <w:pPr/>
        </w:pPrChange>
      </w:pPr>
      <w:r w:rsidRPr="3EC49A07">
        <w:t>2 - A condenação do treinador, por sentença transitada em julgado, aquando da posse de título profissional como treinador de cães perigosos ou potencialmente perigosos, por crimes dolosos contra bens jurídicos pessoais puníveis com pena de prisão igual ou superior a 3 anos, por crimes contra a paz pública ou por qualquer crime previsto no presente decreto-lei, pode determinar a suspensão ou o cancelamento do título profissional.</w:t>
      </w:r>
    </w:p>
    <w:p w:rsidR="00C545D3" w:rsidRDefault="78F43FE0" w14:paraId="28BD6E21" w14:textId="08EABFC6">
      <w:pPr>
        <w:spacing w:after="160" w:line="276" w:lineRule="auto"/>
        <w:pPrChange w:author="Maria Cristina Tavares Briosa" w:date="2026-03-17T18:58:00Z" w:id="2754">
          <w:pPr/>
        </w:pPrChange>
      </w:pPr>
      <w:r w:rsidRPr="3EC49A07">
        <w:t>3 - Com o cancelamento ou suspensão do título profissional, incluindo nos casos a que se refere a alínea e) do n.º 1 do artigo 30.º-A, deve o profissional entregar de imediato o respetivo título à DGAV, pelo período de aplicação da sanção em causa, sob pena de o mesmo ser cassado.</w:t>
      </w:r>
    </w:p>
    <w:p w:rsidR="00C545D3" w:rsidRDefault="00C545D3" w14:paraId="527050EA" w14:textId="7D1F4D66">
      <w:pPr>
        <w:spacing w:after="0"/>
        <w:pPrChange w:author="Maria Cristina Tavares Briosa" w:date="2026-03-17T18:58:00Z" w:id="2755">
          <w:pPr/>
        </w:pPrChange>
      </w:pPr>
    </w:p>
    <w:p w:rsidR="00C545D3" w:rsidP="3EC49A07" w:rsidRDefault="00C545D3" w14:paraId="4876FBE3" w14:textId="12D47AFB">
      <w:pPr>
        <w:spacing w:after="116"/>
        <w:ind w:left="420" w:right="136"/>
      </w:pPr>
    </w:p>
    <w:p w:rsidR="00C545D3" w:rsidP="00BF30F2" w:rsidRDefault="6F6E9877" w14:paraId="111E7655" w14:textId="3F415A22">
      <w:pPr>
        <w:pStyle w:val="Ttulo1"/>
        <w:ind w:right="0"/>
      </w:pPr>
      <w:bookmarkStart w:name="_Toc223954506" w:id="2756"/>
      <w:r>
        <w:t xml:space="preserve">CAPÍTULO XIV </w:t>
      </w:r>
    </w:p>
    <w:p w:rsidR="005101CF" w:rsidP="00BF30F2" w:rsidRDefault="6F6E9877" w14:paraId="47DE9474" w14:textId="0031C9FC">
      <w:pPr>
        <w:pStyle w:val="Ttulo1"/>
        <w:ind w:right="0"/>
      </w:pPr>
      <w:r>
        <w:t>Medidas administrativas, fiscalização e contraordenações</w:t>
      </w:r>
      <w:bookmarkEnd w:id="2756"/>
      <w:r>
        <w:t xml:space="preserve"> </w:t>
      </w:r>
      <w:commentRangeStart w:id="2757"/>
      <w:commentRangeEnd w:id="2757"/>
      <w:r w:rsidR="00A626AB">
        <w:rPr>
          <w:rStyle w:val="Refdecomentrio"/>
          <w:sz w:val="24"/>
          <w:szCs w:val="24"/>
        </w:rPr>
        <w:commentReference w:id="2757"/>
      </w:r>
    </w:p>
    <w:p w:rsidRPr="001D4E3A" w:rsidR="001D4E3A" w:rsidP="001D4E3A" w:rsidRDefault="001D4E3A" w14:paraId="56E8C2CC" w14:textId="77777777"/>
    <w:p w:rsidR="00C545D3" w:rsidP="00BF30F2" w:rsidRDefault="00A626AB" w14:paraId="135C920F" w14:textId="77777777">
      <w:pPr>
        <w:pStyle w:val="Ttulo3"/>
        <w:tabs>
          <w:tab w:val="left" w:pos="8645"/>
        </w:tabs>
        <w:ind w:left="0" w:firstLine="0"/>
      </w:pPr>
      <w:bookmarkStart w:name="_Toc223954507" w:id="2758"/>
      <w:r>
        <w:t xml:space="preserve">Artigo 86.º </w:t>
      </w:r>
    </w:p>
    <w:p w:rsidR="005101CF" w:rsidP="00BF30F2" w:rsidRDefault="00A626AB" w14:paraId="1F18904E" w14:textId="051BB788">
      <w:pPr>
        <w:pStyle w:val="Ttulo3"/>
        <w:tabs>
          <w:tab w:val="left" w:pos="8645"/>
        </w:tabs>
        <w:ind w:left="0" w:firstLine="0"/>
      </w:pPr>
      <w:commentRangeStart w:id="2759"/>
      <w:r>
        <w:t>Medidas administrativas</w:t>
      </w:r>
      <w:bookmarkEnd w:id="2758"/>
      <w:r>
        <w:t xml:space="preserve"> </w:t>
      </w:r>
      <w:commentRangeEnd w:id="2759"/>
      <w:r>
        <w:rPr>
          <w:rStyle w:val="Refdecomentrio"/>
          <w:sz w:val="24"/>
          <w:szCs w:val="24"/>
        </w:rPr>
        <w:commentReference w:id="2759"/>
      </w:r>
    </w:p>
    <w:p w:rsidR="005101CF" w:rsidRDefault="00A626AB" w14:paraId="0C64CEA4" w14:textId="77777777">
      <w:pPr>
        <w:numPr>
          <w:ilvl w:val="0"/>
          <w:numId w:val="142"/>
        </w:numPr>
        <w:ind w:left="300" w:right="136" w:hanging="173"/>
      </w:pPr>
      <w:r>
        <w:t>-</w:t>
      </w:r>
      <w:r>
        <w:rPr>
          <w:rFonts w:ascii="Arial" w:hAnsi="Arial" w:eastAsia="Arial" w:cs="Arial"/>
        </w:rPr>
        <w:t xml:space="preserve"> </w:t>
      </w:r>
      <w:r>
        <w:t xml:space="preserve">Quando, verificando-se uma situação que ponha esteja em risco a saúde pública ou o bem-estar dos animais, tenham sido esgotadas pelas autoridades competentes as diligências necessárias para a resolução daquela situação, as referidas autoridades devem elaborar relatório descritivo da situação, que é comunicado à DGAV. </w:t>
      </w:r>
    </w:p>
    <w:p w:rsidR="005101CF" w:rsidRDefault="00A626AB" w14:paraId="125815F0" w14:textId="77777777">
      <w:pPr>
        <w:numPr>
          <w:ilvl w:val="0"/>
          <w:numId w:val="142"/>
        </w:numPr>
        <w:ind w:left="300" w:right="136" w:hanging="173"/>
      </w:pPr>
      <w:r>
        <w:t>-</w:t>
      </w:r>
      <w:r>
        <w:rPr>
          <w:rFonts w:ascii="Arial" w:hAnsi="Arial" w:eastAsia="Arial" w:cs="Arial"/>
        </w:rPr>
        <w:t xml:space="preserve"> </w:t>
      </w:r>
      <w:r>
        <w:t xml:space="preserve">Na sequência do pedido de colaboração referido no número anterior, e caso se justifique, pode ser realizada uma avaliação conjunta pelas autoridades competentes, as quais emitem parecer, a submeter ao diretor-geral de Alimentação e Veterinária para efeito de determinação das medidas de natureza administrativa, sanitária e de maneio adequadas para corrigir a situação verificada nos termos do número anterior, podendo estas incluir a eutanásia dos animais envolvidos. </w:t>
      </w:r>
    </w:p>
    <w:p w:rsidR="005101CF" w:rsidRDefault="00A626AB" w14:paraId="584E600B" w14:textId="77777777">
      <w:pPr>
        <w:numPr>
          <w:ilvl w:val="0"/>
          <w:numId w:val="142"/>
        </w:numPr>
        <w:spacing w:after="286" w:line="259" w:lineRule="auto"/>
        <w:ind w:left="300" w:right="136" w:hanging="173"/>
      </w:pPr>
      <w:r>
        <w:t>-</w:t>
      </w:r>
      <w:r>
        <w:rPr>
          <w:rFonts w:ascii="Arial" w:hAnsi="Arial" w:eastAsia="Arial" w:cs="Arial"/>
        </w:rPr>
        <w:t xml:space="preserve"> </w:t>
      </w:r>
      <w:r>
        <w:t xml:space="preserve">Os custos das medidas adotadas pela DGAV são suportados pelo detentor dos animais. </w:t>
      </w:r>
    </w:p>
    <w:p w:rsidR="005101CF" w:rsidRDefault="00A626AB" w14:paraId="51C76741" w14:textId="77777777">
      <w:pPr>
        <w:numPr>
          <w:ilvl w:val="0"/>
          <w:numId w:val="142"/>
        </w:numPr>
        <w:spacing w:after="116"/>
        <w:ind w:left="300" w:right="136" w:hanging="173"/>
      </w:pPr>
      <w:r>
        <w:t>-</w:t>
      </w:r>
      <w:r>
        <w:rPr>
          <w:rFonts w:ascii="Arial" w:hAnsi="Arial" w:eastAsia="Arial" w:cs="Arial"/>
        </w:rPr>
        <w:t xml:space="preserve"> </w:t>
      </w:r>
      <w:r>
        <w:t xml:space="preserve">As autoridades competentes, os serviços da administração local ou outras entidades que vierem a ser designadas para o efeito, prestam a colaboração necessária à execução das medidas determinadas no âmbito do presente artigo.  </w:t>
      </w:r>
    </w:p>
    <w:p w:rsidR="001D4E3A" w:rsidP="001D4E3A" w:rsidRDefault="001D4E3A" w14:paraId="3DA56F05" w14:textId="77777777">
      <w:pPr>
        <w:spacing w:after="116"/>
        <w:ind w:left="300" w:right="136" w:firstLine="0"/>
      </w:pPr>
    </w:p>
    <w:p w:rsidR="00C545D3" w:rsidP="0066262C" w:rsidRDefault="00A626AB" w14:paraId="0A4219E9" w14:textId="77777777">
      <w:pPr>
        <w:pStyle w:val="Ttulo3"/>
        <w:ind w:left="0" w:right="0" w:firstLine="0"/>
      </w:pPr>
      <w:bookmarkStart w:name="_Toc223954508" w:id="2760"/>
      <w:r>
        <w:t xml:space="preserve">Artigo 87.º </w:t>
      </w:r>
    </w:p>
    <w:p w:rsidR="005101CF" w:rsidP="0066262C" w:rsidRDefault="00A626AB" w14:paraId="433BD824" w14:textId="164FB0E6">
      <w:pPr>
        <w:pStyle w:val="Ttulo3"/>
        <w:ind w:left="0" w:right="0" w:firstLine="0"/>
      </w:pPr>
      <w:r>
        <w:t>Fiscalização</w:t>
      </w:r>
      <w:bookmarkEnd w:id="2760"/>
      <w:r>
        <w:t xml:space="preserve"> </w:t>
      </w:r>
    </w:p>
    <w:p w:rsidR="005101CF" w:rsidRDefault="00A626AB" w14:paraId="69DFC5C0" w14:textId="77777777">
      <w:pPr>
        <w:numPr>
          <w:ilvl w:val="0"/>
          <w:numId w:val="143"/>
        </w:numPr>
        <w:ind w:left="300" w:right="136" w:hanging="173"/>
      </w:pPr>
      <w:r>
        <w:t>-</w:t>
      </w:r>
      <w:r>
        <w:rPr>
          <w:rFonts w:ascii="Arial" w:hAnsi="Arial" w:eastAsia="Arial" w:cs="Arial"/>
        </w:rPr>
        <w:t xml:space="preserve"> </w:t>
      </w:r>
      <w:r>
        <w:t xml:space="preserve">Compete à DGAV, às câmaras municipais, designadamente aos MVM, à PM, à GNR, à PSP, à Polícia Marítima, ao ICNF, I. P., e à Autoridade de Segurança Alimentar e Económica assegurar a fiscalização do cumprimento das normas constantes do presente diploma, sem prejuízo das competências atribuídas por lei a outras entidades. </w:t>
      </w:r>
    </w:p>
    <w:p w:rsidR="005101CF" w:rsidRDefault="00A626AB" w14:paraId="48B24D70" w14:textId="0E8879CC">
      <w:pPr>
        <w:numPr>
          <w:ilvl w:val="0"/>
          <w:numId w:val="143"/>
        </w:numPr>
        <w:ind w:left="300" w:right="136" w:hanging="173"/>
      </w:pPr>
      <w:r>
        <w:t>-</w:t>
      </w:r>
      <w:r>
        <w:rPr>
          <w:rFonts w:ascii="Arial" w:hAnsi="Arial" w:eastAsia="Arial" w:cs="Arial"/>
        </w:rPr>
        <w:t xml:space="preserve"> </w:t>
      </w:r>
      <w:r>
        <w:t xml:space="preserve">Para efeitos do disposto no número anterior, a GNR, a PSP, a PM e a polícia marítima devem proceder à fiscalização sistemática dos cães que circulem na via e em locais públicos, nomeadamente no que se refere à existência de identificação </w:t>
      </w:r>
      <w:r w:rsidR="00C545D3">
        <w:t>eletrónica</w:t>
      </w:r>
      <w:r>
        <w:t xml:space="preserve">, ao uso de trela ou açaimo, ao registo, ao licenciamento e ao acompanhamento pelo detentor. </w:t>
      </w:r>
    </w:p>
    <w:p w:rsidR="005101CF" w:rsidRDefault="00A626AB" w14:paraId="7B5190BC" w14:textId="77777777">
      <w:pPr>
        <w:numPr>
          <w:ilvl w:val="0"/>
          <w:numId w:val="143"/>
        </w:numPr>
        <w:spacing w:after="116"/>
        <w:ind w:left="300" w:right="136" w:hanging="173"/>
      </w:pPr>
      <w:r>
        <w:t>-</w:t>
      </w:r>
      <w:r>
        <w:rPr>
          <w:rFonts w:ascii="Arial" w:hAnsi="Arial" w:eastAsia="Arial" w:cs="Arial"/>
        </w:rPr>
        <w:t xml:space="preserve"> </w:t>
      </w:r>
      <w:r>
        <w:t xml:space="preserve">No caso de criação de obstáculos ou impedimentos à fiscalização de alojamentos ou de animais que não cumpram o disposto no presente diploma, é solicitada a emissão de mandado judicial que permita às autoridades referidas no n.º 1 aceder ao local onde se encontram alojados os animais e proceder à sua remoção. </w:t>
      </w:r>
    </w:p>
    <w:p w:rsidR="001D4E3A" w:rsidP="001D4E3A" w:rsidRDefault="001D4E3A" w14:paraId="4CF48E1A" w14:textId="77777777">
      <w:pPr>
        <w:spacing w:after="116"/>
        <w:ind w:left="300" w:right="136" w:firstLine="0"/>
      </w:pPr>
    </w:p>
    <w:p w:rsidR="00C545D3" w:rsidP="0066262C" w:rsidRDefault="00A626AB" w14:paraId="172EE9B6" w14:textId="77777777">
      <w:pPr>
        <w:pStyle w:val="Ttulo3"/>
        <w:ind w:left="0" w:right="0" w:firstLine="0"/>
      </w:pPr>
      <w:bookmarkStart w:name="_Toc223954509" w:id="2761"/>
      <w:r>
        <w:t xml:space="preserve">Artigo 88.º </w:t>
      </w:r>
    </w:p>
    <w:p w:rsidR="005101CF" w:rsidP="0066262C" w:rsidRDefault="00A626AB" w14:paraId="0DD7C4C5" w14:textId="11DAEFD1">
      <w:pPr>
        <w:pStyle w:val="Ttulo3"/>
        <w:ind w:left="0" w:right="0" w:firstLine="0"/>
      </w:pPr>
      <w:r>
        <w:t>M</w:t>
      </w:r>
      <w:commentRangeStart w:id="2762"/>
      <w:r>
        <w:t>edidas preventivas</w:t>
      </w:r>
      <w:bookmarkEnd w:id="2761"/>
      <w:r>
        <w:t xml:space="preserve"> </w:t>
      </w:r>
      <w:commentRangeEnd w:id="2762"/>
      <w:r>
        <w:rPr>
          <w:rStyle w:val="Refdecomentrio"/>
          <w:sz w:val="24"/>
          <w:szCs w:val="24"/>
        </w:rPr>
        <w:commentReference w:id="2762"/>
      </w:r>
    </w:p>
    <w:p w:rsidR="005101CF" w:rsidRDefault="00A626AB" w14:paraId="29A45FC9" w14:textId="77777777">
      <w:pPr>
        <w:numPr>
          <w:ilvl w:val="0"/>
          <w:numId w:val="144"/>
        </w:numPr>
        <w:ind w:left="300" w:right="136" w:hanging="173"/>
      </w:pPr>
      <w:r>
        <w:t>-</w:t>
      </w:r>
      <w:r>
        <w:rPr>
          <w:rFonts w:ascii="Arial" w:hAnsi="Arial" w:eastAsia="Arial" w:cs="Arial"/>
        </w:rPr>
        <w:t xml:space="preserve"> </w:t>
      </w:r>
      <w:r>
        <w:t xml:space="preserve">Os animais que serviram, ou estavam destinados a servir, para a prática de alguma das contraordenações previstas no artigo seguinte, podem ser provisoriamente apreendidos pela autoridade competente, sendo, neste caso, aplicável à apreensão e perícia a tramitação processual prevista no presente artigo. </w:t>
      </w:r>
    </w:p>
    <w:p w:rsidR="005101CF" w:rsidRDefault="00A626AB" w14:paraId="21FB5E90" w14:textId="77777777">
      <w:pPr>
        <w:numPr>
          <w:ilvl w:val="0"/>
          <w:numId w:val="144"/>
        </w:numPr>
        <w:spacing w:after="286" w:line="259" w:lineRule="auto"/>
        <w:ind w:left="300" w:right="136" w:hanging="173"/>
      </w:pPr>
      <w:r>
        <w:t>-</w:t>
      </w:r>
      <w:r>
        <w:rPr>
          <w:rFonts w:ascii="Arial" w:hAnsi="Arial" w:eastAsia="Arial" w:cs="Arial"/>
        </w:rPr>
        <w:t xml:space="preserve"> </w:t>
      </w:r>
      <w:r>
        <w:t xml:space="preserve">Da apreensão é elaborado auto, o qual é enviado para a entidade instrutora do processo. </w:t>
      </w:r>
    </w:p>
    <w:p w:rsidR="005101CF" w:rsidRDefault="00A626AB" w14:paraId="43678B29" w14:textId="28D9D434">
      <w:pPr>
        <w:numPr>
          <w:ilvl w:val="0"/>
          <w:numId w:val="144"/>
        </w:numPr>
        <w:spacing w:after="114"/>
        <w:ind w:left="300" w:right="136" w:hanging="173"/>
      </w:pPr>
      <w:r>
        <w:t>-</w:t>
      </w:r>
      <w:r w:rsidRPr="6A5C6054">
        <w:rPr>
          <w:rFonts w:ascii="Arial" w:hAnsi="Arial" w:eastAsia="Arial" w:cs="Arial"/>
        </w:rPr>
        <w:t xml:space="preserve"> </w:t>
      </w:r>
      <w:r>
        <w:t xml:space="preserve">A entidade apreensora nomeia fiel depositário o </w:t>
      </w:r>
      <w:del w:author="Maria Cristina Tavares Briosa" w:date="2026-04-06T13:59:00Z" w16du:dateUtc="2026-04-06T13:59:24Z" w:id="2763">
        <w:r w:rsidDel="00A626AB">
          <w:delText xml:space="preserve">detentor </w:delText>
        </w:r>
      </w:del>
      <w:ins w:author="Maria Cristina Tavares Briosa" w:date="2026-04-06T13:59:00Z" w16du:dateUtc="2026-04-06T13:59:36Z" w:id="2764">
        <w:r w:rsidR="3B5197C8">
          <w:t xml:space="preserve">titular ? </w:t>
        </w:r>
      </w:ins>
      <w:r>
        <w:t xml:space="preserve">dos animais, o transportador ou outra entidade idónea. </w:t>
      </w:r>
    </w:p>
    <w:p w:rsidR="005101CF" w:rsidRDefault="00A626AB" w14:paraId="797DDF20" w14:textId="77777777">
      <w:pPr>
        <w:numPr>
          <w:ilvl w:val="0"/>
          <w:numId w:val="145"/>
        </w:numPr>
        <w:ind w:left="300" w:right="136" w:hanging="173"/>
      </w:pPr>
      <w:r>
        <w:t>-</w:t>
      </w:r>
      <w:r>
        <w:rPr>
          <w:rFonts w:ascii="Arial" w:hAnsi="Arial" w:eastAsia="Arial" w:cs="Arial"/>
        </w:rPr>
        <w:t xml:space="preserve"> </w:t>
      </w:r>
      <w:r>
        <w:t xml:space="preserve">Os animais apreendidos são descritos com referência à sua quantidade, espécie, valor presumível, parâmetros de bem-estar, estado sanitário e sinais particulares que possam servir para a sua completa identificação. </w:t>
      </w:r>
    </w:p>
    <w:p w:rsidR="005101CF" w:rsidRDefault="00A626AB" w14:paraId="6CE5CE3A" w14:textId="77777777">
      <w:pPr>
        <w:numPr>
          <w:ilvl w:val="0"/>
          <w:numId w:val="145"/>
        </w:numPr>
        <w:ind w:left="300" w:right="136" w:hanging="173"/>
      </w:pPr>
      <w:r>
        <w:t>-</w:t>
      </w:r>
      <w:r>
        <w:rPr>
          <w:rFonts w:ascii="Arial" w:hAnsi="Arial" w:eastAsia="Arial" w:cs="Arial"/>
        </w:rPr>
        <w:t xml:space="preserve"> </w:t>
      </w:r>
      <w:r>
        <w:t xml:space="preserve">O disposto no número anterior consta de termo de depósito assinado pela entidade apreensora, pelo infrator, pelas testemunhas e pelo fiel depositário. </w:t>
      </w:r>
    </w:p>
    <w:p w:rsidR="005101CF" w:rsidRDefault="00A626AB" w14:paraId="47256DCC" w14:textId="77777777">
      <w:pPr>
        <w:numPr>
          <w:ilvl w:val="0"/>
          <w:numId w:val="145"/>
        </w:numPr>
        <w:ind w:left="300" w:right="136" w:hanging="173"/>
      </w:pPr>
      <w:r>
        <w:t>-</w:t>
      </w:r>
      <w:r>
        <w:rPr>
          <w:rFonts w:ascii="Arial" w:hAnsi="Arial" w:eastAsia="Arial" w:cs="Arial"/>
        </w:rPr>
        <w:t xml:space="preserve"> </w:t>
      </w:r>
      <w:r>
        <w:t xml:space="preserve">O original do termo de depósito fica junto aos autos de notícia e apreensão, o duplicado na posse do fiel depositário e o triplicado na entidade apreensora. </w:t>
      </w:r>
    </w:p>
    <w:p w:rsidR="005101CF" w:rsidRDefault="00A626AB" w14:paraId="01F20627" w14:textId="77777777">
      <w:pPr>
        <w:numPr>
          <w:ilvl w:val="0"/>
          <w:numId w:val="145"/>
        </w:numPr>
        <w:ind w:left="300" w:right="136" w:hanging="173"/>
      </w:pPr>
      <w:r>
        <w:t>-</w:t>
      </w:r>
      <w:r>
        <w:rPr>
          <w:rFonts w:ascii="Arial" w:hAnsi="Arial" w:eastAsia="Arial" w:cs="Arial"/>
        </w:rPr>
        <w:t xml:space="preserve"> </w:t>
      </w:r>
      <w:r>
        <w:t xml:space="preserve">A nomeação do fiel depositário é sempre comunicada pela entidade apreensora à direção de serviços de veterinária territorialmente competente em função da área da prática da infração, a fim de esta se pronunciar sobre os parâmetros de bem-estar, bem como sobre o estado sanitário dos animais apreendidos, elaborando relatório. </w:t>
      </w:r>
    </w:p>
    <w:p w:rsidR="005101CF" w:rsidRDefault="00A626AB" w14:paraId="3CE2ADE1" w14:textId="77777777">
      <w:pPr>
        <w:numPr>
          <w:ilvl w:val="0"/>
          <w:numId w:val="145"/>
        </w:numPr>
        <w:spacing w:after="114"/>
        <w:ind w:left="300" w:right="136" w:hanging="173"/>
      </w:pPr>
      <w:r>
        <w:t>-</w:t>
      </w:r>
      <w:r>
        <w:rPr>
          <w:rFonts w:ascii="Arial" w:hAnsi="Arial" w:eastAsia="Arial" w:cs="Arial"/>
        </w:rPr>
        <w:t xml:space="preserve"> </w:t>
      </w:r>
      <w:r>
        <w:t xml:space="preserve">Sempre que o detentor se recuse a assumir a qualidade de fiel depositário ou quando aquele seja desconhecido, a entidade apreensora pode diligenciar no sentido de encaminhar os animais para locais onde possa estar garantido o seu bem-estar, nomeadamente o retorno ao local de origem, ficando as despesas a cargo do detentor dos animais. </w:t>
      </w:r>
    </w:p>
    <w:p w:rsidR="00C545D3" w:rsidP="007C220D" w:rsidRDefault="00A626AB" w14:paraId="10763DFD" w14:textId="77777777">
      <w:pPr>
        <w:pStyle w:val="Ttulo3"/>
        <w:ind w:left="0" w:right="0" w:firstLine="0"/>
      </w:pPr>
      <w:bookmarkStart w:name="_Toc223954510" w:id="2765"/>
      <w:r>
        <w:t>Artigo 89.º</w:t>
      </w:r>
    </w:p>
    <w:p w:rsidR="005101CF" w:rsidP="007C220D" w:rsidRDefault="44B2DFDE" w14:paraId="20D34699" w14:textId="4BEE4FBF">
      <w:pPr>
        <w:pStyle w:val="Ttulo3"/>
        <w:ind w:left="0" w:right="0" w:firstLine="0"/>
        <w:rPr>
          <w:ins w:author="Maria Helena Menezes Maia" w:date="2026-03-27T17:54:00Z" w16du:dateUtc="2026-03-27T17:54:26Z" w:id="2766"/>
        </w:rPr>
      </w:pPr>
      <w:commentRangeStart w:id="2767"/>
      <w:r>
        <w:t>Contraordenações</w:t>
      </w:r>
      <w:bookmarkEnd w:id="2765"/>
      <w:r>
        <w:t xml:space="preserve"> </w:t>
      </w:r>
      <w:commentRangeEnd w:id="2767"/>
      <w:r w:rsidR="6F6E9877">
        <w:rPr>
          <w:rStyle w:val="Refdecomentrio"/>
          <w:sz w:val="24"/>
          <w:szCs w:val="24"/>
        </w:rPr>
        <w:commentReference w:id="2767"/>
      </w:r>
    </w:p>
    <w:p w:rsidR="61B773EE" w:rsidRDefault="3CC6EF3D" w14:paraId="5B0C4392" w14:textId="5EA30D85">
      <w:pPr>
        <w:pPrChange w:author="Maria Helena Menezes Maia" w:date="2026-03-27T17:57:00Z" w:id="2768">
          <w:pPr>
            <w:pStyle w:val="Ttulo3"/>
            <w:ind w:left="0" w:right="0" w:firstLine="0"/>
          </w:pPr>
        </w:pPrChange>
      </w:pPr>
      <w:ins w:author="Maria Helena Menezes Maia" w:date="2026-03-27T17:54:00Z" w16du:dateUtc="2026-03-27T17:54:59Z" w:id="2769">
        <w:r>
          <w:t>Necessário prever contraordenações relativas aos inc</w:t>
        </w:r>
      </w:ins>
      <w:ins w:author="Maria Helena Menezes Maia" w:date="2026-03-27T17:55:00Z" w16du:dateUtc="2026-03-27T17:55:24Z" w:id="2770">
        <w:r>
          <w:t>umprimento</w:t>
        </w:r>
        <w:r w:rsidR="309E0F1E">
          <w:t>s</w:t>
        </w:r>
        <w:r>
          <w:t xml:space="preserve"> </w:t>
        </w:r>
        <w:r w:rsidR="7C0A272E">
          <w:t>aos requ</w:t>
        </w:r>
      </w:ins>
      <w:ins w:author="Maria Helena Menezes Maia" w:date="2026-03-27T17:56:00Z" w16du:dateUtc="2026-03-27T17:56:34Z" w:id="2771">
        <w:r w:rsidR="7C0A272E">
          <w:t xml:space="preserve">isitos estabelecidos no Regulamento </w:t>
        </w:r>
      </w:ins>
      <w:ins w:author="Maria Helena Menezes Maia" w:date="2026-04-01T16:40:00Z" w16du:dateUtc="2026-04-01T16:40:24Z" w:id="2772">
        <w:r w:rsidR="45AF1DD2">
          <w:t>Delegado (UE) 2026/131</w:t>
        </w:r>
      </w:ins>
      <w:ins w:author="Maria Helena Menezes Maia" w:date="2026-03-27T18:02:00Z" w16du:dateUtc="2026-03-27T18:02:10Z" w:id="2773">
        <w:r w:rsidRPr="5B4186A4" w:rsidR="55D038EE">
          <w:t xml:space="preserve">) </w:t>
        </w:r>
      </w:ins>
      <w:ins w:author="Maria Helena Menezes Maia" w:date="2026-03-27T17:55:00Z" w16du:dateUtc="2026-03-27T17:55:24Z" w:id="2774">
        <w:r>
          <w:t xml:space="preserve">que estavam previstas no D.L. 82/2019 </w:t>
        </w:r>
      </w:ins>
    </w:p>
    <w:p w:rsidR="005101CF" w:rsidRDefault="00A626AB" w14:paraId="64480C49" w14:textId="77777777">
      <w:pPr>
        <w:ind w:left="420" w:right="136"/>
      </w:pPr>
      <w:r>
        <w:t>1 -</w:t>
      </w:r>
      <w:r>
        <w:rPr>
          <w:rFonts w:ascii="Arial" w:hAnsi="Arial" w:eastAsia="Arial" w:cs="Arial"/>
        </w:rPr>
        <w:t xml:space="preserve"> </w:t>
      </w:r>
      <w:r>
        <w:t xml:space="preserve">Sem prejuízo da responsabilidade civil, criminal ou disciplinar, constituem contraordenações, punidas com coima de € 25 a € 1.870, no caso de pessoa singular, e de € 150 a € 22.445, no caso de pessoa coletiva: </w:t>
      </w:r>
    </w:p>
    <w:p w:rsidR="005101CF" w:rsidRDefault="00A626AB" w14:paraId="3B0C28E8" w14:textId="77777777">
      <w:pPr>
        <w:numPr>
          <w:ilvl w:val="0"/>
          <w:numId w:val="146"/>
        </w:numPr>
        <w:spacing w:after="286" w:line="259" w:lineRule="auto"/>
        <w:ind w:right="136" w:hanging="360"/>
      </w:pPr>
      <w:r>
        <w:t xml:space="preserve">A falta de identificação e do registo a que se refere o artigo 53.º; </w:t>
      </w:r>
    </w:p>
    <w:p w:rsidR="005101CF" w:rsidRDefault="00A626AB" w14:paraId="5C8A24B2" w14:textId="77777777">
      <w:pPr>
        <w:numPr>
          <w:ilvl w:val="0"/>
          <w:numId w:val="146"/>
        </w:numPr>
        <w:spacing w:after="114"/>
        <w:ind w:right="136" w:hanging="360"/>
      </w:pPr>
      <w:r>
        <w:t xml:space="preserve">O não cumprimento das normas regulamentares relativas à vacinação antirrábica, constantes da portaria a que se refere o artigo 61.º.  </w:t>
      </w:r>
    </w:p>
    <w:p w:rsidR="005101CF" w:rsidRDefault="00A626AB" w14:paraId="3AAEA764" w14:textId="77777777">
      <w:pPr>
        <w:spacing w:after="0" w:line="259" w:lineRule="auto"/>
        <w:ind w:left="862" w:right="0" w:firstLine="0"/>
        <w:jc w:val="left"/>
      </w:pPr>
      <w:r>
        <w:t xml:space="preserve"> </w:t>
      </w:r>
    </w:p>
    <w:p w:rsidR="005101CF" w:rsidRDefault="00A626AB" w14:paraId="7FE3EAFE" w14:textId="77777777">
      <w:pPr>
        <w:ind w:left="420" w:right="136"/>
      </w:pPr>
      <w:r>
        <w:t>2 -</w:t>
      </w:r>
      <w:r>
        <w:rPr>
          <w:rFonts w:ascii="Arial" w:hAnsi="Arial" w:eastAsia="Arial" w:cs="Arial"/>
        </w:rPr>
        <w:t xml:space="preserve"> </w:t>
      </w:r>
      <w:r>
        <w:t xml:space="preserve">Sem prejuízo da responsabilidade civil, criminal ou disciplinar, constituem contraordenações, punidas com coima de € 150 a € 3.740, no caso de pessoa singular, e de € 150 a € 44.890, no caso de pessoa coletiva: </w:t>
      </w:r>
    </w:p>
    <w:p w:rsidR="005101CF" w:rsidRDefault="00A626AB" w14:paraId="65BB0C7B" w14:textId="77777777">
      <w:pPr>
        <w:numPr>
          <w:ilvl w:val="0"/>
          <w:numId w:val="147"/>
        </w:numPr>
        <w:ind w:right="136" w:hanging="360"/>
      </w:pPr>
      <w:r>
        <w:t xml:space="preserve">A assistência à reprodução ou ao parto, em regime de prestação de serviços a terceiros, em violação do disposto no n.º 3 do artigo 3.º; </w:t>
      </w:r>
    </w:p>
    <w:p w:rsidR="005101CF" w:rsidRDefault="00A626AB" w14:paraId="53DAAE6A" w14:textId="77777777">
      <w:pPr>
        <w:numPr>
          <w:ilvl w:val="0"/>
          <w:numId w:val="147"/>
        </w:numPr>
        <w:spacing w:after="286" w:line="259" w:lineRule="auto"/>
        <w:ind w:right="136" w:hanging="360"/>
      </w:pPr>
      <w:r>
        <w:t xml:space="preserve">O não cumprimento das normas gerais de detenção constantes do artigo 4.º; </w:t>
      </w:r>
    </w:p>
    <w:p w:rsidR="005101CF" w:rsidRDefault="00A626AB" w14:paraId="0761E949" w14:textId="77777777">
      <w:pPr>
        <w:numPr>
          <w:ilvl w:val="0"/>
          <w:numId w:val="147"/>
        </w:numPr>
        <w:ind w:right="136" w:hanging="360"/>
      </w:pPr>
      <w:r>
        <w:t xml:space="preserve">O não cumprimento dos deveres especiais de proteção dos animais de companhia a que se refere o artigo 8.º; </w:t>
      </w:r>
    </w:p>
    <w:p w:rsidR="005101CF" w:rsidRDefault="00A626AB" w14:paraId="523F41A7" w14:textId="77777777">
      <w:pPr>
        <w:numPr>
          <w:ilvl w:val="0"/>
          <w:numId w:val="147"/>
        </w:numPr>
        <w:ind w:right="136" w:hanging="360"/>
      </w:pPr>
      <w:r>
        <w:t xml:space="preserve">O não cumprimento das normas respeitantes à detenção dos animais previstas no artigo 10.º; </w:t>
      </w:r>
    </w:p>
    <w:p w:rsidR="005101CF" w:rsidRDefault="00A626AB" w14:paraId="5FC67CFB" w14:textId="77777777">
      <w:pPr>
        <w:numPr>
          <w:ilvl w:val="0"/>
          <w:numId w:val="147"/>
        </w:numPr>
        <w:ind w:right="136" w:hanging="360"/>
      </w:pPr>
      <w:r>
        <w:t xml:space="preserve">O não cumprimento, pelos alojamentos, dos requisitos técnicos que constam dos artigos 12.º a 30.º; </w:t>
      </w:r>
    </w:p>
    <w:p w:rsidR="005101CF" w:rsidRDefault="00A626AB" w14:paraId="5CB596CD" w14:textId="77777777">
      <w:pPr>
        <w:numPr>
          <w:ilvl w:val="0"/>
          <w:numId w:val="147"/>
        </w:numPr>
        <w:spacing w:after="287" w:line="259" w:lineRule="auto"/>
        <w:ind w:right="136" w:hanging="360"/>
      </w:pPr>
      <w:r>
        <w:t xml:space="preserve">O funcionamento de alojamentos em violação do disposto nos artigos 31.º e 32.º; </w:t>
      </w:r>
    </w:p>
    <w:p w:rsidR="005101CF" w:rsidRDefault="00A626AB" w14:paraId="3D672CB6" w14:textId="77777777">
      <w:pPr>
        <w:numPr>
          <w:ilvl w:val="0"/>
          <w:numId w:val="147"/>
        </w:numPr>
        <w:ind w:right="136" w:hanging="360"/>
      </w:pPr>
      <w:r>
        <w:t xml:space="preserve">O exercício da atividade dos alojamentos sem que tenha sido efetuada a comunicação prévia ou obtida a permissão administrativa, consoante os casos, nos termos dos artigos 33.º e 34.º; </w:t>
      </w:r>
    </w:p>
    <w:p w:rsidR="005101CF" w:rsidRDefault="00A626AB" w14:paraId="3A2B0DB8" w14:textId="77777777">
      <w:pPr>
        <w:numPr>
          <w:ilvl w:val="0"/>
          <w:numId w:val="147"/>
        </w:numPr>
        <w:ind w:right="136" w:hanging="360"/>
      </w:pPr>
      <w:r>
        <w:t xml:space="preserve">O transporte, a alimentação, o abeberamento, o maneio, a higiene e os cuidados de saúde animal em violação do disposto nos artigos 45.º a 49.º; </w:t>
      </w:r>
    </w:p>
    <w:p w:rsidR="005101CF" w:rsidRDefault="00A626AB" w14:paraId="20BA3040" w14:textId="77777777">
      <w:pPr>
        <w:numPr>
          <w:ilvl w:val="0"/>
          <w:numId w:val="147"/>
        </w:numPr>
        <w:spacing w:after="287" w:line="259" w:lineRule="auto"/>
        <w:ind w:right="136" w:hanging="360"/>
      </w:pPr>
      <w:r>
        <w:t xml:space="preserve">A circulação dos animais sem os meios de contenção previstos no artigo 50.º; </w:t>
      </w:r>
    </w:p>
    <w:p w:rsidR="005101CF" w:rsidRDefault="00A626AB" w14:paraId="21D9CA03" w14:textId="77777777">
      <w:pPr>
        <w:numPr>
          <w:ilvl w:val="0"/>
          <w:numId w:val="147"/>
        </w:numPr>
        <w:ind w:right="136" w:hanging="360"/>
      </w:pPr>
      <w:r>
        <w:t xml:space="preserve">O não cumprimento das normas respeitantes às intervenções cirúrgicas e mutilações previstas nos artigos 51.º e 52.º; </w:t>
      </w:r>
    </w:p>
    <w:p w:rsidR="005101CF" w:rsidRDefault="00A626AB" w14:paraId="3B27A8DC" w14:textId="77777777">
      <w:pPr>
        <w:numPr>
          <w:ilvl w:val="0"/>
          <w:numId w:val="147"/>
        </w:numPr>
        <w:ind w:right="136" w:hanging="360"/>
      </w:pPr>
      <w:r>
        <w:t xml:space="preserve">O não cumprimento, pelos médicos veterinários, dos deveres previstos no artigo 57.º; </w:t>
      </w:r>
    </w:p>
    <w:p w:rsidR="005101CF" w:rsidP="00A50011" w:rsidRDefault="00A626AB" w14:paraId="596D1A99" w14:textId="50E4D3CC">
      <w:pPr>
        <w:numPr>
          <w:ilvl w:val="0"/>
          <w:numId w:val="147"/>
        </w:numPr>
        <w:spacing w:line="259" w:lineRule="auto"/>
        <w:ind w:right="136" w:hanging="360"/>
      </w:pPr>
      <w:r>
        <w:t xml:space="preserve">O não cumprimento, pelos detentores, dos deveres previstos no artigo 58.º; </w:t>
      </w:r>
      <w:r w:rsidRPr="00A50011">
        <w:rPr>
          <w:rFonts w:ascii="Cambria" w:hAnsi="Cambria" w:eastAsia="Cambria" w:cs="Cambria"/>
          <w:sz w:val="32"/>
        </w:rPr>
        <w:tab/>
      </w:r>
    </w:p>
    <w:p w:rsidR="005101CF" w:rsidRDefault="00A626AB" w14:paraId="6EF7BC1C" w14:textId="16A2E977">
      <w:pPr>
        <w:numPr>
          <w:ilvl w:val="0"/>
          <w:numId w:val="148"/>
        </w:numPr>
        <w:ind w:right="136" w:hanging="360"/>
      </w:pPr>
      <w:r>
        <w:t xml:space="preserve">A colocação, disponibilização ou comercialização de equipamento de identificação </w:t>
      </w:r>
      <w:r w:rsidR="00C545D3">
        <w:t>eletrónica</w:t>
      </w:r>
      <w:r>
        <w:t xml:space="preserve"> em violação do disposto no artigo 58º;</w:t>
      </w:r>
    </w:p>
    <w:p w:rsidR="005101CF" w:rsidRDefault="24859B86" w14:paraId="30F883EC" w14:textId="4C8474C8">
      <w:pPr>
        <w:numPr>
          <w:ilvl w:val="0"/>
          <w:numId w:val="148"/>
        </w:numPr>
        <w:ind w:right="136" w:hanging="360"/>
        <w:rPr>
          <w:del w:author="Maria Helena Menezes Maia" w:date="2026-04-02T10:45:00Z" w16du:dateUtc="2026-04-02T10:45:03Z" w:id="2775"/>
        </w:rPr>
      </w:pPr>
      <w:r>
        <w:t>O não cumprimento das normas relativas ao controlo de zoonoses, bem como a não utilização de todas as substâncias que devam ser administradas aos animais, constantes dos artigos 61.º a 64.º</w:t>
      </w:r>
      <w:del w:author="Maria Helena Menezes Maia" w:date="2026-04-02T10:45:00Z" w16du:dateUtc="2026-04-02T10:45:16Z" w:id="2776">
        <w:r w:rsidDel="24859B86" w:rsidR="00A626AB">
          <w:delText>;</w:delText>
        </w:r>
      </w:del>
      <w:ins w:author="Maria Helena Menezes Maia" w:date="2026-04-02T10:48:00Z" w16du:dateUtc="2026-04-02T10:48:45Z" w:id="2777">
        <w:r w:rsidR="0E489BF4">
          <w:t xml:space="preserve"> [</w:t>
        </w:r>
      </w:ins>
      <w:del w:author="Maria Helena Menezes Maia" w:date="2026-04-02T10:45:00Z" w16du:dateUtc="2026-04-02T10:45:16Z" w:id="2778">
        <w:r w:rsidDel="24859B86" w:rsidR="00A626AB">
          <w:delText xml:space="preserve"> </w:delText>
        </w:r>
      </w:del>
      <w:ins w:author="Maria Helena Menezes Maia" w:date="2026-04-02T10:47:00Z" w16du:dateUtc="2026-04-02T10:47:59Z" w:id="2779">
        <w:r w:rsidR="5AF55CD1">
          <w:t>separar esta alínea em duas, uma vez que se tra</w:t>
        </w:r>
      </w:ins>
      <w:ins w:author="Maria Helena Menezes Maia" w:date="2026-04-02T10:48:00Z" w16du:dateUtc="2026-04-02T10:48:19Z" w:id="2780">
        <w:r w:rsidR="5AF55CD1">
          <w:t xml:space="preserve">ta de </w:t>
        </w:r>
      </w:ins>
      <w:ins w:author="Maria Helena Menezes Maia" w:date="2026-04-02T10:48:00Z" w16du:dateUtc="2026-04-02T10:48:35Z" w:id="2781">
        <w:r w:rsidR="5AF55CD1">
          <w:t>matérias distintas</w:t>
        </w:r>
        <w:r w:rsidR="5AE2777B">
          <w:t>]</w:t>
        </w:r>
      </w:ins>
    </w:p>
    <w:p w:rsidR="005101CF" w:rsidRDefault="00A626AB" w14:paraId="48E9B10D" w14:textId="1949D84D">
      <w:pPr>
        <w:numPr>
          <w:ilvl w:val="0"/>
          <w:numId w:val="148"/>
        </w:numPr>
        <w:spacing w:after="286" w:line="259" w:lineRule="auto"/>
        <w:ind w:right="136" w:hanging="360"/>
      </w:pPr>
      <w:r>
        <w:t xml:space="preserve">A alimentação na via pública em violação do disposto no artigo 65.º; </w:t>
      </w:r>
    </w:p>
    <w:p w:rsidR="005101CF" w:rsidRDefault="00A626AB" w14:paraId="483A2207" w14:textId="77777777">
      <w:pPr>
        <w:numPr>
          <w:ilvl w:val="0"/>
          <w:numId w:val="148"/>
        </w:numPr>
        <w:ind w:right="136" w:hanging="360"/>
      </w:pPr>
      <w:r>
        <w:t xml:space="preserve">O não cumprimento das normas aplicáveis aos programas CED, a que se refere o artigo 67.º; </w:t>
      </w:r>
    </w:p>
    <w:p w:rsidR="005101CF" w:rsidRDefault="00A626AB" w14:paraId="79384C5E" w14:textId="77777777">
      <w:pPr>
        <w:numPr>
          <w:ilvl w:val="0"/>
          <w:numId w:val="148"/>
        </w:numPr>
        <w:ind w:right="136" w:hanging="360"/>
      </w:pPr>
      <w:r>
        <w:t xml:space="preserve">A recolha de animais sem apresentação dos mesmos ao serviço veterinário municipal, em violação do previsto no n.º 9 do artigo 70.º; </w:t>
      </w:r>
    </w:p>
    <w:p w:rsidR="005101CF" w:rsidRDefault="00A626AB" w14:paraId="7FD6AC94" w14:textId="77777777">
      <w:pPr>
        <w:numPr>
          <w:ilvl w:val="0"/>
          <w:numId w:val="148"/>
        </w:numPr>
        <w:spacing w:after="108" w:line="259" w:lineRule="auto"/>
        <w:ind w:right="136" w:hanging="360"/>
      </w:pPr>
      <w:r>
        <w:t xml:space="preserve">O controlo da reprodução em violação do disposto no artigo 68.º e n.º 8 do artigo </w:t>
      </w:r>
    </w:p>
    <w:p w:rsidR="005101CF" w:rsidRDefault="00A626AB" w14:paraId="69A7A279" w14:textId="77777777">
      <w:pPr>
        <w:spacing w:after="290" w:line="259" w:lineRule="auto"/>
        <w:ind w:left="862" w:right="136" w:firstLine="0"/>
      </w:pPr>
      <w:r>
        <w:t xml:space="preserve">75.º; </w:t>
      </w:r>
    </w:p>
    <w:p w:rsidR="005101CF" w:rsidRDefault="00A626AB" w14:paraId="5F10EDC6" w14:textId="77777777">
      <w:pPr>
        <w:numPr>
          <w:ilvl w:val="0"/>
          <w:numId w:val="148"/>
        </w:numPr>
        <w:ind w:right="136" w:hanging="360"/>
      </w:pPr>
      <w:r>
        <w:t xml:space="preserve">A recolha e captura de animais por entidade diversa das câmaras municipais, em violação do disposto no n.º 1 do artigo 70.º; </w:t>
      </w:r>
    </w:p>
    <w:p w:rsidR="005101CF" w:rsidRDefault="00A626AB" w14:paraId="277E9B66" w14:textId="77777777">
      <w:pPr>
        <w:numPr>
          <w:ilvl w:val="0"/>
          <w:numId w:val="148"/>
        </w:numPr>
        <w:ind w:right="136" w:hanging="360"/>
      </w:pPr>
      <w:r>
        <w:t xml:space="preserve">O não cumprimento do disposto no artigo 71.º, no que respeita à obrigação das câmaras municipais serem dotadas de centros de recolha; </w:t>
      </w:r>
    </w:p>
    <w:p w:rsidR="005101CF" w:rsidRDefault="00A626AB" w14:paraId="3F1C630F" w14:textId="77777777">
      <w:pPr>
        <w:numPr>
          <w:ilvl w:val="0"/>
          <w:numId w:val="148"/>
        </w:numPr>
        <w:spacing w:after="287" w:line="259" w:lineRule="auto"/>
        <w:ind w:right="136" w:hanging="360"/>
      </w:pPr>
      <w:r>
        <w:t xml:space="preserve">A eutanásia de animais em violação do disposto no n.º 6 do artigo 75.º; </w:t>
      </w:r>
    </w:p>
    <w:p w:rsidR="005101CF" w:rsidRDefault="00A626AB" w14:paraId="3F110978" w14:textId="77777777">
      <w:pPr>
        <w:numPr>
          <w:ilvl w:val="0"/>
          <w:numId w:val="148"/>
        </w:numPr>
        <w:spacing w:after="286" w:line="259" w:lineRule="auto"/>
        <w:ind w:right="136" w:hanging="360"/>
      </w:pPr>
      <w:r>
        <w:t xml:space="preserve">O incumprimento das disposições previstas nos n.ºs 2 e 3 do artigo 77.º; </w:t>
      </w:r>
    </w:p>
    <w:p w:rsidR="005101CF" w:rsidRDefault="24859B86" w14:paraId="0BA52454" w14:textId="3A225593">
      <w:pPr>
        <w:numPr>
          <w:ilvl w:val="0"/>
          <w:numId w:val="148"/>
        </w:numPr>
        <w:ind w:right="136" w:hanging="360"/>
      </w:pPr>
      <w:r>
        <w:t>A destruição dos cadáveres de animais de companhia em violação do disposto no artigo 78.º</w:t>
      </w:r>
      <w:ins w:author="Maria Helena Menezes Maia" w:date="2026-04-02T10:41:00Z" w16du:dateUtc="2026-04-02T10:41:58Z" w:id="2782">
        <w:r w:rsidR="3190A538">
          <w:t xml:space="preserve"> </w:t>
        </w:r>
      </w:ins>
      <w:ins w:author="Maria Helena Menezes Maia" w:date="2026-04-02T10:42:00Z" w16du:dateUtc="2026-04-02T10:42:27Z" w:id="2783">
        <w:r w:rsidR="3190A538">
          <w:t>tb está no artº 45</w:t>
        </w:r>
      </w:ins>
      <w:r>
        <w:t xml:space="preserve">; </w:t>
      </w:r>
    </w:p>
    <w:p w:rsidR="005101CF" w:rsidRDefault="00A626AB" w14:paraId="596F54EC" w14:textId="77777777">
      <w:pPr>
        <w:numPr>
          <w:ilvl w:val="0"/>
          <w:numId w:val="148"/>
        </w:numPr>
        <w:spacing w:after="287" w:line="259" w:lineRule="auto"/>
        <w:ind w:right="136" w:hanging="360"/>
      </w:pPr>
      <w:r>
        <w:t xml:space="preserve">A exposição de animais em violação do disposto no artigo 79.º; </w:t>
      </w:r>
    </w:p>
    <w:p w:rsidR="005101CF" w:rsidRDefault="00A626AB" w14:paraId="1F19DA99" w14:textId="77777777">
      <w:pPr>
        <w:numPr>
          <w:ilvl w:val="0"/>
          <w:numId w:val="148"/>
        </w:numPr>
        <w:spacing w:after="286" w:line="259" w:lineRule="auto"/>
        <w:ind w:right="136" w:hanging="360"/>
      </w:pPr>
      <w:r>
        <w:t xml:space="preserve">A venda de animais de companhia em violação do disposto nos artigos 80.º a 83.º; </w:t>
      </w:r>
    </w:p>
    <w:p w:rsidR="005101CF" w:rsidP="00A50011" w:rsidRDefault="00A626AB" w14:paraId="5FCB716A" w14:textId="1B3A7926">
      <w:pPr>
        <w:numPr>
          <w:ilvl w:val="0"/>
          <w:numId w:val="148"/>
        </w:numPr>
        <w:ind w:right="136" w:hanging="360"/>
      </w:pPr>
      <w:r>
        <w:t xml:space="preserve">A venda ambulante de animais de companhia, em violação do disposto no n.º 6 do artigo 82.º; </w:t>
      </w:r>
    </w:p>
    <w:p w:rsidR="000B5CE6" w:rsidP="000B5CE6" w:rsidRDefault="00A626AB" w14:paraId="61E438D6" w14:textId="0B655220">
      <w:pPr>
        <w:pStyle w:val="PargrafodaLista"/>
        <w:numPr>
          <w:ilvl w:val="0"/>
          <w:numId w:val="148"/>
        </w:numPr>
        <w:ind w:right="136"/>
      </w:pPr>
      <w:r>
        <w:t xml:space="preserve">A reprodução de animais registados nos livros genealógicos em violação do disposto no artigo 85.º; </w:t>
      </w:r>
    </w:p>
    <w:p w:rsidR="005101CF" w:rsidP="000B5CE6" w:rsidRDefault="00A626AB" w14:paraId="1ACAE17A" w14:textId="02E337E7">
      <w:pPr>
        <w:pStyle w:val="PargrafodaLista"/>
        <w:numPr>
          <w:ilvl w:val="0"/>
          <w:numId w:val="148"/>
        </w:numPr>
        <w:ind w:right="136"/>
      </w:pPr>
      <w:r w:rsidRPr="000B5CE6">
        <w:rPr>
          <w:i/>
        </w:rPr>
        <w:t>bb)</w:t>
      </w:r>
      <w:r w:rsidRPr="000B5CE6">
        <w:rPr>
          <w:rFonts w:ascii="Arial" w:hAnsi="Arial" w:eastAsia="Arial" w:cs="Arial"/>
          <w:i/>
        </w:rPr>
        <w:t xml:space="preserve"> </w:t>
      </w:r>
      <w:r>
        <w:t xml:space="preserve">A oposição ou a criação de obstáculos à execução de medida prevista no presente diploma, que tenha sido regularmente comunicada e emanada de autoridade ou funcionário competente. </w:t>
      </w:r>
    </w:p>
    <w:p w:rsidR="005101CF" w:rsidRDefault="00A626AB" w14:paraId="7438C35C" w14:textId="77777777">
      <w:pPr>
        <w:numPr>
          <w:ilvl w:val="0"/>
          <w:numId w:val="149"/>
        </w:numPr>
        <w:ind w:left="300" w:right="136" w:hanging="173"/>
      </w:pPr>
      <w:r>
        <w:t>-</w:t>
      </w:r>
      <w:r>
        <w:rPr>
          <w:rFonts w:ascii="Arial" w:hAnsi="Arial" w:eastAsia="Arial" w:cs="Arial"/>
        </w:rPr>
        <w:t xml:space="preserve"> </w:t>
      </w:r>
      <w:r>
        <w:t xml:space="preserve">A negligência é punível, sendo os limites mínimos e máximos das coimas reduzidos a metade. </w:t>
      </w:r>
    </w:p>
    <w:p w:rsidR="005101CF" w:rsidRDefault="00A626AB" w14:paraId="40AB898C" w14:textId="77777777">
      <w:pPr>
        <w:numPr>
          <w:ilvl w:val="0"/>
          <w:numId w:val="149"/>
        </w:numPr>
        <w:spacing w:after="116"/>
        <w:ind w:left="300" w:right="136" w:hanging="173"/>
      </w:pPr>
      <w:r>
        <w:t>-</w:t>
      </w:r>
      <w:r>
        <w:rPr>
          <w:rFonts w:ascii="Arial" w:hAnsi="Arial" w:eastAsia="Arial" w:cs="Arial"/>
        </w:rPr>
        <w:t xml:space="preserve"> </w:t>
      </w:r>
      <w:r>
        <w:t xml:space="preserve">A tentativa é punível com a coima aplicável à contraordenação consumada, especialmente atenuada. </w:t>
      </w:r>
    </w:p>
    <w:p w:rsidR="000B5CE6" w:rsidP="007C220D" w:rsidRDefault="00A626AB" w14:paraId="57CC376D" w14:textId="77777777">
      <w:pPr>
        <w:pStyle w:val="Ttulo3"/>
        <w:ind w:left="0" w:right="0" w:firstLine="0"/>
      </w:pPr>
      <w:bookmarkStart w:name="_Toc223954511" w:id="2784"/>
      <w:r>
        <w:t>Artigo 90.º</w:t>
      </w:r>
    </w:p>
    <w:p w:rsidR="005101CF" w:rsidP="007C220D" w:rsidRDefault="00A626AB" w14:paraId="1CD7440C" w14:textId="52E5DFEC">
      <w:pPr>
        <w:pStyle w:val="Ttulo3"/>
        <w:ind w:left="0" w:right="0" w:firstLine="0"/>
      </w:pPr>
      <w:r>
        <w:t>Sanções acessórias</w:t>
      </w:r>
      <w:bookmarkEnd w:id="2784"/>
      <w:r>
        <w:t xml:space="preserve"> </w:t>
      </w:r>
    </w:p>
    <w:p w:rsidR="005101CF" w:rsidRDefault="00A626AB" w14:paraId="095A4A2B" w14:textId="77777777">
      <w:pPr>
        <w:numPr>
          <w:ilvl w:val="0"/>
          <w:numId w:val="150"/>
        </w:numPr>
        <w:ind w:left="300" w:right="136" w:hanging="173"/>
      </w:pPr>
      <w:r>
        <w:t>-</w:t>
      </w:r>
      <w:r>
        <w:rPr>
          <w:rFonts w:ascii="Arial" w:hAnsi="Arial" w:eastAsia="Arial" w:cs="Arial"/>
        </w:rPr>
        <w:t xml:space="preserve"> </w:t>
      </w:r>
      <w:r>
        <w:t xml:space="preserve">Consoante a gravidade da contraordenação e a culpa do agente, podem ser aplicadas, simultaneamente com a coima, as seguintes sanções acessórias: </w:t>
      </w:r>
    </w:p>
    <w:p w:rsidR="005101CF" w:rsidRDefault="00A626AB" w14:paraId="67DC03DF" w14:textId="77777777">
      <w:pPr>
        <w:numPr>
          <w:ilvl w:val="1"/>
          <w:numId w:val="150"/>
        </w:numPr>
        <w:spacing w:after="286" w:line="259" w:lineRule="auto"/>
        <w:ind w:right="136" w:hanging="360"/>
      </w:pPr>
      <w:r>
        <w:t xml:space="preserve">Perda a favor do Estado de objetos e animais pertencentes ao agente;  </w:t>
      </w:r>
    </w:p>
    <w:p w:rsidR="005101CF" w:rsidRDefault="00A626AB" w14:paraId="7E8D8150" w14:textId="77777777">
      <w:pPr>
        <w:numPr>
          <w:ilvl w:val="1"/>
          <w:numId w:val="150"/>
        </w:numPr>
        <w:spacing w:after="287" w:line="259" w:lineRule="auto"/>
        <w:ind w:right="136" w:hanging="360"/>
      </w:pPr>
      <w:r>
        <w:t xml:space="preserve">Privação do direito de participar em feiras, mercados, exposições ou concursos; </w:t>
      </w:r>
    </w:p>
    <w:p w:rsidR="005101CF" w:rsidRDefault="00A626AB" w14:paraId="15A6CB35" w14:textId="77777777">
      <w:pPr>
        <w:numPr>
          <w:ilvl w:val="1"/>
          <w:numId w:val="150"/>
        </w:numPr>
        <w:ind w:right="136" w:hanging="360"/>
      </w:pPr>
      <w:r>
        <w:t xml:space="preserve">Encerramento de estabelecimento cujo funcionamento esteja sujeito a autorização ou licença de autoridade administrativa; </w:t>
      </w:r>
    </w:p>
    <w:p w:rsidR="005101CF" w:rsidRDefault="00A626AB" w14:paraId="3ACE6E85" w14:textId="77777777">
      <w:pPr>
        <w:numPr>
          <w:ilvl w:val="1"/>
          <w:numId w:val="150"/>
        </w:numPr>
        <w:spacing w:after="286" w:line="259" w:lineRule="auto"/>
        <w:ind w:right="136" w:hanging="360"/>
      </w:pPr>
      <w:r>
        <w:t xml:space="preserve">Suspensão de autorizações, licenças e alvarás. </w:t>
      </w:r>
    </w:p>
    <w:p w:rsidR="005101CF" w:rsidRDefault="00A626AB" w14:paraId="1C72BBFC" w14:textId="77777777">
      <w:pPr>
        <w:numPr>
          <w:ilvl w:val="0"/>
          <w:numId w:val="150"/>
        </w:numPr>
        <w:spacing w:after="114"/>
        <w:ind w:left="300" w:right="136" w:hanging="173"/>
      </w:pPr>
      <w:r>
        <w:t>-</w:t>
      </w:r>
      <w:r>
        <w:rPr>
          <w:rFonts w:ascii="Arial" w:hAnsi="Arial" w:eastAsia="Arial" w:cs="Arial"/>
        </w:rPr>
        <w:t xml:space="preserve"> </w:t>
      </w:r>
      <w:r>
        <w:t xml:space="preserve">As sanções referidas nas alíneas </w:t>
      </w:r>
      <w:r>
        <w:rPr>
          <w:i/>
        </w:rPr>
        <w:t>b</w:t>
      </w:r>
      <w:r>
        <w:t xml:space="preserve">) a </w:t>
      </w:r>
      <w:r>
        <w:rPr>
          <w:i/>
        </w:rPr>
        <w:t>e</w:t>
      </w:r>
      <w:r>
        <w:t xml:space="preserve">) do número anterior têm a duração máxima de dois anos, contados a partir da decisão condenatória definitiva. </w:t>
      </w:r>
    </w:p>
    <w:p w:rsidR="001D4E3A" w:rsidP="001D4E3A" w:rsidRDefault="001D4E3A" w14:paraId="57F61C77" w14:textId="77777777">
      <w:pPr>
        <w:spacing w:after="114"/>
        <w:ind w:left="300" w:right="136" w:firstLine="0"/>
      </w:pPr>
    </w:p>
    <w:p w:rsidR="000B5CE6" w:rsidP="00113354" w:rsidRDefault="00A626AB" w14:paraId="62952906" w14:textId="77777777">
      <w:pPr>
        <w:pStyle w:val="Ttulo3"/>
        <w:ind w:left="0" w:right="0" w:firstLine="0"/>
      </w:pPr>
      <w:bookmarkStart w:name="_Toc223954512" w:id="2785"/>
      <w:r>
        <w:t>Artigo 91.º</w:t>
      </w:r>
    </w:p>
    <w:p w:rsidR="005101CF" w:rsidP="00113354" w:rsidRDefault="00A626AB" w14:paraId="54081371" w14:textId="471DF036">
      <w:pPr>
        <w:pStyle w:val="Ttulo3"/>
        <w:ind w:left="0" w:right="0" w:firstLine="0"/>
      </w:pPr>
      <w:r>
        <w:t>Instrução e decisão</w:t>
      </w:r>
      <w:bookmarkEnd w:id="2785"/>
      <w:r>
        <w:t xml:space="preserve"> </w:t>
      </w:r>
    </w:p>
    <w:p w:rsidR="005101CF" w:rsidRDefault="00A626AB" w14:paraId="54DEC46B" w14:textId="77777777">
      <w:pPr>
        <w:numPr>
          <w:ilvl w:val="0"/>
          <w:numId w:val="151"/>
        </w:numPr>
        <w:ind w:left="300" w:right="136" w:hanging="173"/>
      </w:pPr>
      <w:r>
        <w:t>-</w:t>
      </w:r>
      <w:r>
        <w:rPr>
          <w:rFonts w:ascii="Arial" w:hAnsi="Arial" w:eastAsia="Arial" w:cs="Arial"/>
        </w:rPr>
        <w:t xml:space="preserve"> </w:t>
      </w:r>
      <w:r>
        <w:t xml:space="preserve">Quando qualquer autoridade referida no artigo 87.º ou agente de autoridade, no exercício das suas funções de fiscalização, presenciar contraordenação por violação ao disposto no presente diploma, levanta ou manda levantar o correspondente auto de notícia. </w:t>
      </w:r>
    </w:p>
    <w:p w:rsidR="005101CF" w:rsidRDefault="00A626AB" w14:paraId="01222C12" w14:textId="77777777">
      <w:pPr>
        <w:numPr>
          <w:ilvl w:val="0"/>
          <w:numId w:val="151"/>
        </w:numPr>
        <w:ind w:left="300" w:right="136" w:hanging="173"/>
      </w:pPr>
      <w:r>
        <w:t>-</w:t>
      </w:r>
      <w:r>
        <w:rPr>
          <w:rFonts w:ascii="Arial" w:hAnsi="Arial" w:eastAsia="Arial" w:cs="Arial"/>
        </w:rPr>
        <w:t xml:space="preserve"> </w:t>
      </w:r>
      <w:r>
        <w:t xml:space="preserve">Quando o auto de notícia for levantado por entidade diversa da DGAV, o mesmo é-lhe remetido no prazo de 10 dias. </w:t>
      </w:r>
    </w:p>
    <w:p w:rsidR="005101CF" w:rsidRDefault="00A626AB" w14:paraId="170150EF" w14:textId="0F53AA1E">
      <w:pPr>
        <w:numPr>
          <w:ilvl w:val="0"/>
          <w:numId w:val="151"/>
        </w:numPr>
        <w:spacing w:after="114"/>
        <w:ind w:left="300" w:right="136" w:hanging="173"/>
      </w:pPr>
      <w:r>
        <w:t>-</w:t>
      </w:r>
      <w:r>
        <w:rPr>
          <w:rFonts w:ascii="Arial" w:hAnsi="Arial" w:eastAsia="Arial" w:cs="Arial"/>
        </w:rPr>
        <w:t xml:space="preserve"> </w:t>
      </w:r>
      <w:r>
        <w:t>A instrução dos processos de contraordenação compete à DGAV, cabendo ao diretor</w:t>
      </w:r>
      <w:r w:rsidR="000B5CE6">
        <w:t xml:space="preserve"> </w:t>
      </w:r>
      <w:r>
        <w:t xml:space="preserve">geral de Alimentação e Veterinária a aplicação das coimas e das sanções acessórias. </w:t>
      </w:r>
    </w:p>
    <w:p w:rsidR="00113354" w:rsidP="00113354" w:rsidRDefault="00113354" w14:paraId="22D9AAB1" w14:textId="77777777">
      <w:pPr>
        <w:spacing w:after="114"/>
        <w:ind w:right="136"/>
      </w:pPr>
    </w:p>
    <w:p w:rsidR="000B5CE6" w:rsidP="00113354" w:rsidRDefault="00A626AB" w14:paraId="28DC3FE0" w14:textId="77777777">
      <w:pPr>
        <w:pStyle w:val="Ttulo3"/>
        <w:ind w:left="0" w:right="0" w:firstLine="0"/>
      </w:pPr>
      <w:bookmarkStart w:name="_Toc223954513" w:id="2786"/>
      <w:r>
        <w:t xml:space="preserve">Artigo 92.º </w:t>
      </w:r>
    </w:p>
    <w:p w:rsidR="00A50011" w:rsidP="00113354" w:rsidRDefault="00A626AB" w14:paraId="2D49AE62" w14:textId="1B1FAA7D">
      <w:pPr>
        <w:pStyle w:val="Ttulo3"/>
        <w:ind w:left="0" w:right="0" w:firstLine="0"/>
      </w:pPr>
      <w:r>
        <w:t>Distribuição do produto das coimas</w:t>
      </w:r>
      <w:bookmarkEnd w:id="2786"/>
      <w:r>
        <w:t xml:space="preserve"> </w:t>
      </w:r>
    </w:p>
    <w:p w:rsidR="005101CF" w:rsidP="00A50011" w:rsidRDefault="00A626AB" w14:paraId="698D3271" w14:textId="7EB3A344">
      <w:pPr>
        <w:spacing w:after="61" w:line="462" w:lineRule="auto"/>
        <w:ind w:left="127" w:right="2393" w:firstLine="15"/>
      </w:pPr>
      <w:r>
        <w:t xml:space="preserve">O produto da aplicação das coimas é distribuído da seguinte forma: </w:t>
      </w:r>
    </w:p>
    <w:p w:rsidR="005101CF" w:rsidRDefault="00A626AB" w14:paraId="68D51398" w14:textId="77777777">
      <w:pPr>
        <w:numPr>
          <w:ilvl w:val="1"/>
          <w:numId w:val="151"/>
        </w:numPr>
        <w:spacing w:after="285" w:line="259" w:lineRule="auto"/>
        <w:ind w:right="136" w:hanging="360"/>
      </w:pPr>
      <w:r>
        <w:t xml:space="preserve">10 % para a entidade que levantar o auto; </w:t>
      </w:r>
    </w:p>
    <w:p w:rsidR="005101CF" w:rsidRDefault="00A626AB" w14:paraId="515D9E03" w14:textId="77777777">
      <w:pPr>
        <w:numPr>
          <w:ilvl w:val="1"/>
          <w:numId w:val="151"/>
        </w:numPr>
        <w:spacing w:after="287" w:line="259" w:lineRule="auto"/>
        <w:ind w:right="136" w:hanging="360"/>
      </w:pPr>
      <w:r>
        <w:t xml:space="preserve">30 % para a DGAV; </w:t>
      </w:r>
    </w:p>
    <w:p w:rsidR="005101CF" w:rsidRDefault="00A626AB" w14:paraId="0F83B33B" w14:textId="77777777">
      <w:pPr>
        <w:numPr>
          <w:ilvl w:val="1"/>
          <w:numId w:val="151"/>
        </w:numPr>
        <w:spacing w:after="227" w:line="259" w:lineRule="auto"/>
        <w:ind w:right="136" w:hanging="360"/>
      </w:pPr>
      <w:r>
        <w:t xml:space="preserve">60 % para os cofres do Estado. </w:t>
      </w:r>
    </w:p>
    <w:p w:rsidR="001D4E3A" w:rsidP="001D4E3A" w:rsidRDefault="001D4E3A" w14:paraId="2C673892" w14:textId="77777777">
      <w:pPr>
        <w:spacing w:after="227" w:line="259" w:lineRule="auto"/>
        <w:ind w:left="862" w:right="136" w:firstLine="0"/>
      </w:pPr>
    </w:p>
    <w:p w:rsidR="000B5CE6" w:rsidP="00E66344" w:rsidRDefault="00A626AB" w14:paraId="174BCED3" w14:textId="77777777">
      <w:pPr>
        <w:pStyle w:val="Ttulo3"/>
        <w:ind w:left="0" w:right="0" w:firstLine="0"/>
      </w:pPr>
      <w:bookmarkStart w:name="_Toc223954514" w:id="2787"/>
      <w:r>
        <w:t xml:space="preserve">Artigo 93.º </w:t>
      </w:r>
    </w:p>
    <w:p w:rsidR="005101CF" w:rsidP="00E66344" w:rsidRDefault="00A626AB" w14:paraId="1E01674E" w14:textId="2B633097">
      <w:pPr>
        <w:pStyle w:val="Ttulo3"/>
        <w:ind w:left="0" w:right="0" w:firstLine="0"/>
      </w:pPr>
      <w:r>
        <w:t>Direito subsidiário</w:t>
      </w:r>
      <w:bookmarkEnd w:id="2787"/>
      <w:r>
        <w:t xml:space="preserve"> </w:t>
      </w:r>
    </w:p>
    <w:p w:rsidR="005101CF" w:rsidRDefault="00A626AB" w14:paraId="36E4EB0F" w14:textId="77777777">
      <w:pPr>
        <w:spacing w:after="113"/>
        <w:ind w:left="127" w:right="136" w:firstLine="0"/>
      </w:pPr>
      <w:r>
        <w:t>Às contraordenações previstas no presente decreto-lei é subsidiariamente aplicável o regime geral do ilícito de mera ordenação social, constante do Decreto-Lei n.º 433/82, de 27 de outubro, alterado pelos Decretos-Leis n.</w:t>
      </w:r>
      <w:r>
        <w:rPr>
          <w:sz w:val="22"/>
          <w:vertAlign w:val="superscript"/>
        </w:rPr>
        <w:t>os</w:t>
      </w:r>
      <w:r>
        <w:t xml:space="preserve"> 356/89, de 17 de outubro, 244/95, de 14 de setembro, e 323/2001, de 17 de dezembro, e pela Lei n.º 109/2001, de 24 de dezembro. </w:t>
      </w:r>
    </w:p>
    <w:p w:rsidR="005101CF" w:rsidRDefault="00A626AB" w14:paraId="3B09E21B" w14:textId="4F2F6479">
      <w:pPr>
        <w:pStyle w:val="Ttulo1"/>
        <w:tabs>
          <w:tab w:val="center" w:pos="2965"/>
          <w:tab w:val="center" w:pos="5009"/>
          <w:tab w:val="center" w:pos="6379"/>
        </w:tabs>
        <w:ind w:left="0" w:right="0" w:firstLine="0"/>
        <w:jc w:val="left"/>
      </w:pPr>
      <w:r>
        <w:rPr>
          <w:rFonts w:ascii="Cambria" w:hAnsi="Cambria" w:eastAsia="Cambria" w:cs="Cambria"/>
          <w:sz w:val="32"/>
        </w:rPr>
        <w:tab/>
      </w:r>
    </w:p>
    <w:p w:rsidR="005101CF" w:rsidRDefault="00A626AB" w14:paraId="053400A0" w14:textId="77777777">
      <w:pPr>
        <w:spacing w:after="151" w:line="259" w:lineRule="auto"/>
        <w:ind w:left="142" w:right="0" w:firstLine="0"/>
        <w:jc w:val="left"/>
      </w:pPr>
      <w:r>
        <w:rPr>
          <w:rFonts w:ascii="Cambria" w:hAnsi="Cambria" w:eastAsia="Cambria" w:cs="Cambria"/>
        </w:rPr>
        <w:tab/>
      </w:r>
    </w:p>
    <w:p w:rsidR="000B5CE6" w:rsidP="00E66344" w:rsidRDefault="00A626AB" w14:paraId="6E4392C0" w14:textId="77777777">
      <w:pPr>
        <w:pStyle w:val="Ttulo1"/>
        <w:ind w:right="0"/>
      </w:pPr>
      <w:bookmarkStart w:name="_Toc223954515" w:id="2788"/>
      <w:r>
        <w:t xml:space="preserve">CAPÍTULO XV </w:t>
      </w:r>
    </w:p>
    <w:p w:rsidR="005101CF" w:rsidP="00E66344" w:rsidRDefault="00A626AB" w14:paraId="63D334C9" w14:textId="17D555A6">
      <w:pPr>
        <w:pStyle w:val="Ttulo1"/>
        <w:ind w:right="0"/>
      </w:pPr>
      <w:r>
        <w:t>Disposições complementares, finais e transitórias</w:t>
      </w:r>
      <w:bookmarkEnd w:id="2788"/>
      <w:r>
        <w:t xml:space="preserve"> </w:t>
      </w:r>
    </w:p>
    <w:p w:rsidRPr="001D4E3A" w:rsidR="001D4E3A" w:rsidP="001D4E3A" w:rsidRDefault="001D4E3A" w14:paraId="76FC1CB8" w14:textId="77777777"/>
    <w:p w:rsidR="000B5CE6" w:rsidP="001D4E3A" w:rsidRDefault="00A626AB" w14:paraId="39791339" w14:textId="77777777">
      <w:pPr>
        <w:pStyle w:val="Ttulo3"/>
        <w:ind w:left="0" w:right="0" w:firstLine="0"/>
      </w:pPr>
      <w:bookmarkStart w:name="_Toc223954516" w:id="2789"/>
      <w:r>
        <w:t>Artigo 94.º</w:t>
      </w:r>
    </w:p>
    <w:p w:rsidRPr="00E66344" w:rsidR="00E66344" w:rsidP="001D4E3A" w:rsidRDefault="00A626AB" w14:paraId="5C2A8048" w14:textId="447E39B8">
      <w:pPr>
        <w:pStyle w:val="Ttulo3"/>
        <w:ind w:left="0" w:right="0" w:firstLine="0"/>
      </w:pPr>
      <w:r>
        <w:t>Formulários e publicitação</w:t>
      </w:r>
      <w:bookmarkEnd w:id="2789"/>
      <w:r>
        <w:t xml:space="preserve"> </w:t>
      </w:r>
    </w:p>
    <w:p w:rsidR="005101CF" w:rsidRDefault="00A626AB" w14:paraId="7442EF77" w14:textId="4D495D61">
      <w:pPr>
        <w:numPr>
          <w:ilvl w:val="0"/>
          <w:numId w:val="152"/>
        </w:numPr>
        <w:ind w:left="300" w:right="136" w:hanging="173"/>
      </w:pPr>
      <w:r>
        <w:t>-</w:t>
      </w:r>
      <w:r>
        <w:rPr>
          <w:rFonts w:ascii="Arial" w:hAnsi="Arial" w:eastAsia="Arial" w:cs="Arial"/>
        </w:rPr>
        <w:t xml:space="preserve"> </w:t>
      </w:r>
      <w:r>
        <w:t xml:space="preserve">Os formulários dos requerimentos previstos no presente diploma são disponibilizados no sítio na Internet da DGAV e podem ser entregues nas direções de serviços veterinários regionais ou remetidos por via </w:t>
      </w:r>
      <w:r w:rsidR="000B5CE6">
        <w:t>eletrónica</w:t>
      </w:r>
      <w:r>
        <w:t xml:space="preserve">. </w:t>
      </w:r>
    </w:p>
    <w:p w:rsidR="005101CF" w:rsidRDefault="00A626AB" w14:paraId="46E9A18A" w14:textId="3EE3D95A">
      <w:pPr>
        <w:numPr>
          <w:ilvl w:val="0"/>
          <w:numId w:val="152"/>
        </w:numPr>
        <w:spacing w:after="116"/>
        <w:ind w:left="300" w:right="136" w:hanging="173"/>
      </w:pPr>
      <w:r>
        <w:t>-</w:t>
      </w:r>
      <w:r>
        <w:rPr>
          <w:rFonts w:ascii="Arial" w:hAnsi="Arial" w:eastAsia="Arial" w:cs="Arial"/>
        </w:rPr>
        <w:t xml:space="preserve"> </w:t>
      </w:r>
      <w:r>
        <w:t xml:space="preserve">A DGAV divulga na sua página </w:t>
      </w:r>
      <w:r w:rsidR="000B5CE6">
        <w:t>eletrónica</w:t>
      </w:r>
      <w:r>
        <w:t xml:space="preserve"> a lista dos centros de recolha e alojamentos em exercício de atividade. </w:t>
      </w:r>
    </w:p>
    <w:p w:rsidR="001D4E3A" w:rsidP="001D4E3A" w:rsidRDefault="001D4E3A" w14:paraId="40F48CB1" w14:textId="77777777">
      <w:pPr>
        <w:spacing w:after="116"/>
        <w:ind w:left="300" w:right="136" w:firstLine="0"/>
      </w:pPr>
    </w:p>
    <w:p w:rsidR="000B5CE6" w:rsidP="00E66344" w:rsidRDefault="00A626AB" w14:paraId="757D1E6D" w14:textId="77777777">
      <w:pPr>
        <w:pStyle w:val="Ttulo3"/>
        <w:ind w:left="0" w:right="0" w:firstLine="0"/>
      </w:pPr>
      <w:bookmarkStart w:name="_Toc223954517" w:id="2790"/>
      <w:r>
        <w:t>Artigo 95.º</w:t>
      </w:r>
    </w:p>
    <w:p w:rsidR="005101CF" w:rsidP="00E66344" w:rsidRDefault="00A626AB" w14:paraId="392990F5" w14:textId="4E53875F">
      <w:pPr>
        <w:pStyle w:val="Ttulo3"/>
        <w:ind w:left="0" w:right="0" w:firstLine="0"/>
      </w:pPr>
      <w:r>
        <w:t>Desmaterialização de atos e procedimentos</w:t>
      </w:r>
      <w:bookmarkEnd w:id="2790"/>
      <w:r>
        <w:t xml:space="preserve"> </w:t>
      </w:r>
    </w:p>
    <w:p w:rsidR="005101CF" w:rsidRDefault="00A626AB" w14:paraId="0AAAD502" w14:textId="17ED59AD">
      <w:pPr>
        <w:numPr>
          <w:ilvl w:val="0"/>
          <w:numId w:val="153"/>
        </w:numPr>
        <w:ind w:left="300" w:right="136" w:hanging="173"/>
      </w:pPr>
      <w:r>
        <w:t>-</w:t>
      </w:r>
      <w:r>
        <w:rPr>
          <w:rFonts w:ascii="Arial" w:hAnsi="Arial" w:eastAsia="Arial" w:cs="Arial"/>
        </w:rPr>
        <w:t xml:space="preserve"> </w:t>
      </w:r>
      <w:r>
        <w:t xml:space="preserve">Sem prejuízo do disposto no número seguinte, todos os pedidos, comunicações, requerimentos e declarações, bem como a apresentação de documentos e de informações, no âmbito dos procedimentos regulados pelo presente diploma, são realizados por via </w:t>
      </w:r>
      <w:r w:rsidR="000B5CE6">
        <w:t>eletrónica</w:t>
      </w:r>
      <w:r>
        <w:t xml:space="preserve">, através do balcão único </w:t>
      </w:r>
      <w:r w:rsidR="000B5CE6">
        <w:t>eletrónico</w:t>
      </w:r>
      <w:r>
        <w:t xml:space="preserve"> dos serviços a que se refere o artigo 6.º do Decreto-Lei n.º 92/2010, de 26 de julho. </w:t>
      </w:r>
    </w:p>
    <w:p w:rsidR="005101CF" w:rsidRDefault="00A626AB" w14:paraId="56BA6493" w14:textId="77777777">
      <w:pPr>
        <w:numPr>
          <w:ilvl w:val="0"/>
          <w:numId w:val="153"/>
        </w:numPr>
        <w:ind w:left="300" w:right="136" w:hanging="173"/>
      </w:pPr>
      <w:r>
        <w:t>-</w:t>
      </w:r>
      <w:r>
        <w:rPr>
          <w:rFonts w:ascii="Arial" w:hAnsi="Arial" w:eastAsia="Arial" w:cs="Arial"/>
        </w:rPr>
        <w:t xml:space="preserve"> </w:t>
      </w:r>
      <w:r>
        <w:t xml:space="preserve">O disposto no número anterior não se aplica aos atos praticados no âmbito dos procedimentos sancionatórios previstos no presente diploma. </w:t>
      </w:r>
    </w:p>
    <w:p w:rsidR="005101CF" w:rsidRDefault="00A626AB" w14:paraId="47B133BE" w14:textId="225DFB62">
      <w:pPr>
        <w:numPr>
          <w:ilvl w:val="0"/>
          <w:numId w:val="153"/>
        </w:numPr>
        <w:spacing w:after="114"/>
        <w:ind w:left="300" w:right="136" w:hanging="173"/>
      </w:pPr>
      <w:r>
        <w:t>-</w:t>
      </w:r>
      <w:r>
        <w:rPr>
          <w:rFonts w:ascii="Arial" w:hAnsi="Arial" w:eastAsia="Arial" w:cs="Arial"/>
        </w:rPr>
        <w:t xml:space="preserve"> </w:t>
      </w:r>
      <w:r>
        <w:t xml:space="preserve">Quando não for possível o cumprimento do disposto no n.º 1, por indisponibilidade das plataformas </w:t>
      </w:r>
      <w:r w:rsidR="000B5CE6">
        <w:t>eletrónicas</w:t>
      </w:r>
      <w:r>
        <w:t xml:space="preserve"> ou por o interessado não dispor de meios que lhe permitam aceder </w:t>
      </w:r>
      <w:r>
        <w:t xml:space="preserve">às mesmas, os atos ali referidos podem ser praticados por qualquer outro meio previsto na lei. </w:t>
      </w:r>
    </w:p>
    <w:p w:rsidR="000B5CE6" w:rsidP="00E66344" w:rsidRDefault="00A626AB" w14:paraId="1698BD50" w14:textId="77777777">
      <w:pPr>
        <w:pStyle w:val="Ttulo3"/>
        <w:ind w:left="0" w:right="0" w:firstLine="0"/>
      </w:pPr>
      <w:bookmarkStart w:name="_Toc223954518" w:id="2791"/>
      <w:r>
        <w:t xml:space="preserve">Artigo 96.º </w:t>
      </w:r>
    </w:p>
    <w:p w:rsidR="005101CF" w:rsidP="00E66344" w:rsidRDefault="00A626AB" w14:paraId="1E46E86B" w14:textId="28F69401">
      <w:pPr>
        <w:pStyle w:val="Ttulo3"/>
        <w:ind w:left="0" w:right="0" w:firstLine="0"/>
      </w:pPr>
      <w:r>
        <w:t>Cooperação administrativa</w:t>
      </w:r>
      <w:bookmarkEnd w:id="2791"/>
      <w:r>
        <w:t xml:space="preserve"> </w:t>
      </w:r>
    </w:p>
    <w:p w:rsidR="005101CF" w:rsidRDefault="00A626AB" w14:paraId="214F0267" w14:textId="77777777">
      <w:pPr>
        <w:spacing w:after="114"/>
        <w:ind w:left="127" w:right="136" w:firstLine="0"/>
      </w:pPr>
      <w:r>
        <w:t xml:space="preserve">As autoridades competentes nos termos do presente diploma participam na cooperação administrativa, no âmbito dos procedimentos relativos a prestadores provenientes de outro Estado-Membro da União Europeia ou do Espaço Económico Europeu, nos termos do disposto nos artigos 26.º a 29.º do Decreto-Lei n.º 92/2010, de 26 de julho, e do n.º 2 do artigo 51.º da Lei n.º 9/2009, de 4 de março, alterada pela Lei n.º 41/2012, de 28 de agosto, nomeadamente através do Sistema de Informação do Mercado Interno. </w:t>
      </w:r>
    </w:p>
    <w:p w:rsidR="008E2201" w:rsidRDefault="008E2201" w14:paraId="06833CC1" w14:textId="77777777">
      <w:pPr>
        <w:spacing w:after="114"/>
        <w:ind w:left="127" w:right="136" w:firstLine="0"/>
      </w:pPr>
    </w:p>
    <w:p w:rsidR="000B5CE6" w:rsidP="00E66344" w:rsidRDefault="00A626AB" w14:paraId="71BE27A4" w14:textId="77777777">
      <w:pPr>
        <w:pStyle w:val="Ttulo3"/>
        <w:ind w:left="0" w:right="0" w:firstLine="0"/>
      </w:pPr>
      <w:bookmarkStart w:name="_Toc223954519" w:id="2792"/>
      <w:r>
        <w:t>Artigo 97.º</w:t>
      </w:r>
    </w:p>
    <w:p w:rsidR="005101CF" w:rsidP="00E66344" w:rsidRDefault="00A626AB" w14:paraId="1B54EA99" w14:textId="28B2E313">
      <w:pPr>
        <w:pStyle w:val="Ttulo3"/>
        <w:ind w:left="0" w:right="0" w:firstLine="0"/>
      </w:pPr>
      <w:r>
        <w:t>Regiões Autónomas</w:t>
      </w:r>
      <w:bookmarkEnd w:id="2792"/>
      <w:r>
        <w:t xml:space="preserve"> </w:t>
      </w:r>
    </w:p>
    <w:p w:rsidR="005101CF" w:rsidRDefault="00A626AB" w14:paraId="23B8B425" w14:textId="77777777">
      <w:pPr>
        <w:numPr>
          <w:ilvl w:val="0"/>
          <w:numId w:val="154"/>
        </w:numPr>
        <w:ind w:left="300" w:right="136" w:hanging="173"/>
      </w:pPr>
      <w:r>
        <w:t>-</w:t>
      </w:r>
      <w:r>
        <w:rPr>
          <w:rFonts w:ascii="Arial" w:hAnsi="Arial" w:eastAsia="Arial" w:cs="Arial"/>
        </w:rPr>
        <w:t xml:space="preserve"> </w:t>
      </w:r>
      <w:r>
        <w:t xml:space="preserve">Nas Regiões Autónomas, a execução administrativa do presente diploma, incluindo a fiscalização do seu cumprimento e a instrução e a decisão dos processos de contraordenação, cabe às entidades das respetivas administrações regionais autónomas com atribuições e competências em razão das matérias. </w:t>
      </w:r>
    </w:p>
    <w:p w:rsidR="005101CF" w:rsidRDefault="00A626AB" w14:paraId="7FE3AAA2" w14:textId="77777777">
      <w:pPr>
        <w:numPr>
          <w:ilvl w:val="0"/>
          <w:numId w:val="154"/>
        </w:numPr>
        <w:ind w:left="300" w:right="136" w:hanging="173"/>
      </w:pPr>
      <w:r>
        <w:t>-</w:t>
      </w:r>
      <w:r>
        <w:rPr>
          <w:rFonts w:ascii="Arial" w:hAnsi="Arial" w:eastAsia="Arial" w:cs="Arial"/>
        </w:rPr>
        <w:t xml:space="preserve"> </w:t>
      </w:r>
      <w:r>
        <w:t xml:space="preserve">O produto das taxas devidas pela aprovação dos alojamentos dos animais localizados nas Regiões Autónomas, a que se refere o artigo 35.º, constitui receita própria destas. </w:t>
      </w:r>
    </w:p>
    <w:p w:rsidR="005101CF" w:rsidRDefault="00A626AB" w14:paraId="5C15F5B9" w14:textId="77777777">
      <w:pPr>
        <w:numPr>
          <w:ilvl w:val="0"/>
          <w:numId w:val="154"/>
        </w:numPr>
        <w:spacing w:after="114"/>
        <w:ind w:left="300" w:right="136" w:hanging="173"/>
      </w:pPr>
      <w:r>
        <w:t>-</w:t>
      </w:r>
      <w:r>
        <w:rPr>
          <w:rFonts w:ascii="Arial" w:hAnsi="Arial" w:eastAsia="Arial" w:cs="Arial"/>
        </w:rPr>
        <w:t xml:space="preserve"> </w:t>
      </w:r>
      <w:r>
        <w:t xml:space="preserve"> O produto das coimas, quando aplicadas nas Regiões Autónomas, constitui receita própria destas.  </w:t>
      </w:r>
    </w:p>
    <w:p w:rsidR="000B5CE6" w:rsidP="00E66344" w:rsidRDefault="00A626AB" w14:paraId="09151A45" w14:textId="77777777">
      <w:pPr>
        <w:pStyle w:val="Ttulo3"/>
        <w:ind w:left="0" w:right="0" w:firstLine="0"/>
      </w:pPr>
      <w:bookmarkStart w:name="_Toc223954520" w:id="2793"/>
      <w:r>
        <w:t xml:space="preserve">Artigo 98.º </w:t>
      </w:r>
    </w:p>
    <w:p w:rsidR="005101CF" w:rsidP="00E66344" w:rsidRDefault="00A626AB" w14:paraId="51809133" w14:textId="12C77661">
      <w:pPr>
        <w:pStyle w:val="Ttulo3"/>
        <w:ind w:left="0" w:right="0" w:firstLine="0"/>
      </w:pPr>
      <w:r>
        <w:t>Norma revogatória</w:t>
      </w:r>
      <w:bookmarkEnd w:id="2793"/>
      <w:r>
        <w:t xml:space="preserve"> </w:t>
      </w:r>
    </w:p>
    <w:p w:rsidR="005101CF" w:rsidRDefault="00A626AB" w14:paraId="4C4F26F2" w14:textId="77777777">
      <w:pPr>
        <w:spacing w:after="288" w:line="259" w:lineRule="auto"/>
        <w:ind w:left="127" w:right="136" w:firstLine="0"/>
      </w:pPr>
      <w:r>
        <w:t>1 -</w:t>
      </w:r>
      <w:r>
        <w:rPr>
          <w:rFonts w:ascii="Arial" w:hAnsi="Arial" w:eastAsia="Arial" w:cs="Arial"/>
        </w:rPr>
        <w:t xml:space="preserve"> </w:t>
      </w:r>
      <w:r>
        <w:t xml:space="preserve">São revogados: </w:t>
      </w:r>
    </w:p>
    <w:p w:rsidR="005101CF" w:rsidP="008A62F1" w:rsidRDefault="008A62F1" w14:paraId="1395EE74" w14:textId="65CF2DBC">
      <w:pPr>
        <w:spacing w:after="107" w:line="259" w:lineRule="auto"/>
        <w:ind w:left="10" w:right="134" w:hanging="10"/>
      </w:pPr>
      <w:r>
        <w:rPr>
          <w:i/>
        </w:rPr>
        <w:t xml:space="preserve">        a)  </w:t>
      </w:r>
      <w:r w:rsidR="00A626AB">
        <w:t xml:space="preserve">O Decreto-Lei n.º 276/2001, de 17 de outubro, alterado pelos Decreto-Lei </w:t>
      </w:r>
    </w:p>
    <w:p w:rsidR="005101CF" w:rsidP="003D615A" w:rsidRDefault="00A626AB" w14:paraId="2B17E5BF" w14:textId="50EE7920">
      <w:pPr>
        <w:ind w:left="862" w:right="136" w:firstLine="0"/>
      </w:pPr>
      <w:r>
        <w:t xml:space="preserve">n.ºs 315/2003, de 17 de dezembro, 265/2007, de 24 de julho, 255/2009, de 24 de setembro e 260/2012, de 12 de dezembro, bem como pela Lei n.º 49/2007, de 31 de agosto; </w:t>
      </w:r>
      <w:r>
        <w:rPr>
          <w:rFonts w:ascii="Cambria" w:hAnsi="Cambria" w:eastAsia="Cambria" w:cs="Cambria"/>
          <w:sz w:val="32"/>
        </w:rPr>
        <w:tab/>
      </w:r>
    </w:p>
    <w:p w:rsidR="005101CF" w:rsidRDefault="00A626AB" w14:paraId="4ED5976B" w14:textId="77777777">
      <w:pPr>
        <w:numPr>
          <w:ilvl w:val="0"/>
          <w:numId w:val="155"/>
        </w:numPr>
        <w:spacing w:after="107" w:line="259" w:lineRule="auto"/>
        <w:ind w:right="136" w:hanging="360"/>
        <w:rPr>
          <w:del w:author="Maria Cristina Tavares Briosa" w:date="2026-03-17T19:18:00Z" w16du:dateUtc="2026-03-17T19:18:43Z" w:id="2794"/>
        </w:rPr>
      </w:pPr>
      <w:del w:author="Maria Cristina Tavares Briosa" w:date="2026-03-17T19:18:00Z" w16du:dateUtc="2026-03-17T19:18:43Z" w:id="2795">
        <w:r w:rsidDel="6F6E9877">
          <w:delText xml:space="preserve">O Decreto-Lei n.º 313/2003, de 17 de dezembro, alterado pela Lei n.º 49/2007, de </w:delText>
        </w:r>
      </w:del>
    </w:p>
    <w:p w:rsidR="005101CF" w:rsidRDefault="00A626AB" w14:paraId="731EC533" w14:textId="77777777">
      <w:pPr>
        <w:spacing w:after="290" w:line="259" w:lineRule="auto"/>
        <w:ind w:left="862" w:right="136" w:firstLine="0"/>
        <w:rPr>
          <w:del w:author="Maria Cristina Tavares Briosa" w:date="2026-03-17T19:18:00Z" w16du:dateUtc="2026-03-17T19:18:43Z" w:id="2796"/>
        </w:rPr>
      </w:pPr>
      <w:del w:author="Maria Cristina Tavares Briosa" w:date="2026-03-17T19:18:00Z" w16du:dateUtc="2026-03-17T19:18:43Z" w:id="2797">
        <w:r w:rsidDel="6F6E9877">
          <w:delText xml:space="preserve">31 de agosto; </w:delText>
        </w:r>
      </w:del>
    </w:p>
    <w:p w:rsidR="005101CF" w:rsidRDefault="00A626AB" w14:paraId="7E8033DA" w14:textId="77777777">
      <w:pPr>
        <w:numPr>
          <w:ilvl w:val="0"/>
          <w:numId w:val="155"/>
        </w:numPr>
        <w:spacing w:after="287" w:line="259" w:lineRule="auto"/>
        <w:ind w:right="136" w:hanging="360"/>
      </w:pPr>
      <w:r>
        <w:t xml:space="preserve">O Decreto-Lei n.º 314/2003, de 17 de dezembro; </w:t>
      </w:r>
    </w:p>
    <w:p w:rsidR="005101CF" w:rsidRDefault="00A626AB" w14:paraId="02DBC34C" w14:textId="21375364">
      <w:pPr>
        <w:numPr>
          <w:ilvl w:val="0"/>
          <w:numId w:val="155"/>
        </w:numPr>
        <w:spacing w:after="286" w:line="259" w:lineRule="auto"/>
        <w:ind w:right="136" w:hanging="360"/>
        <w:rPr>
          <w:ins w:author="Maria Cristina Tavares Briosa" w:date="2026-03-17T19:18:00Z" w16du:dateUtc="2026-03-17T19:18:52Z" w:id="2798"/>
        </w:rPr>
      </w:pPr>
      <w:del w:author="Maria Cristina Tavares Briosa" w:date="2026-03-17T19:18:00Z" w16du:dateUtc="2026-03-17T19:18:48Z" w:id="2799">
        <w:r w:rsidDel="6F6E9877">
          <w:delText>A Portaria n.º 421/2004, de 24 de abril.</w:delText>
        </w:r>
      </w:del>
    </w:p>
    <w:p w:rsidR="005101CF" w:rsidRDefault="3D8ED5E0" w14:paraId="17523BFE" w14:textId="1BB14F3D">
      <w:pPr>
        <w:numPr>
          <w:ilvl w:val="0"/>
          <w:numId w:val="155"/>
        </w:numPr>
        <w:spacing w:after="286" w:line="259" w:lineRule="auto"/>
        <w:ind w:right="136" w:hanging="360"/>
      </w:pPr>
      <w:ins w:author="Maria Cristina Tavares Briosa" w:date="2026-03-17T19:18:00Z" w16du:dateUtc="2026-03-17T19:18:59Z" w:id="2800">
        <w:r>
          <w:t>ACRE</w:t>
        </w:r>
      </w:ins>
      <w:ins w:author="Maria Cristina Tavares Briosa" w:date="2026-03-25T18:22:00Z" w16du:dateUtc="2026-03-25T18:22:18Z" w:id="2801">
        <w:r w:rsidR="7D710A79">
          <w:t>S</w:t>
        </w:r>
      </w:ins>
      <w:ins w:author="Maria Cristina Tavares Briosa" w:date="2026-03-17T19:18:00Z" w16du:dateUtc="2026-03-17T19:18:59Z" w:id="2802">
        <w:r>
          <w:t>CENTAR os RES</w:t>
        </w:r>
      </w:ins>
      <w:ins w:author="Maria Cristina Tavares Briosa" w:date="2026-03-17T19:19:00Z" w16du:dateUtc="2026-03-17T19:19:01Z" w:id="2803">
        <w:r>
          <w:t>TANTES</w:t>
        </w:r>
      </w:ins>
      <w:r w:rsidR="725C3F1B">
        <w:t xml:space="preserve"> </w:t>
      </w:r>
    </w:p>
    <w:p w:rsidR="005101CF" w:rsidRDefault="44B2DFDE" w14:paraId="48D4343F" w14:textId="77777777">
      <w:pPr>
        <w:numPr>
          <w:ilvl w:val="0"/>
          <w:numId w:val="156"/>
        </w:numPr>
        <w:ind w:left="300" w:right="136" w:hanging="173"/>
      </w:pPr>
      <w:r>
        <w:t>-</w:t>
      </w:r>
      <w:r w:rsidRPr="5B4186A4">
        <w:rPr>
          <w:rFonts w:ascii="Arial" w:hAnsi="Arial" w:eastAsia="Arial" w:cs="Arial"/>
        </w:rPr>
        <w:t xml:space="preserve"> </w:t>
      </w:r>
      <w:commentRangeStart w:id="2804"/>
      <w:r>
        <w:t xml:space="preserve">Na data de entrada em vigor das correspondentes disposições regulamentares do presente diploma, são revogadas as normas vigentes em matéria de Luta e Vigilância Epidemiológica da Raiva Animal e outras Zoonoses bem como a deslocação de animais de companhia em transportes públicos. </w:t>
      </w:r>
      <w:commentRangeEnd w:id="2804"/>
      <w:r w:rsidR="6F6E9877">
        <w:rPr>
          <w:rStyle w:val="Refdecomentrio"/>
          <w:sz w:val="24"/>
          <w:szCs w:val="24"/>
        </w:rPr>
        <w:commentReference w:id="2804"/>
      </w:r>
    </w:p>
    <w:p w:rsidR="00A626AB" w:rsidP="6A5C6054" w:rsidRDefault="00A626AB" w14:paraId="01C344DE" w14:textId="0A31F5D5">
      <w:pPr>
        <w:numPr>
          <w:ilvl w:val="0"/>
          <w:numId w:val="156"/>
        </w:numPr>
        <w:ind w:left="300" w:right="136" w:hanging="173"/>
      </w:pPr>
      <w:r>
        <w:t>-</w:t>
      </w:r>
      <w:r w:rsidRPr="6A5C6054">
        <w:rPr>
          <w:rFonts w:ascii="Arial" w:hAnsi="Arial" w:eastAsia="Arial" w:cs="Arial"/>
        </w:rPr>
        <w:t xml:space="preserve"> </w:t>
      </w:r>
      <w:r>
        <w:t xml:space="preserve">Até à publicação de diploma que regula as regras a que obedecem as deslocações de animais de companhia, em transportes públicos, rodoviários, ferroviários e fluviais, urbanos, suburbanos ou interurbanos, regulares ou ocasionais, de curta ou longa distância, mantém-se em vigor a Portaria n.º 968/2009, de 26 de agosto. </w:t>
      </w:r>
    </w:p>
    <w:p w:rsidR="005101CF" w:rsidRDefault="6F6E9877" w14:paraId="68A86B6F" w14:textId="77777777">
      <w:pPr>
        <w:numPr>
          <w:ilvl w:val="0"/>
          <w:numId w:val="156"/>
        </w:numPr>
        <w:spacing w:after="114"/>
        <w:ind w:left="300" w:right="136" w:hanging="173"/>
        <w:rPr>
          <w:ins w:author="Maria Cristina Tavares Briosa" w:date="2026-04-06T14:05:00Z" w16du:dateUtc="2026-04-06T14:05:10Z" w:id="2805"/>
        </w:rPr>
      </w:pPr>
      <w:r>
        <w:t>-</w:t>
      </w:r>
      <w:r w:rsidRPr="6A5C6054">
        <w:rPr>
          <w:rFonts w:ascii="Arial" w:hAnsi="Arial" w:eastAsia="Arial" w:cs="Arial"/>
        </w:rPr>
        <w:t xml:space="preserve"> </w:t>
      </w:r>
      <w:r>
        <w:t xml:space="preserve">É revogado o Decreto-Lei n.º 260/2012, de 12 de dezembro, </w:t>
      </w:r>
      <w:del w:author="Maria Cristina Tavares Briosa" w:date="2026-03-17T19:19:00Z" w16du:dateUtc="2026-03-17T19:19:29Z" w:id="2806">
        <w:r w:rsidDel="00A626AB">
          <w:delText xml:space="preserve">com exceção dos seus artigos 4.º, 5.º e 6.º. </w:delText>
        </w:r>
      </w:del>
    </w:p>
    <w:p w:rsidR="1E564BFC" w:rsidP="6A5C6054" w:rsidRDefault="1E564BFC" w14:paraId="2691B1B6" w14:textId="43D2D211">
      <w:pPr>
        <w:numPr>
          <w:ilvl w:val="0"/>
          <w:numId w:val="156"/>
        </w:numPr>
        <w:spacing w:after="114"/>
        <w:ind w:left="300" w:right="136" w:hanging="173"/>
        <w:rPr>
          <w:ins w:author="Maria Cristina Tavares Briosa" w:date="2026-04-06T14:05:00Z" w16du:dateUtc="2026-04-06T14:05:24Z" w:id="2807"/>
        </w:rPr>
      </w:pPr>
      <w:ins w:author="Maria Cristina Tavares Briosa" w:date="2026-04-06T14:05:00Z" w16du:dateUtc="2026-04-06T14:05:24Z" w:id="2808">
        <w:r>
          <w:t>Manter portaria 422/2004 - lista pp</w:t>
        </w:r>
      </w:ins>
    </w:p>
    <w:p w:rsidR="1E564BFC" w:rsidRDefault="1E564BFC" w14:paraId="4440783E" w14:textId="183FDD88">
      <w:pPr>
        <w:numPr>
          <w:ilvl w:val="0"/>
          <w:numId w:val="156"/>
        </w:numPr>
        <w:spacing w:after="114"/>
        <w:ind w:left="127" w:right="136" w:firstLine="0"/>
        <w:rPr>
          <w:ins w:author="Maria Cristina Tavares Briosa" w:date="2026-04-06T14:05:00Z" w16du:dateUtc="2026-04-06T14:05:39Z" w:id="2809"/>
        </w:rPr>
        <w:pPrChange w:author="Maria Cristina Tavares Briosa" w:date="2026-04-06T14:05:00Z" w:id="2810">
          <w:pPr>
            <w:numPr>
              <w:numId w:val="156"/>
            </w:numPr>
            <w:spacing w:after="114"/>
            <w:ind w:left="300" w:right="136" w:hanging="173"/>
          </w:pPr>
        </w:pPrChange>
      </w:pPr>
      <w:ins w:author="Maria Cristina Tavares Briosa" w:date="2026-04-06T14:05:00Z" w16du:dateUtc="2026-04-06T14:05:39Z" w:id="2811">
        <w:r>
          <w:t>Portaria seguro responsabilidade civil</w:t>
        </w:r>
      </w:ins>
    </w:p>
    <w:p w:rsidR="1E564BFC" w:rsidP="6A5C6054" w:rsidRDefault="1E564BFC" w14:paraId="40BFDFD0" w14:textId="1705C404">
      <w:pPr>
        <w:numPr>
          <w:ilvl w:val="0"/>
          <w:numId w:val="156"/>
        </w:numPr>
        <w:spacing w:after="114"/>
        <w:ind w:left="127" w:right="136" w:firstLine="0"/>
        <w:rPr>
          <w:del w:author="Maria Cristina Tavares Briosa" w:date="2026-03-17T19:19:00Z" w16du:dateUtc="2026-03-17T19:19:29Z" w:id="2812"/>
        </w:rPr>
      </w:pPr>
      <w:ins w:author="Maria Cristina Tavares Briosa" w:date="2026-04-06T14:05:00Z" w16du:dateUtc="2026-04-06T14:05:59Z" w:id="2813">
        <w:r>
          <w:t xml:space="preserve">Portaria 317/2015 ( reg formação </w:t>
        </w:r>
      </w:ins>
      <w:ins w:author="Maria Cristina Tavares Briosa" w:date="2026-04-06T14:06:00Z" w16du:dateUtc="2026-04-06T14:06:12Z" w:id="2814">
        <w:r>
          <w:t xml:space="preserve">detentores </w:t>
        </w:r>
      </w:ins>
      <w:ins w:author="Maria Cristina Tavares Briosa" w:date="2026-04-06T14:05:00Z" w16du:dateUtc="2026-04-06T14:05:59Z" w:id="2815">
        <w:r>
          <w:t>e certificaçã</w:t>
        </w:r>
      </w:ins>
      <w:ins w:author="Maria Cristina Tavares Briosa" w:date="2026-04-06T14:06:00Z" w16du:dateUtc="2026-04-06T14:06:04Z" w:id="2816">
        <w:r>
          <w:t>o</w:t>
        </w:r>
      </w:ins>
      <w:ins w:author="Maria Cristina Tavares Briosa" w:date="2026-04-06T14:05:00Z" w16du:dateUtc="2026-04-06T14:05:59Z" w:id="2817">
        <w:r>
          <w:t xml:space="preserve"> treinad</w:t>
        </w:r>
      </w:ins>
      <w:ins w:author="Maria Cristina Tavares Briosa" w:date="2026-04-06T14:06:00Z" w16du:dateUtc="2026-04-06T14:06:15Z" w:id="2818">
        <w:r>
          <w:t>ores )</w:t>
        </w:r>
      </w:ins>
    </w:p>
    <w:p w:rsidR="005101CF" w:rsidRDefault="00A626AB" w14:paraId="202E7D68" w14:textId="77777777">
      <w:pPr>
        <w:spacing w:after="232" w:line="259" w:lineRule="auto"/>
        <w:ind w:left="52" w:right="0" w:firstLine="0"/>
        <w:jc w:val="center"/>
      </w:pPr>
      <w:r>
        <w:t xml:space="preserve"> </w:t>
      </w:r>
    </w:p>
    <w:p w:rsidR="003B324B" w:rsidP="00210E8D" w:rsidRDefault="00A626AB" w14:paraId="0CD5DA73" w14:textId="77777777">
      <w:pPr>
        <w:pStyle w:val="Ttulo3"/>
        <w:ind w:left="0" w:right="0" w:firstLine="0"/>
      </w:pPr>
      <w:bookmarkStart w:name="_Toc223954521" w:id="2819"/>
      <w:r>
        <w:t xml:space="preserve">Artigo 99.º </w:t>
      </w:r>
    </w:p>
    <w:p w:rsidR="005101CF" w:rsidP="00210E8D" w:rsidRDefault="00A626AB" w14:paraId="1D6A1431" w14:textId="09B8AD1D">
      <w:pPr>
        <w:pStyle w:val="Ttulo3"/>
        <w:ind w:left="0" w:right="0" w:firstLine="0"/>
      </w:pPr>
      <w:r>
        <w:t>Entrada em vigor</w:t>
      </w:r>
      <w:bookmarkEnd w:id="2819"/>
      <w:r>
        <w:t xml:space="preserve"> </w:t>
      </w:r>
    </w:p>
    <w:p w:rsidR="005101CF" w:rsidRDefault="00A626AB" w14:paraId="09955234" w14:textId="77777777">
      <w:pPr>
        <w:numPr>
          <w:ilvl w:val="0"/>
          <w:numId w:val="157"/>
        </w:numPr>
        <w:ind w:left="300" w:right="136" w:hanging="173"/>
      </w:pPr>
      <w:r>
        <w:t>-</w:t>
      </w:r>
      <w:r>
        <w:rPr>
          <w:rFonts w:ascii="Arial" w:hAnsi="Arial" w:eastAsia="Arial" w:cs="Arial"/>
        </w:rPr>
        <w:t xml:space="preserve"> </w:t>
      </w:r>
      <w:r>
        <w:t xml:space="preserve">O presente diploma entra em vigor no dia seguinte ao da sua publicação, sem prejuízo do disposto no número seguinte. </w:t>
      </w:r>
    </w:p>
    <w:p w:rsidR="005101CF" w:rsidRDefault="6F6E9877" w14:paraId="407F436C" w14:textId="77777777">
      <w:pPr>
        <w:numPr>
          <w:ilvl w:val="0"/>
          <w:numId w:val="157"/>
        </w:numPr>
        <w:ind w:left="300" w:right="136" w:hanging="173"/>
      </w:pPr>
      <w:r>
        <w:t>-</w:t>
      </w:r>
      <w:r w:rsidRPr="3EC49A07">
        <w:rPr>
          <w:rFonts w:ascii="Arial" w:hAnsi="Arial" w:eastAsia="Arial" w:cs="Arial"/>
        </w:rPr>
        <w:t xml:space="preserve"> </w:t>
      </w:r>
      <w:r>
        <w:t xml:space="preserve">O disposto no artigo </w:t>
      </w:r>
      <w:del w:author="Maria Cristina Tavares Briosa" w:date="2026-03-17T19:19:00Z" w16du:dateUtc="2026-03-17T19:19:40Z" w:id="2820">
        <w:r w:rsidDel="6F6E9877" w:rsidR="00A626AB">
          <w:delText>57.</w:delText>
        </w:r>
      </w:del>
      <w:r>
        <w:t xml:space="preserve">º, no que se refere à obrigatoriedade de registo dos dados no sistema informático, entra em vigor seis meses após a publicação do presente diploma. </w:t>
      </w:r>
    </w:p>
    <w:p w:rsidR="005101CF" w:rsidRDefault="6F6E9877" w14:paraId="6D4A585A" w14:textId="77777777">
      <w:pPr>
        <w:numPr>
          <w:ilvl w:val="0"/>
          <w:numId w:val="157"/>
        </w:numPr>
        <w:spacing w:after="114"/>
        <w:ind w:left="300" w:right="136" w:hanging="173"/>
      </w:pPr>
      <w:r>
        <w:t>-</w:t>
      </w:r>
      <w:r w:rsidRPr="3EC49A07">
        <w:rPr>
          <w:rFonts w:ascii="Arial" w:hAnsi="Arial" w:eastAsia="Arial" w:cs="Arial"/>
        </w:rPr>
        <w:t xml:space="preserve"> </w:t>
      </w:r>
      <w:r>
        <w:t xml:space="preserve">O disposto no n.º 1 do artigo </w:t>
      </w:r>
      <w:del w:author="Maria Cristina Tavares Briosa" w:date="2026-03-17T19:19:00Z" w16du:dateUtc="2026-03-17T19:19:44Z" w:id="2821">
        <w:r w:rsidDel="6F6E9877" w:rsidR="00A626AB">
          <w:delText>53.</w:delText>
        </w:r>
      </w:del>
      <w:r>
        <w:t>º, relativamente aos animais nascidos antes de 1 de j</w:t>
      </w:r>
      <w:del w:author="Maria Cristina Tavares Briosa" w:date="2026-03-17T19:19:00Z" w16du:dateUtc="2026-03-17T19:19:52Z" w:id="2822">
        <w:r w:rsidDel="6F6E9877" w:rsidR="00A626AB">
          <w:delText>ulho de 2008,</w:delText>
        </w:r>
      </w:del>
      <w:r>
        <w:t xml:space="preserve"> entra em vigor 12 meses após a publicação do presente diploma. </w:t>
      </w:r>
    </w:p>
    <w:p w:rsidR="005101CF" w:rsidRDefault="00A626AB" w14:paraId="582C77E5" w14:textId="77777777">
      <w:pPr>
        <w:spacing w:after="232" w:line="259" w:lineRule="auto"/>
        <w:ind w:left="142" w:right="0" w:firstLine="0"/>
        <w:jc w:val="left"/>
      </w:pPr>
      <w:r>
        <w:t xml:space="preserve"> </w:t>
      </w:r>
    </w:p>
    <w:p w:rsidR="005101CF" w:rsidRDefault="00A626AB" w14:paraId="3D006821" w14:textId="77777777">
      <w:pPr>
        <w:spacing w:after="230" w:line="259" w:lineRule="auto"/>
        <w:ind w:left="127" w:right="136" w:firstLine="0"/>
      </w:pPr>
      <w:r>
        <w:t xml:space="preserve">Visto e aprovado em Conselho de Ministros de </w:t>
      </w:r>
    </w:p>
    <w:p w:rsidR="005101CF" w:rsidRDefault="00A626AB" w14:paraId="53A78EF5" w14:textId="77777777">
      <w:pPr>
        <w:spacing w:after="232" w:line="259" w:lineRule="auto"/>
        <w:ind w:left="142" w:right="0" w:firstLine="0"/>
        <w:jc w:val="left"/>
      </w:pPr>
      <w:r>
        <w:t xml:space="preserve"> </w:t>
      </w:r>
    </w:p>
    <w:p w:rsidR="005101CF" w:rsidRDefault="00A626AB" w14:paraId="5E242618" w14:textId="77777777">
      <w:pPr>
        <w:spacing w:after="230" w:line="259" w:lineRule="auto"/>
        <w:ind w:left="316" w:right="741" w:hanging="10"/>
        <w:jc w:val="center"/>
      </w:pPr>
      <w:r>
        <w:t xml:space="preserve">O Primeiro-Ministro </w:t>
      </w:r>
    </w:p>
    <w:p w:rsidR="005101CF" w:rsidRDefault="00A626AB" w14:paraId="2BD63F6F" w14:textId="77777777">
      <w:pPr>
        <w:spacing w:after="232" w:line="259" w:lineRule="auto"/>
        <w:ind w:left="0" w:right="375" w:firstLine="0"/>
        <w:jc w:val="center"/>
      </w:pPr>
      <w:r>
        <w:t xml:space="preserve"> </w:t>
      </w:r>
    </w:p>
    <w:p w:rsidR="005101CF" w:rsidRDefault="00A626AB" w14:paraId="554C618F" w14:textId="77777777">
      <w:pPr>
        <w:spacing w:after="230" w:line="259" w:lineRule="auto"/>
        <w:ind w:left="316" w:right="742" w:hanging="10"/>
        <w:jc w:val="center"/>
      </w:pPr>
      <w:r>
        <w:t xml:space="preserve">O Ministro de Estado e das Finanças </w:t>
      </w:r>
    </w:p>
    <w:p w:rsidR="005101CF" w:rsidRDefault="00A626AB" w14:paraId="6E479BCA" w14:textId="77777777">
      <w:pPr>
        <w:spacing w:after="232" w:line="259" w:lineRule="auto"/>
        <w:ind w:left="0" w:right="375" w:firstLine="0"/>
        <w:jc w:val="center"/>
      </w:pPr>
      <w:r>
        <w:t xml:space="preserve"> </w:t>
      </w:r>
    </w:p>
    <w:p w:rsidR="005101CF" w:rsidRDefault="00A626AB" w14:paraId="4C30835A" w14:textId="77777777">
      <w:pPr>
        <w:spacing w:after="230" w:line="259" w:lineRule="auto"/>
        <w:ind w:left="1800" w:right="136" w:firstLine="0"/>
      </w:pPr>
      <w:r>
        <w:t xml:space="preserve">O Ministro de Estado e dos Negócios Estrangeiros </w:t>
      </w:r>
    </w:p>
    <w:p w:rsidR="005101CF" w:rsidRDefault="00A626AB" w14:paraId="7C2BEDFB" w14:textId="77777777">
      <w:pPr>
        <w:spacing w:after="232" w:line="259" w:lineRule="auto"/>
        <w:ind w:left="0" w:right="375" w:firstLine="0"/>
        <w:jc w:val="center"/>
      </w:pPr>
      <w:r>
        <w:t xml:space="preserve"> </w:t>
      </w:r>
    </w:p>
    <w:p w:rsidR="005101CF" w:rsidRDefault="00A626AB" w14:paraId="3C55B1AA" w14:textId="77777777">
      <w:pPr>
        <w:spacing w:after="230" w:line="259" w:lineRule="auto"/>
        <w:ind w:left="316" w:right="743" w:hanging="10"/>
        <w:jc w:val="center"/>
      </w:pPr>
      <w:r>
        <w:t xml:space="preserve">O Ministro da Administração Interna </w:t>
      </w:r>
    </w:p>
    <w:p w:rsidR="005101CF" w:rsidRDefault="00A626AB" w14:paraId="3E8DADC9" w14:textId="77777777">
      <w:pPr>
        <w:spacing w:after="232" w:line="259" w:lineRule="auto"/>
        <w:ind w:left="0" w:right="375" w:firstLine="0"/>
        <w:jc w:val="center"/>
      </w:pPr>
      <w:r>
        <w:t xml:space="preserve"> </w:t>
      </w:r>
    </w:p>
    <w:p w:rsidR="005101CF" w:rsidP="679F1546" w:rsidRDefault="00A626AB" w14:paraId="5C50C87E" w14:textId="2C367925">
      <w:pPr>
        <w:spacing w:after="230" w:line="259" w:lineRule="auto"/>
        <w:ind w:left="127" w:right="136" w:firstLine="0"/>
        <w:jc w:val="center"/>
        <w:pPrChange w:author="Susana Margarida Gonçalves Silva Santos" w:date="2026-04-23T16:58:47.245Z">
          <w:pPr>
            <w:spacing w:after="230" w:line="259" w:lineRule="auto"/>
            <w:ind w:left="127" w:right="136" w:firstLine="0"/>
          </w:pPr>
        </w:pPrChange>
      </w:pPr>
      <w:r w:rsidR="461CBADA">
        <w:rPr/>
        <w:t>A Ministra da Agricultura</w:t>
      </w:r>
      <w:r w:rsidR="0282E080">
        <w:rPr/>
        <w:t xml:space="preserve"> e</w:t>
      </w:r>
      <w:r w:rsidR="461CBADA">
        <w:rPr/>
        <w:t xml:space="preserve"> Mar</w:t>
      </w:r>
    </w:p>
    <w:p w:rsidR="005101CF" w:rsidRDefault="00A626AB" w14:paraId="222866C3" w14:textId="77777777">
      <w:pPr>
        <w:spacing w:after="270" w:line="259" w:lineRule="auto"/>
        <w:ind w:left="142" w:right="0" w:firstLine="0"/>
        <w:jc w:val="left"/>
      </w:pPr>
      <w:r>
        <w:t xml:space="preserve"> </w:t>
      </w:r>
    </w:p>
    <w:p w:rsidR="003B324B" w:rsidRDefault="003B324B" w14:paraId="034D40A6" w14:textId="77777777">
      <w:pPr>
        <w:spacing w:after="270" w:line="259" w:lineRule="auto"/>
        <w:ind w:left="142" w:right="0" w:firstLine="0"/>
        <w:jc w:val="left"/>
      </w:pPr>
    </w:p>
    <w:p w:rsidR="003B324B" w:rsidRDefault="003B324B" w14:paraId="6D61F31D" w14:textId="77777777">
      <w:pPr>
        <w:spacing w:after="270" w:line="259" w:lineRule="auto"/>
        <w:ind w:left="142" w:right="0" w:firstLine="0"/>
        <w:jc w:val="left"/>
      </w:pPr>
    </w:p>
    <w:p w:rsidR="003B324B" w:rsidRDefault="003B324B" w14:paraId="02760BC1" w14:textId="77777777">
      <w:pPr>
        <w:spacing w:after="270" w:line="259" w:lineRule="auto"/>
        <w:ind w:left="142" w:right="0" w:firstLine="0"/>
        <w:jc w:val="left"/>
      </w:pPr>
    </w:p>
    <w:p w:rsidR="003B324B" w:rsidRDefault="003B324B" w14:paraId="70117F62" w14:textId="77777777">
      <w:pPr>
        <w:spacing w:after="270" w:line="259" w:lineRule="auto"/>
        <w:ind w:left="142" w:right="0" w:firstLine="0"/>
        <w:jc w:val="left"/>
      </w:pPr>
    </w:p>
    <w:p w:rsidR="003B324B" w:rsidRDefault="003B324B" w14:paraId="3591CE2A" w14:textId="77777777">
      <w:pPr>
        <w:spacing w:after="270" w:line="259" w:lineRule="auto"/>
        <w:ind w:left="142" w:right="0" w:firstLine="0"/>
        <w:jc w:val="left"/>
      </w:pPr>
    </w:p>
    <w:p w:rsidR="003B324B" w:rsidRDefault="003B324B" w14:paraId="2D0B772A" w14:textId="77777777">
      <w:pPr>
        <w:spacing w:after="270" w:line="259" w:lineRule="auto"/>
        <w:ind w:left="142" w:right="0" w:firstLine="0"/>
        <w:jc w:val="left"/>
      </w:pPr>
    </w:p>
    <w:p w:rsidR="003B324B" w:rsidRDefault="003B324B" w14:paraId="6319F663" w14:textId="77777777">
      <w:pPr>
        <w:spacing w:after="270" w:line="259" w:lineRule="auto"/>
        <w:ind w:left="142" w:right="0" w:firstLine="0"/>
        <w:jc w:val="left"/>
        <w:rPr>
          <w:ins w:author="Susana Margarida Gonçalves Silva Santos" w:date="2026-04-23T16:58:53.039Z" w16du:dateUtc="2026-04-23T16:58:53.039Z" w:id="410158974"/>
        </w:rPr>
      </w:pPr>
    </w:p>
    <w:p w:rsidR="679F1546" w:rsidP="679F1546" w:rsidRDefault="679F1546" w14:paraId="3A49CECD" w14:textId="23A5241F">
      <w:pPr>
        <w:spacing w:after="270" w:line="259" w:lineRule="auto"/>
        <w:ind w:left="142" w:right="0" w:firstLine="0"/>
        <w:jc w:val="left"/>
        <w:rPr>
          <w:ins w:author="Susana Margarida Gonçalves Silva Santos" w:date="2026-04-23T16:58:53.229Z" w16du:dateUtc="2026-04-23T16:58:53.229Z" w:id="1324127965"/>
        </w:rPr>
      </w:pPr>
    </w:p>
    <w:p w:rsidR="679F1546" w:rsidP="679F1546" w:rsidRDefault="679F1546" w14:paraId="0F0CC5D6" w14:textId="47A813D5">
      <w:pPr>
        <w:spacing w:after="270" w:line="259" w:lineRule="auto"/>
        <w:ind w:left="142" w:right="0" w:firstLine="0"/>
        <w:jc w:val="left"/>
      </w:pPr>
    </w:p>
    <w:p w:rsidR="005101CF" w:rsidP="00075BA2" w:rsidRDefault="00A626AB" w14:paraId="73C60B8C" w14:textId="248A315C">
      <w:pPr>
        <w:spacing w:after="0" w:line="259" w:lineRule="auto"/>
        <w:ind w:left="142" w:right="0" w:firstLine="0"/>
        <w:jc w:val="left"/>
        <w:rPr>
          <w:rFonts w:ascii="Cambria" w:hAnsi="Cambria" w:eastAsia="Cambria" w:cs="Cambria"/>
          <w:sz w:val="32"/>
        </w:rPr>
      </w:pPr>
      <w:r>
        <w:t xml:space="preserve">  </w:t>
      </w:r>
      <w:r>
        <w:tab/>
      </w:r>
      <w:r>
        <w:rPr>
          <w:rFonts w:ascii="Cambria" w:hAnsi="Cambria" w:eastAsia="Cambria" w:cs="Cambria"/>
          <w:sz w:val="21"/>
        </w:rPr>
        <w:tab/>
      </w:r>
      <w:r>
        <w:rPr>
          <w:rFonts w:ascii="Cambria" w:hAnsi="Cambria" w:eastAsia="Cambria" w:cs="Cambria"/>
          <w:sz w:val="32"/>
        </w:rPr>
        <w:tab/>
      </w:r>
    </w:p>
    <w:p w:rsidRPr="00210E8D" w:rsidR="005101CF" w:rsidP="00210E8D" w:rsidRDefault="005101CF" w14:paraId="0FB5FE30" w14:textId="77777777">
      <w:pPr>
        <w:pStyle w:val="Ttulo1"/>
        <w:ind w:right="0"/>
        <w:rPr>
          <w:color w:val="auto"/>
        </w:rPr>
      </w:pPr>
    </w:p>
    <w:p w:rsidRPr="00210E8D" w:rsidR="005101CF" w:rsidP="3EC49A07" w:rsidRDefault="6F6E9877" w14:paraId="3D24E39F" w14:textId="6161B56E">
      <w:pPr>
        <w:pStyle w:val="Ttulo1"/>
        <w:ind w:right="0"/>
        <w:rPr>
          <w:ins w:author="Maria Cristina Tavares Briosa" w:date="2026-03-17T19:20:00Z" w16du:dateUtc="2026-03-17T19:20:33Z" w:id="2823"/>
          <w:color w:val="auto"/>
        </w:rPr>
      </w:pPr>
      <w:bookmarkStart w:name="_Toc223954522" w:id="2824"/>
      <w:r w:rsidRPr="3EC49A07">
        <w:rPr>
          <w:color w:val="auto"/>
        </w:rPr>
        <w:t xml:space="preserve">ANEXO I </w:t>
      </w:r>
    </w:p>
    <w:p w:rsidRPr="00210E8D" w:rsidR="005101CF" w:rsidP="00210E8D" w:rsidRDefault="00A626AB" w14:paraId="1BD9CB98" w14:textId="2203FB1D">
      <w:pPr>
        <w:pStyle w:val="Ttulo1"/>
        <w:ind w:right="0"/>
        <w:rPr>
          <w:color w:val="auto"/>
        </w:rPr>
      </w:pPr>
      <w:del w:author="Maria Cristina Tavares Briosa" w:date="2026-03-17T19:20:00Z" w16du:dateUtc="2026-03-17T19:20:32Z" w:id="2825">
        <w:r w:rsidRPr="3EC49A07" w:rsidDel="3C9A7B91">
          <w:rPr>
            <w:color w:val="auto"/>
          </w:rPr>
          <w:delText xml:space="preserve">- </w:delText>
        </w:r>
      </w:del>
      <w:r w:rsidRPr="3EC49A07" w:rsidR="6F6E9877">
        <w:rPr>
          <w:color w:val="auto"/>
        </w:rPr>
        <w:t>Normas mínimas de proteção animal para a reprodução</w:t>
      </w:r>
      <w:bookmarkEnd w:id="2824"/>
      <w:r w:rsidRPr="3EC49A07" w:rsidR="6F6E9877">
        <w:rPr>
          <w:color w:val="auto"/>
        </w:rPr>
        <w:t xml:space="preserve"> </w:t>
      </w:r>
      <w:commentRangeStart w:id="2826"/>
      <w:commentRangeEnd w:id="2826"/>
      <w:r w:rsidRPr="00210E8D">
        <w:rPr>
          <w:rStyle w:val="Refdecomentrio"/>
          <w:color w:val="auto"/>
          <w:sz w:val="24"/>
          <w:szCs w:val="24"/>
        </w:rPr>
        <w:commentReference w:id="2826"/>
      </w:r>
    </w:p>
    <w:p w:rsidRPr="00210E8D" w:rsidR="005101CF" w:rsidP="00210E8D" w:rsidRDefault="00A626AB" w14:paraId="0D643F64" w14:textId="1B455D00">
      <w:pPr>
        <w:ind w:left="0" w:right="0" w:firstLine="0"/>
        <w:jc w:val="center"/>
      </w:pPr>
      <w:r w:rsidRPr="00210E8D">
        <w:t>(alínea a) do n.º 2 do artigo 53.º</w:t>
      </w:r>
    </w:p>
    <w:p w:rsidR="005101CF" w:rsidRDefault="00A626AB" w14:paraId="59E0A982" w14:textId="77777777">
      <w:pPr>
        <w:spacing w:after="27" w:line="259" w:lineRule="auto"/>
        <w:ind w:left="142" w:right="0" w:firstLine="0"/>
        <w:jc w:val="left"/>
      </w:pPr>
      <w:r>
        <w:t xml:space="preserve"> </w:t>
      </w:r>
    </w:p>
    <w:tbl>
      <w:tblPr>
        <w:tblStyle w:val="TableGrid"/>
        <w:tblW w:w="8748" w:type="dxa"/>
        <w:tblInd w:w="34" w:type="dxa"/>
        <w:tblCellMar>
          <w:top w:w="53" w:type="dxa"/>
          <w:left w:w="108" w:type="dxa"/>
          <w:right w:w="54" w:type="dxa"/>
        </w:tblCellMar>
        <w:tblLook w:val="04A0" w:firstRow="1" w:lastRow="0" w:firstColumn="1" w:lastColumn="0" w:noHBand="0" w:noVBand="1"/>
      </w:tblPr>
      <w:tblGrid>
        <w:gridCol w:w="2448"/>
        <w:gridCol w:w="1620"/>
        <w:gridCol w:w="1620"/>
        <w:gridCol w:w="1620"/>
        <w:gridCol w:w="1440"/>
      </w:tblGrid>
      <w:tr w:rsidR="005101CF" w:rsidTr="679F1546" w14:paraId="44DBF3AF" w14:textId="77777777">
        <w:trPr>
          <w:trHeight w:val="535"/>
        </w:trPr>
        <w:tc>
          <w:tcPr>
            <w:tcW w:w="2448"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005101CF" w:rsidRDefault="00A626AB" w14:paraId="1AD3B353" w14:textId="77777777">
            <w:pPr>
              <w:spacing w:after="0" w:line="259" w:lineRule="auto"/>
              <w:ind w:left="50" w:right="0" w:firstLine="0"/>
              <w:jc w:val="left"/>
            </w:pPr>
            <w:r>
              <w:t xml:space="preserve">Parâmetro reprodutivo </w:t>
            </w:r>
          </w:p>
        </w:tc>
        <w:tc>
          <w:tcPr>
            <w:tcW w:w="3240" w:type="dxa"/>
            <w:gridSpan w:val="2"/>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005101CF" w:rsidRDefault="00A626AB" w14:paraId="46933B7D" w14:textId="77777777">
            <w:pPr>
              <w:spacing w:after="0" w:line="259" w:lineRule="auto"/>
              <w:ind w:left="0" w:right="57" w:firstLine="0"/>
              <w:jc w:val="center"/>
            </w:pPr>
            <w:r>
              <w:t>Canídeos</w:t>
            </w:r>
          </w:p>
        </w:tc>
        <w:tc>
          <w:tcPr>
            <w:tcW w:w="3060" w:type="dxa"/>
            <w:gridSpan w:val="2"/>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005101CF" w:rsidRDefault="00A626AB" w14:paraId="195DF711" w14:textId="77777777">
            <w:pPr>
              <w:spacing w:after="0" w:line="259" w:lineRule="auto"/>
              <w:ind w:left="0" w:right="56" w:firstLine="0"/>
              <w:jc w:val="center"/>
            </w:pPr>
            <w:r>
              <w:t xml:space="preserve">Felídeos </w:t>
            </w:r>
          </w:p>
        </w:tc>
      </w:tr>
      <w:tr w:rsidR="005101CF" w:rsidTr="679F1546" w14:paraId="372F6431" w14:textId="77777777">
        <w:trPr>
          <w:trHeight w:val="535"/>
        </w:trPr>
        <w:tc>
          <w:tcPr>
            <w:tcW w:w="2448"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005101CF" w:rsidRDefault="00A626AB" w14:paraId="4520565E" w14:textId="77777777">
            <w:pPr>
              <w:spacing w:after="0" w:line="259" w:lineRule="auto"/>
              <w:ind w:left="6" w:right="0" w:firstLine="0"/>
              <w:jc w:val="center"/>
            </w:pPr>
            <w:r>
              <w:t xml:space="preserve"> </w:t>
            </w:r>
          </w:p>
        </w:tc>
        <w:tc>
          <w:tcPr>
            <w:tcW w:w="162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005101CF" w:rsidRDefault="00A626AB" w14:paraId="049E2D2B" w14:textId="77777777">
            <w:pPr>
              <w:spacing w:after="0" w:line="259" w:lineRule="auto"/>
              <w:ind w:left="0" w:right="57" w:firstLine="0"/>
              <w:jc w:val="center"/>
            </w:pPr>
            <w:r>
              <w:t>Machos</w:t>
            </w:r>
          </w:p>
        </w:tc>
        <w:tc>
          <w:tcPr>
            <w:tcW w:w="162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005101CF" w:rsidRDefault="00A626AB" w14:paraId="43377601" w14:textId="77777777">
            <w:pPr>
              <w:spacing w:after="0" w:line="259" w:lineRule="auto"/>
              <w:ind w:left="0" w:right="58" w:firstLine="0"/>
              <w:jc w:val="center"/>
            </w:pPr>
            <w:r>
              <w:t>Fêmeas</w:t>
            </w:r>
          </w:p>
        </w:tc>
        <w:tc>
          <w:tcPr>
            <w:tcW w:w="162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005101CF" w:rsidRDefault="00A626AB" w14:paraId="41B6E4B9" w14:textId="77777777">
            <w:pPr>
              <w:spacing w:after="0" w:line="259" w:lineRule="auto"/>
              <w:ind w:left="0" w:right="57" w:firstLine="0"/>
              <w:jc w:val="center"/>
            </w:pPr>
            <w:r>
              <w:t xml:space="preserve">Machos </w:t>
            </w:r>
          </w:p>
        </w:tc>
        <w:tc>
          <w:tcPr>
            <w:tcW w:w="144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005101CF" w:rsidRDefault="00A626AB" w14:paraId="20715750" w14:textId="77777777">
            <w:pPr>
              <w:spacing w:after="0" w:line="259" w:lineRule="auto"/>
              <w:ind w:left="0" w:right="58" w:firstLine="0"/>
              <w:jc w:val="center"/>
            </w:pPr>
            <w:r>
              <w:t>Fêmeas</w:t>
            </w:r>
          </w:p>
        </w:tc>
      </w:tr>
      <w:tr w:rsidR="005101CF" w:rsidTr="679F1546" w14:paraId="61E71DD3" w14:textId="77777777">
        <w:trPr>
          <w:trHeight w:val="2680"/>
        </w:trPr>
        <w:tc>
          <w:tcPr>
            <w:tcW w:w="2448"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005101CF" w:rsidRDefault="00A626AB" w14:paraId="30237442" w14:textId="77777777">
            <w:pPr>
              <w:spacing w:after="0" w:line="259" w:lineRule="auto"/>
              <w:ind w:left="0" w:right="0" w:firstLine="0"/>
              <w:jc w:val="center"/>
            </w:pPr>
            <w:r>
              <w:t xml:space="preserve">Idade Mínima para reprodução </w:t>
            </w:r>
          </w:p>
        </w:tc>
        <w:tc>
          <w:tcPr>
            <w:tcW w:w="162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005101CF" w:rsidRDefault="00A626AB" w14:paraId="5B2FD441" w14:textId="77777777">
            <w:pPr>
              <w:spacing w:after="0" w:line="358" w:lineRule="auto"/>
              <w:ind w:left="0" w:right="0" w:firstLine="0"/>
              <w:jc w:val="center"/>
            </w:pPr>
            <w:r>
              <w:t xml:space="preserve">Raças pequeno e médio porte </w:t>
            </w:r>
          </w:p>
          <w:p w:rsidR="005101CF" w:rsidRDefault="00A626AB" w14:paraId="54EE9801" w14:textId="77777777">
            <w:pPr>
              <w:spacing w:after="232" w:line="259" w:lineRule="auto"/>
              <w:ind w:left="0" w:right="57" w:firstLine="0"/>
              <w:jc w:val="center"/>
            </w:pPr>
            <w:r>
              <w:t xml:space="preserve">– 1,5 anos </w:t>
            </w:r>
          </w:p>
          <w:p w:rsidR="005101CF" w:rsidRDefault="00A626AB" w14:paraId="604A48C3" w14:textId="77777777">
            <w:pPr>
              <w:spacing w:after="1" w:line="356" w:lineRule="auto"/>
              <w:ind w:left="0" w:right="0" w:firstLine="0"/>
              <w:jc w:val="center"/>
            </w:pPr>
            <w:r>
              <w:t xml:space="preserve">Raças de grande porte - </w:t>
            </w:r>
          </w:p>
          <w:p w:rsidR="005101CF" w:rsidRDefault="00A626AB" w14:paraId="1CD637FC" w14:textId="77777777">
            <w:pPr>
              <w:spacing w:after="0" w:line="259" w:lineRule="auto"/>
              <w:ind w:left="0" w:right="57" w:firstLine="0"/>
              <w:jc w:val="center"/>
            </w:pPr>
            <w:r>
              <w:t xml:space="preserve">2 anos </w:t>
            </w:r>
          </w:p>
        </w:tc>
        <w:tc>
          <w:tcPr>
            <w:tcW w:w="162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005101CF" w:rsidRDefault="00A626AB" w14:paraId="612E7B89" w14:textId="77777777">
            <w:pPr>
              <w:spacing w:after="0" w:line="358" w:lineRule="auto"/>
              <w:ind w:left="0" w:right="0" w:firstLine="0"/>
              <w:jc w:val="center"/>
            </w:pPr>
            <w:r>
              <w:t xml:space="preserve">Raças pequeno e médio porte </w:t>
            </w:r>
          </w:p>
          <w:p w:rsidR="005101CF" w:rsidRDefault="00A626AB" w14:paraId="4F46316D" w14:textId="77777777">
            <w:pPr>
              <w:spacing w:after="232" w:line="259" w:lineRule="auto"/>
              <w:ind w:left="0" w:right="57" w:firstLine="0"/>
              <w:jc w:val="center"/>
            </w:pPr>
            <w:r>
              <w:t xml:space="preserve">– 3º cio </w:t>
            </w:r>
          </w:p>
          <w:p w:rsidR="005101CF" w:rsidRDefault="350E168B" w14:paraId="46390317" w14:textId="5480050B">
            <w:pPr>
              <w:spacing w:after="0" w:line="259" w:lineRule="auto"/>
              <w:ind w:left="0" w:right="0" w:firstLine="0"/>
              <w:jc w:val="center"/>
              <w:rPr>
                <w:ins w:author="Rui André Vidal" w:date="2026-03-25T18:49:00Z" w16du:dateUtc="2026-03-25T18:49:50Z" w:id="2827"/>
              </w:rPr>
            </w:pPr>
            <w:r>
              <w:t>Raças grande porte – 2 anos</w:t>
            </w:r>
          </w:p>
          <w:p w:rsidR="005101CF" w:rsidP="4CCB09DA" w:rsidRDefault="005101CF" w14:paraId="0C79E891" w14:textId="7C5DC321">
            <w:pPr>
              <w:spacing w:after="0" w:line="259" w:lineRule="auto"/>
              <w:ind w:left="0" w:right="0" w:firstLine="0"/>
              <w:jc w:val="center"/>
              <w:rPr>
                <w:ins w:author="Rui André Vidal" w:date="2026-03-25T18:49:00Z" w16du:dateUtc="2026-03-25T18:49:53Z" w:id="2828"/>
              </w:rPr>
            </w:pPr>
          </w:p>
          <w:p w:rsidR="005101CF" w:rsidP="4CCB09DA" w:rsidRDefault="48937BC3" w14:paraId="649FA612" w14:textId="14AD881A">
            <w:pPr>
              <w:spacing w:after="0" w:line="259" w:lineRule="auto"/>
              <w:ind w:left="0" w:right="0" w:firstLine="0"/>
              <w:jc w:val="center"/>
              <w:rPr>
                <w:ins w:author="Rui André Vidal" w:date="2026-03-25T18:50:00Z" w16du:dateUtc="2026-03-25T18:50:05Z" w:id="69808409"/>
              </w:rPr>
            </w:pPr>
            <w:ins w:author="Rui André Vidal" w:date="2026-03-25T18:49:00Z" w16du:dateUtc="2026-03-25T18:49:57Z" w:id="1190405624">
              <w:r w:rsidR="05F23C10">
                <w:t>A partir do 2.º estro</w:t>
              </w:r>
            </w:ins>
            <w:r>
              <w:br/>
            </w:r>
            <w:ins w:author="Rui André Vidal" w:date="2026-03-25T18:49:00Z" w16du:dateUtc="2026-03-25T18:49:57Z" w:id="1068944072">
              <w:r w:rsidR="05F23C10">
                <w:t xml:space="preserve"> (Anexo I, n.º </w:t>
              </w:r>
            </w:ins>
            <w:r w:rsidR="0F54D26C">
              <w:rPr/>
              <w:t>1</w:t>
            </w:r>
            <w:r w:rsidR="05F23C10">
              <w:rPr/>
              <w:t>.</w:t>
            </w:r>
            <w:r w:rsidR="0975DA58">
              <w:rPr/>
              <w:t>1</w:t>
            </w:r>
            <w:ins w:author="Rui André Vidal" w:date="2026-03-25T18:49:00Z" w16du:dateUtc="2026-03-25T18:49:57Z" w:id="2145977157">
              <w:r w:rsidR="05F23C10">
                <w:t>)</w:t>
              </w:r>
            </w:ins>
          </w:p>
          <w:p w:rsidR="005101CF" w:rsidP="4CCB09DA" w:rsidRDefault="005101CF" w14:paraId="3E66E332" w14:textId="4AB80D86">
            <w:pPr>
              <w:spacing w:after="0" w:line="259" w:lineRule="auto"/>
              <w:ind w:left="0" w:right="0" w:firstLine="0"/>
              <w:jc w:val="center"/>
              <w:rPr>
                <w:ins w:author="Rui André Vidal" w:date="2026-03-25T18:50:00Z" w16du:dateUtc="2026-03-25T18:50:06Z" w:id="2831"/>
              </w:rPr>
            </w:pPr>
          </w:p>
          <w:p w:rsidR="005101CF" w:rsidP="4CCB09DA" w:rsidRDefault="005101CF" w14:paraId="52E309B3" w14:textId="3504E881">
            <w:pPr>
              <w:spacing w:after="0" w:line="259" w:lineRule="auto"/>
              <w:ind w:left="0" w:right="0" w:firstLine="0"/>
              <w:jc w:val="center"/>
            </w:pPr>
          </w:p>
        </w:tc>
        <w:tc>
          <w:tcPr>
            <w:tcW w:w="162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005101CF" w:rsidRDefault="00A626AB" w14:paraId="6AF7EF77" w14:textId="77777777">
            <w:pPr>
              <w:spacing w:after="0" w:line="259" w:lineRule="auto"/>
              <w:ind w:left="0" w:right="58" w:firstLine="0"/>
              <w:jc w:val="center"/>
            </w:pPr>
            <w:r>
              <w:t>1 ano</w:t>
            </w:r>
          </w:p>
        </w:tc>
        <w:tc>
          <w:tcPr>
            <w:tcW w:w="144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005101CF" w:rsidRDefault="00A626AB" w14:paraId="44AAA775" w14:textId="77777777">
            <w:pPr>
              <w:spacing w:after="0" w:line="259" w:lineRule="auto"/>
              <w:ind w:left="0" w:right="58" w:firstLine="0"/>
              <w:jc w:val="center"/>
            </w:pPr>
            <w:r>
              <w:t>1 ano</w:t>
            </w:r>
          </w:p>
        </w:tc>
      </w:tr>
      <w:tr w:rsidR="005101CF" w:rsidTr="679F1546" w14:paraId="7B1BE013" w14:textId="77777777">
        <w:trPr>
          <w:trHeight w:val="2155"/>
        </w:trPr>
        <w:tc>
          <w:tcPr>
            <w:tcW w:w="2448"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005101CF" w:rsidRDefault="00A626AB" w14:paraId="7A701E30" w14:textId="77777777">
            <w:pPr>
              <w:spacing w:after="0" w:line="259" w:lineRule="auto"/>
              <w:ind w:left="0" w:right="0" w:firstLine="0"/>
              <w:jc w:val="left"/>
            </w:pPr>
            <w:r>
              <w:t xml:space="preserve">Idade máxima para reprodução </w:t>
            </w:r>
          </w:p>
        </w:tc>
        <w:tc>
          <w:tcPr>
            <w:tcW w:w="162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005101CF" w:rsidRDefault="00A626AB" w14:paraId="3A42FEEA" w14:textId="77777777">
            <w:pPr>
              <w:spacing w:after="0" w:line="357" w:lineRule="auto"/>
              <w:ind w:left="13" w:right="0" w:hanging="13"/>
              <w:jc w:val="center"/>
            </w:pPr>
            <w:r>
              <w:t xml:space="preserve">12 anos ou mais, se estatuto </w:t>
            </w:r>
          </w:p>
          <w:p w:rsidR="005101CF" w:rsidRDefault="00A626AB" w14:paraId="373A2B01" w14:textId="77777777">
            <w:pPr>
              <w:spacing w:after="0" w:line="259" w:lineRule="auto"/>
              <w:ind w:left="0" w:right="0" w:firstLine="0"/>
              <w:jc w:val="center"/>
            </w:pPr>
            <w:r>
              <w:t xml:space="preserve">sanitário o permitir </w:t>
            </w:r>
          </w:p>
        </w:tc>
        <w:tc>
          <w:tcPr>
            <w:tcW w:w="162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005101CF" w:rsidRDefault="00A626AB" w14:paraId="4D909097" w14:textId="77777777">
            <w:pPr>
              <w:spacing w:after="0" w:line="259" w:lineRule="auto"/>
              <w:ind w:left="0" w:right="0" w:firstLine="0"/>
              <w:jc w:val="center"/>
            </w:pPr>
            <w:r>
              <w:t xml:space="preserve">8 anos, ou 5 anos se é 1ª gestação </w:t>
            </w:r>
          </w:p>
        </w:tc>
        <w:tc>
          <w:tcPr>
            <w:tcW w:w="162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005101CF" w:rsidRDefault="00A626AB" w14:paraId="3E07D8C8" w14:textId="77777777">
            <w:pPr>
              <w:spacing w:after="0" w:line="259" w:lineRule="auto"/>
              <w:ind w:left="0" w:right="57" w:firstLine="0"/>
              <w:jc w:val="center"/>
            </w:pPr>
            <w:r>
              <w:t xml:space="preserve">12 anos </w:t>
            </w:r>
          </w:p>
        </w:tc>
        <w:tc>
          <w:tcPr>
            <w:tcW w:w="144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005101CF" w:rsidRDefault="00A626AB" w14:paraId="4E144806" w14:textId="77777777">
            <w:pPr>
              <w:spacing w:after="0" w:line="259" w:lineRule="auto"/>
              <w:ind w:left="0" w:right="57" w:firstLine="0"/>
              <w:jc w:val="center"/>
            </w:pPr>
            <w:r>
              <w:t>12 anos</w:t>
            </w:r>
          </w:p>
        </w:tc>
      </w:tr>
      <w:tr w:rsidR="005101CF" w:rsidTr="679F1546" w14:paraId="715E8090" w14:textId="77777777">
        <w:trPr>
          <w:trHeight w:val="535"/>
        </w:trPr>
        <w:tc>
          <w:tcPr>
            <w:tcW w:w="2448"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005101CF" w:rsidRDefault="00A626AB" w14:paraId="77702732" w14:textId="77777777">
            <w:pPr>
              <w:spacing w:after="0" w:line="259" w:lineRule="auto"/>
              <w:ind w:left="0" w:right="0" w:firstLine="0"/>
              <w:jc w:val="left"/>
            </w:pPr>
            <w:r>
              <w:t xml:space="preserve">Reprodução no 1º ciclo </w:t>
            </w:r>
          </w:p>
        </w:tc>
        <w:tc>
          <w:tcPr>
            <w:tcW w:w="162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005101CF" w:rsidRDefault="00A626AB" w14:paraId="249C9164" w14:textId="77777777">
            <w:pPr>
              <w:spacing w:after="0" w:line="259" w:lineRule="auto"/>
              <w:ind w:left="0" w:right="57" w:firstLine="0"/>
              <w:jc w:val="center"/>
            </w:pPr>
            <w:r>
              <w:t xml:space="preserve">_ </w:t>
            </w:r>
          </w:p>
        </w:tc>
        <w:tc>
          <w:tcPr>
            <w:tcW w:w="162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005101CF" w:rsidRDefault="00A626AB" w14:paraId="25827648" w14:textId="77777777">
            <w:pPr>
              <w:spacing w:after="0" w:line="259" w:lineRule="auto"/>
              <w:ind w:left="0" w:right="58" w:firstLine="0"/>
              <w:jc w:val="center"/>
            </w:pPr>
            <w:r>
              <w:t>Não</w:t>
            </w:r>
          </w:p>
        </w:tc>
        <w:tc>
          <w:tcPr>
            <w:tcW w:w="162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005101CF" w:rsidRDefault="00A626AB" w14:paraId="1900708A" w14:textId="77777777">
            <w:pPr>
              <w:spacing w:after="0" w:line="259" w:lineRule="auto"/>
              <w:ind w:left="0" w:right="57" w:firstLine="0"/>
              <w:jc w:val="center"/>
            </w:pPr>
            <w:r>
              <w:t>_</w:t>
            </w:r>
          </w:p>
        </w:tc>
        <w:tc>
          <w:tcPr>
            <w:tcW w:w="144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005101CF" w:rsidRDefault="00A626AB" w14:paraId="40EA2371" w14:textId="77777777">
            <w:pPr>
              <w:spacing w:after="0" w:line="259" w:lineRule="auto"/>
              <w:ind w:left="0" w:right="58" w:firstLine="0"/>
              <w:jc w:val="center"/>
            </w:pPr>
            <w:r>
              <w:t xml:space="preserve">Não </w:t>
            </w:r>
          </w:p>
        </w:tc>
      </w:tr>
      <w:tr w:rsidR="005101CF" w:rsidTr="679F1546" w14:paraId="01C65E46" w14:textId="77777777">
        <w:trPr>
          <w:trHeight w:val="535"/>
        </w:trPr>
        <w:tc>
          <w:tcPr>
            <w:tcW w:w="2448"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005101CF" w:rsidRDefault="00A626AB" w14:paraId="5176FE56" w14:textId="77777777">
            <w:pPr>
              <w:spacing w:after="0" w:line="259" w:lineRule="auto"/>
              <w:ind w:left="0" w:right="0" w:firstLine="0"/>
              <w:jc w:val="left"/>
            </w:pPr>
            <w:r>
              <w:t xml:space="preserve">Nº Ninhadas por ano </w:t>
            </w:r>
          </w:p>
        </w:tc>
        <w:tc>
          <w:tcPr>
            <w:tcW w:w="162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005101CF" w:rsidRDefault="00A626AB" w14:paraId="5D0803FB" w14:textId="77777777">
            <w:pPr>
              <w:spacing w:after="0" w:line="259" w:lineRule="auto"/>
              <w:ind w:left="0" w:right="57" w:firstLine="0"/>
              <w:jc w:val="center"/>
            </w:pPr>
            <w:r>
              <w:t xml:space="preserve">_ </w:t>
            </w:r>
          </w:p>
        </w:tc>
        <w:tc>
          <w:tcPr>
            <w:tcW w:w="162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005101CF" w:rsidRDefault="00A626AB" w14:paraId="178D8CC0" w14:textId="77777777">
            <w:pPr>
              <w:spacing w:after="0" w:line="259" w:lineRule="auto"/>
              <w:ind w:left="0" w:right="57" w:firstLine="0"/>
              <w:jc w:val="center"/>
            </w:pPr>
            <w:r>
              <w:t>1</w:t>
            </w:r>
          </w:p>
        </w:tc>
        <w:tc>
          <w:tcPr>
            <w:tcW w:w="162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005101CF" w:rsidRDefault="00A626AB" w14:paraId="2C5D700D" w14:textId="77777777">
            <w:pPr>
              <w:spacing w:after="0" w:line="259" w:lineRule="auto"/>
              <w:ind w:left="0" w:right="57" w:firstLine="0"/>
              <w:jc w:val="center"/>
            </w:pPr>
            <w:r>
              <w:t>_</w:t>
            </w:r>
          </w:p>
        </w:tc>
        <w:tc>
          <w:tcPr>
            <w:tcW w:w="144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005101CF" w:rsidRDefault="00A626AB" w14:paraId="17A07572" w14:textId="77777777">
            <w:pPr>
              <w:spacing w:after="0" w:line="259" w:lineRule="auto"/>
              <w:ind w:left="0" w:right="57" w:firstLine="0"/>
              <w:jc w:val="center"/>
            </w:pPr>
            <w:r>
              <w:t xml:space="preserve">1 </w:t>
            </w:r>
          </w:p>
        </w:tc>
      </w:tr>
      <w:tr w:rsidR="005101CF" w:rsidTr="679F1546" w14:paraId="423DD7D9" w14:textId="77777777">
        <w:trPr>
          <w:trHeight w:val="940"/>
        </w:trPr>
        <w:tc>
          <w:tcPr>
            <w:tcW w:w="2448"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005101CF" w:rsidRDefault="00A626AB" w14:paraId="321B5E53" w14:textId="77777777">
            <w:pPr>
              <w:spacing w:after="0" w:line="259" w:lineRule="auto"/>
              <w:ind w:left="0" w:right="0" w:firstLine="0"/>
              <w:jc w:val="left"/>
            </w:pPr>
            <w:r>
              <w:t xml:space="preserve">Nº ninhadas / vida reprodutiva </w:t>
            </w:r>
          </w:p>
        </w:tc>
        <w:tc>
          <w:tcPr>
            <w:tcW w:w="162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005101CF" w:rsidRDefault="00A626AB" w14:paraId="5EFE6727" w14:textId="77777777">
            <w:pPr>
              <w:spacing w:after="0" w:line="259" w:lineRule="auto"/>
              <w:ind w:left="0" w:right="57" w:firstLine="0"/>
              <w:jc w:val="center"/>
            </w:pPr>
            <w:r>
              <w:t xml:space="preserve">_ </w:t>
            </w:r>
          </w:p>
        </w:tc>
        <w:tc>
          <w:tcPr>
            <w:tcW w:w="162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005101CF" w:rsidRDefault="00A626AB" w14:paraId="60C81B35" w14:textId="77777777">
            <w:pPr>
              <w:spacing w:after="0" w:line="259" w:lineRule="auto"/>
              <w:ind w:left="0" w:right="56" w:firstLine="0"/>
              <w:jc w:val="center"/>
            </w:pPr>
            <w:r>
              <w:t>4-6</w:t>
            </w:r>
          </w:p>
        </w:tc>
        <w:tc>
          <w:tcPr>
            <w:tcW w:w="162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005101CF" w:rsidRDefault="00A626AB" w14:paraId="77C8AA80" w14:textId="77777777">
            <w:pPr>
              <w:spacing w:after="0" w:line="259" w:lineRule="auto"/>
              <w:ind w:left="0" w:right="57" w:firstLine="0"/>
              <w:jc w:val="center"/>
            </w:pPr>
            <w:r>
              <w:t>_</w:t>
            </w:r>
          </w:p>
        </w:tc>
        <w:tc>
          <w:tcPr>
            <w:tcW w:w="144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005101CF" w:rsidRDefault="00A626AB" w14:paraId="6841E011" w14:textId="77777777">
            <w:pPr>
              <w:spacing w:after="0" w:line="259" w:lineRule="auto"/>
              <w:ind w:left="0" w:right="57" w:firstLine="0"/>
              <w:jc w:val="center"/>
            </w:pPr>
            <w:r>
              <w:t xml:space="preserve">8-10 </w:t>
            </w:r>
          </w:p>
        </w:tc>
      </w:tr>
      <w:tr w:rsidR="005101CF" w:rsidTr="679F1546" w14:paraId="521D4365" w14:textId="77777777">
        <w:trPr>
          <w:trHeight w:val="941"/>
        </w:trPr>
        <w:tc>
          <w:tcPr>
            <w:tcW w:w="2448"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005101CF" w:rsidRDefault="00A626AB" w14:paraId="598E7A58" w14:textId="77777777">
            <w:pPr>
              <w:spacing w:after="0" w:line="259" w:lineRule="auto"/>
              <w:ind w:left="0" w:right="0" w:firstLine="0"/>
              <w:jc w:val="center"/>
            </w:pPr>
            <w:r>
              <w:t xml:space="preserve">Intervalo mínimo parto/nova gestação </w:t>
            </w:r>
          </w:p>
        </w:tc>
        <w:tc>
          <w:tcPr>
            <w:tcW w:w="162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005101CF" w:rsidRDefault="00A626AB" w14:paraId="49F86BFE" w14:textId="77777777">
            <w:pPr>
              <w:spacing w:after="0" w:line="259" w:lineRule="auto"/>
              <w:ind w:left="0" w:right="57" w:firstLine="0"/>
              <w:jc w:val="center"/>
            </w:pPr>
            <w:r>
              <w:t xml:space="preserve">_ </w:t>
            </w:r>
          </w:p>
        </w:tc>
        <w:tc>
          <w:tcPr>
            <w:tcW w:w="162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005101CF" w:rsidRDefault="00A626AB" w14:paraId="5A53C9EF" w14:textId="77777777">
            <w:pPr>
              <w:spacing w:after="0" w:line="259" w:lineRule="auto"/>
              <w:ind w:left="0" w:right="0" w:firstLine="0"/>
              <w:jc w:val="center"/>
            </w:pPr>
            <w:r>
              <w:t xml:space="preserve">1 ciclo reprodutivo </w:t>
            </w:r>
          </w:p>
        </w:tc>
        <w:tc>
          <w:tcPr>
            <w:tcW w:w="162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005101CF" w:rsidRDefault="00A626AB" w14:paraId="5B76CDC8" w14:textId="77777777">
            <w:pPr>
              <w:spacing w:after="0" w:line="259" w:lineRule="auto"/>
              <w:ind w:left="0" w:right="57" w:firstLine="0"/>
              <w:jc w:val="center"/>
            </w:pPr>
            <w:r>
              <w:t>_</w:t>
            </w:r>
          </w:p>
        </w:tc>
        <w:tc>
          <w:tcPr>
            <w:tcW w:w="144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005101CF" w:rsidRDefault="00A626AB" w14:paraId="77C16A70" w14:textId="77777777">
            <w:pPr>
              <w:spacing w:after="0" w:line="259" w:lineRule="auto"/>
              <w:ind w:left="0" w:right="57" w:firstLine="0"/>
              <w:jc w:val="center"/>
            </w:pPr>
            <w:r>
              <w:t>3-6 meses</w:t>
            </w:r>
          </w:p>
        </w:tc>
      </w:tr>
    </w:tbl>
    <w:p w:rsidR="005101CF" w:rsidRDefault="00A626AB" w14:paraId="47AF6B82" w14:textId="67A9AE51">
      <w:pPr>
        <w:pStyle w:val="Ttulo1"/>
        <w:tabs>
          <w:tab w:val="center" w:pos="2965"/>
          <w:tab w:val="center" w:pos="5009"/>
          <w:tab w:val="center" w:pos="6379"/>
        </w:tabs>
        <w:ind w:left="0" w:right="0" w:firstLine="0"/>
        <w:jc w:val="left"/>
      </w:pPr>
      <w:r>
        <w:rPr>
          <w:rFonts w:ascii="Calibri" w:hAnsi="Calibri" w:eastAsia="Calibri" w:cs="Calibri"/>
          <w:sz w:val="22"/>
        </w:rPr>
        <w:tab/>
      </w:r>
      <w:r>
        <w:rPr>
          <w:rFonts w:ascii="Cambria" w:hAnsi="Cambria" w:eastAsia="Cambria" w:cs="Cambria"/>
          <w:sz w:val="21"/>
        </w:rPr>
        <w:tab/>
      </w:r>
      <w:r>
        <w:rPr>
          <w:rFonts w:ascii="Cambria" w:hAnsi="Cambria" w:eastAsia="Cambria" w:cs="Cambria"/>
          <w:sz w:val="32"/>
        </w:rPr>
        <w:tab/>
      </w:r>
    </w:p>
    <w:p w:rsidR="005101CF" w:rsidRDefault="00A626AB" w14:paraId="2FBC30B2" w14:textId="77777777">
      <w:pPr>
        <w:spacing w:after="151" w:line="259" w:lineRule="auto"/>
        <w:ind w:left="142" w:right="0" w:firstLine="0"/>
        <w:jc w:val="left"/>
      </w:pPr>
      <w:r>
        <w:rPr>
          <w:rFonts w:ascii="Cambria" w:hAnsi="Cambria" w:eastAsia="Cambria" w:cs="Cambria"/>
        </w:rPr>
        <w:tab/>
      </w:r>
    </w:p>
    <w:p w:rsidR="005101CF" w:rsidRDefault="350E168B" w14:paraId="61A4E7AA" w14:textId="77777777">
      <w:pPr>
        <w:spacing w:after="116"/>
        <w:ind w:left="127" w:right="136" w:firstLine="0"/>
        <w:rPr>
          <w:ins w:author="Rui André Vidal" w:date="2026-03-25T22:38:00Z" w16du:dateUtc="2026-03-25T22:38:06Z" w:id="2832"/>
        </w:rPr>
      </w:pPr>
      <w:r>
        <w:t xml:space="preserve">N. B. As cadelas não devem ter mais de 2 ninhadas num período de 2 anos e as gatas não devem ultrapassar as 3 ninhadas no período de 2 anos, a menos que haja uma declaração de aprovação emitida pelo veterinário assistente </w:t>
      </w:r>
    </w:p>
    <w:p w:rsidR="4CCB09DA" w:rsidP="4CCB09DA" w:rsidRDefault="4CCB09DA" w14:paraId="6EE2D99F" w14:textId="19116BC3">
      <w:pPr>
        <w:spacing w:after="116"/>
        <w:ind w:left="127" w:right="136" w:firstLine="0"/>
        <w:rPr>
          <w:ins w:author="Rui André Vidal" w:date="2026-03-25T22:38:00Z" w16du:dateUtc="2026-03-25T22:38:06Z" w:id="2833"/>
        </w:rPr>
      </w:pPr>
    </w:p>
    <w:p w:rsidR="12159AB7" w:rsidRDefault="12159AB7" w14:paraId="04B7B3AA" w14:textId="4FBF02EA">
      <w:pPr>
        <w:spacing w:before="80" w:after="120" w:line="276" w:lineRule="auto"/>
        <w:ind w:left="120" w:right="80"/>
        <w:rPr>
          <w:ins w:author="Rui André Vidal" w:date="2026-03-25T22:38:00Z" w16du:dateUtc="2026-03-25T22:38:09Z" w:id="2834"/>
          <w:rFonts w:ascii="Calibri" w:hAnsi="Calibri" w:eastAsia="Calibri" w:cs="Calibri"/>
          <w:b/>
          <w:bCs/>
          <w:color w:val="222222"/>
          <w:sz w:val="18"/>
          <w:szCs w:val="18"/>
        </w:rPr>
        <w:pPrChange w:author="Rui André Vidal" w:date="2026-03-25T22:38:00Z" w:id="2835">
          <w:pPr/>
        </w:pPrChange>
      </w:pPr>
      <w:ins w:author="Rui André Vidal" w:date="2026-03-25T22:38:00Z" w16du:dateUtc="2026-03-25T22:38:09Z" w:id="2836">
        <w:r w:rsidRPr="4CCB09DA">
          <w:rPr>
            <w:rFonts w:ascii="Calibri" w:hAnsi="Calibri" w:eastAsia="Calibri" w:cs="Calibri"/>
            <w:b/>
            <w:bCs/>
            <w:color w:val="222222"/>
            <w:sz w:val="18"/>
            <w:szCs w:val="18"/>
          </w:rPr>
          <w:t>Sumário / Proposta · Necessidade de alteração: Sim</w:t>
        </w:r>
      </w:ins>
    </w:p>
    <w:p w:rsidR="12159AB7" w:rsidRDefault="13A294D8" w14:paraId="0141B880" w14:textId="3593AE3D">
      <w:pPr>
        <w:spacing w:before="120" w:after="40" w:line="276" w:lineRule="auto"/>
        <w:rPr>
          <w:ins w:author="Rui André Vidal" w:date="2026-03-25T22:38:00Z" w16du:dateUtc="2026-03-25T22:38:09Z" w:id="2837"/>
          <w:rFonts w:ascii="Calibri Light" w:hAnsi="Calibri Light" w:eastAsia="Calibri Light" w:cs="Calibri Light"/>
          <w:b/>
          <w:bCs/>
          <w:sz w:val="20"/>
          <w:szCs w:val="20"/>
        </w:rPr>
        <w:pPrChange w:author="Rui André Vidal" w:date="2026-03-25T22:38:00Z" w:id="2838">
          <w:pPr/>
        </w:pPrChange>
      </w:pPr>
      <w:ins w:author="Rui André Vidal" w:date="2026-03-25T22:38:00Z" w16du:dateUtc="2026-03-25T22:38:09Z" w:id="2839">
        <w:r w:rsidRPr="420E2B96">
          <w:rPr>
            <w:rFonts w:ascii="Calibri Light" w:hAnsi="Calibri Light" w:eastAsia="Calibri Light" w:cs="Calibri Light"/>
            <w:b/>
            <w:bCs/>
            <w:sz w:val="20"/>
            <w:szCs w:val="20"/>
          </w:rPr>
          <w:t>1. Idades mínimas de reprodução</w:t>
        </w:r>
      </w:ins>
    </w:p>
    <w:tbl>
      <w:tblPr>
        <w:tblW w:w="0" w:type="auto"/>
        <w:tblLook w:val="04A0" w:firstRow="1" w:lastRow="0" w:firstColumn="1" w:lastColumn="0" w:noHBand="0" w:noVBand="1"/>
        <w:tblPrChange w:author="Rui André Vidal" w:date="2026-03-25T22:42:00Z" w:id="2840">
          <w:tblPr>
            <w:tblW w:w="0" w:type="nil"/>
            <w:tblLook w:val="04A0" w:firstRow="1" w:lastRow="0" w:firstColumn="1" w:lastColumn="0" w:noHBand="0" w:noVBand="1"/>
          </w:tblPr>
        </w:tblPrChange>
      </w:tblPr>
      <w:tblGrid>
        <w:gridCol w:w="1457"/>
        <w:gridCol w:w="1763"/>
        <w:gridCol w:w="1916"/>
        <w:gridCol w:w="1709"/>
        <w:gridCol w:w="1924"/>
        <w:tblGridChange w:id="2841">
          <w:tblGrid>
            <w:gridCol w:w="360"/>
            <w:gridCol w:w="720"/>
            <w:gridCol w:w="377"/>
            <w:gridCol w:w="343"/>
            <w:gridCol w:w="1080"/>
            <w:gridCol w:w="340"/>
            <w:gridCol w:w="380"/>
            <w:gridCol w:w="1536"/>
            <w:gridCol w:w="1709"/>
            <w:gridCol w:w="1924"/>
          </w:tblGrid>
        </w:tblGridChange>
      </w:tblGrid>
      <w:tr w:rsidR="4CCB09DA" w:rsidTr="420E2B96" w14:paraId="74A71323" w14:textId="77777777">
        <w:trPr>
          <w:trHeight w:val="300"/>
          <w:ins w:author="Rui André Vidal" w:date="2026-03-25T22:38:00Z" w:id="2842"/>
          <w:trPrChange w:author="Rui André Vidal" w:date="2026-03-25T22:42:00Z" w:id="2843">
            <w:trPr>
              <w:gridAfter w:val="0"/>
              <w:trHeight w:val="300"/>
            </w:trPr>
          </w:trPrChange>
        </w:trPr>
        <w:tc>
          <w:tcPr>
            <w:tcW w:w="1470" w:type="dxa"/>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vAlign w:val="center"/>
            <w:tcPrChange w:author="Rui André Vidal" w:date="2026-03-25T22:42:00Z" w:id="2844">
              <w:tcPr>
                <w:tcW w:w="1376" w:type="dxa"/>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vAlign w:val="center"/>
              </w:tcPr>
            </w:tcPrChange>
          </w:tcPr>
          <w:p w:rsidR="4CCB09DA" w:rsidRDefault="4CCB09DA" w14:paraId="6B76D957" w14:textId="6ADE399A">
            <w:pPr>
              <w:spacing w:after="0"/>
              <w:jc w:val="center"/>
              <w:rPr>
                <w:rFonts w:ascii="Calibri Light" w:hAnsi="Calibri Light" w:eastAsia="Calibri Light" w:cs="Calibri Light"/>
                <w:b/>
                <w:bCs/>
                <w:sz w:val="18"/>
                <w:szCs w:val="18"/>
              </w:rPr>
              <w:pPrChange w:author="Rui André Vidal" w:date="2026-03-25T22:38:00Z" w:id="2845">
                <w:pPr/>
              </w:pPrChange>
            </w:pPr>
            <w:ins w:author="Rui André Vidal" w:date="2026-03-25T22:38:00Z" w16du:dateUtc="2026-03-25T22:38:09Z" w:id="2846">
              <w:r w:rsidRPr="4CCB09DA">
                <w:rPr>
                  <w:rFonts w:ascii="Calibri Light" w:hAnsi="Calibri Light" w:eastAsia="Calibri Light" w:cs="Calibri Light"/>
                  <w:b/>
                  <w:bCs/>
                  <w:sz w:val="18"/>
                  <w:szCs w:val="18"/>
                </w:rPr>
                <w:t>Critério</w:t>
              </w:r>
            </w:ins>
          </w:p>
        </w:tc>
        <w:tc>
          <w:tcPr>
            <w:tcW w:w="1800" w:type="dxa"/>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vAlign w:val="center"/>
            <w:tcPrChange w:author="Rui André Vidal" w:date="2026-03-25T22:42:00Z" w:id="2847">
              <w:tcPr>
                <w:tcW w:w="1721" w:type="dxa"/>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vAlign w:val="center"/>
              </w:tcPr>
            </w:tcPrChange>
          </w:tcPr>
          <w:p w:rsidR="4CCB09DA" w:rsidRDefault="4CCB09DA" w14:paraId="2477ECFC" w14:textId="3E000261">
            <w:pPr>
              <w:spacing w:after="0"/>
              <w:jc w:val="center"/>
              <w:rPr>
                <w:rFonts w:ascii="Calibri Light" w:hAnsi="Calibri Light" w:eastAsia="Calibri Light" w:cs="Calibri Light"/>
                <w:b/>
                <w:bCs/>
                <w:sz w:val="18"/>
                <w:szCs w:val="18"/>
              </w:rPr>
              <w:pPrChange w:author="Rui André Vidal" w:date="2026-03-25T22:38:00Z" w:id="2848">
                <w:pPr/>
              </w:pPrChange>
            </w:pPr>
            <w:ins w:author="Rui André Vidal" w:date="2026-03-25T22:38:00Z" w16du:dateUtc="2026-03-25T22:38:09Z" w:id="2849">
              <w:r w:rsidRPr="4CCB09DA">
                <w:rPr>
                  <w:rFonts w:ascii="Calibri Light" w:hAnsi="Calibri Light" w:eastAsia="Calibri Light" w:cs="Calibri Light"/>
                  <w:b/>
                  <w:bCs/>
                  <w:sz w:val="18"/>
                  <w:szCs w:val="18"/>
                </w:rPr>
                <w:t>Regulamento (UE) 2023/0447</w:t>
              </w:r>
            </w:ins>
          </w:p>
        </w:tc>
        <w:tc>
          <w:tcPr>
            <w:tcW w:w="1935" w:type="dxa"/>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vAlign w:val="center"/>
            <w:tcPrChange w:author="Rui André Vidal" w:date="2026-03-25T22:42:00Z" w:id="2850">
              <w:tcPr>
                <w:tcW w:w="1893" w:type="dxa"/>
                <w:gridSpan w:val="2"/>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vAlign w:val="center"/>
              </w:tcPr>
            </w:tcPrChange>
          </w:tcPr>
          <w:p w:rsidR="4CCB09DA" w:rsidRDefault="4CCB09DA" w14:paraId="3541957B" w14:textId="4E72E513">
            <w:pPr>
              <w:spacing w:after="0"/>
              <w:jc w:val="center"/>
              <w:rPr>
                <w:rFonts w:ascii="Calibri Light" w:hAnsi="Calibri Light" w:eastAsia="Calibri Light" w:cs="Calibri Light"/>
                <w:b/>
                <w:bCs/>
                <w:sz w:val="18"/>
                <w:szCs w:val="18"/>
              </w:rPr>
              <w:pPrChange w:author="Rui André Vidal" w:date="2026-03-25T22:38:00Z" w:id="2851">
                <w:pPr/>
              </w:pPrChange>
            </w:pPr>
            <w:ins w:author="Rui André Vidal" w:date="2026-03-25T22:38:00Z" w16du:dateUtc="2026-03-25T22:38:09Z" w:id="2852">
              <w:r w:rsidRPr="4CCB09DA">
                <w:rPr>
                  <w:rFonts w:ascii="Calibri Light" w:hAnsi="Calibri Light" w:eastAsia="Calibri Light" w:cs="Calibri Light"/>
                  <w:b/>
                  <w:bCs/>
                  <w:sz w:val="18"/>
                  <w:szCs w:val="18"/>
                </w:rPr>
                <w:t>@codigo</w:t>
              </w:r>
              <w:r>
                <w:br/>
              </w:r>
              <w:r w:rsidRPr="4CCB09DA">
                <w:rPr>
                  <w:rFonts w:ascii="Calibri Light" w:hAnsi="Calibri Light" w:eastAsia="Calibri Light" w:cs="Calibri Light"/>
                  <w:b/>
                  <w:bCs/>
                  <w:sz w:val="18"/>
                  <w:szCs w:val="18"/>
                </w:rPr>
                <w:t xml:space="preserve"> (proposta DL 214/2013)</w:t>
              </w:r>
            </w:ins>
          </w:p>
        </w:tc>
        <w:tc>
          <w:tcPr>
            <w:tcW w:w="1755" w:type="dxa"/>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vAlign w:val="center"/>
            <w:tcPrChange w:author="Rui André Vidal" w:date="2026-03-25T22:42:00Z" w:id="2853">
              <w:tcPr>
                <w:tcW w:w="1893" w:type="dxa"/>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vAlign w:val="center"/>
              </w:tcPr>
            </w:tcPrChange>
          </w:tcPr>
          <w:p w:rsidR="4CCB09DA" w:rsidRDefault="4CCB09DA" w14:paraId="0B198204" w14:textId="24017A49">
            <w:pPr>
              <w:spacing w:after="0"/>
              <w:jc w:val="center"/>
              <w:rPr>
                <w:rFonts w:ascii="Calibri Light" w:hAnsi="Calibri Light" w:eastAsia="Calibri Light" w:cs="Calibri Light"/>
                <w:b/>
                <w:bCs/>
                <w:sz w:val="18"/>
                <w:szCs w:val="18"/>
              </w:rPr>
              <w:pPrChange w:author="Rui André Vidal" w:date="2026-03-25T22:38:00Z" w:id="2854">
                <w:pPr/>
              </w:pPrChange>
            </w:pPr>
            <w:ins w:author="Rui André Vidal" w:date="2026-03-25T22:38:00Z" w16du:dateUtc="2026-03-25T22:38:09Z" w:id="2855">
              <w:r w:rsidRPr="4CCB09DA">
                <w:rPr>
                  <w:rFonts w:ascii="Calibri Light" w:hAnsi="Calibri Light" w:eastAsia="Calibri Light" w:cs="Calibri Light"/>
                  <w:b/>
                  <w:bCs/>
                  <w:sz w:val="18"/>
                  <w:szCs w:val="18"/>
                </w:rPr>
                <w:t>@rgbeac</w:t>
              </w:r>
              <w:r>
                <w:br/>
              </w:r>
              <w:r w:rsidRPr="4CCB09DA">
                <w:rPr>
                  <w:rFonts w:ascii="Calibri Light" w:hAnsi="Calibri Light" w:eastAsia="Calibri Light" w:cs="Calibri Light"/>
                  <w:b/>
                  <w:bCs/>
                  <w:sz w:val="18"/>
                  <w:szCs w:val="18"/>
                </w:rPr>
                <w:t xml:space="preserve"> (proposta jun. 2025)</w:t>
              </w:r>
            </w:ins>
          </w:p>
        </w:tc>
        <w:tc>
          <w:tcPr>
            <w:tcW w:w="1942" w:type="dxa"/>
            <w:tcBorders>
              <w:top w:val="single" w:color="auto" w:sz="8" w:space="0"/>
              <w:left w:val="single" w:color="auto" w:sz="8" w:space="0"/>
              <w:bottom w:val="single" w:color="auto" w:sz="8" w:space="0"/>
              <w:right w:val="single" w:color="auto" w:sz="8" w:space="0"/>
            </w:tcBorders>
            <w:tcMar>
              <w:left w:w="108" w:type="dxa"/>
              <w:right w:w="108" w:type="dxa"/>
            </w:tcMar>
            <w:tcPrChange w:author="Rui André Vidal" w:date="2026-03-25T22:42:00Z" w:id="2856">
              <w:tcPr>
                <w:tcW w:w="1893" w:type="dxa"/>
                <w:gridSpan w:val="2"/>
                <w:tcBorders>
                  <w:top w:val="single" w:color="auto" w:sz="8" w:space="0"/>
                  <w:left w:val="single" w:color="auto" w:sz="8" w:space="0"/>
                  <w:bottom w:val="single" w:color="auto" w:sz="8" w:space="0"/>
                  <w:right w:val="single" w:color="auto" w:sz="8" w:space="0"/>
                </w:tcBorders>
                <w:tcMar>
                  <w:left w:w="108" w:type="dxa"/>
                  <w:right w:w="108" w:type="dxa"/>
                </w:tcMar>
              </w:tcPr>
            </w:tcPrChange>
          </w:tcPr>
          <w:p w:rsidR="4CCB09DA" w:rsidRDefault="4CCB09DA" w14:paraId="08A6913D" w14:textId="7DFF8AF4">
            <w:pPr>
              <w:spacing w:after="0"/>
              <w:jc w:val="center"/>
              <w:rPr>
                <w:rFonts w:ascii="Calibri Light" w:hAnsi="Calibri Light" w:eastAsia="Calibri Light" w:cs="Calibri Light"/>
                <w:b/>
                <w:bCs/>
                <w:sz w:val="18"/>
                <w:szCs w:val="18"/>
              </w:rPr>
              <w:pPrChange w:author="Rui André Vidal" w:date="2026-03-25T22:38:00Z" w:id="2857">
                <w:pPr/>
              </w:pPrChange>
            </w:pPr>
            <w:ins w:author="Rui André Vidal" w:date="2026-03-25T22:38:00Z" w16du:dateUtc="2026-03-25T22:38:09Z" w:id="2858">
              <w:r w:rsidRPr="4CCB09DA">
                <w:rPr>
                  <w:rFonts w:ascii="Calibri Light" w:hAnsi="Calibri Light" w:eastAsia="Calibri Light" w:cs="Calibri Light"/>
                  <w:b/>
                  <w:bCs/>
                  <w:sz w:val="18"/>
                  <w:szCs w:val="18"/>
                </w:rPr>
                <w:t>Proposta</w:t>
              </w:r>
            </w:ins>
          </w:p>
        </w:tc>
      </w:tr>
      <w:tr w:rsidR="4CCB09DA" w:rsidTr="420E2B96" w14:paraId="609B8E78" w14:textId="77777777">
        <w:trPr>
          <w:trHeight w:val="300"/>
          <w:ins w:author="Rui André Vidal" w:date="2026-03-25T22:38:00Z" w:id="2859"/>
          <w:trPrChange w:author="Rui André Vidal" w:date="2026-03-25T22:42:00Z" w:id="2860">
            <w:trPr>
              <w:gridAfter w:val="0"/>
              <w:trHeight w:val="300"/>
            </w:trPr>
          </w:trPrChange>
        </w:trPr>
        <w:tc>
          <w:tcPr>
            <w:tcW w:w="1470" w:type="dxa"/>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tcPrChange w:author="Rui André Vidal" w:date="2026-03-25T22:42:00Z" w:id="2861">
              <w:tcPr>
                <w:tcW w:w="1376" w:type="dxa"/>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tcPr>
            </w:tcPrChange>
          </w:tcPr>
          <w:p w:rsidR="4CCB09DA" w:rsidRDefault="4CCB09DA" w14:paraId="0782C4E2" w14:textId="792FF4F0">
            <w:pPr>
              <w:spacing w:after="0"/>
              <w:rPr>
                <w:rFonts w:ascii="Calibri Light" w:hAnsi="Calibri Light" w:eastAsia="Calibri Light" w:cs="Calibri Light"/>
                <w:b/>
                <w:bCs/>
                <w:sz w:val="16"/>
                <w:szCs w:val="16"/>
              </w:rPr>
              <w:pPrChange w:author="Rui André Vidal" w:date="2026-03-25T22:38:00Z" w:id="2862">
                <w:pPr/>
              </w:pPrChange>
            </w:pPr>
            <w:ins w:author="Rui André Vidal" w:date="2026-03-25T22:38:00Z" w16du:dateUtc="2026-03-25T22:38:09Z" w:id="2863">
              <w:r w:rsidRPr="4CCB09DA">
                <w:rPr>
                  <w:rFonts w:ascii="Calibri Light" w:hAnsi="Calibri Light" w:eastAsia="Calibri Light" w:cs="Calibri Light"/>
                  <w:b/>
                  <w:bCs/>
                  <w:sz w:val="16"/>
                  <w:szCs w:val="16"/>
                </w:rPr>
                <w:t>Cadelas (fêmeas canídeos)</w:t>
              </w:r>
            </w:ins>
          </w:p>
        </w:tc>
        <w:tc>
          <w:tcPr>
            <w:tcW w:w="1800" w:type="dxa"/>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tcPrChange w:author="Rui André Vidal" w:date="2026-03-25T22:42:00Z" w:id="2864">
              <w:tcPr>
                <w:tcW w:w="1721" w:type="dxa"/>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tcPr>
            </w:tcPrChange>
          </w:tcPr>
          <w:p w:rsidR="4CCB09DA" w:rsidRDefault="51D219D2" w14:paraId="6AC297B1" w14:textId="68E96266">
            <w:pPr>
              <w:spacing w:after="0"/>
              <w:rPr>
                <w:rFonts w:ascii="Calibri Light" w:hAnsi="Calibri Light" w:eastAsia="Calibri Light" w:cs="Calibri Light"/>
                <w:sz w:val="16"/>
                <w:szCs w:val="16"/>
              </w:rPr>
              <w:pPrChange w:author="Rui André Vidal" w:date="2026-03-25T22:38:00Z" w:id="2865">
                <w:pPr/>
              </w:pPrChange>
            </w:pPr>
            <w:ins w:author="Rui André Vidal" w:date="2026-03-25T22:38:00Z" w16du:dateUtc="2026-03-25T22:38:09Z" w:id="2866">
              <w:r w:rsidRPr="420E2B96">
                <w:rPr>
                  <w:rFonts w:ascii="Calibri Light" w:hAnsi="Calibri Light" w:eastAsia="Calibri Light" w:cs="Calibri Light"/>
                  <w:sz w:val="16"/>
                  <w:szCs w:val="16"/>
                </w:rPr>
                <w:t>A partir do 2.º estro</w:t>
              </w:r>
            </w:ins>
            <w:r w:rsidR="4CCB09DA">
              <w:br/>
            </w:r>
            <w:ins w:author="Rui André Vidal" w:date="2026-03-25T22:38:00Z" w16du:dateUtc="2026-03-25T22:38:09Z" w:id="2867">
              <w:r w:rsidRPr="420E2B96">
                <w:rPr>
                  <w:rFonts w:ascii="Calibri Light" w:hAnsi="Calibri Light" w:eastAsia="Calibri Light" w:cs="Calibri Light"/>
                  <w:sz w:val="16"/>
                  <w:szCs w:val="16"/>
                </w:rPr>
                <w:t xml:space="preserve"> (Anexo I, n.º </w:t>
              </w:r>
            </w:ins>
            <w:ins w:author="Rui André Vidal" w:date="2026-04-07T08:33:00Z" w16du:dateUtc="2026-04-07T08:33:00Z" w:id="2868">
              <w:r w:rsidRPr="420E2B96" w:rsidR="11A73183">
                <w:rPr>
                  <w:rFonts w:ascii="Calibri Light" w:hAnsi="Calibri Light" w:eastAsia="Calibri Light" w:cs="Calibri Light"/>
                  <w:sz w:val="16"/>
                  <w:szCs w:val="16"/>
                </w:rPr>
                <w:t>3</w:t>
              </w:r>
            </w:ins>
            <w:ins w:author="Rui André Vidal" w:date="2026-03-25T22:38:00Z" w16du:dateUtc="2026-03-25T22:38:09Z" w:id="2869">
              <w:r w:rsidRPr="420E2B96">
                <w:rPr>
                  <w:rFonts w:ascii="Calibri Light" w:hAnsi="Calibri Light" w:eastAsia="Calibri Light" w:cs="Calibri Light"/>
                  <w:sz w:val="16"/>
                  <w:szCs w:val="16"/>
                </w:rPr>
                <w:t>.2)</w:t>
              </w:r>
            </w:ins>
            <w:ins w:author="Susana Margarida Gonçalves Silva Santos" w:date="2026-04-07T09:56:00Z" w16du:dateUtc="2026-04-07T09:56:46Z" w:id="2870">
              <w:r w:rsidRPr="420E2B96" w:rsidR="40947E42">
                <w:rPr>
                  <w:rFonts w:ascii="Calibri Light" w:hAnsi="Calibri Light" w:eastAsia="Calibri Light" w:cs="Calibri Light"/>
                  <w:sz w:val="16"/>
                  <w:szCs w:val="16"/>
                </w:rPr>
                <w:t xml:space="preserve"> e 18 meses de idade</w:t>
              </w:r>
            </w:ins>
          </w:p>
        </w:tc>
        <w:tc>
          <w:tcPr>
            <w:tcW w:w="1935" w:type="dxa"/>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tcPrChange w:author="Rui André Vidal" w:date="2026-03-25T22:42:00Z" w:id="2871">
              <w:tcPr>
                <w:tcW w:w="1893" w:type="dxa"/>
                <w:gridSpan w:val="2"/>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tcPr>
            </w:tcPrChange>
          </w:tcPr>
          <w:p w:rsidR="4CCB09DA" w:rsidRDefault="4CCB09DA" w14:paraId="64A76A11" w14:textId="351C4374">
            <w:pPr>
              <w:spacing w:after="0"/>
              <w:rPr>
                <w:rFonts w:ascii="Calibri Light" w:hAnsi="Calibri Light" w:eastAsia="Calibri Light" w:cs="Calibri Light"/>
                <w:sz w:val="16"/>
                <w:szCs w:val="16"/>
              </w:rPr>
              <w:pPrChange w:author="Rui André Vidal" w:date="2026-03-25T22:38:00Z" w:id="2872">
                <w:pPr/>
              </w:pPrChange>
            </w:pPr>
            <w:ins w:author="Rui André Vidal" w:date="2026-03-25T22:38:00Z" w16du:dateUtc="2026-03-25T22:38:09Z" w:id="2873">
              <w:r w:rsidRPr="4CCB09DA">
                <w:rPr>
                  <w:rFonts w:ascii="Calibri Light" w:hAnsi="Calibri Light" w:eastAsia="Calibri Light" w:cs="Calibri Light"/>
                  <w:sz w:val="16"/>
                  <w:szCs w:val="16"/>
                </w:rPr>
                <w:t>Raças pequeno/médio porte: 3.º cio</w:t>
              </w:r>
              <w:r>
                <w:br/>
              </w:r>
              <w:r w:rsidRPr="4CCB09DA">
                <w:rPr>
                  <w:rFonts w:ascii="Calibri Light" w:hAnsi="Calibri Light" w:eastAsia="Calibri Light" w:cs="Calibri Light"/>
                  <w:sz w:val="16"/>
                  <w:szCs w:val="16"/>
                </w:rPr>
                <w:t xml:space="preserve"> Raças grande porte: 2 anos</w:t>
              </w:r>
              <w:r>
                <w:br/>
              </w:r>
              <w:r w:rsidRPr="4CCB09DA">
                <w:rPr>
                  <w:rFonts w:ascii="Calibri Light" w:hAnsi="Calibri Light" w:eastAsia="Calibri Light" w:cs="Calibri Light"/>
                  <w:sz w:val="16"/>
                  <w:szCs w:val="16"/>
                </w:rPr>
                <w:t xml:space="preserve"> (Art.º 8.º, n.º 2, al. a) + Anexo I)</w:t>
              </w:r>
            </w:ins>
          </w:p>
        </w:tc>
        <w:tc>
          <w:tcPr>
            <w:tcW w:w="1755" w:type="dxa"/>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tcPrChange w:author="Rui André Vidal" w:date="2026-03-25T22:42:00Z" w:id="2874">
              <w:tcPr>
                <w:tcW w:w="1893" w:type="dxa"/>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tcPr>
            </w:tcPrChange>
          </w:tcPr>
          <w:p w:rsidR="4CCB09DA" w:rsidRDefault="4CCB09DA" w14:paraId="39C2734A" w14:textId="10ACC56F">
            <w:pPr>
              <w:spacing w:after="0"/>
              <w:rPr>
                <w:rFonts w:ascii="Calibri Light" w:hAnsi="Calibri Light" w:eastAsia="Calibri Light" w:cs="Calibri Light"/>
                <w:sz w:val="16"/>
                <w:szCs w:val="16"/>
                <w:lang w:val="en-US"/>
              </w:rPr>
              <w:pPrChange w:author="Rui André Vidal" w:date="2026-03-25T22:38:00Z" w:id="2875">
                <w:pPr/>
              </w:pPrChange>
            </w:pPr>
            <w:ins w:author="Rui André Vidal" w:date="2026-03-25T22:38:00Z" w16du:dateUtc="2026-03-25T22:38:09Z" w:id="2876">
              <w:r w:rsidRPr="4CCB09DA">
                <w:rPr>
                  <w:rFonts w:ascii="Calibri Light" w:hAnsi="Calibri Light" w:eastAsia="Calibri Light" w:cs="Calibri Light"/>
                  <w:sz w:val="16"/>
                  <w:szCs w:val="16"/>
                  <w:lang w:val="en-US"/>
                </w:rPr>
                <w:t>18 meses</w:t>
              </w:r>
              <w:r>
                <w:br/>
              </w:r>
              <w:r w:rsidRPr="4CCB09DA">
                <w:rPr>
                  <w:rFonts w:ascii="Calibri Light" w:hAnsi="Calibri Light" w:eastAsia="Calibri Light" w:cs="Calibri Light"/>
                  <w:sz w:val="16"/>
                  <w:szCs w:val="16"/>
                  <w:lang w:val="en-US"/>
                </w:rPr>
                <w:t xml:space="preserve"> (Art.º 70.º, n.º 2)</w:t>
              </w:r>
            </w:ins>
          </w:p>
        </w:tc>
        <w:tc>
          <w:tcPr>
            <w:tcW w:w="1942" w:type="dxa"/>
            <w:tcBorders>
              <w:top w:val="single" w:color="auto" w:sz="8" w:space="0"/>
              <w:left w:val="single" w:color="auto" w:sz="8" w:space="0"/>
              <w:bottom w:val="single" w:color="auto" w:sz="8" w:space="0"/>
              <w:right w:val="single" w:color="auto" w:sz="8" w:space="0"/>
            </w:tcBorders>
            <w:tcMar>
              <w:left w:w="108" w:type="dxa"/>
              <w:right w:w="108" w:type="dxa"/>
            </w:tcMar>
            <w:tcPrChange w:author="Rui André Vidal" w:date="2026-03-25T22:42:00Z" w:id="2877">
              <w:tcPr>
                <w:tcW w:w="1893" w:type="dxa"/>
                <w:gridSpan w:val="2"/>
                <w:tcBorders>
                  <w:top w:val="single" w:color="auto" w:sz="8" w:space="0"/>
                  <w:left w:val="single" w:color="auto" w:sz="8" w:space="0"/>
                  <w:bottom w:val="single" w:color="auto" w:sz="8" w:space="0"/>
                  <w:right w:val="single" w:color="auto" w:sz="8" w:space="0"/>
                </w:tcBorders>
                <w:tcMar>
                  <w:left w:w="108" w:type="dxa"/>
                  <w:right w:w="108" w:type="dxa"/>
                </w:tcMar>
              </w:tcPr>
            </w:tcPrChange>
          </w:tcPr>
          <w:p w:rsidR="4CCB09DA" w:rsidRDefault="0689FD08" w14:paraId="1F727C25" w14:textId="45DBD2C4">
            <w:pPr>
              <w:spacing w:after="0"/>
              <w:rPr>
                <w:ins w:author="Susana Margarida Gonçalves Silva Santos" w:date="2026-04-07T10:03:00Z" w16du:dateUtc="2026-04-07T10:03:05Z" w:id="2878"/>
                <w:rFonts w:ascii="Calibri Light" w:hAnsi="Calibri Light" w:eastAsia="Calibri Light" w:cs="Calibri Light"/>
                <w:sz w:val="16"/>
                <w:szCs w:val="16"/>
              </w:rPr>
              <w:pPrChange w:author="Rui André Vidal" w:date="2026-03-25T22:38:00Z" w:id="2879">
                <w:pPr/>
              </w:pPrChange>
            </w:pPr>
            <w:ins w:author="Susana Margarida Gonçalves Silva Santos" w:date="2026-04-07T10:03:00Z" w16du:dateUtc="2026-04-07T10:03:05Z" w:id="2880">
              <w:r w:rsidRPr="420E2B96">
                <w:rPr>
                  <w:rFonts w:ascii="Calibri Light" w:hAnsi="Calibri Light" w:eastAsia="Calibri Light" w:cs="Calibri Light"/>
                  <w:sz w:val="16"/>
                  <w:szCs w:val="16"/>
                </w:rPr>
                <w:t xml:space="preserve"> A partir do 2.º estro</w:t>
              </w:r>
              <w:r w:rsidR="4CCB09DA">
                <w:br/>
              </w:r>
              <w:r w:rsidRPr="420E2B96">
                <w:rPr>
                  <w:rFonts w:ascii="Calibri Light" w:hAnsi="Calibri Light" w:eastAsia="Calibri Light" w:cs="Calibri Light"/>
                  <w:sz w:val="16"/>
                  <w:szCs w:val="16"/>
                </w:rPr>
                <w:t xml:space="preserve"> (Anexo I, n.º 3.2) </w:t>
              </w:r>
              <w:r w:rsidRPr="420E2B96">
                <w:rPr>
                  <w:rFonts w:ascii="Calibri Light" w:hAnsi="Calibri Light" w:eastAsia="Calibri Light" w:cs="Calibri Light"/>
                  <w:sz w:val="16"/>
                  <w:szCs w:val="16"/>
                </w:rPr>
                <w:t>e 18 meses de idade</w:t>
              </w:r>
            </w:ins>
          </w:p>
          <w:p w:rsidR="4CCB09DA" w:rsidP="420E2B96" w:rsidRDefault="4CCB09DA" w14:paraId="7E8CA2DF" w14:textId="55735D37">
            <w:pPr>
              <w:spacing w:after="0"/>
              <w:rPr>
                <w:rFonts w:ascii="Calibri Light" w:hAnsi="Calibri Light" w:eastAsia="Calibri Light" w:cs="Calibri Light"/>
                <w:sz w:val="16"/>
                <w:szCs w:val="16"/>
              </w:rPr>
            </w:pPr>
          </w:p>
        </w:tc>
      </w:tr>
      <w:tr w:rsidR="4CCB09DA" w:rsidTr="420E2B96" w14:paraId="059EBB4F" w14:textId="77777777">
        <w:trPr>
          <w:trHeight w:val="300"/>
          <w:ins w:author="Rui André Vidal" w:date="2026-03-25T22:38:00Z" w:id="2881"/>
          <w:trPrChange w:author="Rui André Vidal" w:date="2026-03-25T22:42:00Z" w:id="2882">
            <w:trPr>
              <w:gridAfter w:val="0"/>
              <w:trHeight w:val="300"/>
            </w:trPr>
          </w:trPrChange>
        </w:trPr>
        <w:tc>
          <w:tcPr>
            <w:tcW w:w="1470" w:type="dxa"/>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tcPrChange w:author="Rui André Vidal" w:date="2026-03-25T22:42:00Z" w:id="2883">
              <w:tcPr>
                <w:tcW w:w="1376" w:type="dxa"/>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tcPr>
            </w:tcPrChange>
          </w:tcPr>
          <w:p w:rsidR="4CCB09DA" w:rsidRDefault="4CCB09DA" w14:paraId="5C88644F" w14:textId="19E3CD8A">
            <w:pPr>
              <w:spacing w:after="0"/>
              <w:rPr>
                <w:rFonts w:ascii="Calibri Light" w:hAnsi="Calibri Light" w:eastAsia="Calibri Light" w:cs="Calibri Light"/>
                <w:b/>
                <w:bCs/>
                <w:sz w:val="16"/>
                <w:szCs w:val="16"/>
                <w:lang w:val="en-US"/>
              </w:rPr>
              <w:pPrChange w:author="Rui André Vidal" w:date="2026-03-25T22:38:00Z" w:id="2884">
                <w:pPr/>
              </w:pPrChange>
            </w:pPr>
            <w:ins w:author="Rui André Vidal" w:date="2026-03-25T22:38:00Z" w16du:dateUtc="2026-03-25T22:38:09Z" w:id="2885">
              <w:r w:rsidRPr="4CCB09DA">
                <w:rPr>
                  <w:rFonts w:ascii="Calibri Light" w:hAnsi="Calibri Light" w:eastAsia="Calibri Light" w:cs="Calibri Light"/>
                  <w:b/>
                  <w:bCs/>
                  <w:sz w:val="16"/>
                  <w:szCs w:val="16"/>
                  <w:lang w:val="en-US"/>
                </w:rPr>
                <w:t>Gatas (fêmeas felídeos)</w:t>
              </w:r>
            </w:ins>
          </w:p>
        </w:tc>
        <w:tc>
          <w:tcPr>
            <w:tcW w:w="1800" w:type="dxa"/>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tcPrChange w:author="Rui André Vidal" w:date="2026-03-25T22:42:00Z" w:id="2886">
              <w:tcPr>
                <w:tcW w:w="1721" w:type="dxa"/>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tcPr>
            </w:tcPrChange>
          </w:tcPr>
          <w:p w:rsidR="4CCB09DA" w:rsidRDefault="51D219D2" w14:paraId="02600715" w14:textId="015B0EA3">
            <w:pPr>
              <w:spacing w:after="0"/>
              <w:rPr>
                <w:rFonts w:ascii="Calibri Light" w:hAnsi="Calibri Light" w:eastAsia="Calibri Light" w:cs="Calibri Light"/>
                <w:sz w:val="16"/>
                <w:szCs w:val="16"/>
              </w:rPr>
              <w:pPrChange w:author="Rui André Vidal" w:date="2026-03-25T22:38:00Z" w:id="2887">
                <w:pPr/>
              </w:pPrChange>
            </w:pPr>
            <w:ins w:author="Rui André Vidal" w:date="2026-03-25T22:38:00Z" w16du:dateUtc="2026-03-25T22:38:09Z" w:id="2888">
              <w:r w:rsidRPr="420E2B96">
                <w:rPr>
                  <w:rFonts w:ascii="Calibri Light" w:hAnsi="Calibri Light" w:eastAsia="Calibri Light" w:cs="Calibri Light"/>
                  <w:sz w:val="16"/>
                  <w:szCs w:val="16"/>
                </w:rPr>
                <w:t>A partir dos 10 meses</w:t>
              </w:r>
            </w:ins>
            <w:r w:rsidR="4CCB09DA">
              <w:br/>
            </w:r>
            <w:ins w:author="Rui André Vidal" w:date="2026-03-25T22:38:00Z" w16du:dateUtc="2026-03-25T22:38:09Z" w:id="2889">
              <w:r w:rsidRPr="420E2B96">
                <w:rPr>
                  <w:rFonts w:ascii="Calibri Light" w:hAnsi="Calibri Light" w:eastAsia="Calibri Light" w:cs="Calibri Light"/>
                  <w:sz w:val="16"/>
                  <w:szCs w:val="16"/>
                </w:rPr>
                <w:t xml:space="preserve"> (Anexo I, n.º </w:t>
              </w:r>
            </w:ins>
            <w:ins w:author="Rui André Vidal" w:date="2026-04-07T08:33:00Z" w16du:dateUtc="2026-04-07T08:33:09Z" w:id="2890">
              <w:r w:rsidRPr="420E2B96" w:rsidR="27D5AD6A">
                <w:rPr>
                  <w:rFonts w:ascii="Calibri Light" w:hAnsi="Calibri Light" w:eastAsia="Calibri Light" w:cs="Calibri Light"/>
                  <w:sz w:val="16"/>
                  <w:szCs w:val="16"/>
                </w:rPr>
                <w:t>3</w:t>
              </w:r>
            </w:ins>
            <w:ins w:author="Rui André Vidal" w:date="2026-03-25T22:38:00Z" w16du:dateUtc="2026-03-25T22:38:09Z" w:id="2891">
              <w:r w:rsidRPr="420E2B96">
                <w:rPr>
                  <w:rFonts w:ascii="Calibri Light" w:hAnsi="Calibri Light" w:eastAsia="Calibri Light" w:cs="Calibri Light"/>
                  <w:sz w:val="16"/>
                  <w:szCs w:val="16"/>
                </w:rPr>
                <w:t>.1)</w:t>
              </w:r>
            </w:ins>
          </w:p>
        </w:tc>
        <w:tc>
          <w:tcPr>
            <w:tcW w:w="1935" w:type="dxa"/>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tcPrChange w:author="Rui André Vidal" w:date="2026-03-25T22:42:00Z" w:id="2892">
              <w:tcPr>
                <w:tcW w:w="1893" w:type="dxa"/>
                <w:gridSpan w:val="2"/>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tcPr>
            </w:tcPrChange>
          </w:tcPr>
          <w:p w:rsidR="4CCB09DA" w:rsidRDefault="4CCB09DA" w14:paraId="0E2FD038" w14:textId="5FBB0279">
            <w:pPr>
              <w:spacing w:after="0"/>
              <w:rPr>
                <w:rFonts w:ascii="Calibri Light" w:hAnsi="Calibri Light" w:eastAsia="Calibri Light" w:cs="Calibri Light"/>
                <w:sz w:val="16"/>
                <w:szCs w:val="16"/>
                <w:lang w:val="en-US"/>
              </w:rPr>
              <w:pPrChange w:author="Rui André Vidal" w:date="2026-03-25T22:38:00Z" w:id="2893">
                <w:pPr/>
              </w:pPrChange>
            </w:pPr>
            <w:ins w:author="Rui André Vidal" w:date="2026-03-25T22:38:00Z" w16du:dateUtc="2026-03-25T22:38:09Z" w:id="2894">
              <w:r w:rsidRPr="4CCB09DA">
                <w:rPr>
                  <w:rFonts w:ascii="Calibri Light" w:hAnsi="Calibri Light" w:eastAsia="Calibri Light" w:cs="Calibri Light"/>
                  <w:sz w:val="16"/>
                  <w:szCs w:val="16"/>
                  <w:lang w:val="en-US"/>
                </w:rPr>
                <w:t>1 ano</w:t>
              </w:r>
              <w:r>
                <w:br/>
              </w:r>
              <w:r w:rsidRPr="4CCB09DA">
                <w:rPr>
                  <w:rFonts w:ascii="Calibri Light" w:hAnsi="Calibri Light" w:eastAsia="Calibri Light" w:cs="Calibri Light"/>
                  <w:sz w:val="16"/>
                  <w:szCs w:val="16"/>
                  <w:lang w:val="en-US"/>
                </w:rPr>
                <w:t xml:space="preserve"> (Anexo I)</w:t>
              </w:r>
            </w:ins>
          </w:p>
        </w:tc>
        <w:tc>
          <w:tcPr>
            <w:tcW w:w="1755" w:type="dxa"/>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tcPrChange w:author="Rui André Vidal" w:date="2026-03-25T22:42:00Z" w:id="2895">
              <w:tcPr>
                <w:tcW w:w="1893" w:type="dxa"/>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tcPr>
            </w:tcPrChange>
          </w:tcPr>
          <w:p w:rsidR="4CCB09DA" w:rsidRDefault="4CCB09DA" w14:paraId="5950480C" w14:textId="61B59D1B">
            <w:pPr>
              <w:spacing w:after="0"/>
              <w:rPr>
                <w:rFonts w:ascii="Calibri Light" w:hAnsi="Calibri Light" w:eastAsia="Calibri Light" w:cs="Calibri Light"/>
                <w:sz w:val="16"/>
                <w:szCs w:val="16"/>
                <w:lang w:val="en-US"/>
              </w:rPr>
              <w:pPrChange w:author="Rui André Vidal" w:date="2026-03-25T22:38:00Z" w:id="2896">
                <w:pPr/>
              </w:pPrChange>
            </w:pPr>
            <w:ins w:author="Rui André Vidal" w:date="2026-03-25T22:38:00Z" w16du:dateUtc="2026-03-25T22:38:09Z" w:id="2897">
              <w:r w:rsidRPr="4CCB09DA">
                <w:rPr>
                  <w:rFonts w:ascii="Calibri Light" w:hAnsi="Calibri Light" w:eastAsia="Calibri Light" w:cs="Calibri Light"/>
                  <w:sz w:val="16"/>
                  <w:szCs w:val="16"/>
                  <w:lang w:val="en-US"/>
                </w:rPr>
                <w:t>12 meses</w:t>
              </w:r>
              <w:r>
                <w:br/>
              </w:r>
              <w:r w:rsidRPr="4CCB09DA">
                <w:rPr>
                  <w:rFonts w:ascii="Calibri Light" w:hAnsi="Calibri Light" w:eastAsia="Calibri Light" w:cs="Calibri Light"/>
                  <w:sz w:val="16"/>
                  <w:szCs w:val="16"/>
                  <w:lang w:val="en-US"/>
                </w:rPr>
                <w:t xml:space="preserve"> (Art.º 70.º, n.º 3)</w:t>
              </w:r>
            </w:ins>
          </w:p>
        </w:tc>
        <w:tc>
          <w:tcPr>
            <w:tcW w:w="1942" w:type="dxa"/>
            <w:tcBorders>
              <w:top w:val="single" w:color="auto" w:sz="8" w:space="0"/>
              <w:left w:val="single" w:color="auto" w:sz="8" w:space="0"/>
              <w:bottom w:val="single" w:color="auto" w:sz="8" w:space="0"/>
              <w:right w:val="single" w:color="auto" w:sz="8" w:space="0"/>
            </w:tcBorders>
            <w:tcMar>
              <w:left w:w="108" w:type="dxa"/>
              <w:right w:w="108" w:type="dxa"/>
            </w:tcMar>
            <w:tcPrChange w:author="Rui André Vidal" w:date="2026-03-25T22:42:00Z" w:id="2898">
              <w:tcPr>
                <w:tcW w:w="1893" w:type="dxa"/>
                <w:gridSpan w:val="2"/>
                <w:tcBorders>
                  <w:top w:val="single" w:color="auto" w:sz="8" w:space="0"/>
                  <w:left w:val="single" w:color="auto" w:sz="8" w:space="0"/>
                  <w:bottom w:val="single" w:color="auto" w:sz="8" w:space="0"/>
                  <w:right w:val="single" w:color="auto" w:sz="8" w:space="0"/>
                </w:tcBorders>
                <w:tcMar>
                  <w:left w:w="108" w:type="dxa"/>
                  <w:right w:w="108" w:type="dxa"/>
                </w:tcMar>
              </w:tcPr>
            </w:tcPrChange>
          </w:tcPr>
          <w:p w:rsidR="4CCB09DA" w:rsidRDefault="4CCB09DA" w14:paraId="00584D80" w14:textId="005D3D59">
            <w:pPr>
              <w:spacing w:after="0"/>
              <w:rPr>
                <w:rFonts w:ascii="Calibri Light" w:hAnsi="Calibri Light" w:eastAsia="Calibri Light" w:cs="Calibri Light"/>
                <w:sz w:val="16"/>
                <w:szCs w:val="16"/>
                <w:lang w:val="en-US"/>
              </w:rPr>
              <w:pPrChange w:author="Rui André Vidal" w:date="2026-03-25T22:38:00Z" w:id="2899">
                <w:pPr/>
              </w:pPrChange>
            </w:pPr>
            <w:ins w:author="Rui André Vidal" w:date="2026-03-25T22:38:00Z" w16du:dateUtc="2026-03-25T22:38:09Z" w:id="2900">
              <w:r w:rsidRPr="4CCB09DA">
                <w:rPr>
                  <w:rFonts w:ascii="Calibri Light" w:hAnsi="Calibri Light" w:eastAsia="Calibri Light" w:cs="Calibri Light"/>
                  <w:sz w:val="16"/>
                  <w:szCs w:val="16"/>
                  <w:lang w:val="en-US"/>
                </w:rPr>
                <w:t>1 ano</w:t>
              </w:r>
            </w:ins>
          </w:p>
        </w:tc>
      </w:tr>
      <w:tr w:rsidR="4CCB09DA" w:rsidTr="420E2B96" w14:paraId="24ADE0FF" w14:textId="77777777">
        <w:trPr>
          <w:trHeight w:val="300"/>
          <w:ins w:author="Rui André Vidal" w:date="2026-03-25T22:38:00Z" w:id="2901"/>
          <w:trPrChange w:author="Rui André Vidal" w:date="2026-03-25T22:42:00Z" w:id="2902">
            <w:trPr>
              <w:gridAfter w:val="0"/>
              <w:trHeight w:val="300"/>
            </w:trPr>
          </w:trPrChange>
        </w:trPr>
        <w:tc>
          <w:tcPr>
            <w:tcW w:w="1470" w:type="dxa"/>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tcPrChange w:author="Rui André Vidal" w:date="2026-03-25T22:42:00Z" w:id="2903">
              <w:tcPr>
                <w:tcW w:w="1376" w:type="dxa"/>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tcPr>
            </w:tcPrChange>
          </w:tcPr>
          <w:p w:rsidR="4CCB09DA" w:rsidRDefault="4CCB09DA" w14:paraId="5B8EDCA1" w14:textId="08F9D565">
            <w:pPr>
              <w:spacing w:after="0"/>
              <w:rPr>
                <w:rFonts w:ascii="Calibri Light" w:hAnsi="Calibri Light" w:eastAsia="Calibri Light" w:cs="Calibri Light"/>
                <w:b/>
                <w:bCs/>
                <w:sz w:val="16"/>
                <w:szCs w:val="16"/>
                <w:lang w:val="en-US"/>
              </w:rPr>
              <w:pPrChange w:author="Rui André Vidal" w:date="2026-03-25T22:38:00Z" w:id="2904">
                <w:pPr/>
              </w:pPrChange>
            </w:pPr>
            <w:ins w:author="Rui André Vidal" w:date="2026-03-25T22:38:00Z" w16du:dateUtc="2026-03-25T22:38:09Z" w:id="2905">
              <w:r w:rsidRPr="4CCB09DA">
                <w:rPr>
                  <w:rFonts w:ascii="Calibri Light" w:hAnsi="Calibri Light" w:eastAsia="Calibri Light" w:cs="Calibri Light"/>
                  <w:b/>
                  <w:bCs/>
                  <w:sz w:val="16"/>
                  <w:szCs w:val="16"/>
                  <w:lang w:val="en-US"/>
                </w:rPr>
                <w:t>Cães (machos canídeos)</w:t>
              </w:r>
            </w:ins>
          </w:p>
        </w:tc>
        <w:tc>
          <w:tcPr>
            <w:tcW w:w="1800" w:type="dxa"/>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tcPrChange w:author="Rui André Vidal" w:date="2026-03-25T22:42:00Z" w:id="2906">
              <w:tcPr>
                <w:tcW w:w="1721" w:type="dxa"/>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tcPr>
            </w:tcPrChange>
          </w:tcPr>
          <w:p w:rsidR="4CCB09DA" w:rsidRDefault="4CCB09DA" w14:paraId="3E1C17E1" w14:textId="62A1A516">
            <w:pPr>
              <w:spacing w:after="0"/>
              <w:rPr>
                <w:rFonts w:ascii="Calibri Light" w:hAnsi="Calibri Light" w:eastAsia="Calibri Light" w:cs="Calibri Light"/>
                <w:sz w:val="16"/>
                <w:szCs w:val="16"/>
              </w:rPr>
              <w:pPrChange w:author="Rui André Vidal" w:date="2026-03-25T22:38:00Z" w:id="2907">
                <w:pPr/>
              </w:pPrChange>
            </w:pPr>
            <w:ins w:author="Rui André Vidal" w:date="2026-03-25T22:38:00Z" w16du:dateUtc="2026-03-25T22:38:09Z" w:id="2908">
              <w:r w:rsidRPr="4CCB09DA">
                <w:rPr>
                  <w:rFonts w:ascii="Calibri Light" w:hAnsi="Calibri Light" w:eastAsia="Calibri Light" w:cs="Calibri Light"/>
                  <w:sz w:val="16"/>
                  <w:szCs w:val="16"/>
                </w:rPr>
                <w:t>Não fixado</w:t>
              </w:r>
              <w:r>
                <w:br/>
              </w:r>
              <w:r w:rsidRPr="4CCB09DA">
                <w:rPr>
                  <w:rFonts w:ascii="Calibri Light" w:hAnsi="Calibri Light" w:eastAsia="Calibri Light" w:cs="Calibri Light"/>
                  <w:sz w:val="16"/>
                  <w:szCs w:val="16"/>
                </w:rPr>
                <w:t xml:space="preserve"> (Art.º 8.º não estabelece limite mínimo para machos)</w:t>
              </w:r>
            </w:ins>
          </w:p>
        </w:tc>
        <w:tc>
          <w:tcPr>
            <w:tcW w:w="1935" w:type="dxa"/>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tcPrChange w:author="Rui André Vidal" w:date="2026-03-25T22:42:00Z" w:id="2909">
              <w:tcPr>
                <w:tcW w:w="1893" w:type="dxa"/>
                <w:gridSpan w:val="2"/>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tcPr>
            </w:tcPrChange>
          </w:tcPr>
          <w:p w:rsidR="4CCB09DA" w:rsidRDefault="4CCB09DA" w14:paraId="2EE64ADE" w14:textId="54C73BE9">
            <w:pPr>
              <w:spacing w:after="0"/>
              <w:rPr>
                <w:rFonts w:ascii="Calibri Light" w:hAnsi="Calibri Light" w:eastAsia="Calibri Light" w:cs="Calibri Light"/>
                <w:sz w:val="16"/>
                <w:szCs w:val="16"/>
              </w:rPr>
              <w:pPrChange w:author="Rui André Vidal" w:date="2026-03-25T22:38:00Z" w:id="2910">
                <w:pPr/>
              </w:pPrChange>
            </w:pPr>
            <w:ins w:author="Rui André Vidal" w:date="2026-03-25T22:38:00Z" w16du:dateUtc="2026-03-25T22:38:09Z" w:id="2911">
              <w:r w:rsidRPr="4CCB09DA">
                <w:rPr>
                  <w:rFonts w:ascii="Calibri Light" w:hAnsi="Calibri Light" w:eastAsia="Calibri Light" w:cs="Calibri Light"/>
                  <w:sz w:val="16"/>
                  <w:szCs w:val="16"/>
                </w:rPr>
                <w:t>Raças pequeno/médio porte: 1,5 anos</w:t>
              </w:r>
              <w:r>
                <w:br/>
              </w:r>
              <w:r w:rsidRPr="4CCB09DA">
                <w:rPr>
                  <w:rFonts w:ascii="Calibri Light" w:hAnsi="Calibri Light" w:eastAsia="Calibri Light" w:cs="Calibri Light"/>
                  <w:sz w:val="16"/>
                  <w:szCs w:val="16"/>
                </w:rPr>
                <w:t xml:space="preserve"> Raças grande porte: 2 anos</w:t>
              </w:r>
              <w:r>
                <w:br/>
              </w:r>
              <w:r w:rsidRPr="4CCB09DA">
                <w:rPr>
                  <w:rFonts w:ascii="Calibri Light" w:hAnsi="Calibri Light" w:eastAsia="Calibri Light" w:cs="Calibri Light"/>
                  <w:sz w:val="16"/>
                  <w:szCs w:val="16"/>
                </w:rPr>
                <w:t xml:space="preserve"> (Anexo I)</w:t>
              </w:r>
            </w:ins>
          </w:p>
        </w:tc>
        <w:tc>
          <w:tcPr>
            <w:tcW w:w="1755" w:type="dxa"/>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tcPrChange w:author="Rui André Vidal" w:date="2026-03-25T22:42:00Z" w:id="2912">
              <w:tcPr>
                <w:tcW w:w="1893" w:type="dxa"/>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tcPr>
            </w:tcPrChange>
          </w:tcPr>
          <w:p w:rsidR="4CCB09DA" w:rsidRDefault="4CCB09DA" w14:paraId="3AAE41E1" w14:textId="5AC2813A">
            <w:pPr>
              <w:spacing w:after="0"/>
              <w:rPr>
                <w:rFonts w:ascii="Calibri Light" w:hAnsi="Calibri Light" w:eastAsia="Calibri Light" w:cs="Calibri Light"/>
                <w:sz w:val="16"/>
                <w:szCs w:val="16"/>
              </w:rPr>
              <w:pPrChange w:author="Rui André Vidal" w:date="2026-03-25T22:38:00Z" w:id="2913">
                <w:pPr/>
              </w:pPrChange>
            </w:pPr>
            <w:ins w:author="Rui André Vidal" w:date="2026-03-25T22:38:00Z" w16du:dateUtc="2026-03-25T22:38:09Z" w:id="2914">
              <w:r w:rsidRPr="4CCB09DA">
                <w:rPr>
                  <w:rFonts w:ascii="Calibri Light" w:hAnsi="Calibri Light" w:eastAsia="Calibri Light" w:cs="Calibri Light"/>
                  <w:sz w:val="16"/>
                  <w:szCs w:val="16"/>
                </w:rPr>
                <w:t>12 meses</w:t>
              </w:r>
              <w:r>
                <w:br/>
              </w:r>
              <w:r w:rsidRPr="4CCB09DA">
                <w:rPr>
                  <w:rFonts w:ascii="Calibri Light" w:hAnsi="Calibri Light" w:eastAsia="Calibri Light" w:cs="Calibri Light"/>
                  <w:sz w:val="16"/>
                  <w:szCs w:val="16"/>
                </w:rPr>
                <w:t xml:space="preserve"> (Art.º 70.º, n.º 4)</w:t>
              </w:r>
            </w:ins>
          </w:p>
        </w:tc>
        <w:tc>
          <w:tcPr>
            <w:tcW w:w="1942" w:type="dxa"/>
            <w:tcBorders>
              <w:top w:val="single" w:color="auto" w:sz="8" w:space="0"/>
              <w:left w:val="single" w:color="auto" w:sz="8" w:space="0"/>
              <w:bottom w:val="single" w:color="auto" w:sz="8" w:space="0"/>
              <w:right w:val="single" w:color="auto" w:sz="8" w:space="0"/>
            </w:tcBorders>
            <w:tcMar>
              <w:left w:w="108" w:type="dxa"/>
              <w:right w:w="108" w:type="dxa"/>
            </w:tcMar>
            <w:tcPrChange w:author="Rui André Vidal" w:date="2026-03-25T22:42:00Z" w:id="2915">
              <w:tcPr>
                <w:tcW w:w="1893" w:type="dxa"/>
                <w:gridSpan w:val="2"/>
                <w:tcBorders>
                  <w:top w:val="single" w:color="auto" w:sz="8" w:space="0"/>
                  <w:left w:val="single" w:color="auto" w:sz="8" w:space="0"/>
                  <w:bottom w:val="single" w:color="auto" w:sz="8" w:space="0"/>
                  <w:right w:val="single" w:color="auto" w:sz="8" w:space="0"/>
                </w:tcBorders>
                <w:tcMar>
                  <w:left w:w="108" w:type="dxa"/>
                  <w:right w:w="108" w:type="dxa"/>
                </w:tcMar>
              </w:tcPr>
            </w:tcPrChange>
          </w:tcPr>
          <w:p w:rsidR="4CCB09DA" w:rsidRDefault="51D219D2" w14:paraId="25D7D8B8" w14:textId="5D9FA09F">
            <w:pPr>
              <w:spacing w:after="0"/>
              <w:rPr>
                <w:rFonts w:ascii="Calibri Light" w:hAnsi="Calibri Light" w:eastAsia="Calibri Light" w:cs="Calibri Light"/>
                <w:sz w:val="16"/>
                <w:szCs w:val="16"/>
              </w:rPr>
              <w:pPrChange w:author="Rui André Vidal" w:date="2026-03-25T22:38:00Z" w:id="2916">
                <w:pPr/>
              </w:pPrChange>
            </w:pPr>
            <w:ins w:author="Rui André Vidal" w:date="2026-03-25T22:38:00Z" w16du:dateUtc="2026-03-25T22:38:09Z" w:id="2917">
              <w:r w:rsidRPr="420E2B96">
                <w:rPr>
                  <w:rFonts w:ascii="Calibri Light" w:hAnsi="Calibri Light" w:eastAsia="Calibri Light" w:cs="Calibri Light"/>
                  <w:sz w:val="16"/>
                  <w:szCs w:val="16"/>
                </w:rPr>
                <w:t>Raças pequeno/médio porte: 1,5 anos</w:t>
              </w:r>
            </w:ins>
            <w:r w:rsidR="4CCB09DA">
              <w:br/>
            </w:r>
            <w:ins w:author="Rui André Vidal" w:date="2026-03-25T22:38:00Z" w16du:dateUtc="2026-03-25T22:38:09Z" w:id="2918">
              <w:r w:rsidRPr="420E2B96">
                <w:rPr>
                  <w:rFonts w:ascii="Calibri Light" w:hAnsi="Calibri Light" w:eastAsia="Calibri Light" w:cs="Calibri Light"/>
                  <w:sz w:val="16"/>
                  <w:szCs w:val="16"/>
                </w:rPr>
                <w:t xml:space="preserve"> Raças grande porte: 2 anos</w:t>
              </w:r>
            </w:ins>
          </w:p>
        </w:tc>
      </w:tr>
      <w:tr w:rsidR="4CCB09DA" w:rsidTr="420E2B96" w14:paraId="55106B24" w14:textId="77777777">
        <w:trPr>
          <w:trHeight w:val="300"/>
          <w:ins w:author="Rui André Vidal" w:date="2026-03-25T22:38:00Z" w:id="2919"/>
          <w:trPrChange w:author="Rui André Vidal" w:date="2026-03-25T22:42:00Z" w:id="2920">
            <w:trPr>
              <w:gridAfter w:val="0"/>
              <w:trHeight w:val="300"/>
            </w:trPr>
          </w:trPrChange>
        </w:trPr>
        <w:tc>
          <w:tcPr>
            <w:tcW w:w="1470" w:type="dxa"/>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tcPrChange w:author="Rui André Vidal" w:date="2026-03-25T22:42:00Z" w:id="2921">
              <w:tcPr>
                <w:tcW w:w="1376" w:type="dxa"/>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tcPr>
            </w:tcPrChange>
          </w:tcPr>
          <w:p w:rsidR="4CCB09DA" w:rsidRDefault="4CCB09DA" w14:paraId="07996F57" w14:textId="69874670">
            <w:pPr>
              <w:spacing w:after="0"/>
              <w:rPr>
                <w:rFonts w:ascii="Calibri Light" w:hAnsi="Calibri Light" w:eastAsia="Calibri Light" w:cs="Calibri Light"/>
                <w:b/>
                <w:bCs/>
                <w:sz w:val="16"/>
                <w:szCs w:val="16"/>
              </w:rPr>
              <w:pPrChange w:author="Rui André Vidal" w:date="2026-03-25T22:38:00Z" w:id="2922">
                <w:pPr/>
              </w:pPrChange>
            </w:pPr>
            <w:ins w:author="Rui André Vidal" w:date="2026-03-25T22:38:00Z" w16du:dateUtc="2026-03-25T22:38:09Z" w:id="2923">
              <w:r w:rsidRPr="4CCB09DA">
                <w:rPr>
                  <w:rFonts w:ascii="Calibri Light" w:hAnsi="Calibri Light" w:eastAsia="Calibri Light" w:cs="Calibri Light"/>
                  <w:b/>
                  <w:bCs/>
                  <w:sz w:val="16"/>
                  <w:szCs w:val="16"/>
                </w:rPr>
                <w:t>Gatos (machos felídeos)</w:t>
              </w:r>
            </w:ins>
          </w:p>
        </w:tc>
        <w:tc>
          <w:tcPr>
            <w:tcW w:w="1800" w:type="dxa"/>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tcPrChange w:author="Rui André Vidal" w:date="2026-03-25T22:42:00Z" w:id="2924">
              <w:tcPr>
                <w:tcW w:w="1721" w:type="dxa"/>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tcPr>
            </w:tcPrChange>
          </w:tcPr>
          <w:p w:rsidR="4CCB09DA" w:rsidRDefault="4CCB09DA" w14:paraId="3C6F14E1" w14:textId="08631AC2">
            <w:pPr>
              <w:spacing w:after="0"/>
              <w:rPr>
                <w:rFonts w:ascii="Calibri Light" w:hAnsi="Calibri Light" w:eastAsia="Calibri Light" w:cs="Calibri Light"/>
                <w:sz w:val="16"/>
                <w:szCs w:val="16"/>
              </w:rPr>
              <w:pPrChange w:author="Rui André Vidal" w:date="2026-03-25T22:38:00Z" w:id="2925">
                <w:pPr/>
              </w:pPrChange>
            </w:pPr>
            <w:ins w:author="Rui André Vidal" w:date="2026-03-25T22:38:00Z" w16du:dateUtc="2026-03-25T22:38:09Z" w:id="2926">
              <w:r w:rsidRPr="4CCB09DA">
                <w:rPr>
                  <w:rFonts w:ascii="Calibri Light" w:hAnsi="Calibri Light" w:eastAsia="Calibri Light" w:cs="Calibri Light"/>
                  <w:sz w:val="16"/>
                  <w:szCs w:val="16"/>
                </w:rPr>
                <w:t>Não fixado</w:t>
              </w:r>
            </w:ins>
          </w:p>
        </w:tc>
        <w:tc>
          <w:tcPr>
            <w:tcW w:w="1935" w:type="dxa"/>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tcPrChange w:author="Rui André Vidal" w:date="2026-03-25T22:42:00Z" w:id="2927">
              <w:tcPr>
                <w:tcW w:w="1893" w:type="dxa"/>
                <w:gridSpan w:val="2"/>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tcPr>
            </w:tcPrChange>
          </w:tcPr>
          <w:p w:rsidR="4CCB09DA" w:rsidRDefault="4CCB09DA" w14:paraId="7C3CE30D" w14:textId="07FD5E2D">
            <w:pPr>
              <w:spacing w:after="0"/>
              <w:rPr>
                <w:rFonts w:ascii="Calibri Light" w:hAnsi="Calibri Light" w:eastAsia="Calibri Light" w:cs="Calibri Light"/>
                <w:sz w:val="16"/>
                <w:szCs w:val="16"/>
              </w:rPr>
              <w:pPrChange w:author="Rui André Vidal" w:date="2026-03-25T22:38:00Z" w:id="2928">
                <w:pPr/>
              </w:pPrChange>
            </w:pPr>
            <w:ins w:author="Rui André Vidal" w:date="2026-03-25T22:38:00Z" w16du:dateUtc="2026-03-25T22:38:09Z" w:id="2929">
              <w:r w:rsidRPr="4CCB09DA">
                <w:rPr>
                  <w:rFonts w:ascii="Calibri Light" w:hAnsi="Calibri Light" w:eastAsia="Calibri Light" w:cs="Calibri Light"/>
                  <w:sz w:val="16"/>
                  <w:szCs w:val="16"/>
                </w:rPr>
                <w:t>1 ano</w:t>
              </w:r>
              <w:r>
                <w:br/>
              </w:r>
              <w:r w:rsidRPr="4CCB09DA">
                <w:rPr>
                  <w:rFonts w:ascii="Calibri Light" w:hAnsi="Calibri Light" w:eastAsia="Calibri Light" w:cs="Calibri Light"/>
                  <w:sz w:val="16"/>
                  <w:szCs w:val="16"/>
                </w:rPr>
                <w:t xml:space="preserve"> (Anexo I)</w:t>
              </w:r>
            </w:ins>
          </w:p>
        </w:tc>
        <w:tc>
          <w:tcPr>
            <w:tcW w:w="1755" w:type="dxa"/>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tcPrChange w:author="Rui André Vidal" w:date="2026-03-25T22:42:00Z" w:id="2930">
              <w:tcPr>
                <w:tcW w:w="1893" w:type="dxa"/>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tcPr>
            </w:tcPrChange>
          </w:tcPr>
          <w:p w:rsidR="4CCB09DA" w:rsidRDefault="4CCB09DA" w14:paraId="5B86DF14" w14:textId="7C4A29A4">
            <w:pPr>
              <w:spacing w:after="0"/>
              <w:rPr>
                <w:rFonts w:ascii="Calibri Light" w:hAnsi="Calibri Light" w:eastAsia="Calibri Light" w:cs="Calibri Light"/>
                <w:sz w:val="16"/>
                <w:szCs w:val="16"/>
              </w:rPr>
              <w:pPrChange w:author="Rui André Vidal" w:date="2026-03-25T22:38:00Z" w:id="2931">
                <w:pPr/>
              </w:pPrChange>
            </w:pPr>
            <w:ins w:author="Rui André Vidal" w:date="2026-03-25T22:38:00Z" w16du:dateUtc="2026-03-25T22:38:09Z" w:id="2932">
              <w:r w:rsidRPr="4CCB09DA">
                <w:rPr>
                  <w:rFonts w:ascii="Calibri Light" w:hAnsi="Calibri Light" w:eastAsia="Calibri Light" w:cs="Calibri Light"/>
                  <w:sz w:val="16"/>
                  <w:szCs w:val="16"/>
                </w:rPr>
                <w:t>12 meses</w:t>
              </w:r>
              <w:r>
                <w:br/>
              </w:r>
              <w:r w:rsidRPr="4CCB09DA">
                <w:rPr>
                  <w:rFonts w:ascii="Calibri Light" w:hAnsi="Calibri Light" w:eastAsia="Calibri Light" w:cs="Calibri Light"/>
                  <w:sz w:val="16"/>
                  <w:szCs w:val="16"/>
                </w:rPr>
                <w:t xml:space="preserve"> (Art.º 70.º, n.º 4)</w:t>
              </w:r>
            </w:ins>
          </w:p>
        </w:tc>
        <w:tc>
          <w:tcPr>
            <w:tcW w:w="1942" w:type="dxa"/>
            <w:tcBorders>
              <w:top w:val="single" w:color="auto" w:sz="8" w:space="0"/>
              <w:left w:val="single" w:color="auto" w:sz="8" w:space="0"/>
              <w:bottom w:val="single" w:color="auto" w:sz="8" w:space="0"/>
              <w:right w:val="single" w:color="auto" w:sz="8" w:space="0"/>
            </w:tcBorders>
            <w:tcMar>
              <w:left w:w="108" w:type="dxa"/>
              <w:right w:w="108" w:type="dxa"/>
            </w:tcMar>
            <w:tcPrChange w:author="Rui André Vidal" w:date="2026-03-25T22:42:00Z" w:id="2933">
              <w:tcPr>
                <w:tcW w:w="1893" w:type="dxa"/>
                <w:gridSpan w:val="2"/>
                <w:tcBorders>
                  <w:top w:val="single" w:color="auto" w:sz="8" w:space="0"/>
                  <w:left w:val="single" w:color="auto" w:sz="8" w:space="0"/>
                  <w:bottom w:val="single" w:color="auto" w:sz="8" w:space="0"/>
                  <w:right w:val="single" w:color="auto" w:sz="8" w:space="0"/>
                </w:tcBorders>
                <w:tcMar>
                  <w:left w:w="108" w:type="dxa"/>
                  <w:right w:w="108" w:type="dxa"/>
                </w:tcMar>
              </w:tcPr>
            </w:tcPrChange>
          </w:tcPr>
          <w:p w:rsidR="4CCB09DA" w:rsidRDefault="4CCB09DA" w14:paraId="2D7977ED" w14:textId="2AF51005">
            <w:pPr>
              <w:spacing w:after="0"/>
              <w:rPr>
                <w:rFonts w:ascii="Calibri Light" w:hAnsi="Calibri Light" w:eastAsia="Calibri Light" w:cs="Calibri Light"/>
                <w:sz w:val="16"/>
                <w:szCs w:val="16"/>
              </w:rPr>
              <w:pPrChange w:author="Rui André Vidal" w:date="2026-03-25T22:38:00Z" w:id="2934">
                <w:pPr/>
              </w:pPrChange>
            </w:pPr>
            <w:ins w:author="Rui André Vidal" w:date="2026-03-25T22:38:00Z" w16du:dateUtc="2026-03-25T22:38:09Z" w:id="2935">
              <w:r w:rsidRPr="4CCB09DA">
                <w:rPr>
                  <w:rFonts w:ascii="Calibri Light" w:hAnsi="Calibri Light" w:eastAsia="Calibri Light" w:cs="Calibri Light"/>
                  <w:sz w:val="16"/>
                  <w:szCs w:val="16"/>
                </w:rPr>
                <w:t>1 ano</w:t>
              </w:r>
            </w:ins>
          </w:p>
        </w:tc>
      </w:tr>
    </w:tbl>
    <w:p w:rsidR="12159AB7" w:rsidRDefault="12159AB7" w14:paraId="3D0ED33B" w14:textId="3BA959C6">
      <w:pPr>
        <w:spacing w:after="200" w:line="276" w:lineRule="auto"/>
        <w:rPr>
          <w:ins w:author="Rui André Vidal" w:date="2026-03-25T22:38:00Z" w16du:dateUtc="2026-03-25T22:38:09Z" w:id="2936"/>
          <w:rFonts w:ascii="Calibri Light" w:hAnsi="Calibri Light" w:eastAsia="Calibri Light" w:cs="Calibri Light"/>
          <w:sz w:val="22"/>
          <w:szCs w:val="22"/>
        </w:rPr>
        <w:pPrChange w:author="Rui André Vidal" w:date="2026-03-25T22:38:00Z" w:id="2937">
          <w:pPr/>
        </w:pPrChange>
      </w:pPr>
      <w:ins w:author="Rui André Vidal" w:date="2026-03-25T22:38:00Z" w16du:dateUtc="2026-03-25T22:38:09Z" w:id="2938">
        <w:r w:rsidRPr="4CCB09DA">
          <w:rPr>
            <w:rFonts w:ascii="Calibri Light" w:hAnsi="Calibri Light" w:eastAsia="Calibri Light" w:cs="Calibri Light"/>
            <w:sz w:val="22"/>
            <w:szCs w:val="22"/>
          </w:rPr>
          <w:t xml:space="preserve"> </w:t>
        </w:r>
      </w:ins>
    </w:p>
    <w:p w:rsidR="12159AB7" w:rsidRDefault="12159AB7" w14:paraId="2ECB9DF0" w14:textId="3D3197AF">
      <w:pPr>
        <w:spacing w:before="120" w:after="40" w:line="276" w:lineRule="auto"/>
        <w:rPr>
          <w:ins w:author="Rui André Vidal" w:date="2026-03-25T22:38:00Z" w16du:dateUtc="2026-03-25T22:38:09Z" w:id="2939"/>
          <w:rFonts w:ascii="Calibri Light" w:hAnsi="Calibri Light" w:eastAsia="Calibri Light" w:cs="Calibri Light"/>
          <w:b/>
          <w:bCs/>
          <w:sz w:val="20"/>
          <w:szCs w:val="20"/>
        </w:rPr>
        <w:pPrChange w:author="Rui André Vidal" w:date="2026-03-25T22:38:00Z" w:id="2940">
          <w:pPr/>
        </w:pPrChange>
      </w:pPr>
      <w:ins w:author="Rui André Vidal" w:date="2026-03-25T22:38:00Z" w16du:dateUtc="2026-03-25T22:38:09Z" w:id="2941">
        <w:r w:rsidRPr="4CCB09DA">
          <w:rPr>
            <w:rFonts w:ascii="Calibri Light" w:hAnsi="Calibri Light" w:eastAsia="Calibri Light" w:cs="Calibri Light"/>
            <w:b/>
            <w:bCs/>
            <w:sz w:val="20"/>
            <w:szCs w:val="20"/>
          </w:rPr>
          <w:t>2. Idades máximas de reprodução</w:t>
        </w:r>
      </w:ins>
    </w:p>
    <w:tbl>
      <w:tblPr>
        <w:tblW w:w="8936" w:type="dxa"/>
        <w:tblLook w:val="04A0" w:firstRow="1" w:lastRow="0" w:firstColumn="1" w:lastColumn="0" w:noHBand="0" w:noVBand="1"/>
        <w:tblPrChange w:author="Rui André Vidal" w:date="2026-04-07T07:53:00Z" w:id="2942">
          <w:tblPr>
            <w:tblW w:w="0" w:type="auto"/>
            <w:tblLook w:val="04A0" w:firstRow="1" w:lastRow="0" w:firstColumn="1" w:lastColumn="0" w:noHBand="0" w:noVBand="1"/>
          </w:tblPr>
        </w:tblPrChange>
      </w:tblPr>
      <w:tblGrid>
        <w:gridCol w:w="1049"/>
        <w:gridCol w:w="1579"/>
        <w:gridCol w:w="1400"/>
        <w:gridCol w:w="1205"/>
        <w:gridCol w:w="3703"/>
        <w:tblGridChange w:id="2943">
          <w:tblGrid>
            <w:gridCol w:w="1049"/>
            <w:gridCol w:w="128"/>
            <w:gridCol w:w="1446"/>
            <w:gridCol w:w="5"/>
            <w:gridCol w:w="1400"/>
            <w:gridCol w:w="8"/>
            <w:gridCol w:w="1197"/>
            <w:gridCol w:w="160"/>
            <w:gridCol w:w="3376"/>
            <w:gridCol w:w="167"/>
          </w:tblGrid>
        </w:tblGridChange>
      </w:tblGrid>
      <w:tr w:rsidR="4CCB09DA" w:rsidTr="420E2B96" w14:paraId="6D20F20D" w14:textId="77777777">
        <w:trPr>
          <w:trHeight w:val="300"/>
          <w:ins w:author="Rui André Vidal" w:date="2026-03-25T22:38:00Z" w:id="2944"/>
          <w:trPrChange w:author="Rui André Vidal" w:date="2026-04-07T07:53:00Z" w:id="2945">
            <w:trPr>
              <w:gridAfter w:val="0"/>
              <w:trHeight w:val="300"/>
            </w:trPr>
          </w:trPrChange>
        </w:trPr>
        <w:tc>
          <w:tcPr>
            <w:tcW w:w="1177" w:type="dxa"/>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vAlign w:val="center"/>
            <w:tcPrChange w:author="Rui André Vidal" w:date="2026-04-07T07:53:00Z" w:id="2946">
              <w:tcPr>
                <w:tcW w:w="1177" w:type="dxa"/>
                <w:gridSpan w:val="2"/>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vAlign w:val="center"/>
              </w:tcPr>
            </w:tcPrChange>
          </w:tcPr>
          <w:p w:rsidR="4CCB09DA" w:rsidRDefault="4CCB09DA" w14:paraId="6BB0EED6" w14:textId="069AF959">
            <w:pPr>
              <w:spacing w:after="0"/>
              <w:jc w:val="center"/>
              <w:rPr>
                <w:rFonts w:ascii="Calibri Light" w:hAnsi="Calibri Light" w:eastAsia="Calibri Light" w:cs="Calibri Light"/>
                <w:b/>
                <w:bCs/>
                <w:sz w:val="18"/>
                <w:szCs w:val="18"/>
                <w:lang w:val="en-US"/>
              </w:rPr>
              <w:pPrChange w:author="Rui André Vidal" w:date="2026-03-25T22:38:00Z" w:id="2947">
                <w:pPr/>
              </w:pPrChange>
            </w:pPr>
            <w:ins w:author="Rui André Vidal" w:date="2026-03-25T22:38:00Z" w16du:dateUtc="2026-03-25T22:38:09Z" w:id="2948">
              <w:r w:rsidRPr="4CCB09DA">
                <w:rPr>
                  <w:rFonts w:ascii="Calibri Light" w:hAnsi="Calibri Light" w:eastAsia="Calibri Light" w:cs="Calibri Light"/>
                  <w:b/>
                  <w:bCs/>
                  <w:sz w:val="18"/>
                  <w:szCs w:val="18"/>
                  <w:lang w:val="en-US"/>
                </w:rPr>
                <w:t>Critério</w:t>
              </w:r>
            </w:ins>
          </w:p>
        </w:tc>
        <w:tc>
          <w:tcPr>
            <w:tcW w:w="2083" w:type="dxa"/>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vAlign w:val="center"/>
            <w:tcPrChange w:author="Rui André Vidal" w:date="2026-04-07T07:53:00Z" w:id="2949">
              <w:tcPr>
                <w:tcW w:w="1446" w:type="dxa"/>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vAlign w:val="center"/>
              </w:tcPr>
            </w:tcPrChange>
          </w:tcPr>
          <w:p w:rsidR="4CCB09DA" w:rsidRDefault="51D219D2" w14:paraId="260A5843" w14:textId="18AA3C2A">
            <w:pPr>
              <w:spacing w:after="0"/>
              <w:jc w:val="center"/>
              <w:rPr>
                <w:rFonts w:ascii="Calibri Light" w:hAnsi="Calibri Light" w:eastAsia="Calibri Light" w:cs="Calibri Light"/>
                <w:b/>
                <w:bCs/>
                <w:sz w:val="18"/>
                <w:szCs w:val="18"/>
                <w:lang w:val="en-US"/>
              </w:rPr>
              <w:pPrChange w:author="Rui André Vidal" w:date="2026-03-25T22:38:00Z" w:id="2950">
                <w:pPr/>
              </w:pPrChange>
            </w:pPr>
            <w:ins w:author="Rui André Vidal" w:date="2026-03-25T22:38:00Z" w16du:dateUtc="2026-03-25T22:38:09Z" w:id="2951">
              <w:r w:rsidRPr="420E2B96">
                <w:rPr>
                  <w:rFonts w:ascii="Calibri Light" w:hAnsi="Calibri Light" w:eastAsia="Calibri Light" w:cs="Calibri Light"/>
                  <w:b/>
                  <w:bCs/>
                  <w:sz w:val="18"/>
                  <w:szCs w:val="18"/>
                  <w:lang w:val="en-US"/>
                </w:rPr>
                <w:t>Regulamento (UE)</w:t>
              </w:r>
            </w:ins>
          </w:p>
        </w:tc>
        <w:tc>
          <w:tcPr>
            <w:tcW w:w="1727" w:type="dxa"/>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vAlign w:val="center"/>
            <w:tcPrChange w:author="Rui André Vidal" w:date="2026-04-07T07:53:00Z" w:id="2952">
              <w:tcPr>
                <w:tcW w:w="1413" w:type="dxa"/>
                <w:gridSpan w:val="3"/>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vAlign w:val="center"/>
              </w:tcPr>
            </w:tcPrChange>
          </w:tcPr>
          <w:p w:rsidR="4CCB09DA" w:rsidRDefault="51D219D2" w14:paraId="09CB53A9" w14:textId="645C6DF8">
            <w:pPr>
              <w:spacing w:after="0"/>
              <w:jc w:val="center"/>
              <w:rPr>
                <w:rFonts w:ascii="Calibri Light" w:hAnsi="Calibri Light" w:eastAsia="Calibri Light" w:cs="Calibri Light"/>
                <w:b/>
                <w:bCs/>
                <w:sz w:val="18"/>
                <w:szCs w:val="18"/>
                <w:lang w:val="en-US"/>
              </w:rPr>
              <w:pPrChange w:author="Rui André Vidal" w:date="2026-03-25T22:38:00Z" w:id="2953">
                <w:pPr/>
              </w:pPrChange>
            </w:pPr>
            <w:ins w:author="Rui André Vidal" w:date="2026-03-25T22:38:00Z" w16du:dateUtc="2026-03-25T22:38:09Z" w:id="2954">
              <w:r w:rsidRPr="420E2B96">
                <w:rPr>
                  <w:rFonts w:ascii="Calibri Light" w:hAnsi="Calibri Light" w:eastAsia="Calibri Light" w:cs="Calibri Light"/>
                  <w:b/>
                  <w:bCs/>
                  <w:sz w:val="18"/>
                  <w:szCs w:val="18"/>
                  <w:lang w:val="en-US"/>
                </w:rPr>
                <w:t>@codigo</w:t>
              </w:r>
            </w:ins>
            <w:del w:author="Rui André Vidal" w:date="2026-04-07T07:54:00Z" w16du:dateUtc="2026-04-07T07:54:03Z" w:id="2955">
              <w:r w:rsidR="4CCB09DA">
                <w:br/>
              </w:r>
            </w:del>
          </w:p>
        </w:tc>
        <w:tc>
          <w:tcPr>
            <w:tcW w:w="1607" w:type="dxa"/>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vAlign w:val="center"/>
            <w:tcPrChange w:author="Rui André Vidal" w:date="2026-04-07T07:53:00Z" w:id="2956">
              <w:tcPr>
                <w:tcW w:w="1357" w:type="dxa"/>
                <w:gridSpan w:val="2"/>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vAlign w:val="center"/>
              </w:tcPr>
            </w:tcPrChange>
          </w:tcPr>
          <w:p w:rsidR="4CCB09DA" w:rsidRDefault="51D219D2" w14:paraId="4E77D9AF" w14:textId="6CF0F452">
            <w:pPr>
              <w:spacing w:after="0"/>
              <w:jc w:val="center"/>
              <w:rPr>
                <w:rFonts w:ascii="Calibri Light" w:hAnsi="Calibri Light" w:eastAsia="Calibri Light" w:cs="Calibri Light"/>
                <w:b/>
                <w:bCs/>
                <w:sz w:val="18"/>
                <w:szCs w:val="18"/>
                <w:lang w:val="en-US"/>
              </w:rPr>
              <w:pPrChange w:author="Rui André Vidal" w:date="2026-03-25T22:38:00Z" w:id="2957">
                <w:pPr/>
              </w:pPrChange>
            </w:pPr>
            <w:ins w:author="Rui André Vidal" w:date="2026-03-25T22:38:00Z" w16du:dateUtc="2026-03-25T22:38:09Z" w:id="2958">
              <w:r w:rsidRPr="420E2B96">
                <w:rPr>
                  <w:rFonts w:ascii="Calibri Light" w:hAnsi="Calibri Light" w:eastAsia="Calibri Light" w:cs="Calibri Light"/>
                  <w:b/>
                  <w:bCs/>
                  <w:sz w:val="18"/>
                  <w:szCs w:val="18"/>
                  <w:lang w:val="en-US"/>
                </w:rPr>
                <w:t>@rgbeac</w:t>
              </w:r>
            </w:ins>
            <w:del w:author="Rui André Vidal" w:date="2026-04-07T07:54:00Z" w16du:dateUtc="2026-04-07T07:54:02Z" w:id="2959">
              <w:r w:rsidR="4CCB09DA">
                <w:br/>
              </w:r>
            </w:del>
          </w:p>
        </w:tc>
        <w:tc>
          <w:tcPr>
            <w:tcW w:w="2342" w:type="dxa"/>
            <w:tcBorders>
              <w:top w:val="single" w:color="auto" w:sz="8" w:space="0"/>
              <w:left w:val="single" w:color="auto" w:sz="8" w:space="0"/>
              <w:bottom w:val="single" w:color="auto" w:sz="8" w:space="0"/>
              <w:right w:val="single" w:color="auto" w:sz="8" w:space="0"/>
            </w:tcBorders>
            <w:tcMar>
              <w:left w:w="108" w:type="dxa"/>
              <w:right w:w="108" w:type="dxa"/>
            </w:tcMar>
            <w:tcPrChange w:author="Rui André Vidal" w:date="2026-04-07T07:53:00Z" w:id="2960">
              <w:tcPr>
                <w:tcW w:w="3376" w:type="dxa"/>
                <w:tcBorders>
                  <w:top w:val="single" w:color="auto" w:sz="8" w:space="0"/>
                  <w:left w:val="single" w:color="auto" w:sz="8" w:space="0"/>
                  <w:bottom w:val="single" w:color="auto" w:sz="8" w:space="0"/>
                  <w:right w:val="single" w:color="auto" w:sz="8" w:space="0"/>
                </w:tcBorders>
                <w:tcMar>
                  <w:left w:w="108" w:type="dxa"/>
                  <w:right w:w="108" w:type="dxa"/>
                </w:tcMar>
              </w:tcPr>
            </w:tcPrChange>
          </w:tcPr>
          <w:p w:rsidR="4CCB09DA" w:rsidRDefault="4CCB09DA" w14:paraId="7C778A87" w14:textId="677252D5">
            <w:pPr>
              <w:spacing w:after="0"/>
              <w:jc w:val="center"/>
              <w:rPr>
                <w:rFonts w:ascii="Calibri Light" w:hAnsi="Calibri Light" w:eastAsia="Calibri Light" w:cs="Calibri Light"/>
                <w:b/>
                <w:bCs/>
                <w:sz w:val="18"/>
                <w:szCs w:val="18"/>
              </w:rPr>
              <w:pPrChange w:author="Rui André Vidal" w:date="2026-03-25T22:38:00Z" w:id="2961">
                <w:pPr/>
              </w:pPrChange>
            </w:pPr>
            <w:ins w:author="Rui André Vidal" w:date="2026-03-25T22:38:00Z" w16du:dateUtc="2026-03-25T22:38:09Z" w:id="2962">
              <w:r w:rsidRPr="4CCB09DA">
                <w:rPr>
                  <w:rFonts w:ascii="Calibri Light" w:hAnsi="Calibri Light" w:eastAsia="Calibri Light" w:cs="Calibri Light"/>
                  <w:b/>
                  <w:bCs/>
                  <w:sz w:val="18"/>
                  <w:szCs w:val="18"/>
                </w:rPr>
                <w:t>Proposta</w:t>
              </w:r>
            </w:ins>
          </w:p>
        </w:tc>
      </w:tr>
      <w:tr w:rsidR="4CCB09DA" w:rsidTr="420E2B96" w14:paraId="6C6B2F87" w14:textId="77777777">
        <w:trPr>
          <w:trHeight w:val="300"/>
          <w:ins w:author="Rui André Vidal" w:date="2026-03-25T22:38:00Z" w:id="2963"/>
          <w:trPrChange w:author="Rui André Vidal" w:date="2026-04-07T07:53:00Z" w:id="2964">
            <w:trPr>
              <w:gridAfter w:val="0"/>
              <w:trHeight w:val="300"/>
            </w:trPr>
          </w:trPrChange>
        </w:trPr>
        <w:tc>
          <w:tcPr>
            <w:tcW w:w="1177" w:type="dxa"/>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tcPrChange w:author="Rui André Vidal" w:date="2026-04-07T07:53:00Z" w:id="2965">
              <w:tcPr>
                <w:tcW w:w="1177" w:type="dxa"/>
                <w:gridSpan w:val="2"/>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tcPr>
            </w:tcPrChange>
          </w:tcPr>
          <w:p w:rsidR="4CCB09DA" w:rsidRDefault="4CCB09DA" w14:paraId="4A33BD12" w14:textId="3D9598F3">
            <w:pPr>
              <w:spacing w:after="0"/>
              <w:rPr>
                <w:rFonts w:ascii="Calibri Light" w:hAnsi="Calibri Light" w:eastAsia="Calibri Light" w:cs="Calibri Light"/>
                <w:b/>
                <w:bCs/>
                <w:sz w:val="16"/>
                <w:szCs w:val="16"/>
                <w:lang w:val="en-US"/>
              </w:rPr>
              <w:pPrChange w:author="Rui André Vidal" w:date="2026-03-25T22:38:00Z" w:id="2966">
                <w:pPr/>
              </w:pPrChange>
            </w:pPr>
            <w:ins w:author="Rui André Vidal" w:date="2026-03-25T22:38:00Z" w16du:dateUtc="2026-03-25T22:38:09Z" w:id="2967">
              <w:r w:rsidRPr="4CCB09DA">
                <w:rPr>
                  <w:rFonts w:ascii="Calibri Light" w:hAnsi="Calibri Light" w:eastAsia="Calibri Light" w:cs="Calibri Light"/>
                  <w:b/>
                  <w:bCs/>
                  <w:sz w:val="16"/>
                  <w:szCs w:val="16"/>
                  <w:lang w:val="en-US"/>
                </w:rPr>
                <w:t>Cadelas</w:t>
              </w:r>
            </w:ins>
          </w:p>
        </w:tc>
        <w:tc>
          <w:tcPr>
            <w:tcW w:w="2083" w:type="dxa"/>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tcPrChange w:author="Rui André Vidal" w:date="2026-04-07T07:53:00Z" w:id="2968">
              <w:tcPr>
                <w:tcW w:w="1446" w:type="dxa"/>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tcPr>
            </w:tcPrChange>
          </w:tcPr>
          <w:p w:rsidR="4CCB09DA" w:rsidRDefault="4CCB09DA" w14:paraId="3C4D2EBC" w14:textId="73B0A391">
            <w:pPr>
              <w:spacing w:after="0"/>
              <w:rPr>
                <w:rFonts w:ascii="Calibri Light" w:hAnsi="Calibri Light" w:eastAsia="Calibri Light" w:cs="Calibri Light"/>
                <w:sz w:val="16"/>
                <w:szCs w:val="16"/>
              </w:rPr>
              <w:pPrChange w:author="Rui André Vidal" w:date="2026-03-25T22:38:00Z" w:id="2969">
                <w:pPr/>
              </w:pPrChange>
            </w:pPr>
            <w:ins w:author="Rui André Vidal" w:date="2026-03-25T22:38:00Z" w16du:dateUtc="2026-03-25T22:38:09Z" w:id="2970">
              <w:r w:rsidRPr="4CCB09DA">
                <w:rPr>
                  <w:rFonts w:ascii="Calibri Light" w:hAnsi="Calibri Light" w:eastAsia="Calibri Light" w:cs="Calibri Light"/>
                  <w:sz w:val="16"/>
                  <w:szCs w:val="16"/>
                </w:rPr>
                <w:t>Exame veterinário escrito obrigatório a partir dos 8 anos (não proibição)</w:t>
              </w:r>
              <w:r>
                <w:br/>
              </w:r>
              <w:r w:rsidRPr="4CCB09DA">
                <w:rPr>
                  <w:rFonts w:ascii="Calibri Light" w:hAnsi="Calibri Light" w:eastAsia="Calibri Light" w:cs="Calibri Light"/>
                  <w:sz w:val="16"/>
                  <w:szCs w:val="16"/>
                </w:rPr>
                <w:t xml:space="preserve"> (Anexo I, n.º 3.6)</w:t>
              </w:r>
            </w:ins>
          </w:p>
        </w:tc>
        <w:tc>
          <w:tcPr>
            <w:tcW w:w="1727" w:type="dxa"/>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tcPrChange w:author="Rui André Vidal" w:date="2026-04-07T07:53:00Z" w:id="2971">
              <w:tcPr>
                <w:tcW w:w="1413" w:type="dxa"/>
                <w:gridSpan w:val="3"/>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tcPr>
            </w:tcPrChange>
          </w:tcPr>
          <w:p w:rsidR="4CCB09DA" w:rsidRDefault="4CCB09DA" w14:paraId="0A3BEED2" w14:textId="32E5BD47">
            <w:pPr>
              <w:spacing w:after="0"/>
              <w:rPr>
                <w:rFonts w:ascii="Calibri Light" w:hAnsi="Calibri Light" w:eastAsia="Calibri Light" w:cs="Calibri Light"/>
                <w:sz w:val="16"/>
                <w:szCs w:val="16"/>
              </w:rPr>
              <w:pPrChange w:author="Rui André Vidal" w:date="2026-03-25T22:38:00Z" w:id="2972">
                <w:pPr/>
              </w:pPrChange>
            </w:pPr>
            <w:ins w:author="Rui André Vidal" w:date="2026-03-25T22:38:00Z" w16du:dateUtc="2026-03-25T22:38:09Z" w:id="2973">
              <w:r w:rsidRPr="4CCB09DA">
                <w:rPr>
                  <w:rFonts w:ascii="Calibri Light" w:hAnsi="Calibri Light" w:eastAsia="Calibri Light" w:cs="Calibri Light"/>
                  <w:sz w:val="16"/>
                  <w:szCs w:val="16"/>
                </w:rPr>
                <w:t>8 anos; ou 5 anos se for a 1.ª gestação</w:t>
              </w:r>
              <w:r>
                <w:br/>
              </w:r>
              <w:r w:rsidRPr="4CCB09DA">
                <w:rPr>
                  <w:rFonts w:ascii="Calibri Light" w:hAnsi="Calibri Light" w:eastAsia="Calibri Light" w:cs="Calibri Light"/>
                  <w:sz w:val="16"/>
                  <w:szCs w:val="16"/>
                </w:rPr>
                <w:t xml:space="preserve"> (Anexo I)</w:t>
              </w:r>
            </w:ins>
          </w:p>
        </w:tc>
        <w:tc>
          <w:tcPr>
            <w:tcW w:w="1607" w:type="dxa"/>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tcPrChange w:author="Rui André Vidal" w:date="2026-04-07T07:53:00Z" w:id="2974">
              <w:tcPr>
                <w:tcW w:w="1357" w:type="dxa"/>
                <w:gridSpan w:val="2"/>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tcPr>
            </w:tcPrChange>
          </w:tcPr>
          <w:p w:rsidR="4CCB09DA" w:rsidRDefault="4CCB09DA" w14:paraId="6D05AB85" w14:textId="0749D03E">
            <w:pPr>
              <w:spacing w:after="0"/>
              <w:rPr>
                <w:rFonts w:ascii="Calibri Light" w:hAnsi="Calibri Light" w:eastAsia="Calibri Light" w:cs="Calibri Light"/>
                <w:sz w:val="16"/>
                <w:szCs w:val="16"/>
              </w:rPr>
              <w:pPrChange w:author="Rui André Vidal" w:date="2026-03-25T22:38:00Z" w:id="2975">
                <w:pPr/>
              </w:pPrChange>
            </w:pPr>
            <w:ins w:author="Rui André Vidal" w:date="2026-03-25T22:38:00Z" w16du:dateUtc="2026-03-25T22:38:09Z" w:id="2976">
              <w:r w:rsidRPr="4CCB09DA">
                <w:rPr>
                  <w:rFonts w:ascii="Calibri Light" w:hAnsi="Calibri Light" w:eastAsia="Calibri Light" w:cs="Calibri Light"/>
                  <w:sz w:val="16"/>
                  <w:szCs w:val="16"/>
                </w:rPr>
                <w:t>6 anos</w:t>
              </w:r>
              <w:r>
                <w:br/>
              </w:r>
              <w:r w:rsidRPr="4CCB09DA">
                <w:rPr>
                  <w:rFonts w:ascii="Calibri Light" w:hAnsi="Calibri Light" w:eastAsia="Calibri Light" w:cs="Calibri Light"/>
                  <w:sz w:val="16"/>
                  <w:szCs w:val="16"/>
                </w:rPr>
                <w:t xml:space="preserve"> (Art.º 70.º, n.º 2)</w:t>
              </w:r>
            </w:ins>
          </w:p>
        </w:tc>
        <w:tc>
          <w:tcPr>
            <w:tcW w:w="2342" w:type="dxa"/>
            <w:tcBorders>
              <w:top w:val="single" w:color="auto" w:sz="8" w:space="0"/>
              <w:left w:val="single" w:color="auto" w:sz="8" w:space="0"/>
              <w:bottom w:val="single" w:color="auto" w:sz="8" w:space="0"/>
              <w:right w:val="single" w:color="auto" w:sz="8" w:space="0"/>
            </w:tcBorders>
            <w:tcMar>
              <w:left w:w="108" w:type="dxa"/>
              <w:right w:w="108" w:type="dxa"/>
            </w:tcMar>
            <w:tcPrChange w:author="Rui André Vidal" w:date="2026-04-07T07:53:00Z" w:id="2977">
              <w:tcPr>
                <w:tcW w:w="3376" w:type="dxa"/>
                <w:tcBorders>
                  <w:top w:val="single" w:color="auto" w:sz="8" w:space="0"/>
                  <w:left w:val="single" w:color="auto" w:sz="8" w:space="0"/>
                  <w:bottom w:val="single" w:color="auto" w:sz="8" w:space="0"/>
                  <w:right w:val="single" w:color="auto" w:sz="8" w:space="0"/>
                </w:tcBorders>
                <w:tcMar>
                  <w:left w:w="108" w:type="dxa"/>
                  <w:right w:w="108" w:type="dxa"/>
                </w:tcMar>
              </w:tcPr>
            </w:tcPrChange>
          </w:tcPr>
          <w:p w:rsidR="4CCB09DA" w:rsidRDefault="51D219D2" w14:paraId="5961608A" w14:textId="271C0407">
            <w:pPr>
              <w:spacing w:after="0"/>
              <w:rPr>
                <w:ins w:author="Rui André Vidal" w:date="2026-04-07T07:54:00Z" w16du:dateUtc="2026-04-07T07:54:40Z" w:id="2978"/>
                <w:rFonts w:ascii="Calibri Light" w:hAnsi="Calibri Light" w:eastAsia="Calibri Light" w:cs="Calibri Light"/>
                <w:sz w:val="16"/>
                <w:szCs w:val="16"/>
              </w:rPr>
              <w:pPrChange w:author="Rui André Vidal" w:date="2026-03-25T22:38:00Z" w:id="2979">
                <w:pPr/>
              </w:pPrChange>
            </w:pPr>
            <w:ins w:author="Rui André Vidal" w:date="2026-03-25T22:38:00Z" w16du:dateUtc="2026-03-25T22:38:09Z" w:id="2980">
              <w:r w:rsidRPr="420E2B96">
                <w:rPr>
                  <w:rFonts w:ascii="Calibri Light" w:hAnsi="Calibri Light" w:eastAsia="Calibri Light" w:cs="Calibri Light"/>
                  <w:sz w:val="16"/>
                  <w:szCs w:val="16"/>
                </w:rPr>
                <w:t>Código</w:t>
              </w:r>
            </w:ins>
            <w:ins w:author="Rui André Vidal" w:date="2026-04-07T07:54:00Z" w16du:dateUtc="2026-04-07T07:54:29Z" w:id="2981">
              <w:r w:rsidRPr="420E2B96" w:rsidR="4F23A612">
                <w:rPr>
                  <w:rFonts w:ascii="Calibri Light" w:hAnsi="Calibri Light" w:eastAsia="Calibri Light" w:cs="Calibri Light"/>
                  <w:sz w:val="16"/>
                  <w:szCs w:val="16"/>
                </w:rPr>
                <w:t>/RGBEAC</w:t>
              </w:r>
            </w:ins>
            <w:ins w:author="Rui André Vidal" w:date="2026-03-25T22:38:00Z" w16du:dateUtc="2026-03-25T22:38:09Z" w:id="2982">
              <w:r w:rsidRPr="420E2B96">
                <w:rPr>
                  <w:rFonts w:ascii="Calibri Light" w:hAnsi="Calibri Light" w:eastAsia="Calibri Light" w:cs="Calibri Light"/>
                  <w:sz w:val="16"/>
                  <w:szCs w:val="16"/>
                </w:rPr>
                <w:t>, eventualmente com adenda do Regulamento</w:t>
              </w:r>
            </w:ins>
            <w:ins w:author="Rui André Vidal" w:date="2026-04-07T07:54:00Z" w16du:dateUtc="2026-04-07T07:54:37Z" w:id="2983">
              <w:r w:rsidR="4CCB09DA">
                <w:br/>
              </w:r>
            </w:ins>
            <w:del w:author="Rui André Vidal" w:date="2026-04-07T07:54:00Z" w16du:dateUtc="2026-04-07T07:54:35Z" w:id="2984">
              <w:r w:rsidR="4CCB09DA">
                <w:br/>
              </w:r>
            </w:del>
          </w:p>
          <w:p w:rsidR="4CCB09DA" w:rsidP="420E2B96" w:rsidRDefault="4CCB09DA" w14:paraId="772BBC61" w14:textId="2DA68A87">
            <w:pPr>
              <w:spacing w:after="0"/>
              <w:rPr>
                <w:rStyle w:val="Hiperligao"/>
                <w:rFonts w:ascii="Calibri Light" w:hAnsi="Calibri Light" w:eastAsia="Calibri Light" w:cs="Calibri Light"/>
                <w:sz w:val="16"/>
                <w:szCs w:val="16"/>
              </w:rPr>
            </w:pPr>
            <w:r>
              <w:br/>
            </w:r>
            <w:ins w:author="Rui André Vidal" w:date="2026-03-25T22:38:00Z" w16du:dateUtc="2026-03-25T22:38:08Z" w:id="2985">
              <w:r>
                <w:fldChar w:fldCharType="begin"/>
              </w:r>
              <w:r>
                <w:instrText xml:space="preserve">HYPERLINK "https://food.ec.europa.eu/system/files/2020-11/aw_platform_plat-conc_guide_dog-breeding.pdf" </w:instrText>
              </w:r>
              <w:r>
                <w:fldChar w:fldCharType="separate"/>
              </w:r>
              <w:r w:rsidRPr="420E2B96" w:rsidR="51D219D2">
                <w:rPr>
                  <w:rStyle w:val="Hiperligao"/>
                  <w:rFonts w:ascii="Calibri Light" w:hAnsi="Calibri Light" w:eastAsia="Calibri Light" w:cs="Calibri Light"/>
                  <w:sz w:val="16"/>
                  <w:szCs w:val="16"/>
                </w:rPr>
                <w:t>https://food.ec.europa.eu/system/files/2020-11/aw_platform_plat-conc_guide_dog-breeding.pdf</w:t>
              </w:r>
              <w:r>
                <w:fldChar w:fldCharType="end"/>
              </w:r>
            </w:ins>
          </w:p>
        </w:tc>
      </w:tr>
      <w:tr w:rsidR="4CCB09DA" w:rsidTr="420E2B96" w14:paraId="28E8787B" w14:textId="77777777">
        <w:trPr>
          <w:trHeight w:val="300"/>
          <w:ins w:author="Rui André Vidal" w:date="2026-03-25T22:38:00Z" w:id="2986"/>
          <w:trPrChange w:author="Rui André Vidal" w:date="2026-04-07T07:53:00Z" w:id="2987">
            <w:trPr>
              <w:gridAfter w:val="0"/>
              <w:trHeight w:val="300"/>
            </w:trPr>
          </w:trPrChange>
        </w:trPr>
        <w:tc>
          <w:tcPr>
            <w:tcW w:w="1177" w:type="dxa"/>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tcPrChange w:author="Rui André Vidal" w:date="2026-04-07T07:53:00Z" w:id="2988">
              <w:tcPr>
                <w:tcW w:w="1177" w:type="dxa"/>
                <w:gridSpan w:val="2"/>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tcPr>
            </w:tcPrChange>
          </w:tcPr>
          <w:p w:rsidR="4CCB09DA" w:rsidRDefault="4CCB09DA" w14:paraId="246C58DF" w14:textId="5F7A1F45">
            <w:pPr>
              <w:spacing w:after="0"/>
              <w:rPr>
                <w:rFonts w:ascii="Calibri Light" w:hAnsi="Calibri Light" w:eastAsia="Calibri Light" w:cs="Calibri Light"/>
                <w:b/>
                <w:bCs/>
                <w:sz w:val="16"/>
                <w:szCs w:val="16"/>
                <w:lang w:val="en-US"/>
              </w:rPr>
              <w:pPrChange w:author="Rui André Vidal" w:date="2026-03-25T22:38:00Z" w:id="2989">
                <w:pPr/>
              </w:pPrChange>
            </w:pPr>
            <w:ins w:author="Rui André Vidal" w:date="2026-03-25T22:38:00Z" w16du:dateUtc="2026-03-25T22:38:09Z" w:id="2990">
              <w:r w:rsidRPr="4CCB09DA">
                <w:rPr>
                  <w:rFonts w:ascii="Calibri Light" w:hAnsi="Calibri Light" w:eastAsia="Calibri Light" w:cs="Calibri Light"/>
                  <w:b/>
                  <w:bCs/>
                  <w:sz w:val="16"/>
                  <w:szCs w:val="16"/>
                  <w:lang w:val="en-US"/>
                </w:rPr>
                <w:t>Gatas</w:t>
              </w:r>
            </w:ins>
          </w:p>
        </w:tc>
        <w:tc>
          <w:tcPr>
            <w:tcW w:w="2083" w:type="dxa"/>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tcPrChange w:author="Rui André Vidal" w:date="2026-04-07T07:53:00Z" w:id="2991">
              <w:tcPr>
                <w:tcW w:w="1446" w:type="dxa"/>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tcPr>
            </w:tcPrChange>
          </w:tcPr>
          <w:p w:rsidR="4CCB09DA" w:rsidRDefault="4CCB09DA" w14:paraId="4712105F" w14:textId="43E4918C">
            <w:pPr>
              <w:spacing w:after="0"/>
              <w:rPr>
                <w:rFonts w:ascii="Calibri Light" w:hAnsi="Calibri Light" w:eastAsia="Calibri Light" w:cs="Calibri Light"/>
                <w:sz w:val="16"/>
                <w:szCs w:val="16"/>
              </w:rPr>
              <w:pPrChange w:author="Rui André Vidal" w:date="2026-03-25T22:38:00Z" w:id="2992">
                <w:pPr/>
              </w:pPrChange>
            </w:pPr>
            <w:ins w:author="Rui André Vidal" w:date="2026-03-25T22:38:00Z" w16du:dateUtc="2026-03-25T22:38:09Z" w:id="2993">
              <w:r w:rsidRPr="4CCB09DA">
                <w:rPr>
                  <w:rFonts w:ascii="Calibri Light" w:hAnsi="Calibri Light" w:eastAsia="Calibri Light" w:cs="Calibri Light"/>
                  <w:sz w:val="16"/>
                  <w:szCs w:val="16"/>
                </w:rPr>
                <w:t>Exame veterinário escrito obrigatório a partir dos 6 anos (não proibição)</w:t>
              </w:r>
              <w:r>
                <w:br/>
              </w:r>
              <w:r w:rsidRPr="4CCB09DA">
                <w:rPr>
                  <w:rFonts w:ascii="Calibri Light" w:hAnsi="Calibri Light" w:eastAsia="Calibri Light" w:cs="Calibri Light"/>
                  <w:sz w:val="16"/>
                  <w:szCs w:val="16"/>
                </w:rPr>
                <w:t xml:space="preserve"> (Anexo I, n.º 3.6)</w:t>
              </w:r>
            </w:ins>
          </w:p>
        </w:tc>
        <w:tc>
          <w:tcPr>
            <w:tcW w:w="1727" w:type="dxa"/>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tcPrChange w:author="Rui André Vidal" w:date="2026-04-07T07:53:00Z" w:id="2994">
              <w:tcPr>
                <w:tcW w:w="1413" w:type="dxa"/>
                <w:gridSpan w:val="3"/>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tcPr>
            </w:tcPrChange>
          </w:tcPr>
          <w:p w:rsidR="4CCB09DA" w:rsidRDefault="4CCB09DA" w14:paraId="1F9D3F6C" w14:textId="40032893">
            <w:pPr>
              <w:spacing w:after="0"/>
              <w:rPr>
                <w:rFonts w:ascii="Calibri Light" w:hAnsi="Calibri Light" w:eastAsia="Calibri Light" w:cs="Calibri Light"/>
                <w:sz w:val="16"/>
                <w:szCs w:val="16"/>
                <w:lang w:val="en-US"/>
              </w:rPr>
              <w:pPrChange w:author="Rui André Vidal" w:date="2026-03-25T22:38:00Z" w:id="2995">
                <w:pPr/>
              </w:pPrChange>
            </w:pPr>
            <w:ins w:author="Rui André Vidal" w:date="2026-03-25T22:38:00Z" w16du:dateUtc="2026-03-25T22:38:09Z" w:id="2996">
              <w:r w:rsidRPr="4CCB09DA">
                <w:rPr>
                  <w:rFonts w:ascii="Calibri Light" w:hAnsi="Calibri Light" w:eastAsia="Calibri Light" w:cs="Calibri Light"/>
                  <w:sz w:val="16"/>
                  <w:szCs w:val="16"/>
                  <w:lang w:val="en-US"/>
                </w:rPr>
                <w:t>12 anos</w:t>
              </w:r>
              <w:r>
                <w:br/>
              </w:r>
              <w:r w:rsidRPr="4CCB09DA">
                <w:rPr>
                  <w:rFonts w:ascii="Calibri Light" w:hAnsi="Calibri Light" w:eastAsia="Calibri Light" w:cs="Calibri Light"/>
                  <w:sz w:val="16"/>
                  <w:szCs w:val="16"/>
                  <w:lang w:val="en-US"/>
                </w:rPr>
                <w:t xml:space="preserve"> (Anexo I)</w:t>
              </w:r>
            </w:ins>
          </w:p>
        </w:tc>
        <w:tc>
          <w:tcPr>
            <w:tcW w:w="1607" w:type="dxa"/>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tcPrChange w:author="Rui André Vidal" w:date="2026-04-07T07:53:00Z" w:id="2997">
              <w:tcPr>
                <w:tcW w:w="1357" w:type="dxa"/>
                <w:gridSpan w:val="2"/>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tcPr>
            </w:tcPrChange>
          </w:tcPr>
          <w:p w:rsidR="4CCB09DA" w:rsidRDefault="4CCB09DA" w14:paraId="58EBE8D9" w14:textId="429269B8">
            <w:pPr>
              <w:spacing w:after="0"/>
              <w:rPr>
                <w:rFonts w:ascii="Calibri Light" w:hAnsi="Calibri Light" w:eastAsia="Calibri Light" w:cs="Calibri Light"/>
                <w:sz w:val="16"/>
                <w:szCs w:val="16"/>
              </w:rPr>
              <w:pPrChange w:author="Rui André Vidal" w:date="2026-03-25T22:38:00Z" w:id="2998">
                <w:pPr/>
              </w:pPrChange>
            </w:pPr>
            <w:ins w:author="Rui André Vidal" w:date="2026-03-25T22:38:00Z" w16du:dateUtc="2026-03-25T22:38:09Z" w:id="2999">
              <w:r w:rsidRPr="4CCB09DA">
                <w:rPr>
                  <w:rFonts w:ascii="Calibri Light" w:hAnsi="Calibri Light" w:eastAsia="Calibri Light" w:cs="Calibri Light"/>
                  <w:sz w:val="16"/>
                  <w:szCs w:val="16"/>
                </w:rPr>
                <w:t>6 anos</w:t>
              </w:r>
              <w:r>
                <w:br/>
              </w:r>
              <w:r w:rsidRPr="4CCB09DA">
                <w:rPr>
                  <w:rFonts w:ascii="Calibri Light" w:hAnsi="Calibri Light" w:eastAsia="Calibri Light" w:cs="Calibri Light"/>
                  <w:sz w:val="16"/>
                  <w:szCs w:val="16"/>
                </w:rPr>
                <w:t xml:space="preserve"> (Art.º 70.º, n.º 3)</w:t>
              </w:r>
            </w:ins>
          </w:p>
        </w:tc>
        <w:tc>
          <w:tcPr>
            <w:tcW w:w="2342" w:type="dxa"/>
            <w:tcBorders>
              <w:top w:val="single" w:color="auto" w:sz="8" w:space="0"/>
              <w:left w:val="single" w:color="auto" w:sz="8" w:space="0"/>
              <w:bottom w:val="single" w:color="auto" w:sz="8" w:space="0"/>
              <w:right w:val="single" w:color="auto" w:sz="8" w:space="0"/>
            </w:tcBorders>
            <w:tcMar>
              <w:left w:w="108" w:type="dxa"/>
              <w:right w:w="108" w:type="dxa"/>
            </w:tcMar>
            <w:tcPrChange w:author="Rui André Vidal" w:date="2026-04-07T07:53:00Z" w:id="3000">
              <w:tcPr>
                <w:tcW w:w="3376" w:type="dxa"/>
                <w:tcBorders>
                  <w:top w:val="single" w:color="auto" w:sz="8" w:space="0"/>
                  <w:left w:val="single" w:color="auto" w:sz="8" w:space="0"/>
                  <w:bottom w:val="single" w:color="auto" w:sz="8" w:space="0"/>
                  <w:right w:val="single" w:color="auto" w:sz="8" w:space="0"/>
                </w:tcBorders>
                <w:tcMar>
                  <w:left w:w="108" w:type="dxa"/>
                  <w:right w:w="108" w:type="dxa"/>
                </w:tcMar>
              </w:tcPr>
            </w:tcPrChange>
          </w:tcPr>
          <w:p w:rsidR="4CCB09DA" w:rsidRDefault="4CCB09DA" w14:paraId="313F6B6E" w14:textId="46EDDB5A">
            <w:pPr>
              <w:spacing w:after="0"/>
              <w:rPr>
                <w:rStyle w:val="Hiperligao"/>
                <w:rFonts w:ascii="Calibri Light" w:hAnsi="Calibri Light" w:eastAsia="Calibri Light" w:cs="Calibri Light"/>
                <w:sz w:val="16"/>
                <w:szCs w:val="16"/>
              </w:rPr>
              <w:pPrChange w:author="Rui André Vidal" w:date="2026-03-25T22:38:00Z" w:id="3001">
                <w:pPr/>
              </w:pPrChange>
            </w:pPr>
            <w:ins w:author="Rui André Vidal" w:date="2026-03-25T22:38:00Z" w16du:dateUtc="2026-03-25T22:38:09Z" w:id="3002">
              <w:r w:rsidRPr="4CCB09DA">
                <w:rPr>
                  <w:rFonts w:ascii="Calibri Light" w:hAnsi="Calibri Light" w:eastAsia="Calibri Light" w:cs="Calibri Light"/>
                  <w:sz w:val="16"/>
                  <w:szCs w:val="16"/>
                </w:rPr>
                <w:t>RGBEAC, eventualmente com adenda do Regulamento</w:t>
              </w:r>
              <w:r>
                <w:br/>
              </w:r>
              <w:r w:rsidRPr="4CCB09DA">
                <w:rPr>
                  <w:rFonts w:ascii="Calibri Light" w:hAnsi="Calibri Light" w:eastAsia="Calibri Light" w:cs="Calibri Light"/>
                  <w:sz w:val="16"/>
                  <w:szCs w:val="16"/>
                </w:rPr>
                <w:t xml:space="preserve"> </w:t>
              </w:r>
              <w:r>
                <w:br/>
              </w:r>
            </w:ins>
            <w:ins w:author="Rui André Vidal" w:date="2026-03-25T22:38:00Z" w16du:dateUtc="2026-03-25T22:38:08Z" w:id="3003">
              <w:r>
                <w:fldChar w:fldCharType="begin"/>
              </w:r>
              <w:r>
                <w:instrText xml:space="preserve">HYPERLINK "https://food.ec.europa.eu/system/files/2020-11/aw_platform_plat-conc_guide_cat-breeding.pdf" </w:instrText>
              </w:r>
              <w:r>
                <w:fldChar w:fldCharType="separate"/>
              </w:r>
            </w:ins>
            <w:ins w:author="Rui André Vidal" w:date="2026-03-25T22:38:00Z" w16du:dateUtc="2026-03-25T22:38:09Z" w:id="3004">
              <w:r w:rsidRPr="4CCB09DA">
                <w:rPr>
                  <w:rStyle w:val="Hiperligao"/>
                  <w:rFonts w:ascii="Calibri Light" w:hAnsi="Calibri Light" w:eastAsia="Calibri Light" w:cs="Calibri Light"/>
                  <w:sz w:val="16"/>
                  <w:szCs w:val="16"/>
                </w:rPr>
                <w:t>https://food.ec.europa.eu/system/files/2020-11/aw_platform_plat-conc_guide_cat-breeding.pdf</w:t>
              </w:r>
            </w:ins>
            <w:ins w:author="Rui André Vidal" w:date="2026-03-25T22:38:00Z" w16du:dateUtc="2026-03-25T22:38:08Z" w:id="3005">
              <w:r>
                <w:fldChar w:fldCharType="end"/>
              </w:r>
            </w:ins>
          </w:p>
        </w:tc>
      </w:tr>
      <w:tr w:rsidR="4CCB09DA" w:rsidTr="420E2B96" w14:paraId="1CAC33BF" w14:textId="77777777">
        <w:trPr>
          <w:trHeight w:val="300"/>
          <w:ins w:author="Rui André Vidal" w:date="2026-03-25T22:38:00Z" w:id="3006"/>
          <w:trPrChange w:author="Rui André Vidal" w:date="2026-04-07T07:53:00Z" w:id="3007">
            <w:trPr>
              <w:gridAfter w:val="0"/>
              <w:trHeight w:val="300"/>
            </w:trPr>
          </w:trPrChange>
        </w:trPr>
        <w:tc>
          <w:tcPr>
            <w:tcW w:w="1177" w:type="dxa"/>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tcPrChange w:author="Rui André Vidal" w:date="2026-04-07T07:53:00Z" w:id="3008">
              <w:tcPr>
                <w:tcW w:w="1177" w:type="dxa"/>
                <w:gridSpan w:val="2"/>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tcPr>
            </w:tcPrChange>
          </w:tcPr>
          <w:p w:rsidR="4CCB09DA" w:rsidRDefault="51D219D2" w14:paraId="1CD15C84" w14:textId="6B122E81">
            <w:pPr>
              <w:spacing w:after="0"/>
              <w:ind w:left="90" w:right="90" w:hanging="90"/>
              <w:rPr>
                <w:rFonts w:ascii="Calibri Light" w:hAnsi="Calibri Light" w:eastAsia="Calibri Light" w:cs="Calibri Light"/>
                <w:b/>
                <w:bCs/>
                <w:sz w:val="16"/>
                <w:szCs w:val="16"/>
                <w:lang w:val="en-US"/>
              </w:rPr>
              <w:pPrChange w:author="Rui André Vidal" w:date="2026-04-07T07:55:00Z" w:id="3009">
                <w:pPr/>
              </w:pPrChange>
            </w:pPr>
            <w:ins w:author="Rui André Vidal" w:date="2026-03-25T22:38:00Z" w16du:dateUtc="2026-03-25T22:38:09Z" w:id="3010">
              <w:r w:rsidRPr="420E2B96">
                <w:rPr>
                  <w:rFonts w:ascii="Calibri Light" w:hAnsi="Calibri Light" w:eastAsia="Calibri Light" w:cs="Calibri Light"/>
                  <w:b/>
                  <w:bCs/>
                  <w:sz w:val="16"/>
                  <w:szCs w:val="16"/>
                  <w:lang w:val="en-US"/>
                </w:rPr>
                <w:t>Cães machos</w:t>
              </w:r>
            </w:ins>
          </w:p>
        </w:tc>
        <w:tc>
          <w:tcPr>
            <w:tcW w:w="2083" w:type="dxa"/>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tcPrChange w:author="Rui André Vidal" w:date="2026-04-07T07:53:00Z" w:id="3011">
              <w:tcPr>
                <w:tcW w:w="1446" w:type="dxa"/>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tcPr>
            </w:tcPrChange>
          </w:tcPr>
          <w:p w:rsidR="4CCB09DA" w:rsidRDefault="4CCB09DA" w14:paraId="488AEF1D" w14:textId="1EA574A4">
            <w:pPr>
              <w:spacing w:after="0"/>
              <w:rPr>
                <w:rFonts w:ascii="Calibri Light" w:hAnsi="Calibri Light" w:eastAsia="Calibri Light" w:cs="Calibri Light"/>
                <w:sz w:val="16"/>
                <w:szCs w:val="16"/>
                <w:lang w:val="en-US"/>
              </w:rPr>
              <w:pPrChange w:author="Rui André Vidal" w:date="2026-03-25T22:38:00Z" w:id="3012">
                <w:pPr/>
              </w:pPrChange>
            </w:pPr>
            <w:ins w:author="Rui André Vidal" w:date="2026-03-25T22:38:00Z" w16du:dateUtc="2026-03-25T22:38:09Z" w:id="3013">
              <w:r w:rsidRPr="4CCB09DA">
                <w:rPr>
                  <w:rFonts w:ascii="Calibri Light" w:hAnsi="Calibri Light" w:eastAsia="Calibri Light" w:cs="Calibri Light"/>
                  <w:sz w:val="16"/>
                  <w:szCs w:val="16"/>
                  <w:lang w:val="en-US"/>
                </w:rPr>
                <w:t>Não fixado</w:t>
              </w:r>
            </w:ins>
          </w:p>
        </w:tc>
        <w:tc>
          <w:tcPr>
            <w:tcW w:w="1727" w:type="dxa"/>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tcPrChange w:author="Rui André Vidal" w:date="2026-04-07T07:53:00Z" w:id="3014">
              <w:tcPr>
                <w:tcW w:w="1413" w:type="dxa"/>
                <w:gridSpan w:val="3"/>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tcPr>
            </w:tcPrChange>
          </w:tcPr>
          <w:p w:rsidR="4CCB09DA" w:rsidRDefault="4CCB09DA" w14:paraId="3F66C7B1" w14:textId="058F2063">
            <w:pPr>
              <w:spacing w:after="0"/>
              <w:rPr>
                <w:rFonts w:ascii="Calibri Light" w:hAnsi="Calibri Light" w:eastAsia="Calibri Light" w:cs="Calibri Light"/>
                <w:sz w:val="16"/>
                <w:szCs w:val="16"/>
              </w:rPr>
              <w:pPrChange w:author="Rui André Vidal" w:date="2026-03-25T22:38:00Z" w:id="3015">
                <w:pPr/>
              </w:pPrChange>
            </w:pPr>
            <w:ins w:author="Rui André Vidal" w:date="2026-03-25T22:38:00Z" w16du:dateUtc="2026-03-25T22:38:09Z" w:id="3016">
              <w:r w:rsidRPr="4CCB09DA">
                <w:rPr>
                  <w:rFonts w:ascii="Calibri Light" w:hAnsi="Calibri Light" w:eastAsia="Calibri Light" w:cs="Calibri Light"/>
                  <w:sz w:val="16"/>
                  <w:szCs w:val="16"/>
                </w:rPr>
                <w:t xml:space="preserve">12 anos, ou mais se o </w:t>
              </w:r>
              <w:r w:rsidRPr="4CCB09DA">
                <w:rPr>
                  <w:rFonts w:ascii="Calibri Light" w:hAnsi="Calibri Light" w:eastAsia="Calibri Light" w:cs="Calibri Light"/>
                  <w:sz w:val="16"/>
                  <w:szCs w:val="16"/>
                </w:rPr>
                <w:t>estatuto sanitário o permitir</w:t>
              </w:r>
              <w:r>
                <w:br/>
              </w:r>
              <w:r w:rsidRPr="4CCB09DA">
                <w:rPr>
                  <w:rFonts w:ascii="Calibri Light" w:hAnsi="Calibri Light" w:eastAsia="Calibri Light" w:cs="Calibri Light"/>
                  <w:sz w:val="16"/>
                  <w:szCs w:val="16"/>
                </w:rPr>
                <w:t xml:space="preserve"> (Anexo I)</w:t>
              </w:r>
            </w:ins>
          </w:p>
        </w:tc>
        <w:tc>
          <w:tcPr>
            <w:tcW w:w="1607" w:type="dxa"/>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tcPrChange w:author="Rui André Vidal" w:date="2026-04-07T07:53:00Z" w:id="3017">
              <w:tcPr>
                <w:tcW w:w="1357" w:type="dxa"/>
                <w:gridSpan w:val="2"/>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tcPr>
            </w:tcPrChange>
          </w:tcPr>
          <w:p w:rsidR="4CCB09DA" w:rsidRDefault="4CCB09DA" w14:paraId="34C84A0C" w14:textId="35155706">
            <w:pPr>
              <w:spacing w:after="0"/>
              <w:rPr>
                <w:rFonts w:ascii="Calibri Light" w:hAnsi="Calibri Light" w:eastAsia="Calibri Light" w:cs="Calibri Light"/>
                <w:sz w:val="16"/>
                <w:szCs w:val="16"/>
              </w:rPr>
              <w:pPrChange w:author="Rui André Vidal" w:date="2026-03-25T22:38:00Z" w:id="3018">
                <w:pPr/>
              </w:pPrChange>
            </w:pPr>
            <w:ins w:author="Rui André Vidal" w:date="2026-03-25T22:38:00Z" w16du:dateUtc="2026-03-25T22:38:09Z" w:id="3019">
              <w:r w:rsidRPr="4CCB09DA">
                <w:rPr>
                  <w:rFonts w:ascii="Calibri Light" w:hAnsi="Calibri Light" w:eastAsia="Calibri Light" w:cs="Calibri Light"/>
                  <w:sz w:val="16"/>
                  <w:szCs w:val="16"/>
                </w:rPr>
                <w:t>7 anos</w:t>
              </w:r>
              <w:r>
                <w:br/>
              </w:r>
              <w:r w:rsidRPr="4CCB09DA">
                <w:rPr>
                  <w:rFonts w:ascii="Calibri Light" w:hAnsi="Calibri Light" w:eastAsia="Calibri Light" w:cs="Calibri Light"/>
                  <w:sz w:val="16"/>
                  <w:szCs w:val="16"/>
                </w:rPr>
                <w:t xml:space="preserve"> (Art.º </w:t>
              </w:r>
              <w:r w:rsidRPr="4CCB09DA">
                <w:rPr>
                  <w:rFonts w:ascii="Calibri Light" w:hAnsi="Calibri Light" w:eastAsia="Calibri Light" w:cs="Calibri Light"/>
                  <w:sz w:val="16"/>
                  <w:szCs w:val="16"/>
                </w:rPr>
                <w:t>70.º, n.º 4)</w:t>
              </w:r>
            </w:ins>
          </w:p>
        </w:tc>
        <w:tc>
          <w:tcPr>
            <w:tcW w:w="2342" w:type="dxa"/>
            <w:tcBorders>
              <w:top w:val="single" w:color="auto" w:sz="8" w:space="0"/>
              <w:left w:val="single" w:color="auto" w:sz="8" w:space="0"/>
              <w:bottom w:val="single" w:color="auto" w:sz="8" w:space="0"/>
              <w:right w:val="single" w:color="auto" w:sz="8" w:space="0"/>
            </w:tcBorders>
            <w:tcMar>
              <w:left w:w="108" w:type="dxa"/>
              <w:right w:w="108" w:type="dxa"/>
            </w:tcMar>
            <w:tcPrChange w:author="Rui André Vidal" w:date="2026-04-07T07:53:00Z" w:id="3020">
              <w:tcPr>
                <w:tcW w:w="3376" w:type="dxa"/>
                <w:tcBorders>
                  <w:top w:val="single" w:color="auto" w:sz="8" w:space="0"/>
                  <w:left w:val="single" w:color="auto" w:sz="8" w:space="0"/>
                  <w:bottom w:val="single" w:color="auto" w:sz="8" w:space="0"/>
                  <w:right w:val="single" w:color="auto" w:sz="8" w:space="0"/>
                </w:tcBorders>
                <w:tcMar>
                  <w:left w:w="108" w:type="dxa"/>
                  <w:right w:w="108" w:type="dxa"/>
                </w:tcMar>
              </w:tcPr>
            </w:tcPrChange>
          </w:tcPr>
          <w:p w:rsidR="4CCB09DA" w:rsidRDefault="4CCB09DA" w14:paraId="6D21FACA" w14:textId="4BE7C19D">
            <w:pPr>
              <w:spacing w:after="0"/>
              <w:rPr>
                <w:rFonts w:ascii="Calibri Light" w:hAnsi="Calibri Light" w:eastAsia="Calibri Light" w:cs="Calibri Light"/>
                <w:sz w:val="16"/>
                <w:szCs w:val="16"/>
              </w:rPr>
              <w:pPrChange w:author="Rui André Vidal" w:date="2026-03-25T22:38:00Z" w:id="3021">
                <w:pPr/>
              </w:pPrChange>
            </w:pPr>
            <w:ins w:author="Rui André Vidal" w:date="2026-03-25T22:38:00Z" w16du:dateUtc="2026-03-25T22:38:09Z" w:id="3022">
              <w:r w:rsidRPr="4CCB09DA">
                <w:rPr>
                  <w:rFonts w:ascii="Calibri Light" w:hAnsi="Calibri Light" w:eastAsia="Calibri Light" w:cs="Calibri Light"/>
                  <w:sz w:val="16"/>
                  <w:szCs w:val="16"/>
                </w:rPr>
                <w:t>Debatível. Talvez mais bem definido em Portaria que facilite adaptações.</w:t>
              </w:r>
              <w:r>
                <w:br/>
              </w:r>
              <w:r w:rsidRPr="4CCB09DA">
                <w:rPr>
                  <w:rFonts w:ascii="Calibri Light" w:hAnsi="Calibri Light" w:eastAsia="Calibri Light" w:cs="Calibri Light"/>
                  <w:sz w:val="16"/>
                  <w:szCs w:val="16"/>
                </w:rPr>
                <w:t xml:space="preserve"> Maior risco de patologias e transmissão de defeitos com o avançar da idade, com queda mais marcada em cães acima de 7–9 anos. Mas esperança média de vida tem aumentado, o risco de patologia reprodutiva aumenta e o risco de abandono potencialmente pode aumentar com propostas mais restritivas</w:t>
              </w:r>
            </w:ins>
          </w:p>
        </w:tc>
      </w:tr>
      <w:tr w:rsidR="4CCB09DA" w:rsidTr="420E2B96" w14:paraId="34D62682" w14:textId="77777777">
        <w:trPr>
          <w:trHeight w:val="300"/>
          <w:ins w:author="Rui André Vidal" w:date="2026-03-25T22:38:00Z" w:id="3023"/>
          <w:trPrChange w:author="Rui André Vidal" w:date="2026-04-07T07:53:00Z" w:id="3024">
            <w:trPr>
              <w:gridAfter w:val="0"/>
              <w:trHeight w:val="300"/>
            </w:trPr>
          </w:trPrChange>
        </w:trPr>
        <w:tc>
          <w:tcPr>
            <w:tcW w:w="1177" w:type="dxa"/>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tcPrChange w:author="Rui André Vidal" w:date="2026-04-07T07:53:00Z" w:id="3025">
              <w:tcPr>
                <w:tcW w:w="1177" w:type="dxa"/>
                <w:gridSpan w:val="2"/>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tcPr>
            </w:tcPrChange>
          </w:tcPr>
          <w:p w:rsidR="4CCB09DA" w:rsidRDefault="51D219D2" w14:paraId="0D39A4E4" w14:textId="034ABEF4">
            <w:pPr>
              <w:spacing w:after="0"/>
              <w:ind w:left="0" w:firstLine="0"/>
              <w:rPr>
                <w:rFonts w:ascii="Calibri Light" w:hAnsi="Calibri Light" w:eastAsia="Calibri Light" w:cs="Calibri Light"/>
                <w:b/>
                <w:bCs/>
                <w:sz w:val="16"/>
                <w:szCs w:val="16"/>
                <w:lang w:val="en-US"/>
              </w:rPr>
              <w:pPrChange w:author="Rui André Vidal" w:date="2026-04-07T07:59:00Z" w:id="3026">
                <w:pPr/>
              </w:pPrChange>
            </w:pPr>
            <w:ins w:author="Rui André Vidal" w:date="2026-03-25T22:38:00Z" w16du:dateUtc="2026-03-25T22:38:09Z" w:id="3027">
              <w:r w:rsidRPr="420E2B96">
                <w:rPr>
                  <w:rFonts w:ascii="Calibri Light" w:hAnsi="Calibri Light" w:eastAsia="Calibri Light" w:cs="Calibri Light"/>
                  <w:b/>
                  <w:bCs/>
                  <w:sz w:val="16"/>
                  <w:szCs w:val="16"/>
                  <w:lang w:val="en-US"/>
                </w:rPr>
                <w:t>Gatos machos</w:t>
              </w:r>
            </w:ins>
          </w:p>
        </w:tc>
        <w:tc>
          <w:tcPr>
            <w:tcW w:w="2083" w:type="dxa"/>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tcPrChange w:author="Rui André Vidal" w:date="2026-04-07T07:53:00Z" w:id="3028">
              <w:tcPr>
                <w:tcW w:w="1446" w:type="dxa"/>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tcPr>
            </w:tcPrChange>
          </w:tcPr>
          <w:p w:rsidR="4CCB09DA" w:rsidRDefault="4CCB09DA" w14:paraId="3F2D836C" w14:textId="5D2C4767">
            <w:pPr>
              <w:spacing w:after="0"/>
              <w:rPr>
                <w:rFonts w:ascii="Calibri Light" w:hAnsi="Calibri Light" w:eastAsia="Calibri Light" w:cs="Calibri Light"/>
                <w:sz w:val="16"/>
                <w:szCs w:val="16"/>
                <w:lang w:val="en-US"/>
              </w:rPr>
              <w:pPrChange w:author="Rui André Vidal" w:date="2026-03-25T22:38:00Z" w:id="3029">
                <w:pPr/>
              </w:pPrChange>
            </w:pPr>
            <w:ins w:author="Rui André Vidal" w:date="2026-03-25T22:38:00Z" w16du:dateUtc="2026-03-25T22:38:09Z" w:id="3030">
              <w:r w:rsidRPr="4CCB09DA">
                <w:rPr>
                  <w:rFonts w:ascii="Calibri Light" w:hAnsi="Calibri Light" w:eastAsia="Calibri Light" w:cs="Calibri Light"/>
                  <w:sz w:val="16"/>
                  <w:szCs w:val="16"/>
                  <w:lang w:val="en-US"/>
                </w:rPr>
                <w:t>Não fixado</w:t>
              </w:r>
            </w:ins>
          </w:p>
        </w:tc>
        <w:tc>
          <w:tcPr>
            <w:tcW w:w="1727" w:type="dxa"/>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tcPrChange w:author="Rui André Vidal" w:date="2026-04-07T07:53:00Z" w:id="3031">
              <w:tcPr>
                <w:tcW w:w="1413" w:type="dxa"/>
                <w:gridSpan w:val="3"/>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tcPr>
            </w:tcPrChange>
          </w:tcPr>
          <w:p w:rsidR="4CCB09DA" w:rsidRDefault="4CCB09DA" w14:paraId="54355389" w14:textId="0316620B">
            <w:pPr>
              <w:spacing w:after="0"/>
              <w:rPr>
                <w:rFonts w:ascii="Calibri Light" w:hAnsi="Calibri Light" w:eastAsia="Calibri Light" w:cs="Calibri Light"/>
                <w:sz w:val="16"/>
                <w:szCs w:val="16"/>
                <w:lang w:val="en-US"/>
              </w:rPr>
              <w:pPrChange w:author="Rui André Vidal" w:date="2026-03-25T22:38:00Z" w:id="3032">
                <w:pPr/>
              </w:pPrChange>
            </w:pPr>
            <w:ins w:author="Rui André Vidal" w:date="2026-03-25T22:38:00Z" w16du:dateUtc="2026-03-25T22:38:09Z" w:id="3033">
              <w:r w:rsidRPr="4CCB09DA">
                <w:rPr>
                  <w:rFonts w:ascii="Calibri Light" w:hAnsi="Calibri Light" w:eastAsia="Calibri Light" w:cs="Calibri Light"/>
                  <w:sz w:val="16"/>
                  <w:szCs w:val="16"/>
                  <w:lang w:val="en-US"/>
                </w:rPr>
                <w:t>12 anos</w:t>
              </w:r>
              <w:r>
                <w:br/>
              </w:r>
              <w:r w:rsidRPr="4CCB09DA">
                <w:rPr>
                  <w:rFonts w:ascii="Calibri Light" w:hAnsi="Calibri Light" w:eastAsia="Calibri Light" w:cs="Calibri Light"/>
                  <w:sz w:val="16"/>
                  <w:szCs w:val="16"/>
                  <w:lang w:val="en-US"/>
                </w:rPr>
                <w:t xml:space="preserve"> (Anexo I)</w:t>
              </w:r>
            </w:ins>
          </w:p>
        </w:tc>
        <w:tc>
          <w:tcPr>
            <w:tcW w:w="1607" w:type="dxa"/>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tcPrChange w:author="Rui André Vidal" w:date="2026-04-07T07:53:00Z" w:id="3034">
              <w:tcPr>
                <w:tcW w:w="1357" w:type="dxa"/>
                <w:gridSpan w:val="2"/>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tcPr>
            </w:tcPrChange>
          </w:tcPr>
          <w:p w:rsidR="4CCB09DA" w:rsidRDefault="4CCB09DA" w14:paraId="0254D2DB" w14:textId="25A6C66C">
            <w:pPr>
              <w:spacing w:after="0"/>
              <w:rPr>
                <w:rFonts w:ascii="Calibri Light" w:hAnsi="Calibri Light" w:eastAsia="Calibri Light" w:cs="Calibri Light"/>
                <w:sz w:val="16"/>
                <w:szCs w:val="16"/>
              </w:rPr>
              <w:pPrChange w:author="Rui André Vidal" w:date="2026-03-25T22:38:00Z" w:id="3035">
                <w:pPr/>
              </w:pPrChange>
            </w:pPr>
            <w:ins w:author="Rui André Vidal" w:date="2026-03-25T22:38:00Z" w16du:dateUtc="2026-03-25T22:38:09Z" w:id="3036">
              <w:r w:rsidRPr="4CCB09DA">
                <w:rPr>
                  <w:rFonts w:ascii="Calibri Light" w:hAnsi="Calibri Light" w:eastAsia="Calibri Light" w:cs="Calibri Light"/>
                  <w:sz w:val="16"/>
                  <w:szCs w:val="16"/>
                </w:rPr>
                <w:t>7 anos</w:t>
              </w:r>
              <w:r>
                <w:br/>
              </w:r>
              <w:r w:rsidRPr="4CCB09DA">
                <w:rPr>
                  <w:rFonts w:ascii="Calibri Light" w:hAnsi="Calibri Light" w:eastAsia="Calibri Light" w:cs="Calibri Light"/>
                  <w:sz w:val="16"/>
                  <w:szCs w:val="16"/>
                </w:rPr>
                <w:t xml:space="preserve"> (Art.º 70.º, n.º 4)</w:t>
              </w:r>
            </w:ins>
          </w:p>
        </w:tc>
        <w:tc>
          <w:tcPr>
            <w:tcW w:w="2342" w:type="dxa"/>
            <w:tcBorders>
              <w:top w:val="single" w:color="auto" w:sz="8" w:space="0"/>
              <w:left w:val="single" w:color="auto" w:sz="8" w:space="0"/>
              <w:bottom w:val="single" w:color="auto" w:sz="8" w:space="0"/>
              <w:right w:val="single" w:color="auto" w:sz="8" w:space="0"/>
            </w:tcBorders>
            <w:tcMar>
              <w:left w:w="108" w:type="dxa"/>
              <w:right w:w="108" w:type="dxa"/>
            </w:tcMar>
            <w:tcPrChange w:author="Rui André Vidal" w:date="2026-04-07T07:53:00Z" w:id="3037">
              <w:tcPr>
                <w:tcW w:w="3376" w:type="dxa"/>
                <w:tcBorders>
                  <w:top w:val="single" w:color="auto" w:sz="8" w:space="0"/>
                  <w:left w:val="single" w:color="auto" w:sz="8" w:space="0"/>
                  <w:bottom w:val="single" w:color="auto" w:sz="8" w:space="0"/>
                  <w:right w:val="single" w:color="auto" w:sz="8" w:space="0"/>
                </w:tcBorders>
                <w:tcMar>
                  <w:left w:w="108" w:type="dxa"/>
                  <w:right w:w="108" w:type="dxa"/>
                </w:tcMar>
              </w:tcPr>
            </w:tcPrChange>
          </w:tcPr>
          <w:p w:rsidR="4CCB09DA" w:rsidRDefault="4CCB09DA" w14:paraId="3DE78662" w14:textId="53515C9A">
            <w:pPr>
              <w:spacing w:after="0"/>
              <w:rPr>
                <w:rFonts w:ascii="Calibri Light" w:hAnsi="Calibri Light" w:eastAsia="Calibri Light" w:cs="Calibri Light"/>
                <w:sz w:val="16"/>
                <w:szCs w:val="16"/>
              </w:rPr>
              <w:pPrChange w:author="Rui André Vidal" w:date="2026-03-25T22:38:00Z" w:id="3038">
                <w:pPr/>
              </w:pPrChange>
            </w:pPr>
            <w:ins w:author="Rui André Vidal" w:date="2026-03-25T22:38:00Z" w16du:dateUtc="2026-03-25T22:38:09Z" w:id="3039">
              <w:r w:rsidRPr="4CCB09DA">
                <w:rPr>
                  <w:rFonts w:ascii="Calibri Light" w:hAnsi="Calibri Light" w:eastAsia="Calibri Light" w:cs="Calibri Light"/>
                  <w:sz w:val="16"/>
                  <w:szCs w:val="16"/>
                </w:rPr>
                <w:t>Ver supra</w:t>
              </w:r>
            </w:ins>
          </w:p>
        </w:tc>
      </w:tr>
    </w:tbl>
    <w:p w:rsidR="12159AB7" w:rsidRDefault="12159AB7" w14:paraId="2EF2E445" w14:textId="5A378FBF">
      <w:pPr>
        <w:spacing w:before="120" w:after="40" w:line="276" w:lineRule="auto"/>
        <w:rPr>
          <w:ins w:author="Rui André Vidal" w:date="2026-03-25T22:38:00Z" w16du:dateUtc="2026-03-25T22:38:09Z" w:id="3040"/>
          <w:rFonts w:ascii="Calibri Light" w:hAnsi="Calibri Light" w:eastAsia="Calibri Light" w:cs="Calibri Light"/>
          <w:b/>
          <w:bCs/>
          <w:sz w:val="20"/>
          <w:szCs w:val="20"/>
        </w:rPr>
        <w:pPrChange w:author="Rui André Vidal" w:date="2026-03-25T22:38:00Z" w:id="3041">
          <w:pPr/>
        </w:pPrChange>
      </w:pPr>
      <w:ins w:author="Rui André Vidal" w:date="2026-03-25T22:38:00Z" w16du:dateUtc="2026-03-25T22:38:09Z" w:id="3042">
        <w:r w:rsidRPr="4CCB09DA">
          <w:rPr>
            <w:rFonts w:ascii="Calibri Light" w:hAnsi="Calibri Light" w:eastAsia="Calibri Light" w:cs="Calibri Light"/>
            <w:b/>
            <w:bCs/>
            <w:sz w:val="20"/>
            <w:szCs w:val="20"/>
          </w:rPr>
          <w:t>3. Limites de ninhadas e intervalos</w:t>
        </w:r>
      </w:ins>
    </w:p>
    <w:tbl>
      <w:tblPr>
        <w:tblW w:w="0" w:type="auto"/>
        <w:tblLook w:val="04A0" w:firstRow="1" w:lastRow="0" w:firstColumn="1" w:lastColumn="0" w:noHBand="0" w:noVBand="1"/>
      </w:tblPr>
      <w:tblGrid>
        <w:gridCol w:w="1446"/>
        <w:gridCol w:w="1723"/>
        <w:gridCol w:w="1863"/>
        <w:gridCol w:w="1871"/>
        <w:gridCol w:w="1866"/>
      </w:tblGrid>
      <w:tr w:rsidR="4CCB09DA" w:rsidTr="420E2B96" w14:paraId="26EEB8A6" w14:textId="77777777">
        <w:trPr>
          <w:trHeight w:val="300"/>
          <w:ins w:author="Rui André Vidal" w:date="2026-03-25T22:38:00Z" w:id="3043"/>
        </w:trPr>
        <w:tc>
          <w:tcPr>
            <w:tcW w:w="1376" w:type="dxa"/>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vAlign w:val="center"/>
          </w:tcPr>
          <w:p w:rsidR="4CCB09DA" w:rsidRDefault="4CCB09DA" w14:paraId="4236DDF2" w14:textId="16D333C0">
            <w:pPr>
              <w:spacing w:after="0"/>
              <w:jc w:val="center"/>
              <w:rPr>
                <w:rFonts w:ascii="Calibri Light" w:hAnsi="Calibri Light" w:eastAsia="Calibri Light" w:cs="Calibri Light"/>
                <w:b/>
                <w:bCs/>
                <w:sz w:val="18"/>
                <w:szCs w:val="18"/>
              </w:rPr>
              <w:pPrChange w:author="Rui André Vidal" w:date="2026-03-25T22:38:00Z" w:id="3044">
                <w:pPr/>
              </w:pPrChange>
            </w:pPr>
            <w:ins w:author="Rui André Vidal" w:date="2026-03-25T22:38:00Z" w16du:dateUtc="2026-03-25T22:38:09Z" w:id="3045">
              <w:r w:rsidRPr="4CCB09DA">
                <w:rPr>
                  <w:rFonts w:ascii="Calibri Light" w:hAnsi="Calibri Light" w:eastAsia="Calibri Light" w:cs="Calibri Light"/>
                  <w:b/>
                  <w:bCs/>
                  <w:sz w:val="18"/>
                  <w:szCs w:val="18"/>
                </w:rPr>
                <w:t>Critério</w:t>
              </w:r>
            </w:ins>
          </w:p>
        </w:tc>
        <w:tc>
          <w:tcPr>
            <w:tcW w:w="1721" w:type="dxa"/>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vAlign w:val="center"/>
          </w:tcPr>
          <w:p w:rsidR="4CCB09DA" w:rsidRDefault="51D219D2" w14:paraId="17470BF2" w14:textId="12CAB5EB">
            <w:pPr>
              <w:spacing w:after="0"/>
              <w:jc w:val="center"/>
              <w:rPr>
                <w:rFonts w:ascii="Calibri Light" w:hAnsi="Calibri Light" w:eastAsia="Calibri Light" w:cs="Calibri Light"/>
                <w:b/>
                <w:bCs/>
                <w:sz w:val="18"/>
                <w:szCs w:val="18"/>
              </w:rPr>
              <w:pPrChange w:author="Rui André Vidal" w:date="2026-03-25T22:38:00Z" w:id="3046">
                <w:pPr/>
              </w:pPrChange>
            </w:pPr>
            <w:ins w:author="Rui André Vidal" w:date="2026-03-25T22:38:00Z" w16du:dateUtc="2026-03-25T22:38:09Z" w:id="3047">
              <w:r w:rsidRPr="420E2B96">
                <w:rPr>
                  <w:rFonts w:ascii="Calibri Light" w:hAnsi="Calibri Light" w:eastAsia="Calibri Light" w:cs="Calibri Light"/>
                  <w:b/>
                  <w:bCs/>
                  <w:sz w:val="18"/>
                  <w:szCs w:val="18"/>
                </w:rPr>
                <w:t xml:space="preserve">Regulamento </w:t>
              </w:r>
            </w:ins>
          </w:p>
        </w:tc>
        <w:tc>
          <w:tcPr>
            <w:tcW w:w="1893" w:type="dxa"/>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vAlign w:val="center"/>
          </w:tcPr>
          <w:p w:rsidR="4CCB09DA" w:rsidRDefault="51D219D2" w14:paraId="7EDE6C4D" w14:textId="6982E766">
            <w:pPr>
              <w:spacing w:after="0"/>
              <w:jc w:val="center"/>
              <w:pPrChange w:author="Rui André Vidal" w:date="2026-03-25T22:38:00Z" w:id="3048">
                <w:pPr/>
              </w:pPrChange>
            </w:pPr>
            <w:ins w:author="Rui André Vidal" w:date="2026-03-25T22:38:00Z" w16du:dateUtc="2026-03-25T22:38:09Z" w:id="3049">
              <w:r w:rsidRPr="420E2B96">
                <w:rPr>
                  <w:rFonts w:ascii="Calibri Light" w:hAnsi="Calibri Light" w:eastAsia="Calibri Light" w:cs="Calibri Light"/>
                  <w:b/>
                  <w:bCs/>
                  <w:sz w:val="18"/>
                  <w:szCs w:val="18"/>
                </w:rPr>
                <w:t>@codig</w:t>
              </w:r>
            </w:ins>
            <w:ins w:author="Rui André Vidal" w:date="2026-04-07T08:00:00Z" w16du:dateUtc="2026-04-07T08:00:20Z" w:id="3050">
              <w:r w:rsidRPr="420E2B96" w:rsidR="087C9C45">
                <w:rPr>
                  <w:rFonts w:ascii="Calibri Light" w:hAnsi="Calibri Light" w:eastAsia="Calibri Light" w:cs="Calibri Light"/>
                  <w:b/>
                  <w:bCs/>
                  <w:sz w:val="18"/>
                  <w:szCs w:val="18"/>
                </w:rPr>
                <w:t>o</w:t>
              </w:r>
            </w:ins>
            <w:del w:author="Rui André Vidal" w:date="2026-04-07T08:00:00Z" w16du:dateUtc="2026-04-07T08:00:19Z" w:id="3051">
              <w:r w:rsidR="4CCB09DA">
                <w:br/>
              </w:r>
            </w:del>
          </w:p>
        </w:tc>
        <w:tc>
          <w:tcPr>
            <w:tcW w:w="1893" w:type="dxa"/>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vAlign w:val="center"/>
          </w:tcPr>
          <w:p w:rsidR="4CCB09DA" w:rsidRDefault="51D219D2" w14:paraId="674763B6" w14:textId="6C604C2D">
            <w:pPr>
              <w:spacing w:after="0"/>
              <w:jc w:val="center"/>
              <w:rPr>
                <w:rFonts w:ascii="Calibri Light" w:hAnsi="Calibri Light" w:eastAsia="Calibri Light" w:cs="Calibri Light"/>
                <w:b/>
                <w:bCs/>
                <w:sz w:val="18"/>
                <w:szCs w:val="18"/>
              </w:rPr>
              <w:pPrChange w:author="Rui André Vidal" w:date="2026-03-25T22:38:00Z" w:id="3052">
                <w:pPr/>
              </w:pPrChange>
            </w:pPr>
            <w:ins w:author="Rui André Vidal" w:date="2026-03-25T22:38:00Z" w16du:dateUtc="2026-03-25T22:38:09Z" w:id="3053">
              <w:r w:rsidRPr="420E2B96">
                <w:rPr>
                  <w:rFonts w:ascii="Calibri Light" w:hAnsi="Calibri Light" w:eastAsia="Calibri Light" w:cs="Calibri Light"/>
                  <w:b/>
                  <w:bCs/>
                  <w:sz w:val="18"/>
                  <w:szCs w:val="18"/>
                </w:rPr>
                <w:t>@rgbeac</w:t>
              </w:r>
            </w:ins>
            <w:del w:author="Rui André Vidal" w:date="2026-04-07T07:59:00Z" w16du:dateUtc="2026-04-07T07:59:53Z" w:id="3054">
              <w:r w:rsidR="4CCB09DA">
                <w:br/>
              </w:r>
            </w:del>
          </w:p>
        </w:tc>
        <w:tc>
          <w:tcPr>
            <w:tcW w:w="1893" w:type="dxa"/>
            <w:tcBorders>
              <w:top w:val="single" w:color="auto" w:sz="8" w:space="0"/>
              <w:left w:val="single" w:color="auto" w:sz="8" w:space="0"/>
              <w:bottom w:val="single" w:color="auto" w:sz="8" w:space="0"/>
              <w:right w:val="single" w:color="auto" w:sz="8" w:space="0"/>
            </w:tcBorders>
            <w:tcMar>
              <w:left w:w="108" w:type="dxa"/>
              <w:right w:w="108" w:type="dxa"/>
            </w:tcMar>
          </w:tcPr>
          <w:p w:rsidR="4CCB09DA" w:rsidRDefault="4CCB09DA" w14:paraId="7B5E7E6E" w14:textId="18395379">
            <w:pPr>
              <w:spacing w:after="0"/>
              <w:jc w:val="center"/>
              <w:rPr>
                <w:rFonts w:ascii="Calibri Light" w:hAnsi="Calibri Light" w:eastAsia="Calibri Light" w:cs="Calibri Light"/>
                <w:b/>
                <w:bCs/>
                <w:sz w:val="18"/>
                <w:szCs w:val="18"/>
              </w:rPr>
              <w:pPrChange w:author="Rui André Vidal" w:date="2026-03-25T22:38:00Z" w:id="3055">
                <w:pPr/>
              </w:pPrChange>
            </w:pPr>
            <w:ins w:author="Rui André Vidal" w:date="2026-03-25T22:38:00Z" w16du:dateUtc="2026-03-25T22:38:09Z" w:id="3056">
              <w:r w:rsidRPr="4CCB09DA">
                <w:rPr>
                  <w:rFonts w:ascii="Calibri Light" w:hAnsi="Calibri Light" w:eastAsia="Calibri Light" w:cs="Calibri Light"/>
                  <w:b/>
                  <w:bCs/>
                  <w:sz w:val="18"/>
                  <w:szCs w:val="18"/>
                </w:rPr>
                <w:t>Proposta</w:t>
              </w:r>
            </w:ins>
          </w:p>
        </w:tc>
      </w:tr>
      <w:tr w:rsidR="4CCB09DA" w:rsidTr="420E2B96" w14:paraId="1A45C538" w14:textId="77777777">
        <w:trPr>
          <w:trHeight w:val="300"/>
          <w:ins w:author="Rui André Vidal" w:date="2026-03-25T22:38:00Z" w:id="3057"/>
        </w:trPr>
        <w:tc>
          <w:tcPr>
            <w:tcW w:w="1376" w:type="dxa"/>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tcPr>
          <w:p w:rsidR="4CCB09DA" w:rsidRDefault="4CCB09DA" w14:paraId="21E91C9A" w14:textId="45CA1460">
            <w:pPr>
              <w:spacing w:after="0"/>
              <w:rPr>
                <w:rFonts w:ascii="Calibri Light" w:hAnsi="Calibri Light" w:eastAsia="Calibri Light" w:cs="Calibri Light"/>
                <w:b/>
                <w:bCs/>
                <w:sz w:val="16"/>
                <w:szCs w:val="16"/>
              </w:rPr>
              <w:pPrChange w:author="Rui André Vidal" w:date="2026-03-25T22:38:00Z" w:id="3058">
                <w:pPr/>
              </w:pPrChange>
            </w:pPr>
            <w:ins w:author="Rui André Vidal" w:date="2026-03-25T22:38:00Z" w16du:dateUtc="2026-03-25T22:38:09Z" w:id="3059">
              <w:r w:rsidRPr="4CCB09DA">
                <w:rPr>
                  <w:rFonts w:ascii="Calibri Light" w:hAnsi="Calibri Light" w:eastAsia="Calibri Light" w:cs="Calibri Light"/>
                  <w:b/>
                  <w:bCs/>
                  <w:sz w:val="16"/>
                  <w:szCs w:val="16"/>
                </w:rPr>
                <w:t>N.º máximo de ninhadas por período</w:t>
              </w:r>
            </w:ins>
          </w:p>
        </w:tc>
        <w:tc>
          <w:tcPr>
            <w:tcW w:w="1721" w:type="dxa"/>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tcPr>
          <w:p w:rsidR="4CCB09DA" w:rsidRDefault="4CCB09DA" w14:paraId="15E1D4A5" w14:textId="3FF93233">
            <w:pPr>
              <w:spacing w:after="0"/>
              <w:rPr>
                <w:rFonts w:ascii="Calibri Light" w:hAnsi="Calibri Light" w:eastAsia="Calibri Light" w:cs="Calibri Light"/>
                <w:sz w:val="16"/>
                <w:szCs w:val="16"/>
              </w:rPr>
              <w:pPrChange w:author="Rui André Vidal" w:date="2026-03-25T22:38:00Z" w:id="3060">
                <w:pPr/>
              </w:pPrChange>
            </w:pPr>
            <w:ins w:author="Rui André Vidal" w:date="2026-03-25T22:38:00Z" w16du:dateUtc="2026-03-25T22:38:09Z" w:id="3061">
              <w:r w:rsidRPr="4CCB09DA">
                <w:rPr>
                  <w:rFonts w:ascii="Calibri Light" w:hAnsi="Calibri Light" w:eastAsia="Calibri Light" w:cs="Calibri Light"/>
                  <w:sz w:val="16"/>
                  <w:szCs w:val="16"/>
                </w:rPr>
                <w:t>Máx. 3 ninhadas em 2 anos (cadelas e gatas)</w:t>
              </w:r>
              <w:r>
                <w:br/>
              </w:r>
              <w:r w:rsidRPr="4CCB09DA">
                <w:rPr>
                  <w:rFonts w:ascii="Calibri Light" w:hAnsi="Calibri Light" w:eastAsia="Calibri Light" w:cs="Calibri Light"/>
                  <w:sz w:val="16"/>
                  <w:szCs w:val="16"/>
                </w:rPr>
                <w:t xml:space="preserve"> (Anexo I, n.º 3.3)</w:t>
              </w:r>
            </w:ins>
          </w:p>
        </w:tc>
        <w:tc>
          <w:tcPr>
            <w:tcW w:w="1893" w:type="dxa"/>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tcPr>
          <w:p w:rsidR="4CCB09DA" w:rsidRDefault="51D219D2" w14:paraId="05447CDB" w14:textId="58020B32">
            <w:pPr>
              <w:spacing w:after="0"/>
              <w:ind w:left="90"/>
              <w:rPr>
                <w:rFonts w:ascii="Calibri Light" w:hAnsi="Calibri Light" w:eastAsia="Calibri Light" w:cs="Calibri Light"/>
                <w:sz w:val="16"/>
                <w:szCs w:val="16"/>
              </w:rPr>
              <w:pPrChange w:author="Rui André Vidal" w:date="2026-04-07T08:00:00Z" w:id="3062">
                <w:pPr/>
              </w:pPrChange>
            </w:pPr>
            <w:ins w:author="Rui André Vidal" w:date="2026-03-25T22:38:00Z" w16du:dateUtc="2026-03-25T22:38:09Z" w:id="3063">
              <w:r w:rsidRPr="420E2B96">
                <w:rPr>
                  <w:rFonts w:ascii="Calibri Light" w:hAnsi="Calibri Light" w:eastAsia="Calibri Light" w:cs="Calibri Light"/>
                  <w:sz w:val="16"/>
                  <w:szCs w:val="16"/>
                </w:rPr>
                <w:t>Cadelas: 1 ninhada/ano; máx. 4–6 na vida</w:t>
              </w:r>
            </w:ins>
            <w:r w:rsidR="4CCB09DA">
              <w:br/>
            </w:r>
            <w:ins w:author="Rui André Vidal" w:date="2026-03-25T22:38:00Z" w16du:dateUtc="2026-03-25T22:38:09Z" w:id="3064">
              <w:r w:rsidRPr="420E2B96">
                <w:rPr>
                  <w:rFonts w:ascii="Calibri Light" w:hAnsi="Calibri Light" w:eastAsia="Calibri Light" w:cs="Calibri Light"/>
                  <w:sz w:val="16"/>
                  <w:szCs w:val="16"/>
                </w:rPr>
                <w:t xml:space="preserve"> Gatas: 1 ninhada/ano (máx. 3 em 2 anos, com aprovação MV); máx. 8–10 na vida</w:t>
              </w:r>
            </w:ins>
            <w:r w:rsidR="4CCB09DA">
              <w:br/>
            </w:r>
            <w:ins w:author="Rui André Vidal" w:date="2026-03-25T22:38:00Z" w16du:dateUtc="2026-03-25T22:38:09Z" w:id="3065">
              <w:r w:rsidRPr="420E2B96">
                <w:rPr>
                  <w:rFonts w:ascii="Calibri Light" w:hAnsi="Calibri Light" w:eastAsia="Calibri Light" w:cs="Calibri Light"/>
                  <w:sz w:val="16"/>
                  <w:szCs w:val="16"/>
                </w:rPr>
                <w:t xml:space="preserve"> (Anexo I)</w:t>
              </w:r>
            </w:ins>
          </w:p>
        </w:tc>
        <w:tc>
          <w:tcPr>
            <w:tcW w:w="1893" w:type="dxa"/>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tcPr>
          <w:p w:rsidR="4CCB09DA" w:rsidRDefault="4CCB09DA" w14:paraId="4BF2A7B0" w14:textId="356D2107">
            <w:pPr>
              <w:spacing w:after="0"/>
              <w:rPr>
                <w:rFonts w:ascii="Calibri Light" w:hAnsi="Calibri Light" w:eastAsia="Calibri Light" w:cs="Calibri Light"/>
                <w:sz w:val="16"/>
                <w:szCs w:val="16"/>
              </w:rPr>
              <w:pPrChange w:author="Rui André Vidal" w:date="2026-03-25T22:38:00Z" w:id="3066">
                <w:pPr/>
              </w:pPrChange>
            </w:pPr>
            <w:ins w:author="Rui André Vidal" w:date="2026-03-25T22:38:00Z" w16du:dateUtc="2026-03-25T22:38:09Z" w:id="3067">
              <w:r w:rsidRPr="4CCB09DA">
                <w:rPr>
                  <w:rFonts w:ascii="Calibri Light" w:hAnsi="Calibri Light" w:eastAsia="Calibri Light" w:cs="Calibri Light"/>
                  <w:sz w:val="16"/>
                  <w:szCs w:val="16"/>
                </w:rPr>
                <w:t>Máx. 4 ninhadas na vida reprodutiva</w:t>
              </w:r>
              <w:r>
                <w:br/>
              </w:r>
              <w:r w:rsidRPr="4CCB09DA">
                <w:rPr>
                  <w:rFonts w:ascii="Calibri Light" w:hAnsi="Calibri Light" w:eastAsia="Calibri Light" w:cs="Calibri Light"/>
                  <w:sz w:val="16"/>
                  <w:szCs w:val="16"/>
                </w:rPr>
                <w:t xml:space="preserve"> (Art.º 70.º, n.ºs 2 e 3)</w:t>
              </w:r>
            </w:ins>
          </w:p>
        </w:tc>
        <w:tc>
          <w:tcPr>
            <w:tcW w:w="1893" w:type="dxa"/>
            <w:tcBorders>
              <w:top w:val="single" w:color="auto" w:sz="8" w:space="0"/>
              <w:left w:val="single" w:color="auto" w:sz="8" w:space="0"/>
              <w:bottom w:val="single" w:color="auto" w:sz="8" w:space="0"/>
              <w:right w:val="single" w:color="auto" w:sz="8" w:space="0"/>
            </w:tcBorders>
            <w:tcMar>
              <w:left w:w="108" w:type="dxa"/>
              <w:right w:w="108" w:type="dxa"/>
            </w:tcMar>
          </w:tcPr>
          <w:p w:rsidR="4CCB09DA" w:rsidRDefault="4CCB09DA" w14:paraId="1A5A82C0" w14:textId="7DF86829">
            <w:pPr>
              <w:spacing w:after="0"/>
              <w:rPr>
                <w:ins w:author="Rui André Vidal" w:date="2026-03-25T22:38:00Z" w16du:dateUtc="2026-03-25T22:38:09Z" w:id="3068"/>
                <w:rFonts w:ascii="Calibri Light" w:hAnsi="Calibri Light" w:eastAsia="Calibri Light" w:cs="Calibri Light"/>
                <w:sz w:val="16"/>
                <w:szCs w:val="16"/>
              </w:rPr>
              <w:pPrChange w:author="Rui André Vidal" w:date="2026-03-25T22:38:00Z" w:id="3069">
                <w:pPr/>
              </w:pPrChange>
            </w:pPr>
            <w:ins w:author="Rui André Vidal" w:date="2026-03-25T22:38:00Z" w16du:dateUtc="2026-03-25T22:38:09Z" w:id="3070">
              <w:r w:rsidRPr="4CCB09DA">
                <w:rPr>
                  <w:rFonts w:ascii="Calibri Light" w:hAnsi="Calibri Light" w:eastAsia="Calibri Light" w:cs="Calibri Light"/>
                  <w:sz w:val="16"/>
                  <w:szCs w:val="16"/>
                </w:rPr>
                <w:t>Definir um número entre 4 e 6.</w:t>
              </w:r>
            </w:ins>
          </w:p>
          <w:p w:rsidR="4CCB09DA" w:rsidRDefault="4CCB09DA" w14:paraId="2D216F5D" w14:textId="22DAFA3E">
            <w:pPr>
              <w:spacing w:after="0"/>
              <w:rPr>
                <w:ins w:author="Rui André Vidal" w:date="2026-03-25T22:38:00Z" w16du:dateUtc="2026-03-25T22:38:09Z" w:id="3071"/>
                <w:rFonts w:ascii="Calibri Light" w:hAnsi="Calibri Light" w:eastAsia="Calibri Light" w:cs="Calibri Light"/>
                <w:sz w:val="16"/>
                <w:szCs w:val="16"/>
              </w:rPr>
              <w:pPrChange w:author="Rui André Vidal" w:date="2026-03-25T22:38:00Z" w:id="3072">
                <w:pPr/>
              </w:pPrChange>
            </w:pPr>
            <w:ins w:author="Rui André Vidal" w:date="2026-03-25T22:38:00Z" w16du:dateUtc="2026-03-25T22:38:09Z" w:id="3073">
              <w:r w:rsidRPr="4CCB09DA">
                <w:rPr>
                  <w:rFonts w:ascii="Calibri Light" w:hAnsi="Calibri Light" w:eastAsia="Calibri Light" w:cs="Calibri Light"/>
                  <w:sz w:val="16"/>
                  <w:szCs w:val="16"/>
                </w:rPr>
                <w:t>Os documentos supra indicam limites de 4 ninhadas na vida para ambas.</w:t>
              </w:r>
            </w:ins>
          </w:p>
          <w:p w:rsidR="4CCB09DA" w:rsidRDefault="4CCB09DA" w14:paraId="5C83D8D3" w14:textId="3CFF3192">
            <w:pPr>
              <w:spacing w:after="0"/>
              <w:rPr>
                <w:rFonts w:ascii="Calibri Light" w:hAnsi="Calibri Light" w:eastAsia="Calibri Light" w:cs="Calibri Light"/>
                <w:sz w:val="16"/>
                <w:szCs w:val="16"/>
              </w:rPr>
              <w:pPrChange w:author="Rui André Vidal" w:date="2026-03-25T22:38:00Z" w:id="3074">
                <w:pPr/>
              </w:pPrChange>
            </w:pPr>
            <w:ins w:author="Rui André Vidal" w:date="2026-03-25T22:38:00Z" w16du:dateUtc="2026-03-25T22:38:09Z" w:id="3075">
              <w:r w:rsidRPr="4CCB09DA">
                <w:rPr>
                  <w:rFonts w:ascii="Calibri Light" w:hAnsi="Calibri Light" w:eastAsia="Calibri Light" w:cs="Calibri Light"/>
                  <w:sz w:val="16"/>
                  <w:szCs w:val="16"/>
                </w:rPr>
                <w:t xml:space="preserve"> </w:t>
              </w:r>
            </w:ins>
          </w:p>
        </w:tc>
      </w:tr>
      <w:tr w:rsidR="4CCB09DA" w:rsidTr="420E2B96" w14:paraId="64E49623" w14:textId="77777777">
        <w:trPr>
          <w:trHeight w:val="300"/>
          <w:ins w:author="Rui André Vidal" w:date="2026-03-25T22:38:00Z" w:id="3076"/>
        </w:trPr>
        <w:tc>
          <w:tcPr>
            <w:tcW w:w="1376" w:type="dxa"/>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tcPr>
          <w:p w:rsidR="4CCB09DA" w:rsidRDefault="51D219D2" w14:paraId="1A168D79" w14:textId="20D78915">
            <w:pPr>
              <w:spacing w:after="0"/>
              <w:ind w:left="90" w:hanging="90"/>
              <w:rPr>
                <w:rFonts w:ascii="Calibri Light" w:hAnsi="Calibri Light" w:eastAsia="Calibri Light" w:cs="Calibri Light"/>
                <w:b/>
                <w:bCs/>
                <w:sz w:val="16"/>
                <w:szCs w:val="16"/>
                <w:lang w:val="en-US"/>
              </w:rPr>
              <w:pPrChange w:author="Rui André Vidal" w:date="2026-04-07T08:01:00Z" w:id="3077">
                <w:pPr/>
              </w:pPrChange>
            </w:pPr>
            <w:ins w:author="Rui André Vidal" w:date="2026-03-25T22:38:00Z" w16du:dateUtc="2026-03-25T22:38:09Z" w:id="3078">
              <w:r w:rsidRPr="420E2B96">
                <w:rPr>
                  <w:rFonts w:ascii="Calibri Light" w:hAnsi="Calibri Light" w:eastAsia="Calibri Light" w:cs="Calibri Light"/>
                  <w:b/>
                  <w:bCs/>
                  <w:sz w:val="16"/>
                  <w:szCs w:val="16"/>
                  <w:lang w:val="en-US"/>
                </w:rPr>
                <w:t>Intervalo mínimo entre ninhadas</w:t>
              </w:r>
            </w:ins>
          </w:p>
        </w:tc>
        <w:tc>
          <w:tcPr>
            <w:tcW w:w="1721" w:type="dxa"/>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tcPr>
          <w:p w:rsidR="4CCB09DA" w:rsidRDefault="51D219D2" w14:paraId="07D6778A" w14:textId="6C1C19F8">
            <w:pPr>
              <w:spacing w:after="0"/>
              <w:ind w:left="90" w:hanging="90"/>
              <w:rPr>
                <w:rFonts w:ascii="Calibri Light" w:hAnsi="Calibri Light" w:eastAsia="Calibri Light" w:cs="Calibri Light"/>
                <w:sz w:val="16"/>
                <w:szCs w:val="16"/>
              </w:rPr>
              <w:pPrChange w:author="Rui André Vidal" w:date="2026-04-07T08:01:00Z" w:id="3079">
                <w:pPr/>
              </w:pPrChange>
            </w:pPr>
            <w:ins w:author="Rui André Vidal" w:date="2026-03-25T22:38:00Z" w16du:dateUtc="2026-03-25T22:38:09Z" w:id="3080">
              <w:r w:rsidRPr="420E2B96">
                <w:rPr>
                  <w:rFonts w:ascii="Calibri Light" w:hAnsi="Calibri Light" w:eastAsia="Calibri Light" w:cs="Calibri Light"/>
                  <w:sz w:val="16"/>
                  <w:szCs w:val="16"/>
                </w:rPr>
                <w:t>Período de recuperação de, pelo menos, 1 ano após atingir o limite de 3 ninhadas em 2 anos</w:t>
              </w:r>
            </w:ins>
            <w:r w:rsidR="4CCB09DA">
              <w:br/>
            </w:r>
            <w:ins w:author="Rui André Vidal" w:date="2026-03-25T22:38:00Z" w16du:dateUtc="2026-03-25T22:38:09Z" w:id="3081">
              <w:r w:rsidRPr="420E2B96">
                <w:rPr>
                  <w:rFonts w:ascii="Calibri Light" w:hAnsi="Calibri Light" w:eastAsia="Calibri Light" w:cs="Calibri Light"/>
                  <w:sz w:val="16"/>
                  <w:szCs w:val="16"/>
                </w:rPr>
                <w:t xml:space="preserve"> (Anexo I, n.º 4.4)</w:t>
              </w:r>
            </w:ins>
          </w:p>
        </w:tc>
        <w:tc>
          <w:tcPr>
            <w:tcW w:w="1893" w:type="dxa"/>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tcPr>
          <w:p w:rsidR="4CCB09DA" w:rsidRDefault="4CCB09DA" w14:paraId="2A342685" w14:textId="6A7338FA">
            <w:pPr>
              <w:spacing w:after="0"/>
              <w:rPr>
                <w:rFonts w:ascii="Calibri Light" w:hAnsi="Calibri Light" w:eastAsia="Calibri Light" w:cs="Calibri Light"/>
                <w:sz w:val="16"/>
                <w:szCs w:val="16"/>
              </w:rPr>
              <w:pPrChange w:author="Rui André Vidal" w:date="2026-03-25T22:38:00Z" w:id="3082">
                <w:pPr/>
              </w:pPrChange>
            </w:pPr>
            <w:ins w:author="Rui André Vidal" w:date="2026-03-25T22:38:00Z" w16du:dateUtc="2026-03-25T22:38:09Z" w:id="3083">
              <w:r w:rsidRPr="4CCB09DA">
                <w:rPr>
                  <w:rFonts w:ascii="Calibri Light" w:hAnsi="Calibri Light" w:eastAsia="Calibri Light" w:cs="Calibri Light"/>
                  <w:sz w:val="16"/>
                  <w:szCs w:val="16"/>
                </w:rPr>
                <w:t>Cadelas: 1 ciclo reprodutivo</w:t>
              </w:r>
              <w:r>
                <w:br/>
              </w:r>
              <w:r w:rsidRPr="4CCB09DA">
                <w:rPr>
                  <w:rFonts w:ascii="Calibri Light" w:hAnsi="Calibri Light" w:eastAsia="Calibri Light" w:cs="Calibri Light"/>
                  <w:sz w:val="16"/>
                  <w:szCs w:val="16"/>
                </w:rPr>
                <w:t xml:space="preserve"> Gatas: 3–6 meses</w:t>
              </w:r>
              <w:r>
                <w:br/>
              </w:r>
              <w:r w:rsidRPr="4CCB09DA">
                <w:rPr>
                  <w:rFonts w:ascii="Calibri Light" w:hAnsi="Calibri Light" w:eastAsia="Calibri Light" w:cs="Calibri Light"/>
                  <w:sz w:val="16"/>
                  <w:szCs w:val="16"/>
                </w:rPr>
                <w:t xml:space="preserve"> (Anexo I)</w:t>
              </w:r>
            </w:ins>
          </w:p>
        </w:tc>
        <w:tc>
          <w:tcPr>
            <w:tcW w:w="1893" w:type="dxa"/>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tcPr>
          <w:p w:rsidR="4CCB09DA" w:rsidRDefault="4CCB09DA" w14:paraId="25EE3B61" w14:textId="47CE6B15">
            <w:pPr>
              <w:spacing w:after="0"/>
              <w:rPr>
                <w:rFonts w:ascii="Calibri Light" w:hAnsi="Calibri Light" w:eastAsia="Calibri Light" w:cs="Calibri Light"/>
                <w:sz w:val="16"/>
                <w:szCs w:val="16"/>
              </w:rPr>
              <w:pPrChange w:author="Rui André Vidal" w:date="2026-03-25T22:38:00Z" w:id="3084">
                <w:pPr/>
              </w:pPrChange>
            </w:pPr>
            <w:ins w:author="Rui André Vidal" w:date="2026-03-25T22:38:00Z" w16du:dateUtc="2026-03-25T22:38:09Z" w:id="3085">
              <w:r w:rsidRPr="4CCB09DA">
                <w:rPr>
                  <w:rFonts w:ascii="Calibri Light" w:hAnsi="Calibri Light" w:eastAsia="Calibri Light" w:cs="Calibri Light"/>
                  <w:sz w:val="16"/>
                  <w:szCs w:val="16"/>
                </w:rPr>
                <w:t>Mínimo de 12 meses entre cada ninhada (cadelas e gatas)</w:t>
              </w:r>
              <w:r>
                <w:br/>
              </w:r>
              <w:r w:rsidRPr="4CCB09DA">
                <w:rPr>
                  <w:rFonts w:ascii="Calibri Light" w:hAnsi="Calibri Light" w:eastAsia="Calibri Light" w:cs="Calibri Light"/>
                  <w:sz w:val="16"/>
                  <w:szCs w:val="16"/>
                </w:rPr>
                <w:t xml:space="preserve"> (Art.º 70.º, n.ºs 2 e 3)</w:t>
              </w:r>
            </w:ins>
          </w:p>
        </w:tc>
        <w:tc>
          <w:tcPr>
            <w:tcW w:w="1893" w:type="dxa"/>
            <w:tcBorders>
              <w:top w:val="single" w:color="auto" w:sz="8" w:space="0"/>
              <w:left w:val="single" w:color="auto" w:sz="8" w:space="0"/>
              <w:bottom w:val="single" w:color="auto" w:sz="8" w:space="0"/>
              <w:right w:val="single" w:color="auto" w:sz="8" w:space="0"/>
            </w:tcBorders>
            <w:tcMar>
              <w:left w:w="108" w:type="dxa"/>
              <w:right w:w="108" w:type="dxa"/>
            </w:tcMar>
          </w:tcPr>
          <w:p w:rsidR="4CCB09DA" w:rsidRDefault="4CCB09DA" w14:paraId="74F925FB" w14:textId="7193B846">
            <w:pPr>
              <w:spacing w:after="0"/>
              <w:rPr>
                <w:rFonts w:ascii="Calibri Light" w:hAnsi="Calibri Light" w:eastAsia="Calibri Light" w:cs="Calibri Light"/>
                <w:sz w:val="16"/>
                <w:szCs w:val="16"/>
              </w:rPr>
              <w:pPrChange w:author="Rui André Vidal" w:date="2026-03-25T22:38:00Z" w:id="3086">
                <w:pPr/>
              </w:pPrChange>
            </w:pPr>
            <w:ins w:author="Rui André Vidal" w:date="2026-03-25T22:38:00Z" w16du:dateUtc="2026-03-25T22:38:09Z" w:id="3087">
              <w:r w:rsidRPr="4CCB09DA">
                <w:rPr>
                  <w:rFonts w:ascii="Calibri Light" w:hAnsi="Calibri Light" w:eastAsia="Calibri Light" w:cs="Calibri Light"/>
                  <w:sz w:val="16"/>
                  <w:szCs w:val="16"/>
                </w:rPr>
                <w:t>Rgbeac</w:t>
              </w:r>
            </w:ins>
          </w:p>
        </w:tc>
      </w:tr>
      <w:tr w:rsidR="4CCB09DA" w:rsidTr="420E2B96" w14:paraId="2AE15640" w14:textId="77777777">
        <w:trPr>
          <w:trHeight w:val="300"/>
          <w:ins w:author="Rui André Vidal" w:date="2026-03-25T22:38:00Z" w:id="3088"/>
        </w:trPr>
        <w:tc>
          <w:tcPr>
            <w:tcW w:w="1376" w:type="dxa"/>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tcPr>
          <w:p w:rsidR="4CCB09DA" w:rsidRDefault="4CCB09DA" w14:paraId="14A20109" w14:textId="6E4342A3">
            <w:pPr>
              <w:spacing w:after="0"/>
              <w:rPr>
                <w:rFonts w:ascii="Calibri Light" w:hAnsi="Calibri Light" w:eastAsia="Calibri Light" w:cs="Calibri Light"/>
                <w:b/>
                <w:bCs/>
                <w:sz w:val="16"/>
                <w:szCs w:val="16"/>
                <w:lang w:val="en-US"/>
              </w:rPr>
              <w:pPrChange w:author="Rui André Vidal" w:date="2026-03-25T22:38:00Z" w:id="3089">
                <w:pPr/>
              </w:pPrChange>
            </w:pPr>
            <w:ins w:author="Rui André Vidal" w:date="2026-03-25T22:38:00Z" w16du:dateUtc="2026-03-25T22:38:09Z" w:id="3090">
              <w:r w:rsidRPr="4CCB09DA">
                <w:rPr>
                  <w:rFonts w:ascii="Calibri Light" w:hAnsi="Calibri Light" w:eastAsia="Calibri Light" w:cs="Calibri Light"/>
                  <w:b/>
                  <w:bCs/>
                  <w:sz w:val="16"/>
                  <w:szCs w:val="16"/>
                  <w:lang w:val="en-US"/>
                </w:rPr>
                <w:t>Cios sucessivos (fêmeas)</w:t>
              </w:r>
            </w:ins>
          </w:p>
        </w:tc>
        <w:tc>
          <w:tcPr>
            <w:tcW w:w="1721" w:type="dxa"/>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tcPr>
          <w:p w:rsidR="4CCB09DA" w:rsidRDefault="4CCB09DA" w14:paraId="49C19021" w14:textId="2194B34E">
            <w:pPr>
              <w:spacing w:after="0"/>
              <w:rPr>
                <w:rFonts w:ascii="Calibri Light" w:hAnsi="Calibri Light" w:eastAsia="Calibri Light" w:cs="Calibri Light"/>
                <w:sz w:val="16"/>
                <w:szCs w:val="16"/>
                <w:lang w:val="en-US"/>
              </w:rPr>
              <w:pPrChange w:author="Rui André Vidal" w:date="2026-03-25T22:38:00Z" w:id="3091">
                <w:pPr/>
              </w:pPrChange>
            </w:pPr>
            <w:ins w:author="Rui André Vidal" w:date="2026-03-25T22:38:00Z" w16du:dateUtc="2026-03-25T22:38:09Z" w:id="3092">
              <w:r w:rsidRPr="4CCB09DA">
                <w:rPr>
                  <w:rFonts w:ascii="Calibri Light" w:hAnsi="Calibri Light" w:eastAsia="Calibri Light" w:cs="Calibri Light"/>
                  <w:sz w:val="16"/>
                  <w:szCs w:val="16"/>
                  <w:lang w:val="en-US"/>
                </w:rPr>
                <w:t>Não regulado explicitamente</w:t>
              </w:r>
            </w:ins>
          </w:p>
        </w:tc>
        <w:tc>
          <w:tcPr>
            <w:tcW w:w="1893" w:type="dxa"/>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tcPr>
          <w:p w:rsidR="4CCB09DA" w:rsidRDefault="4CCB09DA" w14:paraId="574F4026" w14:textId="3A133537">
            <w:pPr>
              <w:spacing w:after="0"/>
              <w:rPr>
                <w:rFonts w:ascii="Calibri Light" w:hAnsi="Calibri Light" w:eastAsia="Calibri Light" w:cs="Calibri Light"/>
                <w:sz w:val="16"/>
                <w:szCs w:val="16"/>
              </w:rPr>
              <w:pPrChange w:author="Rui André Vidal" w:date="2026-03-25T22:38:00Z" w:id="3093">
                <w:pPr/>
              </w:pPrChange>
            </w:pPr>
            <w:ins w:author="Rui André Vidal" w:date="2026-03-25T22:38:00Z" w16du:dateUtc="2026-03-25T22:38:09Z" w:id="3094">
              <w:r w:rsidRPr="4CCB09DA">
                <w:rPr>
                  <w:rFonts w:ascii="Calibri Light" w:hAnsi="Calibri Light" w:eastAsia="Calibri Light" w:cs="Calibri Light"/>
                  <w:sz w:val="16"/>
                  <w:szCs w:val="16"/>
                </w:rPr>
                <w:t>Proibido acasalamento em cios sucessivos</w:t>
              </w:r>
              <w:r>
                <w:br/>
              </w:r>
              <w:r w:rsidRPr="4CCB09DA">
                <w:rPr>
                  <w:rFonts w:ascii="Calibri Light" w:hAnsi="Calibri Light" w:eastAsia="Calibri Light" w:cs="Calibri Light"/>
                  <w:sz w:val="16"/>
                  <w:szCs w:val="16"/>
                </w:rPr>
                <w:t xml:space="preserve"> (Art.º 8.º, n.º 2, al. a))</w:t>
              </w:r>
            </w:ins>
          </w:p>
        </w:tc>
        <w:tc>
          <w:tcPr>
            <w:tcW w:w="1893" w:type="dxa"/>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tcPr>
          <w:p w:rsidR="4CCB09DA" w:rsidRDefault="4CCB09DA" w14:paraId="5680BD05" w14:textId="763F6680">
            <w:pPr>
              <w:spacing w:after="0"/>
              <w:rPr>
                <w:rFonts w:ascii="Calibri Light" w:hAnsi="Calibri Light" w:eastAsia="Calibri Light" w:cs="Calibri Light"/>
                <w:sz w:val="16"/>
                <w:szCs w:val="16"/>
              </w:rPr>
              <w:pPrChange w:author="Rui André Vidal" w:date="2026-03-25T22:38:00Z" w:id="3095">
                <w:pPr/>
              </w:pPrChange>
            </w:pPr>
            <w:ins w:author="Rui André Vidal" w:date="2026-03-25T22:38:00Z" w16du:dateUtc="2026-03-25T22:38:09Z" w:id="3096">
              <w:r w:rsidRPr="4CCB09DA">
                <w:rPr>
                  <w:rFonts w:ascii="Calibri Light" w:hAnsi="Calibri Light" w:eastAsia="Calibri Light" w:cs="Calibri Light"/>
                  <w:sz w:val="16"/>
                  <w:szCs w:val="16"/>
                </w:rPr>
                <w:t>Não regulado explicitamente (intervalo de 12 meses implica proibição)</w:t>
              </w:r>
            </w:ins>
          </w:p>
        </w:tc>
        <w:tc>
          <w:tcPr>
            <w:tcW w:w="1893" w:type="dxa"/>
            <w:tcBorders>
              <w:top w:val="single" w:color="auto" w:sz="8" w:space="0"/>
              <w:left w:val="single" w:color="auto" w:sz="8" w:space="0"/>
              <w:bottom w:val="single" w:color="auto" w:sz="8" w:space="0"/>
              <w:right w:val="single" w:color="auto" w:sz="8" w:space="0"/>
            </w:tcBorders>
            <w:tcMar>
              <w:left w:w="108" w:type="dxa"/>
              <w:right w:w="108" w:type="dxa"/>
            </w:tcMar>
          </w:tcPr>
          <w:p w:rsidR="4CCB09DA" w:rsidRDefault="4CCB09DA" w14:paraId="6C55D10E" w14:textId="189E2A9E">
            <w:pPr>
              <w:spacing w:after="0"/>
              <w:rPr>
                <w:rFonts w:ascii="Calibri Light" w:hAnsi="Calibri Light" w:eastAsia="Calibri Light" w:cs="Calibri Light"/>
                <w:sz w:val="16"/>
                <w:szCs w:val="16"/>
              </w:rPr>
              <w:pPrChange w:author="Rui André Vidal" w:date="2026-03-25T22:38:00Z" w:id="3097">
                <w:pPr/>
              </w:pPrChange>
            </w:pPr>
            <w:ins w:author="Rui André Vidal" w:date="2026-03-25T22:38:00Z" w16du:dateUtc="2026-03-25T22:38:09Z" w:id="3098">
              <w:r w:rsidRPr="4CCB09DA">
                <w:rPr>
                  <w:rFonts w:ascii="Calibri Light" w:hAnsi="Calibri Light" w:eastAsia="Calibri Light" w:cs="Calibri Light"/>
                  <w:sz w:val="16"/>
                  <w:szCs w:val="16"/>
                </w:rPr>
                <w:t>“É proibido o acasalamento em cios sucessivos, devendo ser assegurando um intervalo mínimo de X meses entre as ninhadas…”</w:t>
              </w:r>
            </w:ins>
          </w:p>
        </w:tc>
      </w:tr>
    </w:tbl>
    <w:p w:rsidR="12159AB7" w:rsidRDefault="12159AB7" w14:paraId="1B2C16AE" w14:textId="5775172D">
      <w:pPr>
        <w:spacing w:before="120" w:after="40" w:line="276" w:lineRule="auto"/>
        <w:rPr>
          <w:ins w:author="Rui André Vidal" w:date="2026-03-25T22:38:00Z" w16du:dateUtc="2026-03-25T22:38:09Z" w:id="3099"/>
          <w:rFonts w:ascii="Calibri Light" w:hAnsi="Calibri Light" w:eastAsia="Calibri Light" w:cs="Calibri Light"/>
          <w:b/>
          <w:bCs/>
          <w:sz w:val="20"/>
          <w:szCs w:val="20"/>
        </w:rPr>
        <w:pPrChange w:author="Rui André Vidal" w:date="2026-03-25T22:38:00Z" w:id="3100">
          <w:pPr/>
        </w:pPrChange>
      </w:pPr>
      <w:ins w:author="Rui André Vidal" w:date="2026-03-25T22:38:00Z" w16du:dateUtc="2026-03-25T22:38:09Z" w:id="3101">
        <w:r w:rsidRPr="4CCB09DA">
          <w:rPr>
            <w:rFonts w:ascii="Calibri Light" w:hAnsi="Calibri Light" w:eastAsia="Calibri Light" w:cs="Calibri Light"/>
            <w:b/>
            <w:bCs/>
            <w:sz w:val="20"/>
            <w:szCs w:val="20"/>
          </w:rPr>
          <w:t>4. Cesarianas</w:t>
        </w:r>
      </w:ins>
    </w:p>
    <w:tbl>
      <w:tblPr>
        <w:tblW w:w="0" w:type="auto"/>
        <w:tblLook w:val="04A0" w:firstRow="1" w:lastRow="0" w:firstColumn="1" w:lastColumn="0" w:noHBand="0" w:noVBand="1"/>
      </w:tblPr>
      <w:tblGrid>
        <w:gridCol w:w="1451"/>
        <w:gridCol w:w="1707"/>
        <w:gridCol w:w="1877"/>
        <w:gridCol w:w="1865"/>
        <w:gridCol w:w="1869"/>
      </w:tblGrid>
      <w:tr w:rsidR="4CCB09DA" w:rsidTr="420E2B96" w14:paraId="55916502" w14:textId="77777777">
        <w:trPr>
          <w:trHeight w:val="300"/>
          <w:ins w:author="Rui André Vidal" w:date="2026-03-25T22:38:00Z" w:id="3102"/>
        </w:trPr>
        <w:tc>
          <w:tcPr>
            <w:tcW w:w="1376" w:type="dxa"/>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vAlign w:val="center"/>
          </w:tcPr>
          <w:p w:rsidR="4CCB09DA" w:rsidRDefault="4CCB09DA" w14:paraId="3588CB7C" w14:textId="3CCAB938">
            <w:pPr>
              <w:spacing w:after="0"/>
              <w:jc w:val="center"/>
              <w:rPr>
                <w:rFonts w:ascii="Calibri Light" w:hAnsi="Calibri Light" w:eastAsia="Calibri Light" w:cs="Calibri Light"/>
                <w:b/>
                <w:bCs/>
                <w:sz w:val="18"/>
                <w:szCs w:val="18"/>
              </w:rPr>
              <w:pPrChange w:author="Rui André Vidal" w:date="2026-03-25T22:38:00Z" w:id="3103">
                <w:pPr/>
              </w:pPrChange>
            </w:pPr>
            <w:ins w:author="Rui André Vidal" w:date="2026-03-25T22:38:00Z" w16du:dateUtc="2026-03-25T22:38:09Z" w:id="3104">
              <w:r w:rsidRPr="4CCB09DA">
                <w:rPr>
                  <w:rFonts w:ascii="Calibri Light" w:hAnsi="Calibri Light" w:eastAsia="Calibri Light" w:cs="Calibri Light"/>
                  <w:b/>
                  <w:bCs/>
                  <w:sz w:val="18"/>
                  <w:szCs w:val="18"/>
                </w:rPr>
                <w:t>Critério</w:t>
              </w:r>
            </w:ins>
          </w:p>
        </w:tc>
        <w:tc>
          <w:tcPr>
            <w:tcW w:w="1721" w:type="dxa"/>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vAlign w:val="center"/>
          </w:tcPr>
          <w:p w:rsidR="4CCB09DA" w:rsidRDefault="4CCB09DA" w14:paraId="1746E49A" w14:textId="06C5D51D">
            <w:pPr>
              <w:spacing w:after="0"/>
              <w:jc w:val="center"/>
              <w:rPr>
                <w:rFonts w:ascii="Calibri Light" w:hAnsi="Calibri Light" w:eastAsia="Calibri Light" w:cs="Calibri Light"/>
                <w:b/>
                <w:bCs/>
                <w:sz w:val="18"/>
                <w:szCs w:val="18"/>
              </w:rPr>
              <w:pPrChange w:author="Rui André Vidal" w:date="2026-03-25T22:38:00Z" w:id="3105">
                <w:pPr/>
              </w:pPrChange>
            </w:pPr>
            <w:ins w:author="Rui André Vidal" w:date="2026-03-25T22:38:00Z" w16du:dateUtc="2026-03-25T22:38:09Z" w:id="3106">
              <w:r w:rsidRPr="4CCB09DA">
                <w:rPr>
                  <w:rFonts w:ascii="Calibri Light" w:hAnsi="Calibri Light" w:eastAsia="Calibri Light" w:cs="Calibri Light"/>
                  <w:b/>
                  <w:bCs/>
                  <w:sz w:val="18"/>
                  <w:szCs w:val="18"/>
                </w:rPr>
                <w:t>Regulamento (UE) 2023/0447</w:t>
              </w:r>
            </w:ins>
          </w:p>
        </w:tc>
        <w:tc>
          <w:tcPr>
            <w:tcW w:w="1893" w:type="dxa"/>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vAlign w:val="center"/>
          </w:tcPr>
          <w:p w:rsidR="4CCB09DA" w:rsidRDefault="4CCB09DA" w14:paraId="37F799F2" w14:textId="4B803645">
            <w:pPr>
              <w:spacing w:after="0"/>
              <w:jc w:val="center"/>
              <w:rPr>
                <w:rFonts w:ascii="Calibri Light" w:hAnsi="Calibri Light" w:eastAsia="Calibri Light" w:cs="Calibri Light"/>
                <w:b/>
                <w:bCs/>
                <w:sz w:val="18"/>
                <w:szCs w:val="18"/>
              </w:rPr>
              <w:pPrChange w:author="Rui André Vidal" w:date="2026-03-25T22:38:00Z" w:id="3107">
                <w:pPr/>
              </w:pPrChange>
            </w:pPr>
            <w:ins w:author="Rui André Vidal" w:date="2026-03-25T22:38:00Z" w16du:dateUtc="2026-03-25T22:38:09Z" w:id="3108">
              <w:r w:rsidRPr="4CCB09DA">
                <w:rPr>
                  <w:rFonts w:ascii="Calibri Light" w:hAnsi="Calibri Light" w:eastAsia="Calibri Light" w:cs="Calibri Light"/>
                  <w:b/>
                  <w:bCs/>
                  <w:sz w:val="18"/>
                  <w:szCs w:val="18"/>
                </w:rPr>
                <w:t>@codigo</w:t>
              </w:r>
              <w:r>
                <w:br/>
              </w:r>
              <w:r w:rsidRPr="4CCB09DA">
                <w:rPr>
                  <w:rFonts w:ascii="Calibri Light" w:hAnsi="Calibri Light" w:eastAsia="Calibri Light" w:cs="Calibri Light"/>
                  <w:b/>
                  <w:bCs/>
                  <w:sz w:val="18"/>
                  <w:szCs w:val="18"/>
                </w:rPr>
                <w:t xml:space="preserve"> (proposta DL 214/2013)</w:t>
              </w:r>
            </w:ins>
          </w:p>
        </w:tc>
        <w:tc>
          <w:tcPr>
            <w:tcW w:w="1893" w:type="dxa"/>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vAlign w:val="center"/>
          </w:tcPr>
          <w:p w:rsidR="4CCB09DA" w:rsidRDefault="4CCB09DA" w14:paraId="4B9AD157" w14:textId="50446FF3">
            <w:pPr>
              <w:spacing w:after="0"/>
              <w:jc w:val="center"/>
              <w:rPr>
                <w:rFonts w:ascii="Calibri Light" w:hAnsi="Calibri Light" w:eastAsia="Calibri Light" w:cs="Calibri Light"/>
                <w:b/>
                <w:bCs/>
                <w:sz w:val="18"/>
                <w:szCs w:val="18"/>
              </w:rPr>
              <w:pPrChange w:author="Rui André Vidal" w:date="2026-03-25T22:38:00Z" w:id="3109">
                <w:pPr/>
              </w:pPrChange>
            </w:pPr>
            <w:ins w:author="Rui André Vidal" w:date="2026-03-25T22:38:00Z" w16du:dateUtc="2026-03-25T22:38:09Z" w:id="3110">
              <w:r w:rsidRPr="4CCB09DA">
                <w:rPr>
                  <w:rFonts w:ascii="Calibri Light" w:hAnsi="Calibri Light" w:eastAsia="Calibri Light" w:cs="Calibri Light"/>
                  <w:b/>
                  <w:bCs/>
                  <w:sz w:val="18"/>
                  <w:szCs w:val="18"/>
                </w:rPr>
                <w:t>@rgbeac</w:t>
              </w:r>
              <w:r>
                <w:br/>
              </w:r>
              <w:r w:rsidRPr="4CCB09DA">
                <w:rPr>
                  <w:rFonts w:ascii="Calibri Light" w:hAnsi="Calibri Light" w:eastAsia="Calibri Light" w:cs="Calibri Light"/>
                  <w:b/>
                  <w:bCs/>
                  <w:sz w:val="18"/>
                  <w:szCs w:val="18"/>
                </w:rPr>
                <w:t xml:space="preserve"> (proposta jun. 2025)</w:t>
              </w:r>
            </w:ins>
          </w:p>
        </w:tc>
        <w:tc>
          <w:tcPr>
            <w:tcW w:w="1893" w:type="dxa"/>
            <w:tcBorders>
              <w:top w:val="single" w:color="auto" w:sz="8" w:space="0"/>
              <w:left w:val="single" w:color="auto" w:sz="8" w:space="0"/>
              <w:bottom w:val="single" w:color="auto" w:sz="8" w:space="0"/>
              <w:right w:val="single" w:color="auto" w:sz="8" w:space="0"/>
            </w:tcBorders>
            <w:tcMar>
              <w:left w:w="108" w:type="dxa"/>
              <w:right w:w="108" w:type="dxa"/>
            </w:tcMar>
          </w:tcPr>
          <w:p w:rsidR="4CCB09DA" w:rsidRDefault="4CCB09DA" w14:paraId="47D0080C" w14:textId="0865387C">
            <w:pPr>
              <w:spacing w:after="0"/>
              <w:jc w:val="center"/>
              <w:rPr>
                <w:rFonts w:ascii="Calibri Light" w:hAnsi="Calibri Light" w:eastAsia="Calibri Light" w:cs="Calibri Light"/>
                <w:b/>
                <w:bCs/>
                <w:sz w:val="18"/>
                <w:szCs w:val="18"/>
              </w:rPr>
              <w:pPrChange w:author="Rui André Vidal" w:date="2026-03-25T22:38:00Z" w:id="3111">
                <w:pPr/>
              </w:pPrChange>
            </w:pPr>
            <w:ins w:author="Rui André Vidal" w:date="2026-03-25T22:38:00Z" w16du:dateUtc="2026-03-25T22:38:09Z" w:id="3112">
              <w:r w:rsidRPr="4CCB09DA">
                <w:rPr>
                  <w:rFonts w:ascii="Calibri Light" w:hAnsi="Calibri Light" w:eastAsia="Calibri Light" w:cs="Calibri Light"/>
                  <w:b/>
                  <w:bCs/>
                  <w:sz w:val="18"/>
                  <w:szCs w:val="18"/>
                </w:rPr>
                <w:t>Proposta</w:t>
              </w:r>
            </w:ins>
          </w:p>
        </w:tc>
      </w:tr>
      <w:tr w:rsidR="4CCB09DA" w:rsidTr="420E2B96" w14:paraId="28C20B15" w14:textId="77777777">
        <w:trPr>
          <w:trHeight w:val="300"/>
          <w:ins w:author="Rui André Vidal" w:date="2026-03-25T22:38:00Z" w:id="3113"/>
        </w:trPr>
        <w:tc>
          <w:tcPr>
            <w:tcW w:w="1376" w:type="dxa"/>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tcPr>
          <w:p w:rsidR="4CCB09DA" w:rsidRDefault="4CCB09DA" w14:paraId="5D177347" w14:textId="548F308D">
            <w:pPr>
              <w:spacing w:after="0"/>
              <w:rPr>
                <w:rFonts w:ascii="Calibri Light" w:hAnsi="Calibri Light" w:eastAsia="Calibri Light" w:cs="Calibri Light"/>
                <w:b/>
                <w:bCs/>
                <w:sz w:val="16"/>
                <w:szCs w:val="16"/>
              </w:rPr>
              <w:pPrChange w:author="Rui André Vidal" w:date="2026-03-25T22:38:00Z" w:id="3114">
                <w:pPr/>
              </w:pPrChange>
            </w:pPr>
            <w:ins w:author="Rui André Vidal" w:date="2026-03-25T22:38:00Z" w16du:dateUtc="2026-03-25T22:38:09Z" w:id="3115">
              <w:r w:rsidRPr="4CCB09DA">
                <w:rPr>
                  <w:rFonts w:ascii="Calibri Light" w:hAnsi="Calibri Light" w:eastAsia="Calibri Light" w:cs="Calibri Light"/>
                  <w:b/>
                  <w:bCs/>
                  <w:sz w:val="16"/>
                  <w:szCs w:val="16"/>
                </w:rPr>
                <w:t>Após 1.ª cesariana</w:t>
              </w:r>
            </w:ins>
          </w:p>
        </w:tc>
        <w:tc>
          <w:tcPr>
            <w:tcW w:w="1721" w:type="dxa"/>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tcPr>
          <w:p w:rsidR="4CCB09DA" w:rsidRDefault="4CCB09DA" w14:paraId="22346642" w14:textId="4021A691">
            <w:pPr>
              <w:spacing w:after="0"/>
              <w:rPr>
                <w:rFonts w:ascii="Calibri Light" w:hAnsi="Calibri Light" w:eastAsia="Calibri Light" w:cs="Calibri Light"/>
                <w:sz w:val="16"/>
                <w:szCs w:val="16"/>
              </w:rPr>
              <w:pPrChange w:author="Rui André Vidal" w:date="2026-03-25T22:38:00Z" w:id="3116">
                <w:pPr/>
              </w:pPrChange>
            </w:pPr>
            <w:ins w:author="Rui André Vidal" w:date="2026-03-25T22:38:00Z" w16du:dateUtc="2026-03-25T22:38:09Z" w:id="3117">
              <w:r w:rsidRPr="4CCB09DA">
                <w:rPr>
                  <w:rFonts w:ascii="Calibri Light" w:hAnsi="Calibri Light" w:eastAsia="Calibri Light" w:cs="Calibri Light"/>
                  <w:sz w:val="16"/>
                  <w:szCs w:val="16"/>
                </w:rPr>
                <w:t>Não regulado</w:t>
              </w:r>
            </w:ins>
          </w:p>
        </w:tc>
        <w:tc>
          <w:tcPr>
            <w:tcW w:w="1893" w:type="dxa"/>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tcPr>
          <w:p w:rsidR="4CCB09DA" w:rsidRDefault="4CCB09DA" w14:paraId="5ABC6535" w14:textId="5194229A">
            <w:pPr>
              <w:spacing w:after="0"/>
              <w:rPr>
                <w:rFonts w:ascii="Calibri Light" w:hAnsi="Calibri Light" w:eastAsia="Calibri Light" w:cs="Calibri Light"/>
                <w:sz w:val="16"/>
                <w:szCs w:val="16"/>
              </w:rPr>
              <w:pPrChange w:author="Rui André Vidal" w:date="2026-03-25T22:38:00Z" w:id="3118">
                <w:pPr/>
              </w:pPrChange>
            </w:pPr>
            <w:ins w:author="Rui André Vidal" w:date="2026-03-25T22:38:00Z" w16du:dateUtc="2026-03-25T22:38:09Z" w:id="3119">
              <w:r w:rsidRPr="4CCB09DA">
                <w:rPr>
                  <w:rFonts w:ascii="Calibri Light" w:hAnsi="Calibri Light" w:eastAsia="Calibri Light" w:cs="Calibri Light"/>
                  <w:sz w:val="16"/>
                  <w:szCs w:val="16"/>
                </w:rPr>
                <w:t>Não regulado</w:t>
              </w:r>
            </w:ins>
          </w:p>
        </w:tc>
        <w:tc>
          <w:tcPr>
            <w:tcW w:w="1893" w:type="dxa"/>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tcPr>
          <w:p w:rsidR="4CCB09DA" w:rsidRDefault="4CCB09DA" w14:paraId="3211CD6C" w14:textId="6FDDE6C1">
            <w:pPr>
              <w:spacing w:after="0"/>
              <w:rPr>
                <w:rFonts w:ascii="Calibri Light" w:hAnsi="Calibri Light" w:eastAsia="Calibri Light" w:cs="Calibri Light"/>
                <w:sz w:val="16"/>
                <w:szCs w:val="16"/>
              </w:rPr>
              <w:pPrChange w:author="Rui André Vidal" w:date="2026-03-25T22:38:00Z" w:id="3120">
                <w:pPr/>
              </w:pPrChange>
            </w:pPr>
            <w:ins w:author="Rui André Vidal" w:date="2026-03-25T22:38:00Z" w16du:dateUtc="2026-03-25T22:38:09Z" w:id="3121">
              <w:r w:rsidRPr="4CCB09DA">
                <w:rPr>
                  <w:rFonts w:ascii="Calibri Light" w:hAnsi="Calibri Light" w:eastAsia="Calibri Light" w:cs="Calibri Light"/>
                  <w:sz w:val="16"/>
                  <w:szCs w:val="16"/>
                </w:rPr>
                <w:t>Exige atestado do MV assistente confirmando ausência de risco</w:t>
              </w:r>
              <w:r>
                <w:br/>
              </w:r>
              <w:r w:rsidRPr="4CCB09DA">
                <w:rPr>
                  <w:rFonts w:ascii="Calibri Light" w:hAnsi="Calibri Light" w:eastAsia="Calibri Light" w:cs="Calibri Light"/>
                  <w:sz w:val="16"/>
                  <w:szCs w:val="16"/>
                </w:rPr>
                <w:t xml:space="preserve"> (Art.º 70.º, n.º 10)</w:t>
              </w:r>
            </w:ins>
          </w:p>
        </w:tc>
        <w:tc>
          <w:tcPr>
            <w:tcW w:w="1893" w:type="dxa"/>
            <w:tcBorders>
              <w:top w:val="single" w:color="auto" w:sz="8" w:space="0"/>
              <w:left w:val="single" w:color="auto" w:sz="8" w:space="0"/>
              <w:bottom w:val="single" w:color="auto" w:sz="8" w:space="0"/>
              <w:right w:val="single" w:color="auto" w:sz="8" w:space="0"/>
            </w:tcBorders>
            <w:tcMar>
              <w:left w:w="108" w:type="dxa"/>
              <w:right w:w="108" w:type="dxa"/>
            </w:tcMar>
          </w:tcPr>
          <w:p w:rsidR="4CCB09DA" w:rsidRDefault="4CCB09DA" w14:paraId="58FDDFE4" w14:textId="66174F41">
            <w:pPr>
              <w:spacing w:after="0"/>
              <w:rPr>
                <w:rFonts w:ascii="Calibri Light" w:hAnsi="Calibri Light" w:eastAsia="Calibri Light" w:cs="Calibri Light"/>
                <w:sz w:val="16"/>
                <w:szCs w:val="16"/>
              </w:rPr>
              <w:pPrChange w:author="Rui André Vidal" w:date="2026-03-25T22:38:00Z" w:id="3122">
                <w:pPr/>
              </w:pPrChange>
            </w:pPr>
            <w:ins w:author="Rui André Vidal" w:date="2026-03-25T22:38:00Z" w16du:dateUtc="2026-03-25T22:38:09Z" w:id="3123">
              <w:r w:rsidRPr="4CCB09DA">
                <w:rPr>
                  <w:rFonts w:ascii="Calibri Light" w:hAnsi="Calibri Light" w:eastAsia="Calibri Light" w:cs="Calibri Light"/>
                  <w:sz w:val="16"/>
                  <w:szCs w:val="16"/>
                </w:rPr>
                <w:t>?</w:t>
              </w:r>
            </w:ins>
          </w:p>
        </w:tc>
      </w:tr>
      <w:tr w:rsidR="4CCB09DA" w:rsidTr="420E2B96" w14:paraId="2C8B00CE" w14:textId="77777777">
        <w:trPr>
          <w:trHeight w:val="300"/>
          <w:ins w:author="Rui André Vidal" w:date="2026-03-25T22:38:00Z" w:id="3124"/>
        </w:trPr>
        <w:tc>
          <w:tcPr>
            <w:tcW w:w="1376" w:type="dxa"/>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tcPr>
          <w:p w:rsidR="4CCB09DA" w:rsidRDefault="4CCB09DA" w14:paraId="71EE1830" w14:textId="4328DA1B">
            <w:pPr>
              <w:spacing w:after="0"/>
              <w:rPr>
                <w:rFonts w:ascii="Calibri Light" w:hAnsi="Calibri Light" w:eastAsia="Calibri Light" w:cs="Calibri Light"/>
                <w:b/>
                <w:bCs/>
                <w:sz w:val="16"/>
                <w:szCs w:val="16"/>
                <w:lang w:val="en-US"/>
              </w:rPr>
              <w:pPrChange w:author="Rui André Vidal" w:date="2026-03-25T22:38:00Z" w:id="3125">
                <w:pPr/>
              </w:pPrChange>
            </w:pPr>
            <w:ins w:author="Rui André Vidal" w:date="2026-03-25T22:38:00Z" w16du:dateUtc="2026-03-25T22:38:09Z" w:id="3126">
              <w:r w:rsidRPr="4CCB09DA">
                <w:rPr>
                  <w:rFonts w:ascii="Calibri Light" w:hAnsi="Calibri Light" w:eastAsia="Calibri Light" w:cs="Calibri Light"/>
                  <w:b/>
                  <w:bCs/>
                  <w:sz w:val="16"/>
                  <w:szCs w:val="16"/>
                  <w:lang w:val="en-US"/>
                </w:rPr>
                <w:t>Após 2 cesarianas</w:t>
              </w:r>
            </w:ins>
          </w:p>
        </w:tc>
        <w:tc>
          <w:tcPr>
            <w:tcW w:w="1721" w:type="dxa"/>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tcPr>
          <w:p w:rsidR="4CCB09DA" w:rsidRDefault="51D219D2" w14:paraId="795076A4" w14:textId="0399080B">
            <w:pPr>
              <w:spacing w:after="0"/>
              <w:rPr>
                <w:rFonts w:ascii="Calibri Light" w:hAnsi="Calibri Light" w:eastAsia="Calibri Light" w:cs="Calibri Light"/>
                <w:sz w:val="16"/>
                <w:szCs w:val="16"/>
              </w:rPr>
              <w:pPrChange w:author="Rui André Vidal" w:date="2026-03-25T22:38:00Z" w:id="3127">
                <w:pPr/>
              </w:pPrChange>
            </w:pPr>
            <w:ins w:author="Rui André Vidal" w:date="2026-03-25T22:38:00Z" w16du:dateUtc="2026-03-25T22:38:09Z" w:id="3128">
              <w:r w:rsidRPr="420E2B96">
                <w:rPr>
                  <w:rFonts w:ascii="Calibri Light" w:hAnsi="Calibri Light" w:eastAsia="Calibri Light" w:cs="Calibri Light"/>
                  <w:sz w:val="16"/>
                  <w:szCs w:val="16"/>
                </w:rPr>
                <w:t>Proibição de usar para reprodução</w:t>
              </w:r>
            </w:ins>
            <w:r w:rsidR="4CCB09DA">
              <w:br/>
            </w:r>
            <w:ins w:author="Rui André Vidal" w:date="2026-03-25T22:38:00Z" w16du:dateUtc="2026-03-25T22:38:09Z" w:id="3129">
              <w:r w:rsidRPr="420E2B96">
                <w:rPr>
                  <w:rFonts w:ascii="Calibri Light" w:hAnsi="Calibri Light" w:eastAsia="Calibri Light" w:cs="Calibri Light"/>
                  <w:sz w:val="16"/>
                  <w:szCs w:val="16"/>
                </w:rPr>
                <w:t xml:space="preserve"> (Anexo I, Pt. 3, n.º </w:t>
              </w:r>
            </w:ins>
            <w:ins w:author="Rui André Vidal" w:date="2026-04-07T08:33:00Z" w16du:dateUtc="2026-04-07T08:33:36Z" w:id="3130">
              <w:r w:rsidRPr="420E2B96" w:rsidR="20E2F4F6">
                <w:rPr>
                  <w:rFonts w:ascii="Calibri Light" w:hAnsi="Calibri Light" w:eastAsia="Calibri Light" w:cs="Calibri Light"/>
                  <w:sz w:val="16"/>
                  <w:szCs w:val="16"/>
                </w:rPr>
                <w:t>3</w:t>
              </w:r>
            </w:ins>
            <w:ins w:author="Rui André Vidal" w:date="2026-03-25T22:38:00Z" w16du:dateUtc="2026-03-25T22:38:09Z" w:id="3131">
              <w:r w:rsidRPr="420E2B96">
                <w:rPr>
                  <w:rFonts w:ascii="Calibri Light" w:hAnsi="Calibri Light" w:eastAsia="Calibri Light" w:cs="Calibri Light"/>
                  <w:sz w:val="16"/>
                  <w:szCs w:val="16"/>
                </w:rPr>
                <w:t>.5)</w:t>
              </w:r>
            </w:ins>
          </w:p>
        </w:tc>
        <w:tc>
          <w:tcPr>
            <w:tcW w:w="1893" w:type="dxa"/>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tcPr>
          <w:p w:rsidR="4CCB09DA" w:rsidRDefault="4CCB09DA" w14:paraId="7941AF1B" w14:textId="3D0613F5">
            <w:pPr>
              <w:spacing w:after="0"/>
              <w:rPr>
                <w:rFonts w:ascii="Calibri Light" w:hAnsi="Calibri Light" w:eastAsia="Calibri Light" w:cs="Calibri Light"/>
                <w:sz w:val="16"/>
                <w:szCs w:val="16"/>
                <w:lang w:val="en-US"/>
              </w:rPr>
              <w:pPrChange w:author="Rui André Vidal" w:date="2026-03-25T22:38:00Z" w:id="3132">
                <w:pPr/>
              </w:pPrChange>
            </w:pPr>
            <w:ins w:author="Rui André Vidal" w:date="2026-03-25T22:38:00Z" w16du:dateUtc="2026-03-25T22:38:09Z" w:id="3133">
              <w:r w:rsidRPr="4CCB09DA">
                <w:rPr>
                  <w:rFonts w:ascii="Calibri Light" w:hAnsi="Calibri Light" w:eastAsia="Calibri Light" w:cs="Calibri Light"/>
                  <w:sz w:val="16"/>
                  <w:szCs w:val="16"/>
                  <w:lang w:val="en-US"/>
                </w:rPr>
                <w:t>Não regulado explicitamente</w:t>
              </w:r>
            </w:ins>
          </w:p>
        </w:tc>
        <w:tc>
          <w:tcPr>
            <w:tcW w:w="1893" w:type="dxa"/>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tcPr>
          <w:p w:rsidR="4CCB09DA" w:rsidRDefault="4CCB09DA" w14:paraId="21FD0B4E" w14:textId="2FF435C3">
            <w:pPr>
              <w:spacing w:after="0"/>
              <w:rPr>
                <w:rFonts w:ascii="Calibri Light" w:hAnsi="Calibri Light" w:eastAsia="Calibri Light" w:cs="Calibri Light"/>
                <w:sz w:val="16"/>
                <w:szCs w:val="16"/>
              </w:rPr>
              <w:pPrChange w:author="Rui André Vidal" w:date="2026-03-25T22:38:00Z" w:id="3134">
                <w:pPr/>
              </w:pPrChange>
            </w:pPr>
            <w:ins w:author="Rui André Vidal" w:date="2026-03-25T22:38:00Z" w16du:dateUtc="2026-03-25T22:38:09Z" w:id="3135">
              <w:r w:rsidRPr="4CCB09DA">
                <w:rPr>
                  <w:rFonts w:ascii="Calibri Light" w:hAnsi="Calibri Light" w:eastAsia="Calibri Light" w:cs="Calibri Light"/>
                  <w:sz w:val="16"/>
                  <w:szCs w:val="16"/>
                </w:rPr>
                <w:t>Proibição de usar para reprodução</w:t>
              </w:r>
              <w:r>
                <w:br/>
              </w:r>
              <w:r w:rsidRPr="4CCB09DA">
                <w:rPr>
                  <w:rFonts w:ascii="Calibri Light" w:hAnsi="Calibri Light" w:eastAsia="Calibri Light" w:cs="Calibri Light"/>
                  <w:sz w:val="16"/>
                  <w:szCs w:val="16"/>
                </w:rPr>
                <w:t xml:space="preserve"> (Art.º 70.º, n.º 12)</w:t>
              </w:r>
            </w:ins>
          </w:p>
        </w:tc>
        <w:tc>
          <w:tcPr>
            <w:tcW w:w="1893" w:type="dxa"/>
            <w:tcBorders>
              <w:top w:val="single" w:color="auto" w:sz="8" w:space="0"/>
              <w:left w:val="single" w:color="auto" w:sz="8" w:space="0"/>
              <w:bottom w:val="single" w:color="auto" w:sz="8" w:space="0"/>
              <w:right w:val="single" w:color="auto" w:sz="8" w:space="0"/>
            </w:tcBorders>
            <w:tcMar>
              <w:left w:w="108" w:type="dxa"/>
              <w:right w:w="108" w:type="dxa"/>
            </w:tcMar>
          </w:tcPr>
          <w:p w:rsidR="4CCB09DA" w:rsidRDefault="4CCB09DA" w14:paraId="1F19AEA6" w14:textId="5F4C9AA1">
            <w:pPr>
              <w:spacing w:after="0"/>
              <w:rPr>
                <w:rFonts w:ascii="Calibri Light" w:hAnsi="Calibri Light" w:eastAsia="Calibri Light" w:cs="Calibri Light"/>
                <w:sz w:val="16"/>
                <w:szCs w:val="16"/>
              </w:rPr>
              <w:pPrChange w:author="Rui André Vidal" w:date="2026-03-25T22:38:00Z" w:id="3136">
                <w:pPr/>
              </w:pPrChange>
            </w:pPr>
            <w:ins w:author="Rui André Vidal" w:date="2026-03-25T22:38:00Z" w16du:dateUtc="2026-03-25T22:38:09Z" w:id="3137">
              <w:r w:rsidRPr="4CCB09DA">
                <w:rPr>
                  <w:rFonts w:ascii="Calibri Light" w:hAnsi="Calibri Light" w:eastAsia="Calibri Light" w:cs="Calibri Light"/>
                  <w:sz w:val="16"/>
                  <w:szCs w:val="16"/>
                </w:rPr>
                <w:t>Proibição conforme Regulamento</w:t>
              </w:r>
            </w:ins>
          </w:p>
        </w:tc>
      </w:tr>
    </w:tbl>
    <w:p w:rsidR="12159AB7" w:rsidRDefault="12159AB7" w14:paraId="4D3446D1" w14:textId="3DE51566">
      <w:pPr>
        <w:spacing w:after="200" w:line="276" w:lineRule="auto"/>
        <w:rPr>
          <w:ins w:author="Rui André Vidal" w:date="2026-03-25T22:38:00Z" w16du:dateUtc="2026-03-25T22:38:09Z" w:id="3138"/>
          <w:rFonts w:ascii="Calibri Light" w:hAnsi="Calibri Light" w:eastAsia="Calibri Light" w:cs="Calibri Light"/>
          <w:sz w:val="22"/>
          <w:szCs w:val="22"/>
        </w:rPr>
        <w:pPrChange w:author="Rui André Vidal" w:date="2026-03-25T22:38:00Z" w:id="3139">
          <w:pPr/>
        </w:pPrChange>
      </w:pPr>
      <w:ins w:author="Rui André Vidal" w:date="2026-03-25T22:38:00Z" w16du:dateUtc="2026-03-25T22:38:09Z" w:id="3140">
        <w:r w:rsidRPr="4CCB09DA">
          <w:rPr>
            <w:rFonts w:ascii="Calibri Light" w:hAnsi="Calibri Light" w:eastAsia="Calibri Light" w:cs="Calibri Light"/>
            <w:sz w:val="22"/>
            <w:szCs w:val="22"/>
          </w:rPr>
          <w:t xml:space="preserve"> </w:t>
        </w:r>
      </w:ins>
    </w:p>
    <w:p w:rsidR="12159AB7" w:rsidRDefault="12159AB7" w14:paraId="42F53C7B" w14:textId="18C8E1CD">
      <w:pPr>
        <w:spacing w:before="120" w:after="40" w:line="276" w:lineRule="auto"/>
        <w:rPr>
          <w:ins w:author="Rui André Vidal" w:date="2026-03-25T22:38:00Z" w16du:dateUtc="2026-03-25T22:38:09Z" w:id="3141"/>
          <w:rFonts w:ascii="Calibri Light" w:hAnsi="Calibri Light" w:eastAsia="Calibri Light" w:cs="Calibri Light"/>
          <w:b/>
          <w:bCs/>
          <w:sz w:val="20"/>
          <w:szCs w:val="20"/>
        </w:rPr>
        <w:pPrChange w:author="Rui André Vidal" w:date="2026-03-25T22:38:00Z" w:id="3142">
          <w:pPr/>
        </w:pPrChange>
      </w:pPr>
      <w:ins w:author="Rui André Vidal" w:date="2026-03-25T22:38:00Z" w16du:dateUtc="2026-03-25T22:38:09Z" w:id="3143">
        <w:r w:rsidRPr="4CCB09DA">
          <w:rPr>
            <w:rFonts w:ascii="Calibri Light" w:hAnsi="Calibri Light" w:eastAsia="Calibri Light" w:cs="Calibri Light"/>
            <w:b/>
            <w:bCs/>
            <w:sz w:val="20"/>
            <w:szCs w:val="20"/>
          </w:rPr>
          <w:t>5. Consanguinidade e híbridos</w:t>
        </w:r>
      </w:ins>
    </w:p>
    <w:tbl>
      <w:tblPr>
        <w:tblW w:w="0" w:type="auto"/>
        <w:tblLook w:val="04A0" w:firstRow="1" w:lastRow="0" w:firstColumn="1" w:lastColumn="0" w:noHBand="0" w:noVBand="1"/>
      </w:tblPr>
      <w:tblGrid>
        <w:gridCol w:w="2011"/>
        <w:gridCol w:w="1494"/>
        <w:gridCol w:w="1673"/>
        <w:gridCol w:w="1767"/>
        <w:gridCol w:w="1824"/>
      </w:tblGrid>
      <w:tr w:rsidR="4CCB09DA" w:rsidTr="420E2B96" w14:paraId="3005481D" w14:textId="77777777">
        <w:trPr>
          <w:trHeight w:val="300"/>
          <w:ins w:author="Rui André Vidal" w:date="2026-03-25T22:38:00Z" w:id="3144"/>
        </w:trPr>
        <w:tc>
          <w:tcPr>
            <w:tcW w:w="1376" w:type="dxa"/>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vAlign w:val="center"/>
          </w:tcPr>
          <w:p w:rsidR="4CCB09DA" w:rsidRDefault="4CCB09DA" w14:paraId="5FF93DCD" w14:textId="157CDE69">
            <w:pPr>
              <w:spacing w:after="0"/>
              <w:jc w:val="center"/>
              <w:rPr>
                <w:rFonts w:ascii="Calibri Light" w:hAnsi="Calibri Light" w:eastAsia="Calibri Light" w:cs="Calibri Light"/>
                <w:b/>
                <w:bCs/>
                <w:sz w:val="18"/>
                <w:szCs w:val="18"/>
                <w:lang w:val="en-US"/>
              </w:rPr>
              <w:pPrChange w:author="Rui André Vidal" w:date="2026-03-25T22:38:00Z" w:id="3145">
                <w:pPr/>
              </w:pPrChange>
            </w:pPr>
            <w:ins w:author="Rui André Vidal" w:date="2026-03-25T22:38:00Z" w16du:dateUtc="2026-03-25T22:38:09Z" w:id="3146">
              <w:r w:rsidRPr="4CCB09DA">
                <w:rPr>
                  <w:rFonts w:ascii="Calibri Light" w:hAnsi="Calibri Light" w:eastAsia="Calibri Light" w:cs="Calibri Light"/>
                  <w:b/>
                  <w:bCs/>
                  <w:sz w:val="18"/>
                  <w:szCs w:val="18"/>
                  <w:lang w:val="en-US"/>
                </w:rPr>
                <w:t>Critério</w:t>
              </w:r>
            </w:ins>
          </w:p>
        </w:tc>
        <w:tc>
          <w:tcPr>
            <w:tcW w:w="1721" w:type="dxa"/>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vAlign w:val="center"/>
          </w:tcPr>
          <w:p w:rsidR="4CCB09DA" w:rsidRDefault="4CCB09DA" w14:paraId="7025BF97" w14:textId="028EA15C">
            <w:pPr>
              <w:spacing w:after="0"/>
              <w:jc w:val="center"/>
              <w:rPr>
                <w:rFonts w:ascii="Calibri Light" w:hAnsi="Calibri Light" w:eastAsia="Calibri Light" w:cs="Calibri Light"/>
                <w:b/>
                <w:bCs/>
                <w:sz w:val="18"/>
                <w:szCs w:val="18"/>
                <w:lang w:val="en-US"/>
              </w:rPr>
              <w:pPrChange w:author="Rui André Vidal" w:date="2026-03-25T22:38:00Z" w:id="3147">
                <w:pPr/>
              </w:pPrChange>
            </w:pPr>
            <w:ins w:author="Rui André Vidal" w:date="2026-03-25T22:38:00Z" w16du:dateUtc="2026-03-25T22:38:09Z" w:id="3148">
              <w:r w:rsidRPr="4CCB09DA">
                <w:rPr>
                  <w:rFonts w:ascii="Calibri Light" w:hAnsi="Calibri Light" w:eastAsia="Calibri Light" w:cs="Calibri Light"/>
                  <w:b/>
                  <w:bCs/>
                  <w:sz w:val="18"/>
                  <w:szCs w:val="18"/>
                  <w:lang w:val="en-US"/>
                </w:rPr>
                <w:t>Regulamento (UE) 2023/0447</w:t>
              </w:r>
            </w:ins>
          </w:p>
        </w:tc>
        <w:tc>
          <w:tcPr>
            <w:tcW w:w="1893" w:type="dxa"/>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vAlign w:val="center"/>
          </w:tcPr>
          <w:p w:rsidR="4CCB09DA" w:rsidRDefault="4CCB09DA" w14:paraId="359A5DFF" w14:textId="6DDD0242">
            <w:pPr>
              <w:spacing w:after="0"/>
              <w:jc w:val="center"/>
              <w:rPr>
                <w:rFonts w:ascii="Calibri Light" w:hAnsi="Calibri Light" w:eastAsia="Calibri Light" w:cs="Calibri Light"/>
                <w:b/>
                <w:bCs/>
                <w:sz w:val="18"/>
                <w:szCs w:val="18"/>
                <w:lang w:val="en-US"/>
              </w:rPr>
              <w:pPrChange w:author="Rui André Vidal" w:date="2026-03-25T22:38:00Z" w:id="3149">
                <w:pPr/>
              </w:pPrChange>
            </w:pPr>
            <w:ins w:author="Rui André Vidal" w:date="2026-03-25T22:38:00Z" w16du:dateUtc="2026-03-25T22:38:09Z" w:id="3150">
              <w:r w:rsidRPr="4CCB09DA">
                <w:rPr>
                  <w:rFonts w:ascii="Calibri Light" w:hAnsi="Calibri Light" w:eastAsia="Calibri Light" w:cs="Calibri Light"/>
                  <w:b/>
                  <w:bCs/>
                  <w:sz w:val="18"/>
                  <w:szCs w:val="18"/>
                  <w:lang w:val="en-US"/>
                </w:rPr>
                <w:t>@codigo</w:t>
              </w:r>
              <w:r>
                <w:br/>
              </w:r>
              <w:r w:rsidRPr="4CCB09DA">
                <w:rPr>
                  <w:rFonts w:ascii="Calibri Light" w:hAnsi="Calibri Light" w:eastAsia="Calibri Light" w:cs="Calibri Light"/>
                  <w:b/>
                  <w:bCs/>
                  <w:sz w:val="18"/>
                  <w:szCs w:val="18"/>
                  <w:lang w:val="en-US"/>
                </w:rPr>
                <w:t xml:space="preserve"> (proposta DL 214/2013)</w:t>
              </w:r>
            </w:ins>
          </w:p>
        </w:tc>
        <w:tc>
          <w:tcPr>
            <w:tcW w:w="1893" w:type="dxa"/>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vAlign w:val="center"/>
          </w:tcPr>
          <w:p w:rsidR="4CCB09DA" w:rsidRDefault="4CCB09DA" w14:paraId="2D8708D6" w14:textId="1512047D">
            <w:pPr>
              <w:spacing w:after="0"/>
              <w:jc w:val="center"/>
              <w:rPr>
                <w:rFonts w:ascii="Calibri Light" w:hAnsi="Calibri Light" w:eastAsia="Calibri Light" w:cs="Calibri Light"/>
                <w:b/>
                <w:bCs/>
                <w:sz w:val="18"/>
                <w:szCs w:val="18"/>
                <w:lang w:val="en-US"/>
              </w:rPr>
              <w:pPrChange w:author="Rui André Vidal" w:date="2026-03-25T22:38:00Z" w:id="3151">
                <w:pPr/>
              </w:pPrChange>
            </w:pPr>
            <w:ins w:author="Rui André Vidal" w:date="2026-03-25T22:38:00Z" w16du:dateUtc="2026-03-25T22:38:09Z" w:id="3152">
              <w:r w:rsidRPr="4CCB09DA">
                <w:rPr>
                  <w:rFonts w:ascii="Calibri Light" w:hAnsi="Calibri Light" w:eastAsia="Calibri Light" w:cs="Calibri Light"/>
                  <w:b/>
                  <w:bCs/>
                  <w:sz w:val="18"/>
                  <w:szCs w:val="18"/>
                  <w:lang w:val="en-US"/>
                </w:rPr>
                <w:t>@rgbeac</w:t>
              </w:r>
              <w:r>
                <w:br/>
              </w:r>
              <w:r w:rsidRPr="4CCB09DA">
                <w:rPr>
                  <w:rFonts w:ascii="Calibri Light" w:hAnsi="Calibri Light" w:eastAsia="Calibri Light" w:cs="Calibri Light"/>
                  <w:b/>
                  <w:bCs/>
                  <w:sz w:val="18"/>
                  <w:szCs w:val="18"/>
                  <w:lang w:val="en-US"/>
                </w:rPr>
                <w:t xml:space="preserve"> (proposta jun. 2025)</w:t>
              </w:r>
            </w:ins>
          </w:p>
        </w:tc>
        <w:tc>
          <w:tcPr>
            <w:tcW w:w="1893" w:type="dxa"/>
            <w:tcBorders>
              <w:top w:val="single" w:color="auto" w:sz="8" w:space="0"/>
              <w:left w:val="single" w:color="auto" w:sz="8" w:space="0"/>
              <w:bottom w:val="single" w:color="auto" w:sz="8" w:space="0"/>
              <w:right w:val="single" w:color="auto" w:sz="8" w:space="0"/>
            </w:tcBorders>
            <w:tcMar>
              <w:left w:w="108" w:type="dxa"/>
              <w:right w:w="108" w:type="dxa"/>
            </w:tcMar>
          </w:tcPr>
          <w:p w:rsidR="4CCB09DA" w:rsidRDefault="4CCB09DA" w14:paraId="0B02E252" w14:textId="5B897645">
            <w:pPr>
              <w:spacing w:after="0"/>
              <w:jc w:val="center"/>
              <w:rPr>
                <w:rFonts w:ascii="Calibri Light" w:hAnsi="Calibri Light" w:eastAsia="Calibri Light" w:cs="Calibri Light"/>
                <w:b/>
                <w:bCs/>
                <w:sz w:val="18"/>
                <w:szCs w:val="18"/>
              </w:rPr>
              <w:pPrChange w:author="Rui André Vidal" w:date="2026-03-25T22:38:00Z" w:id="3153">
                <w:pPr/>
              </w:pPrChange>
            </w:pPr>
            <w:ins w:author="Rui André Vidal" w:date="2026-03-25T22:38:00Z" w16du:dateUtc="2026-03-25T22:38:09Z" w:id="3154">
              <w:r w:rsidRPr="4CCB09DA">
                <w:rPr>
                  <w:rFonts w:ascii="Calibri Light" w:hAnsi="Calibri Light" w:eastAsia="Calibri Light" w:cs="Calibri Light"/>
                  <w:b/>
                  <w:bCs/>
                  <w:sz w:val="18"/>
                  <w:szCs w:val="18"/>
                </w:rPr>
                <w:t>Proposta</w:t>
              </w:r>
            </w:ins>
          </w:p>
        </w:tc>
      </w:tr>
      <w:tr w:rsidR="4CCB09DA" w:rsidTr="420E2B96" w14:paraId="1F561630" w14:textId="77777777">
        <w:trPr>
          <w:trHeight w:val="300"/>
          <w:ins w:author="Rui André Vidal" w:date="2026-03-25T22:38:00Z" w:id="3155"/>
        </w:trPr>
        <w:tc>
          <w:tcPr>
            <w:tcW w:w="1376" w:type="dxa"/>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tcPr>
          <w:p w:rsidR="4CCB09DA" w:rsidRDefault="4CCB09DA" w14:paraId="3D928F68" w14:textId="4A6D1394">
            <w:pPr>
              <w:spacing w:after="0"/>
              <w:rPr>
                <w:rFonts w:ascii="Calibri Light" w:hAnsi="Calibri Light" w:eastAsia="Calibri Light" w:cs="Calibri Light"/>
                <w:b/>
                <w:bCs/>
                <w:sz w:val="16"/>
                <w:szCs w:val="16"/>
              </w:rPr>
              <w:pPrChange w:author="Rui André Vidal" w:date="2026-03-25T22:38:00Z" w:id="3156">
                <w:pPr/>
              </w:pPrChange>
            </w:pPr>
            <w:ins w:author="Rui André Vidal" w:date="2026-03-25T22:38:00Z" w16du:dateUtc="2026-03-25T22:38:09Z" w:id="3157">
              <w:r w:rsidRPr="4CCB09DA">
                <w:rPr>
                  <w:rFonts w:ascii="Calibri Light" w:hAnsi="Calibri Light" w:eastAsia="Calibri Light" w:cs="Calibri Light"/>
                  <w:b/>
                  <w:bCs/>
                  <w:sz w:val="16"/>
                  <w:szCs w:val="16"/>
                </w:rPr>
                <w:t>Cruzamentos consanguíneos (pai/filho, irmãos, avós/netos)</w:t>
              </w:r>
            </w:ins>
          </w:p>
        </w:tc>
        <w:tc>
          <w:tcPr>
            <w:tcW w:w="1721" w:type="dxa"/>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tcPr>
          <w:p w:rsidR="4CCB09DA" w:rsidRDefault="51D219D2" w14:paraId="15805577" w14:textId="3EB9471E">
            <w:pPr>
              <w:spacing w:after="0"/>
              <w:rPr>
                <w:ins w:author="Susana Margarida Gonçalves Silva Santos" w:date="2026-04-07T10:19:00Z" w16du:dateUtc="2026-04-07T10:19:47Z" w:id="3158"/>
                <w:rFonts w:ascii="Calibri Light" w:hAnsi="Calibri Light" w:eastAsia="Calibri Light" w:cs="Calibri Light"/>
                <w:sz w:val="16"/>
                <w:szCs w:val="16"/>
              </w:rPr>
              <w:pPrChange w:author="Rui André Vidal" w:date="2026-03-25T22:38:00Z" w:id="3159">
                <w:pPr/>
              </w:pPrChange>
            </w:pPr>
            <w:ins w:author="Rui André Vidal" w:date="2026-03-25T22:38:00Z" w16du:dateUtc="2026-03-25T22:38:09Z" w:id="3160">
              <w:r w:rsidRPr="420E2B96">
                <w:rPr>
                  <w:rFonts w:ascii="Calibri Light" w:hAnsi="Calibri Light" w:eastAsia="Calibri Light" w:cs="Calibri Light"/>
                  <w:sz w:val="16"/>
                  <w:szCs w:val="16"/>
                </w:rPr>
                <w:t>Proibidos, salvo autorização da autoridade competente para preservação de raças locais com reserva genética limitada</w:t>
              </w:r>
            </w:ins>
            <w:r w:rsidR="4CCB09DA">
              <w:br/>
            </w:r>
            <w:ins w:author="Rui André Vidal" w:date="2026-03-25T22:38:00Z" w16du:dateUtc="2026-03-25T22:38:09Z" w:id="3161">
              <w:r w:rsidRPr="420E2B96">
                <w:rPr>
                  <w:rFonts w:ascii="Calibri Light" w:hAnsi="Calibri Light" w:eastAsia="Calibri Light" w:cs="Calibri Light"/>
                  <w:sz w:val="16"/>
                  <w:szCs w:val="16"/>
                </w:rPr>
                <w:t xml:space="preserve"> (Art.º 8.º, n.º 6, al. a))</w:t>
              </w:r>
            </w:ins>
          </w:p>
          <w:p w:rsidR="4CCB09DA" w:rsidP="420E2B96" w:rsidRDefault="4CCB09DA" w14:paraId="22145A9A" w14:textId="491FEC7C">
            <w:pPr>
              <w:spacing w:after="0"/>
              <w:rPr>
                <w:ins w:author="Susana Margarida Gonçalves Silva Santos" w:date="2026-04-07T10:19:00Z" w16du:dateUtc="2026-04-07T10:19:47Z" w:id="3162"/>
                <w:rFonts w:ascii="Calibri Light" w:hAnsi="Calibri Light" w:eastAsia="Calibri Light" w:cs="Calibri Light"/>
                <w:sz w:val="16"/>
                <w:szCs w:val="16"/>
              </w:rPr>
            </w:pPr>
          </w:p>
          <w:p w:rsidR="4CCB09DA" w:rsidP="420E2B96" w:rsidRDefault="4CCB09DA" w14:paraId="12DD29C7" w14:textId="1701B6D1">
            <w:pPr>
              <w:spacing w:after="0"/>
              <w:rPr>
                <w:rFonts w:ascii="Calibri Light" w:hAnsi="Calibri Light" w:eastAsia="Calibri Light" w:cs="Calibri Light"/>
                <w:sz w:val="16"/>
                <w:szCs w:val="16"/>
              </w:rPr>
            </w:pPr>
          </w:p>
        </w:tc>
        <w:tc>
          <w:tcPr>
            <w:tcW w:w="1893" w:type="dxa"/>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tcPr>
          <w:p w:rsidR="4CCB09DA" w:rsidRDefault="4CCB09DA" w14:paraId="3B76AA83" w14:textId="75A8C665">
            <w:pPr>
              <w:spacing w:after="0"/>
              <w:rPr>
                <w:ins w:author="Rui André Vidal" w:date="2026-03-25T22:38:00Z" w16du:dateUtc="2026-03-25T22:38:09Z" w:id="3163"/>
                <w:rFonts w:ascii="Calibri Light" w:hAnsi="Calibri Light" w:eastAsia="Calibri Light" w:cs="Calibri Light"/>
                <w:sz w:val="16"/>
                <w:szCs w:val="16"/>
              </w:rPr>
              <w:pPrChange w:author="Rui André Vidal" w:date="2026-03-25T22:38:00Z" w:id="3164">
                <w:pPr/>
              </w:pPrChange>
            </w:pPr>
            <w:ins w:author="Rui André Vidal" w:date="2026-03-25T22:38:00Z" w16du:dateUtc="2026-03-25T22:38:09Z" w:id="3165">
              <w:r w:rsidRPr="4CCB09DA">
                <w:rPr>
                  <w:rFonts w:ascii="Calibri Light" w:hAnsi="Calibri Light" w:eastAsia="Calibri Light" w:cs="Calibri Light"/>
                  <w:sz w:val="16"/>
                  <w:szCs w:val="16"/>
                </w:rPr>
                <w:t xml:space="preserve">Não regulado explicitamente; </w:t>
              </w:r>
            </w:ins>
          </w:p>
          <w:p w:rsidR="4CCB09DA" w:rsidRDefault="4CCB09DA" w14:paraId="04FD00E6" w14:textId="3246E45A">
            <w:pPr>
              <w:spacing w:after="0"/>
              <w:rPr>
                <w:rFonts w:ascii="Calibri Light" w:hAnsi="Calibri Light" w:eastAsia="Calibri Light" w:cs="Calibri Light"/>
                <w:sz w:val="16"/>
                <w:szCs w:val="16"/>
              </w:rPr>
              <w:pPrChange w:author="Rui André Vidal" w:date="2026-03-25T22:38:00Z" w:id="3166">
                <w:pPr/>
              </w:pPrChange>
            </w:pPr>
            <w:ins w:author="Rui André Vidal" w:date="2026-03-25T22:38:00Z" w16du:dateUtc="2026-03-25T22:38:09Z" w:id="3167">
              <w:r w:rsidRPr="4CCB09DA">
                <w:rPr>
                  <w:rFonts w:ascii="Calibri Light" w:hAnsi="Calibri Light" w:eastAsia="Calibri Light" w:cs="Calibri Light"/>
                  <w:sz w:val="16"/>
                  <w:szCs w:val="16"/>
                </w:rPr>
                <w:t>Exclui animais com defeitos genéticos e malformações específicas</w:t>
              </w:r>
              <w:r>
                <w:br/>
              </w:r>
              <w:r w:rsidRPr="4CCB09DA">
                <w:rPr>
                  <w:rFonts w:ascii="Calibri Light" w:hAnsi="Calibri Light" w:eastAsia="Calibri Light" w:cs="Calibri Light"/>
                  <w:sz w:val="16"/>
                  <w:szCs w:val="16"/>
                </w:rPr>
                <w:t xml:space="preserve"> (Art.º 8.º, n.º 2, al. c))</w:t>
              </w:r>
            </w:ins>
          </w:p>
        </w:tc>
        <w:tc>
          <w:tcPr>
            <w:tcW w:w="1893" w:type="dxa"/>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tcPr>
          <w:p w:rsidR="4CCB09DA" w:rsidRDefault="4CCB09DA" w14:paraId="7346254E" w14:textId="1D8067BB">
            <w:pPr>
              <w:spacing w:after="0"/>
              <w:rPr>
                <w:rFonts w:ascii="Calibri Light" w:hAnsi="Calibri Light" w:eastAsia="Calibri Light" w:cs="Calibri Light"/>
                <w:sz w:val="16"/>
                <w:szCs w:val="16"/>
              </w:rPr>
              <w:pPrChange w:author="Rui André Vidal" w:date="2026-03-25T22:38:00Z" w:id="3168">
                <w:pPr/>
              </w:pPrChange>
            </w:pPr>
            <w:ins w:author="Rui André Vidal" w:date="2026-03-25T22:38:00Z" w16du:dateUtc="2026-03-25T22:38:09Z" w:id="3169">
              <w:r w:rsidRPr="4CCB09DA">
                <w:rPr>
                  <w:rFonts w:ascii="Calibri Light" w:hAnsi="Calibri Light" w:eastAsia="Calibri Light" w:cs="Calibri Light"/>
                  <w:sz w:val="16"/>
                  <w:szCs w:val="16"/>
                </w:rPr>
                <w:t>Sujeitos a portaria (coeficiente de consanguinidade e limites definidos por portaria)</w:t>
              </w:r>
              <w:r>
                <w:br/>
              </w:r>
              <w:r w:rsidRPr="4CCB09DA">
                <w:rPr>
                  <w:rFonts w:ascii="Calibri Light" w:hAnsi="Calibri Light" w:eastAsia="Calibri Light" w:cs="Calibri Light"/>
                  <w:sz w:val="16"/>
                  <w:szCs w:val="16"/>
                </w:rPr>
                <w:t xml:space="preserve"> (Art.º 70.º, n.º 7)</w:t>
              </w:r>
            </w:ins>
          </w:p>
        </w:tc>
        <w:tc>
          <w:tcPr>
            <w:tcW w:w="1893" w:type="dxa"/>
            <w:tcBorders>
              <w:top w:val="single" w:color="auto" w:sz="8" w:space="0"/>
              <w:left w:val="single" w:color="auto" w:sz="8" w:space="0"/>
              <w:bottom w:val="single" w:color="auto" w:sz="8" w:space="0"/>
              <w:right w:val="single" w:color="auto" w:sz="8" w:space="0"/>
            </w:tcBorders>
            <w:tcMar>
              <w:left w:w="108" w:type="dxa"/>
              <w:right w:w="108" w:type="dxa"/>
            </w:tcMar>
          </w:tcPr>
          <w:p w:rsidR="4CCB09DA" w:rsidRDefault="52AA4B33" w14:paraId="462926BF" w14:textId="21E6D48B">
            <w:pPr>
              <w:spacing w:after="0"/>
              <w:rPr>
                <w:ins w:author="Susana Margarida Gonçalves Silva Santos" w:date="2026-04-07T10:18:00Z" w16du:dateUtc="2026-04-07T10:18:16Z" w:id="3170"/>
                <w:rFonts w:ascii="Calibri Light" w:hAnsi="Calibri Light" w:eastAsia="Calibri Light" w:cs="Calibri Light"/>
                <w:sz w:val="16"/>
                <w:szCs w:val="16"/>
              </w:rPr>
              <w:pPrChange w:author="Rui André Vidal" w:date="2026-03-25T22:38:00Z" w:id="3171">
                <w:pPr/>
              </w:pPrChange>
            </w:pPr>
            <w:ins w:author="Susana Margarida Gonçalves Silva Santos" w:date="2026-04-07T10:18:00Z" w16du:dateUtc="2026-04-07T10:18:07Z" w:id="3172">
              <w:r w:rsidRPr="420E2B96">
                <w:rPr>
                  <w:rFonts w:ascii="Calibri Light" w:hAnsi="Calibri Light" w:eastAsia="Calibri Light" w:cs="Calibri Light"/>
                  <w:sz w:val="16"/>
                  <w:szCs w:val="16"/>
                </w:rPr>
                <w:t>Proibidos, salvo autorização da autoridade competente para preservação de raças locais com reserva genética limitada</w:t>
              </w:r>
              <w:r w:rsidR="4CCB09DA">
                <w:br/>
              </w:r>
              <w:r w:rsidRPr="420E2B96">
                <w:rPr>
                  <w:rFonts w:ascii="Calibri Light" w:hAnsi="Calibri Light" w:eastAsia="Calibri Light" w:cs="Calibri Light"/>
                  <w:sz w:val="16"/>
                  <w:szCs w:val="16"/>
                </w:rPr>
                <w:t xml:space="preserve"> (Art.º 8.º, n.º 6, al. a))</w:t>
              </w:r>
            </w:ins>
          </w:p>
          <w:p w:rsidR="4CCB09DA" w:rsidP="420E2B96" w:rsidRDefault="4CCB09DA" w14:paraId="154C88A7" w14:textId="2B194DD0">
            <w:pPr>
              <w:spacing w:after="0"/>
              <w:rPr>
                <w:rFonts w:ascii="Calibri Light" w:hAnsi="Calibri Light" w:eastAsia="Calibri Light" w:cs="Calibri Light"/>
                <w:sz w:val="16"/>
                <w:szCs w:val="16"/>
              </w:rPr>
            </w:pPr>
          </w:p>
        </w:tc>
      </w:tr>
      <w:tr w:rsidR="4CCB09DA" w:rsidTr="420E2B96" w14:paraId="42B317DB" w14:textId="77777777">
        <w:trPr>
          <w:trHeight w:val="300"/>
          <w:ins w:author="Rui André Vidal" w:date="2026-03-25T22:38:00Z" w:id="3173"/>
        </w:trPr>
        <w:tc>
          <w:tcPr>
            <w:tcW w:w="1376" w:type="dxa"/>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tcPr>
          <w:p w:rsidR="4CCB09DA" w:rsidRDefault="4CCB09DA" w14:paraId="04316ABB" w14:textId="1096CE60">
            <w:pPr>
              <w:spacing w:after="0"/>
              <w:rPr>
                <w:rFonts w:ascii="Calibri Light" w:hAnsi="Calibri Light" w:eastAsia="Calibri Light" w:cs="Calibri Light"/>
                <w:b/>
                <w:bCs/>
                <w:sz w:val="16"/>
                <w:szCs w:val="16"/>
              </w:rPr>
              <w:pPrChange w:author="Rui André Vidal" w:date="2026-03-25T22:38:00Z" w:id="3174">
                <w:pPr/>
              </w:pPrChange>
            </w:pPr>
            <w:ins w:author="Rui André Vidal" w:date="2026-03-25T22:38:00Z" w16du:dateUtc="2026-03-25T22:38:09Z" w:id="3175">
              <w:r w:rsidRPr="4CCB09DA">
                <w:rPr>
                  <w:rFonts w:ascii="Calibri Light" w:hAnsi="Calibri Light" w:eastAsia="Calibri Light" w:cs="Calibri Light"/>
                  <w:b/>
                  <w:bCs/>
                  <w:sz w:val="16"/>
                  <w:szCs w:val="16"/>
                </w:rPr>
                <w:t>Produção de híbridos (cruzamento interespecífico/inter-racial para fins comerciais)</w:t>
              </w:r>
            </w:ins>
          </w:p>
        </w:tc>
        <w:tc>
          <w:tcPr>
            <w:tcW w:w="1721" w:type="dxa"/>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tcPr>
          <w:p w:rsidR="4CCB09DA" w:rsidRDefault="4CCB09DA" w14:paraId="73D2FA8D" w14:textId="05D4DCB9">
            <w:pPr>
              <w:spacing w:after="0"/>
              <w:rPr>
                <w:rFonts w:ascii="Calibri Light" w:hAnsi="Calibri Light" w:eastAsia="Calibri Light" w:cs="Calibri Light"/>
                <w:sz w:val="16"/>
                <w:szCs w:val="16"/>
                <w:lang w:val="en-US"/>
              </w:rPr>
              <w:pPrChange w:author="Rui André Vidal" w:date="2026-03-25T22:38:00Z" w:id="3176">
                <w:pPr/>
              </w:pPrChange>
            </w:pPr>
            <w:ins w:author="Rui André Vidal" w:date="2026-03-25T22:38:00Z" w16du:dateUtc="2026-03-25T22:38:09Z" w:id="3177">
              <w:r w:rsidRPr="4CCB09DA">
                <w:rPr>
                  <w:rFonts w:ascii="Calibri Light" w:hAnsi="Calibri Light" w:eastAsia="Calibri Light" w:cs="Calibri Light"/>
                  <w:sz w:val="16"/>
                  <w:szCs w:val="16"/>
                  <w:lang w:val="en-US"/>
                </w:rPr>
                <w:t>Proibida</w:t>
              </w:r>
              <w:r w:rsidRPr="002B5462">
                <w:rPr>
                  <w:lang w:val="en-US"/>
                  <w:rPrChange w:author="Gui Jorge Machado Sarmento" w:date="2026-04-20T22:30:00Z" w16du:dateUtc="2026-04-20T21:30:00Z" w:id="3178">
                    <w:rPr/>
                  </w:rPrChange>
                </w:rPr>
                <w:br/>
              </w:r>
              <w:r w:rsidRPr="4CCB09DA">
                <w:rPr>
                  <w:rFonts w:ascii="Calibri Light" w:hAnsi="Calibri Light" w:eastAsia="Calibri Light" w:cs="Calibri Light"/>
                  <w:sz w:val="16"/>
                  <w:szCs w:val="16"/>
                  <w:lang w:val="en-US"/>
                </w:rPr>
                <w:t xml:space="preserve"> (Art.º 8.º, n.º 6, al. b))</w:t>
              </w:r>
            </w:ins>
          </w:p>
        </w:tc>
        <w:tc>
          <w:tcPr>
            <w:tcW w:w="1893" w:type="dxa"/>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tcPr>
          <w:p w:rsidR="4CCB09DA" w:rsidRDefault="51D219D2" w14:paraId="23E593F0" w14:textId="44B927AA">
            <w:pPr>
              <w:spacing w:after="0"/>
              <w:ind w:left="90" w:hanging="90"/>
              <w:rPr>
                <w:ins w:author="Rui André Vidal" w:date="2026-03-25T22:38:00Z" w16du:dateUtc="2026-03-25T22:38:09Z" w:id="3179"/>
                <w:rFonts w:ascii="Calibri Light" w:hAnsi="Calibri Light" w:eastAsia="Calibri Light" w:cs="Calibri Light"/>
                <w:sz w:val="16"/>
                <w:szCs w:val="16"/>
              </w:rPr>
              <w:pPrChange w:author="Rui André Vidal" w:date="2026-04-07T08:03:00Z" w:id="3180">
                <w:pPr/>
              </w:pPrChange>
            </w:pPr>
            <w:ins w:author="Rui André Vidal" w:date="2026-03-25T22:38:00Z" w16du:dateUtc="2026-03-25T22:38:09Z" w:id="3181">
              <w:r w:rsidRPr="420E2B96">
                <w:rPr>
                  <w:rFonts w:ascii="Calibri Light" w:hAnsi="Calibri Light" w:eastAsia="Calibri Light" w:cs="Calibri Light"/>
                  <w:sz w:val="16"/>
                  <w:szCs w:val="16"/>
                </w:rPr>
                <w:t xml:space="preserve">Proibida, exceto cruzamentos autorizados para melhoramento de raça ou investigação, ou </w:t>
              </w:r>
              <w:r w:rsidRPr="420E2B96">
                <w:rPr>
                  <w:rFonts w:ascii="Calibri Light" w:hAnsi="Calibri Light" w:eastAsia="Calibri Light" w:cs="Calibri Light"/>
                  <w:sz w:val="16"/>
                  <w:szCs w:val="16"/>
                </w:rPr>
                <w:t>cruzamentos acidentais sem fins comerciais</w:t>
              </w:r>
            </w:ins>
            <w:del w:author="Rui André Vidal" w:date="2026-04-07T08:03:00Z" w16du:dateUtc="2026-04-07T08:03:41Z" w:id="3182">
              <w:r w:rsidR="4CCB09DA">
                <w:br/>
              </w:r>
            </w:del>
            <w:r w:rsidR="4CCB09DA">
              <w:br/>
            </w:r>
          </w:p>
          <w:p w:rsidR="4CCB09DA" w:rsidRDefault="51D219D2" w14:paraId="613C1539" w14:textId="1377CFE6">
            <w:pPr>
              <w:spacing w:after="0"/>
              <w:ind w:left="90" w:hanging="90"/>
              <w:rPr>
                <w:rFonts w:ascii="Calibri Light" w:hAnsi="Calibri Light" w:eastAsia="Calibri Light" w:cs="Calibri Light"/>
                <w:sz w:val="16"/>
                <w:szCs w:val="16"/>
              </w:rPr>
              <w:pPrChange w:author="Rui André Vidal" w:date="2026-04-07T08:03:00Z" w:id="3183">
                <w:pPr/>
              </w:pPrChange>
            </w:pPr>
            <w:ins w:author="Rui André Vidal" w:date="2026-03-25T22:38:00Z" w16du:dateUtc="2026-03-25T22:38:09Z" w:id="3184">
              <w:r w:rsidRPr="420E2B96">
                <w:rPr>
                  <w:rFonts w:ascii="Calibri Light" w:hAnsi="Calibri Light" w:eastAsia="Calibri Light" w:cs="Calibri Light"/>
                  <w:sz w:val="16"/>
                  <w:szCs w:val="16"/>
                </w:rPr>
                <w:t>Acresce exceção para cruzamentos de raças caninas, que tenham ocorrido acidentalmente e não tenham fins comerciais</w:t>
              </w:r>
            </w:ins>
            <w:r w:rsidR="4CCB09DA">
              <w:br/>
            </w:r>
            <w:ins w:author="Rui André Vidal" w:date="2026-03-25T22:38:00Z" w16du:dateUtc="2026-03-25T22:38:09Z" w:id="3185">
              <w:r w:rsidRPr="420E2B96">
                <w:rPr>
                  <w:rFonts w:ascii="Calibri Light" w:hAnsi="Calibri Light" w:eastAsia="Calibri Light" w:cs="Calibri Light"/>
                  <w:sz w:val="16"/>
                  <w:szCs w:val="16"/>
                </w:rPr>
                <w:t xml:space="preserve"> (Art.º 8.º, n.º 3)</w:t>
              </w:r>
            </w:ins>
          </w:p>
        </w:tc>
        <w:tc>
          <w:tcPr>
            <w:tcW w:w="1893" w:type="dxa"/>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tcPr>
          <w:p w:rsidR="4CCB09DA" w:rsidRDefault="4CCB09DA" w14:paraId="06D161CA" w14:textId="0115E1BE">
            <w:pPr>
              <w:spacing w:after="0"/>
              <w:rPr>
                <w:rFonts w:ascii="Calibri Light" w:hAnsi="Calibri Light" w:eastAsia="Calibri Light" w:cs="Calibri Light"/>
                <w:sz w:val="16"/>
                <w:szCs w:val="16"/>
              </w:rPr>
              <w:pPrChange w:author="Rui André Vidal" w:date="2026-03-25T22:38:00Z" w:id="3186">
                <w:pPr/>
              </w:pPrChange>
            </w:pPr>
            <w:ins w:author="Rui André Vidal" w:date="2026-03-25T22:38:00Z" w16du:dateUtc="2026-03-25T22:38:09Z" w:id="3187">
              <w:r w:rsidRPr="4CCB09DA">
                <w:rPr>
                  <w:rFonts w:ascii="Calibri Light" w:hAnsi="Calibri Light" w:eastAsia="Calibri Light" w:cs="Calibri Light"/>
                  <w:sz w:val="16"/>
                  <w:szCs w:val="16"/>
                </w:rPr>
                <w:t>Não regulado explicitamente</w:t>
              </w:r>
            </w:ins>
          </w:p>
        </w:tc>
        <w:tc>
          <w:tcPr>
            <w:tcW w:w="1893" w:type="dxa"/>
            <w:tcBorders>
              <w:top w:val="single" w:color="auto" w:sz="8" w:space="0"/>
              <w:left w:val="single" w:color="auto" w:sz="8" w:space="0"/>
              <w:bottom w:val="single" w:color="auto" w:sz="8" w:space="0"/>
              <w:right w:val="single" w:color="auto" w:sz="8" w:space="0"/>
            </w:tcBorders>
            <w:tcMar>
              <w:left w:w="108" w:type="dxa"/>
              <w:right w:w="108" w:type="dxa"/>
            </w:tcMar>
          </w:tcPr>
          <w:p w:rsidR="4CCB09DA" w:rsidRDefault="51D219D2" w14:paraId="32FA0496" w14:textId="30C0FE7E">
            <w:pPr>
              <w:spacing w:after="0"/>
              <w:rPr>
                <w:rFonts w:ascii="Calibri Light" w:hAnsi="Calibri Light" w:eastAsia="Calibri Light" w:cs="Calibri Light"/>
                <w:sz w:val="16"/>
                <w:szCs w:val="16"/>
              </w:rPr>
              <w:pPrChange w:author="Rui André Vidal" w:date="2026-03-25T22:38:00Z" w:id="3188">
                <w:pPr/>
              </w:pPrChange>
            </w:pPr>
            <w:ins w:author="Rui André Vidal" w:date="2026-03-25T22:38:00Z" w16du:dateUtc="2026-03-25T22:38:09Z" w:id="3189">
              <w:r w:rsidRPr="420E2B96">
                <w:rPr>
                  <w:rFonts w:ascii="Calibri Light" w:hAnsi="Calibri Light" w:eastAsia="Calibri Light" w:cs="Calibri Light"/>
                  <w:sz w:val="16"/>
                  <w:szCs w:val="16"/>
                </w:rPr>
                <w:t xml:space="preserve">Regulamento + ponderar excluir </w:t>
              </w:r>
              <w:commentRangeStart w:id="3190"/>
              <w:r w:rsidRPr="420E2B96">
                <w:rPr>
                  <w:rFonts w:ascii="Calibri Light" w:hAnsi="Calibri Light" w:eastAsia="Calibri Light" w:cs="Calibri Light"/>
                  <w:sz w:val="16"/>
                  <w:szCs w:val="16"/>
                </w:rPr>
                <w:t>cruzamentos acidentais</w:t>
              </w:r>
            </w:ins>
            <w:commentRangeEnd w:id="3190"/>
            <w:r w:rsidR="4CCB09DA">
              <w:rPr>
                <w:rStyle w:val="Refdecomentrio"/>
                <w:rFonts w:ascii="Calibri Light" w:hAnsi="Calibri Light" w:eastAsia="Calibri Light" w:cs="Calibri Light"/>
              </w:rPr>
              <w:commentReference w:id="3190"/>
            </w:r>
          </w:p>
        </w:tc>
      </w:tr>
    </w:tbl>
    <w:p w:rsidR="12159AB7" w:rsidRDefault="12159AB7" w14:paraId="2A4F527A" w14:textId="18C405B9">
      <w:pPr>
        <w:spacing w:before="120" w:after="40" w:line="276" w:lineRule="auto"/>
        <w:rPr>
          <w:ins w:author="Rui André Vidal" w:date="2026-03-25T22:38:00Z" w16du:dateUtc="2026-03-25T22:38:09Z" w:id="3191"/>
          <w:rFonts w:ascii="Calibri Light" w:hAnsi="Calibri Light" w:eastAsia="Calibri Light" w:cs="Calibri Light"/>
          <w:b/>
          <w:bCs/>
          <w:sz w:val="20"/>
          <w:szCs w:val="20"/>
        </w:rPr>
        <w:pPrChange w:author="Rui André Vidal" w:date="2026-03-25T22:38:00Z" w:id="3192">
          <w:pPr/>
        </w:pPrChange>
      </w:pPr>
      <w:ins w:author="Rui André Vidal" w:date="2026-03-25T22:38:00Z" w16du:dateUtc="2026-03-25T22:38:09Z" w:id="3193">
        <w:r w:rsidRPr="4CCB09DA">
          <w:rPr>
            <w:rFonts w:ascii="Calibri Light" w:hAnsi="Calibri Light" w:eastAsia="Calibri Light" w:cs="Calibri Light"/>
            <w:b/>
            <w:bCs/>
            <w:sz w:val="20"/>
            <w:szCs w:val="20"/>
          </w:rPr>
          <w:t>6. Conformação e genótipo</w:t>
        </w:r>
      </w:ins>
    </w:p>
    <w:tbl>
      <w:tblPr>
        <w:tblW w:w="0" w:type="auto"/>
        <w:tblLook w:val="04A0" w:firstRow="1" w:lastRow="0" w:firstColumn="1" w:lastColumn="0" w:noHBand="0" w:noVBand="1"/>
      </w:tblPr>
      <w:tblGrid>
        <w:gridCol w:w="2251"/>
        <w:gridCol w:w="1603"/>
        <w:gridCol w:w="1575"/>
        <w:gridCol w:w="1853"/>
        <w:gridCol w:w="1487"/>
      </w:tblGrid>
      <w:tr w:rsidR="4CCB09DA" w:rsidTr="4CCB09DA" w14:paraId="2EA96858" w14:textId="77777777">
        <w:trPr>
          <w:trHeight w:val="300"/>
          <w:ins w:author="Rui André Vidal" w:date="2026-03-25T22:38:00Z" w:id="3194"/>
        </w:trPr>
        <w:tc>
          <w:tcPr>
            <w:tcW w:w="1376" w:type="dxa"/>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vAlign w:val="center"/>
          </w:tcPr>
          <w:p w:rsidR="4CCB09DA" w:rsidRDefault="4CCB09DA" w14:paraId="5D1723D6" w14:textId="70E4538B">
            <w:pPr>
              <w:spacing w:after="0"/>
              <w:jc w:val="center"/>
              <w:rPr>
                <w:rFonts w:ascii="Calibri Light" w:hAnsi="Calibri Light" w:eastAsia="Calibri Light" w:cs="Calibri Light"/>
                <w:b/>
                <w:bCs/>
                <w:sz w:val="18"/>
                <w:szCs w:val="18"/>
              </w:rPr>
              <w:pPrChange w:author="Rui André Vidal" w:date="2026-03-25T22:38:00Z" w:id="3195">
                <w:pPr/>
              </w:pPrChange>
            </w:pPr>
            <w:ins w:author="Rui André Vidal" w:date="2026-03-25T22:38:00Z" w16du:dateUtc="2026-03-25T22:38:09Z" w:id="3196">
              <w:r w:rsidRPr="4CCB09DA">
                <w:rPr>
                  <w:rFonts w:ascii="Calibri Light" w:hAnsi="Calibri Light" w:eastAsia="Calibri Light" w:cs="Calibri Light"/>
                  <w:b/>
                  <w:bCs/>
                  <w:sz w:val="18"/>
                  <w:szCs w:val="18"/>
                </w:rPr>
                <w:t>Critério</w:t>
              </w:r>
            </w:ins>
          </w:p>
        </w:tc>
        <w:tc>
          <w:tcPr>
            <w:tcW w:w="1721" w:type="dxa"/>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vAlign w:val="center"/>
          </w:tcPr>
          <w:p w:rsidR="4CCB09DA" w:rsidRDefault="4CCB09DA" w14:paraId="7BAB42A2" w14:textId="3F8574A1">
            <w:pPr>
              <w:spacing w:after="0"/>
              <w:jc w:val="center"/>
              <w:rPr>
                <w:rFonts w:ascii="Calibri Light" w:hAnsi="Calibri Light" w:eastAsia="Calibri Light" w:cs="Calibri Light"/>
                <w:b/>
                <w:bCs/>
                <w:sz w:val="18"/>
                <w:szCs w:val="18"/>
              </w:rPr>
              <w:pPrChange w:author="Rui André Vidal" w:date="2026-03-25T22:38:00Z" w:id="3197">
                <w:pPr/>
              </w:pPrChange>
            </w:pPr>
            <w:ins w:author="Rui André Vidal" w:date="2026-03-25T22:38:00Z" w16du:dateUtc="2026-03-25T22:38:09Z" w:id="3198">
              <w:r w:rsidRPr="4CCB09DA">
                <w:rPr>
                  <w:rFonts w:ascii="Calibri Light" w:hAnsi="Calibri Light" w:eastAsia="Calibri Light" w:cs="Calibri Light"/>
                  <w:b/>
                  <w:bCs/>
                  <w:sz w:val="18"/>
                  <w:szCs w:val="18"/>
                </w:rPr>
                <w:t>Regulamento (UE) 2023/0447</w:t>
              </w:r>
            </w:ins>
          </w:p>
        </w:tc>
        <w:tc>
          <w:tcPr>
            <w:tcW w:w="1893" w:type="dxa"/>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vAlign w:val="center"/>
          </w:tcPr>
          <w:p w:rsidR="4CCB09DA" w:rsidRDefault="4CCB09DA" w14:paraId="0FF9EEF8" w14:textId="48C9F2BA">
            <w:pPr>
              <w:spacing w:after="0"/>
              <w:jc w:val="center"/>
              <w:rPr>
                <w:rFonts w:ascii="Calibri Light" w:hAnsi="Calibri Light" w:eastAsia="Calibri Light" w:cs="Calibri Light"/>
                <w:b/>
                <w:bCs/>
                <w:sz w:val="18"/>
                <w:szCs w:val="18"/>
              </w:rPr>
              <w:pPrChange w:author="Rui André Vidal" w:date="2026-03-25T22:38:00Z" w:id="3199">
                <w:pPr/>
              </w:pPrChange>
            </w:pPr>
            <w:ins w:author="Rui André Vidal" w:date="2026-03-25T22:38:00Z" w16du:dateUtc="2026-03-25T22:38:09Z" w:id="3200">
              <w:r w:rsidRPr="4CCB09DA">
                <w:rPr>
                  <w:rFonts w:ascii="Calibri Light" w:hAnsi="Calibri Light" w:eastAsia="Calibri Light" w:cs="Calibri Light"/>
                  <w:b/>
                  <w:bCs/>
                  <w:sz w:val="18"/>
                  <w:szCs w:val="18"/>
                </w:rPr>
                <w:t>@codigo</w:t>
              </w:r>
              <w:r>
                <w:br/>
              </w:r>
              <w:r w:rsidRPr="4CCB09DA">
                <w:rPr>
                  <w:rFonts w:ascii="Calibri Light" w:hAnsi="Calibri Light" w:eastAsia="Calibri Light" w:cs="Calibri Light"/>
                  <w:b/>
                  <w:bCs/>
                  <w:sz w:val="18"/>
                  <w:szCs w:val="18"/>
                </w:rPr>
                <w:t xml:space="preserve"> (proposta DL 214/2013)</w:t>
              </w:r>
            </w:ins>
          </w:p>
        </w:tc>
        <w:tc>
          <w:tcPr>
            <w:tcW w:w="1893" w:type="dxa"/>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vAlign w:val="center"/>
          </w:tcPr>
          <w:p w:rsidR="4CCB09DA" w:rsidRDefault="4CCB09DA" w14:paraId="27AFB3CC" w14:textId="585FE3D1">
            <w:pPr>
              <w:spacing w:after="0"/>
              <w:jc w:val="center"/>
              <w:rPr>
                <w:rFonts w:ascii="Calibri Light" w:hAnsi="Calibri Light" w:eastAsia="Calibri Light" w:cs="Calibri Light"/>
                <w:b/>
                <w:bCs/>
                <w:sz w:val="18"/>
                <w:szCs w:val="18"/>
              </w:rPr>
              <w:pPrChange w:author="Rui André Vidal" w:date="2026-03-25T22:38:00Z" w:id="3201">
                <w:pPr/>
              </w:pPrChange>
            </w:pPr>
            <w:ins w:author="Rui André Vidal" w:date="2026-03-25T22:38:00Z" w16du:dateUtc="2026-03-25T22:38:09Z" w:id="3202">
              <w:r w:rsidRPr="4CCB09DA">
                <w:rPr>
                  <w:rFonts w:ascii="Calibri Light" w:hAnsi="Calibri Light" w:eastAsia="Calibri Light" w:cs="Calibri Light"/>
                  <w:b/>
                  <w:bCs/>
                  <w:sz w:val="18"/>
                  <w:szCs w:val="18"/>
                </w:rPr>
                <w:t>@rgbeac</w:t>
              </w:r>
              <w:r>
                <w:br/>
              </w:r>
              <w:r w:rsidRPr="4CCB09DA">
                <w:rPr>
                  <w:rFonts w:ascii="Calibri Light" w:hAnsi="Calibri Light" w:eastAsia="Calibri Light" w:cs="Calibri Light"/>
                  <w:b/>
                  <w:bCs/>
                  <w:sz w:val="18"/>
                  <w:szCs w:val="18"/>
                </w:rPr>
                <w:t xml:space="preserve"> (proposta jun. 2025)</w:t>
              </w:r>
            </w:ins>
          </w:p>
        </w:tc>
        <w:tc>
          <w:tcPr>
            <w:tcW w:w="1893" w:type="dxa"/>
            <w:tcBorders>
              <w:top w:val="single" w:color="auto" w:sz="8" w:space="0"/>
              <w:left w:val="single" w:color="auto" w:sz="8" w:space="0"/>
              <w:bottom w:val="single" w:color="auto" w:sz="8" w:space="0"/>
              <w:right w:val="single" w:color="auto" w:sz="8" w:space="0"/>
            </w:tcBorders>
            <w:tcMar>
              <w:left w:w="108" w:type="dxa"/>
              <w:right w:w="108" w:type="dxa"/>
            </w:tcMar>
          </w:tcPr>
          <w:p w:rsidR="4CCB09DA" w:rsidRDefault="4CCB09DA" w14:paraId="4C3A6A7E" w14:textId="15A358FC">
            <w:pPr>
              <w:spacing w:after="0"/>
              <w:jc w:val="center"/>
              <w:rPr>
                <w:rFonts w:ascii="Calibri Light" w:hAnsi="Calibri Light" w:eastAsia="Calibri Light" w:cs="Calibri Light"/>
                <w:b/>
                <w:bCs/>
                <w:sz w:val="18"/>
                <w:szCs w:val="18"/>
              </w:rPr>
              <w:pPrChange w:author="Rui André Vidal" w:date="2026-03-25T22:38:00Z" w:id="3203">
                <w:pPr/>
              </w:pPrChange>
            </w:pPr>
            <w:ins w:author="Rui André Vidal" w:date="2026-03-25T22:38:00Z" w16du:dateUtc="2026-03-25T22:38:09Z" w:id="3204">
              <w:r w:rsidRPr="4CCB09DA">
                <w:rPr>
                  <w:rFonts w:ascii="Calibri Light" w:hAnsi="Calibri Light" w:eastAsia="Calibri Light" w:cs="Calibri Light"/>
                  <w:b/>
                  <w:bCs/>
                  <w:sz w:val="18"/>
                  <w:szCs w:val="18"/>
                </w:rPr>
                <w:t>Proposta</w:t>
              </w:r>
            </w:ins>
          </w:p>
        </w:tc>
      </w:tr>
      <w:tr w:rsidR="4CCB09DA" w:rsidTr="4CCB09DA" w14:paraId="271C3F1A" w14:textId="77777777">
        <w:trPr>
          <w:trHeight w:val="300"/>
          <w:ins w:author="Rui André Vidal" w:date="2026-03-25T22:38:00Z" w:id="3205"/>
        </w:trPr>
        <w:tc>
          <w:tcPr>
            <w:tcW w:w="1376" w:type="dxa"/>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tcPr>
          <w:p w:rsidR="4CCB09DA" w:rsidRDefault="4CCB09DA" w14:paraId="6CC2E185" w14:textId="5B9A1142">
            <w:pPr>
              <w:spacing w:after="0"/>
              <w:rPr>
                <w:rFonts w:ascii="Calibri Light" w:hAnsi="Calibri Light" w:eastAsia="Calibri Light" w:cs="Calibri Light"/>
                <w:b/>
                <w:bCs/>
                <w:sz w:val="16"/>
                <w:szCs w:val="16"/>
              </w:rPr>
              <w:pPrChange w:author="Rui André Vidal" w:date="2026-03-25T22:38:00Z" w:id="3206">
                <w:pPr/>
              </w:pPrChange>
            </w:pPr>
            <w:ins w:author="Rui André Vidal" w:date="2026-03-25T22:38:00Z" w16du:dateUtc="2026-03-25T22:38:09Z" w:id="3207">
              <w:r w:rsidRPr="4CCB09DA">
                <w:rPr>
                  <w:rFonts w:ascii="Calibri Light" w:hAnsi="Calibri Light" w:eastAsia="Calibri Light" w:cs="Calibri Light"/>
                  <w:b/>
                  <w:bCs/>
                  <w:sz w:val="16"/>
                  <w:szCs w:val="16"/>
                </w:rPr>
                <w:t>Traços conformacionais excessivos/Conformações extremas</w:t>
              </w:r>
            </w:ins>
          </w:p>
        </w:tc>
        <w:tc>
          <w:tcPr>
            <w:tcW w:w="1721" w:type="dxa"/>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tcPr>
          <w:p w:rsidR="4CCB09DA" w:rsidRDefault="4CCB09DA" w14:paraId="6C9C6463" w14:textId="72247CAD">
            <w:pPr>
              <w:spacing w:after="0"/>
              <w:rPr>
                <w:ins w:author="Rui André Vidal" w:date="2026-03-25T22:38:00Z" w16du:dateUtc="2026-03-25T22:38:09Z" w:id="3208"/>
                <w:rFonts w:ascii="Calibri Light" w:hAnsi="Calibri Light" w:eastAsia="Calibri Light" w:cs="Calibri Light"/>
                <w:sz w:val="16"/>
                <w:szCs w:val="16"/>
              </w:rPr>
              <w:pPrChange w:author="Rui André Vidal" w:date="2026-03-25T22:38:00Z" w:id="3209">
                <w:pPr/>
              </w:pPrChange>
            </w:pPr>
            <w:ins w:author="Rui André Vidal" w:date="2026-03-25T22:38:00Z" w16du:dateUtc="2026-03-25T22:38:09Z" w:id="3210">
              <w:r w:rsidRPr="4CCB09DA">
                <w:rPr>
                  <w:rFonts w:ascii="Calibri Light" w:hAnsi="Calibri Light" w:eastAsia="Calibri Light" w:cs="Calibri Light"/>
                  <w:sz w:val="16"/>
                  <w:szCs w:val="16"/>
                </w:rPr>
                <w:t xml:space="preserve">Proibida a reprodução; </w:t>
              </w:r>
            </w:ins>
          </w:p>
          <w:p w:rsidR="4CCB09DA" w:rsidRDefault="4CCB09DA" w14:paraId="5B2EF8CA" w14:textId="00AB3227">
            <w:pPr>
              <w:spacing w:after="0"/>
              <w:rPr>
                <w:ins w:author="Rui André Vidal" w:date="2026-03-25T22:38:00Z" w16du:dateUtc="2026-03-25T22:38:09Z" w:id="3211"/>
                <w:rFonts w:ascii="Calibri Light" w:hAnsi="Calibri Light" w:eastAsia="Calibri Light" w:cs="Calibri Light"/>
                <w:sz w:val="16"/>
                <w:szCs w:val="16"/>
              </w:rPr>
              <w:pPrChange w:author="Rui André Vidal" w:date="2026-03-25T22:38:00Z" w:id="3212">
                <w:pPr/>
              </w:pPrChange>
            </w:pPr>
            <w:ins w:author="Rui André Vidal" w:date="2026-03-25T22:38:00Z" w16du:dateUtc="2026-03-25T22:38:09Z" w:id="3213">
              <w:r w:rsidRPr="4CCB09DA">
                <w:rPr>
                  <w:rFonts w:ascii="Calibri Light" w:hAnsi="Calibri Light" w:eastAsia="Calibri Light" w:cs="Calibri Light"/>
                  <w:sz w:val="16"/>
                  <w:szCs w:val="16"/>
                </w:rPr>
                <w:t>Exige consulta prévia a MV;</w:t>
              </w:r>
            </w:ins>
          </w:p>
          <w:p w:rsidR="4CCB09DA" w:rsidRDefault="4CCB09DA" w14:paraId="244142C1" w14:textId="7C2A76BA">
            <w:pPr>
              <w:spacing w:after="0"/>
              <w:rPr>
                <w:rFonts w:ascii="Calibri Light" w:hAnsi="Calibri Light" w:eastAsia="Calibri Light" w:cs="Calibri Light"/>
                <w:sz w:val="16"/>
                <w:szCs w:val="16"/>
              </w:rPr>
              <w:pPrChange w:author="Rui André Vidal" w:date="2026-03-25T22:38:00Z" w:id="3214">
                <w:pPr/>
              </w:pPrChange>
            </w:pPr>
            <w:ins w:author="Rui André Vidal" w:date="2026-03-25T22:38:00Z" w16du:dateUtc="2026-03-25T22:38:09Z" w:id="3215">
              <w:r w:rsidRPr="4CCB09DA">
                <w:rPr>
                  <w:rFonts w:ascii="Calibri Light" w:hAnsi="Calibri Light" w:eastAsia="Calibri Light" w:cs="Calibri Light"/>
                  <w:sz w:val="16"/>
                  <w:szCs w:val="16"/>
                </w:rPr>
                <w:t>Atos delegados até julho de 2030 definirão critérios</w:t>
              </w:r>
              <w:r>
                <w:br/>
              </w:r>
              <w:r w:rsidRPr="4CCB09DA">
                <w:rPr>
                  <w:rFonts w:ascii="Calibri Light" w:hAnsi="Calibri Light" w:eastAsia="Calibri Light" w:cs="Calibri Light"/>
                  <w:sz w:val="16"/>
                  <w:szCs w:val="16"/>
                </w:rPr>
                <w:t xml:space="preserve"> (Art.º 8.º, n.ºs 2 e 3, al. b))</w:t>
              </w:r>
            </w:ins>
          </w:p>
        </w:tc>
        <w:tc>
          <w:tcPr>
            <w:tcW w:w="1893" w:type="dxa"/>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tcPr>
          <w:p w:rsidR="4CCB09DA" w:rsidRDefault="4CCB09DA" w14:paraId="528774F9" w14:textId="5A9C87C7">
            <w:pPr>
              <w:spacing w:after="0"/>
              <w:rPr>
                <w:rFonts w:ascii="Calibri Light" w:hAnsi="Calibri Light" w:eastAsia="Calibri Light" w:cs="Calibri Light"/>
                <w:sz w:val="16"/>
                <w:szCs w:val="16"/>
              </w:rPr>
              <w:pPrChange w:author="Rui André Vidal" w:date="2026-03-25T22:38:00Z" w:id="3216">
                <w:pPr/>
              </w:pPrChange>
            </w:pPr>
            <w:ins w:author="Rui André Vidal" w:date="2026-03-25T22:38:00Z" w16du:dateUtc="2026-03-25T22:38:09Z" w:id="3217">
              <w:r w:rsidRPr="4CCB09DA">
                <w:rPr>
                  <w:rFonts w:ascii="Calibri Light" w:hAnsi="Calibri Light" w:eastAsia="Calibri Light" w:cs="Calibri Light"/>
                  <w:sz w:val="16"/>
                  <w:szCs w:val="16"/>
                </w:rPr>
                <w:t>Excluídos da reprodução animais com defeitos genéticos e malformações específicas (ex: displasia da anca, rim poliquístico)</w:t>
              </w:r>
              <w:r>
                <w:br/>
              </w:r>
              <w:r w:rsidRPr="4CCB09DA">
                <w:rPr>
                  <w:rFonts w:ascii="Calibri Light" w:hAnsi="Calibri Light" w:eastAsia="Calibri Light" w:cs="Calibri Light"/>
                  <w:sz w:val="16"/>
                  <w:szCs w:val="16"/>
                </w:rPr>
                <w:t xml:space="preserve"> (Art.º 8.º, n.º 2, al. c))</w:t>
              </w:r>
            </w:ins>
          </w:p>
        </w:tc>
        <w:tc>
          <w:tcPr>
            <w:tcW w:w="1893" w:type="dxa"/>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tcPr>
          <w:p w:rsidR="4CCB09DA" w:rsidRDefault="4CCB09DA" w14:paraId="2EEC382D" w14:textId="0D186DA0">
            <w:pPr>
              <w:spacing w:after="0"/>
              <w:rPr>
                <w:ins w:author="Rui André Vidal" w:date="2026-03-25T22:38:00Z" w16du:dateUtc="2026-03-25T22:38:09Z" w:id="3218"/>
                <w:rFonts w:ascii="Calibri Light" w:hAnsi="Calibri Light" w:eastAsia="Calibri Light" w:cs="Calibri Light"/>
                <w:sz w:val="16"/>
                <w:szCs w:val="16"/>
              </w:rPr>
              <w:pPrChange w:author="Rui André Vidal" w:date="2026-03-25T22:38:00Z" w:id="3219">
                <w:pPr/>
              </w:pPrChange>
            </w:pPr>
            <w:ins w:author="Rui André Vidal" w:date="2026-03-25T22:38:00Z" w16du:dateUtc="2026-03-25T22:38:09Z" w:id="3220">
              <w:r w:rsidRPr="4CCB09DA">
                <w:rPr>
                  <w:rFonts w:ascii="Calibri Light" w:hAnsi="Calibri Light" w:eastAsia="Calibri Light" w:cs="Calibri Light"/>
                  <w:sz w:val="16"/>
                  <w:szCs w:val="16"/>
                </w:rPr>
                <w:t xml:space="preserve">Reprodução condicionada a parecer do MV que ateste ausência de efeito prejudicial com base em genótipo/fenótipo; </w:t>
              </w:r>
            </w:ins>
          </w:p>
          <w:p w:rsidR="4CCB09DA" w:rsidRDefault="4CCB09DA" w14:paraId="51F3D900" w14:textId="7742334D">
            <w:pPr>
              <w:spacing w:after="0"/>
              <w:rPr>
                <w:rFonts w:ascii="Calibri Light" w:hAnsi="Calibri Light" w:eastAsia="Calibri Light" w:cs="Calibri Light"/>
                <w:sz w:val="16"/>
                <w:szCs w:val="16"/>
              </w:rPr>
              <w:pPrChange w:author="Rui André Vidal" w:date="2026-03-25T22:38:00Z" w:id="3221">
                <w:pPr/>
              </w:pPrChange>
            </w:pPr>
            <w:ins w:author="Rui André Vidal" w:date="2026-03-25T22:38:00Z" w16du:dateUtc="2026-03-25T22:38:09Z" w:id="3222">
              <w:r w:rsidRPr="4CCB09DA">
                <w:rPr>
                  <w:rFonts w:ascii="Calibri Light" w:hAnsi="Calibri Light" w:eastAsia="Calibri Light" w:cs="Calibri Light"/>
                  <w:sz w:val="16"/>
                  <w:szCs w:val="16"/>
                </w:rPr>
                <w:t>Restrição de reprodução de raças específicas por portaria</w:t>
              </w:r>
              <w:r>
                <w:br/>
              </w:r>
              <w:r w:rsidRPr="4CCB09DA">
                <w:rPr>
                  <w:rFonts w:ascii="Calibri Light" w:hAnsi="Calibri Light" w:eastAsia="Calibri Light" w:cs="Calibri Light"/>
                  <w:sz w:val="16"/>
                  <w:szCs w:val="16"/>
                </w:rPr>
                <w:t xml:space="preserve"> (Art.º 70.º, n.ºs 8 e 9)</w:t>
              </w:r>
            </w:ins>
          </w:p>
        </w:tc>
        <w:tc>
          <w:tcPr>
            <w:tcW w:w="1893" w:type="dxa"/>
            <w:tcBorders>
              <w:top w:val="single" w:color="auto" w:sz="8" w:space="0"/>
              <w:left w:val="single" w:color="auto" w:sz="8" w:space="0"/>
              <w:bottom w:val="single" w:color="auto" w:sz="8" w:space="0"/>
              <w:right w:val="single" w:color="auto" w:sz="8" w:space="0"/>
            </w:tcBorders>
            <w:tcMar>
              <w:left w:w="108" w:type="dxa"/>
              <w:right w:w="108" w:type="dxa"/>
            </w:tcMar>
          </w:tcPr>
          <w:p w:rsidR="4CCB09DA" w:rsidRDefault="4CCB09DA" w14:paraId="6497019C" w14:textId="7B9BE3EF">
            <w:pPr>
              <w:spacing w:after="0"/>
              <w:rPr>
                <w:rFonts w:ascii="Calibri Light" w:hAnsi="Calibri Light" w:eastAsia="Calibri Light" w:cs="Calibri Light"/>
                <w:sz w:val="16"/>
                <w:szCs w:val="16"/>
              </w:rPr>
              <w:pPrChange w:author="Rui André Vidal" w:date="2026-03-25T22:38:00Z" w:id="3223">
                <w:pPr/>
              </w:pPrChange>
            </w:pPr>
            <w:ins w:author="Rui André Vidal" w:date="2026-03-25T22:38:00Z" w16du:dateUtc="2026-03-25T22:38:09Z" w:id="3224">
              <w:r w:rsidRPr="4CCB09DA">
                <w:rPr>
                  <w:rFonts w:ascii="Calibri Light" w:hAnsi="Calibri Light" w:eastAsia="Calibri Light" w:cs="Calibri Light"/>
                  <w:sz w:val="16"/>
                  <w:szCs w:val="16"/>
                </w:rPr>
                <w:t>Regulamento, com a disposição do rgbeac até haver derrogação?</w:t>
              </w:r>
            </w:ins>
          </w:p>
        </w:tc>
      </w:tr>
      <w:tr w:rsidR="4CCB09DA" w:rsidTr="4CCB09DA" w14:paraId="673EBC9E" w14:textId="77777777">
        <w:trPr>
          <w:trHeight w:val="300"/>
          <w:ins w:author="Rui André Vidal" w:date="2026-03-25T22:38:00Z" w:id="3225"/>
        </w:trPr>
        <w:tc>
          <w:tcPr>
            <w:tcW w:w="1376" w:type="dxa"/>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tcPr>
          <w:p w:rsidR="4CCB09DA" w:rsidRDefault="4CCB09DA" w14:paraId="66BEDCC0" w14:textId="5DFEC523">
            <w:pPr>
              <w:spacing w:after="0"/>
              <w:rPr>
                <w:rFonts w:ascii="Calibri Light" w:hAnsi="Calibri Light" w:eastAsia="Calibri Light" w:cs="Calibri Light"/>
                <w:b/>
                <w:bCs/>
                <w:sz w:val="16"/>
                <w:szCs w:val="16"/>
              </w:rPr>
              <w:pPrChange w:author="Rui André Vidal" w:date="2026-03-25T22:38:00Z" w:id="3226">
                <w:pPr/>
              </w:pPrChange>
            </w:pPr>
            <w:ins w:author="Rui André Vidal" w:date="2026-03-25T22:38:00Z" w16du:dateUtc="2026-03-25T22:38:09Z" w:id="3227">
              <w:r w:rsidRPr="4CCB09DA">
                <w:rPr>
                  <w:rFonts w:ascii="Calibri Light" w:hAnsi="Calibri Light" w:eastAsia="Calibri Light" w:cs="Calibri Light"/>
                  <w:b/>
                  <w:bCs/>
                  <w:sz w:val="16"/>
                  <w:szCs w:val="16"/>
                </w:rPr>
                <w:t>Testes genéticos e rastreios de saúde</w:t>
              </w:r>
            </w:ins>
          </w:p>
        </w:tc>
        <w:tc>
          <w:tcPr>
            <w:tcW w:w="1721" w:type="dxa"/>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tcPr>
          <w:p w:rsidR="4CCB09DA" w:rsidRDefault="4CCB09DA" w14:paraId="15012FAF" w14:textId="2FD783C7">
            <w:pPr>
              <w:spacing w:after="0"/>
              <w:rPr>
                <w:rFonts w:ascii="Calibri Light" w:hAnsi="Calibri Light" w:eastAsia="Calibri Light" w:cs="Calibri Light"/>
                <w:sz w:val="16"/>
                <w:szCs w:val="16"/>
              </w:rPr>
              <w:pPrChange w:author="Rui André Vidal" w:date="2026-03-25T22:38:00Z" w:id="3228">
                <w:pPr/>
              </w:pPrChange>
            </w:pPr>
            <w:ins w:author="Rui André Vidal" w:date="2026-03-25T22:38:00Z" w16du:dateUtc="2026-03-25T22:38:09Z" w:id="3229">
              <w:r w:rsidRPr="4CCB09DA">
                <w:rPr>
                  <w:rFonts w:ascii="Calibri Light" w:hAnsi="Calibri Light" w:eastAsia="Calibri Light" w:cs="Calibri Light"/>
                  <w:sz w:val="16"/>
                  <w:szCs w:val="16"/>
                </w:rPr>
                <w:t>Atos delegados da Comissão definirão critérios (até julho de 2036 para genótipos)</w:t>
              </w:r>
              <w:r>
                <w:br/>
              </w:r>
              <w:r w:rsidRPr="4CCB09DA">
                <w:rPr>
                  <w:rFonts w:ascii="Calibri Light" w:hAnsi="Calibri Light" w:eastAsia="Calibri Light" w:cs="Calibri Light"/>
                  <w:sz w:val="16"/>
                  <w:szCs w:val="16"/>
                </w:rPr>
                <w:t xml:space="preserve"> (Art.º 8.º, n.ºs 1 e 3, al. a))</w:t>
              </w:r>
            </w:ins>
          </w:p>
        </w:tc>
        <w:tc>
          <w:tcPr>
            <w:tcW w:w="1893" w:type="dxa"/>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tcPr>
          <w:p w:rsidR="4CCB09DA" w:rsidRDefault="4CCB09DA" w14:paraId="3FCAE01A" w14:textId="0A5B2882">
            <w:pPr>
              <w:spacing w:after="0"/>
              <w:rPr>
                <w:rFonts w:ascii="Calibri Light" w:hAnsi="Calibri Light" w:eastAsia="Calibri Light" w:cs="Calibri Light"/>
                <w:sz w:val="16"/>
                <w:szCs w:val="16"/>
              </w:rPr>
              <w:pPrChange w:author="Rui André Vidal" w:date="2026-03-25T22:38:00Z" w:id="3230">
                <w:pPr/>
              </w:pPrChange>
            </w:pPr>
            <w:ins w:author="Rui André Vidal" w:date="2026-03-25T22:38:00Z" w16du:dateUtc="2026-03-25T22:38:09Z" w:id="3231">
              <w:r w:rsidRPr="4CCB09DA">
                <w:rPr>
                  <w:rFonts w:ascii="Calibri Light" w:hAnsi="Calibri Light" w:eastAsia="Calibri Light" w:cs="Calibri Light"/>
                  <w:sz w:val="16"/>
                  <w:szCs w:val="16"/>
                </w:rPr>
                <w:t>Excluídos animais com defeitos genéticos específicos (rim poliquístico, displasia, etc.)</w:t>
              </w:r>
              <w:r>
                <w:br/>
              </w:r>
              <w:r w:rsidRPr="4CCB09DA">
                <w:rPr>
                  <w:rFonts w:ascii="Calibri Light" w:hAnsi="Calibri Light" w:eastAsia="Calibri Light" w:cs="Calibri Light"/>
                  <w:sz w:val="16"/>
                  <w:szCs w:val="16"/>
                </w:rPr>
                <w:t xml:space="preserve"> (Art.º 8.º, n.º 2, al. c))</w:t>
              </w:r>
            </w:ins>
          </w:p>
        </w:tc>
        <w:tc>
          <w:tcPr>
            <w:tcW w:w="1893" w:type="dxa"/>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tcPr>
          <w:p w:rsidR="4CCB09DA" w:rsidRDefault="4CCB09DA" w14:paraId="53272945" w14:textId="421B34A5">
            <w:pPr>
              <w:spacing w:after="0"/>
              <w:rPr>
                <w:rFonts w:ascii="Calibri Light" w:hAnsi="Calibri Light" w:eastAsia="Calibri Light" w:cs="Calibri Light"/>
                <w:sz w:val="16"/>
                <w:szCs w:val="16"/>
              </w:rPr>
              <w:pPrChange w:author="Rui André Vidal" w:date="2026-03-25T22:38:00Z" w:id="3232">
                <w:pPr/>
              </w:pPrChange>
            </w:pPr>
            <w:ins w:author="Rui André Vidal" w:date="2026-03-25T22:38:00Z" w16du:dateUtc="2026-03-25T22:38:09Z" w:id="3233">
              <w:r w:rsidRPr="4CCB09DA">
                <w:rPr>
                  <w:rFonts w:ascii="Calibri Light" w:hAnsi="Calibri Light" w:eastAsia="Calibri Light" w:cs="Calibri Light"/>
                  <w:sz w:val="16"/>
                  <w:szCs w:val="16"/>
                </w:rPr>
                <w:t>Obrigatórios; critérios definidos por portaria específicos para cada raça</w:t>
              </w:r>
              <w:r>
                <w:br/>
              </w:r>
              <w:r w:rsidRPr="4CCB09DA">
                <w:rPr>
                  <w:rFonts w:ascii="Calibri Light" w:hAnsi="Calibri Light" w:eastAsia="Calibri Light" w:cs="Calibri Light"/>
                  <w:sz w:val="16"/>
                  <w:szCs w:val="16"/>
                </w:rPr>
                <w:t xml:space="preserve"> (Art.º 70.º, n.º 7)</w:t>
              </w:r>
            </w:ins>
          </w:p>
        </w:tc>
        <w:tc>
          <w:tcPr>
            <w:tcW w:w="1893" w:type="dxa"/>
            <w:tcBorders>
              <w:top w:val="single" w:color="auto" w:sz="8" w:space="0"/>
              <w:left w:val="single" w:color="auto" w:sz="8" w:space="0"/>
              <w:bottom w:val="single" w:color="auto" w:sz="8" w:space="0"/>
              <w:right w:val="single" w:color="auto" w:sz="8" w:space="0"/>
            </w:tcBorders>
            <w:tcMar>
              <w:left w:w="108" w:type="dxa"/>
              <w:right w:w="108" w:type="dxa"/>
            </w:tcMar>
          </w:tcPr>
          <w:p w:rsidR="4CCB09DA" w:rsidRDefault="4CCB09DA" w14:paraId="207556A9" w14:textId="79147720">
            <w:pPr>
              <w:spacing w:after="0"/>
              <w:rPr>
                <w:rFonts w:ascii="Calibri Light" w:hAnsi="Calibri Light" w:eastAsia="Calibri Light" w:cs="Calibri Light"/>
                <w:sz w:val="16"/>
                <w:szCs w:val="16"/>
              </w:rPr>
              <w:pPrChange w:author="Rui André Vidal" w:date="2026-03-25T22:38:00Z" w:id="3234">
                <w:pPr/>
              </w:pPrChange>
            </w:pPr>
            <w:ins w:author="Rui André Vidal" w:date="2026-03-25T22:38:00Z" w16du:dateUtc="2026-03-25T22:38:09Z" w:id="3235">
              <w:r w:rsidRPr="4CCB09DA">
                <w:rPr>
                  <w:rFonts w:ascii="Calibri Light" w:hAnsi="Calibri Light" w:eastAsia="Calibri Light" w:cs="Calibri Light"/>
                  <w:sz w:val="16"/>
                  <w:szCs w:val="16"/>
                </w:rPr>
                <w:t xml:space="preserve"> </w:t>
              </w:r>
            </w:ins>
          </w:p>
        </w:tc>
      </w:tr>
      <w:tr w:rsidR="4CCB09DA" w:rsidTr="4CCB09DA" w14:paraId="6CF7EA21" w14:textId="77777777">
        <w:trPr>
          <w:trHeight w:val="300"/>
          <w:ins w:author="Rui André Vidal" w:date="2026-03-25T22:38:00Z" w:id="3236"/>
        </w:trPr>
        <w:tc>
          <w:tcPr>
            <w:tcW w:w="1376" w:type="dxa"/>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tcPr>
          <w:p w:rsidR="4CCB09DA" w:rsidRDefault="4CCB09DA" w14:paraId="6D54A3B5" w14:textId="3114A9A6">
            <w:pPr>
              <w:spacing w:after="0"/>
              <w:rPr>
                <w:rFonts w:ascii="Calibri Light" w:hAnsi="Calibri Light" w:eastAsia="Calibri Light" w:cs="Calibri Light"/>
                <w:b/>
                <w:bCs/>
                <w:sz w:val="16"/>
                <w:szCs w:val="16"/>
              </w:rPr>
              <w:pPrChange w:author="Rui André Vidal" w:date="2026-03-25T22:38:00Z" w:id="3237">
                <w:pPr/>
              </w:pPrChange>
            </w:pPr>
            <w:ins w:author="Rui André Vidal" w:date="2026-03-25T22:38:00Z" w16du:dateUtc="2026-03-25T22:38:09Z" w:id="3238">
              <w:r w:rsidRPr="4CCB09DA">
                <w:rPr>
                  <w:rFonts w:ascii="Calibri Light" w:hAnsi="Calibri Light" w:eastAsia="Calibri Light" w:cs="Calibri Light"/>
                  <w:b/>
                  <w:bCs/>
                  <w:sz w:val="16"/>
                  <w:szCs w:val="16"/>
                </w:rPr>
                <w:t>Porte semelhante dos progenitores (prevenção de distócia)</w:t>
              </w:r>
            </w:ins>
          </w:p>
        </w:tc>
        <w:tc>
          <w:tcPr>
            <w:tcW w:w="1721" w:type="dxa"/>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tcPr>
          <w:p w:rsidR="4CCB09DA" w:rsidRDefault="4CCB09DA" w14:paraId="5E81CBA9" w14:textId="0E42C47B">
            <w:pPr>
              <w:spacing w:after="0"/>
              <w:rPr>
                <w:rFonts w:ascii="Calibri Light" w:hAnsi="Calibri Light" w:eastAsia="Calibri Light" w:cs="Calibri Light"/>
                <w:sz w:val="16"/>
                <w:szCs w:val="16"/>
                <w:lang w:val="en-US"/>
              </w:rPr>
              <w:pPrChange w:author="Rui André Vidal" w:date="2026-03-25T22:38:00Z" w:id="3239">
                <w:pPr/>
              </w:pPrChange>
            </w:pPr>
            <w:ins w:author="Rui André Vidal" w:date="2026-03-25T22:38:00Z" w16du:dateUtc="2026-03-25T22:38:09Z" w:id="3240">
              <w:r w:rsidRPr="4CCB09DA">
                <w:rPr>
                  <w:rFonts w:ascii="Calibri Light" w:hAnsi="Calibri Light" w:eastAsia="Calibri Light" w:cs="Calibri Light"/>
                  <w:sz w:val="16"/>
                  <w:szCs w:val="16"/>
                  <w:lang w:val="en-US"/>
                </w:rPr>
                <w:t>Não regulado explicitamente</w:t>
              </w:r>
            </w:ins>
          </w:p>
        </w:tc>
        <w:tc>
          <w:tcPr>
            <w:tcW w:w="1893" w:type="dxa"/>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tcPr>
          <w:p w:rsidR="4CCB09DA" w:rsidRDefault="4CCB09DA" w14:paraId="08057F47" w14:textId="1B22F45E">
            <w:pPr>
              <w:spacing w:after="0"/>
              <w:rPr>
                <w:rFonts w:ascii="Calibri Light" w:hAnsi="Calibri Light" w:eastAsia="Calibri Light" w:cs="Calibri Light"/>
                <w:sz w:val="16"/>
                <w:szCs w:val="16"/>
              </w:rPr>
              <w:pPrChange w:author="Rui André Vidal" w:date="2026-03-25T22:38:00Z" w:id="3241">
                <w:pPr/>
              </w:pPrChange>
            </w:pPr>
            <w:ins w:author="Rui André Vidal" w:date="2026-03-25T22:38:00Z" w16du:dateUtc="2026-03-25T22:38:09Z" w:id="3242">
              <w:r w:rsidRPr="4CCB09DA">
                <w:rPr>
                  <w:rFonts w:ascii="Calibri Light" w:hAnsi="Calibri Light" w:eastAsia="Calibri Light" w:cs="Calibri Light"/>
                  <w:sz w:val="16"/>
                  <w:szCs w:val="16"/>
                </w:rPr>
                <w:t>Obrigatório</w:t>
              </w:r>
              <w:r>
                <w:br/>
              </w:r>
              <w:r w:rsidRPr="4CCB09DA">
                <w:rPr>
                  <w:rFonts w:ascii="Calibri Light" w:hAnsi="Calibri Light" w:eastAsia="Calibri Light" w:cs="Calibri Light"/>
                  <w:sz w:val="16"/>
                  <w:szCs w:val="16"/>
                </w:rPr>
                <w:t xml:space="preserve"> (Art.º 8.º, n.º 2, al. b))</w:t>
              </w:r>
            </w:ins>
          </w:p>
        </w:tc>
        <w:tc>
          <w:tcPr>
            <w:tcW w:w="1893" w:type="dxa"/>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tcPr>
          <w:p w:rsidR="4CCB09DA" w:rsidRDefault="4CCB09DA" w14:paraId="160FFDD4" w14:textId="35DF49CE">
            <w:pPr>
              <w:spacing w:after="0"/>
              <w:rPr>
                <w:rFonts w:ascii="Calibri Light" w:hAnsi="Calibri Light" w:eastAsia="Calibri Light" w:cs="Calibri Light"/>
                <w:sz w:val="16"/>
                <w:szCs w:val="16"/>
              </w:rPr>
              <w:pPrChange w:author="Rui André Vidal" w:date="2026-03-25T22:38:00Z" w:id="3243">
                <w:pPr/>
              </w:pPrChange>
            </w:pPr>
            <w:ins w:author="Rui André Vidal" w:date="2026-03-25T22:38:00Z" w16du:dateUtc="2026-03-25T22:38:09Z" w:id="3244">
              <w:r w:rsidRPr="4CCB09DA">
                <w:rPr>
                  <w:rFonts w:ascii="Calibri Light" w:hAnsi="Calibri Light" w:eastAsia="Calibri Light" w:cs="Calibri Light"/>
                  <w:sz w:val="16"/>
                  <w:szCs w:val="16"/>
                </w:rPr>
                <w:t>Não regulado explicitamente</w:t>
              </w:r>
            </w:ins>
          </w:p>
        </w:tc>
        <w:tc>
          <w:tcPr>
            <w:tcW w:w="1893" w:type="dxa"/>
            <w:tcBorders>
              <w:top w:val="single" w:color="auto" w:sz="8" w:space="0"/>
              <w:left w:val="single" w:color="auto" w:sz="8" w:space="0"/>
              <w:bottom w:val="single" w:color="auto" w:sz="8" w:space="0"/>
              <w:right w:val="single" w:color="auto" w:sz="8" w:space="0"/>
            </w:tcBorders>
            <w:tcMar>
              <w:left w:w="108" w:type="dxa"/>
              <w:right w:w="108" w:type="dxa"/>
            </w:tcMar>
          </w:tcPr>
          <w:p w:rsidR="4CCB09DA" w:rsidRDefault="4CCB09DA" w14:paraId="57B8ACBE" w14:textId="1EBB1869">
            <w:pPr>
              <w:spacing w:after="0"/>
              <w:rPr>
                <w:rFonts w:ascii="Calibri Light" w:hAnsi="Calibri Light" w:eastAsia="Calibri Light" w:cs="Calibri Light"/>
                <w:sz w:val="16"/>
                <w:szCs w:val="16"/>
              </w:rPr>
              <w:pPrChange w:author="Rui André Vidal" w:date="2026-03-25T22:38:00Z" w:id="3245">
                <w:pPr/>
              </w:pPrChange>
            </w:pPr>
            <w:ins w:author="Rui André Vidal" w:date="2026-03-25T22:38:00Z" w16du:dateUtc="2026-03-25T22:38:09Z" w:id="3246">
              <w:r w:rsidRPr="4CCB09DA">
                <w:rPr>
                  <w:rFonts w:ascii="Calibri Light" w:hAnsi="Calibri Light" w:eastAsia="Calibri Light" w:cs="Calibri Light"/>
                  <w:sz w:val="16"/>
                  <w:szCs w:val="16"/>
                </w:rPr>
                <w:t>Código</w:t>
              </w:r>
            </w:ins>
          </w:p>
        </w:tc>
      </w:tr>
    </w:tbl>
    <w:p w:rsidR="12159AB7" w:rsidRDefault="12159AB7" w14:paraId="0941E70E" w14:textId="27F139B3">
      <w:pPr>
        <w:spacing w:before="120" w:after="40" w:line="276" w:lineRule="auto"/>
        <w:rPr>
          <w:ins w:author="Rui André Vidal" w:date="2026-03-25T22:38:00Z" w16du:dateUtc="2026-03-25T22:38:09Z" w:id="3247"/>
          <w:rFonts w:ascii="Calibri Light" w:hAnsi="Calibri Light" w:eastAsia="Calibri Light" w:cs="Calibri Light"/>
          <w:b/>
          <w:bCs/>
          <w:sz w:val="20"/>
          <w:szCs w:val="20"/>
        </w:rPr>
        <w:pPrChange w:author="Rui André Vidal" w:date="2026-03-25T22:38:00Z" w:id="3248">
          <w:pPr/>
        </w:pPrChange>
      </w:pPr>
      <w:ins w:author="Rui André Vidal" w:date="2026-03-25T22:38:00Z" w16du:dateUtc="2026-03-25T22:38:09Z" w:id="3249">
        <w:r w:rsidRPr="4CCB09DA">
          <w:rPr>
            <w:rFonts w:ascii="Calibri Light" w:hAnsi="Calibri Light" w:eastAsia="Calibri Light" w:cs="Calibri Light"/>
            <w:b/>
            <w:bCs/>
            <w:sz w:val="20"/>
            <w:szCs w:val="20"/>
          </w:rPr>
          <w:t>7. Reprodução assistida</w:t>
        </w:r>
      </w:ins>
    </w:p>
    <w:tbl>
      <w:tblPr>
        <w:tblW w:w="0" w:type="auto"/>
        <w:tblLook w:val="04A0" w:firstRow="1" w:lastRow="0" w:firstColumn="1" w:lastColumn="0" w:noHBand="0" w:noVBand="1"/>
      </w:tblPr>
      <w:tblGrid>
        <w:gridCol w:w="1615"/>
        <w:gridCol w:w="1699"/>
        <w:gridCol w:w="1838"/>
        <w:gridCol w:w="1840"/>
        <w:gridCol w:w="1777"/>
      </w:tblGrid>
      <w:tr w:rsidR="4CCB09DA" w:rsidTr="4CCB09DA" w14:paraId="3EF58F2C" w14:textId="77777777">
        <w:trPr>
          <w:trHeight w:val="300"/>
          <w:ins w:author="Rui André Vidal" w:date="2026-03-25T22:38:00Z" w:id="3250"/>
        </w:trPr>
        <w:tc>
          <w:tcPr>
            <w:tcW w:w="1376" w:type="dxa"/>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vAlign w:val="center"/>
          </w:tcPr>
          <w:p w:rsidR="4CCB09DA" w:rsidRDefault="4CCB09DA" w14:paraId="36C3C1EE" w14:textId="1138BAB6">
            <w:pPr>
              <w:spacing w:after="0"/>
              <w:jc w:val="center"/>
              <w:rPr>
                <w:rFonts w:ascii="Calibri Light" w:hAnsi="Calibri Light" w:eastAsia="Calibri Light" w:cs="Calibri Light"/>
                <w:b/>
                <w:bCs/>
                <w:sz w:val="18"/>
                <w:szCs w:val="18"/>
              </w:rPr>
              <w:pPrChange w:author="Rui André Vidal" w:date="2026-03-25T22:38:00Z" w:id="3251">
                <w:pPr/>
              </w:pPrChange>
            </w:pPr>
            <w:ins w:author="Rui André Vidal" w:date="2026-03-25T22:38:00Z" w16du:dateUtc="2026-03-25T22:38:09Z" w:id="3252">
              <w:r w:rsidRPr="4CCB09DA">
                <w:rPr>
                  <w:rFonts w:ascii="Calibri Light" w:hAnsi="Calibri Light" w:eastAsia="Calibri Light" w:cs="Calibri Light"/>
                  <w:b/>
                  <w:bCs/>
                  <w:sz w:val="18"/>
                  <w:szCs w:val="18"/>
                </w:rPr>
                <w:t>Critério</w:t>
              </w:r>
            </w:ins>
          </w:p>
        </w:tc>
        <w:tc>
          <w:tcPr>
            <w:tcW w:w="1721" w:type="dxa"/>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vAlign w:val="center"/>
          </w:tcPr>
          <w:p w:rsidR="4CCB09DA" w:rsidRDefault="4CCB09DA" w14:paraId="02E90B00" w14:textId="1F6B33A9">
            <w:pPr>
              <w:spacing w:after="0"/>
              <w:jc w:val="center"/>
              <w:rPr>
                <w:rFonts w:ascii="Calibri Light" w:hAnsi="Calibri Light" w:eastAsia="Calibri Light" w:cs="Calibri Light"/>
                <w:b/>
                <w:bCs/>
                <w:sz w:val="18"/>
                <w:szCs w:val="18"/>
              </w:rPr>
              <w:pPrChange w:author="Rui André Vidal" w:date="2026-03-25T22:38:00Z" w:id="3253">
                <w:pPr/>
              </w:pPrChange>
            </w:pPr>
            <w:ins w:author="Rui André Vidal" w:date="2026-03-25T22:38:00Z" w16du:dateUtc="2026-03-25T22:38:09Z" w:id="3254">
              <w:r w:rsidRPr="4CCB09DA">
                <w:rPr>
                  <w:rFonts w:ascii="Calibri Light" w:hAnsi="Calibri Light" w:eastAsia="Calibri Light" w:cs="Calibri Light"/>
                  <w:b/>
                  <w:bCs/>
                  <w:sz w:val="18"/>
                  <w:szCs w:val="18"/>
                </w:rPr>
                <w:t>Regulamento (UE) 2023/0447</w:t>
              </w:r>
            </w:ins>
          </w:p>
        </w:tc>
        <w:tc>
          <w:tcPr>
            <w:tcW w:w="1893" w:type="dxa"/>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vAlign w:val="center"/>
          </w:tcPr>
          <w:p w:rsidR="4CCB09DA" w:rsidRDefault="4CCB09DA" w14:paraId="53944DEB" w14:textId="637078D0">
            <w:pPr>
              <w:spacing w:after="0"/>
              <w:jc w:val="center"/>
              <w:rPr>
                <w:rFonts w:ascii="Calibri Light" w:hAnsi="Calibri Light" w:eastAsia="Calibri Light" w:cs="Calibri Light"/>
                <w:b/>
                <w:bCs/>
                <w:sz w:val="18"/>
                <w:szCs w:val="18"/>
              </w:rPr>
              <w:pPrChange w:author="Rui André Vidal" w:date="2026-03-25T22:38:00Z" w:id="3255">
                <w:pPr/>
              </w:pPrChange>
            </w:pPr>
            <w:ins w:author="Rui André Vidal" w:date="2026-03-25T22:38:00Z" w16du:dateUtc="2026-03-25T22:38:09Z" w:id="3256">
              <w:r w:rsidRPr="4CCB09DA">
                <w:rPr>
                  <w:rFonts w:ascii="Calibri Light" w:hAnsi="Calibri Light" w:eastAsia="Calibri Light" w:cs="Calibri Light"/>
                  <w:b/>
                  <w:bCs/>
                  <w:sz w:val="18"/>
                  <w:szCs w:val="18"/>
                </w:rPr>
                <w:t>@codigo</w:t>
              </w:r>
              <w:r>
                <w:br/>
              </w:r>
              <w:r w:rsidRPr="4CCB09DA">
                <w:rPr>
                  <w:rFonts w:ascii="Calibri Light" w:hAnsi="Calibri Light" w:eastAsia="Calibri Light" w:cs="Calibri Light"/>
                  <w:b/>
                  <w:bCs/>
                  <w:sz w:val="18"/>
                  <w:szCs w:val="18"/>
                </w:rPr>
                <w:t xml:space="preserve"> (proposta DL 214/2013)</w:t>
              </w:r>
            </w:ins>
          </w:p>
        </w:tc>
        <w:tc>
          <w:tcPr>
            <w:tcW w:w="1893" w:type="dxa"/>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vAlign w:val="center"/>
          </w:tcPr>
          <w:p w:rsidR="4CCB09DA" w:rsidRDefault="4CCB09DA" w14:paraId="72477571" w14:textId="703747B8">
            <w:pPr>
              <w:spacing w:after="0"/>
              <w:jc w:val="center"/>
              <w:rPr>
                <w:rFonts w:ascii="Calibri Light" w:hAnsi="Calibri Light" w:eastAsia="Calibri Light" w:cs="Calibri Light"/>
                <w:b/>
                <w:bCs/>
                <w:sz w:val="18"/>
                <w:szCs w:val="18"/>
              </w:rPr>
              <w:pPrChange w:author="Rui André Vidal" w:date="2026-03-25T22:38:00Z" w:id="3257">
                <w:pPr/>
              </w:pPrChange>
            </w:pPr>
            <w:ins w:author="Rui André Vidal" w:date="2026-03-25T22:38:00Z" w16du:dateUtc="2026-03-25T22:38:09Z" w:id="3258">
              <w:r w:rsidRPr="4CCB09DA">
                <w:rPr>
                  <w:rFonts w:ascii="Calibri Light" w:hAnsi="Calibri Light" w:eastAsia="Calibri Light" w:cs="Calibri Light"/>
                  <w:b/>
                  <w:bCs/>
                  <w:sz w:val="18"/>
                  <w:szCs w:val="18"/>
                </w:rPr>
                <w:t>@rgbeac</w:t>
              </w:r>
              <w:r>
                <w:br/>
              </w:r>
              <w:r w:rsidRPr="4CCB09DA">
                <w:rPr>
                  <w:rFonts w:ascii="Calibri Light" w:hAnsi="Calibri Light" w:eastAsia="Calibri Light" w:cs="Calibri Light"/>
                  <w:b/>
                  <w:bCs/>
                  <w:sz w:val="18"/>
                  <w:szCs w:val="18"/>
                </w:rPr>
                <w:t xml:space="preserve"> (proposta jun. 2025)</w:t>
              </w:r>
            </w:ins>
          </w:p>
        </w:tc>
        <w:tc>
          <w:tcPr>
            <w:tcW w:w="1893" w:type="dxa"/>
            <w:tcBorders>
              <w:top w:val="single" w:color="auto" w:sz="8" w:space="0"/>
              <w:left w:val="single" w:color="auto" w:sz="8" w:space="0"/>
              <w:bottom w:val="single" w:color="auto" w:sz="8" w:space="0"/>
              <w:right w:val="single" w:color="auto" w:sz="8" w:space="0"/>
            </w:tcBorders>
            <w:tcMar>
              <w:left w:w="108" w:type="dxa"/>
              <w:right w:w="108" w:type="dxa"/>
            </w:tcMar>
          </w:tcPr>
          <w:p w:rsidR="4CCB09DA" w:rsidRDefault="4CCB09DA" w14:paraId="52395AC0" w14:textId="2F9BB5D4">
            <w:pPr>
              <w:spacing w:after="0"/>
              <w:jc w:val="center"/>
              <w:rPr>
                <w:rFonts w:ascii="Calibri Light" w:hAnsi="Calibri Light" w:eastAsia="Calibri Light" w:cs="Calibri Light"/>
                <w:b/>
                <w:bCs/>
                <w:sz w:val="18"/>
                <w:szCs w:val="18"/>
              </w:rPr>
              <w:pPrChange w:author="Rui André Vidal" w:date="2026-03-25T22:38:00Z" w:id="3259">
                <w:pPr/>
              </w:pPrChange>
            </w:pPr>
            <w:ins w:author="Rui André Vidal" w:date="2026-03-25T22:38:00Z" w16du:dateUtc="2026-03-25T22:38:09Z" w:id="3260">
              <w:r w:rsidRPr="4CCB09DA">
                <w:rPr>
                  <w:rFonts w:ascii="Calibri Light" w:hAnsi="Calibri Light" w:eastAsia="Calibri Light" w:cs="Calibri Light"/>
                  <w:b/>
                  <w:bCs/>
                  <w:sz w:val="18"/>
                  <w:szCs w:val="18"/>
                </w:rPr>
                <w:t>Proposta</w:t>
              </w:r>
            </w:ins>
          </w:p>
        </w:tc>
      </w:tr>
      <w:tr w:rsidR="4CCB09DA" w:rsidTr="4CCB09DA" w14:paraId="57C36B82" w14:textId="77777777">
        <w:trPr>
          <w:trHeight w:val="300"/>
          <w:ins w:author="Rui André Vidal" w:date="2026-03-25T22:38:00Z" w:id="3261"/>
        </w:trPr>
        <w:tc>
          <w:tcPr>
            <w:tcW w:w="1376" w:type="dxa"/>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tcPr>
          <w:p w:rsidR="4CCB09DA" w:rsidRDefault="4CCB09DA" w14:paraId="0908339F" w14:textId="56CCBC8C">
            <w:pPr>
              <w:spacing w:after="0"/>
              <w:rPr>
                <w:rFonts w:ascii="Calibri Light" w:hAnsi="Calibri Light" w:eastAsia="Calibri Light" w:cs="Calibri Light"/>
                <w:b/>
                <w:bCs/>
                <w:sz w:val="16"/>
                <w:szCs w:val="16"/>
              </w:rPr>
              <w:pPrChange w:author="Rui André Vidal" w:date="2026-03-25T22:38:00Z" w:id="3262">
                <w:pPr/>
              </w:pPrChange>
            </w:pPr>
            <w:ins w:author="Rui André Vidal" w:date="2026-03-25T22:38:00Z" w16du:dateUtc="2026-03-25T22:38:09Z" w:id="3263">
              <w:r w:rsidRPr="4CCB09DA">
                <w:rPr>
                  <w:rFonts w:ascii="Calibri Light" w:hAnsi="Calibri Light" w:eastAsia="Calibri Light" w:cs="Calibri Light"/>
                  <w:b/>
                  <w:bCs/>
                  <w:sz w:val="16"/>
                  <w:szCs w:val="16"/>
                </w:rPr>
                <w:t>Inseminação artificial (IA)</w:t>
              </w:r>
            </w:ins>
          </w:p>
        </w:tc>
        <w:tc>
          <w:tcPr>
            <w:tcW w:w="1721" w:type="dxa"/>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tcPr>
          <w:p w:rsidR="4CCB09DA" w:rsidRDefault="4CCB09DA" w14:paraId="42922F71" w14:textId="292FEB77">
            <w:pPr>
              <w:spacing w:after="0"/>
              <w:rPr>
                <w:rFonts w:ascii="Calibri Light" w:hAnsi="Calibri Light" w:eastAsia="Calibri Light" w:cs="Calibri Light"/>
                <w:sz w:val="16"/>
                <w:szCs w:val="16"/>
              </w:rPr>
              <w:pPrChange w:author="Rui André Vidal" w:date="2026-03-25T22:38:00Z" w:id="3264">
                <w:pPr/>
              </w:pPrChange>
            </w:pPr>
            <w:ins w:author="Rui André Vidal" w:date="2026-03-25T22:38:00Z" w16du:dateUtc="2026-03-25T22:38:09Z" w:id="3265">
              <w:r w:rsidRPr="4CCB09DA">
                <w:rPr>
                  <w:rFonts w:ascii="Calibri Light" w:hAnsi="Calibri Light" w:eastAsia="Calibri Light" w:cs="Calibri Light"/>
                  <w:sz w:val="16"/>
                  <w:szCs w:val="16"/>
                </w:rPr>
                <w:t>Não regulado</w:t>
              </w:r>
            </w:ins>
          </w:p>
        </w:tc>
        <w:tc>
          <w:tcPr>
            <w:tcW w:w="1893" w:type="dxa"/>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tcPr>
          <w:p w:rsidR="4CCB09DA" w:rsidRDefault="4CCB09DA" w14:paraId="1D33F8CC" w14:textId="6E0442FD">
            <w:pPr>
              <w:spacing w:after="0"/>
              <w:rPr>
                <w:rFonts w:ascii="Calibri Light" w:hAnsi="Calibri Light" w:eastAsia="Calibri Light" w:cs="Calibri Light"/>
                <w:sz w:val="16"/>
                <w:szCs w:val="16"/>
              </w:rPr>
              <w:pPrChange w:author="Rui André Vidal" w:date="2026-03-25T22:38:00Z" w:id="3266">
                <w:pPr/>
              </w:pPrChange>
            </w:pPr>
            <w:ins w:author="Rui André Vidal" w:date="2026-03-25T22:38:00Z" w16du:dateUtc="2026-03-25T22:38:09Z" w:id="3267">
              <w:r w:rsidRPr="4CCB09DA">
                <w:rPr>
                  <w:rFonts w:ascii="Calibri Light" w:hAnsi="Calibri Light" w:eastAsia="Calibri Light" w:cs="Calibri Light"/>
                  <w:sz w:val="16"/>
                  <w:szCs w:val="16"/>
                </w:rPr>
                <w:t>Não regulado</w:t>
              </w:r>
            </w:ins>
          </w:p>
        </w:tc>
        <w:tc>
          <w:tcPr>
            <w:tcW w:w="1893" w:type="dxa"/>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tcPr>
          <w:p w:rsidR="4CCB09DA" w:rsidRDefault="4CCB09DA" w14:paraId="029F3B28" w14:textId="100E7157">
            <w:pPr>
              <w:spacing w:after="0"/>
              <w:rPr>
                <w:rFonts w:ascii="Calibri Light" w:hAnsi="Calibri Light" w:eastAsia="Calibri Light" w:cs="Calibri Light"/>
                <w:sz w:val="16"/>
                <w:szCs w:val="16"/>
              </w:rPr>
              <w:pPrChange w:author="Rui André Vidal" w:date="2026-03-25T22:38:00Z" w:id="3268">
                <w:pPr/>
              </w:pPrChange>
            </w:pPr>
            <w:ins w:author="Rui André Vidal" w:date="2026-03-25T22:38:00Z" w16du:dateUtc="2026-03-25T22:38:09Z" w:id="3269">
              <w:r w:rsidRPr="4CCB09DA">
                <w:rPr>
                  <w:rFonts w:ascii="Calibri Light" w:hAnsi="Calibri Light" w:eastAsia="Calibri Light" w:cs="Calibri Light"/>
                  <w:sz w:val="16"/>
                  <w:szCs w:val="16"/>
                </w:rPr>
                <w:t>Restrita a situações excecionais, previstas em portaria</w:t>
              </w:r>
              <w:r>
                <w:br/>
              </w:r>
              <w:r w:rsidRPr="4CCB09DA">
                <w:rPr>
                  <w:rFonts w:ascii="Calibri Light" w:hAnsi="Calibri Light" w:eastAsia="Calibri Light" w:cs="Calibri Light"/>
                  <w:sz w:val="16"/>
                  <w:szCs w:val="16"/>
                </w:rPr>
                <w:t xml:space="preserve"> (Art.º 70.º, n.º 11)</w:t>
              </w:r>
            </w:ins>
          </w:p>
        </w:tc>
        <w:tc>
          <w:tcPr>
            <w:tcW w:w="1893" w:type="dxa"/>
            <w:tcBorders>
              <w:top w:val="single" w:color="auto" w:sz="8" w:space="0"/>
              <w:left w:val="single" w:color="auto" w:sz="8" w:space="0"/>
              <w:bottom w:val="single" w:color="auto" w:sz="8" w:space="0"/>
              <w:right w:val="single" w:color="auto" w:sz="8" w:space="0"/>
            </w:tcBorders>
            <w:tcMar>
              <w:left w:w="108" w:type="dxa"/>
              <w:right w:w="108" w:type="dxa"/>
            </w:tcMar>
          </w:tcPr>
          <w:p w:rsidR="4CCB09DA" w:rsidRDefault="4CCB09DA" w14:paraId="70624D1C" w14:textId="4A771E22">
            <w:pPr>
              <w:spacing w:after="0"/>
              <w:rPr>
                <w:rFonts w:ascii="Calibri Light" w:hAnsi="Calibri Light" w:eastAsia="Calibri Light" w:cs="Calibri Light"/>
                <w:sz w:val="16"/>
                <w:szCs w:val="16"/>
              </w:rPr>
              <w:pPrChange w:author="Rui André Vidal" w:date="2026-03-25T22:38:00Z" w:id="3270">
                <w:pPr/>
              </w:pPrChange>
            </w:pPr>
            <w:ins w:author="Rui André Vidal" w:date="2026-03-25T22:38:00Z" w16du:dateUtc="2026-03-25T22:38:09Z" w:id="3271">
              <w:r w:rsidRPr="4CCB09DA">
                <w:rPr>
                  <w:rFonts w:ascii="Calibri Light" w:hAnsi="Calibri Light" w:eastAsia="Calibri Light" w:cs="Calibri Light"/>
                  <w:sz w:val="16"/>
                  <w:szCs w:val="16"/>
                </w:rPr>
                <w:t>rgbeac</w:t>
              </w:r>
            </w:ins>
          </w:p>
        </w:tc>
      </w:tr>
      <w:tr w:rsidR="4CCB09DA" w:rsidTr="4CCB09DA" w14:paraId="125993AD" w14:textId="77777777">
        <w:trPr>
          <w:trHeight w:val="300"/>
          <w:ins w:author="Rui André Vidal" w:date="2026-03-25T22:38:00Z" w:id="3272"/>
        </w:trPr>
        <w:tc>
          <w:tcPr>
            <w:tcW w:w="1376" w:type="dxa"/>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tcPr>
          <w:p w:rsidR="4CCB09DA" w:rsidRDefault="4CCB09DA" w14:paraId="0292A5B4" w14:textId="7962C985">
            <w:pPr>
              <w:spacing w:after="0"/>
              <w:rPr>
                <w:rFonts w:ascii="Calibri Light" w:hAnsi="Calibri Light" w:eastAsia="Calibri Light" w:cs="Calibri Light"/>
                <w:b/>
                <w:bCs/>
                <w:sz w:val="16"/>
                <w:szCs w:val="16"/>
                <w:lang w:val="en-US"/>
              </w:rPr>
              <w:pPrChange w:author="Rui André Vidal" w:date="2026-03-25T22:38:00Z" w:id="3273">
                <w:pPr/>
              </w:pPrChange>
            </w:pPr>
            <w:ins w:author="Rui André Vidal" w:date="2026-03-25T22:38:00Z" w16du:dateUtc="2026-03-25T22:38:09Z" w:id="3274">
              <w:r w:rsidRPr="4CCB09DA">
                <w:rPr>
                  <w:rFonts w:ascii="Calibri Light" w:hAnsi="Calibri Light" w:eastAsia="Calibri Light" w:cs="Calibri Light"/>
                  <w:b/>
                  <w:bCs/>
                  <w:sz w:val="16"/>
                  <w:szCs w:val="16"/>
                  <w:lang w:val="en-US"/>
                </w:rPr>
                <w:t>Electroejaculação</w:t>
              </w:r>
            </w:ins>
          </w:p>
        </w:tc>
        <w:tc>
          <w:tcPr>
            <w:tcW w:w="1721" w:type="dxa"/>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tcPr>
          <w:p w:rsidR="4CCB09DA" w:rsidRDefault="4CCB09DA" w14:paraId="24A84C33" w14:textId="10B59C76">
            <w:pPr>
              <w:spacing w:after="0"/>
              <w:rPr>
                <w:rFonts w:ascii="Calibri Light" w:hAnsi="Calibri Light" w:eastAsia="Calibri Light" w:cs="Calibri Light"/>
                <w:sz w:val="16"/>
                <w:szCs w:val="16"/>
                <w:lang w:val="en-US"/>
              </w:rPr>
              <w:pPrChange w:author="Rui André Vidal" w:date="2026-03-25T22:38:00Z" w:id="3275">
                <w:pPr/>
              </w:pPrChange>
            </w:pPr>
            <w:ins w:author="Rui André Vidal" w:date="2026-03-25T22:38:00Z" w16du:dateUtc="2026-03-25T22:38:09Z" w:id="3276">
              <w:r w:rsidRPr="4CCB09DA">
                <w:rPr>
                  <w:rFonts w:ascii="Calibri Light" w:hAnsi="Calibri Light" w:eastAsia="Calibri Light" w:cs="Calibri Light"/>
                  <w:sz w:val="16"/>
                  <w:szCs w:val="16"/>
                  <w:lang w:val="en-US"/>
                </w:rPr>
                <w:t>Não regulado</w:t>
              </w:r>
            </w:ins>
          </w:p>
        </w:tc>
        <w:tc>
          <w:tcPr>
            <w:tcW w:w="1893" w:type="dxa"/>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tcPr>
          <w:p w:rsidR="4CCB09DA" w:rsidRDefault="4CCB09DA" w14:paraId="1312F39E" w14:textId="312ECCF7">
            <w:pPr>
              <w:spacing w:after="0"/>
              <w:rPr>
                <w:rFonts w:ascii="Calibri Light" w:hAnsi="Calibri Light" w:eastAsia="Calibri Light" w:cs="Calibri Light"/>
                <w:sz w:val="16"/>
                <w:szCs w:val="16"/>
                <w:lang w:val="en-US"/>
              </w:rPr>
              <w:pPrChange w:author="Rui André Vidal" w:date="2026-03-25T22:38:00Z" w:id="3277">
                <w:pPr/>
              </w:pPrChange>
            </w:pPr>
            <w:ins w:author="Rui André Vidal" w:date="2026-03-25T22:38:00Z" w16du:dateUtc="2026-03-25T22:38:09Z" w:id="3278">
              <w:r w:rsidRPr="4CCB09DA">
                <w:rPr>
                  <w:rFonts w:ascii="Calibri Light" w:hAnsi="Calibri Light" w:eastAsia="Calibri Light" w:cs="Calibri Light"/>
                  <w:sz w:val="16"/>
                  <w:szCs w:val="16"/>
                  <w:lang w:val="en-US"/>
                </w:rPr>
                <w:t>Não regulado</w:t>
              </w:r>
            </w:ins>
          </w:p>
        </w:tc>
        <w:tc>
          <w:tcPr>
            <w:tcW w:w="1893" w:type="dxa"/>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tcPr>
          <w:p w:rsidR="4CCB09DA" w:rsidRDefault="4CCB09DA" w14:paraId="0C3817E4" w14:textId="263CFF36">
            <w:pPr>
              <w:spacing w:after="0"/>
              <w:rPr>
                <w:rFonts w:ascii="Calibri Light" w:hAnsi="Calibri Light" w:eastAsia="Calibri Light" w:cs="Calibri Light"/>
                <w:sz w:val="16"/>
                <w:szCs w:val="16"/>
              </w:rPr>
              <w:pPrChange w:author="Rui André Vidal" w:date="2026-03-25T22:38:00Z" w:id="3279">
                <w:pPr/>
              </w:pPrChange>
            </w:pPr>
            <w:ins w:author="Rui André Vidal" w:date="2026-03-25T22:38:00Z" w16du:dateUtc="2026-03-25T22:38:09Z" w:id="3280">
              <w:r w:rsidRPr="4CCB09DA">
                <w:rPr>
                  <w:rFonts w:ascii="Calibri Light" w:hAnsi="Calibri Light" w:eastAsia="Calibri Light" w:cs="Calibri Light"/>
                  <w:sz w:val="16"/>
                  <w:szCs w:val="16"/>
                </w:rPr>
                <w:t>Proibida</w:t>
              </w:r>
              <w:r>
                <w:br/>
              </w:r>
              <w:r w:rsidRPr="4CCB09DA">
                <w:rPr>
                  <w:rFonts w:ascii="Calibri Light" w:hAnsi="Calibri Light" w:eastAsia="Calibri Light" w:cs="Calibri Light"/>
                  <w:sz w:val="16"/>
                  <w:szCs w:val="16"/>
                </w:rPr>
                <w:t xml:space="preserve"> (Art.º 70.º, n.º 12)</w:t>
              </w:r>
            </w:ins>
          </w:p>
        </w:tc>
        <w:tc>
          <w:tcPr>
            <w:tcW w:w="1893" w:type="dxa"/>
            <w:tcBorders>
              <w:top w:val="single" w:color="auto" w:sz="8" w:space="0"/>
              <w:left w:val="single" w:color="auto" w:sz="8" w:space="0"/>
              <w:bottom w:val="single" w:color="auto" w:sz="8" w:space="0"/>
              <w:right w:val="single" w:color="auto" w:sz="8" w:space="0"/>
            </w:tcBorders>
            <w:tcMar>
              <w:left w:w="108" w:type="dxa"/>
              <w:right w:w="108" w:type="dxa"/>
            </w:tcMar>
          </w:tcPr>
          <w:p w:rsidR="4CCB09DA" w:rsidRDefault="4CCB09DA" w14:paraId="460E0B36" w14:textId="6029122A">
            <w:pPr>
              <w:spacing w:after="0"/>
              <w:rPr>
                <w:rFonts w:ascii="Calibri Light" w:hAnsi="Calibri Light" w:eastAsia="Calibri Light" w:cs="Calibri Light"/>
                <w:sz w:val="16"/>
                <w:szCs w:val="16"/>
              </w:rPr>
              <w:pPrChange w:author="Rui André Vidal" w:date="2026-03-25T22:38:00Z" w:id="3281">
                <w:pPr/>
              </w:pPrChange>
            </w:pPr>
            <w:ins w:author="Rui André Vidal" w:date="2026-03-25T22:38:00Z" w16du:dateUtc="2026-03-25T22:38:09Z" w:id="3282">
              <w:r w:rsidRPr="4CCB09DA">
                <w:rPr>
                  <w:rFonts w:ascii="Calibri Light" w:hAnsi="Calibri Light" w:eastAsia="Calibri Light" w:cs="Calibri Light"/>
                  <w:sz w:val="16"/>
                  <w:szCs w:val="16"/>
                </w:rPr>
                <w:t>rgbeac</w:t>
              </w:r>
            </w:ins>
          </w:p>
        </w:tc>
      </w:tr>
    </w:tbl>
    <w:p w:rsidR="12159AB7" w:rsidRDefault="12159AB7" w14:paraId="619D251E" w14:textId="3B8BED41">
      <w:pPr>
        <w:spacing w:after="200" w:line="276" w:lineRule="auto"/>
        <w:rPr>
          <w:ins w:author="Rui André Vidal" w:date="2026-03-25T22:38:00Z" w16du:dateUtc="2026-03-25T22:38:09Z" w:id="3283"/>
          <w:rFonts w:ascii="Calibri Light" w:hAnsi="Calibri Light" w:eastAsia="Calibri Light" w:cs="Calibri Light"/>
          <w:sz w:val="22"/>
          <w:szCs w:val="22"/>
        </w:rPr>
        <w:pPrChange w:author="Rui André Vidal" w:date="2026-03-25T22:38:00Z" w:id="3284">
          <w:pPr/>
        </w:pPrChange>
      </w:pPr>
      <w:ins w:author="Rui André Vidal" w:date="2026-03-25T22:38:00Z" w16du:dateUtc="2026-03-25T22:38:09Z" w:id="3285">
        <w:r w:rsidRPr="4CCB09DA">
          <w:rPr>
            <w:rFonts w:ascii="Calibri Light" w:hAnsi="Calibri Light" w:eastAsia="Calibri Light" w:cs="Calibri Light"/>
            <w:sz w:val="22"/>
            <w:szCs w:val="22"/>
          </w:rPr>
          <w:t xml:space="preserve"> </w:t>
        </w:r>
      </w:ins>
    </w:p>
    <w:p w:rsidR="12159AB7" w:rsidRDefault="12159AB7" w14:paraId="270F0CFA" w14:textId="03FE6AB3">
      <w:pPr>
        <w:spacing w:before="120" w:after="40" w:line="276" w:lineRule="auto"/>
        <w:rPr>
          <w:ins w:author="Rui André Vidal" w:date="2026-03-25T22:38:00Z" w16du:dateUtc="2026-03-25T22:38:09Z" w:id="3286"/>
          <w:rFonts w:ascii="Calibri Light" w:hAnsi="Calibri Light" w:eastAsia="Calibri Light" w:cs="Calibri Light"/>
          <w:b/>
          <w:bCs/>
          <w:sz w:val="20"/>
          <w:szCs w:val="20"/>
          <w:lang w:val="en-US"/>
        </w:rPr>
        <w:pPrChange w:author="Rui André Vidal" w:date="2026-03-25T22:38:00Z" w:id="3287">
          <w:pPr/>
        </w:pPrChange>
      </w:pPr>
      <w:ins w:author="Rui André Vidal" w:date="2026-03-25T22:38:00Z" w16du:dateUtc="2026-03-25T22:38:09Z" w:id="3288">
        <w:r w:rsidRPr="4CCB09DA">
          <w:rPr>
            <w:rFonts w:ascii="Calibri Light" w:hAnsi="Calibri Light" w:eastAsia="Calibri Light" w:cs="Calibri Light"/>
            <w:b/>
            <w:bCs/>
            <w:sz w:val="20"/>
            <w:szCs w:val="20"/>
            <w:lang w:val="en-US"/>
          </w:rPr>
          <w:t>8. Temperamento e comportamento</w:t>
        </w:r>
      </w:ins>
    </w:p>
    <w:tbl>
      <w:tblPr>
        <w:tblW w:w="0" w:type="auto"/>
        <w:tblLook w:val="04A0" w:firstRow="1" w:lastRow="0" w:firstColumn="1" w:lastColumn="0" w:noHBand="0" w:noVBand="1"/>
      </w:tblPr>
      <w:tblGrid>
        <w:gridCol w:w="1914"/>
        <w:gridCol w:w="1625"/>
        <w:gridCol w:w="1913"/>
        <w:gridCol w:w="1849"/>
        <w:gridCol w:w="1468"/>
      </w:tblGrid>
      <w:tr w:rsidR="4CCB09DA" w:rsidTr="4CCB09DA" w14:paraId="6B7F6AB0" w14:textId="77777777">
        <w:trPr>
          <w:trHeight w:val="300"/>
          <w:ins w:author="Rui André Vidal" w:date="2026-03-25T22:38:00Z" w:id="3289"/>
        </w:trPr>
        <w:tc>
          <w:tcPr>
            <w:tcW w:w="1376" w:type="dxa"/>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vAlign w:val="center"/>
          </w:tcPr>
          <w:p w:rsidR="4CCB09DA" w:rsidRDefault="4CCB09DA" w14:paraId="6302F63D" w14:textId="5EF77F0A">
            <w:pPr>
              <w:spacing w:after="0"/>
              <w:jc w:val="center"/>
              <w:rPr>
                <w:rFonts w:ascii="Calibri Light" w:hAnsi="Calibri Light" w:eastAsia="Calibri Light" w:cs="Calibri Light"/>
                <w:b/>
                <w:bCs/>
                <w:sz w:val="18"/>
                <w:szCs w:val="18"/>
                <w:lang w:val="en-US"/>
              </w:rPr>
              <w:pPrChange w:author="Rui André Vidal" w:date="2026-03-25T22:38:00Z" w:id="3290">
                <w:pPr/>
              </w:pPrChange>
            </w:pPr>
            <w:ins w:author="Rui André Vidal" w:date="2026-03-25T22:38:00Z" w16du:dateUtc="2026-03-25T22:38:09Z" w:id="3291">
              <w:r w:rsidRPr="4CCB09DA">
                <w:rPr>
                  <w:rFonts w:ascii="Calibri Light" w:hAnsi="Calibri Light" w:eastAsia="Calibri Light" w:cs="Calibri Light"/>
                  <w:b/>
                  <w:bCs/>
                  <w:sz w:val="18"/>
                  <w:szCs w:val="18"/>
                  <w:lang w:val="en-US"/>
                </w:rPr>
                <w:t>Critério</w:t>
              </w:r>
            </w:ins>
          </w:p>
        </w:tc>
        <w:tc>
          <w:tcPr>
            <w:tcW w:w="1721" w:type="dxa"/>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vAlign w:val="center"/>
          </w:tcPr>
          <w:p w:rsidR="4CCB09DA" w:rsidRDefault="4CCB09DA" w14:paraId="7FA6BCE7" w14:textId="1AAFD32C">
            <w:pPr>
              <w:spacing w:after="0"/>
              <w:jc w:val="center"/>
              <w:rPr>
                <w:rFonts w:ascii="Calibri Light" w:hAnsi="Calibri Light" w:eastAsia="Calibri Light" w:cs="Calibri Light"/>
                <w:b/>
                <w:bCs/>
                <w:sz w:val="18"/>
                <w:szCs w:val="18"/>
                <w:lang w:val="en-US"/>
              </w:rPr>
              <w:pPrChange w:author="Rui André Vidal" w:date="2026-03-25T22:38:00Z" w:id="3292">
                <w:pPr/>
              </w:pPrChange>
            </w:pPr>
            <w:ins w:author="Rui André Vidal" w:date="2026-03-25T22:38:00Z" w16du:dateUtc="2026-03-25T22:38:09Z" w:id="3293">
              <w:r w:rsidRPr="4CCB09DA">
                <w:rPr>
                  <w:rFonts w:ascii="Calibri Light" w:hAnsi="Calibri Light" w:eastAsia="Calibri Light" w:cs="Calibri Light"/>
                  <w:b/>
                  <w:bCs/>
                  <w:sz w:val="18"/>
                  <w:szCs w:val="18"/>
                  <w:lang w:val="en-US"/>
                </w:rPr>
                <w:t>Regulamento (UE) 2023/0447</w:t>
              </w:r>
            </w:ins>
          </w:p>
        </w:tc>
        <w:tc>
          <w:tcPr>
            <w:tcW w:w="1893" w:type="dxa"/>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vAlign w:val="center"/>
          </w:tcPr>
          <w:p w:rsidR="4CCB09DA" w:rsidRDefault="4CCB09DA" w14:paraId="48850D5B" w14:textId="76244B77">
            <w:pPr>
              <w:spacing w:after="0"/>
              <w:jc w:val="center"/>
              <w:rPr>
                <w:rFonts w:ascii="Calibri Light" w:hAnsi="Calibri Light" w:eastAsia="Calibri Light" w:cs="Calibri Light"/>
                <w:b/>
                <w:bCs/>
                <w:sz w:val="18"/>
                <w:szCs w:val="18"/>
                <w:lang w:val="en-US"/>
              </w:rPr>
              <w:pPrChange w:author="Rui André Vidal" w:date="2026-03-25T22:38:00Z" w:id="3294">
                <w:pPr/>
              </w:pPrChange>
            </w:pPr>
            <w:ins w:author="Rui André Vidal" w:date="2026-03-25T22:38:00Z" w16du:dateUtc="2026-03-25T22:38:09Z" w:id="3295">
              <w:r w:rsidRPr="4CCB09DA">
                <w:rPr>
                  <w:rFonts w:ascii="Calibri Light" w:hAnsi="Calibri Light" w:eastAsia="Calibri Light" w:cs="Calibri Light"/>
                  <w:b/>
                  <w:bCs/>
                  <w:sz w:val="18"/>
                  <w:szCs w:val="18"/>
                  <w:lang w:val="en-US"/>
                </w:rPr>
                <w:t>@codigo</w:t>
              </w:r>
              <w:r>
                <w:br/>
              </w:r>
              <w:r w:rsidRPr="4CCB09DA">
                <w:rPr>
                  <w:rFonts w:ascii="Calibri Light" w:hAnsi="Calibri Light" w:eastAsia="Calibri Light" w:cs="Calibri Light"/>
                  <w:b/>
                  <w:bCs/>
                  <w:sz w:val="18"/>
                  <w:szCs w:val="18"/>
                  <w:lang w:val="en-US"/>
                </w:rPr>
                <w:t xml:space="preserve"> (proposta DL 214/2013)</w:t>
              </w:r>
            </w:ins>
          </w:p>
        </w:tc>
        <w:tc>
          <w:tcPr>
            <w:tcW w:w="1893" w:type="dxa"/>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vAlign w:val="center"/>
          </w:tcPr>
          <w:p w:rsidR="4CCB09DA" w:rsidRDefault="4CCB09DA" w14:paraId="4118D70B" w14:textId="213BEDC7">
            <w:pPr>
              <w:spacing w:after="0"/>
              <w:jc w:val="center"/>
              <w:rPr>
                <w:rFonts w:ascii="Calibri Light" w:hAnsi="Calibri Light" w:eastAsia="Calibri Light" w:cs="Calibri Light"/>
                <w:b/>
                <w:bCs/>
                <w:sz w:val="18"/>
                <w:szCs w:val="18"/>
                <w:lang w:val="en-US"/>
              </w:rPr>
              <w:pPrChange w:author="Rui André Vidal" w:date="2026-03-25T22:38:00Z" w:id="3296">
                <w:pPr/>
              </w:pPrChange>
            </w:pPr>
            <w:ins w:author="Rui André Vidal" w:date="2026-03-25T22:38:00Z" w16du:dateUtc="2026-03-25T22:38:09Z" w:id="3297">
              <w:r w:rsidRPr="4CCB09DA">
                <w:rPr>
                  <w:rFonts w:ascii="Calibri Light" w:hAnsi="Calibri Light" w:eastAsia="Calibri Light" w:cs="Calibri Light"/>
                  <w:b/>
                  <w:bCs/>
                  <w:sz w:val="18"/>
                  <w:szCs w:val="18"/>
                  <w:lang w:val="en-US"/>
                </w:rPr>
                <w:t>@rgbeac</w:t>
              </w:r>
              <w:r>
                <w:br/>
              </w:r>
              <w:r w:rsidRPr="4CCB09DA">
                <w:rPr>
                  <w:rFonts w:ascii="Calibri Light" w:hAnsi="Calibri Light" w:eastAsia="Calibri Light" w:cs="Calibri Light"/>
                  <w:b/>
                  <w:bCs/>
                  <w:sz w:val="18"/>
                  <w:szCs w:val="18"/>
                  <w:lang w:val="en-US"/>
                </w:rPr>
                <w:t xml:space="preserve"> (proposta jun. 2025)</w:t>
              </w:r>
            </w:ins>
          </w:p>
        </w:tc>
        <w:tc>
          <w:tcPr>
            <w:tcW w:w="1893" w:type="dxa"/>
            <w:tcBorders>
              <w:top w:val="single" w:color="auto" w:sz="8" w:space="0"/>
              <w:left w:val="single" w:color="auto" w:sz="8" w:space="0"/>
              <w:bottom w:val="single" w:color="auto" w:sz="8" w:space="0"/>
              <w:right w:val="single" w:color="auto" w:sz="8" w:space="0"/>
            </w:tcBorders>
            <w:tcMar>
              <w:left w:w="108" w:type="dxa"/>
              <w:right w:w="108" w:type="dxa"/>
            </w:tcMar>
          </w:tcPr>
          <w:p w:rsidR="4CCB09DA" w:rsidRDefault="4CCB09DA" w14:paraId="4B6C9B8F" w14:textId="768DEC4E">
            <w:pPr>
              <w:spacing w:after="0"/>
              <w:jc w:val="center"/>
              <w:rPr>
                <w:rFonts w:ascii="Calibri Light" w:hAnsi="Calibri Light" w:eastAsia="Calibri Light" w:cs="Calibri Light"/>
                <w:b/>
                <w:bCs/>
                <w:sz w:val="18"/>
                <w:szCs w:val="18"/>
                <w:lang w:val="en-US"/>
              </w:rPr>
              <w:pPrChange w:author="Rui André Vidal" w:date="2026-03-25T22:38:00Z" w:id="3298">
                <w:pPr/>
              </w:pPrChange>
            </w:pPr>
            <w:ins w:author="Rui André Vidal" w:date="2026-03-25T22:38:00Z" w16du:dateUtc="2026-03-25T22:38:09Z" w:id="3299">
              <w:r w:rsidRPr="4CCB09DA">
                <w:rPr>
                  <w:rFonts w:ascii="Calibri Light" w:hAnsi="Calibri Light" w:eastAsia="Calibri Light" w:cs="Calibri Light"/>
                  <w:b/>
                  <w:bCs/>
                  <w:sz w:val="18"/>
                  <w:szCs w:val="18"/>
                  <w:lang w:val="en-US"/>
                </w:rPr>
                <w:t>Proposta</w:t>
              </w:r>
            </w:ins>
          </w:p>
        </w:tc>
      </w:tr>
      <w:tr w:rsidR="4CCB09DA" w:rsidTr="4CCB09DA" w14:paraId="4A0D99CF" w14:textId="77777777">
        <w:trPr>
          <w:trHeight w:val="300"/>
          <w:ins w:author="Rui André Vidal" w:date="2026-03-25T22:38:00Z" w:id="3300"/>
        </w:trPr>
        <w:tc>
          <w:tcPr>
            <w:tcW w:w="1376" w:type="dxa"/>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tcPr>
          <w:p w:rsidR="4CCB09DA" w:rsidRDefault="4CCB09DA" w14:paraId="589BD088" w14:textId="7DBAB431">
            <w:pPr>
              <w:spacing w:after="0"/>
              <w:rPr>
                <w:rFonts w:ascii="Calibri Light" w:hAnsi="Calibri Light" w:eastAsia="Calibri Light" w:cs="Calibri Light"/>
                <w:b/>
                <w:bCs/>
                <w:sz w:val="16"/>
                <w:szCs w:val="16"/>
              </w:rPr>
              <w:pPrChange w:author="Rui André Vidal" w:date="2026-03-25T22:38:00Z" w:id="3301">
                <w:pPr/>
              </w:pPrChange>
            </w:pPr>
            <w:ins w:author="Rui André Vidal" w:date="2026-03-25T22:38:00Z" w16du:dateUtc="2026-03-25T22:38:09Z" w:id="3302">
              <w:r w:rsidRPr="4CCB09DA">
                <w:rPr>
                  <w:rFonts w:ascii="Calibri Light" w:hAnsi="Calibri Light" w:eastAsia="Calibri Light" w:cs="Calibri Light"/>
                  <w:b/>
                  <w:bCs/>
                  <w:sz w:val="16"/>
                  <w:szCs w:val="16"/>
                </w:rPr>
                <w:t>Critérios comportamentais para seleção de reprodutores</w:t>
              </w:r>
            </w:ins>
          </w:p>
        </w:tc>
        <w:tc>
          <w:tcPr>
            <w:tcW w:w="1721" w:type="dxa"/>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tcPr>
          <w:p w:rsidR="4CCB09DA" w:rsidRDefault="4CCB09DA" w14:paraId="61CEB1C5" w14:textId="0DF00033">
            <w:pPr>
              <w:spacing w:after="0"/>
              <w:rPr>
                <w:rFonts w:ascii="Calibri Light" w:hAnsi="Calibri Light" w:eastAsia="Calibri Light" w:cs="Calibri Light"/>
                <w:sz w:val="16"/>
                <w:szCs w:val="16"/>
                <w:lang w:val="en-US"/>
              </w:rPr>
              <w:pPrChange w:author="Rui André Vidal" w:date="2026-03-25T22:38:00Z" w:id="3303">
                <w:pPr/>
              </w:pPrChange>
            </w:pPr>
            <w:ins w:author="Rui André Vidal" w:date="2026-03-25T22:38:00Z" w16du:dateUtc="2026-03-25T22:38:09Z" w:id="3304">
              <w:r w:rsidRPr="4CCB09DA">
                <w:rPr>
                  <w:rFonts w:ascii="Calibri Light" w:hAnsi="Calibri Light" w:eastAsia="Calibri Light" w:cs="Calibri Light"/>
                  <w:sz w:val="16"/>
                  <w:szCs w:val="16"/>
                  <w:lang w:val="en-US"/>
                </w:rPr>
                <w:t>Não regulado</w:t>
              </w:r>
            </w:ins>
          </w:p>
        </w:tc>
        <w:tc>
          <w:tcPr>
            <w:tcW w:w="1893" w:type="dxa"/>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tcPr>
          <w:p w:rsidR="4CCB09DA" w:rsidRDefault="4CCB09DA" w14:paraId="34467DF6" w14:textId="5CE5E893">
            <w:pPr>
              <w:spacing w:after="0"/>
              <w:rPr>
                <w:rFonts w:ascii="Calibri Light" w:hAnsi="Calibri Light" w:eastAsia="Calibri Light" w:cs="Calibri Light"/>
                <w:sz w:val="16"/>
                <w:szCs w:val="16"/>
              </w:rPr>
              <w:pPrChange w:author="Rui André Vidal" w:date="2026-03-25T22:38:00Z" w:id="3305">
                <w:pPr/>
              </w:pPrChange>
            </w:pPr>
            <w:ins w:author="Rui André Vidal" w:date="2026-03-25T22:38:00Z" w16du:dateUtc="2026-03-25T22:38:09Z" w:id="3306">
              <w:r w:rsidRPr="4CCB09DA">
                <w:rPr>
                  <w:rFonts w:ascii="Calibri Light" w:hAnsi="Calibri Light" w:eastAsia="Calibri Light" w:cs="Calibri Light"/>
                  <w:sz w:val="16"/>
                  <w:szCs w:val="16"/>
                </w:rPr>
                <w:t>Excluídos animais com alterações comportamentais</w:t>
              </w:r>
              <w:r>
                <w:br/>
              </w:r>
              <w:r w:rsidRPr="4CCB09DA">
                <w:rPr>
                  <w:rFonts w:ascii="Calibri Light" w:hAnsi="Calibri Light" w:eastAsia="Calibri Light" w:cs="Calibri Light"/>
                  <w:sz w:val="16"/>
                  <w:szCs w:val="16"/>
                </w:rPr>
                <w:t xml:space="preserve"> (Art.º 8.º, n.º 2, al. c))</w:t>
              </w:r>
            </w:ins>
          </w:p>
        </w:tc>
        <w:tc>
          <w:tcPr>
            <w:tcW w:w="1893" w:type="dxa"/>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tcPr>
          <w:p w:rsidR="4CCB09DA" w:rsidRDefault="4CCB09DA" w14:paraId="2C47CE72" w14:textId="4631058C">
            <w:pPr>
              <w:spacing w:after="0"/>
              <w:rPr>
                <w:rFonts w:ascii="Calibri Light" w:hAnsi="Calibri Light" w:eastAsia="Calibri Light" w:cs="Calibri Light"/>
                <w:sz w:val="16"/>
                <w:szCs w:val="16"/>
              </w:rPr>
              <w:pPrChange w:author="Rui André Vidal" w:date="2026-03-25T22:38:00Z" w:id="3307">
                <w:pPr/>
              </w:pPrChange>
            </w:pPr>
            <w:ins w:author="Rui André Vidal" w:date="2026-03-25T22:38:00Z" w16du:dateUtc="2026-03-25T22:38:09Z" w:id="3308">
              <w:r w:rsidRPr="4CCB09DA">
                <w:rPr>
                  <w:rFonts w:ascii="Calibri Light" w:hAnsi="Calibri Light" w:eastAsia="Calibri Light" w:cs="Calibri Light"/>
                  <w:sz w:val="16"/>
                  <w:szCs w:val="16"/>
                </w:rPr>
                <w:t>Obrigatório temperamento amistoso e confiante; proibida reprodução de animais perigosos ou com comportamento agressivo ou excessivamente tímido</w:t>
              </w:r>
              <w:r>
                <w:br/>
              </w:r>
              <w:r w:rsidRPr="4CCB09DA">
                <w:rPr>
                  <w:rFonts w:ascii="Calibri Light" w:hAnsi="Calibri Light" w:eastAsia="Calibri Light" w:cs="Calibri Light"/>
                  <w:sz w:val="16"/>
                  <w:szCs w:val="16"/>
                </w:rPr>
                <w:t xml:space="preserve"> (Art.º 70.º, n.º 6)</w:t>
              </w:r>
            </w:ins>
          </w:p>
        </w:tc>
        <w:tc>
          <w:tcPr>
            <w:tcW w:w="1893" w:type="dxa"/>
            <w:tcBorders>
              <w:top w:val="single" w:color="auto" w:sz="8" w:space="0"/>
              <w:left w:val="single" w:color="auto" w:sz="8" w:space="0"/>
              <w:bottom w:val="single" w:color="auto" w:sz="8" w:space="0"/>
              <w:right w:val="single" w:color="auto" w:sz="8" w:space="0"/>
            </w:tcBorders>
            <w:tcMar>
              <w:left w:w="108" w:type="dxa"/>
              <w:right w:w="108" w:type="dxa"/>
            </w:tcMar>
          </w:tcPr>
          <w:p w:rsidR="4CCB09DA" w:rsidRDefault="4CCB09DA" w14:paraId="56A1DC33" w14:textId="0B0679FB">
            <w:pPr>
              <w:spacing w:after="0"/>
              <w:rPr>
                <w:rFonts w:ascii="Calibri Light" w:hAnsi="Calibri Light" w:eastAsia="Calibri Light" w:cs="Calibri Light"/>
                <w:sz w:val="16"/>
                <w:szCs w:val="16"/>
              </w:rPr>
              <w:pPrChange w:author="Rui André Vidal" w:date="2026-03-25T22:38:00Z" w:id="3309">
                <w:pPr/>
              </w:pPrChange>
            </w:pPr>
            <w:ins w:author="Rui André Vidal" w:date="2026-03-25T22:38:00Z" w16du:dateUtc="2026-03-25T22:38:09Z" w:id="3310">
              <w:r w:rsidRPr="4CCB09DA">
                <w:rPr>
                  <w:rFonts w:ascii="Calibri Light" w:hAnsi="Calibri Light" w:eastAsia="Calibri Light" w:cs="Calibri Light"/>
                  <w:sz w:val="16"/>
                  <w:szCs w:val="16"/>
                </w:rPr>
                <w:t>Combinaria código e rgbeac</w:t>
              </w:r>
            </w:ins>
          </w:p>
        </w:tc>
      </w:tr>
    </w:tbl>
    <w:p w:rsidR="12159AB7" w:rsidRDefault="12159AB7" w14:paraId="4F55157F" w14:textId="36CF2AC9">
      <w:pPr>
        <w:spacing w:before="120" w:after="40" w:line="276" w:lineRule="auto"/>
        <w:rPr>
          <w:ins w:author="Rui André Vidal" w:date="2026-03-25T22:38:00Z" w16du:dateUtc="2026-03-25T22:38:09Z" w:id="3311"/>
          <w:rFonts w:ascii="Calibri Light" w:hAnsi="Calibri Light" w:eastAsia="Calibri Light" w:cs="Calibri Light"/>
          <w:b/>
          <w:bCs/>
          <w:sz w:val="20"/>
          <w:szCs w:val="20"/>
        </w:rPr>
        <w:pPrChange w:author="Rui André Vidal" w:date="2026-03-25T22:38:00Z" w:id="3312">
          <w:pPr/>
        </w:pPrChange>
      </w:pPr>
      <w:ins w:author="Rui André Vidal" w:date="2026-03-25T22:38:00Z" w16du:dateUtc="2026-03-25T22:38:09Z" w:id="3313">
        <w:r w:rsidRPr="4CCB09DA">
          <w:rPr>
            <w:rFonts w:ascii="Calibri Light" w:hAnsi="Calibri Light" w:eastAsia="Calibri Light" w:cs="Calibri Light"/>
            <w:b/>
            <w:bCs/>
            <w:sz w:val="20"/>
            <w:szCs w:val="20"/>
          </w:rPr>
          <w:t>9. Registo e obrigações administrativas</w:t>
        </w:r>
      </w:ins>
    </w:p>
    <w:tbl>
      <w:tblPr>
        <w:tblW w:w="0" w:type="auto"/>
        <w:tblLook w:val="04A0" w:firstRow="1" w:lastRow="0" w:firstColumn="1" w:lastColumn="0" w:noHBand="0" w:noVBand="1"/>
      </w:tblPr>
      <w:tblGrid>
        <w:gridCol w:w="1625"/>
        <w:gridCol w:w="1688"/>
        <w:gridCol w:w="1812"/>
        <w:gridCol w:w="1800"/>
        <w:gridCol w:w="1844"/>
      </w:tblGrid>
      <w:tr w:rsidR="4CCB09DA" w:rsidTr="4CCB09DA" w14:paraId="6C59EA27" w14:textId="77777777">
        <w:trPr>
          <w:trHeight w:val="300"/>
          <w:ins w:author="Rui André Vidal" w:date="2026-03-25T22:38:00Z" w:id="3314"/>
        </w:trPr>
        <w:tc>
          <w:tcPr>
            <w:tcW w:w="1376" w:type="dxa"/>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vAlign w:val="center"/>
          </w:tcPr>
          <w:p w:rsidR="4CCB09DA" w:rsidRDefault="4CCB09DA" w14:paraId="08F18111" w14:textId="5CEA2D5D">
            <w:pPr>
              <w:spacing w:after="0"/>
              <w:jc w:val="center"/>
              <w:rPr>
                <w:rFonts w:ascii="Calibri Light" w:hAnsi="Calibri Light" w:eastAsia="Calibri Light" w:cs="Calibri Light"/>
                <w:b/>
                <w:bCs/>
                <w:sz w:val="18"/>
                <w:szCs w:val="18"/>
              </w:rPr>
              <w:pPrChange w:author="Rui André Vidal" w:date="2026-03-25T22:38:00Z" w:id="3315">
                <w:pPr/>
              </w:pPrChange>
            </w:pPr>
            <w:ins w:author="Rui André Vidal" w:date="2026-03-25T22:38:00Z" w16du:dateUtc="2026-03-25T22:38:09Z" w:id="3316">
              <w:r w:rsidRPr="4CCB09DA">
                <w:rPr>
                  <w:rFonts w:ascii="Calibri Light" w:hAnsi="Calibri Light" w:eastAsia="Calibri Light" w:cs="Calibri Light"/>
                  <w:b/>
                  <w:bCs/>
                  <w:sz w:val="18"/>
                  <w:szCs w:val="18"/>
                </w:rPr>
                <w:t>Critério</w:t>
              </w:r>
            </w:ins>
          </w:p>
        </w:tc>
        <w:tc>
          <w:tcPr>
            <w:tcW w:w="1721" w:type="dxa"/>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vAlign w:val="center"/>
          </w:tcPr>
          <w:p w:rsidR="4CCB09DA" w:rsidRDefault="4CCB09DA" w14:paraId="62434E7D" w14:textId="0D431DF7">
            <w:pPr>
              <w:spacing w:after="0"/>
              <w:jc w:val="center"/>
              <w:rPr>
                <w:rFonts w:ascii="Calibri Light" w:hAnsi="Calibri Light" w:eastAsia="Calibri Light" w:cs="Calibri Light"/>
                <w:b/>
                <w:bCs/>
                <w:sz w:val="18"/>
                <w:szCs w:val="18"/>
              </w:rPr>
              <w:pPrChange w:author="Rui André Vidal" w:date="2026-03-25T22:38:00Z" w:id="3317">
                <w:pPr/>
              </w:pPrChange>
            </w:pPr>
            <w:ins w:author="Rui André Vidal" w:date="2026-03-25T22:38:00Z" w16du:dateUtc="2026-03-25T22:38:09Z" w:id="3318">
              <w:r w:rsidRPr="4CCB09DA">
                <w:rPr>
                  <w:rFonts w:ascii="Calibri Light" w:hAnsi="Calibri Light" w:eastAsia="Calibri Light" w:cs="Calibri Light"/>
                  <w:b/>
                  <w:bCs/>
                  <w:sz w:val="18"/>
                  <w:szCs w:val="18"/>
                </w:rPr>
                <w:t>Regulamento (UE) 2023/0447</w:t>
              </w:r>
            </w:ins>
          </w:p>
        </w:tc>
        <w:tc>
          <w:tcPr>
            <w:tcW w:w="1893" w:type="dxa"/>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vAlign w:val="center"/>
          </w:tcPr>
          <w:p w:rsidR="4CCB09DA" w:rsidRDefault="4CCB09DA" w14:paraId="159D62CA" w14:textId="1321F46E">
            <w:pPr>
              <w:spacing w:after="0"/>
              <w:jc w:val="center"/>
              <w:rPr>
                <w:rFonts w:ascii="Calibri Light" w:hAnsi="Calibri Light" w:eastAsia="Calibri Light" w:cs="Calibri Light"/>
                <w:b/>
                <w:bCs/>
                <w:sz w:val="18"/>
                <w:szCs w:val="18"/>
              </w:rPr>
              <w:pPrChange w:author="Rui André Vidal" w:date="2026-03-25T22:38:00Z" w:id="3319">
                <w:pPr/>
              </w:pPrChange>
            </w:pPr>
            <w:ins w:author="Rui André Vidal" w:date="2026-03-25T22:38:00Z" w16du:dateUtc="2026-03-25T22:38:09Z" w:id="3320">
              <w:r w:rsidRPr="4CCB09DA">
                <w:rPr>
                  <w:rFonts w:ascii="Calibri Light" w:hAnsi="Calibri Light" w:eastAsia="Calibri Light" w:cs="Calibri Light"/>
                  <w:b/>
                  <w:bCs/>
                  <w:sz w:val="18"/>
                  <w:szCs w:val="18"/>
                </w:rPr>
                <w:t>@codigo</w:t>
              </w:r>
              <w:r>
                <w:br/>
              </w:r>
              <w:r w:rsidRPr="4CCB09DA">
                <w:rPr>
                  <w:rFonts w:ascii="Calibri Light" w:hAnsi="Calibri Light" w:eastAsia="Calibri Light" w:cs="Calibri Light"/>
                  <w:b/>
                  <w:bCs/>
                  <w:sz w:val="18"/>
                  <w:szCs w:val="18"/>
                </w:rPr>
                <w:t xml:space="preserve"> (proposta DL 214/2013)</w:t>
              </w:r>
            </w:ins>
          </w:p>
        </w:tc>
        <w:tc>
          <w:tcPr>
            <w:tcW w:w="1893" w:type="dxa"/>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vAlign w:val="center"/>
          </w:tcPr>
          <w:p w:rsidR="4CCB09DA" w:rsidRDefault="4CCB09DA" w14:paraId="0A2135C8" w14:textId="65878DB7">
            <w:pPr>
              <w:spacing w:after="0"/>
              <w:jc w:val="center"/>
              <w:rPr>
                <w:rFonts w:ascii="Calibri Light" w:hAnsi="Calibri Light" w:eastAsia="Calibri Light" w:cs="Calibri Light"/>
                <w:b/>
                <w:bCs/>
                <w:sz w:val="18"/>
                <w:szCs w:val="18"/>
              </w:rPr>
              <w:pPrChange w:author="Rui André Vidal" w:date="2026-03-25T22:38:00Z" w:id="3321">
                <w:pPr/>
              </w:pPrChange>
            </w:pPr>
            <w:ins w:author="Rui André Vidal" w:date="2026-03-25T22:38:00Z" w16du:dateUtc="2026-03-25T22:38:09Z" w:id="3322">
              <w:r w:rsidRPr="4CCB09DA">
                <w:rPr>
                  <w:rFonts w:ascii="Calibri Light" w:hAnsi="Calibri Light" w:eastAsia="Calibri Light" w:cs="Calibri Light"/>
                  <w:b/>
                  <w:bCs/>
                  <w:sz w:val="18"/>
                  <w:szCs w:val="18"/>
                </w:rPr>
                <w:t>@rgbeac</w:t>
              </w:r>
              <w:r>
                <w:br/>
              </w:r>
              <w:r w:rsidRPr="4CCB09DA">
                <w:rPr>
                  <w:rFonts w:ascii="Calibri Light" w:hAnsi="Calibri Light" w:eastAsia="Calibri Light" w:cs="Calibri Light"/>
                  <w:b/>
                  <w:bCs/>
                  <w:sz w:val="18"/>
                  <w:szCs w:val="18"/>
                </w:rPr>
                <w:t xml:space="preserve"> (proposta jun. 2025)</w:t>
              </w:r>
            </w:ins>
          </w:p>
        </w:tc>
        <w:tc>
          <w:tcPr>
            <w:tcW w:w="1893" w:type="dxa"/>
            <w:tcBorders>
              <w:top w:val="single" w:color="auto" w:sz="8" w:space="0"/>
              <w:left w:val="single" w:color="auto" w:sz="8" w:space="0"/>
              <w:bottom w:val="single" w:color="auto" w:sz="8" w:space="0"/>
              <w:right w:val="single" w:color="auto" w:sz="8" w:space="0"/>
            </w:tcBorders>
            <w:tcMar>
              <w:left w:w="108" w:type="dxa"/>
              <w:right w:w="108" w:type="dxa"/>
            </w:tcMar>
          </w:tcPr>
          <w:p w:rsidR="4CCB09DA" w:rsidRDefault="4CCB09DA" w14:paraId="6CB57EF6" w14:textId="4CE784D7">
            <w:pPr>
              <w:spacing w:after="0"/>
              <w:jc w:val="center"/>
              <w:rPr>
                <w:rFonts w:ascii="Calibri Light" w:hAnsi="Calibri Light" w:eastAsia="Calibri Light" w:cs="Calibri Light"/>
                <w:b/>
                <w:bCs/>
                <w:sz w:val="18"/>
                <w:szCs w:val="18"/>
              </w:rPr>
              <w:pPrChange w:author="Rui André Vidal" w:date="2026-03-25T22:38:00Z" w:id="3323">
                <w:pPr/>
              </w:pPrChange>
            </w:pPr>
            <w:ins w:author="Rui André Vidal" w:date="2026-03-25T22:38:00Z" w16du:dateUtc="2026-03-25T22:38:09Z" w:id="3324">
              <w:r w:rsidRPr="4CCB09DA">
                <w:rPr>
                  <w:rFonts w:ascii="Calibri Light" w:hAnsi="Calibri Light" w:eastAsia="Calibri Light" w:cs="Calibri Light"/>
                  <w:b/>
                  <w:bCs/>
                  <w:sz w:val="18"/>
                  <w:szCs w:val="18"/>
                </w:rPr>
                <w:t>Proposta</w:t>
              </w:r>
            </w:ins>
          </w:p>
        </w:tc>
      </w:tr>
      <w:tr w:rsidR="4CCB09DA" w:rsidTr="4CCB09DA" w14:paraId="2EC4E4CF" w14:textId="77777777">
        <w:trPr>
          <w:trHeight w:val="300"/>
          <w:ins w:author="Rui André Vidal" w:date="2026-03-25T22:38:00Z" w:id="3325"/>
        </w:trPr>
        <w:tc>
          <w:tcPr>
            <w:tcW w:w="1376" w:type="dxa"/>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tcPr>
          <w:p w:rsidR="4CCB09DA" w:rsidRDefault="4CCB09DA" w14:paraId="41E367CE" w14:textId="7EF76183">
            <w:pPr>
              <w:spacing w:after="0"/>
              <w:rPr>
                <w:rFonts w:ascii="Calibri Light" w:hAnsi="Calibri Light" w:eastAsia="Calibri Light" w:cs="Calibri Light"/>
                <w:b/>
                <w:bCs/>
                <w:sz w:val="16"/>
                <w:szCs w:val="16"/>
              </w:rPr>
              <w:pPrChange w:author="Rui André Vidal" w:date="2026-03-25T22:38:00Z" w:id="3326">
                <w:pPr/>
              </w:pPrChange>
            </w:pPr>
            <w:ins w:author="Rui André Vidal" w:date="2026-03-25T22:38:00Z" w16du:dateUtc="2026-03-25T22:38:09Z" w:id="3327">
              <w:r w:rsidRPr="4CCB09DA">
                <w:rPr>
                  <w:rFonts w:ascii="Calibri Light" w:hAnsi="Calibri Light" w:eastAsia="Calibri Light" w:cs="Calibri Light"/>
                  <w:b/>
                  <w:bCs/>
                  <w:sz w:val="16"/>
                  <w:szCs w:val="16"/>
                </w:rPr>
                <w:t>Registo de reprodutores</w:t>
              </w:r>
            </w:ins>
          </w:p>
        </w:tc>
        <w:tc>
          <w:tcPr>
            <w:tcW w:w="1721" w:type="dxa"/>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tcPr>
          <w:p w:rsidR="4CCB09DA" w:rsidRDefault="4CCB09DA" w14:paraId="211CF632" w14:textId="7BF84A47">
            <w:pPr>
              <w:spacing w:after="0"/>
              <w:rPr>
                <w:rFonts w:ascii="Calibri Light" w:hAnsi="Calibri Light" w:eastAsia="Calibri Light" w:cs="Calibri Light"/>
                <w:sz w:val="16"/>
                <w:szCs w:val="16"/>
              </w:rPr>
              <w:pPrChange w:author="Rui André Vidal" w:date="2026-03-25T22:38:00Z" w:id="3328">
                <w:pPr/>
              </w:pPrChange>
            </w:pPr>
            <w:ins w:author="Rui André Vidal" w:date="2026-03-25T22:38:00Z" w16du:dateUtc="2026-03-25T22:38:09Z" w:id="3329">
              <w:r w:rsidRPr="4CCB09DA">
                <w:rPr>
                  <w:rFonts w:ascii="Calibri Light" w:hAnsi="Calibri Light" w:eastAsia="Calibri Light" w:cs="Calibri Light"/>
                  <w:sz w:val="16"/>
                  <w:szCs w:val="16"/>
                </w:rPr>
                <w:t>Não regulado</w:t>
              </w:r>
            </w:ins>
          </w:p>
        </w:tc>
        <w:tc>
          <w:tcPr>
            <w:tcW w:w="1893" w:type="dxa"/>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tcPr>
          <w:p w:rsidR="4CCB09DA" w:rsidRDefault="4CCB09DA" w14:paraId="1ADE3295" w14:textId="3200A837">
            <w:pPr>
              <w:spacing w:after="0"/>
              <w:rPr>
                <w:rFonts w:ascii="Calibri Light" w:hAnsi="Calibri Light" w:eastAsia="Calibri Light" w:cs="Calibri Light"/>
                <w:sz w:val="16"/>
                <w:szCs w:val="16"/>
              </w:rPr>
              <w:pPrChange w:author="Rui André Vidal" w:date="2026-03-25T22:38:00Z" w:id="3330">
                <w:pPr/>
              </w:pPrChange>
            </w:pPr>
            <w:ins w:author="Rui André Vidal" w:date="2026-03-25T22:38:00Z" w16du:dateUtc="2026-03-25T22:38:09Z" w:id="3331">
              <w:r w:rsidRPr="4CCB09DA">
                <w:rPr>
                  <w:rFonts w:ascii="Calibri Light" w:hAnsi="Calibri Light" w:eastAsia="Calibri Light" w:cs="Calibri Light"/>
                  <w:sz w:val="16"/>
                  <w:szCs w:val="16"/>
                </w:rPr>
                <w:t xml:space="preserve">Não regulado </w:t>
              </w:r>
            </w:ins>
          </w:p>
        </w:tc>
        <w:tc>
          <w:tcPr>
            <w:tcW w:w="1893" w:type="dxa"/>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tcPr>
          <w:p w:rsidR="4CCB09DA" w:rsidRDefault="4CCB09DA" w14:paraId="6168FB46" w14:textId="704B9BBE">
            <w:pPr>
              <w:spacing w:after="0"/>
              <w:rPr>
                <w:rFonts w:ascii="Calibri Light" w:hAnsi="Calibri Light" w:eastAsia="Calibri Light" w:cs="Calibri Light"/>
                <w:sz w:val="16"/>
                <w:szCs w:val="16"/>
              </w:rPr>
              <w:pPrChange w:author="Rui André Vidal" w:date="2026-03-25T22:38:00Z" w:id="3332">
                <w:pPr/>
              </w:pPrChange>
            </w:pPr>
            <w:ins w:author="Rui André Vidal" w:date="2026-03-25T22:38:00Z" w16du:dateUtc="2026-03-25T22:38:09Z" w:id="3333">
              <w:r w:rsidRPr="4CCB09DA">
                <w:rPr>
                  <w:rFonts w:ascii="Calibri Light" w:hAnsi="Calibri Light" w:eastAsia="Calibri Light" w:cs="Calibri Light"/>
                  <w:sz w:val="16"/>
                  <w:szCs w:val="16"/>
                </w:rPr>
                <w:t>Inscrição obrigatória no SIAC como animal reprodutor</w:t>
              </w:r>
              <w:r>
                <w:br/>
              </w:r>
              <w:r w:rsidRPr="4CCB09DA">
                <w:rPr>
                  <w:rFonts w:ascii="Calibri Light" w:hAnsi="Calibri Light" w:eastAsia="Calibri Light" w:cs="Calibri Light"/>
                  <w:sz w:val="16"/>
                  <w:szCs w:val="16"/>
                </w:rPr>
                <w:t xml:space="preserve"> (Art.º 70.º, n.º 6)</w:t>
              </w:r>
            </w:ins>
          </w:p>
        </w:tc>
        <w:tc>
          <w:tcPr>
            <w:tcW w:w="1893" w:type="dxa"/>
            <w:tcBorders>
              <w:top w:val="single" w:color="auto" w:sz="8" w:space="0"/>
              <w:left w:val="single" w:color="auto" w:sz="8" w:space="0"/>
              <w:bottom w:val="single" w:color="auto" w:sz="8" w:space="0"/>
              <w:right w:val="single" w:color="auto" w:sz="8" w:space="0"/>
            </w:tcBorders>
            <w:tcMar>
              <w:left w:w="108" w:type="dxa"/>
              <w:right w:w="108" w:type="dxa"/>
            </w:tcMar>
          </w:tcPr>
          <w:p w:rsidR="4CCB09DA" w:rsidRDefault="4CCB09DA" w14:paraId="662201E2" w14:textId="6A77C094">
            <w:pPr>
              <w:spacing w:after="0"/>
              <w:rPr>
                <w:rFonts w:ascii="Calibri Light" w:hAnsi="Calibri Light" w:eastAsia="Calibri Light" w:cs="Calibri Light"/>
                <w:sz w:val="16"/>
                <w:szCs w:val="16"/>
              </w:rPr>
              <w:pPrChange w:author="Rui André Vidal" w:date="2026-03-25T22:38:00Z" w:id="3334">
                <w:pPr/>
              </w:pPrChange>
            </w:pPr>
            <w:ins w:author="Rui André Vidal" w:date="2026-03-25T22:38:00Z" w16du:dateUtc="2026-03-25T22:38:09Z" w:id="3335">
              <w:r w:rsidRPr="4CCB09DA">
                <w:rPr>
                  <w:rFonts w:ascii="Calibri Light" w:hAnsi="Calibri Light" w:eastAsia="Calibri Light" w:cs="Calibri Light"/>
                  <w:sz w:val="16"/>
                  <w:szCs w:val="16"/>
                </w:rPr>
                <w:t>Rgbeac</w:t>
              </w:r>
            </w:ins>
          </w:p>
        </w:tc>
      </w:tr>
      <w:tr w:rsidR="4CCB09DA" w:rsidTr="4CCB09DA" w14:paraId="5CF29911" w14:textId="77777777">
        <w:trPr>
          <w:trHeight w:val="300"/>
          <w:ins w:author="Rui André Vidal" w:date="2026-03-25T22:38:00Z" w:id="3336"/>
        </w:trPr>
        <w:tc>
          <w:tcPr>
            <w:tcW w:w="1376" w:type="dxa"/>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tcPr>
          <w:p w:rsidR="4CCB09DA" w:rsidRDefault="4CCB09DA" w14:paraId="21D7A576" w14:textId="7930BC1C">
            <w:pPr>
              <w:spacing w:after="0"/>
              <w:rPr>
                <w:rFonts w:ascii="Calibri Light" w:hAnsi="Calibri Light" w:eastAsia="Calibri Light" w:cs="Calibri Light"/>
                <w:b/>
                <w:bCs/>
                <w:sz w:val="16"/>
                <w:szCs w:val="16"/>
              </w:rPr>
              <w:pPrChange w:author="Rui André Vidal" w:date="2026-03-25T22:38:00Z" w:id="3337">
                <w:pPr/>
              </w:pPrChange>
            </w:pPr>
            <w:ins w:author="Rui André Vidal" w:date="2026-03-25T22:38:00Z" w16du:dateUtc="2026-03-25T22:38:09Z" w:id="3338">
              <w:r w:rsidRPr="4CCB09DA">
                <w:rPr>
                  <w:rFonts w:ascii="Calibri Light" w:hAnsi="Calibri Light" w:eastAsia="Calibri Light" w:cs="Calibri Light"/>
                  <w:b/>
                  <w:bCs/>
                  <w:sz w:val="16"/>
                  <w:szCs w:val="16"/>
                </w:rPr>
                <w:t>Obrigação de esterilização após fim da vida reprodutiva</w:t>
              </w:r>
            </w:ins>
          </w:p>
        </w:tc>
        <w:tc>
          <w:tcPr>
            <w:tcW w:w="1721" w:type="dxa"/>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tcPr>
          <w:p w:rsidR="4CCB09DA" w:rsidRDefault="4CCB09DA" w14:paraId="1799A5C1" w14:textId="600A341C">
            <w:pPr>
              <w:spacing w:after="0"/>
              <w:rPr>
                <w:rFonts w:ascii="Calibri Light" w:hAnsi="Calibri Light" w:eastAsia="Calibri Light" w:cs="Calibri Light"/>
                <w:sz w:val="16"/>
                <w:szCs w:val="16"/>
                <w:lang w:val="en-US"/>
              </w:rPr>
              <w:pPrChange w:author="Rui André Vidal" w:date="2026-03-25T22:38:00Z" w:id="3339">
                <w:pPr/>
              </w:pPrChange>
            </w:pPr>
            <w:ins w:author="Rui André Vidal" w:date="2026-03-25T22:38:00Z" w16du:dateUtc="2026-03-25T22:38:09Z" w:id="3340">
              <w:r w:rsidRPr="4CCB09DA">
                <w:rPr>
                  <w:rFonts w:ascii="Calibri Light" w:hAnsi="Calibri Light" w:eastAsia="Calibri Light" w:cs="Calibri Light"/>
                  <w:sz w:val="16"/>
                  <w:szCs w:val="16"/>
                  <w:lang w:val="en-US"/>
                </w:rPr>
                <w:t>Não regulado</w:t>
              </w:r>
            </w:ins>
          </w:p>
        </w:tc>
        <w:tc>
          <w:tcPr>
            <w:tcW w:w="1893" w:type="dxa"/>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tcPr>
          <w:p w:rsidR="4CCB09DA" w:rsidRDefault="4CCB09DA" w14:paraId="1A765BED" w14:textId="514FC02F">
            <w:pPr>
              <w:spacing w:after="0"/>
              <w:rPr>
                <w:rFonts w:ascii="Calibri Light" w:hAnsi="Calibri Light" w:eastAsia="Calibri Light" w:cs="Calibri Light"/>
                <w:sz w:val="16"/>
                <w:szCs w:val="16"/>
                <w:lang w:val="en-US"/>
              </w:rPr>
              <w:pPrChange w:author="Rui André Vidal" w:date="2026-03-25T22:38:00Z" w:id="3341">
                <w:pPr/>
              </w:pPrChange>
            </w:pPr>
            <w:ins w:author="Rui André Vidal" w:date="2026-03-25T22:38:00Z" w16du:dateUtc="2026-03-25T22:38:09Z" w:id="3342">
              <w:r w:rsidRPr="4CCB09DA">
                <w:rPr>
                  <w:rFonts w:ascii="Calibri Light" w:hAnsi="Calibri Light" w:eastAsia="Calibri Light" w:cs="Calibri Light"/>
                  <w:sz w:val="16"/>
                  <w:szCs w:val="16"/>
                  <w:lang w:val="en-US"/>
                </w:rPr>
                <w:t>Não regulado</w:t>
              </w:r>
            </w:ins>
          </w:p>
        </w:tc>
        <w:tc>
          <w:tcPr>
            <w:tcW w:w="1893" w:type="dxa"/>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tcPr>
          <w:p w:rsidR="4CCB09DA" w:rsidRDefault="4CCB09DA" w14:paraId="2D46CC0F" w14:textId="29C24504">
            <w:pPr>
              <w:spacing w:after="0"/>
              <w:rPr>
                <w:rFonts w:ascii="Calibri Light" w:hAnsi="Calibri Light" w:eastAsia="Calibri Light" w:cs="Calibri Light"/>
                <w:sz w:val="16"/>
                <w:szCs w:val="16"/>
              </w:rPr>
              <w:pPrChange w:author="Rui André Vidal" w:date="2026-03-25T22:38:00Z" w:id="3343">
                <w:pPr/>
              </w:pPrChange>
            </w:pPr>
            <w:ins w:author="Rui André Vidal" w:date="2026-03-25T22:38:00Z" w16du:dateUtc="2026-03-25T22:38:09Z" w:id="3344">
              <w:r w:rsidRPr="4CCB09DA">
                <w:rPr>
                  <w:rFonts w:ascii="Calibri Light" w:hAnsi="Calibri Light" w:eastAsia="Calibri Light" w:cs="Calibri Light"/>
                  <w:sz w:val="16"/>
                  <w:szCs w:val="16"/>
                </w:rPr>
                <w:t>Obrigação do detentor de esterilizar o animal e garantir o seu bem-estar até ao final da vida</w:t>
              </w:r>
              <w:r>
                <w:br/>
              </w:r>
              <w:r w:rsidRPr="4CCB09DA">
                <w:rPr>
                  <w:rFonts w:ascii="Calibri Light" w:hAnsi="Calibri Light" w:eastAsia="Calibri Light" w:cs="Calibri Light"/>
                  <w:sz w:val="16"/>
                  <w:szCs w:val="16"/>
                </w:rPr>
                <w:t xml:space="preserve"> (Art.º 70.º, n.º 13)</w:t>
              </w:r>
            </w:ins>
          </w:p>
        </w:tc>
        <w:tc>
          <w:tcPr>
            <w:tcW w:w="1893" w:type="dxa"/>
            <w:tcBorders>
              <w:top w:val="single" w:color="auto" w:sz="8" w:space="0"/>
              <w:left w:val="single" w:color="auto" w:sz="8" w:space="0"/>
              <w:bottom w:val="single" w:color="auto" w:sz="8" w:space="0"/>
              <w:right w:val="single" w:color="auto" w:sz="8" w:space="0"/>
            </w:tcBorders>
            <w:tcMar>
              <w:left w:w="108" w:type="dxa"/>
              <w:right w:w="108" w:type="dxa"/>
            </w:tcMar>
          </w:tcPr>
          <w:p w:rsidR="4CCB09DA" w:rsidRDefault="4CCB09DA" w14:paraId="64AC75DE" w14:textId="781CD48F">
            <w:pPr>
              <w:spacing w:after="0"/>
              <w:rPr>
                <w:rFonts w:ascii="Calibri Light" w:hAnsi="Calibri Light" w:eastAsia="Calibri Light" w:cs="Calibri Light"/>
                <w:sz w:val="16"/>
                <w:szCs w:val="16"/>
              </w:rPr>
              <w:pPrChange w:author="Rui André Vidal" w:date="2026-03-25T22:38:00Z" w:id="3345">
                <w:pPr/>
              </w:pPrChange>
            </w:pPr>
            <w:ins w:author="Rui André Vidal" w:date="2026-03-25T22:38:00Z" w16du:dateUtc="2026-03-25T22:38:09Z" w:id="3346">
              <w:r w:rsidRPr="4CCB09DA">
                <w:rPr>
                  <w:rFonts w:ascii="Calibri Light" w:hAnsi="Calibri Light" w:eastAsia="Calibri Light" w:cs="Calibri Light"/>
                  <w:sz w:val="16"/>
                  <w:szCs w:val="16"/>
                </w:rPr>
                <w:t>Dúvida sobre a aplicabilidade da obrigação, mas a favor do rgbeac</w:t>
              </w:r>
            </w:ins>
          </w:p>
        </w:tc>
      </w:tr>
    </w:tbl>
    <w:p w:rsidR="12159AB7" w:rsidRDefault="12159AB7" w14:paraId="02C3DD74" w14:textId="3E55A416">
      <w:pPr>
        <w:spacing w:before="120" w:after="40" w:line="276" w:lineRule="auto"/>
        <w:rPr>
          <w:ins w:author="Rui André Vidal" w:date="2026-03-25T22:38:00Z" w16du:dateUtc="2026-03-25T22:38:09Z" w:id="3347"/>
          <w:rFonts w:ascii="Calibri Light" w:hAnsi="Calibri Light" w:eastAsia="Calibri Light" w:cs="Calibri Light"/>
          <w:b/>
          <w:bCs/>
          <w:sz w:val="20"/>
          <w:szCs w:val="20"/>
        </w:rPr>
        <w:pPrChange w:author="Rui André Vidal" w:date="2026-03-25T22:38:00Z" w:id="3348">
          <w:pPr/>
        </w:pPrChange>
      </w:pPr>
      <w:ins w:author="Rui André Vidal" w:date="2026-03-25T22:38:00Z" w16du:dateUtc="2026-03-25T22:38:09Z" w:id="3349">
        <w:r w:rsidRPr="4CCB09DA">
          <w:rPr>
            <w:rFonts w:ascii="Calibri Light" w:hAnsi="Calibri Light" w:eastAsia="Calibri Light" w:cs="Calibri Light"/>
            <w:b/>
            <w:bCs/>
            <w:sz w:val="20"/>
            <w:szCs w:val="20"/>
          </w:rPr>
          <w:t>10. Separação das crias da progenitora</w:t>
        </w:r>
      </w:ins>
    </w:p>
    <w:tbl>
      <w:tblPr>
        <w:tblW w:w="0" w:type="auto"/>
        <w:tblLook w:val="04A0" w:firstRow="1" w:lastRow="0" w:firstColumn="1" w:lastColumn="0" w:noHBand="0" w:noVBand="1"/>
      </w:tblPr>
      <w:tblGrid>
        <w:gridCol w:w="1432"/>
        <w:gridCol w:w="1955"/>
        <w:gridCol w:w="1867"/>
        <w:gridCol w:w="1772"/>
        <w:gridCol w:w="1743"/>
      </w:tblGrid>
      <w:tr w:rsidR="4CCB09DA" w:rsidTr="420E2B96" w14:paraId="702D388E" w14:textId="77777777">
        <w:trPr>
          <w:trHeight w:val="525"/>
          <w:ins w:author="Rui André Vidal" w:date="2026-03-25T22:38:00Z" w:id="3350"/>
        </w:trPr>
        <w:tc>
          <w:tcPr>
            <w:tcW w:w="1384" w:type="dxa"/>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vAlign w:val="center"/>
          </w:tcPr>
          <w:p w:rsidR="4CCB09DA" w:rsidRDefault="4CCB09DA" w14:paraId="0B2FDA9A" w14:textId="1C9E1774">
            <w:pPr>
              <w:spacing w:after="0"/>
              <w:jc w:val="center"/>
              <w:rPr>
                <w:rFonts w:ascii="Calibri Light" w:hAnsi="Calibri Light" w:eastAsia="Calibri Light" w:cs="Calibri Light"/>
                <w:b/>
                <w:bCs/>
                <w:sz w:val="18"/>
                <w:szCs w:val="18"/>
              </w:rPr>
              <w:pPrChange w:author="Rui André Vidal" w:date="2026-03-25T22:38:00Z" w:id="3351">
                <w:pPr/>
              </w:pPrChange>
            </w:pPr>
            <w:ins w:author="Rui André Vidal" w:date="2026-03-25T22:38:00Z" w16du:dateUtc="2026-03-25T22:38:09Z" w:id="3352">
              <w:r w:rsidRPr="4CCB09DA">
                <w:rPr>
                  <w:rFonts w:ascii="Calibri Light" w:hAnsi="Calibri Light" w:eastAsia="Calibri Light" w:cs="Calibri Light"/>
                  <w:b/>
                  <w:bCs/>
                  <w:sz w:val="18"/>
                  <w:szCs w:val="18"/>
                </w:rPr>
                <w:t>Critério</w:t>
              </w:r>
            </w:ins>
          </w:p>
        </w:tc>
        <w:tc>
          <w:tcPr>
            <w:tcW w:w="1754" w:type="dxa"/>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vAlign w:val="center"/>
          </w:tcPr>
          <w:p w:rsidR="4CCB09DA" w:rsidRDefault="4CCB09DA" w14:paraId="7EEB4449" w14:textId="7096D685">
            <w:pPr>
              <w:spacing w:after="0"/>
              <w:jc w:val="center"/>
              <w:rPr>
                <w:rFonts w:ascii="Calibri Light" w:hAnsi="Calibri Light" w:eastAsia="Calibri Light" w:cs="Calibri Light"/>
                <w:b/>
                <w:bCs/>
                <w:sz w:val="18"/>
                <w:szCs w:val="18"/>
              </w:rPr>
              <w:pPrChange w:author="Rui André Vidal" w:date="2026-03-25T22:38:00Z" w:id="3353">
                <w:pPr/>
              </w:pPrChange>
            </w:pPr>
            <w:ins w:author="Rui André Vidal" w:date="2026-03-25T22:38:00Z" w16du:dateUtc="2026-03-25T22:38:09Z" w:id="3354">
              <w:r w:rsidRPr="4CCB09DA">
                <w:rPr>
                  <w:rFonts w:ascii="Calibri Light" w:hAnsi="Calibri Light" w:eastAsia="Calibri Light" w:cs="Calibri Light"/>
                  <w:b/>
                  <w:bCs/>
                  <w:sz w:val="18"/>
                  <w:szCs w:val="18"/>
                </w:rPr>
                <w:t>Regulamento (UE) 2023/0447</w:t>
              </w:r>
            </w:ins>
          </w:p>
        </w:tc>
        <w:tc>
          <w:tcPr>
            <w:tcW w:w="1861" w:type="dxa"/>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vAlign w:val="center"/>
          </w:tcPr>
          <w:p w:rsidR="4CCB09DA" w:rsidRDefault="4CCB09DA" w14:paraId="479ECEFB" w14:textId="32AE338E">
            <w:pPr>
              <w:spacing w:after="0"/>
              <w:jc w:val="center"/>
              <w:rPr>
                <w:rFonts w:ascii="Calibri Light" w:hAnsi="Calibri Light" w:eastAsia="Calibri Light" w:cs="Calibri Light"/>
                <w:b/>
                <w:bCs/>
                <w:sz w:val="18"/>
                <w:szCs w:val="18"/>
              </w:rPr>
              <w:pPrChange w:author="Rui André Vidal" w:date="2026-03-25T22:38:00Z" w:id="3355">
                <w:pPr/>
              </w:pPrChange>
            </w:pPr>
            <w:ins w:author="Rui André Vidal" w:date="2026-03-25T22:38:00Z" w16du:dateUtc="2026-03-25T22:38:09Z" w:id="3356">
              <w:r w:rsidRPr="4CCB09DA">
                <w:rPr>
                  <w:rFonts w:ascii="Calibri Light" w:hAnsi="Calibri Light" w:eastAsia="Calibri Light" w:cs="Calibri Light"/>
                  <w:b/>
                  <w:bCs/>
                  <w:sz w:val="18"/>
                  <w:szCs w:val="18"/>
                </w:rPr>
                <w:t>@codigo</w:t>
              </w:r>
              <w:r>
                <w:br/>
              </w:r>
              <w:r w:rsidRPr="4CCB09DA">
                <w:rPr>
                  <w:rFonts w:ascii="Calibri Light" w:hAnsi="Calibri Light" w:eastAsia="Calibri Light" w:cs="Calibri Light"/>
                  <w:b/>
                  <w:bCs/>
                  <w:sz w:val="18"/>
                  <w:szCs w:val="18"/>
                </w:rPr>
                <w:t xml:space="preserve"> (proposta DL 214/2013)</w:t>
              </w:r>
            </w:ins>
          </w:p>
        </w:tc>
        <w:tc>
          <w:tcPr>
            <w:tcW w:w="1888" w:type="dxa"/>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vAlign w:val="center"/>
          </w:tcPr>
          <w:p w:rsidR="4CCB09DA" w:rsidRDefault="4CCB09DA" w14:paraId="2EA8BAA3" w14:textId="39CB51AE">
            <w:pPr>
              <w:spacing w:after="0"/>
              <w:jc w:val="center"/>
              <w:rPr>
                <w:rFonts w:ascii="Calibri Light" w:hAnsi="Calibri Light" w:eastAsia="Calibri Light" w:cs="Calibri Light"/>
                <w:b/>
                <w:bCs/>
                <w:sz w:val="18"/>
                <w:szCs w:val="18"/>
              </w:rPr>
              <w:pPrChange w:author="Rui André Vidal" w:date="2026-03-25T22:38:00Z" w:id="3357">
                <w:pPr/>
              </w:pPrChange>
            </w:pPr>
            <w:ins w:author="Rui André Vidal" w:date="2026-03-25T22:38:00Z" w16du:dateUtc="2026-03-25T22:38:09Z" w:id="3358">
              <w:r w:rsidRPr="4CCB09DA">
                <w:rPr>
                  <w:rFonts w:ascii="Calibri Light" w:hAnsi="Calibri Light" w:eastAsia="Calibri Light" w:cs="Calibri Light"/>
                  <w:b/>
                  <w:bCs/>
                  <w:sz w:val="18"/>
                  <w:szCs w:val="18"/>
                </w:rPr>
                <w:t>@rgbeac</w:t>
              </w:r>
              <w:r>
                <w:br/>
              </w:r>
              <w:r w:rsidRPr="4CCB09DA">
                <w:rPr>
                  <w:rFonts w:ascii="Calibri Light" w:hAnsi="Calibri Light" w:eastAsia="Calibri Light" w:cs="Calibri Light"/>
                  <w:b/>
                  <w:bCs/>
                  <w:sz w:val="18"/>
                  <w:szCs w:val="18"/>
                </w:rPr>
                <w:t xml:space="preserve"> (proposta jun. 2025)</w:t>
              </w:r>
            </w:ins>
          </w:p>
        </w:tc>
        <w:tc>
          <w:tcPr>
            <w:tcW w:w="1888" w:type="dxa"/>
            <w:tcBorders>
              <w:top w:val="single" w:color="auto" w:sz="8" w:space="0"/>
              <w:left w:val="single" w:color="auto" w:sz="8" w:space="0"/>
              <w:bottom w:val="single" w:color="auto" w:sz="8" w:space="0"/>
              <w:right w:val="single" w:color="auto" w:sz="8" w:space="0"/>
            </w:tcBorders>
            <w:tcMar>
              <w:left w:w="108" w:type="dxa"/>
              <w:right w:w="108" w:type="dxa"/>
            </w:tcMar>
          </w:tcPr>
          <w:p w:rsidR="4CCB09DA" w:rsidRDefault="4CCB09DA" w14:paraId="50843E01" w14:textId="5DAC1271">
            <w:pPr>
              <w:spacing w:after="0"/>
              <w:jc w:val="center"/>
              <w:rPr>
                <w:rFonts w:ascii="Calibri Light" w:hAnsi="Calibri Light" w:eastAsia="Calibri Light" w:cs="Calibri Light"/>
                <w:b/>
                <w:bCs/>
                <w:sz w:val="18"/>
                <w:szCs w:val="18"/>
              </w:rPr>
              <w:pPrChange w:author="Rui André Vidal" w:date="2026-03-25T22:38:00Z" w:id="3359">
                <w:pPr/>
              </w:pPrChange>
            </w:pPr>
            <w:ins w:author="Rui André Vidal" w:date="2026-03-25T22:38:00Z" w16du:dateUtc="2026-03-25T22:38:09Z" w:id="3360">
              <w:r w:rsidRPr="4CCB09DA">
                <w:rPr>
                  <w:rFonts w:ascii="Calibri Light" w:hAnsi="Calibri Light" w:eastAsia="Calibri Light" w:cs="Calibri Light"/>
                  <w:b/>
                  <w:bCs/>
                  <w:sz w:val="18"/>
                  <w:szCs w:val="18"/>
                </w:rPr>
                <w:t>Proposta</w:t>
              </w:r>
            </w:ins>
          </w:p>
        </w:tc>
      </w:tr>
      <w:tr w:rsidR="4CCB09DA" w:rsidTr="420E2B96" w14:paraId="6D27DF8A" w14:textId="77777777">
        <w:trPr>
          <w:trHeight w:val="1380"/>
          <w:ins w:author="Rui André Vidal" w:date="2026-03-25T22:38:00Z" w:id="3361"/>
        </w:trPr>
        <w:tc>
          <w:tcPr>
            <w:tcW w:w="1384" w:type="dxa"/>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tcPr>
          <w:p w:rsidR="4CCB09DA" w:rsidRDefault="4CCB09DA" w14:paraId="6CEAA04A" w14:textId="1A288B74">
            <w:pPr>
              <w:spacing w:after="0"/>
              <w:rPr>
                <w:rFonts w:ascii="Calibri Light" w:hAnsi="Calibri Light" w:eastAsia="Calibri Light" w:cs="Calibri Light"/>
                <w:b/>
                <w:bCs/>
                <w:sz w:val="16"/>
                <w:szCs w:val="16"/>
              </w:rPr>
              <w:pPrChange w:author="Rui André Vidal" w:date="2026-03-25T22:38:00Z" w:id="3362">
                <w:pPr/>
              </w:pPrChange>
            </w:pPr>
            <w:ins w:author="Rui André Vidal" w:date="2026-03-25T22:38:00Z" w16du:dateUtc="2026-03-25T22:38:09Z" w:id="3363">
              <w:r w:rsidRPr="4CCB09DA">
                <w:rPr>
                  <w:rFonts w:ascii="Calibri Light" w:hAnsi="Calibri Light" w:eastAsia="Calibri Light" w:cs="Calibri Light"/>
                  <w:b/>
                  <w:bCs/>
                  <w:sz w:val="16"/>
                  <w:szCs w:val="16"/>
                </w:rPr>
                <w:t>Cachorros — idade mínima de separação</w:t>
              </w:r>
            </w:ins>
          </w:p>
        </w:tc>
        <w:tc>
          <w:tcPr>
            <w:tcW w:w="1754" w:type="dxa"/>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tcPr>
          <w:p w:rsidR="4CCB09DA" w:rsidRDefault="51D219D2" w14:paraId="19A3C47B" w14:textId="3B9FBE7B">
            <w:pPr>
              <w:spacing w:after="0"/>
              <w:rPr>
                <w:rFonts w:ascii="Calibri Light" w:hAnsi="Calibri Light" w:eastAsia="Calibri Light" w:cs="Calibri Light"/>
                <w:sz w:val="16"/>
                <w:szCs w:val="16"/>
              </w:rPr>
              <w:pPrChange w:author="Rui André Vidal" w:date="2026-03-25T22:38:00Z" w:id="3364">
                <w:pPr/>
              </w:pPrChange>
            </w:pPr>
            <w:ins w:author="Rui André Vidal" w:date="2026-03-25T22:38:00Z" w16du:dateUtc="2026-03-25T22:38:09Z" w:id="3365">
              <w:r w:rsidRPr="420E2B96">
                <w:rPr>
                  <w:rFonts w:ascii="Calibri Light" w:hAnsi="Calibri Light" w:eastAsia="Calibri Light" w:cs="Calibri Light"/>
                  <w:sz w:val="16"/>
                  <w:szCs w:val="16"/>
                </w:rPr>
                <w:t>8 semanas (estabelecimentos de criação, abrigos e famílias de acolhimento)</w:t>
              </w:r>
            </w:ins>
            <w:r w:rsidR="4CCB09DA">
              <w:br/>
            </w:r>
            <w:ins w:author="Rui André Vidal" w:date="2026-03-25T22:38:00Z" w16du:dateUtc="2026-03-25T22:38:09Z" w:id="3366">
              <w:r w:rsidRPr="420E2B96">
                <w:rPr>
                  <w:rFonts w:ascii="Calibri Light" w:hAnsi="Calibri Light" w:eastAsia="Calibri Light" w:cs="Calibri Light"/>
                  <w:sz w:val="16"/>
                  <w:szCs w:val="16"/>
                </w:rPr>
                <w:t xml:space="preserve"> Derrogação por razões médicas com parecer escrito do MV</w:t>
              </w:r>
            </w:ins>
            <w:r w:rsidR="4CCB09DA">
              <w:br/>
            </w:r>
            <w:ins w:author="Rui André Vidal" w:date="2026-03-25T22:38:00Z" w16du:dateUtc="2026-03-25T22:38:09Z" w:id="3367">
              <w:r w:rsidRPr="420E2B96">
                <w:rPr>
                  <w:rFonts w:ascii="Calibri Light" w:hAnsi="Calibri Light" w:eastAsia="Calibri Light" w:cs="Calibri Light"/>
                  <w:sz w:val="16"/>
                  <w:szCs w:val="16"/>
                </w:rPr>
                <w:t xml:space="preserve"> (Anexo I, n.º </w:t>
              </w:r>
            </w:ins>
            <w:ins w:author="Rui André Vidal" w:date="2026-04-07T08:34:00Z" w16du:dateUtc="2026-04-07T08:34:05Z" w:id="3368">
              <w:r w:rsidRPr="420E2B96" w:rsidR="3B2DC2EC">
                <w:rPr>
                  <w:rFonts w:ascii="Calibri Light" w:hAnsi="Calibri Light" w:eastAsia="Calibri Light" w:cs="Calibri Light"/>
                  <w:sz w:val="16"/>
                  <w:szCs w:val="16"/>
                </w:rPr>
                <w:t>4</w:t>
              </w:r>
            </w:ins>
            <w:ins w:author="Rui André Vidal" w:date="2026-03-25T22:38:00Z" w16du:dateUtc="2026-03-25T22:38:09Z" w:id="3369">
              <w:r w:rsidRPr="420E2B96">
                <w:rPr>
                  <w:rFonts w:ascii="Calibri Light" w:hAnsi="Calibri Light" w:eastAsia="Calibri Light" w:cs="Calibri Light"/>
                  <w:sz w:val="16"/>
                  <w:szCs w:val="16"/>
                </w:rPr>
                <w:t>.3)</w:t>
              </w:r>
            </w:ins>
          </w:p>
        </w:tc>
        <w:tc>
          <w:tcPr>
            <w:tcW w:w="1861" w:type="dxa"/>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tcPr>
          <w:p w:rsidR="4CCB09DA" w:rsidRDefault="4CCB09DA" w14:paraId="65FE692F" w14:textId="11940C63">
            <w:pPr>
              <w:spacing w:after="0"/>
              <w:rPr>
                <w:ins w:author="Rui André Vidal" w:date="2026-03-25T22:38:00Z" w16du:dateUtc="2026-03-25T22:38:09Z" w:id="3370"/>
                <w:rFonts w:ascii="Calibri Light" w:hAnsi="Calibri Light" w:eastAsia="Calibri Light" w:cs="Calibri Light"/>
                <w:sz w:val="16"/>
                <w:szCs w:val="16"/>
              </w:rPr>
              <w:pPrChange w:author="Rui André Vidal" w:date="2026-03-25T22:38:00Z" w:id="3371">
                <w:pPr/>
              </w:pPrChange>
            </w:pPr>
            <w:ins w:author="Rui André Vidal" w:date="2026-03-25T22:38:00Z" w16du:dateUtc="2026-03-25T22:38:09Z" w:id="3372">
              <w:r w:rsidRPr="4CCB09DA">
                <w:rPr>
                  <w:rFonts w:ascii="Calibri Light" w:hAnsi="Calibri Light" w:eastAsia="Calibri Light" w:cs="Calibri Light"/>
                  <w:sz w:val="16"/>
                  <w:szCs w:val="16"/>
                </w:rPr>
                <w:t>Não regulado especificamente.</w:t>
              </w:r>
            </w:ins>
          </w:p>
          <w:p w:rsidR="4CCB09DA" w:rsidRDefault="4CCB09DA" w14:paraId="542E4875" w14:textId="14B9D0C0">
            <w:pPr>
              <w:spacing w:after="0"/>
              <w:rPr>
                <w:rFonts w:ascii="Calibri Light" w:hAnsi="Calibri Light" w:eastAsia="Calibri Light" w:cs="Calibri Light"/>
                <w:sz w:val="16"/>
                <w:szCs w:val="16"/>
              </w:rPr>
              <w:pPrChange w:author="Rui André Vidal" w:date="2026-03-25T22:38:00Z" w:id="3373">
                <w:pPr/>
              </w:pPrChange>
            </w:pPr>
            <w:ins w:author="Rui André Vidal" w:date="2026-03-25T22:38:00Z" w16du:dateUtc="2026-03-25T22:38:09Z" w:id="3374">
              <w:r w:rsidRPr="4CCB09DA">
                <w:rPr>
                  <w:rFonts w:ascii="Calibri Light" w:hAnsi="Calibri Light" w:eastAsia="Calibri Light" w:cs="Calibri Light"/>
                  <w:sz w:val="16"/>
                  <w:szCs w:val="16"/>
                </w:rPr>
                <w:t>Proibição de exposição em locais de venda até à 8ª semana (n.º 2, art. 23.º; e n.º 2, art. 82.º)</w:t>
              </w:r>
            </w:ins>
          </w:p>
        </w:tc>
        <w:tc>
          <w:tcPr>
            <w:tcW w:w="1888" w:type="dxa"/>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tcPr>
          <w:p w:rsidR="4CCB09DA" w:rsidRDefault="4CCB09DA" w14:paraId="224E250F" w14:textId="6FC45393">
            <w:pPr>
              <w:spacing w:after="0"/>
              <w:rPr>
                <w:rFonts w:ascii="Calibri Light" w:hAnsi="Calibri Light" w:eastAsia="Calibri Light" w:cs="Calibri Light"/>
                <w:sz w:val="16"/>
                <w:szCs w:val="16"/>
              </w:rPr>
              <w:pPrChange w:author="Rui André Vidal" w:date="2026-03-25T22:38:00Z" w:id="3375">
                <w:pPr/>
              </w:pPrChange>
            </w:pPr>
            <w:ins w:author="Rui André Vidal" w:date="2026-03-25T22:38:00Z" w16du:dateUtc="2026-03-25T22:38:09Z" w:id="3376">
              <w:r w:rsidRPr="4CCB09DA">
                <w:rPr>
                  <w:rFonts w:ascii="Calibri Light" w:hAnsi="Calibri Light" w:eastAsia="Calibri Light" w:cs="Calibri Light"/>
                  <w:sz w:val="16"/>
                  <w:szCs w:val="16"/>
                </w:rPr>
                <w:t>10.ª semana de idade</w:t>
              </w:r>
              <w:r>
                <w:br/>
              </w:r>
              <w:r w:rsidRPr="4CCB09DA">
                <w:rPr>
                  <w:rFonts w:ascii="Calibri Light" w:hAnsi="Calibri Light" w:eastAsia="Calibri Light" w:cs="Calibri Light"/>
                  <w:sz w:val="16"/>
                  <w:szCs w:val="16"/>
                </w:rPr>
                <w:t xml:space="preserve"> (com período de desmame gradual)</w:t>
              </w:r>
              <w:r>
                <w:br/>
              </w:r>
              <w:r w:rsidRPr="4CCB09DA">
                <w:rPr>
                  <w:rFonts w:ascii="Calibri Light" w:hAnsi="Calibri Light" w:eastAsia="Calibri Light" w:cs="Calibri Light"/>
                  <w:sz w:val="16"/>
                  <w:szCs w:val="16"/>
                </w:rPr>
                <w:t xml:space="preserve"> (Art.º 70.º, n.º 5)</w:t>
              </w:r>
            </w:ins>
          </w:p>
        </w:tc>
        <w:tc>
          <w:tcPr>
            <w:tcW w:w="1888" w:type="dxa"/>
            <w:tcBorders>
              <w:top w:val="single" w:color="auto" w:sz="8" w:space="0"/>
              <w:left w:val="single" w:color="auto" w:sz="8" w:space="0"/>
              <w:bottom w:val="single" w:color="auto" w:sz="8" w:space="0"/>
              <w:right w:val="single" w:color="auto" w:sz="8" w:space="0"/>
            </w:tcBorders>
            <w:tcMar>
              <w:left w:w="108" w:type="dxa"/>
              <w:right w:w="108" w:type="dxa"/>
            </w:tcMar>
          </w:tcPr>
          <w:p w:rsidR="4CCB09DA" w:rsidRDefault="4CCB09DA" w14:paraId="3C4B809F" w14:textId="1EEA5937">
            <w:pPr>
              <w:spacing w:after="0"/>
              <w:rPr>
                <w:rFonts w:ascii="Calibri Light" w:hAnsi="Calibri Light" w:eastAsia="Calibri Light" w:cs="Calibri Light"/>
                <w:sz w:val="16"/>
                <w:szCs w:val="16"/>
              </w:rPr>
              <w:pPrChange w:author="Rui André Vidal" w:date="2026-03-25T22:38:00Z" w:id="3377">
                <w:pPr/>
              </w:pPrChange>
            </w:pPr>
            <w:ins w:author="Rui André Vidal" w:date="2026-03-25T22:38:00Z" w16du:dateUtc="2026-03-25T22:38:09Z" w:id="3378">
              <w:r w:rsidRPr="4CCB09DA">
                <w:rPr>
                  <w:rFonts w:ascii="Calibri Light" w:hAnsi="Calibri Light" w:eastAsia="Calibri Light" w:cs="Calibri Light"/>
                  <w:sz w:val="16"/>
                  <w:szCs w:val="16"/>
                </w:rPr>
                <w:t>RGBEAC Mais restritivo</w:t>
              </w:r>
            </w:ins>
          </w:p>
        </w:tc>
      </w:tr>
      <w:tr w:rsidR="4CCB09DA" w:rsidTr="420E2B96" w14:paraId="5208ACAA" w14:textId="77777777">
        <w:trPr>
          <w:trHeight w:val="210"/>
          <w:ins w:author="Rui André Vidal" w:date="2026-03-25T22:38:00Z" w:id="3379"/>
        </w:trPr>
        <w:tc>
          <w:tcPr>
            <w:tcW w:w="1384" w:type="dxa"/>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tcPr>
          <w:p w:rsidR="4CCB09DA" w:rsidRDefault="4CCB09DA" w14:paraId="1B915362" w14:textId="0C840B25">
            <w:pPr>
              <w:spacing w:after="0"/>
              <w:rPr>
                <w:rFonts w:ascii="Calibri Light" w:hAnsi="Calibri Light" w:eastAsia="Calibri Light" w:cs="Calibri Light"/>
                <w:b/>
                <w:bCs/>
                <w:sz w:val="16"/>
                <w:szCs w:val="16"/>
              </w:rPr>
              <w:pPrChange w:author="Rui André Vidal" w:date="2026-03-25T22:38:00Z" w:id="3380">
                <w:pPr/>
              </w:pPrChange>
            </w:pPr>
            <w:ins w:author="Rui André Vidal" w:date="2026-03-25T22:38:00Z" w16du:dateUtc="2026-03-25T22:38:09Z" w:id="3381">
              <w:r w:rsidRPr="4CCB09DA">
                <w:rPr>
                  <w:rFonts w:ascii="Calibri Light" w:hAnsi="Calibri Light" w:eastAsia="Calibri Light" w:cs="Calibri Light"/>
                  <w:b/>
                  <w:bCs/>
                  <w:sz w:val="16"/>
                  <w:szCs w:val="16"/>
                </w:rPr>
                <w:t>Gatinhos — idade mínima de separação</w:t>
              </w:r>
            </w:ins>
          </w:p>
        </w:tc>
        <w:tc>
          <w:tcPr>
            <w:tcW w:w="1754" w:type="dxa"/>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tcPr>
          <w:p w:rsidR="4CCB09DA" w:rsidRDefault="4CCB09DA" w14:paraId="6767B6ED" w14:textId="41BC16B6">
            <w:pPr>
              <w:spacing w:after="0"/>
              <w:rPr>
                <w:rFonts w:ascii="Calibri Light" w:hAnsi="Calibri Light" w:eastAsia="Calibri Light" w:cs="Calibri Light"/>
                <w:sz w:val="16"/>
                <w:szCs w:val="16"/>
              </w:rPr>
              <w:pPrChange w:author="Rui André Vidal" w:date="2026-03-25T22:38:00Z" w:id="3382">
                <w:pPr/>
              </w:pPrChange>
            </w:pPr>
            <w:ins w:author="Rui André Vidal" w:date="2026-03-25T22:38:00Z" w16du:dateUtc="2026-03-25T22:38:09Z" w:id="3383">
              <w:r w:rsidRPr="4CCB09DA">
                <w:rPr>
                  <w:rFonts w:ascii="Calibri Light" w:hAnsi="Calibri Light" w:eastAsia="Calibri Light" w:cs="Calibri Light"/>
                  <w:sz w:val="16"/>
                  <w:szCs w:val="16"/>
                </w:rPr>
                <w:t>Abrigos e famílias de acolhimento: 8 semanas</w:t>
              </w:r>
              <w:r>
                <w:br/>
              </w:r>
              <w:r w:rsidRPr="4CCB09DA">
                <w:rPr>
                  <w:rFonts w:ascii="Calibri Light" w:hAnsi="Calibri Light" w:eastAsia="Calibri Light" w:cs="Calibri Light"/>
                  <w:sz w:val="16"/>
                  <w:szCs w:val="16"/>
                </w:rPr>
                <w:t xml:space="preserve"> Estabelecimentos de criação: 12 semanas</w:t>
              </w:r>
              <w:r>
                <w:br/>
              </w:r>
              <w:r w:rsidRPr="4CCB09DA">
                <w:rPr>
                  <w:rFonts w:ascii="Calibri Light" w:hAnsi="Calibri Light" w:eastAsia="Calibri Light" w:cs="Calibri Light"/>
                  <w:sz w:val="16"/>
                  <w:szCs w:val="16"/>
                </w:rPr>
                <w:t xml:space="preserve"> Derrogação por razões médicas com parecer escrito do MV. O </w:t>
              </w:r>
              <w:r w:rsidRPr="4CCB09DA">
                <w:rPr>
                  <w:rFonts w:ascii="Calibri Light" w:hAnsi="Calibri Light" w:eastAsia="Calibri Light" w:cs="Calibri Light"/>
                  <w:sz w:val="16"/>
                  <w:szCs w:val="16"/>
                </w:rPr>
                <w:t>operador conserva o registo até ao último cachorro/gatinho da ninhada ser colocado no mercado</w:t>
              </w:r>
              <w:r>
                <w:br/>
              </w:r>
              <w:r w:rsidRPr="4CCB09DA">
                <w:rPr>
                  <w:rFonts w:ascii="Calibri Light" w:hAnsi="Calibri Light" w:eastAsia="Calibri Light" w:cs="Calibri Light"/>
                  <w:sz w:val="16"/>
                  <w:szCs w:val="16"/>
                </w:rPr>
                <w:t xml:space="preserve"> (Anexo I, n.º 4.3)</w:t>
              </w:r>
            </w:ins>
          </w:p>
        </w:tc>
        <w:tc>
          <w:tcPr>
            <w:tcW w:w="1861" w:type="dxa"/>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tcPr>
          <w:p w:rsidR="4CCB09DA" w:rsidRDefault="4CCB09DA" w14:paraId="30732C47" w14:textId="5FB89010">
            <w:pPr>
              <w:spacing w:after="0"/>
              <w:rPr>
                <w:ins w:author="Rui André Vidal" w:date="2026-03-25T22:38:00Z" w16du:dateUtc="2026-03-25T22:38:09Z" w:id="3384"/>
                <w:rFonts w:ascii="Calibri Light" w:hAnsi="Calibri Light" w:eastAsia="Calibri Light" w:cs="Calibri Light"/>
                <w:sz w:val="16"/>
                <w:szCs w:val="16"/>
              </w:rPr>
              <w:pPrChange w:author="Rui André Vidal" w:date="2026-03-25T22:38:00Z" w:id="3385">
                <w:pPr/>
              </w:pPrChange>
            </w:pPr>
            <w:ins w:author="Rui André Vidal" w:date="2026-03-25T22:38:00Z" w16du:dateUtc="2026-03-25T22:38:09Z" w:id="3386">
              <w:r w:rsidRPr="4CCB09DA">
                <w:rPr>
                  <w:rFonts w:ascii="Calibri Light" w:hAnsi="Calibri Light" w:eastAsia="Calibri Light" w:cs="Calibri Light"/>
                  <w:sz w:val="16"/>
                  <w:szCs w:val="16"/>
                </w:rPr>
                <w:t>Não regulado especificamente.</w:t>
              </w:r>
            </w:ins>
          </w:p>
          <w:p w:rsidR="4CCB09DA" w:rsidRDefault="4CCB09DA" w14:paraId="430E05D6" w14:textId="3A2381B4">
            <w:pPr>
              <w:spacing w:after="0"/>
              <w:rPr>
                <w:rFonts w:ascii="Calibri Light" w:hAnsi="Calibri Light" w:eastAsia="Calibri Light" w:cs="Calibri Light"/>
                <w:sz w:val="16"/>
                <w:szCs w:val="16"/>
              </w:rPr>
              <w:pPrChange w:author="Rui André Vidal" w:date="2026-03-25T22:38:00Z" w:id="3387">
                <w:pPr/>
              </w:pPrChange>
            </w:pPr>
            <w:ins w:author="Rui André Vidal" w:date="2026-03-25T22:38:00Z" w16du:dateUtc="2026-03-25T22:38:09Z" w:id="3388">
              <w:r w:rsidRPr="4CCB09DA">
                <w:rPr>
                  <w:rFonts w:ascii="Calibri Light" w:hAnsi="Calibri Light" w:eastAsia="Calibri Light" w:cs="Calibri Light"/>
                  <w:sz w:val="16"/>
                  <w:szCs w:val="16"/>
                </w:rPr>
                <w:t>Proibição de exposição em locais de venda até à 8ª semana (n.º 2, art. 23.º; e n.º 2, art. 82.º)</w:t>
              </w:r>
            </w:ins>
          </w:p>
        </w:tc>
        <w:tc>
          <w:tcPr>
            <w:tcW w:w="1888" w:type="dxa"/>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tcPr>
          <w:p w:rsidR="4CCB09DA" w:rsidRDefault="4CCB09DA" w14:paraId="3D20346A" w14:textId="61F9A488">
            <w:pPr>
              <w:spacing w:after="0"/>
              <w:rPr>
                <w:rFonts w:ascii="Calibri Light" w:hAnsi="Calibri Light" w:eastAsia="Calibri Light" w:cs="Calibri Light"/>
                <w:sz w:val="16"/>
                <w:szCs w:val="16"/>
              </w:rPr>
              <w:pPrChange w:author="Rui André Vidal" w:date="2026-03-25T22:38:00Z" w:id="3389">
                <w:pPr/>
              </w:pPrChange>
            </w:pPr>
            <w:ins w:author="Rui André Vidal" w:date="2026-03-25T22:38:00Z" w16du:dateUtc="2026-03-25T22:38:09Z" w:id="3390">
              <w:r w:rsidRPr="4CCB09DA">
                <w:rPr>
                  <w:rFonts w:ascii="Calibri Light" w:hAnsi="Calibri Light" w:eastAsia="Calibri Light" w:cs="Calibri Light"/>
                  <w:sz w:val="16"/>
                  <w:szCs w:val="16"/>
                </w:rPr>
                <w:t>12.ª semana de idade</w:t>
              </w:r>
              <w:r>
                <w:br/>
              </w:r>
              <w:r w:rsidRPr="4CCB09DA">
                <w:rPr>
                  <w:rFonts w:ascii="Calibri Light" w:hAnsi="Calibri Light" w:eastAsia="Calibri Light" w:cs="Calibri Light"/>
                  <w:sz w:val="16"/>
                  <w:szCs w:val="16"/>
                </w:rPr>
                <w:t xml:space="preserve"> (com período de desmame gradual)</w:t>
              </w:r>
              <w:r>
                <w:br/>
              </w:r>
              <w:r w:rsidRPr="4CCB09DA">
                <w:rPr>
                  <w:rFonts w:ascii="Calibri Light" w:hAnsi="Calibri Light" w:eastAsia="Calibri Light" w:cs="Calibri Light"/>
                  <w:sz w:val="16"/>
                  <w:szCs w:val="16"/>
                </w:rPr>
                <w:t xml:space="preserve"> (Art.º 70.º, n.º 5)</w:t>
              </w:r>
            </w:ins>
          </w:p>
        </w:tc>
        <w:tc>
          <w:tcPr>
            <w:tcW w:w="1888" w:type="dxa"/>
            <w:tcBorders>
              <w:top w:val="single" w:color="auto" w:sz="8" w:space="0"/>
              <w:left w:val="single" w:color="auto" w:sz="8" w:space="0"/>
              <w:bottom w:val="single" w:color="auto" w:sz="8" w:space="0"/>
              <w:right w:val="single" w:color="auto" w:sz="8" w:space="0"/>
            </w:tcBorders>
            <w:tcMar>
              <w:left w:w="108" w:type="dxa"/>
              <w:right w:w="108" w:type="dxa"/>
            </w:tcMar>
          </w:tcPr>
          <w:p w:rsidR="4CCB09DA" w:rsidRDefault="4CCB09DA" w14:paraId="2A04F2C1" w14:textId="4273D0D7">
            <w:pPr>
              <w:spacing w:after="0"/>
              <w:rPr>
                <w:rFonts w:ascii="Calibri Light" w:hAnsi="Calibri Light" w:eastAsia="Calibri Light" w:cs="Calibri Light"/>
                <w:sz w:val="16"/>
                <w:szCs w:val="16"/>
              </w:rPr>
              <w:pPrChange w:author="Rui André Vidal" w:date="2026-03-25T22:38:00Z" w:id="3391">
                <w:pPr/>
              </w:pPrChange>
            </w:pPr>
            <w:ins w:author="Rui André Vidal" w:date="2026-03-25T22:38:00Z" w16du:dateUtc="2026-03-25T22:38:09Z" w:id="3392">
              <w:r w:rsidRPr="4CCB09DA">
                <w:rPr>
                  <w:rFonts w:ascii="Calibri Light" w:hAnsi="Calibri Light" w:eastAsia="Calibri Light" w:cs="Calibri Light"/>
                  <w:sz w:val="16"/>
                  <w:szCs w:val="16"/>
                </w:rPr>
                <w:t>Regulamento = rgbeac</w:t>
              </w:r>
            </w:ins>
          </w:p>
        </w:tc>
      </w:tr>
    </w:tbl>
    <w:p w:rsidR="12159AB7" w:rsidRDefault="12159AB7" w14:paraId="13C92DBB" w14:textId="12CF6DC1">
      <w:pPr>
        <w:spacing w:after="200" w:line="276" w:lineRule="auto"/>
        <w:rPr>
          <w:ins w:author="Rui André Vidal" w:date="2026-03-25T22:38:00Z" w16du:dateUtc="2026-03-25T22:38:09Z" w:id="3393"/>
          <w:rFonts w:ascii="Calibri Light" w:hAnsi="Calibri Light" w:eastAsia="Calibri Light" w:cs="Calibri Light"/>
          <w:sz w:val="22"/>
          <w:szCs w:val="22"/>
        </w:rPr>
        <w:pPrChange w:author="Rui André Vidal" w:date="2026-03-25T22:38:00Z" w:id="3394">
          <w:pPr/>
        </w:pPrChange>
      </w:pPr>
      <w:ins w:author="Rui André Vidal" w:date="2026-03-25T22:38:00Z" w16du:dateUtc="2026-03-25T22:38:09Z" w:id="3395">
        <w:r w:rsidRPr="4CCB09DA">
          <w:rPr>
            <w:rFonts w:ascii="Calibri Light" w:hAnsi="Calibri Light" w:eastAsia="Calibri Light" w:cs="Calibri Light"/>
            <w:sz w:val="22"/>
            <w:szCs w:val="22"/>
          </w:rPr>
          <w:t xml:space="preserve"> </w:t>
        </w:r>
      </w:ins>
    </w:p>
    <w:p w:rsidR="12159AB7" w:rsidRDefault="12159AB7" w14:paraId="4C15CEDE" w14:textId="44F9C67B">
      <w:pPr>
        <w:spacing w:before="120" w:after="40" w:line="276" w:lineRule="auto"/>
        <w:rPr>
          <w:ins w:author="Rui André Vidal" w:date="2026-03-25T22:38:00Z" w16du:dateUtc="2026-03-25T22:38:09Z" w:id="3396"/>
          <w:rFonts w:ascii="Calibri Light" w:hAnsi="Calibri Light" w:eastAsia="Calibri Light" w:cs="Calibri Light"/>
          <w:b/>
          <w:bCs/>
          <w:sz w:val="20"/>
          <w:szCs w:val="20"/>
        </w:rPr>
        <w:pPrChange w:author="Rui André Vidal" w:date="2026-03-25T22:38:00Z" w:id="3397">
          <w:pPr/>
        </w:pPrChange>
      </w:pPr>
      <w:ins w:author="Rui André Vidal" w:date="2026-03-25T22:38:00Z" w16du:dateUtc="2026-03-25T22:38:09Z" w:id="3398">
        <w:r w:rsidRPr="4CCB09DA">
          <w:rPr>
            <w:rFonts w:ascii="Calibri Light" w:hAnsi="Calibri Light" w:eastAsia="Calibri Light" w:cs="Calibri Light"/>
            <w:b/>
            <w:bCs/>
            <w:sz w:val="20"/>
            <w:szCs w:val="20"/>
          </w:rPr>
          <w:t>11. Desmame (processo e critérios)</w:t>
        </w:r>
      </w:ins>
    </w:p>
    <w:tbl>
      <w:tblPr>
        <w:tblW w:w="0" w:type="auto"/>
        <w:tblLook w:val="04A0" w:firstRow="1" w:lastRow="0" w:firstColumn="1" w:lastColumn="0" w:noHBand="0" w:noVBand="1"/>
      </w:tblPr>
      <w:tblGrid>
        <w:gridCol w:w="1933"/>
        <w:gridCol w:w="1933"/>
        <w:gridCol w:w="1798"/>
        <w:gridCol w:w="1798"/>
        <w:gridCol w:w="1307"/>
      </w:tblGrid>
      <w:tr w:rsidR="4CCB09DA" w:rsidTr="420E2B96" w14:paraId="563EC14D" w14:textId="77777777">
        <w:trPr>
          <w:trHeight w:val="300"/>
          <w:ins w:author="Rui André Vidal" w:date="2026-03-25T22:38:00Z" w:id="3399"/>
        </w:trPr>
        <w:tc>
          <w:tcPr>
            <w:tcW w:w="1376" w:type="dxa"/>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vAlign w:val="center"/>
          </w:tcPr>
          <w:p w:rsidR="4CCB09DA" w:rsidRDefault="4CCB09DA" w14:paraId="12116F68" w14:textId="347D205E">
            <w:pPr>
              <w:spacing w:after="0"/>
              <w:jc w:val="center"/>
              <w:rPr>
                <w:rFonts w:ascii="Calibri Light" w:hAnsi="Calibri Light" w:eastAsia="Calibri Light" w:cs="Calibri Light"/>
                <w:b/>
                <w:bCs/>
                <w:sz w:val="18"/>
                <w:szCs w:val="18"/>
                <w:lang w:val="en-US"/>
              </w:rPr>
              <w:pPrChange w:author="Rui André Vidal" w:date="2026-03-25T22:38:00Z" w:id="3400">
                <w:pPr/>
              </w:pPrChange>
            </w:pPr>
            <w:ins w:author="Rui André Vidal" w:date="2026-03-25T22:38:00Z" w16du:dateUtc="2026-03-25T22:38:09Z" w:id="3401">
              <w:r w:rsidRPr="4CCB09DA">
                <w:rPr>
                  <w:rFonts w:ascii="Calibri Light" w:hAnsi="Calibri Light" w:eastAsia="Calibri Light" w:cs="Calibri Light"/>
                  <w:b/>
                  <w:bCs/>
                  <w:sz w:val="18"/>
                  <w:szCs w:val="18"/>
                  <w:lang w:val="en-US"/>
                </w:rPr>
                <w:t>Critério</w:t>
              </w:r>
            </w:ins>
          </w:p>
        </w:tc>
        <w:tc>
          <w:tcPr>
            <w:tcW w:w="1721" w:type="dxa"/>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vAlign w:val="center"/>
          </w:tcPr>
          <w:p w:rsidR="4CCB09DA" w:rsidRDefault="4CCB09DA" w14:paraId="23F55A8C" w14:textId="23B1A986">
            <w:pPr>
              <w:spacing w:after="0"/>
              <w:jc w:val="center"/>
              <w:rPr>
                <w:rFonts w:ascii="Calibri Light" w:hAnsi="Calibri Light" w:eastAsia="Calibri Light" w:cs="Calibri Light"/>
                <w:b/>
                <w:bCs/>
                <w:sz w:val="18"/>
                <w:szCs w:val="18"/>
                <w:lang w:val="en-US"/>
              </w:rPr>
              <w:pPrChange w:author="Rui André Vidal" w:date="2026-03-25T22:38:00Z" w:id="3402">
                <w:pPr/>
              </w:pPrChange>
            </w:pPr>
            <w:ins w:author="Rui André Vidal" w:date="2026-03-25T22:38:00Z" w16du:dateUtc="2026-03-25T22:38:09Z" w:id="3403">
              <w:r w:rsidRPr="4CCB09DA">
                <w:rPr>
                  <w:rFonts w:ascii="Calibri Light" w:hAnsi="Calibri Light" w:eastAsia="Calibri Light" w:cs="Calibri Light"/>
                  <w:b/>
                  <w:bCs/>
                  <w:sz w:val="18"/>
                  <w:szCs w:val="18"/>
                  <w:lang w:val="en-US"/>
                </w:rPr>
                <w:t>Regulamento (UE) 2023/0447</w:t>
              </w:r>
            </w:ins>
          </w:p>
        </w:tc>
        <w:tc>
          <w:tcPr>
            <w:tcW w:w="1893" w:type="dxa"/>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vAlign w:val="center"/>
          </w:tcPr>
          <w:p w:rsidR="4CCB09DA" w:rsidRDefault="4CCB09DA" w14:paraId="799F5412" w14:textId="07F57FD0">
            <w:pPr>
              <w:spacing w:after="0"/>
              <w:jc w:val="center"/>
              <w:rPr>
                <w:rFonts w:ascii="Calibri Light" w:hAnsi="Calibri Light" w:eastAsia="Calibri Light" w:cs="Calibri Light"/>
                <w:b/>
                <w:bCs/>
                <w:sz w:val="18"/>
                <w:szCs w:val="18"/>
                <w:lang w:val="en-US"/>
              </w:rPr>
              <w:pPrChange w:author="Rui André Vidal" w:date="2026-03-25T22:38:00Z" w:id="3404">
                <w:pPr/>
              </w:pPrChange>
            </w:pPr>
            <w:ins w:author="Rui André Vidal" w:date="2026-03-25T22:38:00Z" w16du:dateUtc="2026-03-25T22:38:09Z" w:id="3405">
              <w:r w:rsidRPr="4CCB09DA">
                <w:rPr>
                  <w:rFonts w:ascii="Calibri Light" w:hAnsi="Calibri Light" w:eastAsia="Calibri Light" w:cs="Calibri Light"/>
                  <w:b/>
                  <w:bCs/>
                  <w:sz w:val="18"/>
                  <w:szCs w:val="18"/>
                  <w:lang w:val="en-US"/>
                </w:rPr>
                <w:t>@codigo</w:t>
              </w:r>
              <w:r>
                <w:br/>
              </w:r>
              <w:r w:rsidRPr="4CCB09DA">
                <w:rPr>
                  <w:rFonts w:ascii="Calibri Light" w:hAnsi="Calibri Light" w:eastAsia="Calibri Light" w:cs="Calibri Light"/>
                  <w:b/>
                  <w:bCs/>
                  <w:sz w:val="18"/>
                  <w:szCs w:val="18"/>
                  <w:lang w:val="en-US"/>
                </w:rPr>
                <w:t xml:space="preserve"> (proposta DL 214/2013)</w:t>
              </w:r>
            </w:ins>
          </w:p>
        </w:tc>
        <w:tc>
          <w:tcPr>
            <w:tcW w:w="1893" w:type="dxa"/>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vAlign w:val="center"/>
          </w:tcPr>
          <w:p w:rsidR="4CCB09DA" w:rsidRDefault="4CCB09DA" w14:paraId="39A7B1BA" w14:textId="12CA6B53">
            <w:pPr>
              <w:spacing w:after="0"/>
              <w:jc w:val="center"/>
              <w:rPr>
                <w:rFonts w:ascii="Calibri Light" w:hAnsi="Calibri Light" w:eastAsia="Calibri Light" w:cs="Calibri Light"/>
                <w:b/>
                <w:bCs/>
                <w:sz w:val="18"/>
                <w:szCs w:val="18"/>
                <w:lang w:val="en-US"/>
              </w:rPr>
              <w:pPrChange w:author="Rui André Vidal" w:date="2026-03-25T22:38:00Z" w:id="3406">
                <w:pPr/>
              </w:pPrChange>
            </w:pPr>
            <w:ins w:author="Rui André Vidal" w:date="2026-03-25T22:38:00Z" w16du:dateUtc="2026-03-25T22:38:09Z" w:id="3407">
              <w:r w:rsidRPr="4CCB09DA">
                <w:rPr>
                  <w:rFonts w:ascii="Calibri Light" w:hAnsi="Calibri Light" w:eastAsia="Calibri Light" w:cs="Calibri Light"/>
                  <w:b/>
                  <w:bCs/>
                  <w:sz w:val="18"/>
                  <w:szCs w:val="18"/>
                  <w:lang w:val="en-US"/>
                </w:rPr>
                <w:t>@rgbeac</w:t>
              </w:r>
              <w:r>
                <w:br/>
              </w:r>
              <w:r w:rsidRPr="4CCB09DA">
                <w:rPr>
                  <w:rFonts w:ascii="Calibri Light" w:hAnsi="Calibri Light" w:eastAsia="Calibri Light" w:cs="Calibri Light"/>
                  <w:b/>
                  <w:bCs/>
                  <w:sz w:val="18"/>
                  <w:szCs w:val="18"/>
                  <w:lang w:val="en-US"/>
                </w:rPr>
                <w:t xml:space="preserve"> (proposta jun. 2025)</w:t>
              </w:r>
            </w:ins>
          </w:p>
        </w:tc>
        <w:tc>
          <w:tcPr>
            <w:tcW w:w="1893" w:type="dxa"/>
            <w:tcBorders>
              <w:top w:val="single" w:color="auto" w:sz="8" w:space="0"/>
              <w:left w:val="single" w:color="auto" w:sz="8" w:space="0"/>
              <w:bottom w:val="single" w:color="auto" w:sz="8" w:space="0"/>
              <w:right w:val="single" w:color="auto" w:sz="8" w:space="0"/>
            </w:tcBorders>
            <w:tcMar>
              <w:left w:w="108" w:type="dxa"/>
              <w:right w:w="108" w:type="dxa"/>
            </w:tcMar>
          </w:tcPr>
          <w:p w:rsidR="4CCB09DA" w:rsidRDefault="4CCB09DA" w14:paraId="7D80104C" w14:textId="0DA75D8F">
            <w:pPr>
              <w:spacing w:after="0"/>
              <w:jc w:val="center"/>
              <w:rPr>
                <w:rFonts w:ascii="Calibri Light" w:hAnsi="Calibri Light" w:eastAsia="Calibri Light" w:cs="Calibri Light"/>
                <w:b/>
                <w:bCs/>
                <w:sz w:val="18"/>
                <w:szCs w:val="18"/>
                <w:lang w:val="en-US"/>
              </w:rPr>
              <w:pPrChange w:author="Rui André Vidal" w:date="2026-03-25T22:38:00Z" w:id="3408">
                <w:pPr/>
              </w:pPrChange>
            </w:pPr>
            <w:ins w:author="Rui André Vidal" w:date="2026-03-25T22:38:00Z" w16du:dateUtc="2026-03-25T22:38:09Z" w:id="3409">
              <w:r w:rsidRPr="4CCB09DA">
                <w:rPr>
                  <w:rFonts w:ascii="Calibri Light" w:hAnsi="Calibri Light" w:eastAsia="Calibri Light" w:cs="Calibri Light"/>
                  <w:b/>
                  <w:bCs/>
                  <w:sz w:val="18"/>
                  <w:szCs w:val="18"/>
                  <w:lang w:val="en-US"/>
                </w:rPr>
                <w:t>Proposta</w:t>
              </w:r>
            </w:ins>
          </w:p>
        </w:tc>
      </w:tr>
      <w:tr w:rsidR="4CCB09DA" w:rsidTr="420E2B96" w14:paraId="5A476092" w14:textId="77777777">
        <w:trPr>
          <w:trHeight w:val="300"/>
          <w:ins w:author="Rui André Vidal" w:date="2026-03-25T22:38:00Z" w:id="3410"/>
        </w:trPr>
        <w:tc>
          <w:tcPr>
            <w:tcW w:w="1376" w:type="dxa"/>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tcPr>
          <w:p w:rsidR="4CCB09DA" w:rsidRDefault="4CCB09DA" w14:paraId="33D462E5" w14:textId="0593B288">
            <w:pPr>
              <w:spacing w:after="0"/>
              <w:rPr>
                <w:rFonts w:ascii="Calibri Light" w:hAnsi="Calibri Light" w:eastAsia="Calibri Light" w:cs="Calibri Light"/>
                <w:b/>
                <w:bCs/>
                <w:sz w:val="16"/>
                <w:szCs w:val="16"/>
              </w:rPr>
              <w:pPrChange w:author="Rui André Vidal" w:date="2026-03-25T22:38:00Z" w:id="3411">
                <w:pPr/>
              </w:pPrChange>
            </w:pPr>
            <w:ins w:author="Rui André Vidal" w:date="2026-03-25T22:38:00Z" w16du:dateUtc="2026-03-25T22:38:09Z" w:id="3412">
              <w:r w:rsidRPr="4CCB09DA">
                <w:rPr>
                  <w:rFonts w:ascii="Calibri Light" w:hAnsi="Calibri Light" w:eastAsia="Calibri Light" w:cs="Calibri Light"/>
                  <w:b/>
                  <w:bCs/>
                  <w:sz w:val="16"/>
                  <w:szCs w:val="16"/>
                </w:rPr>
                <w:t>Processo de desmame — duração e método</w:t>
              </w:r>
            </w:ins>
          </w:p>
        </w:tc>
        <w:tc>
          <w:tcPr>
            <w:tcW w:w="1721" w:type="dxa"/>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tcPr>
          <w:p w:rsidR="4CCB09DA" w:rsidRDefault="51D219D2" w14:paraId="2BAC509A" w14:textId="2ED37F9C">
            <w:pPr>
              <w:spacing w:after="0"/>
              <w:rPr>
                <w:rFonts w:ascii="Calibri Light" w:hAnsi="Calibri Light" w:eastAsia="Calibri Light" w:cs="Calibri Light"/>
                <w:sz w:val="16"/>
                <w:szCs w:val="16"/>
              </w:rPr>
              <w:pPrChange w:author="Rui André Vidal" w:date="2026-03-25T22:38:00Z" w:id="3413">
                <w:pPr/>
              </w:pPrChange>
            </w:pPr>
            <w:ins w:author="Rui André Vidal" w:date="2026-03-25T22:38:00Z" w16du:dateUtc="2026-03-25T22:38:09Z" w:id="3414">
              <w:r w:rsidRPr="420E2B96">
                <w:rPr>
                  <w:rFonts w:ascii="Calibri Light" w:hAnsi="Calibri Light" w:eastAsia="Calibri Light" w:cs="Calibri Light"/>
                  <w:sz w:val="16"/>
                  <w:szCs w:val="16"/>
                </w:rPr>
                <w:t>Introdução gradual de alimentos sólidos ao longo de um período não inferior a 7 dias</w:t>
              </w:r>
            </w:ins>
            <w:r w:rsidR="4CCB09DA">
              <w:br/>
            </w:r>
            <w:ins w:author="Rui André Vidal" w:date="2026-03-25T22:38:00Z" w16du:dateUtc="2026-03-25T22:38:09Z" w:id="3415">
              <w:r w:rsidRPr="420E2B96">
                <w:rPr>
                  <w:rFonts w:ascii="Calibri Light" w:hAnsi="Calibri Light" w:eastAsia="Calibri Light" w:cs="Calibri Light"/>
                  <w:sz w:val="16"/>
                  <w:szCs w:val="16"/>
                </w:rPr>
                <w:t xml:space="preserve"> (Anexo I, n.º </w:t>
              </w:r>
            </w:ins>
            <w:ins w:author="Rui André Vidal" w:date="2026-04-07T08:41:00Z" w16du:dateUtc="2026-04-07T08:41:26Z" w:id="3416">
              <w:r w:rsidRPr="420E2B96" w:rsidR="1F90834F">
                <w:rPr>
                  <w:rFonts w:ascii="Calibri Light" w:hAnsi="Calibri Light" w:eastAsia="Calibri Light" w:cs="Calibri Light"/>
                  <w:sz w:val="16"/>
                  <w:szCs w:val="16"/>
                </w:rPr>
                <w:t>1.4</w:t>
              </w:r>
            </w:ins>
            <w:ins w:author="Rui André Vidal" w:date="2026-03-25T22:38:00Z" w16du:dateUtc="2026-03-25T22:38:09Z" w:id="3417">
              <w:r w:rsidRPr="420E2B96">
                <w:rPr>
                  <w:rFonts w:ascii="Calibri Light" w:hAnsi="Calibri Light" w:eastAsia="Calibri Light" w:cs="Calibri Light"/>
                  <w:sz w:val="16"/>
                  <w:szCs w:val="16"/>
                </w:rPr>
                <w:t>)</w:t>
              </w:r>
            </w:ins>
          </w:p>
        </w:tc>
        <w:tc>
          <w:tcPr>
            <w:tcW w:w="1893" w:type="dxa"/>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tcPr>
          <w:p w:rsidR="4CCB09DA" w:rsidRDefault="4CCB09DA" w14:paraId="45C81E37" w14:textId="7D1FDF49">
            <w:pPr>
              <w:spacing w:after="0"/>
              <w:rPr>
                <w:rFonts w:ascii="Calibri Light" w:hAnsi="Calibri Light" w:eastAsia="Calibri Light" w:cs="Calibri Light"/>
                <w:sz w:val="16"/>
                <w:szCs w:val="16"/>
              </w:rPr>
              <w:pPrChange w:author="Rui André Vidal" w:date="2026-03-25T22:38:00Z" w:id="3418">
                <w:pPr/>
              </w:pPrChange>
            </w:pPr>
            <w:ins w:author="Rui André Vidal" w:date="2026-03-25T22:38:00Z" w16du:dateUtc="2026-03-25T22:38:09Z" w:id="3419">
              <w:r w:rsidRPr="4CCB09DA">
                <w:rPr>
                  <w:rFonts w:ascii="Calibri Light" w:hAnsi="Calibri Light" w:eastAsia="Calibri Light" w:cs="Calibri Light"/>
                  <w:sz w:val="16"/>
                  <w:szCs w:val="16"/>
                </w:rPr>
                <w:t>Não regulado especificamente.</w:t>
              </w:r>
              <w:r>
                <w:br/>
              </w:r>
              <w:r w:rsidRPr="4CCB09DA">
                <w:rPr>
                  <w:rFonts w:ascii="Calibri Light" w:hAnsi="Calibri Light" w:eastAsia="Calibri Light" w:cs="Calibri Light"/>
                  <w:sz w:val="16"/>
                  <w:szCs w:val="16"/>
                </w:rPr>
                <w:t xml:space="preserve"> Prevê programa de alimentação adequado à fase fisiológica — Art.º 8.º, n.º 2, al. a) por referência ao Anexo I)</w:t>
              </w:r>
            </w:ins>
          </w:p>
        </w:tc>
        <w:tc>
          <w:tcPr>
            <w:tcW w:w="1893" w:type="dxa"/>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tcPr>
          <w:p w:rsidR="4CCB09DA" w:rsidRDefault="4CCB09DA" w14:paraId="08FB275A" w14:textId="4C927DF6">
            <w:pPr>
              <w:spacing w:after="0"/>
              <w:rPr>
                <w:rFonts w:ascii="Calibri Light" w:hAnsi="Calibri Light" w:eastAsia="Calibri Light" w:cs="Calibri Light"/>
                <w:sz w:val="16"/>
                <w:szCs w:val="16"/>
              </w:rPr>
              <w:pPrChange w:author="Rui André Vidal" w:date="2026-03-25T22:38:00Z" w:id="3420">
                <w:pPr/>
              </w:pPrChange>
            </w:pPr>
            <w:ins w:author="Rui André Vidal" w:date="2026-03-25T22:38:00Z" w16du:dateUtc="2026-03-25T22:38:09Z" w:id="3421">
              <w:r w:rsidRPr="4CCB09DA">
                <w:rPr>
                  <w:rFonts w:ascii="Calibri Light" w:hAnsi="Calibri Light" w:eastAsia="Calibri Light" w:cs="Calibri Light"/>
                  <w:sz w:val="16"/>
                  <w:szCs w:val="16"/>
                </w:rPr>
                <w:t>«Período de desmame gradual» salvaguardado antes da separação</w:t>
              </w:r>
              <w:r>
                <w:br/>
              </w:r>
              <w:r w:rsidRPr="4CCB09DA">
                <w:rPr>
                  <w:rFonts w:ascii="Calibri Light" w:hAnsi="Calibri Light" w:eastAsia="Calibri Light" w:cs="Calibri Light"/>
                  <w:sz w:val="16"/>
                  <w:szCs w:val="16"/>
                </w:rPr>
                <w:t xml:space="preserve"> (Art.º 70.º, n.º 5 — não especifica duração)</w:t>
              </w:r>
            </w:ins>
          </w:p>
        </w:tc>
        <w:tc>
          <w:tcPr>
            <w:tcW w:w="1893" w:type="dxa"/>
            <w:tcBorders>
              <w:top w:val="single" w:color="auto" w:sz="8" w:space="0"/>
              <w:left w:val="single" w:color="auto" w:sz="8" w:space="0"/>
              <w:bottom w:val="single" w:color="auto" w:sz="8" w:space="0"/>
              <w:right w:val="single" w:color="auto" w:sz="8" w:space="0"/>
            </w:tcBorders>
            <w:tcMar>
              <w:left w:w="108" w:type="dxa"/>
              <w:right w:w="108" w:type="dxa"/>
            </w:tcMar>
          </w:tcPr>
          <w:p w:rsidR="4CCB09DA" w:rsidRDefault="4CCB09DA" w14:paraId="0BE4E9E0" w14:textId="32BDFE18">
            <w:pPr>
              <w:spacing w:after="0"/>
              <w:rPr>
                <w:rFonts w:ascii="Calibri Light" w:hAnsi="Calibri Light" w:eastAsia="Calibri Light" w:cs="Calibri Light"/>
                <w:sz w:val="16"/>
                <w:szCs w:val="16"/>
              </w:rPr>
              <w:pPrChange w:author="Rui André Vidal" w:date="2026-03-25T22:38:00Z" w:id="3422">
                <w:pPr/>
              </w:pPrChange>
            </w:pPr>
            <w:ins w:author="Rui André Vidal" w:date="2026-03-25T22:38:00Z" w16du:dateUtc="2026-03-25T22:38:09Z" w:id="3423">
              <w:r w:rsidRPr="4CCB09DA">
                <w:rPr>
                  <w:rFonts w:ascii="Calibri Light" w:hAnsi="Calibri Light" w:eastAsia="Calibri Light" w:cs="Calibri Light"/>
                  <w:sz w:val="16"/>
                  <w:szCs w:val="16"/>
                </w:rPr>
                <w:t>Regulamento + rgbeac</w:t>
              </w:r>
            </w:ins>
          </w:p>
        </w:tc>
      </w:tr>
      <w:tr w:rsidR="4CCB09DA" w:rsidTr="420E2B96" w14:paraId="336B1D5F" w14:textId="77777777">
        <w:trPr>
          <w:trHeight w:val="300"/>
          <w:ins w:author="Rui André Vidal" w:date="2026-03-25T22:38:00Z" w:id="3424"/>
        </w:trPr>
        <w:tc>
          <w:tcPr>
            <w:tcW w:w="1376" w:type="dxa"/>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tcPr>
          <w:p w:rsidR="4CCB09DA" w:rsidRDefault="4CCB09DA" w14:paraId="7237AA9E" w14:textId="128D37C1">
            <w:pPr>
              <w:spacing w:after="0"/>
              <w:rPr>
                <w:rFonts w:ascii="Calibri Light" w:hAnsi="Calibri Light" w:eastAsia="Calibri Light" w:cs="Calibri Light"/>
                <w:b/>
                <w:bCs/>
                <w:sz w:val="16"/>
                <w:szCs w:val="16"/>
              </w:rPr>
              <w:pPrChange w:author="Rui André Vidal" w:date="2026-03-25T22:38:00Z" w:id="3425">
                <w:pPr/>
              </w:pPrChange>
            </w:pPr>
            <w:ins w:author="Rui André Vidal" w:date="2026-03-25T22:38:00Z" w16du:dateUtc="2026-03-25T22:38:09Z" w:id="3426">
              <w:r w:rsidRPr="4CCB09DA">
                <w:rPr>
                  <w:rFonts w:ascii="Calibri Light" w:hAnsi="Calibri Light" w:eastAsia="Calibri Light" w:cs="Calibri Light"/>
                  <w:b/>
                  <w:bCs/>
                  <w:sz w:val="16"/>
                  <w:szCs w:val="16"/>
                </w:rPr>
                <w:t>Idade mínima para conclusão do desmame</w:t>
              </w:r>
            </w:ins>
          </w:p>
        </w:tc>
        <w:tc>
          <w:tcPr>
            <w:tcW w:w="1721" w:type="dxa"/>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tcPr>
          <w:p w:rsidR="4CCB09DA" w:rsidRDefault="51D219D2" w14:paraId="22C07C52" w14:textId="2AF46D21">
            <w:pPr>
              <w:spacing w:after="0"/>
              <w:rPr>
                <w:rFonts w:ascii="Calibri Light" w:hAnsi="Calibri Light" w:eastAsia="Calibri Light" w:cs="Calibri Light"/>
                <w:sz w:val="16"/>
                <w:szCs w:val="16"/>
              </w:rPr>
              <w:pPrChange w:author="Rui André Vidal" w:date="2026-03-25T22:38:00Z" w:id="3427">
                <w:pPr/>
              </w:pPrChange>
            </w:pPr>
            <w:ins w:author="Rui André Vidal" w:date="2026-03-25T22:38:00Z" w16du:dateUtc="2026-03-25T22:38:09Z" w:id="3428">
              <w:r w:rsidRPr="420E2B96">
                <w:rPr>
                  <w:rFonts w:ascii="Calibri Light" w:hAnsi="Calibri Light" w:eastAsia="Calibri Light" w:cs="Calibri Light"/>
                  <w:sz w:val="16"/>
                  <w:szCs w:val="16"/>
                </w:rPr>
                <w:t>Não antes das 6 semanas de idade (tanto para cachorros como para gatinhos)</w:t>
              </w:r>
            </w:ins>
            <w:r w:rsidR="4CCB09DA">
              <w:br/>
            </w:r>
            <w:ins w:author="Rui André Vidal" w:date="2026-03-25T22:38:00Z" w16du:dateUtc="2026-03-25T22:38:09Z" w:id="3429">
              <w:r w:rsidRPr="420E2B96">
                <w:rPr>
                  <w:rFonts w:ascii="Calibri Light" w:hAnsi="Calibri Light" w:eastAsia="Calibri Light" w:cs="Calibri Light"/>
                  <w:sz w:val="16"/>
                  <w:szCs w:val="16"/>
                </w:rPr>
                <w:t xml:space="preserve"> (Anexo I, n.º </w:t>
              </w:r>
            </w:ins>
            <w:ins w:author="Rui André Vidal" w:date="2026-04-07T08:41:00Z" w16du:dateUtc="2026-04-07T08:41:39Z" w:id="3430">
              <w:r w:rsidRPr="420E2B96" w:rsidR="619C0C0F">
                <w:rPr>
                  <w:rFonts w:ascii="Calibri Light" w:hAnsi="Calibri Light" w:eastAsia="Calibri Light" w:cs="Calibri Light"/>
                  <w:sz w:val="16"/>
                  <w:szCs w:val="16"/>
                </w:rPr>
                <w:t>1</w:t>
              </w:r>
            </w:ins>
            <w:ins w:author="Rui André Vidal" w:date="2026-03-25T22:38:00Z" w16du:dateUtc="2026-03-25T22:38:09Z" w:id="3431">
              <w:r w:rsidRPr="420E2B96">
                <w:rPr>
                  <w:rFonts w:ascii="Calibri Light" w:hAnsi="Calibri Light" w:eastAsia="Calibri Light" w:cs="Calibri Light"/>
                  <w:sz w:val="16"/>
                  <w:szCs w:val="16"/>
                </w:rPr>
                <w:t>.4)</w:t>
              </w:r>
            </w:ins>
          </w:p>
        </w:tc>
        <w:tc>
          <w:tcPr>
            <w:tcW w:w="1893" w:type="dxa"/>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tcPr>
          <w:p w:rsidR="4CCB09DA" w:rsidRDefault="4CCB09DA" w14:paraId="53CCC688" w14:textId="78BFC495">
            <w:pPr>
              <w:spacing w:after="0"/>
              <w:rPr>
                <w:rFonts w:ascii="Calibri Light" w:hAnsi="Calibri Light" w:eastAsia="Calibri Light" w:cs="Calibri Light"/>
                <w:sz w:val="16"/>
                <w:szCs w:val="16"/>
              </w:rPr>
              <w:pPrChange w:author="Rui André Vidal" w:date="2026-03-25T22:38:00Z" w:id="3432">
                <w:pPr/>
              </w:pPrChange>
            </w:pPr>
            <w:ins w:author="Rui André Vidal" w:date="2026-03-25T22:38:00Z" w16du:dateUtc="2026-03-25T22:38:09Z" w:id="3433">
              <w:r w:rsidRPr="4CCB09DA">
                <w:rPr>
                  <w:rFonts w:ascii="Calibri Light" w:hAnsi="Calibri Light" w:eastAsia="Calibri Light" w:cs="Calibri Light"/>
                  <w:sz w:val="16"/>
                  <w:szCs w:val="16"/>
                  <w:lang w:val="en-US"/>
                </w:rPr>
                <w:t>Não regulado</w:t>
              </w:r>
              <w:r w:rsidRPr="4CCB09DA">
                <w:rPr>
                  <w:rFonts w:ascii="Calibri Light" w:hAnsi="Calibri Light" w:eastAsia="Calibri Light" w:cs="Calibri Light"/>
                  <w:sz w:val="16"/>
                  <w:szCs w:val="16"/>
                </w:rPr>
                <w:t xml:space="preserve"> explicitamente</w:t>
              </w:r>
            </w:ins>
          </w:p>
        </w:tc>
        <w:tc>
          <w:tcPr>
            <w:tcW w:w="1893" w:type="dxa"/>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tcPr>
          <w:p w:rsidR="4CCB09DA" w:rsidRDefault="4CCB09DA" w14:paraId="3DAECFBF" w14:textId="3B4A0F9B">
            <w:pPr>
              <w:spacing w:after="0"/>
              <w:rPr>
                <w:rFonts w:ascii="Calibri Light" w:hAnsi="Calibri Light" w:eastAsia="Calibri Light" w:cs="Calibri Light"/>
                <w:sz w:val="16"/>
                <w:szCs w:val="16"/>
              </w:rPr>
              <w:pPrChange w:author="Rui André Vidal" w:date="2026-03-25T22:38:00Z" w:id="3434">
                <w:pPr/>
              </w:pPrChange>
            </w:pPr>
            <w:ins w:author="Rui André Vidal" w:date="2026-03-25T22:38:00Z" w16du:dateUtc="2026-03-25T22:38:09Z" w:id="3435">
              <w:r w:rsidRPr="4CCB09DA">
                <w:rPr>
                  <w:rFonts w:ascii="Calibri Light" w:hAnsi="Calibri Light" w:eastAsia="Calibri Light" w:cs="Calibri Light"/>
                  <w:sz w:val="16"/>
                  <w:szCs w:val="16"/>
                </w:rPr>
                <w:t>Não regulado explicitamente</w:t>
              </w:r>
            </w:ins>
          </w:p>
        </w:tc>
        <w:tc>
          <w:tcPr>
            <w:tcW w:w="1893" w:type="dxa"/>
            <w:tcBorders>
              <w:top w:val="single" w:color="auto" w:sz="8" w:space="0"/>
              <w:left w:val="single" w:color="auto" w:sz="8" w:space="0"/>
              <w:bottom w:val="single" w:color="auto" w:sz="8" w:space="0"/>
              <w:right w:val="single" w:color="auto" w:sz="8" w:space="0"/>
            </w:tcBorders>
            <w:tcMar>
              <w:left w:w="108" w:type="dxa"/>
              <w:right w:w="108" w:type="dxa"/>
            </w:tcMar>
          </w:tcPr>
          <w:p w:rsidR="4CCB09DA" w:rsidRDefault="4CCB09DA" w14:paraId="004A8674" w14:textId="1469ED6F">
            <w:pPr>
              <w:spacing w:after="0"/>
              <w:rPr>
                <w:rFonts w:ascii="Calibri Light" w:hAnsi="Calibri Light" w:eastAsia="Calibri Light" w:cs="Calibri Light"/>
                <w:sz w:val="16"/>
                <w:szCs w:val="16"/>
              </w:rPr>
              <w:pPrChange w:author="Rui André Vidal" w:date="2026-03-25T22:38:00Z" w:id="3436">
                <w:pPr/>
              </w:pPrChange>
            </w:pPr>
            <w:ins w:author="Rui André Vidal" w:date="2026-03-25T22:38:00Z" w16du:dateUtc="2026-03-25T22:38:09Z" w:id="3437">
              <w:r w:rsidRPr="4CCB09DA">
                <w:rPr>
                  <w:rFonts w:ascii="Calibri Light" w:hAnsi="Calibri Light" w:eastAsia="Calibri Light" w:cs="Calibri Light"/>
                  <w:sz w:val="16"/>
                  <w:szCs w:val="16"/>
                </w:rPr>
                <w:t>Regulamento</w:t>
              </w:r>
            </w:ins>
          </w:p>
        </w:tc>
      </w:tr>
      <w:tr w:rsidR="4CCB09DA" w:rsidTr="420E2B96" w14:paraId="45517738" w14:textId="77777777">
        <w:trPr>
          <w:trHeight w:val="300"/>
          <w:ins w:author="Rui André Vidal" w:date="2026-03-25T22:38:00Z" w:id="3438"/>
        </w:trPr>
        <w:tc>
          <w:tcPr>
            <w:tcW w:w="1376" w:type="dxa"/>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tcPr>
          <w:p w:rsidR="4CCB09DA" w:rsidRDefault="4CCB09DA" w14:paraId="10D88E79" w14:textId="26C16B31">
            <w:pPr>
              <w:spacing w:after="0"/>
              <w:rPr>
                <w:rFonts w:ascii="Calibri Light" w:hAnsi="Calibri Light" w:eastAsia="Calibri Light" w:cs="Calibri Light"/>
                <w:b/>
                <w:bCs/>
                <w:sz w:val="16"/>
                <w:szCs w:val="16"/>
              </w:rPr>
              <w:pPrChange w:author="Rui André Vidal" w:date="2026-03-25T22:38:00Z" w:id="3439">
                <w:pPr/>
              </w:pPrChange>
            </w:pPr>
            <w:ins w:author="Rui André Vidal" w:date="2026-03-25T22:38:00Z" w16du:dateUtc="2026-03-25T22:38:09Z" w:id="3440">
              <w:r w:rsidRPr="4CCB09DA">
                <w:rPr>
                  <w:rFonts w:ascii="Calibri Light" w:hAnsi="Calibri Light" w:eastAsia="Calibri Light" w:cs="Calibri Light"/>
                  <w:b/>
                  <w:bCs/>
                  <w:sz w:val="16"/>
                  <w:szCs w:val="16"/>
                </w:rPr>
                <w:t>Alimentação de cachorros/gatinhos não desmamados</w:t>
              </w:r>
            </w:ins>
          </w:p>
        </w:tc>
        <w:tc>
          <w:tcPr>
            <w:tcW w:w="1721" w:type="dxa"/>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tcPr>
          <w:p w:rsidR="4CCB09DA" w:rsidRDefault="4CCB09DA" w14:paraId="3BDFBAE2" w14:textId="5D9F417F">
            <w:pPr>
              <w:spacing w:after="0"/>
              <w:rPr>
                <w:rFonts w:ascii="Calibri Light" w:hAnsi="Calibri Light" w:eastAsia="Calibri Light" w:cs="Calibri Light"/>
                <w:sz w:val="16"/>
                <w:szCs w:val="16"/>
              </w:rPr>
              <w:pPrChange w:author="Rui André Vidal" w:date="2026-03-25T22:38:00Z" w:id="3441">
                <w:pPr/>
              </w:pPrChange>
            </w:pPr>
            <w:ins w:author="Rui André Vidal" w:date="2026-03-25T22:38:00Z" w16du:dateUtc="2026-03-25T22:38:09Z" w:id="3442">
              <w:r w:rsidRPr="4CCB09DA">
                <w:rPr>
                  <w:rFonts w:ascii="Calibri Light" w:hAnsi="Calibri Light" w:eastAsia="Calibri Light" w:cs="Calibri Light"/>
                  <w:sz w:val="16"/>
                  <w:szCs w:val="16"/>
                </w:rPr>
                <w:t>Colostro nos primeiros 2 dias; depois leite da progenitora ou de cadela/gata lactante; se impossível, sucedâneo de leite específico para cachorros/gatinh</w:t>
              </w:r>
              <w:r w:rsidRPr="4CCB09DA">
                <w:rPr>
                  <w:rFonts w:ascii="Calibri Light" w:hAnsi="Calibri Light" w:eastAsia="Calibri Light" w:cs="Calibri Light"/>
                  <w:sz w:val="16"/>
                  <w:szCs w:val="16"/>
                </w:rPr>
                <w:t>os</w:t>
              </w:r>
              <w:r>
                <w:br/>
              </w:r>
              <w:r w:rsidRPr="4CCB09DA">
                <w:rPr>
                  <w:rFonts w:ascii="Calibri Light" w:hAnsi="Calibri Light" w:eastAsia="Calibri Light" w:cs="Calibri Light"/>
                  <w:sz w:val="16"/>
                  <w:szCs w:val="16"/>
                </w:rPr>
                <w:t xml:space="preserve"> (Anexo I, n.º 2.2)</w:t>
              </w:r>
            </w:ins>
          </w:p>
        </w:tc>
        <w:tc>
          <w:tcPr>
            <w:tcW w:w="1893" w:type="dxa"/>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tcPr>
          <w:p w:rsidR="4CCB09DA" w:rsidRDefault="4CCB09DA" w14:paraId="3BCBB0F8" w14:textId="42726207">
            <w:pPr>
              <w:spacing w:after="0"/>
              <w:rPr>
                <w:ins w:author="Rui André Vidal" w:date="2026-03-25T22:38:00Z" w16du:dateUtc="2026-03-25T22:38:09Z" w:id="3443"/>
                <w:rFonts w:ascii="Calibri Light" w:hAnsi="Calibri Light" w:eastAsia="Calibri Light" w:cs="Calibri Light"/>
                <w:sz w:val="16"/>
                <w:szCs w:val="16"/>
              </w:rPr>
              <w:pPrChange w:author="Rui André Vidal" w:date="2026-03-25T22:38:00Z" w:id="3444">
                <w:pPr/>
              </w:pPrChange>
            </w:pPr>
            <w:ins w:author="Rui André Vidal" w:date="2026-03-25T22:38:00Z" w16du:dateUtc="2026-03-25T22:38:09Z" w:id="3445">
              <w:r w:rsidRPr="4CCB09DA">
                <w:rPr>
                  <w:rFonts w:ascii="Calibri Light" w:hAnsi="Calibri Light" w:eastAsia="Calibri Light" w:cs="Calibri Light"/>
                  <w:sz w:val="16"/>
                  <w:szCs w:val="16"/>
                </w:rPr>
                <w:t>Não regulado especificamente.</w:t>
              </w:r>
            </w:ins>
          </w:p>
          <w:p w:rsidR="4CCB09DA" w:rsidRDefault="4CCB09DA" w14:paraId="7A842F2C" w14:textId="38F7A4BE">
            <w:pPr>
              <w:spacing w:after="0"/>
              <w:rPr>
                <w:ins w:author="Rui André Vidal" w:date="2026-03-25T22:38:00Z" w16du:dateUtc="2026-03-25T22:38:09Z" w:id="3446"/>
                <w:rFonts w:ascii="Calibri Light" w:hAnsi="Calibri Light" w:eastAsia="Calibri Light" w:cs="Calibri Light"/>
                <w:sz w:val="16"/>
                <w:szCs w:val="16"/>
              </w:rPr>
              <w:pPrChange w:author="Rui André Vidal" w:date="2026-03-25T22:38:00Z" w:id="3447">
                <w:pPr/>
              </w:pPrChange>
            </w:pPr>
            <w:ins w:author="Rui André Vidal" w:date="2026-03-25T22:38:00Z" w16du:dateUtc="2026-03-25T22:38:09Z" w:id="3448">
              <w:r w:rsidRPr="4CCB09DA">
                <w:rPr>
                  <w:rFonts w:ascii="Calibri Light" w:hAnsi="Calibri Light" w:eastAsia="Calibri Light" w:cs="Calibri Light"/>
                  <w:sz w:val="16"/>
                  <w:szCs w:val="16"/>
                </w:rPr>
                <w:t xml:space="preserve">Descrito nas condições de alimentação e abeberamento: alimentação deve estar de acordo com fase de evolução </w:t>
              </w:r>
              <w:r w:rsidRPr="4CCB09DA">
                <w:rPr>
                  <w:rFonts w:ascii="Calibri Light" w:hAnsi="Calibri Light" w:eastAsia="Calibri Light" w:cs="Calibri Light"/>
                  <w:sz w:val="16"/>
                  <w:szCs w:val="16"/>
                </w:rPr>
                <w:t>fisiológica – idade, sexo, fêmeas prenhes ou em fase de lactação.</w:t>
              </w:r>
            </w:ins>
          </w:p>
          <w:p w:rsidR="4CCB09DA" w:rsidRDefault="4CCB09DA" w14:paraId="4A622FD6" w14:textId="5878E5DD">
            <w:pPr>
              <w:spacing w:after="0"/>
              <w:rPr>
                <w:rFonts w:ascii="Calibri Light" w:hAnsi="Calibri Light" w:eastAsia="Calibri Light" w:cs="Calibri Light"/>
                <w:sz w:val="16"/>
                <w:szCs w:val="16"/>
              </w:rPr>
              <w:pPrChange w:author="Rui André Vidal" w:date="2026-03-25T22:38:00Z" w:id="3449">
                <w:pPr/>
              </w:pPrChange>
            </w:pPr>
            <w:ins w:author="Rui André Vidal" w:date="2026-03-25T22:38:00Z" w16du:dateUtc="2026-03-25T22:38:09Z" w:id="3450">
              <w:r w:rsidRPr="4CCB09DA">
                <w:rPr>
                  <w:rFonts w:ascii="Calibri Light" w:hAnsi="Calibri Light" w:eastAsia="Calibri Light" w:cs="Calibri Light"/>
                  <w:sz w:val="16"/>
                  <w:szCs w:val="16"/>
                </w:rPr>
                <w:t>(Art. 46º, n.º 1)</w:t>
              </w:r>
            </w:ins>
          </w:p>
        </w:tc>
        <w:tc>
          <w:tcPr>
            <w:tcW w:w="1893" w:type="dxa"/>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tcPr>
          <w:p w:rsidR="4CCB09DA" w:rsidRDefault="4CCB09DA" w14:paraId="071BC419" w14:textId="4D9A4981">
            <w:pPr>
              <w:spacing w:after="0"/>
              <w:rPr>
                <w:ins w:author="Rui André Vidal" w:date="2026-03-25T22:38:00Z" w16du:dateUtc="2026-03-25T22:38:09Z" w:id="3451"/>
                <w:rFonts w:ascii="Calibri Light" w:hAnsi="Calibri Light" w:eastAsia="Calibri Light" w:cs="Calibri Light"/>
                <w:sz w:val="16"/>
                <w:szCs w:val="16"/>
              </w:rPr>
              <w:pPrChange w:author="Rui André Vidal" w:date="2026-03-25T22:38:00Z" w:id="3452">
                <w:pPr/>
              </w:pPrChange>
            </w:pPr>
            <w:ins w:author="Rui André Vidal" w:date="2026-03-25T22:38:00Z" w16du:dateUtc="2026-03-25T22:38:09Z" w:id="3453">
              <w:r w:rsidRPr="4CCB09DA">
                <w:rPr>
                  <w:rFonts w:ascii="Calibri Light" w:hAnsi="Calibri Light" w:eastAsia="Calibri Light" w:cs="Calibri Light"/>
                  <w:sz w:val="16"/>
                  <w:szCs w:val="16"/>
                </w:rPr>
                <w:t>Não regulado especificamente.</w:t>
              </w:r>
            </w:ins>
          </w:p>
          <w:p w:rsidR="4CCB09DA" w:rsidRDefault="4CCB09DA" w14:paraId="6BFB8306" w14:textId="3B3FA321">
            <w:pPr>
              <w:spacing w:after="0"/>
              <w:rPr>
                <w:rFonts w:ascii="Calibri Light" w:hAnsi="Calibri Light" w:eastAsia="Calibri Light" w:cs="Calibri Light"/>
                <w:sz w:val="22"/>
                <w:szCs w:val="22"/>
              </w:rPr>
              <w:pPrChange w:author="Rui André Vidal" w:date="2026-03-25T22:38:00Z" w:id="3454">
                <w:pPr/>
              </w:pPrChange>
            </w:pPr>
            <w:ins w:author="Rui André Vidal" w:date="2026-03-25T22:38:00Z" w16du:dateUtc="2026-03-25T22:38:09Z" w:id="3455">
              <w:r w:rsidRPr="4CCB09DA">
                <w:rPr>
                  <w:rFonts w:ascii="Calibri Light" w:hAnsi="Calibri Light" w:eastAsia="Calibri Light" w:cs="Calibri Light"/>
                  <w:sz w:val="22"/>
                  <w:szCs w:val="22"/>
                </w:rPr>
                <w:t xml:space="preserve"> </w:t>
              </w:r>
            </w:ins>
          </w:p>
        </w:tc>
        <w:tc>
          <w:tcPr>
            <w:tcW w:w="1893" w:type="dxa"/>
            <w:tcBorders>
              <w:top w:val="single" w:color="auto" w:sz="8" w:space="0"/>
              <w:left w:val="single" w:color="auto" w:sz="8" w:space="0"/>
              <w:bottom w:val="single" w:color="auto" w:sz="8" w:space="0"/>
              <w:right w:val="single" w:color="auto" w:sz="8" w:space="0"/>
            </w:tcBorders>
            <w:tcMar>
              <w:left w:w="108" w:type="dxa"/>
              <w:right w:w="108" w:type="dxa"/>
            </w:tcMar>
          </w:tcPr>
          <w:p w:rsidR="4CCB09DA" w:rsidRDefault="4CCB09DA" w14:paraId="5A725E17" w14:textId="179D6352">
            <w:pPr>
              <w:spacing w:after="0"/>
              <w:rPr>
                <w:rFonts w:ascii="Calibri Light" w:hAnsi="Calibri Light" w:eastAsia="Calibri Light" w:cs="Calibri Light"/>
                <w:sz w:val="16"/>
                <w:szCs w:val="16"/>
              </w:rPr>
              <w:pPrChange w:author="Rui André Vidal" w:date="2026-03-25T22:38:00Z" w:id="3456">
                <w:pPr/>
              </w:pPrChange>
            </w:pPr>
            <w:ins w:author="Rui André Vidal" w:date="2026-03-25T22:38:00Z" w16du:dateUtc="2026-03-25T22:38:09Z" w:id="3457">
              <w:r w:rsidRPr="4CCB09DA">
                <w:rPr>
                  <w:rFonts w:ascii="Calibri Light" w:hAnsi="Calibri Light" w:eastAsia="Calibri Light" w:cs="Calibri Light"/>
                  <w:sz w:val="16"/>
                  <w:szCs w:val="16"/>
                </w:rPr>
                <w:t>Regulamento</w:t>
              </w:r>
            </w:ins>
          </w:p>
        </w:tc>
      </w:tr>
      <w:tr w:rsidR="4CCB09DA" w:rsidTr="420E2B96" w14:paraId="0F443BFE" w14:textId="77777777">
        <w:trPr>
          <w:trHeight w:val="300"/>
          <w:ins w:author="Rui André Vidal" w:date="2026-03-25T22:38:00Z" w:id="3458"/>
        </w:trPr>
        <w:tc>
          <w:tcPr>
            <w:tcW w:w="1376" w:type="dxa"/>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tcPr>
          <w:p w:rsidR="4CCB09DA" w:rsidRDefault="4CCB09DA" w14:paraId="759E6A6C" w14:textId="6631AD91">
            <w:pPr>
              <w:spacing w:after="0"/>
              <w:rPr>
                <w:rFonts w:ascii="Calibri Light" w:hAnsi="Calibri Light" w:eastAsia="Calibri Light" w:cs="Calibri Light"/>
                <w:b/>
                <w:bCs/>
                <w:sz w:val="16"/>
                <w:szCs w:val="16"/>
              </w:rPr>
              <w:pPrChange w:author="Rui André Vidal" w:date="2026-03-25T22:38:00Z" w:id="3459">
                <w:pPr/>
              </w:pPrChange>
            </w:pPr>
            <w:ins w:author="Rui André Vidal" w:date="2026-03-25T22:38:00Z" w16du:dateUtc="2026-03-25T22:38:09Z" w:id="3460">
              <w:r w:rsidRPr="4CCB09DA">
                <w:rPr>
                  <w:rFonts w:ascii="Calibri Light" w:hAnsi="Calibri Light" w:eastAsia="Calibri Light" w:cs="Calibri Light"/>
                  <w:b/>
                  <w:bCs/>
                  <w:sz w:val="16"/>
                  <w:szCs w:val="16"/>
                </w:rPr>
                <w:t>Monitorização do crescimento de não desmamados</w:t>
              </w:r>
            </w:ins>
          </w:p>
        </w:tc>
        <w:tc>
          <w:tcPr>
            <w:tcW w:w="1721" w:type="dxa"/>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tcPr>
          <w:p w:rsidR="4CCB09DA" w:rsidRDefault="4CCB09DA" w14:paraId="2427C57E" w14:textId="47DD4B6F">
            <w:pPr>
              <w:spacing w:after="0"/>
              <w:rPr>
                <w:rFonts w:ascii="Calibri Light" w:hAnsi="Calibri Light" w:eastAsia="Calibri Light" w:cs="Calibri Light"/>
                <w:sz w:val="16"/>
                <w:szCs w:val="16"/>
              </w:rPr>
              <w:pPrChange w:author="Rui André Vidal" w:date="2026-03-25T22:38:00Z" w:id="3461">
                <w:pPr/>
              </w:pPrChange>
            </w:pPr>
            <w:ins w:author="Rui André Vidal" w:date="2026-03-25T22:38:00Z" w16du:dateUtc="2026-03-25T22:38:09Z" w:id="3462">
              <w:r w:rsidRPr="4CCB09DA">
                <w:rPr>
                  <w:rFonts w:ascii="Calibri Light" w:hAnsi="Calibri Light" w:eastAsia="Calibri Light" w:cs="Calibri Light"/>
                  <w:sz w:val="16"/>
                  <w:szCs w:val="16"/>
                </w:rPr>
                <w:t>Todos os cachorros/gatinhos não desmamados devem receber leite, sucedâneo ou combinação em quantidade suficiente para ganho de peso constante</w:t>
              </w:r>
              <w:r>
                <w:br/>
              </w:r>
              <w:r w:rsidRPr="4CCB09DA">
                <w:rPr>
                  <w:rFonts w:ascii="Calibri Light" w:hAnsi="Calibri Light" w:eastAsia="Calibri Light" w:cs="Calibri Light"/>
                  <w:sz w:val="16"/>
                  <w:szCs w:val="16"/>
                </w:rPr>
                <w:t xml:space="preserve"> (Anexo I, n.º 3.3)</w:t>
              </w:r>
            </w:ins>
          </w:p>
        </w:tc>
        <w:tc>
          <w:tcPr>
            <w:tcW w:w="1893" w:type="dxa"/>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tcPr>
          <w:p w:rsidR="4CCB09DA" w:rsidRDefault="4CCB09DA" w14:paraId="73927B56" w14:textId="3F956B26">
            <w:pPr>
              <w:spacing w:after="0"/>
              <w:rPr>
                <w:rFonts w:ascii="Calibri Light" w:hAnsi="Calibri Light" w:eastAsia="Calibri Light" w:cs="Calibri Light"/>
                <w:sz w:val="16"/>
                <w:szCs w:val="16"/>
              </w:rPr>
              <w:pPrChange w:author="Rui André Vidal" w:date="2026-03-25T22:38:00Z" w:id="3463">
                <w:pPr/>
              </w:pPrChange>
            </w:pPr>
            <w:ins w:author="Rui André Vidal" w:date="2026-03-25T22:38:00Z" w16du:dateUtc="2026-03-25T22:38:09Z" w:id="3464">
              <w:r w:rsidRPr="4CCB09DA">
                <w:rPr>
                  <w:rFonts w:ascii="Calibri Light" w:hAnsi="Calibri Light" w:eastAsia="Calibri Light" w:cs="Calibri Light"/>
                  <w:sz w:val="16"/>
                  <w:szCs w:val="16"/>
                </w:rPr>
                <w:t>Não regulado</w:t>
              </w:r>
            </w:ins>
          </w:p>
        </w:tc>
        <w:tc>
          <w:tcPr>
            <w:tcW w:w="1893" w:type="dxa"/>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tcPr>
          <w:p w:rsidR="4CCB09DA" w:rsidRDefault="4CCB09DA" w14:paraId="42A84140" w14:textId="5681B6D5">
            <w:pPr>
              <w:spacing w:after="0"/>
              <w:rPr>
                <w:rFonts w:ascii="Calibri Light" w:hAnsi="Calibri Light" w:eastAsia="Calibri Light" w:cs="Calibri Light"/>
                <w:sz w:val="16"/>
                <w:szCs w:val="16"/>
              </w:rPr>
              <w:pPrChange w:author="Rui André Vidal" w:date="2026-03-25T22:38:00Z" w:id="3465">
                <w:pPr/>
              </w:pPrChange>
            </w:pPr>
            <w:ins w:author="Rui André Vidal" w:date="2026-03-25T22:38:00Z" w16du:dateUtc="2026-03-25T22:38:09Z" w:id="3466">
              <w:r w:rsidRPr="4CCB09DA">
                <w:rPr>
                  <w:rFonts w:ascii="Calibri Light" w:hAnsi="Calibri Light" w:eastAsia="Calibri Light" w:cs="Calibri Light"/>
                  <w:sz w:val="16"/>
                  <w:szCs w:val="16"/>
                </w:rPr>
                <w:t>Não regulado</w:t>
              </w:r>
            </w:ins>
          </w:p>
        </w:tc>
        <w:tc>
          <w:tcPr>
            <w:tcW w:w="1893" w:type="dxa"/>
            <w:tcBorders>
              <w:top w:val="single" w:color="auto" w:sz="8" w:space="0"/>
              <w:left w:val="single" w:color="auto" w:sz="8" w:space="0"/>
              <w:bottom w:val="single" w:color="auto" w:sz="8" w:space="0"/>
              <w:right w:val="single" w:color="auto" w:sz="8" w:space="0"/>
            </w:tcBorders>
            <w:tcMar>
              <w:left w:w="108" w:type="dxa"/>
              <w:right w:w="108" w:type="dxa"/>
            </w:tcMar>
          </w:tcPr>
          <w:p w:rsidR="4CCB09DA" w:rsidRDefault="4CCB09DA" w14:paraId="3FC57E7F" w14:textId="395AD755">
            <w:pPr>
              <w:spacing w:after="0"/>
              <w:rPr>
                <w:rFonts w:ascii="Calibri Light" w:hAnsi="Calibri Light" w:eastAsia="Calibri Light" w:cs="Calibri Light"/>
                <w:sz w:val="16"/>
                <w:szCs w:val="16"/>
              </w:rPr>
              <w:pPrChange w:author="Rui André Vidal" w:date="2026-03-25T22:38:00Z" w:id="3467">
                <w:pPr/>
              </w:pPrChange>
            </w:pPr>
            <w:ins w:author="Rui André Vidal" w:date="2026-03-25T22:38:00Z" w16du:dateUtc="2026-03-25T22:38:09Z" w:id="3468">
              <w:r w:rsidRPr="4CCB09DA">
                <w:rPr>
                  <w:rFonts w:ascii="Calibri Light" w:hAnsi="Calibri Light" w:eastAsia="Calibri Light" w:cs="Calibri Light"/>
                  <w:sz w:val="16"/>
                  <w:szCs w:val="16"/>
                </w:rPr>
                <w:t>Regulamento</w:t>
              </w:r>
            </w:ins>
          </w:p>
        </w:tc>
      </w:tr>
    </w:tbl>
    <w:p w:rsidR="12159AB7" w:rsidRDefault="12159AB7" w14:paraId="3EA90779" w14:textId="452632BE">
      <w:pPr>
        <w:spacing w:before="120" w:after="40" w:line="276" w:lineRule="auto"/>
        <w:rPr>
          <w:ins w:author="Rui André Vidal" w:date="2026-03-25T22:38:00Z" w16du:dateUtc="2026-03-25T22:38:09Z" w:id="3469"/>
          <w:rFonts w:ascii="Calibri Light" w:hAnsi="Calibri Light" w:eastAsia="Calibri Light" w:cs="Calibri Light"/>
          <w:b/>
          <w:bCs/>
          <w:sz w:val="20"/>
          <w:szCs w:val="20"/>
        </w:rPr>
        <w:pPrChange w:author="Rui André Vidal" w:date="2026-03-25T22:38:00Z" w:id="3470">
          <w:pPr/>
        </w:pPrChange>
      </w:pPr>
      <w:ins w:author="Rui André Vidal" w:date="2026-03-25T22:38:00Z" w16du:dateUtc="2026-03-25T22:38:09Z" w:id="3471">
        <w:r w:rsidRPr="4CCB09DA">
          <w:rPr>
            <w:rFonts w:ascii="Calibri Light" w:hAnsi="Calibri Light" w:eastAsia="Calibri Light" w:cs="Calibri Light"/>
            <w:b/>
            <w:bCs/>
            <w:sz w:val="20"/>
            <w:szCs w:val="20"/>
          </w:rPr>
          <w:t>12. Socialização das crias</w:t>
        </w:r>
      </w:ins>
    </w:p>
    <w:tbl>
      <w:tblPr>
        <w:tblW w:w="0" w:type="auto"/>
        <w:tblLook w:val="04A0" w:firstRow="1" w:lastRow="0" w:firstColumn="1" w:lastColumn="0" w:noHBand="0" w:noVBand="1"/>
      </w:tblPr>
      <w:tblGrid>
        <w:gridCol w:w="1827"/>
        <w:gridCol w:w="1650"/>
        <w:gridCol w:w="1877"/>
        <w:gridCol w:w="1853"/>
        <w:gridCol w:w="1562"/>
      </w:tblGrid>
      <w:tr w:rsidR="4CCB09DA" w:rsidTr="420E2B96" w14:paraId="0720BD16" w14:textId="77777777">
        <w:trPr>
          <w:trHeight w:val="300"/>
          <w:ins w:author="Rui André Vidal" w:date="2026-03-25T22:38:00Z" w:id="3472"/>
        </w:trPr>
        <w:tc>
          <w:tcPr>
            <w:tcW w:w="1376" w:type="dxa"/>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vAlign w:val="center"/>
          </w:tcPr>
          <w:p w:rsidR="4CCB09DA" w:rsidRDefault="4CCB09DA" w14:paraId="5956211C" w14:textId="44874984">
            <w:pPr>
              <w:spacing w:after="0"/>
              <w:jc w:val="center"/>
              <w:rPr>
                <w:rFonts w:ascii="Calibri Light" w:hAnsi="Calibri Light" w:eastAsia="Calibri Light" w:cs="Calibri Light"/>
                <w:b/>
                <w:bCs/>
                <w:sz w:val="18"/>
                <w:szCs w:val="18"/>
              </w:rPr>
              <w:pPrChange w:author="Rui André Vidal" w:date="2026-03-25T22:38:00Z" w:id="3473">
                <w:pPr/>
              </w:pPrChange>
            </w:pPr>
            <w:ins w:author="Rui André Vidal" w:date="2026-03-25T22:38:00Z" w16du:dateUtc="2026-03-25T22:38:09Z" w:id="3474">
              <w:r w:rsidRPr="4CCB09DA">
                <w:rPr>
                  <w:rFonts w:ascii="Calibri Light" w:hAnsi="Calibri Light" w:eastAsia="Calibri Light" w:cs="Calibri Light"/>
                  <w:b/>
                  <w:bCs/>
                  <w:sz w:val="18"/>
                  <w:szCs w:val="18"/>
                </w:rPr>
                <w:t>Critério</w:t>
              </w:r>
            </w:ins>
          </w:p>
        </w:tc>
        <w:tc>
          <w:tcPr>
            <w:tcW w:w="1721" w:type="dxa"/>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vAlign w:val="center"/>
          </w:tcPr>
          <w:p w:rsidR="4CCB09DA" w:rsidRDefault="4CCB09DA" w14:paraId="545DFD07" w14:textId="5C2FE258">
            <w:pPr>
              <w:spacing w:after="0"/>
              <w:jc w:val="center"/>
              <w:rPr>
                <w:rFonts w:ascii="Calibri Light" w:hAnsi="Calibri Light" w:eastAsia="Calibri Light" w:cs="Calibri Light"/>
                <w:b/>
                <w:bCs/>
                <w:sz w:val="18"/>
                <w:szCs w:val="18"/>
              </w:rPr>
              <w:pPrChange w:author="Rui André Vidal" w:date="2026-03-25T22:38:00Z" w:id="3475">
                <w:pPr/>
              </w:pPrChange>
            </w:pPr>
            <w:ins w:author="Rui André Vidal" w:date="2026-03-25T22:38:00Z" w16du:dateUtc="2026-03-25T22:38:09Z" w:id="3476">
              <w:r w:rsidRPr="4CCB09DA">
                <w:rPr>
                  <w:rFonts w:ascii="Calibri Light" w:hAnsi="Calibri Light" w:eastAsia="Calibri Light" w:cs="Calibri Light"/>
                  <w:b/>
                  <w:bCs/>
                  <w:sz w:val="18"/>
                  <w:szCs w:val="18"/>
                </w:rPr>
                <w:t>Regulamento (UE) 2023/0447</w:t>
              </w:r>
            </w:ins>
          </w:p>
        </w:tc>
        <w:tc>
          <w:tcPr>
            <w:tcW w:w="1893" w:type="dxa"/>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vAlign w:val="center"/>
          </w:tcPr>
          <w:p w:rsidR="4CCB09DA" w:rsidRDefault="4CCB09DA" w14:paraId="7084E4BC" w14:textId="6021EBC9">
            <w:pPr>
              <w:spacing w:after="0"/>
              <w:jc w:val="center"/>
              <w:rPr>
                <w:rFonts w:ascii="Calibri Light" w:hAnsi="Calibri Light" w:eastAsia="Calibri Light" w:cs="Calibri Light"/>
                <w:b/>
                <w:bCs/>
                <w:sz w:val="18"/>
                <w:szCs w:val="18"/>
              </w:rPr>
              <w:pPrChange w:author="Rui André Vidal" w:date="2026-03-25T22:38:00Z" w:id="3477">
                <w:pPr/>
              </w:pPrChange>
            </w:pPr>
            <w:ins w:author="Rui André Vidal" w:date="2026-03-25T22:38:00Z" w16du:dateUtc="2026-03-25T22:38:09Z" w:id="3478">
              <w:r w:rsidRPr="4CCB09DA">
                <w:rPr>
                  <w:rFonts w:ascii="Calibri Light" w:hAnsi="Calibri Light" w:eastAsia="Calibri Light" w:cs="Calibri Light"/>
                  <w:b/>
                  <w:bCs/>
                  <w:sz w:val="18"/>
                  <w:szCs w:val="18"/>
                </w:rPr>
                <w:t>@codigo</w:t>
              </w:r>
              <w:r>
                <w:br/>
              </w:r>
              <w:r w:rsidRPr="4CCB09DA">
                <w:rPr>
                  <w:rFonts w:ascii="Calibri Light" w:hAnsi="Calibri Light" w:eastAsia="Calibri Light" w:cs="Calibri Light"/>
                  <w:b/>
                  <w:bCs/>
                  <w:sz w:val="18"/>
                  <w:szCs w:val="18"/>
                </w:rPr>
                <w:t xml:space="preserve"> (proposta DL 214/2013)</w:t>
              </w:r>
            </w:ins>
          </w:p>
        </w:tc>
        <w:tc>
          <w:tcPr>
            <w:tcW w:w="1893" w:type="dxa"/>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vAlign w:val="center"/>
          </w:tcPr>
          <w:p w:rsidR="4CCB09DA" w:rsidRDefault="4CCB09DA" w14:paraId="6AFE19E0" w14:textId="75F6A3D4">
            <w:pPr>
              <w:spacing w:after="0"/>
              <w:jc w:val="center"/>
              <w:rPr>
                <w:rFonts w:ascii="Calibri Light" w:hAnsi="Calibri Light" w:eastAsia="Calibri Light" w:cs="Calibri Light"/>
                <w:b/>
                <w:bCs/>
                <w:sz w:val="18"/>
                <w:szCs w:val="18"/>
              </w:rPr>
              <w:pPrChange w:author="Rui André Vidal" w:date="2026-03-25T22:38:00Z" w:id="3479">
                <w:pPr/>
              </w:pPrChange>
            </w:pPr>
            <w:ins w:author="Rui André Vidal" w:date="2026-03-25T22:38:00Z" w16du:dateUtc="2026-03-25T22:38:09Z" w:id="3480">
              <w:r w:rsidRPr="4CCB09DA">
                <w:rPr>
                  <w:rFonts w:ascii="Calibri Light" w:hAnsi="Calibri Light" w:eastAsia="Calibri Light" w:cs="Calibri Light"/>
                  <w:b/>
                  <w:bCs/>
                  <w:sz w:val="18"/>
                  <w:szCs w:val="18"/>
                </w:rPr>
                <w:t>@rgbeac</w:t>
              </w:r>
              <w:r>
                <w:br/>
              </w:r>
              <w:r w:rsidRPr="4CCB09DA">
                <w:rPr>
                  <w:rFonts w:ascii="Calibri Light" w:hAnsi="Calibri Light" w:eastAsia="Calibri Light" w:cs="Calibri Light"/>
                  <w:b/>
                  <w:bCs/>
                  <w:sz w:val="18"/>
                  <w:szCs w:val="18"/>
                </w:rPr>
                <w:t xml:space="preserve"> (proposta jun. 2025)</w:t>
              </w:r>
            </w:ins>
          </w:p>
        </w:tc>
        <w:tc>
          <w:tcPr>
            <w:tcW w:w="1893" w:type="dxa"/>
            <w:tcBorders>
              <w:top w:val="single" w:color="auto" w:sz="8" w:space="0"/>
              <w:left w:val="single" w:color="auto" w:sz="8" w:space="0"/>
              <w:bottom w:val="single" w:color="auto" w:sz="8" w:space="0"/>
              <w:right w:val="single" w:color="auto" w:sz="8" w:space="0"/>
            </w:tcBorders>
            <w:tcMar>
              <w:left w:w="108" w:type="dxa"/>
              <w:right w:w="108" w:type="dxa"/>
            </w:tcMar>
          </w:tcPr>
          <w:p w:rsidR="4CCB09DA" w:rsidRDefault="4CCB09DA" w14:paraId="194E72C9" w14:textId="2B90EC5F">
            <w:pPr>
              <w:spacing w:after="0"/>
              <w:jc w:val="center"/>
              <w:rPr>
                <w:rFonts w:ascii="Calibri Light" w:hAnsi="Calibri Light" w:eastAsia="Calibri Light" w:cs="Calibri Light"/>
                <w:b/>
                <w:bCs/>
                <w:sz w:val="18"/>
                <w:szCs w:val="18"/>
              </w:rPr>
              <w:pPrChange w:author="Rui André Vidal" w:date="2026-03-25T22:38:00Z" w:id="3481">
                <w:pPr/>
              </w:pPrChange>
            </w:pPr>
            <w:ins w:author="Rui André Vidal" w:date="2026-03-25T22:38:00Z" w16du:dateUtc="2026-03-25T22:38:09Z" w:id="3482">
              <w:r w:rsidRPr="4CCB09DA">
                <w:rPr>
                  <w:rFonts w:ascii="Calibri Light" w:hAnsi="Calibri Light" w:eastAsia="Calibri Light" w:cs="Calibri Light"/>
                  <w:b/>
                  <w:bCs/>
                  <w:sz w:val="18"/>
                  <w:szCs w:val="18"/>
                </w:rPr>
                <w:t>Proposta</w:t>
              </w:r>
            </w:ins>
          </w:p>
        </w:tc>
      </w:tr>
      <w:tr w:rsidR="4CCB09DA" w:rsidTr="420E2B96" w14:paraId="674401D1" w14:textId="77777777">
        <w:trPr>
          <w:trHeight w:val="300"/>
          <w:ins w:author="Rui André Vidal" w:date="2026-03-25T22:38:00Z" w:id="3483"/>
        </w:trPr>
        <w:tc>
          <w:tcPr>
            <w:tcW w:w="1376" w:type="dxa"/>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tcPr>
          <w:p w:rsidR="4CCB09DA" w:rsidRDefault="4CCB09DA" w14:paraId="6E7B02CE" w14:textId="25602A34">
            <w:pPr>
              <w:spacing w:after="0"/>
              <w:rPr>
                <w:rFonts w:ascii="Calibri Light" w:hAnsi="Calibri Light" w:eastAsia="Calibri Light" w:cs="Calibri Light"/>
                <w:b/>
                <w:bCs/>
                <w:sz w:val="16"/>
                <w:szCs w:val="16"/>
              </w:rPr>
              <w:pPrChange w:author="Rui André Vidal" w:date="2026-03-25T22:38:00Z" w:id="3484">
                <w:pPr/>
              </w:pPrChange>
            </w:pPr>
            <w:ins w:author="Rui André Vidal" w:date="2026-03-25T22:38:00Z" w16du:dateUtc="2026-03-25T22:38:09Z" w:id="3485">
              <w:r w:rsidRPr="4CCB09DA">
                <w:rPr>
                  <w:rFonts w:ascii="Calibri Light" w:hAnsi="Calibri Light" w:eastAsia="Calibri Light" w:cs="Calibri Light"/>
                  <w:b/>
                  <w:bCs/>
                  <w:sz w:val="16"/>
                  <w:szCs w:val="16"/>
                </w:rPr>
                <w:t>Idade de início e tipo de socialização</w:t>
              </w:r>
            </w:ins>
          </w:p>
        </w:tc>
        <w:tc>
          <w:tcPr>
            <w:tcW w:w="1721" w:type="dxa"/>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tcPr>
          <w:p w:rsidR="4CCB09DA" w:rsidRDefault="51D219D2" w14:paraId="72D557ED" w14:textId="574A1858">
            <w:pPr>
              <w:spacing w:after="0"/>
              <w:ind w:left="90" w:hanging="90"/>
              <w:rPr>
                <w:rFonts w:ascii="Calibri Light" w:hAnsi="Calibri Light" w:eastAsia="Calibri Light" w:cs="Calibri Light"/>
                <w:sz w:val="16"/>
                <w:szCs w:val="16"/>
              </w:rPr>
              <w:pPrChange w:author="Rui André Vidal" w:date="2026-04-07T08:13:00Z" w:id="3486">
                <w:pPr/>
              </w:pPrChange>
            </w:pPr>
            <w:ins w:author="Rui André Vidal" w:date="2026-03-25T22:38:00Z" w16du:dateUtc="2026-03-25T22:38:09Z" w:id="3487">
              <w:r w:rsidRPr="420E2B96">
                <w:rPr>
                  <w:rFonts w:ascii="Calibri Light" w:hAnsi="Calibri Light" w:eastAsia="Calibri Light" w:cs="Calibri Light"/>
                  <w:sz w:val="16"/>
                  <w:szCs w:val="16"/>
                </w:rPr>
                <w:t>A partir das 3 semanas de idade: oportunidades diárias e progressivas de contacto social com congéneres, seres humanos e, sempre que possível, outras espécies</w:t>
              </w:r>
            </w:ins>
            <w:r w:rsidR="4CCB09DA">
              <w:br/>
            </w:r>
            <w:ins w:author="Rui André Vidal" w:date="2026-03-25T22:38:00Z" w16du:dateUtc="2026-03-25T22:38:09Z" w:id="3488">
              <w:r w:rsidRPr="420E2B96">
                <w:rPr>
                  <w:rFonts w:ascii="Calibri Light" w:hAnsi="Calibri Light" w:eastAsia="Calibri Light" w:cs="Calibri Light"/>
                  <w:sz w:val="16"/>
                  <w:szCs w:val="16"/>
                </w:rPr>
                <w:t xml:space="preserve"> (Anexo I, n.º </w:t>
              </w:r>
            </w:ins>
            <w:ins w:author="Rui André Vidal" w:date="2026-04-07T08:35:00Z" w16du:dateUtc="2026-04-07T08:35:27Z" w:id="3489">
              <w:r w:rsidRPr="420E2B96" w:rsidR="725C0E71">
                <w:rPr>
                  <w:rFonts w:ascii="Calibri Light" w:hAnsi="Calibri Light" w:eastAsia="Calibri Light" w:cs="Calibri Light"/>
                  <w:sz w:val="16"/>
                  <w:szCs w:val="16"/>
                </w:rPr>
                <w:t>4.</w:t>
              </w:r>
            </w:ins>
            <w:ins w:author="Rui André Vidal" w:date="2026-03-25T22:38:00Z" w16du:dateUtc="2026-03-25T22:38:09Z" w:id="3490">
              <w:r w:rsidRPr="420E2B96">
                <w:rPr>
                  <w:rFonts w:ascii="Calibri Light" w:hAnsi="Calibri Light" w:eastAsia="Calibri Light" w:cs="Calibri Light"/>
                  <w:sz w:val="16"/>
                  <w:szCs w:val="16"/>
                </w:rPr>
                <w:t>1.1)</w:t>
              </w:r>
            </w:ins>
          </w:p>
        </w:tc>
        <w:tc>
          <w:tcPr>
            <w:tcW w:w="1893" w:type="dxa"/>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tcPr>
          <w:p w:rsidR="4CCB09DA" w:rsidRDefault="51D219D2" w14:paraId="1E091BA4" w14:textId="445AD1F1">
            <w:pPr>
              <w:spacing w:after="0"/>
              <w:ind w:left="90" w:hanging="90"/>
              <w:rPr>
                <w:rFonts w:ascii="Calibri Light" w:hAnsi="Calibri Light" w:eastAsia="Calibri Light" w:cs="Calibri Light"/>
                <w:sz w:val="16"/>
                <w:szCs w:val="16"/>
              </w:rPr>
              <w:pPrChange w:author="Rui André Vidal" w:date="2026-04-07T08:13:00Z" w:id="3491">
                <w:pPr/>
              </w:pPrChange>
            </w:pPr>
            <w:ins w:author="Rui André Vidal" w:date="2026-03-25T22:38:00Z" w16du:dateUtc="2026-03-25T22:38:09Z" w:id="3492">
              <w:r w:rsidRPr="420E2B96">
                <w:rPr>
                  <w:rFonts w:ascii="Calibri Light" w:hAnsi="Calibri Light" w:eastAsia="Calibri Light" w:cs="Calibri Light"/>
                  <w:sz w:val="16"/>
                  <w:szCs w:val="16"/>
                </w:rPr>
                <w:t>Não regulado especificamente na secção de reprodução</w:t>
              </w:r>
            </w:ins>
            <w:r w:rsidR="4CCB09DA">
              <w:br/>
            </w:r>
            <w:ins w:author="Rui André Vidal" w:date="2026-03-25T22:38:00Z" w16du:dateUtc="2026-03-25T22:38:09Z" w:id="3493">
              <w:r w:rsidRPr="420E2B96">
                <w:rPr>
                  <w:rFonts w:ascii="Calibri Light" w:hAnsi="Calibri Light" w:eastAsia="Calibri Light" w:cs="Calibri Light"/>
                  <w:sz w:val="16"/>
                  <w:szCs w:val="16"/>
                </w:rPr>
                <w:t xml:space="preserve"> (o @codigo exige enriquecimento ambiental — Art.º 13.º, n.º 5)</w:t>
              </w:r>
            </w:ins>
          </w:p>
        </w:tc>
        <w:tc>
          <w:tcPr>
            <w:tcW w:w="1893" w:type="dxa"/>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tcPr>
          <w:p w:rsidR="4CCB09DA" w:rsidRDefault="51D219D2" w14:paraId="09182CE0" w14:textId="483EA038">
            <w:pPr>
              <w:spacing w:after="0"/>
              <w:ind w:left="180" w:hanging="180"/>
              <w:rPr>
                <w:rFonts w:ascii="Calibri Light" w:hAnsi="Calibri Light" w:eastAsia="Calibri Light" w:cs="Calibri Light"/>
                <w:sz w:val="16"/>
                <w:szCs w:val="16"/>
              </w:rPr>
              <w:pPrChange w:author="Rui André Vidal" w:date="2026-04-07T08:13:00Z" w:id="3494">
                <w:pPr/>
              </w:pPrChange>
            </w:pPr>
            <w:ins w:author="Rui André Vidal" w:date="2026-03-25T22:38:00Z" w16du:dateUtc="2026-03-25T22:38:09Z" w:id="3495">
              <w:r w:rsidRPr="420E2B96">
                <w:rPr>
                  <w:rFonts w:ascii="Calibri Light" w:hAnsi="Calibri Light" w:eastAsia="Calibri Light" w:cs="Calibri Light"/>
                  <w:sz w:val="16"/>
                  <w:szCs w:val="16"/>
                </w:rPr>
                <w:t>Todos os alojamentos de criação de cães e gatos devem dispor de um plano de socialização e enriquecimento ambiental</w:t>
              </w:r>
            </w:ins>
            <w:r w:rsidR="4CCB09DA">
              <w:br/>
            </w:r>
            <w:ins w:author="Rui André Vidal" w:date="2026-03-25T22:38:00Z" w16du:dateUtc="2026-03-25T22:38:09Z" w:id="3496">
              <w:r w:rsidRPr="420E2B96">
                <w:rPr>
                  <w:rFonts w:ascii="Calibri Light" w:hAnsi="Calibri Light" w:eastAsia="Calibri Light" w:cs="Calibri Light"/>
                  <w:sz w:val="16"/>
                  <w:szCs w:val="16"/>
                </w:rPr>
                <w:t xml:space="preserve"> (Art.º 52.º, n.º 7 do @rgbeac)</w:t>
              </w:r>
            </w:ins>
          </w:p>
        </w:tc>
        <w:tc>
          <w:tcPr>
            <w:tcW w:w="1893" w:type="dxa"/>
            <w:tcBorders>
              <w:top w:val="single" w:color="auto" w:sz="8" w:space="0"/>
              <w:left w:val="single" w:color="auto" w:sz="8" w:space="0"/>
              <w:bottom w:val="single" w:color="auto" w:sz="8" w:space="0"/>
              <w:right w:val="single" w:color="auto" w:sz="8" w:space="0"/>
            </w:tcBorders>
            <w:tcMar>
              <w:left w:w="108" w:type="dxa"/>
              <w:right w:w="108" w:type="dxa"/>
            </w:tcMar>
          </w:tcPr>
          <w:p w:rsidR="4CCB09DA" w:rsidRDefault="4CCB09DA" w14:paraId="68603745" w14:textId="27370515">
            <w:pPr>
              <w:spacing w:after="0"/>
              <w:rPr>
                <w:rFonts w:ascii="Calibri Light" w:hAnsi="Calibri Light" w:eastAsia="Calibri Light" w:cs="Calibri Light"/>
                <w:sz w:val="16"/>
                <w:szCs w:val="16"/>
              </w:rPr>
              <w:pPrChange w:author="Rui André Vidal" w:date="2026-03-25T22:38:00Z" w:id="3497">
                <w:pPr/>
              </w:pPrChange>
            </w:pPr>
            <w:ins w:author="Rui André Vidal" w:date="2026-03-25T22:38:00Z" w16du:dateUtc="2026-03-25T22:38:09Z" w:id="3498">
              <w:r w:rsidRPr="4CCB09DA">
                <w:rPr>
                  <w:rFonts w:ascii="Calibri Light" w:hAnsi="Calibri Light" w:eastAsia="Calibri Light" w:cs="Calibri Light"/>
                  <w:sz w:val="16"/>
                  <w:szCs w:val="16"/>
                </w:rPr>
                <w:t>Regulamento + rgbeac</w:t>
              </w:r>
            </w:ins>
          </w:p>
        </w:tc>
      </w:tr>
      <w:tr w:rsidR="4CCB09DA" w:rsidTr="420E2B96" w14:paraId="442B59B8" w14:textId="77777777">
        <w:trPr>
          <w:trHeight w:val="300"/>
          <w:ins w:author="Rui André Vidal" w:date="2026-03-25T22:38:00Z" w:id="3499"/>
        </w:trPr>
        <w:tc>
          <w:tcPr>
            <w:tcW w:w="1376" w:type="dxa"/>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tcPr>
          <w:p w:rsidR="4CCB09DA" w:rsidRDefault="4CCB09DA" w14:paraId="0CD6157E" w14:textId="4292C236">
            <w:pPr>
              <w:spacing w:after="0"/>
              <w:rPr>
                <w:rFonts w:ascii="Calibri Light" w:hAnsi="Calibri Light" w:eastAsia="Calibri Light" w:cs="Calibri Light"/>
                <w:b/>
                <w:bCs/>
                <w:sz w:val="16"/>
                <w:szCs w:val="16"/>
                <w:lang w:val="en-US"/>
              </w:rPr>
              <w:pPrChange w:author="Rui André Vidal" w:date="2026-03-25T22:38:00Z" w:id="3500">
                <w:pPr/>
              </w:pPrChange>
            </w:pPr>
            <w:ins w:author="Rui André Vidal" w:date="2026-03-25T22:38:00Z" w16du:dateUtc="2026-03-25T22:38:09Z" w:id="3501">
              <w:r w:rsidRPr="4CCB09DA">
                <w:rPr>
                  <w:rFonts w:ascii="Calibri Light" w:hAnsi="Calibri Light" w:eastAsia="Calibri Light" w:cs="Calibri Light"/>
                  <w:b/>
                  <w:bCs/>
                  <w:sz w:val="16"/>
                  <w:szCs w:val="16"/>
                  <w:lang w:val="en-US"/>
                </w:rPr>
                <w:t>Separação comportamento agressivo</w:t>
              </w:r>
            </w:ins>
          </w:p>
        </w:tc>
        <w:tc>
          <w:tcPr>
            <w:tcW w:w="1721" w:type="dxa"/>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tcPr>
          <w:p w:rsidR="4CCB09DA" w:rsidRDefault="4CCB09DA" w14:paraId="1209CCA9" w14:textId="6A3AC0D9">
            <w:pPr>
              <w:spacing w:after="0"/>
              <w:rPr>
                <w:rFonts w:ascii="Calibri Light" w:hAnsi="Calibri Light" w:eastAsia="Calibri Light" w:cs="Calibri Light"/>
                <w:sz w:val="16"/>
                <w:szCs w:val="16"/>
              </w:rPr>
              <w:pPrChange w:author="Rui André Vidal" w:date="2026-03-25T22:38:00Z" w:id="3502">
                <w:pPr/>
              </w:pPrChange>
            </w:pPr>
            <w:ins w:author="Rui André Vidal" w:date="2026-03-25T22:38:00Z" w16du:dateUtc="2026-03-25T22:38:09Z" w:id="3503">
              <w:r w:rsidRPr="4CCB09DA">
                <w:rPr>
                  <w:rFonts w:ascii="Calibri Light" w:hAnsi="Calibri Light" w:eastAsia="Calibri Light" w:cs="Calibri Light"/>
                  <w:sz w:val="16"/>
                  <w:szCs w:val="16"/>
                </w:rPr>
                <w:t>Animais que representem ameaça ou causem stress excessivo devem ser mantidos separados</w:t>
              </w:r>
              <w:r>
                <w:br/>
              </w:r>
              <w:r w:rsidRPr="4CCB09DA">
                <w:rPr>
                  <w:rFonts w:ascii="Calibri Light" w:hAnsi="Calibri Light" w:eastAsia="Calibri Light" w:cs="Calibri Light"/>
                  <w:sz w:val="16"/>
                  <w:szCs w:val="16"/>
                </w:rPr>
                <w:t xml:space="preserve"> (Anexo I, n.º 1.1)</w:t>
              </w:r>
            </w:ins>
          </w:p>
        </w:tc>
        <w:tc>
          <w:tcPr>
            <w:tcW w:w="1893" w:type="dxa"/>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tcPr>
          <w:p w:rsidR="4CCB09DA" w:rsidRDefault="51D219D2" w14:paraId="15291DA4" w14:textId="3778EA03">
            <w:pPr>
              <w:spacing w:after="0"/>
              <w:rPr>
                <w:ins w:author="Rui André Vidal" w:date="2026-03-25T22:38:00Z" w16du:dateUtc="2026-03-25T22:38:09Z" w:id="3504"/>
                <w:rFonts w:ascii="Calibri Light" w:hAnsi="Calibri Light" w:eastAsia="Calibri Light" w:cs="Calibri Light"/>
                <w:sz w:val="16"/>
                <w:szCs w:val="16"/>
              </w:rPr>
              <w:pPrChange w:author="Rui André Vidal" w:date="2026-03-25T22:38:00Z" w:id="3505">
                <w:pPr/>
              </w:pPrChange>
            </w:pPr>
            <w:ins w:author="Rui André Vidal" w:date="2026-03-25T22:38:00Z" w16du:dateUtc="2026-03-25T22:38:09Z" w:id="3506">
              <w:r w:rsidRPr="420E2B96">
                <w:rPr>
                  <w:rFonts w:ascii="Calibri Light" w:hAnsi="Calibri Light" w:eastAsia="Calibri Light" w:cs="Calibri Light"/>
                  <w:sz w:val="16"/>
                  <w:szCs w:val="16"/>
                </w:rPr>
                <w:t>Não regulado especificamente.</w:t>
              </w:r>
            </w:ins>
          </w:p>
          <w:p w:rsidR="4CCB09DA" w:rsidRDefault="4CCB09DA" w14:paraId="35462E26" w14:textId="73D84B0F">
            <w:pPr>
              <w:spacing w:after="0"/>
              <w:rPr>
                <w:ins w:author="Rui André Vidal" w:date="2026-03-25T22:38:00Z" w16du:dateUtc="2026-03-25T22:38:09Z" w:id="3507"/>
                <w:rFonts w:ascii="Calibri Light" w:hAnsi="Calibri Light" w:eastAsia="Calibri Light" w:cs="Calibri Light"/>
                <w:sz w:val="16"/>
                <w:szCs w:val="16"/>
              </w:rPr>
              <w:pPrChange w:author="Rui André Vidal" w:date="2026-03-25T22:38:00Z" w:id="3508">
                <w:pPr/>
              </w:pPrChange>
            </w:pPr>
            <w:ins w:author="Rui André Vidal" w:date="2026-03-25T22:38:00Z" w16du:dateUtc="2026-03-25T22:38:09Z" w:id="3509">
              <w:r w:rsidRPr="4CCB09DA">
                <w:rPr>
                  <w:rFonts w:ascii="Calibri Light" w:hAnsi="Calibri Light" w:eastAsia="Calibri Light" w:cs="Calibri Light"/>
                  <w:sz w:val="16"/>
                  <w:szCs w:val="16"/>
                </w:rPr>
                <w:t xml:space="preserve">As fêmeas em período de incubação, de gestação ou com crias devem ser alojadas de forma a </w:t>
              </w:r>
              <w:r w:rsidRPr="4CCB09DA">
                <w:rPr>
                  <w:rFonts w:ascii="Calibri Light" w:hAnsi="Calibri Light" w:eastAsia="Calibri Light" w:cs="Calibri Light"/>
                  <w:sz w:val="16"/>
                  <w:szCs w:val="16"/>
                </w:rPr>
                <w:t>assegurarem a sua função reprodutiva natural em situação de bem-estar.(Art. 13.º, n.º 3)</w:t>
              </w:r>
            </w:ins>
          </w:p>
          <w:p w:rsidR="4CCB09DA" w:rsidRDefault="4CCB09DA" w14:paraId="3BE00F8A" w14:textId="5E726730">
            <w:pPr>
              <w:spacing w:after="0"/>
              <w:rPr>
                <w:rFonts w:ascii="Calibri Light" w:hAnsi="Calibri Light" w:eastAsia="Calibri Light" w:cs="Calibri Light"/>
                <w:sz w:val="22"/>
                <w:szCs w:val="22"/>
              </w:rPr>
              <w:pPrChange w:author="Rui André Vidal" w:date="2026-03-25T22:38:00Z" w:id="3510">
                <w:pPr/>
              </w:pPrChange>
            </w:pPr>
            <w:ins w:author="Rui André Vidal" w:date="2026-03-25T22:38:00Z" w16du:dateUtc="2026-03-25T22:38:09Z" w:id="3511">
              <w:r w:rsidRPr="4CCB09DA">
                <w:rPr>
                  <w:rFonts w:ascii="Calibri Light" w:hAnsi="Calibri Light" w:eastAsia="Calibri Light" w:cs="Calibri Light"/>
                  <w:sz w:val="16"/>
                  <w:szCs w:val="16"/>
                </w:rPr>
                <w:t>Artigo 83.º - As fêmeas prenhes, bem como as ninhadas em período de aleitamento, não podem ser mantidas nos locais de venda.</w:t>
              </w:r>
              <w:r w:rsidRPr="4CCB09DA">
                <w:rPr>
                  <w:rFonts w:ascii="Calibri Light" w:hAnsi="Calibri Light" w:eastAsia="Calibri Light" w:cs="Calibri Light"/>
                  <w:sz w:val="22"/>
                  <w:szCs w:val="22"/>
                </w:rPr>
                <w:t xml:space="preserve">  </w:t>
              </w:r>
            </w:ins>
          </w:p>
        </w:tc>
        <w:tc>
          <w:tcPr>
            <w:tcW w:w="1893" w:type="dxa"/>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tcPr>
          <w:p w:rsidR="4CCB09DA" w:rsidRDefault="51D219D2" w14:paraId="097C4E54" w14:textId="052F1EC3">
            <w:pPr>
              <w:spacing w:after="0"/>
              <w:rPr>
                <w:ins w:author="Rui André Vidal" w:date="2026-03-25T22:38:00Z" w16du:dateUtc="2026-03-25T22:38:09Z" w:id="3512"/>
                <w:rFonts w:ascii="Calibri Light" w:hAnsi="Calibri Light" w:eastAsia="Calibri Light" w:cs="Calibri Light"/>
                <w:sz w:val="16"/>
                <w:szCs w:val="16"/>
              </w:rPr>
              <w:pPrChange w:author="Rui André Vidal" w:date="2026-03-25T22:38:00Z" w:id="3513">
                <w:pPr/>
              </w:pPrChange>
            </w:pPr>
            <w:ins w:author="Rui André Vidal" w:date="2026-03-25T22:38:00Z" w16du:dateUtc="2026-03-25T22:38:09Z" w:id="3514">
              <w:r w:rsidRPr="420E2B96">
                <w:rPr>
                  <w:rFonts w:ascii="Calibri Light" w:hAnsi="Calibri Light" w:eastAsia="Calibri Light" w:cs="Calibri Light"/>
                  <w:sz w:val="16"/>
                  <w:szCs w:val="16"/>
                </w:rPr>
                <w:t>Não regulado especificamente</w:t>
              </w:r>
            </w:ins>
            <w:del w:author="Rui André Vidal" w:date="2026-04-07T08:14:00Z" w16du:dateUtc="2026-04-07T08:14:16Z" w:id="3515">
              <w:r w:rsidR="4CCB09DA">
                <w:br/>
              </w:r>
              <w:r w:rsidR="4CCB09DA">
                <w:br/>
              </w:r>
            </w:del>
          </w:p>
          <w:p w:rsidR="4CCB09DA" w:rsidRDefault="4CCB09DA" w14:paraId="2D4B19C0" w14:textId="1CF6CD8C">
            <w:pPr>
              <w:spacing w:after="0"/>
              <w:rPr>
                <w:ins w:author="Rui André Vidal" w:date="2026-03-25T22:38:00Z" w16du:dateUtc="2026-03-25T22:38:09Z" w:id="3516"/>
                <w:rFonts w:ascii="Calibri Light" w:hAnsi="Calibri Light" w:eastAsia="Calibri Light" w:cs="Calibri Light"/>
                <w:sz w:val="16"/>
                <w:szCs w:val="16"/>
              </w:rPr>
              <w:pPrChange w:author="Rui André Vidal" w:date="2026-03-25T22:38:00Z" w:id="3517">
                <w:pPr/>
              </w:pPrChange>
            </w:pPr>
            <w:ins w:author="Rui André Vidal" w:date="2026-03-25T22:38:00Z" w16du:dateUtc="2026-03-25T22:38:09Z" w:id="3518">
              <w:r w:rsidRPr="4CCB09DA">
                <w:rPr>
                  <w:rFonts w:ascii="Calibri Light" w:hAnsi="Calibri Light" w:eastAsia="Calibri Light" w:cs="Calibri Light"/>
                  <w:sz w:val="16"/>
                  <w:szCs w:val="16"/>
                </w:rPr>
                <w:t xml:space="preserve">3 - As fêmeas em período de incubação, de gestação ou com crias devem ser alojadas de forma a </w:t>
              </w:r>
              <w:r w:rsidRPr="4CCB09DA">
                <w:rPr>
                  <w:rFonts w:ascii="Calibri Light" w:hAnsi="Calibri Light" w:eastAsia="Calibri Light" w:cs="Calibri Light"/>
                  <w:sz w:val="16"/>
                  <w:szCs w:val="16"/>
                </w:rPr>
                <w:t>assegurarem a sua função reprodutiva natural em situação de bem-estar (Art.º 47.º, n.º 3)</w:t>
              </w:r>
            </w:ins>
          </w:p>
          <w:p w:rsidR="4CCB09DA" w:rsidRDefault="4CCB09DA" w14:paraId="0B0817BF" w14:textId="6C03002C">
            <w:pPr>
              <w:spacing w:after="0"/>
              <w:rPr>
                <w:rFonts w:ascii="Calibri Light" w:hAnsi="Calibri Light" w:eastAsia="Calibri Light" w:cs="Calibri Light"/>
                <w:sz w:val="16"/>
                <w:szCs w:val="16"/>
              </w:rPr>
              <w:pPrChange w:author="Rui André Vidal" w:date="2026-03-25T22:38:00Z" w:id="3519">
                <w:pPr/>
              </w:pPrChange>
            </w:pPr>
            <w:ins w:author="Rui André Vidal" w:date="2026-03-25T22:38:00Z" w16du:dateUtc="2026-03-25T22:38:09Z" w:id="3520">
              <w:r w:rsidRPr="4CCB09DA">
                <w:rPr>
                  <w:rFonts w:ascii="Calibri Light" w:hAnsi="Calibri Light" w:eastAsia="Calibri Light" w:cs="Calibri Light"/>
                  <w:sz w:val="16"/>
                  <w:szCs w:val="16"/>
                </w:rPr>
                <w:t>Artigo 76.º- As fêmeas prenhes, bem como as ninhadas em período de aleitamento, não podem ser mantidas nos locais de venda.</w:t>
              </w:r>
            </w:ins>
          </w:p>
        </w:tc>
        <w:tc>
          <w:tcPr>
            <w:tcW w:w="1893" w:type="dxa"/>
            <w:tcBorders>
              <w:top w:val="single" w:color="auto" w:sz="8" w:space="0"/>
              <w:left w:val="single" w:color="auto" w:sz="8" w:space="0"/>
              <w:bottom w:val="single" w:color="auto" w:sz="8" w:space="0"/>
              <w:right w:val="single" w:color="auto" w:sz="8" w:space="0"/>
            </w:tcBorders>
            <w:tcMar>
              <w:left w:w="108" w:type="dxa"/>
              <w:right w:w="108" w:type="dxa"/>
            </w:tcMar>
          </w:tcPr>
          <w:p w:rsidR="4CCB09DA" w:rsidRDefault="4CCB09DA" w14:paraId="23978379" w14:textId="42C61736">
            <w:pPr>
              <w:spacing w:after="0"/>
              <w:rPr>
                <w:rFonts w:ascii="Calibri Light" w:hAnsi="Calibri Light" w:eastAsia="Calibri Light" w:cs="Calibri Light"/>
                <w:sz w:val="16"/>
                <w:szCs w:val="16"/>
              </w:rPr>
              <w:pPrChange w:author="Rui André Vidal" w:date="2026-03-25T22:38:00Z" w:id="3521">
                <w:pPr/>
              </w:pPrChange>
            </w:pPr>
            <w:ins w:author="Rui André Vidal" w:date="2026-03-25T22:38:00Z" w16du:dateUtc="2026-03-25T22:38:09Z" w:id="3522">
              <w:r w:rsidRPr="4CCB09DA">
                <w:rPr>
                  <w:rFonts w:ascii="Calibri Light" w:hAnsi="Calibri Light" w:eastAsia="Calibri Light" w:cs="Calibri Light"/>
                  <w:sz w:val="16"/>
                  <w:szCs w:val="16"/>
                </w:rPr>
                <w:t>Regulamento + qq um</w:t>
              </w:r>
            </w:ins>
          </w:p>
        </w:tc>
      </w:tr>
    </w:tbl>
    <w:p w:rsidR="4CCB09DA" w:rsidP="4CCB09DA" w:rsidRDefault="4CCB09DA" w14:paraId="00B7DDCE" w14:textId="3ACFB7E6">
      <w:pPr>
        <w:spacing w:after="116"/>
        <w:ind w:left="127" w:right="136" w:firstLine="0"/>
      </w:pPr>
    </w:p>
    <w:p w:rsidR="005101CF" w:rsidRDefault="00A626AB" w14:paraId="0E585E25" w14:textId="77777777">
      <w:pPr>
        <w:spacing w:after="230" w:line="259" w:lineRule="auto"/>
        <w:ind w:left="52" w:right="0" w:firstLine="0"/>
        <w:jc w:val="center"/>
      </w:pPr>
      <w:r>
        <w:t xml:space="preserve"> </w:t>
      </w:r>
    </w:p>
    <w:p w:rsidR="005101CF" w:rsidP="00210E8D" w:rsidRDefault="6F6E9877" w14:paraId="782AA99D" w14:textId="760751F0">
      <w:pPr>
        <w:pStyle w:val="Ttulo1"/>
        <w:ind w:right="0"/>
        <w:rPr>
          <w:ins w:author="Maria Cristina Tavares Briosa" w:date="2026-03-17T19:20:00Z" w16du:dateUtc="2026-03-17T19:20:47Z" w:id="3523"/>
        </w:rPr>
      </w:pPr>
      <w:bookmarkStart w:name="_Toc223954523" w:id="3524"/>
      <w:r>
        <w:t xml:space="preserve">ANEXO II </w:t>
      </w:r>
      <w:del w:author="Maria Cristina Tavares Briosa" w:date="2026-03-17T19:20:00Z" w16du:dateUtc="2026-03-17T19:20:46Z" w:id="3525">
        <w:r w:rsidDel="3C9A7B91" w:rsidR="00A626AB">
          <w:delText>-</w:delText>
        </w:r>
      </w:del>
    </w:p>
    <w:p w:rsidR="005101CF" w:rsidP="00210E8D" w:rsidRDefault="3C9A7B91" w14:paraId="0E079653" w14:textId="79927BAD">
      <w:pPr>
        <w:pStyle w:val="Ttulo1"/>
        <w:ind w:right="0"/>
      </w:pPr>
      <w:r>
        <w:t xml:space="preserve"> </w:t>
      </w:r>
      <w:r w:rsidR="6F6E9877">
        <w:t>Dimensões mínimas para o alojamento de cães e gatos</w:t>
      </w:r>
      <w:bookmarkEnd w:id="3524"/>
      <w:r w:rsidR="6F6E9877">
        <w:t xml:space="preserve"> </w:t>
      </w:r>
    </w:p>
    <w:p w:rsidR="005101CF" w:rsidP="00210E8D" w:rsidRDefault="6F6E9877" w14:paraId="541EA958" w14:textId="488C5B66">
      <w:pPr>
        <w:jc w:val="center"/>
      </w:pPr>
      <w:r>
        <w:t xml:space="preserve">(n.º 8 do artigo </w:t>
      </w:r>
      <w:del w:author="Maria Cristina Tavares Briosa" w:date="2026-03-17T19:20:00Z" w16du:dateUtc="2026-03-17T19:20:54Z" w:id="3526">
        <w:r w:rsidDel="6F6E9877" w:rsidR="00A626AB">
          <w:delText>60.º</w:delText>
        </w:r>
      </w:del>
      <w:r>
        <w:t>)</w:t>
      </w:r>
    </w:p>
    <w:p w:rsidR="005101CF" w:rsidRDefault="00A626AB" w14:paraId="375381D7" w14:textId="77777777">
      <w:pPr>
        <w:numPr>
          <w:ilvl w:val="0"/>
          <w:numId w:val="158"/>
        </w:numPr>
        <w:spacing w:after="227" w:line="259" w:lineRule="auto"/>
        <w:ind w:right="136" w:hanging="360"/>
      </w:pPr>
      <w:r>
        <w:t xml:space="preserve">Alojamento de gatos em lojas de venda </w:t>
      </w:r>
    </w:p>
    <w:p w:rsidR="005101CF" w:rsidRDefault="00A626AB" w14:paraId="19A8EC06" w14:textId="77777777">
      <w:pPr>
        <w:spacing w:after="0" w:line="259" w:lineRule="auto"/>
        <w:ind w:left="440" w:right="0" w:firstLine="0"/>
        <w:jc w:val="left"/>
      </w:pPr>
      <w:r>
        <w:t xml:space="preserve"> </w:t>
      </w:r>
    </w:p>
    <w:tbl>
      <w:tblPr>
        <w:tblStyle w:val="TableGrid"/>
        <w:tblW w:w="7370" w:type="dxa"/>
        <w:tblInd w:w="704" w:type="dxa"/>
        <w:tblCellMar>
          <w:top w:w="53" w:type="dxa"/>
          <w:left w:w="115" w:type="dxa"/>
          <w:right w:w="115" w:type="dxa"/>
        </w:tblCellMar>
        <w:tblLook w:val="04A0" w:firstRow="1" w:lastRow="0" w:firstColumn="1" w:lastColumn="0" w:noHBand="0" w:noVBand="1"/>
      </w:tblPr>
      <w:tblGrid>
        <w:gridCol w:w="2101"/>
        <w:gridCol w:w="2881"/>
        <w:gridCol w:w="2388"/>
      </w:tblGrid>
      <w:tr w:rsidR="005101CF" w14:paraId="1021FC58" w14:textId="77777777">
        <w:trPr>
          <w:trHeight w:val="1060"/>
        </w:trPr>
        <w:tc>
          <w:tcPr>
            <w:tcW w:w="2101" w:type="dxa"/>
            <w:tcBorders>
              <w:top w:val="single" w:color="000000" w:sz="4" w:space="0"/>
              <w:left w:val="single" w:color="000000" w:sz="4" w:space="0"/>
              <w:bottom w:val="single" w:color="000000" w:sz="4" w:space="0"/>
              <w:right w:val="single" w:color="000000" w:sz="4" w:space="0"/>
            </w:tcBorders>
          </w:tcPr>
          <w:p w:rsidR="005101CF" w:rsidRDefault="00A626AB" w14:paraId="007370A2" w14:textId="77777777">
            <w:pPr>
              <w:spacing w:after="0" w:line="259" w:lineRule="auto"/>
              <w:ind w:left="0" w:right="0" w:firstLine="0"/>
              <w:jc w:val="center"/>
            </w:pPr>
            <w:r>
              <w:t xml:space="preserve">Peso do gato (quilogramas) </w:t>
            </w:r>
          </w:p>
        </w:tc>
        <w:tc>
          <w:tcPr>
            <w:tcW w:w="2881" w:type="dxa"/>
            <w:tcBorders>
              <w:top w:val="single" w:color="000000" w:sz="4" w:space="0"/>
              <w:left w:val="single" w:color="000000" w:sz="4" w:space="0"/>
              <w:bottom w:val="single" w:color="000000" w:sz="4" w:space="0"/>
              <w:right w:val="single" w:color="000000" w:sz="4" w:space="0"/>
            </w:tcBorders>
          </w:tcPr>
          <w:p w:rsidR="005101CF" w:rsidRDefault="00A626AB" w14:paraId="67B4B125" w14:textId="77777777">
            <w:pPr>
              <w:spacing w:after="0" w:line="259" w:lineRule="auto"/>
              <w:ind w:left="0" w:right="0" w:firstLine="0"/>
              <w:jc w:val="center"/>
            </w:pPr>
            <w:r>
              <w:t xml:space="preserve">Superfície de base (centímetros quadrados) </w:t>
            </w:r>
          </w:p>
        </w:tc>
        <w:tc>
          <w:tcPr>
            <w:tcW w:w="2388" w:type="dxa"/>
            <w:tcBorders>
              <w:top w:val="single" w:color="000000" w:sz="4" w:space="0"/>
              <w:left w:val="single" w:color="000000" w:sz="4" w:space="0"/>
              <w:bottom w:val="single" w:color="000000" w:sz="4" w:space="0"/>
              <w:right w:val="single" w:color="000000" w:sz="4" w:space="0"/>
            </w:tcBorders>
          </w:tcPr>
          <w:p w:rsidR="005101CF" w:rsidRDefault="00A626AB" w14:paraId="19FCBE6C" w14:textId="77777777">
            <w:pPr>
              <w:spacing w:after="0" w:line="259" w:lineRule="auto"/>
              <w:ind w:left="396" w:right="335" w:firstLine="0"/>
              <w:jc w:val="center"/>
            </w:pPr>
            <w:r>
              <w:t xml:space="preserve">Altura (metros) </w:t>
            </w:r>
          </w:p>
        </w:tc>
      </w:tr>
      <w:tr w:rsidR="005101CF" w14:paraId="17395047" w14:textId="77777777">
        <w:trPr>
          <w:trHeight w:val="1586"/>
        </w:trPr>
        <w:tc>
          <w:tcPr>
            <w:tcW w:w="2101" w:type="dxa"/>
            <w:tcBorders>
              <w:top w:val="single" w:color="000000" w:sz="4" w:space="0"/>
              <w:left w:val="single" w:color="000000" w:sz="4" w:space="0"/>
              <w:bottom w:val="single" w:color="000000" w:sz="4" w:space="0"/>
              <w:right w:val="single" w:color="000000" w:sz="4" w:space="0"/>
            </w:tcBorders>
          </w:tcPr>
          <w:p w:rsidR="005101CF" w:rsidRDefault="00A626AB" w14:paraId="02DA7DE9" w14:textId="77777777">
            <w:pPr>
              <w:spacing w:after="230" w:line="259" w:lineRule="auto"/>
              <w:ind w:left="0" w:right="1" w:firstLine="0"/>
              <w:jc w:val="center"/>
            </w:pPr>
            <w:r>
              <w:t>Até 3</w:t>
            </w:r>
          </w:p>
          <w:p w:rsidR="005101CF" w:rsidRDefault="00A626AB" w14:paraId="131D0121" w14:textId="77777777">
            <w:pPr>
              <w:spacing w:after="232" w:line="259" w:lineRule="auto"/>
              <w:ind w:left="0" w:right="1" w:firstLine="0"/>
              <w:jc w:val="center"/>
            </w:pPr>
            <w:r>
              <w:t xml:space="preserve">De 3 a 4 </w:t>
            </w:r>
          </w:p>
          <w:p w:rsidR="005101CF" w:rsidRDefault="00A626AB" w14:paraId="5AC10C48" w14:textId="77777777">
            <w:pPr>
              <w:spacing w:after="0" w:line="259" w:lineRule="auto"/>
              <w:ind w:left="0" w:right="1" w:firstLine="0"/>
              <w:jc w:val="center"/>
            </w:pPr>
            <w:r>
              <w:t xml:space="preserve">Mais de 4 </w:t>
            </w:r>
          </w:p>
        </w:tc>
        <w:tc>
          <w:tcPr>
            <w:tcW w:w="2881" w:type="dxa"/>
            <w:tcBorders>
              <w:top w:val="single" w:color="000000" w:sz="4" w:space="0"/>
              <w:left w:val="single" w:color="000000" w:sz="4" w:space="0"/>
              <w:bottom w:val="single" w:color="000000" w:sz="4" w:space="0"/>
              <w:right w:val="single" w:color="000000" w:sz="4" w:space="0"/>
            </w:tcBorders>
          </w:tcPr>
          <w:p w:rsidR="005101CF" w:rsidRDefault="00A626AB" w14:paraId="3B0106F7" w14:textId="77777777">
            <w:pPr>
              <w:spacing w:after="230" w:line="259" w:lineRule="auto"/>
              <w:ind w:left="1" w:right="0" w:firstLine="0"/>
              <w:jc w:val="center"/>
            </w:pPr>
            <w:r>
              <w:t>3000</w:t>
            </w:r>
          </w:p>
          <w:p w:rsidR="005101CF" w:rsidRDefault="00A626AB" w14:paraId="3174FF48" w14:textId="77777777">
            <w:pPr>
              <w:spacing w:after="232" w:line="259" w:lineRule="auto"/>
              <w:ind w:left="1" w:right="0" w:firstLine="0"/>
              <w:jc w:val="center"/>
            </w:pPr>
            <w:r>
              <w:t xml:space="preserve">4000 </w:t>
            </w:r>
          </w:p>
          <w:p w:rsidR="005101CF" w:rsidRDefault="00A626AB" w14:paraId="707246EB" w14:textId="77777777">
            <w:pPr>
              <w:spacing w:after="0" w:line="259" w:lineRule="auto"/>
              <w:ind w:left="1" w:right="0" w:firstLine="0"/>
              <w:jc w:val="center"/>
            </w:pPr>
            <w:r>
              <w:t xml:space="preserve">6000 </w:t>
            </w:r>
          </w:p>
        </w:tc>
        <w:tc>
          <w:tcPr>
            <w:tcW w:w="2388" w:type="dxa"/>
            <w:tcBorders>
              <w:top w:val="single" w:color="000000" w:sz="4" w:space="0"/>
              <w:left w:val="single" w:color="000000" w:sz="4" w:space="0"/>
              <w:bottom w:val="single" w:color="000000" w:sz="4" w:space="0"/>
              <w:right w:val="single" w:color="000000" w:sz="4" w:space="0"/>
            </w:tcBorders>
          </w:tcPr>
          <w:p w:rsidR="005101CF" w:rsidRDefault="00A626AB" w14:paraId="6B179670" w14:textId="77777777">
            <w:pPr>
              <w:spacing w:after="230" w:line="259" w:lineRule="auto"/>
              <w:ind w:left="0" w:right="0" w:firstLine="0"/>
              <w:jc w:val="center"/>
            </w:pPr>
            <w:r>
              <w:t xml:space="preserve">1 </w:t>
            </w:r>
          </w:p>
          <w:p w:rsidR="005101CF" w:rsidRDefault="00A626AB" w14:paraId="02F32447" w14:textId="77777777">
            <w:pPr>
              <w:spacing w:after="232" w:line="259" w:lineRule="auto"/>
              <w:ind w:left="0" w:right="0" w:firstLine="0"/>
              <w:jc w:val="center"/>
            </w:pPr>
            <w:r>
              <w:t xml:space="preserve">1 </w:t>
            </w:r>
          </w:p>
          <w:p w:rsidR="005101CF" w:rsidRDefault="00A626AB" w14:paraId="44C36653" w14:textId="77777777">
            <w:pPr>
              <w:spacing w:after="0" w:line="259" w:lineRule="auto"/>
              <w:ind w:left="0" w:right="0" w:firstLine="0"/>
              <w:jc w:val="center"/>
            </w:pPr>
            <w:r>
              <w:t xml:space="preserve">1 </w:t>
            </w:r>
          </w:p>
        </w:tc>
      </w:tr>
    </w:tbl>
    <w:p w:rsidR="005101CF" w:rsidRDefault="00A626AB" w14:paraId="0CC98146" w14:textId="77777777">
      <w:pPr>
        <w:spacing w:after="290" w:line="259" w:lineRule="auto"/>
        <w:ind w:left="142" w:right="0" w:firstLine="0"/>
        <w:jc w:val="left"/>
      </w:pPr>
      <w:r>
        <w:t xml:space="preserve"> </w:t>
      </w:r>
    </w:p>
    <w:p w:rsidR="005101CF" w:rsidRDefault="00A626AB" w14:paraId="297106DD" w14:textId="77777777">
      <w:pPr>
        <w:numPr>
          <w:ilvl w:val="0"/>
          <w:numId w:val="158"/>
        </w:numPr>
        <w:spacing w:after="0" w:line="259" w:lineRule="auto"/>
        <w:ind w:right="136" w:hanging="360"/>
      </w:pPr>
      <w:r>
        <w:t xml:space="preserve">Alojamentos de gatos  </w:t>
      </w:r>
    </w:p>
    <w:tbl>
      <w:tblPr>
        <w:tblStyle w:val="TableGrid"/>
        <w:tblW w:w="7370" w:type="dxa"/>
        <w:tblInd w:w="709" w:type="dxa"/>
        <w:tblCellMar>
          <w:top w:w="54" w:type="dxa"/>
          <w:left w:w="102" w:type="dxa"/>
          <w:right w:w="43" w:type="dxa"/>
        </w:tblCellMar>
        <w:tblLook w:val="04A0" w:firstRow="1" w:lastRow="0" w:firstColumn="1" w:lastColumn="0" w:noHBand="0" w:noVBand="1"/>
      </w:tblPr>
      <w:tblGrid>
        <w:gridCol w:w="1984"/>
        <w:gridCol w:w="2693"/>
        <w:gridCol w:w="2693"/>
      </w:tblGrid>
      <w:tr w:rsidR="005101CF" w14:paraId="7E5FA5A8" w14:textId="77777777">
        <w:trPr>
          <w:trHeight w:val="1585"/>
        </w:trPr>
        <w:tc>
          <w:tcPr>
            <w:tcW w:w="1985" w:type="dxa"/>
            <w:tcBorders>
              <w:top w:val="single" w:color="000000" w:sz="4" w:space="0"/>
              <w:left w:val="single" w:color="000000" w:sz="4" w:space="0"/>
              <w:bottom w:val="single" w:color="000000" w:sz="4" w:space="0"/>
              <w:right w:val="single" w:color="000000" w:sz="4" w:space="0"/>
            </w:tcBorders>
          </w:tcPr>
          <w:p w:rsidR="005101CF" w:rsidRDefault="00A626AB" w14:paraId="70211B1B" w14:textId="77777777">
            <w:pPr>
              <w:spacing w:after="0" w:line="259" w:lineRule="auto"/>
              <w:ind w:left="0" w:right="0" w:firstLine="0"/>
              <w:jc w:val="center"/>
            </w:pPr>
            <w:r>
              <w:t xml:space="preserve">Peso do gato (quilogramas) </w:t>
            </w:r>
          </w:p>
        </w:tc>
        <w:tc>
          <w:tcPr>
            <w:tcW w:w="2693" w:type="dxa"/>
            <w:tcBorders>
              <w:top w:val="single" w:color="000000" w:sz="4" w:space="0"/>
              <w:left w:val="single" w:color="000000" w:sz="4" w:space="0"/>
              <w:bottom w:val="single" w:color="000000" w:sz="4" w:space="0"/>
              <w:right w:val="single" w:color="000000" w:sz="4" w:space="0"/>
            </w:tcBorders>
          </w:tcPr>
          <w:p w:rsidR="005101CF" w:rsidRDefault="00A626AB" w14:paraId="4119DE4F" w14:textId="77777777">
            <w:pPr>
              <w:spacing w:after="121" w:line="356" w:lineRule="auto"/>
              <w:ind w:left="0" w:right="0" w:firstLine="0"/>
              <w:jc w:val="center"/>
            </w:pPr>
            <w:r>
              <w:t xml:space="preserve">Superfície mínima do chão da gaiola para o gato </w:t>
            </w:r>
          </w:p>
          <w:p w:rsidR="005101CF" w:rsidRDefault="00A626AB" w14:paraId="18724E26" w14:textId="77777777">
            <w:pPr>
              <w:spacing w:after="0" w:line="259" w:lineRule="auto"/>
              <w:ind w:left="0" w:right="60" w:firstLine="0"/>
              <w:jc w:val="center"/>
            </w:pPr>
            <w:r>
              <w:t xml:space="preserve">(centímetros quadrados) </w:t>
            </w:r>
          </w:p>
        </w:tc>
        <w:tc>
          <w:tcPr>
            <w:tcW w:w="2693" w:type="dxa"/>
            <w:tcBorders>
              <w:top w:val="single" w:color="000000" w:sz="4" w:space="0"/>
              <w:left w:val="single" w:color="000000" w:sz="4" w:space="0"/>
              <w:bottom w:val="single" w:color="000000" w:sz="4" w:space="0"/>
              <w:right w:val="single" w:color="000000" w:sz="4" w:space="0"/>
            </w:tcBorders>
          </w:tcPr>
          <w:p w:rsidR="005101CF" w:rsidRDefault="00A626AB" w14:paraId="742CCC49" w14:textId="77777777">
            <w:pPr>
              <w:spacing w:after="1" w:line="462" w:lineRule="auto"/>
              <w:ind w:left="464" w:right="405" w:firstLine="0"/>
              <w:jc w:val="center"/>
            </w:pPr>
            <w:r>
              <w:t xml:space="preserve">Altura mínima  da gaiola </w:t>
            </w:r>
          </w:p>
          <w:p w:rsidR="005101CF" w:rsidRDefault="00A626AB" w14:paraId="75A60D78" w14:textId="77777777">
            <w:pPr>
              <w:spacing w:after="0" w:line="259" w:lineRule="auto"/>
              <w:ind w:left="0" w:right="59" w:firstLine="0"/>
              <w:jc w:val="center"/>
            </w:pPr>
            <w:r>
              <w:t xml:space="preserve">(centímetros) </w:t>
            </w:r>
          </w:p>
        </w:tc>
      </w:tr>
      <w:tr w:rsidR="005101CF" w14:paraId="399E5BFC" w14:textId="77777777">
        <w:trPr>
          <w:trHeight w:val="2111"/>
        </w:trPr>
        <w:tc>
          <w:tcPr>
            <w:tcW w:w="1985" w:type="dxa"/>
            <w:tcBorders>
              <w:top w:val="single" w:color="000000" w:sz="4" w:space="0"/>
              <w:left w:val="single" w:color="000000" w:sz="4" w:space="0"/>
              <w:bottom w:val="single" w:color="000000" w:sz="4" w:space="0"/>
              <w:right w:val="single" w:color="000000" w:sz="4" w:space="0"/>
            </w:tcBorders>
          </w:tcPr>
          <w:p w:rsidR="005101CF" w:rsidRDefault="00A626AB" w14:paraId="366321FB" w14:textId="77777777">
            <w:pPr>
              <w:spacing w:after="230" w:line="259" w:lineRule="auto"/>
              <w:ind w:left="0" w:right="61" w:firstLine="0"/>
              <w:jc w:val="center"/>
            </w:pPr>
            <w:r>
              <w:t xml:space="preserve">0,5-1 </w:t>
            </w:r>
          </w:p>
          <w:p w:rsidR="005101CF" w:rsidRDefault="00A626AB" w14:paraId="141B6F15" w14:textId="77777777">
            <w:pPr>
              <w:spacing w:after="232" w:line="259" w:lineRule="auto"/>
              <w:ind w:left="0" w:right="61" w:firstLine="0"/>
              <w:jc w:val="center"/>
            </w:pPr>
            <w:r>
              <w:t xml:space="preserve">1-3 </w:t>
            </w:r>
          </w:p>
          <w:p w:rsidR="005101CF" w:rsidRDefault="00A626AB" w14:paraId="7B812462" w14:textId="77777777">
            <w:pPr>
              <w:spacing w:after="230" w:line="259" w:lineRule="auto"/>
              <w:ind w:left="0" w:right="61" w:firstLine="0"/>
              <w:jc w:val="center"/>
            </w:pPr>
            <w:r>
              <w:t xml:space="preserve">3-4 </w:t>
            </w:r>
          </w:p>
          <w:p w:rsidR="005101CF" w:rsidRDefault="00A626AB" w14:paraId="245DC6CE" w14:textId="77777777">
            <w:pPr>
              <w:spacing w:after="0" w:line="259" w:lineRule="auto"/>
              <w:ind w:left="0" w:right="61" w:firstLine="0"/>
              <w:jc w:val="center"/>
            </w:pPr>
            <w:r>
              <w:t xml:space="preserve">4-5 </w:t>
            </w:r>
          </w:p>
        </w:tc>
        <w:tc>
          <w:tcPr>
            <w:tcW w:w="2693" w:type="dxa"/>
            <w:tcBorders>
              <w:top w:val="single" w:color="000000" w:sz="4" w:space="0"/>
              <w:left w:val="single" w:color="000000" w:sz="4" w:space="0"/>
              <w:bottom w:val="single" w:color="000000" w:sz="4" w:space="0"/>
              <w:right w:val="single" w:color="000000" w:sz="4" w:space="0"/>
            </w:tcBorders>
          </w:tcPr>
          <w:p w:rsidR="005101CF" w:rsidRDefault="00A626AB" w14:paraId="3CA08269" w14:textId="77777777">
            <w:pPr>
              <w:spacing w:after="230" w:line="259" w:lineRule="auto"/>
              <w:ind w:left="0" w:right="59" w:firstLine="0"/>
              <w:jc w:val="center"/>
            </w:pPr>
            <w:r>
              <w:t>2000</w:t>
            </w:r>
          </w:p>
          <w:p w:rsidR="005101CF" w:rsidRDefault="00A626AB" w14:paraId="74B7CB1C" w14:textId="77777777">
            <w:pPr>
              <w:spacing w:after="232" w:line="259" w:lineRule="auto"/>
              <w:ind w:left="0" w:right="60" w:firstLine="0"/>
              <w:jc w:val="center"/>
            </w:pPr>
            <w:r>
              <w:t xml:space="preserve">3000 </w:t>
            </w:r>
          </w:p>
          <w:p w:rsidR="005101CF" w:rsidRDefault="00A626AB" w14:paraId="49F7F0A0" w14:textId="77777777">
            <w:pPr>
              <w:spacing w:after="230" w:line="259" w:lineRule="auto"/>
              <w:ind w:left="0" w:right="60" w:firstLine="0"/>
              <w:jc w:val="center"/>
            </w:pPr>
            <w:r>
              <w:t xml:space="preserve">4000 </w:t>
            </w:r>
          </w:p>
          <w:p w:rsidR="005101CF" w:rsidRDefault="00A626AB" w14:paraId="47D702EA" w14:textId="77777777">
            <w:pPr>
              <w:spacing w:after="0" w:line="259" w:lineRule="auto"/>
              <w:ind w:left="0" w:right="60" w:firstLine="0"/>
              <w:jc w:val="center"/>
            </w:pPr>
            <w:r>
              <w:t xml:space="preserve">6000 </w:t>
            </w:r>
          </w:p>
        </w:tc>
        <w:tc>
          <w:tcPr>
            <w:tcW w:w="2693" w:type="dxa"/>
            <w:tcBorders>
              <w:top w:val="single" w:color="000000" w:sz="4" w:space="0"/>
              <w:left w:val="single" w:color="000000" w:sz="4" w:space="0"/>
              <w:bottom w:val="single" w:color="000000" w:sz="4" w:space="0"/>
              <w:right w:val="single" w:color="000000" w:sz="4" w:space="0"/>
            </w:tcBorders>
          </w:tcPr>
          <w:p w:rsidR="005101CF" w:rsidRDefault="00A626AB" w14:paraId="1E97AE37" w14:textId="77777777">
            <w:pPr>
              <w:spacing w:after="230" w:line="259" w:lineRule="auto"/>
              <w:ind w:left="0" w:right="59" w:firstLine="0"/>
              <w:jc w:val="center"/>
            </w:pPr>
            <w:r>
              <w:t>50</w:t>
            </w:r>
          </w:p>
          <w:p w:rsidR="005101CF" w:rsidRDefault="00A626AB" w14:paraId="3C033A57" w14:textId="77777777">
            <w:pPr>
              <w:spacing w:after="232" w:line="259" w:lineRule="auto"/>
              <w:ind w:left="0" w:right="60" w:firstLine="0"/>
              <w:jc w:val="center"/>
            </w:pPr>
            <w:r>
              <w:t xml:space="preserve">100 </w:t>
            </w:r>
          </w:p>
          <w:p w:rsidR="005101CF" w:rsidRDefault="00A626AB" w14:paraId="62E1E495" w14:textId="77777777">
            <w:pPr>
              <w:spacing w:after="230" w:line="259" w:lineRule="auto"/>
              <w:ind w:left="0" w:right="60" w:firstLine="0"/>
              <w:jc w:val="center"/>
            </w:pPr>
            <w:r>
              <w:t xml:space="preserve">100 </w:t>
            </w:r>
          </w:p>
          <w:p w:rsidR="005101CF" w:rsidRDefault="00A626AB" w14:paraId="0F0B2530" w14:textId="77777777">
            <w:pPr>
              <w:spacing w:after="0" w:line="259" w:lineRule="auto"/>
              <w:ind w:left="0" w:right="60" w:firstLine="0"/>
              <w:jc w:val="center"/>
            </w:pPr>
            <w:r>
              <w:t xml:space="preserve">100 </w:t>
            </w:r>
          </w:p>
        </w:tc>
      </w:tr>
    </w:tbl>
    <w:p w:rsidR="005101CF" w:rsidRDefault="00A626AB" w14:paraId="0B3B9935" w14:textId="77777777">
      <w:pPr>
        <w:spacing w:after="116"/>
        <w:ind w:left="992" w:right="136" w:firstLine="0"/>
      </w:pPr>
      <w:r>
        <w:t xml:space="preserve">Nota: Para o cálculo da superfície mínima do chão pode incluir-se a superfície dos tabuleiros de repouso.  </w:t>
      </w:r>
    </w:p>
    <w:p w:rsidR="005101CF" w:rsidRDefault="00A626AB" w14:paraId="087144BF" w14:textId="77777777">
      <w:pPr>
        <w:spacing w:after="0" w:line="259" w:lineRule="auto"/>
        <w:ind w:left="1276" w:right="0" w:firstLine="0"/>
        <w:jc w:val="left"/>
      </w:pPr>
      <w:r>
        <w:t xml:space="preserve"> </w:t>
      </w:r>
    </w:p>
    <w:p w:rsidR="005101CF" w:rsidRDefault="00A626AB" w14:paraId="7C671997" w14:textId="1F5EB781">
      <w:pPr>
        <w:pStyle w:val="Ttulo1"/>
        <w:tabs>
          <w:tab w:val="center" w:pos="2965"/>
          <w:tab w:val="center" w:pos="5009"/>
          <w:tab w:val="center" w:pos="6379"/>
        </w:tabs>
        <w:ind w:left="0" w:right="0" w:firstLine="0"/>
        <w:jc w:val="left"/>
      </w:pPr>
      <w:r>
        <w:rPr>
          <w:rFonts w:ascii="Calibri" w:hAnsi="Calibri" w:eastAsia="Calibri" w:cs="Calibri"/>
          <w:sz w:val="22"/>
        </w:rPr>
        <w:tab/>
      </w:r>
      <w:r>
        <w:rPr>
          <w:rFonts w:ascii="Cambria" w:hAnsi="Cambria" w:eastAsia="Cambria" w:cs="Cambria"/>
          <w:sz w:val="21"/>
        </w:rPr>
        <w:tab/>
      </w:r>
      <w:r>
        <w:rPr>
          <w:rFonts w:ascii="Cambria" w:hAnsi="Cambria" w:eastAsia="Cambria" w:cs="Cambria"/>
          <w:sz w:val="32"/>
        </w:rPr>
        <w:tab/>
      </w:r>
    </w:p>
    <w:p w:rsidR="005101CF" w:rsidRDefault="00A626AB" w14:paraId="1A4DBDA1" w14:textId="77777777">
      <w:pPr>
        <w:spacing w:after="211" w:line="259" w:lineRule="auto"/>
        <w:ind w:left="142" w:right="0" w:firstLine="0"/>
        <w:jc w:val="left"/>
      </w:pPr>
      <w:r>
        <w:rPr>
          <w:rFonts w:ascii="Cambria" w:hAnsi="Cambria" w:eastAsia="Cambria" w:cs="Cambria"/>
        </w:rPr>
        <w:tab/>
      </w:r>
    </w:p>
    <w:p w:rsidR="005101CF" w:rsidRDefault="00A626AB" w14:paraId="3370820F" w14:textId="77777777">
      <w:pPr>
        <w:numPr>
          <w:ilvl w:val="0"/>
          <w:numId w:val="159"/>
        </w:numPr>
        <w:ind w:right="136" w:hanging="360"/>
      </w:pPr>
      <w:r>
        <w:t xml:space="preserve">A superfície mínima do chão do recinto para uma gata e respetiva ninhada deve ser de pelo menos 1 m2; </w:t>
      </w:r>
    </w:p>
    <w:p w:rsidR="005101CF" w:rsidRDefault="00A626AB" w14:paraId="7E3A589B" w14:textId="77777777">
      <w:pPr>
        <w:numPr>
          <w:ilvl w:val="0"/>
          <w:numId w:val="159"/>
        </w:numPr>
        <w:spacing w:after="228" w:line="259" w:lineRule="auto"/>
        <w:ind w:right="136" w:hanging="360"/>
      </w:pPr>
      <w:r>
        <w:t xml:space="preserve">Alojamentos de cães: </w:t>
      </w:r>
    </w:p>
    <w:p w:rsidR="005101CF" w:rsidRDefault="00A626AB" w14:paraId="1F662660" w14:textId="77777777">
      <w:pPr>
        <w:numPr>
          <w:ilvl w:val="1"/>
          <w:numId w:val="159"/>
        </w:numPr>
        <w:spacing w:after="0" w:line="259" w:lineRule="auto"/>
        <w:ind w:right="136" w:hanging="445"/>
      </w:pPr>
      <w:r>
        <w:t xml:space="preserve">Individualmente: </w:t>
      </w:r>
    </w:p>
    <w:tbl>
      <w:tblPr>
        <w:tblStyle w:val="TableGrid"/>
        <w:tblW w:w="7796" w:type="dxa"/>
        <w:tblInd w:w="851" w:type="dxa"/>
        <w:tblCellMar>
          <w:top w:w="53" w:type="dxa"/>
          <w:left w:w="161" w:type="dxa"/>
          <w:right w:w="103" w:type="dxa"/>
        </w:tblCellMar>
        <w:tblLook w:val="04A0" w:firstRow="1" w:lastRow="0" w:firstColumn="1" w:lastColumn="0" w:noHBand="0" w:noVBand="1"/>
      </w:tblPr>
      <w:tblGrid>
        <w:gridCol w:w="1842"/>
        <w:gridCol w:w="1984"/>
        <w:gridCol w:w="2128"/>
        <w:gridCol w:w="1842"/>
      </w:tblGrid>
      <w:tr w:rsidR="005101CF" w14:paraId="4A056CCF" w14:textId="77777777">
        <w:trPr>
          <w:trHeight w:val="1061"/>
        </w:trPr>
        <w:tc>
          <w:tcPr>
            <w:tcW w:w="1843" w:type="dxa"/>
            <w:tcBorders>
              <w:top w:val="single" w:color="000000" w:sz="4" w:space="0"/>
              <w:left w:val="single" w:color="000000" w:sz="4" w:space="0"/>
              <w:bottom w:val="single" w:color="000000" w:sz="4" w:space="0"/>
              <w:right w:val="single" w:color="000000" w:sz="4" w:space="0"/>
            </w:tcBorders>
          </w:tcPr>
          <w:p w:rsidR="005101CF" w:rsidRDefault="00A626AB" w14:paraId="2CDAF24A" w14:textId="77777777">
            <w:pPr>
              <w:spacing w:after="0" w:line="259" w:lineRule="auto"/>
              <w:ind w:left="0" w:right="0" w:firstLine="0"/>
              <w:jc w:val="center"/>
            </w:pPr>
            <w:r>
              <w:t xml:space="preserve">Unidade de detenção </w:t>
            </w:r>
          </w:p>
        </w:tc>
        <w:tc>
          <w:tcPr>
            <w:tcW w:w="1984" w:type="dxa"/>
            <w:tcBorders>
              <w:top w:val="single" w:color="000000" w:sz="4" w:space="0"/>
              <w:left w:val="single" w:color="000000" w:sz="4" w:space="0"/>
              <w:bottom w:val="single" w:color="000000" w:sz="4" w:space="0"/>
              <w:right w:val="single" w:color="000000" w:sz="4" w:space="0"/>
            </w:tcBorders>
          </w:tcPr>
          <w:p w:rsidR="005101CF" w:rsidRDefault="00A626AB" w14:paraId="668DCA4F" w14:textId="77777777">
            <w:pPr>
              <w:spacing w:after="0" w:line="259" w:lineRule="auto"/>
              <w:ind w:left="0" w:right="0" w:firstLine="0"/>
              <w:jc w:val="center"/>
            </w:pPr>
            <w:r>
              <w:t xml:space="preserve">Peso vivo (quilogramas) </w:t>
            </w:r>
          </w:p>
        </w:tc>
        <w:tc>
          <w:tcPr>
            <w:tcW w:w="2128" w:type="dxa"/>
            <w:tcBorders>
              <w:top w:val="single" w:color="000000" w:sz="4" w:space="0"/>
              <w:left w:val="single" w:color="000000" w:sz="4" w:space="0"/>
              <w:bottom w:val="single" w:color="000000" w:sz="4" w:space="0"/>
              <w:right w:val="single" w:color="000000" w:sz="4" w:space="0"/>
            </w:tcBorders>
          </w:tcPr>
          <w:p w:rsidR="005101CF" w:rsidRDefault="00A626AB" w14:paraId="68973933" w14:textId="77777777">
            <w:pPr>
              <w:spacing w:after="0" w:line="259" w:lineRule="auto"/>
              <w:ind w:left="0" w:right="0" w:firstLine="0"/>
              <w:jc w:val="center"/>
            </w:pPr>
            <w:r>
              <w:t>Superfície de base (metros quadrados)</w:t>
            </w:r>
          </w:p>
        </w:tc>
        <w:tc>
          <w:tcPr>
            <w:tcW w:w="1842" w:type="dxa"/>
            <w:tcBorders>
              <w:top w:val="single" w:color="000000" w:sz="4" w:space="0"/>
              <w:left w:val="single" w:color="000000" w:sz="4" w:space="0"/>
              <w:bottom w:val="single" w:color="000000" w:sz="4" w:space="0"/>
              <w:right w:val="single" w:color="000000" w:sz="4" w:space="0"/>
            </w:tcBorders>
          </w:tcPr>
          <w:p w:rsidR="005101CF" w:rsidRDefault="00A626AB" w14:paraId="0C7A4713" w14:textId="77777777">
            <w:pPr>
              <w:spacing w:after="0" w:line="259" w:lineRule="auto"/>
              <w:ind w:left="0" w:right="0" w:firstLine="0"/>
              <w:jc w:val="center"/>
            </w:pPr>
            <w:r>
              <w:t xml:space="preserve">Altura (centímetros) </w:t>
            </w:r>
          </w:p>
        </w:tc>
      </w:tr>
      <w:tr w:rsidR="005101CF" w14:paraId="1BAAC774" w14:textId="77777777">
        <w:trPr>
          <w:trHeight w:val="3160"/>
        </w:trPr>
        <w:tc>
          <w:tcPr>
            <w:tcW w:w="1843" w:type="dxa"/>
            <w:tcBorders>
              <w:top w:val="single" w:color="000000" w:sz="4" w:space="0"/>
              <w:left w:val="single" w:color="000000" w:sz="4" w:space="0"/>
              <w:bottom w:val="single" w:color="000000" w:sz="4" w:space="0"/>
              <w:right w:val="single" w:color="000000" w:sz="4" w:space="0"/>
            </w:tcBorders>
          </w:tcPr>
          <w:p w:rsidR="005101CF" w:rsidRDefault="00A626AB" w14:paraId="4D2C10EC" w14:textId="77777777">
            <w:pPr>
              <w:spacing w:after="0" w:line="259" w:lineRule="auto"/>
              <w:ind w:left="0" w:right="0" w:firstLine="0"/>
              <w:jc w:val="left"/>
            </w:pPr>
            <w:r>
              <w:t xml:space="preserve">Recinto fechado </w:t>
            </w:r>
          </w:p>
        </w:tc>
        <w:tc>
          <w:tcPr>
            <w:tcW w:w="1984" w:type="dxa"/>
            <w:tcBorders>
              <w:top w:val="single" w:color="000000" w:sz="4" w:space="0"/>
              <w:left w:val="single" w:color="000000" w:sz="4" w:space="0"/>
              <w:bottom w:val="single" w:color="000000" w:sz="4" w:space="0"/>
              <w:right w:val="single" w:color="000000" w:sz="4" w:space="0"/>
            </w:tcBorders>
          </w:tcPr>
          <w:p w:rsidR="005101CF" w:rsidRDefault="00A626AB" w14:paraId="2E9211C4" w14:textId="77777777">
            <w:pPr>
              <w:spacing w:after="232" w:line="259" w:lineRule="auto"/>
              <w:ind w:left="0" w:right="59" w:firstLine="0"/>
              <w:jc w:val="center"/>
            </w:pPr>
            <w:r>
              <w:t>até 16</w:t>
            </w:r>
          </w:p>
          <w:p w:rsidR="005101CF" w:rsidRDefault="00A626AB" w14:paraId="34C0527D" w14:textId="77777777">
            <w:pPr>
              <w:spacing w:after="230" w:line="259" w:lineRule="auto"/>
              <w:ind w:left="0" w:right="58" w:firstLine="0"/>
              <w:jc w:val="center"/>
            </w:pPr>
            <w:r>
              <w:t xml:space="preserve">16-20 </w:t>
            </w:r>
          </w:p>
          <w:p w:rsidR="005101CF" w:rsidRDefault="00A626AB" w14:paraId="5129476C" w14:textId="77777777">
            <w:pPr>
              <w:spacing w:after="232" w:line="259" w:lineRule="auto"/>
              <w:ind w:left="0" w:right="58" w:firstLine="0"/>
              <w:jc w:val="center"/>
            </w:pPr>
            <w:r>
              <w:t xml:space="preserve">20-24 </w:t>
            </w:r>
          </w:p>
          <w:p w:rsidR="005101CF" w:rsidRDefault="00A626AB" w14:paraId="37A5D50C" w14:textId="77777777">
            <w:pPr>
              <w:spacing w:after="230" w:line="259" w:lineRule="auto"/>
              <w:ind w:left="0" w:right="58" w:firstLine="0"/>
              <w:jc w:val="center"/>
            </w:pPr>
            <w:r>
              <w:t xml:space="preserve">24-28 </w:t>
            </w:r>
          </w:p>
          <w:p w:rsidR="005101CF" w:rsidRDefault="00A626AB" w14:paraId="6FEB0CE4" w14:textId="77777777">
            <w:pPr>
              <w:spacing w:after="0" w:line="259" w:lineRule="auto"/>
              <w:ind w:left="336" w:right="355" w:firstLine="0"/>
              <w:jc w:val="center"/>
            </w:pPr>
            <w:r>
              <w:t xml:space="preserve">28-32 mais de 32 </w:t>
            </w:r>
          </w:p>
        </w:tc>
        <w:tc>
          <w:tcPr>
            <w:tcW w:w="2128" w:type="dxa"/>
            <w:tcBorders>
              <w:top w:val="single" w:color="000000" w:sz="4" w:space="0"/>
              <w:left w:val="single" w:color="000000" w:sz="4" w:space="0"/>
              <w:bottom w:val="single" w:color="000000" w:sz="4" w:space="0"/>
              <w:right w:val="single" w:color="000000" w:sz="4" w:space="0"/>
            </w:tcBorders>
          </w:tcPr>
          <w:p w:rsidR="005101CF" w:rsidRDefault="00A626AB" w14:paraId="275A775F" w14:textId="77777777">
            <w:pPr>
              <w:spacing w:after="232" w:line="259" w:lineRule="auto"/>
              <w:ind w:left="0" w:right="59" w:firstLine="0"/>
              <w:jc w:val="center"/>
            </w:pPr>
            <w:r>
              <w:t>2,0</w:t>
            </w:r>
          </w:p>
          <w:p w:rsidR="005101CF" w:rsidRDefault="00A626AB" w14:paraId="54A24AC2" w14:textId="77777777">
            <w:pPr>
              <w:spacing w:after="230" w:line="259" w:lineRule="auto"/>
              <w:ind w:left="0" w:right="60" w:firstLine="0"/>
              <w:jc w:val="center"/>
            </w:pPr>
            <w:r>
              <w:t xml:space="preserve">2,20 </w:t>
            </w:r>
          </w:p>
          <w:p w:rsidR="005101CF" w:rsidRDefault="00A626AB" w14:paraId="711AC6BF" w14:textId="77777777">
            <w:pPr>
              <w:spacing w:after="232" w:line="259" w:lineRule="auto"/>
              <w:ind w:left="0" w:right="59" w:firstLine="0"/>
              <w:jc w:val="center"/>
            </w:pPr>
            <w:r>
              <w:t xml:space="preserve">3 </w:t>
            </w:r>
          </w:p>
          <w:p w:rsidR="005101CF" w:rsidRDefault="00A626AB" w14:paraId="2B477829" w14:textId="77777777">
            <w:pPr>
              <w:spacing w:after="230" w:line="259" w:lineRule="auto"/>
              <w:ind w:left="0" w:right="60" w:firstLine="0"/>
              <w:jc w:val="center"/>
            </w:pPr>
            <w:r>
              <w:t xml:space="preserve">3,60 </w:t>
            </w:r>
          </w:p>
          <w:p w:rsidR="005101CF" w:rsidRDefault="00A626AB" w14:paraId="6FD99096" w14:textId="77777777">
            <w:pPr>
              <w:spacing w:after="0" w:line="259" w:lineRule="auto"/>
              <w:ind w:left="325" w:right="383" w:firstLine="0"/>
              <w:jc w:val="center"/>
            </w:pPr>
            <w:r>
              <w:t xml:space="preserve">4 mais de 4,30 </w:t>
            </w:r>
          </w:p>
        </w:tc>
        <w:tc>
          <w:tcPr>
            <w:tcW w:w="1842" w:type="dxa"/>
            <w:tcBorders>
              <w:top w:val="single" w:color="000000" w:sz="4" w:space="0"/>
              <w:left w:val="single" w:color="000000" w:sz="4" w:space="0"/>
              <w:bottom w:val="single" w:color="000000" w:sz="4" w:space="0"/>
              <w:right w:val="single" w:color="000000" w:sz="4" w:space="0"/>
            </w:tcBorders>
          </w:tcPr>
          <w:p w:rsidR="005101CF" w:rsidRDefault="00A626AB" w14:paraId="088CC694" w14:textId="77777777">
            <w:pPr>
              <w:spacing w:after="0" w:line="259" w:lineRule="auto"/>
              <w:ind w:left="0" w:right="63" w:firstLine="0"/>
              <w:jc w:val="center"/>
            </w:pPr>
            <w:r>
              <w:t xml:space="preserve">180 </w:t>
            </w:r>
          </w:p>
        </w:tc>
      </w:tr>
      <w:tr w:rsidR="005101CF" w14:paraId="5286D5F0" w14:textId="77777777">
        <w:trPr>
          <w:trHeight w:val="2111"/>
        </w:trPr>
        <w:tc>
          <w:tcPr>
            <w:tcW w:w="1843" w:type="dxa"/>
            <w:tcBorders>
              <w:top w:val="single" w:color="000000" w:sz="4" w:space="0"/>
              <w:left w:val="single" w:color="000000" w:sz="4" w:space="0"/>
              <w:bottom w:val="single" w:color="000000" w:sz="4" w:space="0"/>
              <w:right w:val="single" w:color="000000" w:sz="4" w:space="0"/>
            </w:tcBorders>
          </w:tcPr>
          <w:p w:rsidR="005101CF" w:rsidRDefault="00A626AB" w14:paraId="01B25CA6" w14:textId="77777777">
            <w:pPr>
              <w:spacing w:after="0" w:line="259" w:lineRule="auto"/>
              <w:ind w:left="0" w:right="0" w:firstLine="0"/>
              <w:jc w:val="center"/>
            </w:pPr>
            <w:r>
              <w:t xml:space="preserve">Recinto fechado exterior </w:t>
            </w:r>
          </w:p>
        </w:tc>
        <w:tc>
          <w:tcPr>
            <w:tcW w:w="1984" w:type="dxa"/>
            <w:tcBorders>
              <w:top w:val="single" w:color="000000" w:sz="4" w:space="0"/>
              <w:left w:val="single" w:color="000000" w:sz="4" w:space="0"/>
              <w:bottom w:val="single" w:color="000000" w:sz="4" w:space="0"/>
              <w:right w:val="single" w:color="000000" w:sz="4" w:space="0"/>
            </w:tcBorders>
          </w:tcPr>
          <w:p w:rsidR="005101CF" w:rsidRDefault="00A626AB" w14:paraId="329905ED" w14:textId="77777777">
            <w:pPr>
              <w:spacing w:after="232" w:line="259" w:lineRule="auto"/>
              <w:ind w:left="0" w:right="59" w:firstLine="0"/>
              <w:jc w:val="center"/>
            </w:pPr>
            <w:r>
              <w:t>até 24</w:t>
            </w:r>
          </w:p>
          <w:p w:rsidR="005101CF" w:rsidRDefault="00A626AB" w14:paraId="338522BA" w14:textId="77777777">
            <w:pPr>
              <w:spacing w:after="230" w:line="259" w:lineRule="auto"/>
              <w:ind w:left="0" w:right="58" w:firstLine="0"/>
              <w:jc w:val="center"/>
            </w:pPr>
            <w:r>
              <w:t xml:space="preserve">24-28 </w:t>
            </w:r>
          </w:p>
          <w:p w:rsidR="005101CF" w:rsidRDefault="00A626AB" w14:paraId="15920AF2" w14:textId="77777777">
            <w:pPr>
              <w:spacing w:after="0" w:line="259" w:lineRule="auto"/>
              <w:ind w:left="336" w:right="355" w:firstLine="0"/>
              <w:jc w:val="center"/>
            </w:pPr>
            <w:r>
              <w:t xml:space="preserve">28-32 mais de 32 </w:t>
            </w:r>
          </w:p>
        </w:tc>
        <w:tc>
          <w:tcPr>
            <w:tcW w:w="2128" w:type="dxa"/>
            <w:tcBorders>
              <w:top w:val="single" w:color="000000" w:sz="4" w:space="0"/>
              <w:left w:val="single" w:color="000000" w:sz="4" w:space="0"/>
              <w:bottom w:val="single" w:color="000000" w:sz="4" w:space="0"/>
              <w:right w:val="single" w:color="000000" w:sz="4" w:space="0"/>
            </w:tcBorders>
          </w:tcPr>
          <w:p w:rsidR="005101CF" w:rsidRDefault="00A626AB" w14:paraId="1EBAA36F" w14:textId="77777777">
            <w:pPr>
              <w:spacing w:after="232" w:line="259" w:lineRule="auto"/>
              <w:ind w:left="0" w:right="59" w:firstLine="0"/>
              <w:jc w:val="center"/>
            </w:pPr>
            <w:r>
              <w:t>6</w:t>
            </w:r>
          </w:p>
          <w:p w:rsidR="005101CF" w:rsidRDefault="00A626AB" w14:paraId="791C91AB" w14:textId="77777777">
            <w:pPr>
              <w:spacing w:after="230" w:line="259" w:lineRule="auto"/>
              <w:ind w:left="0" w:right="60" w:firstLine="0"/>
              <w:jc w:val="center"/>
            </w:pPr>
            <w:r>
              <w:t xml:space="preserve">7,20 </w:t>
            </w:r>
          </w:p>
          <w:p w:rsidR="005101CF" w:rsidRDefault="00A626AB" w14:paraId="580D3DBD" w14:textId="77777777">
            <w:pPr>
              <w:spacing w:after="232" w:line="259" w:lineRule="auto"/>
              <w:ind w:left="0" w:right="59" w:firstLine="0"/>
              <w:jc w:val="center"/>
            </w:pPr>
            <w:r>
              <w:t xml:space="preserve">8 </w:t>
            </w:r>
          </w:p>
          <w:p w:rsidR="005101CF" w:rsidRDefault="00A626AB" w14:paraId="0F0655CD" w14:textId="77777777">
            <w:pPr>
              <w:spacing w:after="0" w:line="259" w:lineRule="auto"/>
              <w:ind w:left="0" w:right="60" w:firstLine="0"/>
              <w:jc w:val="center"/>
            </w:pPr>
            <w:r>
              <w:t xml:space="preserve">8,60 </w:t>
            </w:r>
          </w:p>
        </w:tc>
        <w:tc>
          <w:tcPr>
            <w:tcW w:w="1842" w:type="dxa"/>
            <w:tcBorders>
              <w:top w:val="single" w:color="000000" w:sz="4" w:space="0"/>
              <w:left w:val="single" w:color="000000" w:sz="4" w:space="0"/>
              <w:bottom w:val="single" w:color="000000" w:sz="4" w:space="0"/>
              <w:right w:val="single" w:color="000000" w:sz="4" w:space="0"/>
            </w:tcBorders>
          </w:tcPr>
          <w:p w:rsidR="005101CF" w:rsidRDefault="00A626AB" w14:paraId="011660A9" w14:textId="77777777">
            <w:pPr>
              <w:spacing w:after="0" w:line="259" w:lineRule="auto"/>
              <w:ind w:left="0" w:right="63" w:firstLine="0"/>
              <w:jc w:val="center"/>
            </w:pPr>
            <w:r>
              <w:t xml:space="preserve">180 </w:t>
            </w:r>
          </w:p>
        </w:tc>
      </w:tr>
    </w:tbl>
    <w:p w:rsidR="00CC7963" w:rsidRDefault="00CC7963" w14:paraId="2782F7D1" w14:textId="77777777">
      <w:pPr>
        <w:spacing w:after="116"/>
        <w:ind w:left="851" w:right="136" w:firstLine="0"/>
      </w:pPr>
    </w:p>
    <w:p w:rsidR="005101CF" w:rsidRDefault="00A626AB" w14:paraId="19CA27EA" w14:textId="2E5C5704">
      <w:pPr>
        <w:spacing w:after="116"/>
        <w:ind w:left="851" w:right="136" w:firstLine="0"/>
      </w:pPr>
      <w:r>
        <w:t xml:space="preserve">Nota: A área recomendada para o alojamento de cães corresponde ao somatório do recinto fechado e recinto fechado exterior </w:t>
      </w:r>
    </w:p>
    <w:p w:rsidR="005101CF" w:rsidRDefault="00A626AB" w14:paraId="7B6A0522" w14:textId="77777777">
      <w:pPr>
        <w:spacing w:after="230" w:line="259" w:lineRule="auto"/>
        <w:ind w:left="322" w:right="0" w:firstLine="0"/>
        <w:jc w:val="left"/>
      </w:pPr>
      <w:r>
        <w:t xml:space="preserve"> </w:t>
      </w:r>
    </w:p>
    <w:p w:rsidR="005101CF" w:rsidRDefault="00A626AB" w14:paraId="003CCF3D" w14:textId="77777777">
      <w:pPr>
        <w:numPr>
          <w:ilvl w:val="1"/>
          <w:numId w:val="159"/>
        </w:numPr>
        <w:spacing w:after="0" w:line="259" w:lineRule="auto"/>
        <w:ind w:right="136" w:hanging="445"/>
      </w:pPr>
      <w:r>
        <w:t>Em grupo:</w:t>
      </w:r>
      <w:r>
        <w:rPr>
          <w:i/>
        </w:rPr>
        <w:t xml:space="preserve"> </w:t>
      </w:r>
    </w:p>
    <w:tbl>
      <w:tblPr>
        <w:tblStyle w:val="TableGrid"/>
        <w:tblW w:w="8080" w:type="dxa"/>
        <w:tblInd w:w="851" w:type="dxa"/>
        <w:tblCellMar>
          <w:top w:w="53" w:type="dxa"/>
          <w:left w:w="90" w:type="dxa"/>
          <w:right w:w="32" w:type="dxa"/>
        </w:tblCellMar>
        <w:tblLook w:val="04A0" w:firstRow="1" w:lastRow="0" w:firstColumn="1" w:lastColumn="0" w:noHBand="0" w:noVBand="1"/>
      </w:tblPr>
      <w:tblGrid>
        <w:gridCol w:w="1276"/>
        <w:gridCol w:w="1702"/>
        <w:gridCol w:w="1700"/>
        <w:gridCol w:w="1702"/>
        <w:gridCol w:w="1700"/>
      </w:tblGrid>
      <w:tr w:rsidR="005101CF" w14:paraId="66B78CDC" w14:textId="77777777">
        <w:trPr>
          <w:trHeight w:val="2680"/>
        </w:trPr>
        <w:tc>
          <w:tcPr>
            <w:tcW w:w="1276" w:type="dxa"/>
            <w:tcBorders>
              <w:top w:val="single" w:color="000000" w:sz="4" w:space="0"/>
              <w:left w:val="single" w:color="000000" w:sz="4" w:space="0"/>
              <w:bottom w:val="single" w:color="000000" w:sz="4" w:space="0"/>
              <w:right w:val="single" w:color="000000" w:sz="4" w:space="0"/>
            </w:tcBorders>
          </w:tcPr>
          <w:p w:rsidR="005101CF" w:rsidRDefault="00A626AB" w14:paraId="37E6FA27" w14:textId="77777777">
            <w:pPr>
              <w:spacing w:after="0" w:line="259" w:lineRule="auto"/>
              <w:ind w:left="0" w:right="0" w:firstLine="0"/>
              <w:jc w:val="center"/>
            </w:pPr>
            <w:r>
              <w:t xml:space="preserve">Número de animais </w:t>
            </w:r>
          </w:p>
        </w:tc>
        <w:tc>
          <w:tcPr>
            <w:tcW w:w="1702" w:type="dxa"/>
            <w:tcBorders>
              <w:top w:val="single" w:color="000000" w:sz="4" w:space="0"/>
              <w:left w:val="single" w:color="000000" w:sz="4" w:space="0"/>
              <w:bottom w:val="single" w:color="000000" w:sz="4" w:space="0"/>
              <w:right w:val="single" w:color="000000" w:sz="4" w:space="0"/>
            </w:tcBorders>
          </w:tcPr>
          <w:p w:rsidR="005101CF" w:rsidRDefault="00A626AB" w14:paraId="33177D57" w14:textId="77777777">
            <w:pPr>
              <w:spacing w:after="121" w:line="356" w:lineRule="auto"/>
              <w:ind w:left="0" w:right="0" w:firstLine="0"/>
              <w:jc w:val="center"/>
            </w:pPr>
            <w:r>
              <w:t xml:space="preserve">Unidade de detenção </w:t>
            </w:r>
          </w:p>
          <w:p w:rsidR="005101CF" w:rsidRDefault="00A626AB" w14:paraId="27304C4C" w14:textId="77777777">
            <w:pPr>
              <w:spacing w:after="0" w:line="259" w:lineRule="auto"/>
              <w:ind w:left="0" w:right="0" w:firstLine="0"/>
              <w:jc w:val="center"/>
            </w:pPr>
            <w:r>
              <w:t xml:space="preserve"> </w:t>
            </w:r>
          </w:p>
        </w:tc>
        <w:tc>
          <w:tcPr>
            <w:tcW w:w="1700" w:type="dxa"/>
            <w:tcBorders>
              <w:top w:val="single" w:color="000000" w:sz="4" w:space="0"/>
              <w:left w:val="single" w:color="000000" w:sz="4" w:space="0"/>
              <w:bottom w:val="single" w:color="000000" w:sz="4" w:space="0"/>
              <w:right w:val="single" w:color="000000" w:sz="4" w:space="0"/>
            </w:tcBorders>
          </w:tcPr>
          <w:p w:rsidR="005101CF" w:rsidRDefault="00A626AB" w14:paraId="02EBC359" w14:textId="77777777">
            <w:pPr>
              <w:spacing w:after="0" w:line="358" w:lineRule="auto"/>
              <w:ind w:left="0" w:right="0" w:firstLine="0"/>
              <w:jc w:val="center"/>
            </w:pPr>
            <w:r>
              <w:t xml:space="preserve">Superfície de base para um </w:t>
            </w:r>
          </w:p>
          <w:p w:rsidR="005101CF" w:rsidRDefault="00A626AB" w14:paraId="29B1E89A" w14:textId="77777777">
            <w:pPr>
              <w:spacing w:after="112" w:line="259" w:lineRule="auto"/>
              <w:ind w:left="6" w:right="0" w:firstLine="0"/>
              <w:jc w:val="left"/>
            </w:pPr>
            <w:r>
              <w:t xml:space="preserve">peso vivo até 16 </w:t>
            </w:r>
          </w:p>
          <w:p w:rsidR="005101CF" w:rsidRDefault="00A626AB" w14:paraId="2935296D" w14:textId="77777777">
            <w:pPr>
              <w:spacing w:after="230" w:line="259" w:lineRule="auto"/>
              <w:ind w:left="0" w:right="58" w:firstLine="0"/>
              <w:jc w:val="center"/>
            </w:pPr>
            <w:r>
              <w:t xml:space="preserve">kg </w:t>
            </w:r>
          </w:p>
          <w:p w:rsidR="005101CF" w:rsidRDefault="00A626AB" w14:paraId="7782FE08" w14:textId="77777777">
            <w:pPr>
              <w:spacing w:after="0" w:line="259" w:lineRule="auto"/>
              <w:ind w:left="0" w:right="0" w:firstLine="0"/>
              <w:jc w:val="center"/>
            </w:pPr>
            <w:r>
              <w:t xml:space="preserve">(metros quadrados) </w:t>
            </w:r>
          </w:p>
        </w:tc>
        <w:tc>
          <w:tcPr>
            <w:tcW w:w="1702" w:type="dxa"/>
            <w:tcBorders>
              <w:top w:val="single" w:color="000000" w:sz="4" w:space="0"/>
              <w:left w:val="single" w:color="000000" w:sz="4" w:space="0"/>
              <w:bottom w:val="single" w:color="000000" w:sz="4" w:space="0"/>
              <w:right w:val="single" w:color="000000" w:sz="4" w:space="0"/>
            </w:tcBorders>
          </w:tcPr>
          <w:p w:rsidR="005101CF" w:rsidRDefault="00A626AB" w14:paraId="77586506" w14:textId="77777777">
            <w:pPr>
              <w:spacing w:after="0" w:line="358" w:lineRule="auto"/>
              <w:ind w:left="0" w:right="0" w:firstLine="0"/>
              <w:jc w:val="center"/>
            </w:pPr>
            <w:r>
              <w:t xml:space="preserve">Superfície de base para um </w:t>
            </w:r>
          </w:p>
          <w:p w:rsidR="005101CF" w:rsidRDefault="00A626AB" w14:paraId="15289B95" w14:textId="77777777">
            <w:pPr>
              <w:spacing w:after="119" w:line="358" w:lineRule="auto"/>
              <w:ind w:left="0" w:right="0" w:firstLine="0"/>
              <w:jc w:val="center"/>
            </w:pPr>
            <w:r>
              <w:t xml:space="preserve">peso vivo de 16 a 28 kg </w:t>
            </w:r>
          </w:p>
          <w:p w:rsidR="005101CF" w:rsidRDefault="00A626AB" w14:paraId="51E5551B" w14:textId="77777777">
            <w:pPr>
              <w:spacing w:after="0" w:line="259" w:lineRule="auto"/>
              <w:ind w:left="0" w:right="0" w:firstLine="0"/>
              <w:jc w:val="center"/>
            </w:pPr>
            <w:r>
              <w:t xml:space="preserve">(metros quadrados) </w:t>
            </w:r>
          </w:p>
        </w:tc>
        <w:tc>
          <w:tcPr>
            <w:tcW w:w="1700" w:type="dxa"/>
            <w:tcBorders>
              <w:top w:val="single" w:color="000000" w:sz="4" w:space="0"/>
              <w:left w:val="single" w:color="000000" w:sz="4" w:space="0"/>
              <w:bottom w:val="single" w:color="000000" w:sz="4" w:space="0"/>
              <w:right w:val="single" w:color="000000" w:sz="4" w:space="0"/>
            </w:tcBorders>
          </w:tcPr>
          <w:p w:rsidR="005101CF" w:rsidRDefault="00A626AB" w14:paraId="65FECC91" w14:textId="77777777">
            <w:pPr>
              <w:spacing w:after="0" w:line="358" w:lineRule="auto"/>
              <w:ind w:left="0" w:right="0" w:firstLine="0"/>
              <w:jc w:val="center"/>
            </w:pPr>
            <w:r>
              <w:t xml:space="preserve">Superfície de base para um </w:t>
            </w:r>
          </w:p>
          <w:p w:rsidR="005101CF" w:rsidRDefault="00A626AB" w14:paraId="7AFAB5C2" w14:textId="77777777">
            <w:pPr>
              <w:spacing w:after="119" w:line="358" w:lineRule="auto"/>
              <w:ind w:left="0" w:right="0" w:firstLine="0"/>
              <w:jc w:val="center"/>
            </w:pPr>
            <w:r>
              <w:t xml:space="preserve">peso vivo maior que 28 kg </w:t>
            </w:r>
          </w:p>
          <w:p w:rsidR="005101CF" w:rsidRDefault="00A626AB" w14:paraId="7F1BC092" w14:textId="77777777">
            <w:pPr>
              <w:spacing w:after="0" w:line="259" w:lineRule="auto"/>
              <w:ind w:left="0" w:right="0" w:firstLine="0"/>
              <w:jc w:val="center"/>
            </w:pPr>
            <w:r>
              <w:t xml:space="preserve">(metros quadrados) </w:t>
            </w:r>
          </w:p>
        </w:tc>
      </w:tr>
      <w:tr w:rsidR="005101CF" w14:paraId="2586A5CB" w14:textId="77777777">
        <w:trPr>
          <w:trHeight w:val="3161"/>
        </w:trPr>
        <w:tc>
          <w:tcPr>
            <w:tcW w:w="1276" w:type="dxa"/>
            <w:tcBorders>
              <w:top w:val="single" w:color="000000" w:sz="4" w:space="0"/>
              <w:left w:val="single" w:color="000000" w:sz="4" w:space="0"/>
              <w:bottom w:val="single" w:color="000000" w:sz="4" w:space="0"/>
              <w:right w:val="single" w:color="000000" w:sz="4" w:space="0"/>
            </w:tcBorders>
          </w:tcPr>
          <w:p w:rsidR="005101CF" w:rsidRDefault="00A626AB" w14:paraId="2AA3BC73" w14:textId="77777777">
            <w:pPr>
              <w:spacing w:after="230" w:line="259" w:lineRule="auto"/>
              <w:ind w:left="0" w:right="59" w:firstLine="0"/>
              <w:jc w:val="center"/>
            </w:pPr>
            <w:r>
              <w:t xml:space="preserve">2 </w:t>
            </w:r>
          </w:p>
          <w:p w:rsidR="005101CF" w:rsidRDefault="00A626AB" w14:paraId="66814A29" w14:textId="77777777">
            <w:pPr>
              <w:spacing w:after="232" w:line="259" w:lineRule="auto"/>
              <w:ind w:left="0" w:right="59" w:firstLine="0"/>
              <w:jc w:val="center"/>
            </w:pPr>
            <w:r>
              <w:t xml:space="preserve">3 </w:t>
            </w:r>
          </w:p>
          <w:p w:rsidR="005101CF" w:rsidRDefault="00A626AB" w14:paraId="0907048E" w14:textId="77777777">
            <w:pPr>
              <w:spacing w:after="230" w:line="259" w:lineRule="auto"/>
              <w:ind w:left="0" w:right="59" w:firstLine="0"/>
              <w:jc w:val="center"/>
            </w:pPr>
            <w:r>
              <w:t xml:space="preserve">4 </w:t>
            </w:r>
          </w:p>
          <w:p w:rsidR="005101CF" w:rsidRDefault="00A626AB" w14:paraId="6D466026" w14:textId="77777777">
            <w:pPr>
              <w:spacing w:after="232" w:line="259" w:lineRule="auto"/>
              <w:ind w:left="0" w:right="59" w:firstLine="0"/>
              <w:jc w:val="center"/>
            </w:pPr>
            <w:r>
              <w:t xml:space="preserve">5 </w:t>
            </w:r>
          </w:p>
          <w:p w:rsidR="005101CF" w:rsidRDefault="00A626AB" w14:paraId="3FE38438" w14:textId="77777777">
            <w:pPr>
              <w:spacing w:after="230" w:line="259" w:lineRule="auto"/>
              <w:ind w:left="0" w:right="59" w:firstLine="0"/>
              <w:jc w:val="center"/>
            </w:pPr>
            <w:r>
              <w:t xml:space="preserve">6 </w:t>
            </w:r>
          </w:p>
          <w:p w:rsidR="005101CF" w:rsidRDefault="00A626AB" w14:paraId="16544046" w14:textId="77777777">
            <w:pPr>
              <w:spacing w:after="0" w:line="259" w:lineRule="auto"/>
              <w:ind w:left="0" w:right="59" w:firstLine="0"/>
              <w:jc w:val="center"/>
            </w:pPr>
            <w:r>
              <w:t xml:space="preserve">7 </w:t>
            </w:r>
          </w:p>
        </w:tc>
        <w:tc>
          <w:tcPr>
            <w:tcW w:w="1702" w:type="dxa"/>
            <w:tcBorders>
              <w:top w:val="single" w:color="000000" w:sz="4" w:space="0"/>
              <w:left w:val="single" w:color="000000" w:sz="4" w:space="0"/>
              <w:bottom w:val="single" w:color="000000" w:sz="4" w:space="0"/>
              <w:right w:val="single" w:color="000000" w:sz="4" w:space="0"/>
            </w:tcBorders>
          </w:tcPr>
          <w:p w:rsidR="005101CF" w:rsidRDefault="00A626AB" w14:paraId="39326E6F" w14:textId="77777777">
            <w:pPr>
              <w:spacing w:after="0" w:line="259" w:lineRule="auto"/>
              <w:ind w:left="0" w:right="0" w:firstLine="0"/>
            </w:pPr>
            <w:r>
              <w:t>Recinto fechado</w:t>
            </w:r>
          </w:p>
        </w:tc>
        <w:tc>
          <w:tcPr>
            <w:tcW w:w="1700" w:type="dxa"/>
            <w:tcBorders>
              <w:top w:val="single" w:color="000000" w:sz="4" w:space="0"/>
              <w:left w:val="single" w:color="000000" w:sz="4" w:space="0"/>
              <w:bottom w:val="single" w:color="000000" w:sz="4" w:space="0"/>
              <w:right w:val="single" w:color="000000" w:sz="4" w:space="0"/>
            </w:tcBorders>
          </w:tcPr>
          <w:p w:rsidR="005101CF" w:rsidRDefault="00A626AB" w14:paraId="5EC36A38" w14:textId="77777777">
            <w:pPr>
              <w:spacing w:after="230" w:line="259" w:lineRule="auto"/>
              <w:ind w:left="0" w:right="57" w:firstLine="0"/>
              <w:jc w:val="center"/>
            </w:pPr>
            <w:r>
              <w:t>2,50</w:t>
            </w:r>
          </w:p>
          <w:p w:rsidR="005101CF" w:rsidRDefault="00A626AB" w14:paraId="09CED4A4" w14:textId="77777777">
            <w:pPr>
              <w:spacing w:after="232" w:line="259" w:lineRule="auto"/>
              <w:ind w:left="0" w:right="57" w:firstLine="0"/>
              <w:jc w:val="center"/>
            </w:pPr>
            <w:r>
              <w:t xml:space="preserve">3,50 </w:t>
            </w:r>
          </w:p>
          <w:p w:rsidR="005101CF" w:rsidRDefault="00A626AB" w14:paraId="5EC05970" w14:textId="77777777">
            <w:pPr>
              <w:spacing w:after="230" w:line="259" w:lineRule="auto"/>
              <w:ind w:left="0" w:right="59" w:firstLine="0"/>
              <w:jc w:val="center"/>
            </w:pPr>
            <w:r>
              <w:t xml:space="preserve">4 </w:t>
            </w:r>
          </w:p>
          <w:p w:rsidR="005101CF" w:rsidRDefault="00A626AB" w14:paraId="143410EE" w14:textId="77777777">
            <w:pPr>
              <w:spacing w:after="232" w:line="259" w:lineRule="auto"/>
              <w:ind w:left="0" w:right="57" w:firstLine="0"/>
              <w:jc w:val="center"/>
            </w:pPr>
            <w:r>
              <w:t xml:space="preserve">4,70 </w:t>
            </w:r>
          </w:p>
          <w:p w:rsidR="005101CF" w:rsidRDefault="00A626AB" w14:paraId="2C7A3BE0" w14:textId="77777777">
            <w:pPr>
              <w:spacing w:after="230" w:line="259" w:lineRule="auto"/>
              <w:ind w:left="0" w:right="57" w:firstLine="0"/>
              <w:jc w:val="center"/>
            </w:pPr>
            <w:r>
              <w:t xml:space="preserve">5,30 </w:t>
            </w:r>
          </w:p>
          <w:p w:rsidR="005101CF" w:rsidRDefault="00A626AB" w14:paraId="6857C9CD" w14:textId="77777777">
            <w:pPr>
              <w:spacing w:after="0" w:line="259" w:lineRule="auto"/>
              <w:ind w:left="0" w:right="57" w:firstLine="0"/>
              <w:jc w:val="center"/>
            </w:pPr>
            <w:r>
              <w:t xml:space="preserve">5,90 </w:t>
            </w:r>
          </w:p>
        </w:tc>
        <w:tc>
          <w:tcPr>
            <w:tcW w:w="1702" w:type="dxa"/>
            <w:tcBorders>
              <w:top w:val="single" w:color="000000" w:sz="4" w:space="0"/>
              <w:left w:val="single" w:color="000000" w:sz="4" w:space="0"/>
              <w:bottom w:val="single" w:color="000000" w:sz="4" w:space="0"/>
              <w:right w:val="single" w:color="000000" w:sz="4" w:space="0"/>
            </w:tcBorders>
          </w:tcPr>
          <w:p w:rsidR="005101CF" w:rsidRDefault="00A626AB" w14:paraId="0AE5BDFA" w14:textId="77777777">
            <w:pPr>
              <w:spacing w:after="232" w:line="259" w:lineRule="auto"/>
              <w:ind w:left="0" w:right="59" w:firstLine="0"/>
              <w:jc w:val="center"/>
            </w:pPr>
            <w:r>
              <w:t xml:space="preserve">3,50 </w:t>
            </w:r>
          </w:p>
          <w:p w:rsidR="005101CF" w:rsidRDefault="00A626AB" w14:paraId="2AB5E701" w14:textId="77777777">
            <w:pPr>
              <w:spacing w:after="230" w:line="259" w:lineRule="auto"/>
              <w:ind w:left="0" w:right="59" w:firstLine="0"/>
              <w:jc w:val="center"/>
            </w:pPr>
            <w:r>
              <w:t xml:space="preserve">4,60 </w:t>
            </w:r>
          </w:p>
          <w:p w:rsidR="005101CF" w:rsidRDefault="00A626AB" w14:paraId="1F6BDA45" w14:textId="77777777">
            <w:pPr>
              <w:spacing w:after="232" w:line="259" w:lineRule="auto"/>
              <w:ind w:left="0" w:right="59" w:firstLine="0"/>
              <w:jc w:val="center"/>
            </w:pPr>
            <w:r>
              <w:t xml:space="preserve">5,60 </w:t>
            </w:r>
          </w:p>
          <w:p w:rsidR="005101CF" w:rsidRDefault="00A626AB" w14:paraId="07A158CB" w14:textId="77777777">
            <w:pPr>
              <w:spacing w:after="0" w:line="259" w:lineRule="auto"/>
              <w:ind w:left="0" w:right="59" w:firstLine="0"/>
              <w:jc w:val="center"/>
            </w:pPr>
            <w:r>
              <w:t xml:space="preserve">6,50 </w:t>
            </w:r>
          </w:p>
        </w:tc>
        <w:tc>
          <w:tcPr>
            <w:tcW w:w="1700" w:type="dxa"/>
            <w:tcBorders>
              <w:top w:val="single" w:color="000000" w:sz="4" w:space="0"/>
              <w:left w:val="single" w:color="000000" w:sz="4" w:space="0"/>
              <w:bottom w:val="single" w:color="000000" w:sz="4" w:space="0"/>
              <w:right w:val="single" w:color="000000" w:sz="4" w:space="0"/>
            </w:tcBorders>
          </w:tcPr>
          <w:p w:rsidR="005101CF" w:rsidRDefault="00A626AB" w14:paraId="53D82169" w14:textId="77777777">
            <w:pPr>
              <w:spacing w:after="0" w:line="259" w:lineRule="auto"/>
              <w:ind w:left="0" w:right="59" w:firstLine="0"/>
              <w:jc w:val="center"/>
            </w:pPr>
            <w:r>
              <w:t xml:space="preserve">6,40 </w:t>
            </w:r>
          </w:p>
        </w:tc>
      </w:tr>
      <w:tr w:rsidR="005101CF" w14:paraId="0BBC24DC" w14:textId="77777777">
        <w:trPr>
          <w:trHeight w:val="4735"/>
        </w:trPr>
        <w:tc>
          <w:tcPr>
            <w:tcW w:w="1276" w:type="dxa"/>
            <w:tcBorders>
              <w:top w:val="single" w:color="000000" w:sz="4" w:space="0"/>
              <w:left w:val="single" w:color="000000" w:sz="4" w:space="0"/>
              <w:bottom w:val="single" w:color="000000" w:sz="4" w:space="0"/>
              <w:right w:val="single" w:color="000000" w:sz="4" w:space="0"/>
            </w:tcBorders>
          </w:tcPr>
          <w:p w:rsidR="005101CF" w:rsidRDefault="00A626AB" w14:paraId="39931EC2" w14:textId="77777777">
            <w:pPr>
              <w:spacing w:after="230" w:line="259" w:lineRule="auto"/>
              <w:ind w:left="0" w:right="59" w:firstLine="0"/>
              <w:jc w:val="center"/>
            </w:pPr>
            <w:r>
              <w:t xml:space="preserve">2 </w:t>
            </w:r>
          </w:p>
          <w:p w:rsidR="005101CF" w:rsidRDefault="00A626AB" w14:paraId="5C0FD34A" w14:textId="77777777">
            <w:pPr>
              <w:spacing w:after="232" w:line="259" w:lineRule="auto"/>
              <w:ind w:left="0" w:right="59" w:firstLine="0"/>
              <w:jc w:val="center"/>
            </w:pPr>
            <w:r>
              <w:t xml:space="preserve">3 </w:t>
            </w:r>
          </w:p>
          <w:p w:rsidR="005101CF" w:rsidRDefault="00A626AB" w14:paraId="66299D6A" w14:textId="77777777">
            <w:pPr>
              <w:spacing w:after="230" w:line="259" w:lineRule="auto"/>
              <w:ind w:left="0" w:right="59" w:firstLine="0"/>
              <w:jc w:val="center"/>
            </w:pPr>
            <w:r>
              <w:t xml:space="preserve">4 </w:t>
            </w:r>
          </w:p>
          <w:p w:rsidR="005101CF" w:rsidRDefault="00A626AB" w14:paraId="6588DC0C" w14:textId="77777777">
            <w:pPr>
              <w:spacing w:after="232" w:line="259" w:lineRule="auto"/>
              <w:ind w:left="0" w:right="59" w:firstLine="0"/>
              <w:jc w:val="center"/>
            </w:pPr>
            <w:r>
              <w:t xml:space="preserve">5 </w:t>
            </w:r>
          </w:p>
          <w:p w:rsidR="005101CF" w:rsidRDefault="00A626AB" w14:paraId="4E6EB1D1" w14:textId="77777777">
            <w:pPr>
              <w:spacing w:after="230" w:line="259" w:lineRule="auto"/>
              <w:ind w:left="0" w:right="59" w:firstLine="0"/>
              <w:jc w:val="center"/>
            </w:pPr>
            <w:r>
              <w:t xml:space="preserve">6 </w:t>
            </w:r>
          </w:p>
          <w:p w:rsidR="005101CF" w:rsidRDefault="00A626AB" w14:paraId="07A889A1" w14:textId="77777777">
            <w:pPr>
              <w:spacing w:after="232" w:line="259" w:lineRule="auto"/>
              <w:ind w:left="0" w:right="59" w:firstLine="0"/>
              <w:jc w:val="center"/>
            </w:pPr>
            <w:r>
              <w:t xml:space="preserve">7 </w:t>
            </w:r>
          </w:p>
          <w:p w:rsidR="005101CF" w:rsidRDefault="00A626AB" w14:paraId="67B48BC6" w14:textId="77777777">
            <w:pPr>
              <w:spacing w:after="230" w:line="259" w:lineRule="auto"/>
              <w:ind w:left="0" w:right="59" w:firstLine="0"/>
              <w:jc w:val="center"/>
            </w:pPr>
            <w:r>
              <w:t xml:space="preserve">8 </w:t>
            </w:r>
          </w:p>
          <w:p w:rsidR="005101CF" w:rsidRDefault="00A626AB" w14:paraId="1463242B" w14:textId="77777777">
            <w:pPr>
              <w:spacing w:after="232" w:line="259" w:lineRule="auto"/>
              <w:ind w:left="0" w:right="59" w:firstLine="0"/>
              <w:jc w:val="center"/>
            </w:pPr>
            <w:r>
              <w:t xml:space="preserve">9 </w:t>
            </w:r>
          </w:p>
          <w:p w:rsidR="005101CF" w:rsidRDefault="00A626AB" w14:paraId="3A6F350D" w14:textId="77777777">
            <w:pPr>
              <w:spacing w:after="0" w:line="259" w:lineRule="auto"/>
              <w:ind w:left="0" w:right="57" w:firstLine="0"/>
              <w:jc w:val="center"/>
            </w:pPr>
            <w:r>
              <w:t xml:space="preserve">10 </w:t>
            </w:r>
          </w:p>
        </w:tc>
        <w:tc>
          <w:tcPr>
            <w:tcW w:w="1702" w:type="dxa"/>
            <w:tcBorders>
              <w:top w:val="single" w:color="000000" w:sz="4" w:space="0"/>
              <w:left w:val="single" w:color="000000" w:sz="4" w:space="0"/>
              <w:bottom w:val="single" w:color="000000" w:sz="4" w:space="0"/>
              <w:right w:val="single" w:color="000000" w:sz="4" w:space="0"/>
            </w:tcBorders>
          </w:tcPr>
          <w:p w:rsidR="005101CF" w:rsidRDefault="00A626AB" w14:paraId="57530CBD" w14:textId="77777777">
            <w:pPr>
              <w:spacing w:after="0" w:line="259" w:lineRule="auto"/>
              <w:ind w:left="0" w:right="0" w:firstLine="0"/>
              <w:jc w:val="center"/>
            </w:pPr>
            <w:r>
              <w:t xml:space="preserve">Recinto fechado exterior </w:t>
            </w:r>
          </w:p>
        </w:tc>
        <w:tc>
          <w:tcPr>
            <w:tcW w:w="1700" w:type="dxa"/>
            <w:tcBorders>
              <w:top w:val="single" w:color="000000" w:sz="4" w:space="0"/>
              <w:left w:val="single" w:color="000000" w:sz="4" w:space="0"/>
              <w:bottom w:val="single" w:color="000000" w:sz="4" w:space="0"/>
              <w:right w:val="single" w:color="000000" w:sz="4" w:space="0"/>
            </w:tcBorders>
          </w:tcPr>
          <w:p w:rsidR="005101CF" w:rsidRDefault="00A626AB" w14:paraId="281C8069" w14:textId="77777777">
            <w:pPr>
              <w:spacing w:after="230" w:line="259" w:lineRule="auto"/>
              <w:ind w:left="0" w:right="57" w:firstLine="0"/>
              <w:jc w:val="center"/>
            </w:pPr>
            <w:r>
              <w:t>7,50</w:t>
            </w:r>
          </w:p>
          <w:p w:rsidR="005101CF" w:rsidRDefault="00A626AB" w14:paraId="6876F623" w14:textId="77777777">
            <w:pPr>
              <w:spacing w:after="232" w:line="259" w:lineRule="auto"/>
              <w:ind w:left="0" w:right="57" w:firstLine="0"/>
              <w:jc w:val="center"/>
            </w:pPr>
            <w:r>
              <w:t xml:space="preserve">10 </w:t>
            </w:r>
          </w:p>
          <w:p w:rsidR="005101CF" w:rsidRDefault="00A626AB" w14:paraId="36CD8D2F" w14:textId="77777777">
            <w:pPr>
              <w:spacing w:after="230" w:line="259" w:lineRule="auto"/>
              <w:ind w:left="0" w:right="57" w:firstLine="0"/>
              <w:jc w:val="center"/>
            </w:pPr>
            <w:r>
              <w:t xml:space="preserve">12 </w:t>
            </w:r>
          </w:p>
          <w:p w:rsidR="005101CF" w:rsidRDefault="00A626AB" w14:paraId="06AE1035" w14:textId="77777777">
            <w:pPr>
              <w:spacing w:after="232" w:line="259" w:lineRule="auto"/>
              <w:ind w:left="0" w:right="57" w:firstLine="0"/>
              <w:jc w:val="center"/>
            </w:pPr>
            <w:r>
              <w:t xml:space="preserve">14 </w:t>
            </w:r>
          </w:p>
          <w:p w:rsidR="005101CF" w:rsidRDefault="00A626AB" w14:paraId="5EB06358" w14:textId="77777777">
            <w:pPr>
              <w:spacing w:after="230" w:line="259" w:lineRule="auto"/>
              <w:ind w:left="0" w:right="57" w:firstLine="0"/>
              <w:jc w:val="center"/>
            </w:pPr>
            <w:r>
              <w:t xml:space="preserve">16 </w:t>
            </w:r>
          </w:p>
          <w:p w:rsidR="005101CF" w:rsidRDefault="00A626AB" w14:paraId="2FE0199C" w14:textId="77777777">
            <w:pPr>
              <w:spacing w:after="232" w:line="259" w:lineRule="auto"/>
              <w:ind w:left="0" w:right="58" w:firstLine="0"/>
              <w:jc w:val="center"/>
            </w:pPr>
            <w:r>
              <w:t xml:space="preserve">17,50 </w:t>
            </w:r>
          </w:p>
          <w:p w:rsidR="005101CF" w:rsidRDefault="00A626AB" w14:paraId="43434C10" w14:textId="77777777">
            <w:pPr>
              <w:spacing w:after="230" w:line="259" w:lineRule="auto"/>
              <w:ind w:left="0" w:right="58" w:firstLine="0"/>
              <w:jc w:val="center"/>
            </w:pPr>
            <w:r>
              <w:t xml:space="preserve">19,50 </w:t>
            </w:r>
          </w:p>
          <w:p w:rsidR="005101CF" w:rsidRDefault="00A626AB" w14:paraId="07C9EC37" w14:textId="77777777">
            <w:pPr>
              <w:spacing w:after="232" w:line="259" w:lineRule="auto"/>
              <w:ind w:left="0" w:right="57" w:firstLine="0"/>
              <w:jc w:val="center"/>
            </w:pPr>
            <w:r>
              <w:t xml:space="preserve">21 </w:t>
            </w:r>
          </w:p>
          <w:p w:rsidR="005101CF" w:rsidRDefault="00A626AB" w14:paraId="6877AAC2" w14:textId="77777777">
            <w:pPr>
              <w:spacing w:after="0" w:line="259" w:lineRule="auto"/>
              <w:ind w:left="0" w:right="57" w:firstLine="0"/>
              <w:jc w:val="center"/>
            </w:pPr>
            <w:r>
              <w:t xml:space="preserve">23 </w:t>
            </w:r>
          </w:p>
        </w:tc>
        <w:tc>
          <w:tcPr>
            <w:tcW w:w="1702" w:type="dxa"/>
            <w:tcBorders>
              <w:top w:val="single" w:color="000000" w:sz="4" w:space="0"/>
              <w:left w:val="single" w:color="000000" w:sz="4" w:space="0"/>
              <w:bottom w:val="single" w:color="000000" w:sz="4" w:space="0"/>
              <w:right w:val="single" w:color="000000" w:sz="4" w:space="0"/>
            </w:tcBorders>
          </w:tcPr>
          <w:p w:rsidR="005101CF" w:rsidRDefault="00A626AB" w14:paraId="51DEB7D5" w14:textId="77777777">
            <w:pPr>
              <w:spacing w:after="230" w:line="259" w:lineRule="auto"/>
              <w:ind w:left="0" w:right="58" w:firstLine="0"/>
              <w:jc w:val="center"/>
            </w:pPr>
            <w:r>
              <w:t>10</w:t>
            </w:r>
          </w:p>
          <w:p w:rsidR="005101CF" w:rsidRDefault="00A626AB" w14:paraId="683F3AAC" w14:textId="77777777">
            <w:pPr>
              <w:spacing w:after="232" w:line="259" w:lineRule="auto"/>
              <w:ind w:left="0" w:right="58" w:firstLine="0"/>
              <w:jc w:val="center"/>
            </w:pPr>
            <w:r>
              <w:t xml:space="preserve">13 </w:t>
            </w:r>
          </w:p>
          <w:p w:rsidR="005101CF" w:rsidRDefault="00A626AB" w14:paraId="5CBABF96" w14:textId="77777777">
            <w:pPr>
              <w:spacing w:after="230" w:line="259" w:lineRule="auto"/>
              <w:ind w:left="0" w:right="58" w:firstLine="0"/>
              <w:jc w:val="center"/>
            </w:pPr>
            <w:r>
              <w:t xml:space="preserve">15 </w:t>
            </w:r>
          </w:p>
          <w:p w:rsidR="005101CF" w:rsidRDefault="00A626AB" w14:paraId="0354B4F0" w14:textId="77777777">
            <w:pPr>
              <w:spacing w:after="232" w:line="259" w:lineRule="auto"/>
              <w:ind w:left="0" w:right="58" w:firstLine="0"/>
              <w:jc w:val="center"/>
            </w:pPr>
            <w:r>
              <w:t xml:space="preserve">18 </w:t>
            </w:r>
          </w:p>
          <w:p w:rsidR="005101CF" w:rsidRDefault="00A626AB" w14:paraId="63AE0DB0" w14:textId="77777777">
            <w:pPr>
              <w:spacing w:after="230" w:line="259" w:lineRule="auto"/>
              <w:ind w:left="0" w:right="58" w:firstLine="0"/>
              <w:jc w:val="center"/>
            </w:pPr>
            <w:r>
              <w:t xml:space="preserve">20 </w:t>
            </w:r>
          </w:p>
          <w:p w:rsidR="005101CF" w:rsidRDefault="00A626AB" w14:paraId="2750031D" w14:textId="77777777">
            <w:pPr>
              <w:spacing w:after="232" w:line="259" w:lineRule="auto"/>
              <w:ind w:left="0" w:right="58" w:firstLine="0"/>
              <w:jc w:val="center"/>
            </w:pPr>
            <w:r>
              <w:t xml:space="preserve">22 </w:t>
            </w:r>
          </w:p>
          <w:p w:rsidR="005101CF" w:rsidRDefault="00A626AB" w14:paraId="439448C6" w14:textId="77777777">
            <w:pPr>
              <w:spacing w:after="230" w:line="259" w:lineRule="auto"/>
              <w:ind w:left="0" w:right="58" w:firstLine="0"/>
              <w:jc w:val="center"/>
            </w:pPr>
            <w:r>
              <w:t xml:space="preserve">24 </w:t>
            </w:r>
          </w:p>
          <w:p w:rsidR="005101CF" w:rsidRDefault="00A626AB" w14:paraId="2AB8BA95" w14:textId="77777777">
            <w:pPr>
              <w:spacing w:after="232" w:line="259" w:lineRule="auto"/>
              <w:ind w:left="0" w:right="58" w:firstLine="0"/>
              <w:jc w:val="center"/>
            </w:pPr>
            <w:r>
              <w:t xml:space="preserve">26 </w:t>
            </w:r>
          </w:p>
          <w:p w:rsidR="005101CF" w:rsidRDefault="00A626AB" w14:paraId="0BDABA21" w14:textId="77777777">
            <w:pPr>
              <w:spacing w:after="0" w:line="259" w:lineRule="auto"/>
              <w:ind w:left="0" w:right="58" w:firstLine="0"/>
              <w:jc w:val="center"/>
            </w:pPr>
            <w:r>
              <w:t xml:space="preserve">28 </w:t>
            </w:r>
          </w:p>
        </w:tc>
        <w:tc>
          <w:tcPr>
            <w:tcW w:w="1700" w:type="dxa"/>
            <w:tcBorders>
              <w:top w:val="single" w:color="000000" w:sz="4" w:space="0"/>
              <w:left w:val="single" w:color="000000" w:sz="4" w:space="0"/>
              <w:bottom w:val="single" w:color="000000" w:sz="4" w:space="0"/>
              <w:right w:val="single" w:color="000000" w:sz="4" w:space="0"/>
            </w:tcBorders>
          </w:tcPr>
          <w:p w:rsidR="005101CF" w:rsidRDefault="00A626AB" w14:paraId="612328DA" w14:textId="77777777">
            <w:pPr>
              <w:spacing w:after="230" w:line="259" w:lineRule="auto"/>
              <w:ind w:left="0" w:right="60" w:firstLine="0"/>
              <w:jc w:val="center"/>
            </w:pPr>
            <w:r>
              <w:t xml:space="preserve">13 </w:t>
            </w:r>
          </w:p>
          <w:p w:rsidR="005101CF" w:rsidRDefault="00A626AB" w14:paraId="1CE31B20" w14:textId="77777777">
            <w:pPr>
              <w:spacing w:after="232" w:line="259" w:lineRule="auto"/>
              <w:ind w:left="0" w:right="60" w:firstLine="0"/>
              <w:jc w:val="center"/>
            </w:pPr>
            <w:r>
              <w:t xml:space="preserve">17 </w:t>
            </w:r>
          </w:p>
          <w:p w:rsidR="005101CF" w:rsidRDefault="00A626AB" w14:paraId="4F944BA1" w14:textId="77777777">
            <w:pPr>
              <w:spacing w:after="230" w:line="259" w:lineRule="auto"/>
              <w:ind w:left="0" w:right="60" w:firstLine="0"/>
              <w:jc w:val="center"/>
            </w:pPr>
            <w:r>
              <w:t xml:space="preserve">20 </w:t>
            </w:r>
          </w:p>
          <w:p w:rsidR="005101CF" w:rsidRDefault="00A626AB" w14:paraId="07263164" w14:textId="77777777">
            <w:pPr>
              <w:spacing w:after="232" w:line="259" w:lineRule="auto"/>
              <w:ind w:left="0" w:right="60" w:firstLine="0"/>
              <w:jc w:val="center"/>
            </w:pPr>
            <w:r>
              <w:t xml:space="preserve">24 </w:t>
            </w:r>
          </w:p>
          <w:p w:rsidR="005101CF" w:rsidRDefault="00A626AB" w14:paraId="5F416AE5" w14:textId="77777777">
            <w:pPr>
              <w:spacing w:after="230" w:line="259" w:lineRule="auto"/>
              <w:ind w:left="0" w:right="60" w:firstLine="0"/>
              <w:jc w:val="center"/>
            </w:pPr>
            <w:r>
              <w:t xml:space="preserve">27 </w:t>
            </w:r>
          </w:p>
          <w:p w:rsidR="005101CF" w:rsidRDefault="00A626AB" w14:paraId="6BAEBB6A" w14:textId="77777777">
            <w:pPr>
              <w:spacing w:after="232" w:line="259" w:lineRule="auto"/>
              <w:ind w:left="0" w:right="60" w:firstLine="0"/>
              <w:jc w:val="center"/>
            </w:pPr>
            <w:r>
              <w:t xml:space="preserve">29 </w:t>
            </w:r>
          </w:p>
          <w:p w:rsidR="005101CF" w:rsidRDefault="00A626AB" w14:paraId="2958C4C0" w14:textId="77777777">
            <w:pPr>
              <w:spacing w:after="230" w:line="259" w:lineRule="auto"/>
              <w:ind w:left="0" w:right="60" w:firstLine="0"/>
              <w:jc w:val="center"/>
            </w:pPr>
            <w:r>
              <w:t xml:space="preserve">32 </w:t>
            </w:r>
          </w:p>
          <w:p w:rsidR="005101CF" w:rsidRDefault="00A626AB" w14:paraId="4D80BB50" w14:textId="77777777">
            <w:pPr>
              <w:spacing w:after="232" w:line="259" w:lineRule="auto"/>
              <w:ind w:left="0" w:right="60" w:firstLine="0"/>
              <w:jc w:val="center"/>
            </w:pPr>
            <w:r>
              <w:t xml:space="preserve">35 </w:t>
            </w:r>
          </w:p>
          <w:p w:rsidR="005101CF" w:rsidRDefault="00A626AB" w14:paraId="5E9EC36D" w14:textId="77777777">
            <w:pPr>
              <w:spacing w:after="0" w:line="259" w:lineRule="auto"/>
              <w:ind w:left="0" w:right="60" w:firstLine="0"/>
              <w:jc w:val="center"/>
            </w:pPr>
            <w:r>
              <w:t xml:space="preserve">37 </w:t>
            </w:r>
          </w:p>
        </w:tc>
      </w:tr>
    </w:tbl>
    <w:p w:rsidR="005101CF" w:rsidRDefault="00A626AB" w14:paraId="4BDED3DA" w14:textId="77777777">
      <w:pPr>
        <w:spacing w:after="0" w:line="259" w:lineRule="auto"/>
        <w:ind w:left="1031" w:right="0" w:firstLine="0"/>
        <w:jc w:val="left"/>
      </w:pPr>
      <w:r>
        <w:t xml:space="preserve"> </w:t>
      </w:r>
    </w:p>
    <w:p w:rsidR="005101CF" w:rsidRDefault="00A626AB" w14:paraId="3E723A6C" w14:textId="3C804187">
      <w:pPr>
        <w:pStyle w:val="Ttulo1"/>
        <w:tabs>
          <w:tab w:val="center" w:pos="2965"/>
          <w:tab w:val="center" w:pos="5009"/>
          <w:tab w:val="center" w:pos="6379"/>
        </w:tabs>
        <w:ind w:left="0" w:right="0" w:firstLine="0"/>
        <w:jc w:val="left"/>
      </w:pPr>
      <w:r>
        <w:rPr>
          <w:rFonts w:ascii="Calibri" w:hAnsi="Calibri" w:eastAsia="Calibri" w:cs="Calibri"/>
          <w:sz w:val="22"/>
        </w:rPr>
        <w:tab/>
      </w:r>
      <w:r>
        <w:rPr>
          <w:rFonts w:ascii="Cambria" w:hAnsi="Cambria" w:eastAsia="Cambria" w:cs="Cambria"/>
          <w:sz w:val="21"/>
        </w:rPr>
        <w:tab/>
      </w:r>
      <w:r>
        <w:rPr>
          <w:rFonts w:ascii="Cambria" w:hAnsi="Cambria" w:eastAsia="Cambria" w:cs="Cambria"/>
          <w:sz w:val="32"/>
        </w:rPr>
        <w:tab/>
      </w:r>
    </w:p>
    <w:p w:rsidR="005101CF" w:rsidRDefault="00A626AB" w14:paraId="3F380E1C" w14:textId="77777777">
      <w:pPr>
        <w:spacing w:after="211" w:line="259" w:lineRule="auto"/>
        <w:ind w:left="142" w:right="0" w:firstLine="0"/>
        <w:jc w:val="left"/>
      </w:pPr>
      <w:r>
        <w:rPr>
          <w:rFonts w:ascii="Cambria" w:hAnsi="Cambria" w:eastAsia="Cambria" w:cs="Cambria"/>
        </w:rPr>
        <w:tab/>
      </w:r>
    </w:p>
    <w:p w:rsidR="005101CF" w:rsidRDefault="6F6E9877" w14:paraId="64822FF2" w14:textId="767F2E05">
      <w:pPr>
        <w:numPr>
          <w:ilvl w:val="0"/>
          <w:numId w:val="160"/>
        </w:numPr>
        <w:spacing w:after="114"/>
        <w:ind w:right="136" w:hanging="360"/>
      </w:pPr>
      <w:r>
        <w:t xml:space="preserve">A superfície mínima do chão do recinto para uma cadela e </w:t>
      </w:r>
      <w:del w:author="Maria Cristina Tavares Briosa" w:date="2026-03-17T19:21:00Z" w16du:dateUtc="2026-03-17T19:21:09Z" w:id="3527">
        <w:r w:rsidDel="6F6E9877" w:rsidR="00A626AB">
          <w:delText>respectiva</w:delText>
        </w:r>
      </w:del>
      <w:ins w:author="Maria Cristina Tavares Briosa" w:date="2026-03-17T19:21:00Z" w16du:dateUtc="2026-03-17T19:21:09Z" w:id="3528">
        <w:r w:rsidR="0FEBEA2B">
          <w:t>respetiva</w:t>
        </w:r>
      </w:ins>
      <w:r>
        <w:t xml:space="preserve"> ninhada deve estar compreendida entre 4 m2 e 6 m2; </w:t>
      </w:r>
    </w:p>
    <w:p w:rsidR="005101CF" w:rsidRDefault="00A626AB" w14:paraId="717646B4" w14:textId="77777777">
      <w:pPr>
        <w:ind w:left="992" w:right="136" w:firstLine="0"/>
      </w:pPr>
      <w:r>
        <w:t xml:space="preserve">Nota: A área recomendada para o alojamento de cães corresponde ao somatório do recinto fechado e recinto fechado exterior </w:t>
      </w:r>
    </w:p>
    <w:p w:rsidR="00AF5A8A" w:rsidRDefault="00AF5A8A" w14:paraId="6DC19C91" w14:textId="77777777">
      <w:pPr>
        <w:ind w:left="992" w:right="136" w:firstLine="0"/>
      </w:pPr>
    </w:p>
    <w:p w:rsidR="00AF5A8A" w:rsidRDefault="00AF5A8A" w14:paraId="1C16BFD6" w14:textId="77777777">
      <w:pPr>
        <w:ind w:left="992" w:right="136" w:firstLine="0"/>
      </w:pPr>
    </w:p>
    <w:p w:rsidR="00AF5A8A" w:rsidRDefault="00AF5A8A" w14:paraId="7D66B09E" w14:textId="77777777">
      <w:pPr>
        <w:ind w:left="992" w:right="136" w:firstLine="0"/>
      </w:pPr>
    </w:p>
    <w:p w:rsidR="00AF5A8A" w:rsidRDefault="00AF5A8A" w14:paraId="0055BBDE" w14:textId="77777777">
      <w:pPr>
        <w:ind w:left="992" w:right="136" w:firstLine="0"/>
      </w:pPr>
    </w:p>
    <w:p w:rsidR="00AF5A8A" w:rsidRDefault="00AF5A8A" w14:paraId="63520D02" w14:textId="77777777">
      <w:pPr>
        <w:ind w:left="992" w:right="136" w:firstLine="0"/>
      </w:pPr>
    </w:p>
    <w:p w:rsidR="005101CF" w:rsidRDefault="00A626AB" w14:paraId="618367E4" w14:textId="77777777">
      <w:pPr>
        <w:numPr>
          <w:ilvl w:val="0"/>
          <w:numId w:val="160"/>
        </w:numPr>
        <w:spacing w:after="0" w:line="259" w:lineRule="auto"/>
        <w:ind w:right="136" w:hanging="360"/>
      </w:pPr>
      <w:r>
        <w:t xml:space="preserve">Alojamento de cães em locais de venda: </w:t>
      </w:r>
    </w:p>
    <w:p w:rsidR="00AF5A8A" w:rsidP="00AF5A8A" w:rsidRDefault="00AF5A8A" w14:paraId="2E5666FE" w14:textId="77777777">
      <w:pPr>
        <w:spacing w:after="0" w:line="259" w:lineRule="auto"/>
        <w:ind w:left="1582" w:right="136" w:firstLine="0"/>
      </w:pPr>
    </w:p>
    <w:tbl>
      <w:tblPr>
        <w:tblStyle w:val="TableGrid"/>
        <w:tblW w:w="6946" w:type="dxa"/>
        <w:tblInd w:w="851" w:type="dxa"/>
        <w:tblCellMar>
          <w:top w:w="53" w:type="dxa"/>
          <w:left w:w="120" w:type="dxa"/>
          <w:right w:w="62" w:type="dxa"/>
        </w:tblCellMar>
        <w:tblLook w:val="04A0" w:firstRow="1" w:lastRow="0" w:firstColumn="1" w:lastColumn="0" w:noHBand="0" w:noVBand="1"/>
      </w:tblPr>
      <w:tblGrid>
        <w:gridCol w:w="2553"/>
        <w:gridCol w:w="2430"/>
        <w:gridCol w:w="1963"/>
      </w:tblGrid>
      <w:tr w:rsidR="005101CF" w14:paraId="39726F22" w14:textId="77777777">
        <w:trPr>
          <w:trHeight w:val="1465"/>
        </w:trPr>
        <w:tc>
          <w:tcPr>
            <w:tcW w:w="2552" w:type="dxa"/>
            <w:tcBorders>
              <w:top w:val="single" w:color="000000" w:sz="4" w:space="0"/>
              <w:left w:val="single" w:color="000000" w:sz="4" w:space="0"/>
              <w:bottom w:val="single" w:color="000000" w:sz="4" w:space="0"/>
              <w:right w:val="single" w:color="000000" w:sz="4" w:space="0"/>
            </w:tcBorders>
          </w:tcPr>
          <w:p w:rsidR="005101CF" w:rsidRDefault="00A626AB" w14:paraId="09358374" w14:textId="77777777">
            <w:pPr>
              <w:spacing w:after="112" w:line="259" w:lineRule="auto"/>
              <w:ind w:left="0" w:right="0" w:firstLine="0"/>
              <w:jc w:val="left"/>
            </w:pPr>
            <w:r>
              <w:t xml:space="preserve">Tamanho do cão à altura </w:t>
            </w:r>
          </w:p>
          <w:p w:rsidR="005101CF" w:rsidRDefault="00A626AB" w14:paraId="6500A2A6" w14:textId="77777777">
            <w:pPr>
              <w:spacing w:after="230" w:line="259" w:lineRule="auto"/>
              <w:ind w:left="0" w:right="59" w:firstLine="0"/>
              <w:jc w:val="center"/>
            </w:pPr>
            <w:r>
              <w:t xml:space="preserve">da espádua </w:t>
            </w:r>
          </w:p>
          <w:p w:rsidR="005101CF" w:rsidRDefault="00A626AB" w14:paraId="646CAC45" w14:textId="77777777">
            <w:pPr>
              <w:spacing w:after="0" w:line="259" w:lineRule="auto"/>
              <w:ind w:left="0" w:right="60" w:firstLine="0"/>
              <w:jc w:val="center"/>
            </w:pPr>
            <w:r>
              <w:t xml:space="preserve">(centímetros) </w:t>
            </w:r>
          </w:p>
        </w:tc>
        <w:tc>
          <w:tcPr>
            <w:tcW w:w="2430" w:type="dxa"/>
            <w:tcBorders>
              <w:top w:val="single" w:color="000000" w:sz="4" w:space="0"/>
              <w:left w:val="single" w:color="000000" w:sz="4" w:space="0"/>
              <w:bottom w:val="single" w:color="000000" w:sz="4" w:space="0"/>
              <w:right w:val="single" w:color="000000" w:sz="4" w:space="0"/>
            </w:tcBorders>
          </w:tcPr>
          <w:p w:rsidR="005101CF" w:rsidRDefault="00A626AB" w14:paraId="3819B779" w14:textId="77777777">
            <w:pPr>
              <w:spacing w:after="0" w:line="358" w:lineRule="auto"/>
              <w:ind w:left="0" w:right="0" w:firstLine="0"/>
              <w:jc w:val="center"/>
            </w:pPr>
            <w:r>
              <w:t xml:space="preserve">Superfície mínima do chão da gaiola por cão </w:t>
            </w:r>
          </w:p>
          <w:p w:rsidR="005101CF" w:rsidRDefault="00A626AB" w14:paraId="4DA05FB8" w14:textId="77777777">
            <w:pPr>
              <w:spacing w:after="0" w:line="259" w:lineRule="auto"/>
              <w:ind w:left="0" w:right="61" w:firstLine="0"/>
              <w:jc w:val="center"/>
            </w:pPr>
            <w:r>
              <w:t xml:space="preserve">(metros quadrados) </w:t>
            </w:r>
          </w:p>
        </w:tc>
        <w:tc>
          <w:tcPr>
            <w:tcW w:w="1963" w:type="dxa"/>
            <w:tcBorders>
              <w:top w:val="single" w:color="000000" w:sz="4" w:space="0"/>
              <w:left w:val="single" w:color="000000" w:sz="4" w:space="0"/>
              <w:bottom w:val="single" w:color="000000" w:sz="4" w:space="0"/>
              <w:right w:val="single" w:color="000000" w:sz="4" w:space="0"/>
            </w:tcBorders>
          </w:tcPr>
          <w:p w:rsidR="005101CF" w:rsidRDefault="00A626AB" w14:paraId="1C84E99E" w14:textId="77777777">
            <w:pPr>
              <w:spacing w:after="119" w:line="358" w:lineRule="auto"/>
              <w:ind w:left="0" w:right="0" w:firstLine="0"/>
              <w:jc w:val="center"/>
            </w:pPr>
            <w:r>
              <w:t xml:space="preserve">Altura mínima da gaiola </w:t>
            </w:r>
          </w:p>
          <w:p w:rsidR="005101CF" w:rsidRDefault="00A626AB" w14:paraId="320308B9" w14:textId="77777777">
            <w:pPr>
              <w:spacing w:after="0" w:line="259" w:lineRule="auto"/>
              <w:ind w:left="0" w:right="59" w:firstLine="0"/>
              <w:jc w:val="center"/>
            </w:pPr>
            <w:r>
              <w:t xml:space="preserve">(centímetros) </w:t>
            </w:r>
          </w:p>
        </w:tc>
      </w:tr>
      <w:tr w:rsidR="005101CF" w14:paraId="4A618BE8" w14:textId="77777777">
        <w:trPr>
          <w:trHeight w:val="1585"/>
        </w:trPr>
        <w:tc>
          <w:tcPr>
            <w:tcW w:w="2552" w:type="dxa"/>
            <w:tcBorders>
              <w:top w:val="single" w:color="000000" w:sz="4" w:space="0"/>
              <w:left w:val="single" w:color="000000" w:sz="4" w:space="0"/>
              <w:bottom w:val="single" w:color="000000" w:sz="4" w:space="0"/>
              <w:right w:val="single" w:color="000000" w:sz="4" w:space="0"/>
            </w:tcBorders>
          </w:tcPr>
          <w:p w:rsidR="005101CF" w:rsidRDefault="00A626AB" w14:paraId="761E4197" w14:textId="77777777">
            <w:pPr>
              <w:spacing w:after="232" w:line="259" w:lineRule="auto"/>
              <w:ind w:left="0" w:right="60" w:firstLine="0"/>
              <w:jc w:val="center"/>
            </w:pPr>
            <w:r>
              <w:t xml:space="preserve">30 </w:t>
            </w:r>
          </w:p>
          <w:p w:rsidR="005101CF" w:rsidRDefault="00A626AB" w14:paraId="01C740AF" w14:textId="77777777">
            <w:pPr>
              <w:spacing w:after="230" w:line="259" w:lineRule="auto"/>
              <w:ind w:left="0" w:right="60" w:firstLine="0"/>
              <w:jc w:val="center"/>
            </w:pPr>
            <w:r>
              <w:t xml:space="preserve">40 </w:t>
            </w:r>
          </w:p>
          <w:p w:rsidR="005101CF" w:rsidRDefault="00A626AB" w14:paraId="540932BE" w14:textId="77777777">
            <w:pPr>
              <w:spacing w:after="0" w:line="259" w:lineRule="auto"/>
              <w:ind w:left="0" w:right="60" w:firstLine="0"/>
              <w:jc w:val="center"/>
            </w:pPr>
            <w:r>
              <w:t xml:space="preserve">70 </w:t>
            </w:r>
          </w:p>
        </w:tc>
        <w:tc>
          <w:tcPr>
            <w:tcW w:w="2430" w:type="dxa"/>
            <w:tcBorders>
              <w:top w:val="single" w:color="000000" w:sz="4" w:space="0"/>
              <w:left w:val="single" w:color="000000" w:sz="4" w:space="0"/>
              <w:bottom w:val="single" w:color="000000" w:sz="4" w:space="0"/>
              <w:right w:val="single" w:color="000000" w:sz="4" w:space="0"/>
            </w:tcBorders>
          </w:tcPr>
          <w:p w:rsidR="005101CF" w:rsidRDefault="00A626AB" w14:paraId="7FEC9391" w14:textId="77777777">
            <w:pPr>
              <w:spacing w:after="232" w:line="259" w:lineRule="auto"/>
              <w:ind w:left="0" w:right="62" w:firstLine="0"/>
              <w:jc w:val="center"/>
            </w:pPr>
            <w:r>
              <w:t>1</w:t>
            </w:r>
          </w:p>
          <w:p w:rsidR="005101CF" w:rsidRDefault="00A626AB" w14:paraId="31E60BC7" w14:textId="77777777">
            <w:pPr>
              <w:spacing w:after="230" w:line="259" w:lineRule="auto"/>
              <w:ind w:left="0" w:right="60" w:firstLine="0"/>
              <w:jc w:val="center"/>
            </w:pPr>
            <w:r>
              <w:t xml:space="preserve">1,25 </w:t>
            </w:r>
          </w:p>
          <w:p w:rsidR="005101CF" w:rsidRDefault="00A626AB" w14:paraId="615E8C8F" w14:textId="77777777">
            <w:pPr>
              <w:spacing w:after="0" w:line="259" w:lineRule="auto"/>
              <w:ind w:left="0" w:right="62" w:firstLine="0"/>
              <w:jc w:val="center"/>
            </w:pPr>
            <w:r>
              <w:t xml:space="preserve">2 </w:t>
            </w:r>
          </w:p>
        </w:tc>
        <w:tc>
          <w:tcPr>
            <w:tcW w:w="1963" w:type="dxa"/>
            <w:tcBorders>
              <w:top w:val="single" w:color="000000" w:sz="4" w:space="0"/>
              <w:left w:val="single" w:color="000000" w:sz="4" w:space="0"/>
              <w:bottom w:val="single" w:color="000000" w:sz="4" w:space="0"/>
              <w:right w:val="single" w:color="000000" w:sz="4" w:space="0"/>
            </w:tcBorders>
          </w:tcPr>
          <w:p w:rsidR="005101CF" w:rsidRDefault="00A626AB" w14:paraId="03433DCB" w14:textId="77777777">
            <w:pPr>
              <w:spacing w:after="232" w:line="259" w:lineRule="auto"/>
              <w:ind w:left="0" w:right="59" w:firstLine="0"/>
              <w:jc w:val="center"/>
            </w:pPr>
            <w:r>
              <w:t xml:space="preserve">90 </w:t>
            </w:r>
          </w:p>
          <w:p w:rsidR="005101CF" w:rsidRDefault="00A626AB" w14:paraId="45A6412E" w14:textId="77777777">
            <w:pPr>
              <w:spacing w:after="230" w:line="259" w:lineRule="auto"/>
              <w:ind w:left="0" w:right="59" w:firstLine="0"/>
              <w:jc w:val="center"/>
            </w:pPr>
            <w:r>
              <w:t xml:space="preserve">120 </w:t>
            </w:r>
          </w:p>
          <w:p w:rsidR="005101CF" w:rsidRDefault="00A626AB" w14:paraId="161F508A" w14:textId="77777777">
            <w:pPr>
              <w:spacing w:after="0" w:line="259" w:lineRule="auto"/>
              <w:ind w:left="0" w:right="59" w:firstLine="0"/>
              <w:jc w:val="center"/>
            </w:pPr>
            <w:r>
              <w:t xml:space="preserve">160 </w:t>
            </w:r>
          </w:p>
        </w:tc>
      </w:tr>
    </w:tbl>
    <w:p w:rsidR="00AF5A8A" w:rsidP="00AF5A8A" w:rsidRDefault="00AF5A8A" w14:paraId="51255A0F" w14:textId="77777777">
      <w:pPr>
        <w:spacing w:after="116"/>
        <w:ind w:left="1582" w:right="136" w:firstLine="0"/>
      </w:pPr>
    </w:p>
    <w:p w:rsidR="005101CF" w:rsidRDefault="00A626AB" w14:paraId="1B4131F4" w14:textId="43B9FCD5">
      <w:pPr>
        <w:numPr>
          <w:ilvl w:val="0"/>
          <w:numId w:val="160"/>
        </w:numPr>
        <w:spacing w:after="116"/>
        <w:ind w:right="136" w:hanging="360"/>
      </w:pPr>
      <w:r>
        <w:t xml:space="preserve">Alojamento de cães em centros de recolha oficiais e alojamentos para hospedagem pertença de associações de proteção ou de particulares </w:t>
      </w:r>
    </w:p>
    <w:p w:rsidR="005101CF" w:rsidRDefault="00A626AB" w14:paraId="2F261BFB" w14:textId="77777777">
      <w:pPr>
        <w:spacing w:after="0" w:line="259" w:lineRule="auto"/>
        <w:ind w:left="1702" w:right="136" w:firstLine="0"/>
      </w:pPr>
      <w:r>
        <w:rPr>
          <w:i/>
        </w:rPr>
        <w:t>g.1.)</w:t>
      </w:r>
      <w:r>
        <w:t xml:space="preserve"> Individualmente: </w:t>
      </w:r>
    </w:p>
    <w:tbl>
      <w:tblPr>
        <w:tblStyle w:val="TableGrid"/>
        <w:tblW w:w="6664" w:type="dxa"/>
        <w:tblInd w:w="1058" w:type="dxa"/>
        <w:tblCellMar>
          <w:top w:w="53" w:type="dxa"/>
          <w:left w:w="115" w:type="dxa"/>
          <w:right w:w="115" w:type="dxa"/>
        </w:tblCellMar>
        <w:tblLook w:val="04A0" w:firstRow="1" w:lastRow="0" w:firstColumn="1" w:lastColumn="0" w:noHBand="0" w:noVBand="1"/>
      </w:tblPr>
      <w:tblGrid>
        <w:gridCol w:w="2412"/>
        <w:gridCol w:w="1586"/>
        <w:gridCol w:w="2666"/>
      </w:tblGrid>
      <w:tr w:rsidR="005101CF" w14:paraId="332556B2" w14:textId="77777777">
        <w:trPr>
          <w:trHeight w:val="1061"/>
        </w:trPr>
        <w:tc>
          <w:tcPr>
            <w:tcW w:w="2411" w:type="dxa"/>
            <w:tcBorders>
              <w:top w:val="single" w:color="000000" w:sz="4" w:space="0"/>
              <w:left w:val="single" w:color="000000" w:sz="4" w:space="0"/>
              <w:bottom w:val="single" w:color="000000" w:sz="4" w:space="0"/>
              <w:right w:val="single" w:color="000000" w:sz="4" w:space="0"/>
            </w:tcBorders>
          </w:tcPr>
          <w:p w:rsidR="005101CF" w:rsidRDefault="00A626AB" w14:paraId="640C4AD1" w14:textId="77777777">
            <w:pPr>
              <w:spacing w:after="0" w:line="259" w:lineRule="auto"/>
              <w:ind w:left="0" w:right="4" w:firstLine="0"/>
              <w:jc w:val="center"/>
            </w:pPr>
            <w:r>
              <w:t xml:space="preserve">Unidade de detenção </w:t>
            </w:r>
          </w:p>
        </w:tc>
        <w:tc>
          <w:tcPr>
            <w:tcW w:w="1586" w:type="dxa"/>
            <w:tcBorders>
              <w:top w:val="single" w:color="000000" w:sz="4" w:space="0"/>
              <w:left w:val="single" w:color="000000" w:sz="4" w:space="0"/>
              <w:bottom w:val="single" w:color="000000" w:sz="4" w:space="0"/>
              <w:right w:val="single" w:color="000000" w:sz="4" w:space="0"/>
            </w:tcBorders>
          </w:tcPr>
          <w:p w:rsidR="005101CF" w:rsidRDefault="00A626AB" w14:paraId="469F1D93" w14:textId="77777777">
            <w:pPr>
              <w:spacing w:after="0" w:line="259" w:lineRule="auto"/>
              <w:ind w:left="0" w:right="4" w:firstLine="0"/>
              <w:jc w:val="center"/>
            </w:pPr>
            <w:r>
              <w:t xml:space="preserve">Raças </w:t>
            </w:r>
          </w:p>
        </w:tc>
        <w:tc>
          <w:tcPr>
            <w:tcW w:w="2666" w:type="dxa"/>
            <w:tcBorders>
              <w:top w:val="single" w:color="000000" w:sz="4" w:space="0"/>
              <w:left w:val="single" w:color="000000" w:sz="4" w:space="0"/>
              <w:bottom w:val="single" w:color="000000" w:sz="4" w:space="0"/>
              <w:right w:val="single" w:color="000000" w:sz="4" w:space="0"/>
            </w:tcBorders>
          </w:tcPr>
          <w:p w:rsidR="005101CF" w:rsidRDefault="00A626AB" w14:paraId="613E6E96" w14:textId="77777777">
            <w:pPr>
              <w:spacing w:after="0" w:line="259" w:lineRule="auto"/>
              <w:ind w:left="24" w:right="0" w:firstLine="0"/>
              <w:jc w:val="center"/>
            </w:pPr>
            <w:r>
              <w:t xml:space="preserve">Superfície de base (metros quadrados) </w:t>
            </w:r>
          </w:p>
        </w:tc>
      </w:tr>
      <w:tr w:rsidR="005101CF" w14:paraId="3689F5B1" w14:textId="77777777">
        <w:trPr>
          <w:trHeight w:val="1060"/>
        </w:trPr>
        <w:tc>
          <w:tcPr>
            <w:tcW w:w="2411" w:type="dxa"/>
            <w:vMerge w:val="restart"/>
            <w:tcBorders>
              <w:top w:val="single" w:color="000000" w:sz="4" w:space="0"/>
              <w:left w:val="single" w:color="000000" w:sz="4" w:space="0"/>
              <w:bottom w:val="single" w:color="000000" w:sz="4" w:space="0"/>
              <w:right w:val="single" w:color="000000" w:sz="4" w:space="0"/>
            </w:tcBorders>
          </w:tcPr>
          <w:p w:rsidR="005101CF" w:rsidRDefault="00A626AB" w14:paraId="3A7BBB36" w14:textId="77777777">
            <w:pPr>
              <w:spacing w:after="766" w:line="259" w:lineRule="auto"/>
              <w:ind w:left="59" w:right="0" w:firstLine="0"/>
              <w:jc w:val="center"/>
            </w:pPr>
            <w:r>
              <w:t xml:space="preserve"> </w:t>
            </w:r>
          </w:p>
          <w:p w:rsidR="005101CF" w:rsidRDefault="00A626AB" w14:paraId="37C9EA93" w14:textId="77777777">
            <w:pPr>
              <w:spacing w:after="767" w:line="259" w:lineRule="auto"/>
              <w:ind w:left="0" w:right="1" w:firstLine="0"/>
              <w:jc w:val="center"/>
            </w:pPr>
            <w:r>
              <w:t xml:space="preserve">Gaiola </w:t>
            </w:r>
          </w:p>
          <w:p w:rsidR="005101CF" w:rsidRDefault="00A626AB" w14:paraId="5838C8B7" w14:textId="77777777">
            <w:pPr>
              <w:spacing w:after="0" w:line="259" w:lineRule="auto"/>
              <w:ind w:left="59" w:right="0" w:firstLine="0"/>
              <w:jc w:val="center"/>
            </w:pPr>
            <w:r>
              <w:t xml:space="preserve"> </w:t>
            </w:r>
          </w:p>
        </w:tc>
        <w:tc>
          <w:tcPr>
            <w:tcW w:w="1586" w:type="dxa"/>
            <w:tcBorders>
              <w:top w:val="single" w:color="000000" w:sz="4" w:space="0"/>
              <w:left w:val="single" w:color="000000" w:sz="4" w:space="0"/>
              <w:bottom w:val="single" w:color="000000" w:sz="4" w:space="0"/>
              <w:right w:val="single" w:color="000000" w:sz="4" w:space="0"/>
            </w:tcBorders>
          </w:tcPr>
          <w:p w:rsidR="005101CF" w:rsidRDefault="00A626AB" w14:paraId="157900FB" w14:textId="77777777">
            <w:pPr>
              <w:spacing w:after="0" w:line="259" w:lineRule="auto"/>
              <w:ind w:left="0" w:right="2" w:firstLine="0"/>
              <w:jc w:val="center"/>
            </w:pPr>
            <w:r>
              <w:t xml:space="preserve">Grandes </w:t>
            </w:r>
          </w:p>
        </w:tc>
        <w:tc>
          <w:tcPr>
            <w:tcW w:w="2666" w:type="dxa"/>
            <w:tcBorders>
              <w:top w:val="single" w:color="000000" w:sz="4" w:space="0"/>
              <w:left w:val="single" w:color="000000" w:sz="4" w:space="0"/>
              <w:bottom w:val="single" w:color="000000" w:sz="4" w:space="0"/>
              <w:right w:val="single" w:color="000000" w:sz="4" w:space="0"/>
            </w:tcBorders>
          </w:tcPr>
          <w:p w:rsidR="005101CF" w:rsidRDefault="00A626AB" w14:paraId="5E275142" w14:textId="77777777">
            <w:pPr>
              <w:spacing w:after="232" w:line="259" w:lineRule="auto"/>
              <w:ind w:left="0" w:right="0" w:firstLine="0"/>
              <w:jc w:val="center"/>
            </w:pPr>
            <w:r>
              <w:t>2,23</w:t>
            </w:r>
          </w:p>
          <w:p w:rsidR="005101CF" w:rsidRDefault="00A626AB" w14:paraId="25653409" w14:textId="77777777">
            <w:pPr>
              <w:spacing w:after="0" w:line="259" w:lineRule="auto"/>
              <w:ind w:left="0" w:right="1" w:firstLine="0"/>
              <w:jc w:val="center"/>
            </w:pPr>
            <w:r>
              <w:t xml:space="preserve">(ou 1,22 m x 1,83 m) </w:t>
            </w:r>
          </w:p>
        </w:tc>
      </w:tr>
      <w:tr w:rsidR="005101CF" w14:paraId="730B59A7" w14:textId="77777777">
        <w:trPr>
          <w:trHeight w:val="1060"/>
        </w:trPr>
        <w:tc>
          <w:tcPr>
            <w:tcW w:w="0" w:type="auto"/>
            <w:vMerge/>
            <w:tcBorders>
              <w:top w:val="nil"/>
              <w:left w:val="single" w:color="000000" w:sz="4" w:space="0"/>
              <w:bottom w:val="nil"/>
              <w:right w:val="single" w:color="000000" w:sz="4" w:space="0"/>
            </w:tcBorders>
          </w:tcPr>
          <w:p w:rsidR="005101CF" w:rsidRDefault="005101CF" w14:paraId="65A35885" w14:textId="77777777">
            <w:pPr>
              <w:spacing w:after="160" w:line="259" w:lineRule="auto"/>
              <w:ind w:left="0" w:right="0" w:firstLine="0"/>
              <w:jc w:val="left"/>
            </w:pPr>
          </w:p>
        </w:tc>
        <w:tc>
          <w:tcPr>
            <w:tcW w:w="1586" w:type="dxa"/>
            <w:tcBorders>
              <w:top w:val="single" w:color="000000" w:sz="4" w:space="0"/>
              <w:left w:val="single" w:color="000000" w:sz="4" w:space="0"/>
              <w:bottom w:val="single" w:color="000000" w:sz="4" w:space="0"/>
              <w:right w:val="single" w:color="000000" w:sz="4" w:space="0"/>
            </w:tcBorders>
          </w:tcPr>
          <w:p w:rsidR="005101CF" w:rsidRDefault="00A626AB" w14:paraId="4687E29F" w14:textId="77777777">
            <w:pPr>
              <w:spacing w:after="0" w:line="259" w:lineRule="auto"/>
              <w:ind w:left="0" w:right="2" w:firstLine="0"/>
              <w:jc w:val="center"/>
            </w:pPr>
            <w:r>
              <w:t xml:space="preserve">Médias </w:t>
            </w:r>
          </w:p>
        </w:tc>
        <w:tc>
          <w:tcPr>
            <w:tcW w:w="2666" w:type="dxa"/>
            <w:tcBorders>
              <w:top w:val="single" w:color="000000" w:sz="4" w:space="0"/>
              <w:left w:val="single" w:color="000000" w:sz="4" w:space="0"/>
              <w:bottom w:val="single" w:color="000000" w:sz="4" w:space="0"/>
              <w:right w:val="single" w:color="000000" w:sz="4" w:space="0"/>
            </w:tcBorders>
          </w:tcPr>
          <w:p w:rsidR="005101CF" w:rsidRDefault="00A626AB" w14:paraId="660DD4B6" w14:textId="77777777">
            <w:pPr>
              <w:spacing w:after="232" w:line="259" w:lineRule="auto"/>
              <w:ind w:left="0" w:right="0" w:firstLine="0"/>
              <w:jc w:val="center"/>
            </w:pPr>
            <w:r>
              <w:t>1,86</w:t>
            </w:r>
          </w:p>
          <w:p w:rsidR="005101CF" w:rsidRDefault="00A626AB" w14:paraId="3BA639FC" w14:textId="77777777">
            <w:pPr>
              <w:spacing w:after="0" w:line="259" w:lineRule="auto"/>
              <w:ind w:left="0" w:right="1" w:firstLine="0"/>
              <w:jc w:val="center"/>
            </w:pPr>
            <w:r>
              <w:t xml:space="preserve">(ou 1,22 m x 1,52 m) </w:t>
            </w:r>
          </w:p>
        </w:tc>
      </w:tr>
      <w:tr w:rsidR="005101CF" w14:paraId="43AD98C9" w14:textId="77777777">
        <w:trPr>
          <w:trHeight w:val="1061"/>
        </w:trPr>
        <w:tc>
          <w:tcPr>
            <w:tcW w:w="0" w:type="auto"/>
            <w:vMerge/>
            <w:tcBorders>
              <w:top w:val="nil"/>
              <w:left w:val="single" w:color="000000" w:sz="4" w:space="0"/>
              <w:bottom w:val="single" w:color="000000" w:sz="4" w:space="0"/>
              <w:right w:val="single" w:color="000000" w:sz="4" w:space="0"/>
            </w:tcBorders>
          </w:tcPr>
          <w:p w:rsidR="005101CF" w:rsidRDefault="005101CF" w14:paraId="157B4518" w14:textId="77777777">
            <w:pPr>
              <w:spacing w:after="160" w:line="259" w:lineRule="auto"/>
              <w:ind w:left="0" w:right="0" w:firstLine="0"/>
              <w:jc w:val="left"/>
            </w:pPr>
          </w:p>
        </w:tc>
        <w:tc>
          <w:tcPr>
            <w:tcW w:w="1586" w:type="dxa"/>
            <w:tcBorders>
              <w:top w:val="single" w:color="000000" w:sz="4" w:space="0"/>
              <w:left w:val="single" w:color="000000" w:sz="4" w:space="0"/>
              <w:bottom w:val="single" w:color="000000" w:sz="4" w:space="0"/>
              <w:right w:val="single" w:color="000000" w:sz="4" w:space="0"/>
            </w:tcBorders>
          </w:tcPr>
          <w:p w:rsidR="005101CF" w:rsidRDefault="00A626AB" w14:paraId="35167313" w14:textId="77777777">
            <w:pPr>
              <w:spacing w:after="0" w:line="259" w:lineRule="auto"/>
              <w:ind w:left="0" w:right="3" w:firstLine="0"/>
              <w:jc w:val="center"/>
            </w:pPr>
            <w:r>
              <w:t xml:space="preserve">Pequenas </w:t>
            </w:r>
          </w:p>
        </w:tc>
        <w:tc>
          <w:tcPr>
            <w:tcW w:w="2666" w:type="dxa"/>
            <w:tcBorders>
              <w:top w:val="single" w:color="000000" w:sz="4" w:space="0"/>
              <w:left w:val="single" w:color="000000" w:sz="4" w:space="0"/>
              <w:bottom w:val="single" w:color="000000" w:sz="4" w:space="0"/>
              <w:right w:val="single" w:color="000000" w:sz="4" w:space="0"/>
            </w:tcBorders>
          </w:tcPr>
          <w:p w:rsidR="005101CF" w:rsidRDefault="00A626AB" w14:paraId="39497313" w14:textId="77777777">
            <w:pPr>
              <w:spacing w:after="230" w:line="259" w:lineRule="auto"/>
              <w:ind w:left="0" w:right="0" w:firstLine="0"/>
              <w:jc w:val="center"/>
            </w:pPr>
            <w:r>
              <w:t>1,11</w:t>
            </w:r>
          </w:p>
          <w:p w:rsidR="005101CF" w:rsidRDefault="00A626AB" w14:paraId="51D06B34" w14:textId="77777777">
            <w:pPr>
              <w:spacing w:after="0" w:line="259" w:lineRule="auto"/>
              <w:ind w:left="0" w:right="1" w:firstLine="0"/>
              <w:jc w:val="center"/>
            </w:pPr>
            <w:r>
              <w:t xml:space="preserve">(ou 0,91m x 1,22m) </w:t>
            </w:r>
          </w:p>
        </w:tc>
      </w:tr>
    </w:tbl>
    <w:p w:rsidR="005101CF" w:rsidRDefault="00A626AB" w14:paraId="75CB2A43" w14:textId="29B54C56">
      <w:pPr>
        <w:pStyle w:val="Ttulo1"/>
        <w:tabs>
          <w:tab w:val="center" w:pos="2965"/>
          <w:tab w:val="center" w:pos="5009"/>
          <w:tab w:val="center" w:pos="6379"/>
        </w:tabs>
        <w:ind w:left="0" w:right="0" w:firstLine="0"/>
        <w:jc w:val="left"/>
      </w:pPr>
      <w:r>
        <w:rPr>
          <w:rFonts w:ascii="Calibri" w:hAnsi="Calibri" w:eastAsia="Calibri" w:cs="Calibri"/>
          <w:sz w:val="22"/>
        </w:rPr>
        <w:tab/>
      </w:r>
      <w:r>
        <w:rPr>
          <w:rFonts w:ascii="Cambria" w:hAnsi="Cambria" w:eastAsia="Cambria" w:cs="Cambria"/>
          <w:sz w:val="21"/>
        </w:rPr>
        <w:tab/>
      </w:r>
      <w:r>
        <w:rPr>
          <w:rFonts w:ascii="Cambria" w:hAnsi="Cambria" w:eastAsia="Cambria" w:cs="Cambria"/>
          <w:sz w:val="32"/>
        </w:rPr>
        <w:tab/>
      </w:r>
    </w:p>
    <w:p w:rsidR="005101CF" w:rsidRDefault="00A626AB" w14:paraId="0E2144FA" w14:textId="77777777">
      <w:pPr>
        <w:spacing w:after="151" w:line="259" w:lineRule="auto"/>
        <w:ind w:left="142" w:right="0" w:firstLine="0"/>
        <w:jc w:val="left"/>
      </w:pPr>
      <w:r>
        <w:rPr>
          <w:rFonts w:ascii="Cambria" w:hAnsi="Cambria" w:eastAsia="Cambria" w:cs="Cambria"/>
        </w:rPr>
        <w:tab/>
      </w:r>
    </w:p>
    <w:p w:rsidR="005101CF" w:rsidRDefault="00A626AB" w14:paraId="2D5FEF62" w14:textId="5418E068">
      <w:pPr>
        <w:spacing w:after="114"/>
        <w:ind w:left="992" w:right="136" w:firstLine="0"/>
      </w:pPr>
      <w:r>
        <w:t>Nota</w:t>
      </w:r>
      <w:r w:rsidR="005A0E33">
        <w:t xml:space="preserve">: </w:t>
      </w:r>
      <w:r>
        <w:t xml:space="preserve">Os animais têm </w:t>
      </w:r>
      <w:r w:rsidR="005A0E33">
        <w:t xml:space="preserve">de </w:t>
      </w:r>
      <w:r>
        <w:t xml:space="preserve">ter, no mínimo, espaço suficiente para estarem de pé, deitados, para se virarem e sentarem normalmente. </w:t>
      </w:r>
    </w:p>
    <w:p w:rsidR="005101CF" w:rsidRDefault="00A626AB" w14:paraId="546F3DCB" w14:textId="77777777">
      <w:pPr>
        <w:spacing w:after="0" w:line="259" w:lineRule="auto"/>
        <w:ind w:left="127" w:right="136" w:firstLine="0"/>
      </w:pPr>
      <w:r>
        <w:t xml:space="preserve">Os cães alojados em gaiolas deverão ser exercitados em recintos de pelo menos 1,22 m x 3,04 m, duas vezes por dia, e caminharem à trela por um período mínimo de 20 minutos, duas vezes por dia. </w:t>
      </w:r>
    </w:p>
    <w:tbl>
      <w:tblPr>
        <w:tblStyle w:val="TableGrid"/>
        <w:tblW w:w="6804" w:type="dxa"/>
        <w:tblInd w:w="989" w:type="dxa"/>
        <w:tblCellMar>
          <w:top w:w="53" w:type="dxa"/>
          <w:left w:w="115" w:type="dxa"/>
          <w:right w:w="115" w:type="dxa"/>
        </w:tblCellMar>
        <w:tblLook w:val="04A0" w:firstRow="1" w:lastRow="0" w:firstColumn="1" w:lastColumn="0" w:noHBand="0" w:noVBand="1"/>
      </w:tblPr>
      <w:tblGrid>
        <w:gridCol w:w="2410"/>
        <w:gridCol w:w="2977"/>
        <w:gridCol w:w="1417"/>
      </w:tblGrid>
      <w:tr w:rsidR="005101CF" w14:paraId="25182809" w14:textId="77777777">
        <w:trPr>
          <w:trHeight w:val="1060"/>
        </w:trPr>
        <w:tc>
          <w:tcPr>
            <w:tcW w:w="2410" w:type="dxa"/>
            <w:tcBorders>
              <w:top w:val="single" w:color="000000" w:sz="4" w:space="0"/>
              <w:left w:val="single" w:color="000000" w:sz="4" w:space="0"/>
              <w:bottom w:val="single" w:color="000000" w:sz="4" w:space="0"/>
              <w:right w:val="single" w:color="000000" w:sz="4" w:space="0"/>
            </w:tcBorders>
          </w:tcPr>
          <w:p w:rsidR="005101CF" w:rsidRDefault="00A626AB" w14:paraId="4AA2819E" w14:textId="77777777">
            <w:pPr>
              <w:spacing w:after="0" w:line="259" w:lineRule="auto"/>
              <w:ind w:left="0" w:right="2" w:firstLine="0"/>
              <w:jc w:val="center"/>
            </w:pPr>
            <w:r>
              <w:t xml:space="preserve">Unidade de detenção </w:t>
            </w:r>
          </w:p>
        </w:tc>
        <w:tc>
          <w:tcPr>
            <w:tcW w:w="2977" w:type="dxa"/>
            <w:tcBorders>
              <w:top w:val="single" w:color="000000" w:sz="4" w:space="0"/>
              <w:left w:val="single" w:color="000000" w:sz="4" w:space="0"/>
              <w:bottom w:val="single" w:color="000000" w:sz="4" w:space="0"/>
              <w:right w:val="single" w:color="000000" w:sz="4" w:space="0"/>
            </w:tcBorders>
          </w:tcPr>
          <w:p w:rsidR="005101CF" w:rsidRDefault="00A626AB" w14:paraId="57536150" w14:textId="77777777">
            <w:pPr>
              <w:spacing w:after="0" w:line="259" w:lineRule="auto"/>
              <w:ind w:left="180" w:right="182" w:firstLine="0"/>
              <w:jc w:val="center"/>
            </w:pPr>
            <w:r>
              <w:t xml:space="preserve">Superfície de base (metros quadrados) </w:t>
            </w:r>
          </w:p>
        </w:tc>
        <w:tc>
          <w:tcPr>
            <w:tcW w:w="1417" w:type="dxa"/>
            <w:tcBorders>
              <w:top w:val="single" w:color="000000" w:sz="4" w:space="0"/>
              <w:left w:val="single" w:color="000000" w:sz="4" w:space="0"/>
              <w:bottom w:val="single" w:color="000000" w:sz="4" w:space="0"/>
              <w:right w:val="single" w:color="000000" w:sz="4" w:space="0"/>
            </w:tcBorders>
          </w:tcPr>
          <w:p w:rsidR="005101CF" w:rsidRDefault="00A626AB" w14:paraId="34C92EE0" w14:textId="77777777">
            <w:pPr>
              <w:spacing w:after="0" w:line="259" w:lineRule="auto"/>
              <w:ind w:left="0" w:right="0" w:firstLine="0"/>
              <w:jc w:val="center"/>
            </w:pPr>
            <w:r>
              <w:t xml:space="preserve">Altura (metros) </w:t>
            </w:r>
          </w:p>
        </w:tc>
      </w:tr>
      <w:tr w:rsidR="005101CF" w14:paraId="33D2E169" w14:textId="77777777">
        <w:trPr>
          <w:trHeight w:val="1061"/>
        </w:trPr>
        <w:tc>
          <w:tcPr>
            <w:tcW w:w="2410" w:type="dxa"/>
            <w:tcBorders>
              <w:top w:val="single" w:color="000000" w:sz="4" w:space="0"/>
              <w:left w:val="single" w:color="000000" w:sz="4" w:space="0"/>
              <w:bottom w:val="single" w:color="000000" w:sz="4" w:space="0"/>
              <w:right w:val="single" w:color="000000" w:sz="4" w:space="0"/>
            </w:tcBorders>
          </w:tcPr>
          <w:p w:rsidR="005101CF" w:rsidRDefault="00A626AB" w14:paraId="2AC4A0E3" w14:textId="77777777">
            <w:pPr>
              <w:spacing w:after="0" w:line="259" w:lineRule="auto"/>
              <w:ind w:left="0" w:right="0" w:firstLine="0"/>
              <w:jc w:val="center"/>
            </w:pPr>
            <w:r>
              <w:t xml:space="preserve">Recinto fechado </w:t>
            </w:r>
          </w:p>
        </w:tc>
        <w:tc>
          <w:tcPr>
            <w:tcW w:w="2977" w:type="dxa"/>
            <w:tcBorders>
              <w:top w:val="single" w:color="000000" w:sz="4" w:space="0"/>
              <w:left w:val="single" w:color="000000" w:sz="4" w:space="0"/>
              <w:bottom w:val="single" w:color="000000" w:sz="4" w:space="0"/>
              <w:right w:val="single" w:color="000000" w:sz="4" w:space="0"/>
            </w:tcBorders>
          </w:tcPr>
          <w:p w:rsidR="005101CF" w:rsidRDefault="00A626AB" w14:paraId="545CE01B" w14:textId="77777777">
            <w:pPr>
              <w:spacing w:after="230" w:line="259" w:lineRule="auto"/>
              <w:ind w:left="0" w:right="1" w:firstLine="0"/>
              <w:jc w:val="center"/>
            </w:pPr>
            <w:r>
              <w:t>2,23</w:t>
            </w:r>
          </w:p>
          <w:p w:rsidR="005101CF" w:rsidRDefault="00A626AB" w14:paraId="0A0E5C21" w14:textId="77777777">
            <w:pPr>
              <w:spacing w:after="0" w:line="259" w:lineRule="auto"/>
              <w:ind w:left="0" w:right="0" w:firstLine="0"/>
              <w:jc w:val="center"/>
            </w:pPr>
            <w:r>
              <w:t xml:space="preserve">(ou 1,22m x 1,83m) </w:t>
            </w:r>
          </w:p>
        </w:tc>
        <w:tc>
          <w:tcPr>
            <w:tcW w:w="1417" w:type="dxa"/>
            <w:tcBorders>
              <w:top w:val="single" w:color="000000" w:sz="4" w:space="0"/>
              <w:left w:val="single" w:color="000000" w:sz="4" w:space="0"/>
              <w:bottom w:val="single" w:color="000000" w:sz="4" w:space="0"/>
              <w:right w:val="single" w:color="000000" w:sz="4" w:space="0"/>
            </w:tcBorders>
          </w:tcPr>
          <w:p w:rsidR="005101CF" w:rsidRDefault="00A626AB" w14:paraId="63F11C2D" w14:textId="77777777">
            <w:pPr>
              <w:spacing w:after="0" w:line="259" w:lineRule="auto"/>
              <w:ind w:left="0" w:right="1" w:firstLine="0"/>
              <w:jc w:val="center"/>
            </w:pPr>
            <w:r>
              <w:t xml:space="preserve">1,80 </w:t>
            </w:r>
          </w:p>
        </w:tc>
      </w:tr>
      <w:tr w:rsidR="005101CF" w14:paraId="73FE82C4" w14:textId="77777777">
        <w:trPr>
          <w:trHeight w:val="1060"/>
        </w:trPr>
        <w:tc>
          <w:tcPr>
            <w:tcW w:w="2410" w:type="dxa"/>
            <w:tcBorders>
              <w:top w:val="single" w:color="000000" w:sz="4" w:space="0"/>
              <w:left w:val="single" w:color="000000" w:sz="4" w:space="0"/>
              <w:bottom w:val="single" w:color="000000" w:sz="4" w:space="0"/>
              <w:right w:val="single" w:color="000000" w:sz="4" w:space="0"/>
            </w:tcBorders>
          </w:tcPr>
          <w:p w:rsidR="005101CF" w:rsidRDefault="00A626AB" w14:paraId="3C1E44AC" w14:textId="77777777">
            <w:pPr>
              <w:spacing w:after="0" w:line="259" w:lineRule="auto"/>
              <w:ind w:left="0" w:right="0" w:firstLine="0"/>
              <w:jc w:val="center"/>
            </w:pPr>
            <w:r>
              <w:t xml:space="preserve">Recinto fechado exterior </w:t>
            </w:r>
          </w:p>
        </w:tc>
        <w:tc>
          <w:tcPr>
            <w:tcW w:w="2977" w:type="dxa"/>
            <w:tcBorders>
              <w:top w:val="single" w:color="000000" w:sz="4" w:space="0"/>
              <w:left w:val="single" w:color="000000" w:sz="4" w:space="0"/>
              <w:bottom w:val="single" w:color="000000" w:sz="4" w:space="0"/>
              <w:right w:val="single" w:color="000000" w:sz="4" w:space="0"/>
            </w:tcBorders>
          </w:tcPr>
          <w:p w:rsidR="005101CF" w:rsidRDefault="00A626AB" w14:paraId="703D57EB" w14:textId="77777777">
            <w:pPr>
              <w:spacing w:after="230" w:line="259" w:lineRule="auto"/>
              <w:ind w:left="0" w:right="1" w:firstLine="0"/>
              <w:jc w:val="center"/>
            </w:pPr>
            <w:r>
              <w:t>2,98</w:t>
            </w:r>
          </w:p>
          <w:p w:rsidR="005101CF" w:rsidRDefault="00A626AB" w14:paraId="7C62BF9D" w14:textId="77777777">
            <w:pPr>
              <w:spacing w:after="0" w:line="259" w:lineRule="auto"/>
              <w:ind w:left="0" w:right="0" w:firstLine="0"/>
              <w:jc w:val="center"/>
            </w:pPr>
            <w:r>
              <w:t xml:space="preserve">(ou 1,22m x 2,44m) </w:t>
            </w:r>
          </w:p>
        </w:tc>
        <w:tc>
          <w:tcPr>
            <w:tcW w:w="1417" w:type="dxa"/>
            <w:tcBorders>
              <w:top w:val="single" w:color="000000" w:sz="4" w:space="0"/>
              <w:left w:val="single" w:color="000000" w:sz="4" w:space="0"/>
              <w:bottom w:val="single" w:color="000000" w:sz="4" w:space="0"/>
              <w:right w:val="single" w:color="000000" w:sz="4" w:space="0"/>
            </w:tcBorders>
          </w:tcPr>
          <w:p w:rsidR="005101CF" w:rsidRDefault="00A626AB" w14:paraId="735DE3F1" w14:textId="77777777">
            <w:pPr>
              <w:spacing w:after="0" w:line="259" w:lineRule="auto"/>
              <w:ind w:left="0" w:right="1" w:firstLine="0"/>
              <w:jc w:val="center"/>
            </w:pPr>
            <w:r>
              <w:t xml:space="preserve">1,80 </w:t>
            </w:r>
          </w:p>
        </w:tc>
      </w:tr>
    </w:tbl>
    <w:p w:rsidR="005101CF" w:rsidRDefault="00A626AB" w14:paraId="05EBA0E7" w14:textId="77777777">
      <w:pPr>
        <w:spacing w:after="232" w:line="259" w:lineRule="auto"/>
        <w:ind w:left="52" w:right="0" w:firstLine="0"/>
        <w:jc w:val="center"/>
      </w:pPr>
      <w:r>
        <w:t xml:space="preserve"> </w:t>
      </w:r>
    </w:p>
    <w:p w:rsidR="005101CF" w:rsidRDefault="00A626AB" w14:paraId="3B886F99" w14:textId="77777777">
      <w:pPr>
        <w:spacing w:after="230" w:line="259" w:lineRule="auto"/>
        <w:ind w:left="1702" w:right="136" w:firstLine="0"/>
      </w:pPr>
      <w:r>
        <w:rPr>
          <w:i/>
        </w:rPr>
        <w:t xml:space="preserve">g.2.) </w:t>
      </w:r>
      <w:r>
        <w:t>Em grupo</w:t>
      </w:r>
      <w:r>
        <w:rPr>
          <w:i/>
        </w:rPr>
        <w:t xml:space="preserve">  </w:t>
      </w:r>
    </w:p>
    <w:p w:rsidR="005101CF" w:rsidRDefault="00A626AB" w14:paraId="7C2E0477" w14:textId="77777777">
      <w:pPr>
        <w:spacing w:after="114"/>
        <w:ind w:left="127" w:right="136" w:firstLine="0"/>
      </w:pPr>
      <w:r>
        <w:t xml:space="preserve">Os animais têm que ter, no mínimo, espaço suficiente para estarem de pé, deitados, para se virarem e sentarem normalmente; </w:t>
      </w:r>
    </w:p>
    <w:p w:rsidR="005101CF" w:rsidRDefault="00A626AB" w14:paraId="0C6E38CD" w14:textId="77777777">
      <w:pPr>
        <w:spacing w:after="114"/>
        <w:ind w:left="127" w:right="136" w:firstLine="0"/>
      </w:pPr>
      <w:r>
        <w:t xml:space="preserve">Num canil, cada animal deverá dispor de uma superfície de base de, pelo menos, 1,22 m x 1,22 m; </w:t>
      </w:r>
    </w:p>
    <w:p w:rsidR="005101CF" w:rsidRDefault="00A626AB" w14:paraId="7B85D5C7" w14:textId="77777777">
      <w:pPr>
        <w:ind w:left="127" w:right="136" w:firstLine="0"/>
      </w:pPr>
      <w:r>
        <w:t xml:space="preserve">Um recinto com as dimensões 1,50 m x 3 m não poderá alojar mais de dois cães de raça média ou grande, ou três cães de raça pequena. </w:t>
      </w:r>
    </w:p>
    <w:p w:rsidR="005101CF" w:rsidRDefault="00A626AB" w14:paraId="5867342B" w14:textId="77777777">
      <w:pPr>
        <w:spacing w:after="0" w:line="259" w:lineRule="auto"/>
        <w:ind w:left="142" w:right="0" w:firstLine="0"/>
        <w:jc w:val="left"/>
      </w:pPr>
      <w:r>
        <w:t xml:space="preserve"> </w:t>
      </w:r>
      <w:r>
        <w:tab/>
      </w:r>
      <w:r>
        <w:t xml:space="preserve"> </w:t>
      </w:r>
    </w:p>
    <w:p w:rsidR="008452C1" w:rsidP="679F1546" w:rsidRDefault="008452C1" w14:paraId="05BBB9FB" w14:textId="49CCD6F9">
      <w:pPr>
        <w:tabs>
          <w:tab w:val="center" w:pos="2965"/>
          <w:tab w:val="center" w:pos="5009"/>
          <w:tab w:val="center" w:pos="6379"/>
        </w:tabs>
        <w:spacing w:after="0" w:line="259" w:lineRule="auto"/>
        <w:ind w:left="0" w:right="0" w:firstLine="0"/>
        <w:jc w:val="left"/>
        <w:rPr>
          <w:rFonts w:ascii="Calibri" w:hAnsi="Calibri" w:eastAsia="Calibri" w:cs="Calibri"/>
          <w:sz w:val="22"/>
          <w:szCs w:val="22"/>
        </w:rPr>
      </w:pPr>
      <w:ins w:author="Susana Margarida Gonçalves Silva Santos" w:date="2026-04-23T17:01:58.404Z" w16du:dateUtc="2026-04-23T17:01:58.404Z" w:id="61736735">
        <w:r w:rsidRPr="679F1546" w:rsidR="1D69B9E3">
          <w:rPr>
            <w:rFonts w:ascii="Calibri" w:hAnsi="Calibri" w:eastAsia="Calibri" w:cs="Calibri"/>
            <w:b w:val="1"/>
            <w:bCs w:val="1"/>
            <w:sz w:val="28"/>
            <w:szCs w:val="28"/>
            <w:rPrChange w:author="Susana Margarida Gonçalves Silva Santos" w:date="2026-04-23T17:02:23.189Z" w16du:dateUtc="2026-04-23T17:02:23.189Z" w:id="719275888">
              <w:rPr>
                <w:rFonts w:ascii="Calibri" w:hAnsi="Calibri" w:eastAsia="Calibri" w:cs="Calibri"/>
                <w:sz w:val="22"/>
                <w:szCs w:val="22"/>
              </w:rPr>
            </w:rPrChange>
          </w:rPr>
          <w:t>Tran</w:t>
        </w:r>
        <w:r w:rsidRPr="679F1546" w:rsidR="1D69B9E3">
          <w:rPr>
            <w:rFonts w:ascii="Calibri" w:hAnsi="Calibri" w:eastAsia="Calibri" w:cs="Calibri"/>
            <w:b w:val="1"/>
            <w:bCs w:val="1"/>
            <w:sz w:val="28"/>
            <w:szCs w:val="28"/>
            <w:rPrChange w:author="Susana Margarida Gonçalves Silva Santos" w:date="2026-04-23T17:02:10.078Z" w16du:dateUtc="2026-04-23T17:02:10.078Z" w:id="1473909302">
              <w:rPr>
                <w:rFonts w:ascii="Calibri" w:hAnsi="Calibri" w:eastAsia="Calibri" w:cs="Calibri"/>
                <w:sz w:val="22"/>
                <w:szCs w:val="22"/>
              </w:rPr>
            </w:rPrChange>
          </w:rPr>
          <w:t>scrição do Anexo I, n.º 2</w:t>
        </w:r>
      </w:ins>
      <w:ins w:author="Susana Margarida Gonçalves Silva Santos" w:date="2026-04-23T17:02:02.045Z" w16du:dateUtc="2026-04-23T17:02:02.045Z" w:id="831076612">
        <w:r w:rsidRPr="679F1546" w:rsidR="1D69B9E3">
          <w:rPr>
            <w:rFonts w:ascii="Calibri" w:hAnsi="Calibri" w:eastAsia="Calibri" w:cs="Calibri"/>
            <w:b w:val="1"/>
            <w:bCs w:val="1"/>
            <w:sz w:val="28"/>
            <w:szCs w:val="28"/>
            <w:rPrChange w:author="Susana Margarida Gonçalves Silva Santos" w:date="2026-04-23T17:02:10.078Z" w16du:dateUtc="2026-04-23T17:02:10.078Z" w:id="450052754">
              <w:rPr>
                <w:rFonts w:ascii="Calibri" w:hAnsi="Calibri" w:eastAsia="Calibri" w:cs="Calibri"/>
                <w:sz w:val="22"/>
                <w:szCs w:val="22"/>
              </w:rPr>
            </w:rPrChange>
          </w:rPr>
          <w:t xml:space="preserve"> – </w:t>
        </w:r>
      </w:ins>
      <w:ins w:author="Susana Margarida Gonçalves Silva Santos" w:date="2026-04-23T17:01:58.404Z" w16du:dateUtc="2026-04-23T17:01:58.404Z" w:id="1427110697">
        <w:r w:rsidRPr="679F1546" w:rsidR="1D69B9E3">
          <w:rPr>
            <w:rFonts w:ascii="Calibri" w:hAnsi="Calibri" w:eastAsia="Calibri" w:cs="Calibri"/>
            <w:b w:val="1"/>
            <w:bCs w:val="1"/>
            <w:sz w:val="28"/>
            <w:szCs w:val="28"/>
            <w:rPrChange w:author="Susana Margarida Gonçalves Silva Santos" w:date="2026-04-23T17:02:10.078Z" w16du:dateUtc="2026-04-23T17:02:10.078Z" w:id="1637748786">
              <w:rPr>
                <w:rFonts w:ascii="Calibri" w:hAnsi="Calibri" w:eastAsia="Calibri" w:cs="Calibri"/>
                <w:sz w:val="22"/>
                <w:szCs w:val="22"/>
              </w:rPr>
            </w:rPrChange>
          </w:rPr>
          <w:t>Regul</w:t>
        </w:r>
      </w:ins>
      <w:ins w:author="Susana Margarida Gonçalves Silva Santos" w:date="2026-04-23T17:02:04.577Z" w16du:dateUtc="2026-04-23T17:02:04.577Z" w:id="1535203637">
        <w:r w:rsidRPr="679F1546" w:rsidR="1D69B9E3">
          <w:rPr>
            <w:rFonts w:ascii="Calibri" w:hAnsi="Calibri" w:eastAsia="Calibri" w:cs="Calibri"/>
            <w:b w:val="1"/>
            <w:bCs w:val="1"/>
            <w:sz w:val="28"/>
            <w:szCs w:val="28"/>
            <w:rPrChange w:author="Susana Margarida Gonçalves Silva Santos" w:date="2026-04-23T17:02:10.078Z" w16du:dateUtc="2026-04-23T17:02:10.078Z" w:id="1493028609">
              <w:rPr>
                <w:rFonts w:ascii="Calibri" w:hAnsi="Calibri" w:eastAsia="Calibri" w:cs="Calibri"/>
                <w:sz w:val="22"/>
                <w:szCs w:val="22"/>
              </w:rPr>
            </w:rPrChange>
          </w:rPr>
          <w:t>amento Europeu</w:t>
        </w:r>
      </w:ins>
    </w:p>
    <w:p w:rsidR="008452C1" w:rsidP="679F1546" w:rsidRDefault="008452C1" w14:paraId="4F5492C2" w14:textId="4CBE9F9A">
      <w:pPr>
        <w:spacing w:before="0" w:beforeAutospacing="off" w:after="0" w:afterAutospacing="off" w:line="259" w:lineRule="auto"/>
        <w:ind/>
        <w:jc w:val="both"/>
        <w:rPr>
          <w:ins w:author="Susana Margarida Gonçalves Silva Santos" w:date="2026-04-23T17:01:13.349Z" w16du:dateUtc="2026-04-23T17:01:13.349Z" w:id="1327475115"/>
          <w:rFonts w:ascii="Segoe UI" w:hAnsi="Segoe UI" w:eastAsia="Segoe UI" w:cs="Segoe UI"/>
          <w:b w:val="0"/>
          <w:bCs w:val="0"/>
          <w:i w:val="1"/>
          <w:iCs w:val="1"/>
          <w:caps w:val="0"/>
          <w:smallCaps w:val="0"/>
          <w:noProof w:val="0"/>
          <w:color w:val="333333"/>
          <w:sz w:val="21"/>
          <w:szCs w:val="21"/>
          <w:lang w:val="pt-PT"/>
        </w:rPr>
        <w:pPrChange w:author="Susana Margarida Gonçalves Silva Santos" w:date="2026-04-23T17:01:13.296Z">
          <w:pPr/>
        </w:pPrChange>
      </w:pPr>
      <w:ins w:author="Susana Margarida Gonçalves Silva Santos" w:date="2026-04-23T17:01:13.348Z" w16du:dateUtc="2026-04-23T17:01:13.348Z" w:id="2060823268">
        <w:r w:rsidRPr="679F1546" w:rsidR="1D69B9E3">
          <w:rPr>
            <w:rFonts w:ascii="Segoe UI" w:hAnsi="Segoe UI" w:eastAsia="Segoe UI" w:cs="Segoe UI"/>
            <w:b w:val="0"/>
            <w:bCs w:val="0"/>
            <w:i w:val="1"/>
            <w:iCs w:val="1"/>
            <w:caps w:val="0"/>
            <w:smallCaps w:val="0"/>
            <w:noProof w:val="0"/>
            <w:color w:val="333333"/>
            <w:sz w:val="21"/>
            <w:szCs w:val="21"/>
            <w:lang w:val="pt-PT"/>
          </w:rPr>
          <w:t>2. Alojamento</w:t>
        </w:r>
      </w:ins>
    </w:p>
    <w:p w:rsidR="008452C1" w:rsidP="679F1546" w:rsidRDefault="008452C1" w14:paraId="7A0E56E1" w14:textId="6D844419">
      <w:pPr>
        <w:spacing w:before="0" w:beforeAutospacing="off" w:after="0" w:afterAutospacing="off" w:line="259" w:lineRule="auto"/>
        <w:ind/>
        <w:jc w:val="both"/>
        <w:rPr>
          <w:ins w:author="Susana Margarida Gonçalves Silva Santos" w:date="2026-04-23T17:01:13.349Z" w16du:dateUtc="2026-04-23T17:01:13.349Z" w:id="249344406"/>
          <w:rFonts w:ascii="Segoe UI" w:hAnsi="Segoe UI" w:eastAsia="Segoe UI" w:cs="Segoe UI"/>
          <w:b w:val="0"/>
          <w:bCs w:val="0"/>
          <w:i w:val="1"/>
          <w:iCs w:val="1"/>
          <w:caps w:val="0"/>
          <w:smallCaps w:val="0"/>
          <w:noProof w:val="0"/>
          <w:color w:val="333333"/>
          <w:sz w:val="21"/>
          <w:szCs w:val="21"/>
          <w:lang w:val="pt-PT"/>
        </w:rPr>
        <w:pPrChange w:author="Susana Margarida Gonçalves Silva Santos" w:date="2026-04-23T17:01:13.303Z">
          <w:pPr/>
        </w:pPrChange>
      </w:pPr>
      <w:ins w:author="Susana Margarida Gonçalves Silva Santos" w:date="2026-04-23T17:01:13.349Z" w16du:dateUtc="2026-04-23T17:01:13.349Z" w:id="1341554649">
        <w:r w:rsidRPr="679F1546" w:rsidR="1D69B9E3">
          <w:rPr>
            <w:rFonts w:ascii="Segoe UI" w:hAnsi="Segoe UI" w:eastAsia="Segoe UI" w:cs="Segoe UI"/>
            <w:b w:val="0"/>
            <w:bCs w:val="0"/>
            <w:i w:val="1"/>
            <w:iCs w:val="1"/>
            <w:caps w:val="0"/>
            <w:smallCaps w:val="0"/>
            <w:noProof w:val="0"/>
            <w:color w:val="333333"/>
            <w:sz w:val="21"/>
            <w:szCs w:val="21"/>
            <w:lang w:val="pt-PT"/>
          </w:rPr>
          <w:t>2.1 Temperatura</w:t>
        </w:r>
      </w:ins>
    </w:p>
    <w:p w:rsidR="008452C1" w:rsidP="679F1546" w:rsidRDefault="008452C1" w14:paraId="3DA709A8" w14:textId="388EBF73">
      <w:pPr>
        <w:spacing w:before="0" w:beforeAutospacing="off" w:after="0" w:afterAutospacing="off" w:line="259" w:lineRule="auto"/>
        <w:ind/>
        <w:jc w:val="both"/>
        <w:rPr>
          <w:ins w:author="Susana Margarida Gonçalves Silva Santos" w:date="2026-04-23T17:01:13.349Z" w16du:dateUtc="2026-04-23T17:01:13.349Z" w:id="1434477853"/>
          <w:rFonts w:ascii="Segoe UI" w:hAnsi="Segoe UI" w:eastAsia="Segoe UI" w:cs="Segoe UI"/>
          <w:b w:val="0"/>
          <w:bCs w:val="0"/>
          <w:i w:val="1"/>
          <w:iCs w:val="1"/>
          <w:caps w:val="0"/>
          <w:smallCaps w:val="0"/>
          <w:noProof w:val="0"/>
          <w:color w:val="333333"/>
          <w:sz w:val="21"/>
          <w:szCs w:val="21"/>
          <w:lang w:val="pt-PT"/>
        </w:rPr>
        <w:pPrChange w:author="Susana Margarida Gonçalves Silva Santos" w:date="2026-04-23T17:01:13.305Z">
          <w:pPr/>
        </w:pPrChange>
      </w:pPr>
      <w:ins w:author="Susana Margarida Gonçalves Silva Santos" w:date="2026-04-23T17:01:13.349Z" w16du:dateUtc="2026-04-23T17:01:13.349Z" w:id="2103166306">
        <w:r w:rsidRPr="679F1546" w:rsidR="1D69B9E3">
          <w:rPr>
            <w:rFonts w:ascii="Segoe UI" w:hAnsi="Segoe UI" w:eastAsia="Segoe UI" w:cs="Segoe UI"/>
            <w:b w:val="0"/>
            <w:bCs w:val="0"/>
            <w:i w:val="1"/>
            <w:iCs w:val="1"/>
            <w:caps w:val="0"/>
            <w:smallCaps w:val="0"/>
            <w:noProof w:val="0"/>
            <w:color w:val="333333"/>
            <w:sz w:val="21"/>
            <w:szCs w:val="21"/>
            <w:lang w:val="pt-PT"/>
          </w:rPr>
          <w:t>Em estabelecimentos de criação, a temperatura deve ser mantida dentro de uma gama de:</w:t>
        </w:r>
      </w:ins>
    </w:p>
    <w:p w:rsidR="008452C1" w:rsidP="679F1546" w:rsidRDefault="008452C1" w14:paraId="255F21F0" w14:textId="4BDB28F8">
      <w:pPr>
        <w:spacing w:before="30" w:beforeAutospacing="off" w:after="30" w:afterAutospacing="off" w:line="259" w:lineRule="auto"/>
        <w:ind/>
        <w:jc w:val="left"/>
        <w:rPr>
          <w:ins w:author="Susana Margarida Gonçalves Silva Santos" w:date="2026-04-23T17:01:13.349Z" w16du:dateUtc="2026-04-23T17:01:13.349Z" w:id="690908852"/>
          <w:rFonts w:ascii="Segoe UI" w:hAnsi="Segoe UI" w:eastAsia="Segoe UI" w:cs="Segoe UI"/>
          <w:b w:val="0"/>
          <w:bCs w:val="0"/>
          <w:i w:val="1"/>
          <w:iCs w:val="1"/>
          <w:caps w:val="0"/>
          <w:smallCaps w:val="0"/>
          <w:noProof w:val="0"/>
          <w:color w:val="333333"/>
          <w:sz w:val="21"/>
          <w:szCs w:val="21"/>
          <w:lang w:val="pt-PT"/>
        </w:rPr>
        <w:pPrChange w:author="Susana Margarida Gonçalves Silva Santos" w:date="2026-04-23T17:01:13.308Z">
          <w:pPr>
            <w:jc w:val="left"/>
          </w:pPr>
        </w:pPrChange>
      </w:pPr>
      <w:ins w:author="Susana Margarida Gonçalves Silva Santos" w:date="2026-04-23T17:01:13.349Z" w16du:dateUtc="2026-04-23T17:01:13.349Z" w:id="1973533354">
        <w:r w:rsidRPr="679F1546" w:rsidR="1D69B9E3">
          <w:rPr>
            <w:rFonts w:ascii="Segoe UI" w:hAnsi="Segoe UI" w:eastAsia="Segoe UI" w:cs="Segoe UI"/>
            <w:b w:val="0"/>
            <w:bCs w:val="0"/>
            <w:i w:val="1"/>
            <w:iCs w:val="1"/>
            <w:caps w:val="0"/>
            <w:smallCaps w:val="0"/>
            <w:noProof w:val="0"/>
            <w:color w:val="333333"/>
            <w:sz w:val="21"/>
            <w:szCs w:val="21"/>
            <w:lang w:val="pt-PT"/>
          </w:rPr>
          <w:t>— 22 a 28°C em áreas de parto de cães durante os primeiros 10 dias de vida dos filhotes;</w:t>
        </w:r>
      </w:ins>
    </w:p>
    <w:p w:rsidR="008452C1" w:rsidP="679F1546" w:rsidRDefault="008452C1" w14:paraId="0756A1F4" w14:textId="471A3B5A">
      <w:pPr>
        <w:spacing w:before="30" w:beforeAutospacing="off" w:after="30" w:afterAutospacing="off" w:line="259" w:lineRule="auto"/>
        <w:ind/>
        <w:jc w:val="left"/>
        <w:rPr>
          <w:ins w:author="Susana Margarida Gonçalves Silva Santos" w:date="2026-04-23T17:01:13.349Z" w16du:dateUtc="2026-04-23T17:01:13.349Z" w:id="1708422497"/>
          <w:rFonts w:ascii="Segoe UI" w:hAnsi="Segoe UI" w:eastAsia="Segoe UI" w:cs="Segoe UI"/>
          <w:b w:val="0"/>
          <w:bCs w:val="0"/>
          <w:i w:val="1"/>
          <w:iCs w:val="1"/>
          <w:caps w:val="0"/>
          <w:smallCaps w:val="0"/>
          <w:noProof w:val="0"/>
          <w:color w:val="333333"/>
          <w:sz w:val="21"/>
          <w:szCs w:val="21"/>
          <w:lang w:val="pt-PT"/>
        </w:rPr>
        <w:pPrChange w:author="Susana Margarida Gonçalves Silva Santos" w:date="2026-04-23T17:01:13.311Z">
          <w:pPr>
            <w:jc w:val="left"/>
          </w:pPr>
        </w:pPrChange>
      </w:pPr>
      <w:ins w:author="Susana Margarida Gonçalves Silva Santos" w:date="2026-04-23T17:01:13.349Z" w16du:dateUtc="2026-04-23T17:01:13.349Z" w:id="100382444">
        <w:r w:rsidRPr="679F1546" w:rsidR="1D69B9E3">
          <w:rPr>
            <w:rFonts w:ascii="Segoe UI" w:hAnsi="Segoe UI" w:eastAsia="Segoe UI" w:cs="Segoe UI"/>
            <w:b w:val="0"/>
            <w:bCs w:val="0"/>
            <w:i w:val="1"/>
            <w:iCs w:val="1"/>
            <w:caps w:val="0"/>
            <w:smallCaps w:val="0"/>
            <w:noProof w:val="0"/>
            <w:color w:val="333333"/>
            <w:sz w:val="21"/>
            <w:szCs w:val="21"/>
            <w:lang w:val="pt-PT"/>
          </w:rPr>
          <w:t>— 18 a 27°C em áreas de parto de gatos durante os primeiros 21 dias de vida dos gatinhos.</w:t>
        </w:r>
      </w:ins>
    </w:p>
    <w:p w:rsidR="008452C1" w:rsidP="679F1546" w:rsidRDefault="008452C1" w14:paraId="40F463E5" w14:textId="72486921">
      <w:pPr>
        <w:spacing w:before="0" w:beforeAutospacing="off" w:after="0" w:afterAutospacing="off" w:line="259" w:lineRule="auto"/>
        <w:ind/>
        <w:jc w:val="both"/>
        <w:rPr>
          <w:ins w:author="Susana Margarida Gonçalves Silva Santos" w:date="2026-04-23T17:01:13.349Z" w16du:dateUtc="2026-04-23T17:01:13.349Z" w:id="345772222"/>
          <w:rFonts w:ascii="Segoe UI" w:hAnsi="Segoe UI" w:eastAsia="Segoe UI" w:cs="Segoe UI"/>
          <w:b w:val="0"/>
          <w:bCs w:val="0"/>
          <w:i w:val="1"/>
          <w:iCs w:val="1"/>
          <w:caps w:val="0"/>
          <w:smallCaps w:val="0"/>
          <w:noProof w:val="0"/>
          <w:color w:val="333333"/>
          <w:sz w:val="21"/>
          <w:szCs w:val="21"/>
          <w:lang w:val="pt-PT"/>
        </w:rPr>
        <w:pPrChange w:author="Susana Margarida Gonçalves Silva Santos" w:date="2026-04-23T17:01:13.313Z">
          <w:pPr/>
        </w:pPrChange>
      </w:pPr>
      <w:ins w:author="Susana Margarida Gonçalves Silva Santos" w:date="2026-04-23T17:01:13.349Z" w16du:dateUtc="2026-04-23T17:01:13.349Z" w:id="98002669">
        <w:r w:rsidRPr="679F1546" w:rsidR="1D69B9E3">
          <w:rPr>
            <w:rFonts w:ascii="Segoe UI" w:hAnsi="Segoe UI" w:eastAsia="Segoe UI" w:cs="Segoe UI"/>
            <w:b w:val="0"/>
            <w:bCs w:val="0"/>
            <w:i w:val="1"/>
            <w:iCs w:val="1"/>
            <w:caps w:val="0"/>
            <w:smallCaps w:val="0"/>
            <w:noProof w:val="0"/>
            <w:color w:val="333333"/>
            <w:sz w:val="21"/>
            <w:szCs w:val="21"/>
            <w:lang w:val="pt-PT"/>
          </w:rPr>
          <w:t>2.2 Iluminação</w:t>
        </w:r>
      </w:ins>
    </w:p>
    <w:p w:rsidR="008452C1" w:rsidP="679F1546" w:rsidRDefault="008452C1" w14:paraId="5E86854D" w14:textId="4730C759">
      <w:pPr>
        <w:spacing w:before="0" w:beforeAutospacing="off" w:after="0" w:afterAutospacing="off" w:line="259" w:lineRule="auto"/>
        <w:ind/>
        <w:jc w:val="both"/>
        <w:rPr>
          <w:ins w:author="Susana Margarida Gonçalves Silva Santos" w:date="2026-04-23T17:01:13.349Z" w16du:dateUtc="2026-04-23T17:01:13.349Z" w:id="328901451"/>
          <w:rFonts w:ascii="Segoe UI" w:hAnsi="Segoe UI" w:eastAsia="Segoe UI" w:cs="Segoe UI"/>
          <w:b w:val="0"/>
          <w:bCs w:val="0"/>
          <w:i w:val="1"/>
          <w:iCs w:val="1"/>
          <w:caps w:val="0"/>
          <w:smallCaps w:val="0"/>
          <w:noProof w:val="0"/>
          <w:color w:val="333333"/>
          <w:sz w:val="21"/>
          <w:szCs w:val="21"/>
          <w:lang w:val="pt-PT"/>
        </w:rPr>
        <w:pPrChange w:author="Susana Margarida Gonçalves Silva Santos" w:date="2026-04-23T17:01:13.314Z">
          <w:pPr/>
        </w:pPrChange>
      </w:pPr>
      <w:ins w:author="Susana Margarida Gonçalves Silva Santos" w:date="2026-04-23T17:01:13.349Z" w16du:dateUtc="2026-04-23T17:01:13.349Z" w:id="1588599600">
        <w:r w:rsidRPr="679F1546" w:rsidR="1D69B9E3">
          <w:rPr>
            <w:rFonts w:ascii="Segoe UI" w:hAnsi="Segoe UI" w:eastAsia="Segoe UI" w:cs="Segoe UI"/>
            <w:b w:val="0"/>
            <w:bCs w:val="0"/>
            <w:i w:val="1"/>
            <w:iCs w:val="1"/>
            <w:caps w:val="0"/>
            <w:smallCaps w:val="0"/>
            <w:noProof w:val="0"/>
            <w:color w:val="333333"/>
            <w:sz w:val="21"/>
            <w:szCs w:val="21"/>
            <w:lang w:val="pt-PT"/>
          </w:rPr>
          <w:t>Cães e gatos devem ser expostos a luz durante pelo menos 7 horas por dia. A luz artificial deve ser de espectro amplo ou espectro completo com uma frequência de pelo menos 80 Hz.</w:t>
        </w:r>
      </w:ins>
    </w:p>
    <w:p w:rsidR="008452C1" w:rsidP="679F1546" w:rsidRDefault="008452C1" w14:paraId="389D80D6" w14:textId="73800F4E">
      <w:pPr>
        <w:spacing w:before="0" w:beforeAutospacing="off" w:after="0" w:afterAutospacing="off" w:line="259" w:lineRule="auto"/>
        <w:ind/>
        <w:jc w:val="both"/>
        <w:rPr>
          <w:ins w:author="Susana Margarida Gonçalves Silva Santos" w:date="2026-04-23T17:01:13.349Z" w16du:dateUtc="2026-04-23T17:01:13.349Z" w:id="902609603"/>
          <w:rFonts w:ascii="Segoe UI" w:hAnsi="Segoe UI" w:eastAsia="Segoe UI" w:cs="Segoe UI"/>
          <w:b w:val="0"/>
          <w:bCs w:val="0"/>
          <w:i w:val="1"/>
          <w:iCs w:val="1"/>
          <w:caps w:val="0"/>
          <w:smallCaps w:val="0"/>
          <w:noProof w:val="0"/>
          <w:color w:val="333333"/>
          <w:sz w:val="21"/>
          <w:szCs w:val="21"/>
          <w:lang w:val="pt-PT"/>
        </w:rPr>
        <w:pPrChange w:author="Susana Margarida Gonçalves Silva Santos" w:date="2026-04-23T17:01:13.316Z">
          <w:pPr/>
        </w:pPrChange>
      </w:pPr>
      <w:ins w:author="Susana Margarida Gonçalves Silva Santos" w:date="2026-04-23T17:01:13.349Z" w16du:dateUtc="2026-04-23T17:01:13.349Z" w:id="1077923861">
        <w:r w:rsidRPr="679F1546" w:rsidR="1D69B9E3">
          <w:rPr>
            <w:rFonts w:ascii="Segoe UI" w:hAnsi="Segoe UI" w:eastAsia="Segoe UI" w:cs="Segoe UI"/>
            <w:b w:val="0"/>
            <w:bCs w:val="0"/>
            <w:i w:val="1"/>
            <w:iCs w:val="1"/>
            <w:caps w:val="0"/>
            <w:smallCaps w:val="0"/>
            <w:noProof w:val="0"/>
            <w:color w:val="333333"/>
            <w:sz w:val="21"/>
            <w:szCs w:val="21"/>
            <w:lang w:val="pt-PT"/>
          </w:rPr>
          <w:t>Cães e gatos devem ter a possibilidade de estar sem luzes artificiais durante pelo menos 8 horas por dia.</w:t>
        </w:r>
      </w:ins>
    </w:p>
    <w:p w:rsidR="008452C1" w:rsidP="679F1546" w:rsidRDefault="008452C1" w14:paraId="03141B07" w14:textId="30C5C3F4">
      <w:pPr>
        <w:spacing w:before="0" w:beforeAutospacing="off" w:after="0" w:afterAutospacing="off" w:line="259" w:lineRule="auto"/>
        <w:ind/>
        <w:jc w:val="both"/>
        <w:rPr>
          <w:ins w:author="Susana Margarida Gonçalves Silva Santos" w:date="2026-04-23T17:01:13.349Z" w16du:dateUtc="2026-04-23T17:01:13.349Z" w:id="685643940"/>
          <w:rFonts w:ascii="Segoe UI" w:hAnsi="Segoe UI" w:eastAsia="Segoe UI" w:cs="Segoe UI"/>
          <w:b w:val="0"/>
          <w:bCs w:val="0"/>
          <w:i w:val="1"/>
          <w:iCs w:val="1"/>
          <w:caps w:val="0"/>
          <w:smallCaps w:val="0"/>
          <w:noProof w:val="0"/>
          <w:color w:val="333333"/>
          <w:sz w:val="21"/>
          <w:szCs w:val="21"/>
          <w:lang w:val="pt-PT"/>
        </w:rPr>
        <w:pPrChange w:author="Susana Margarida Gonçalves Silva Santos" w:date="2026-04-23T17:01:13.318Z">
          <w:pPr/>
        </w:pPrChange>
      </w:pPr>
      <w:ins w:author="Susana Margarida Gonçalves Silva Santos" w:date="2026-04-23T17:01:13.349Z" w16du:dateUtc="2026-04-23T17:01:13.349Z" w:id="1553182961">
        <w:r w:rsidRPr="679F1546" w:rsidR="1D69B9E3">
          <w:rPr>
            <w:rFonts w:ascii="Segoe UI" w:hAnsi="Segoe UI" w:eastAsia="Segoe UI" w:cs="Segoe UI"/>
            <w:b w:val="0"/>
            <w:bCs w:val="0"/>
            <w:i w:val="1"/>
            <w:iCs w:val="1"/>
            <w:caps w:val="0"/>
            <w:smallCaps w:val="0"/>
            <w:noProof w:val="0"/>
            <w:color w:val="333333"/>
            <w:sz w:val="21"/>
            <w:szCs w:val="21"/>
            <w:lang w:val="pt-PT"/>
          </w:rPr>
          <w:t>2.3 Espaço adequado</w:t>
        </w:r>
      </w:ins>
    </w:p>
    <w:p w:rsidR="008452C1" w:rsidP="679F1546" w:rsidRDefault="008452C1" w14:paraId="742E1837" w14:textId="5C0661C9">
      <w:pPr>
        <w:spacing w:before="0" w:beforeAutospacing="off" w:after="0" w:afterAutospacing="off" w:line="259" w:lineRule="auto"/>
        <w:ind/>
        <w:jc w:val="both"/>
        <w:rPr>
          <w:ins w:author="Susana Margarida Gonçalves Silva Santos" w:date="2026-04-23T17:01:13.349Z" w16du:dateUtc="2026-04-23T17:01:13.349Z" w:id="1636605348"/>
          <w:rFonts w:ascii="Segoe UI" w:hAnsi="Segoe UI" w:eastAsia="Segoe UI" w:cs="Segoe UI"/>
          <w:b w:val="0"/>
          <w:bCs w:val="0"/>
          <w:i w:val="1"/>
          <w:iCs w:val="1"/>
          <w:caps w:val="0"/>
          <w:smallCaps w:val="0"/>
          <w:noProof w:val="0"/>
          <w:color w:val="333333"/>
          <w:sz w:val="21"/>
          <w:szCs w:val="21"/>
          <w:lang w:val="pt-PT"/>
        </w:rPr>
        <w:pPrChange w:author="Susana Margarida Gonçalves Silva Santos" w:date="2026-04-23T17:01:13.319Z">
          <w:pPr/>
        </w:pPrChange>
      </w:pPr>
      <w:ins w:author="Susana Margarida Gonçalves Silva Santos" w:date="2026-04-23T17:01:13.349Z" w16du:dateUtc="2026-04-23T17:01:13.349Z" w:id="1906273272">
        <w:r w:rsidRPr="679F1546" w:rsidR="1D69B9E3">
          <w:rPr>
            <w:rFonts w:ascii="Segoe UI" w:hAnsi="Segoe UI" w:eastAsia="Segoe UI" w:cs="Segoe UI"/>
            <w:b w:val="0"/>
            <w:bCs w:val="0"/>
            <w:i w:val="1"/>
            <w:iCs w:val="1"/>
            <w:caps w:val="0"/>
            <w:smallCaps w:val="0"/>
            <w:noProof w:val="0"/>
            <w:color w:val="333333"/>
            <w:sz w:val="21"/>
            <w:szCs w:val="21"/>
            <w:lang w:val="pt-PT"/>
          </w:rPr>
          <w:t>2.3.1 As áreas de parto devem ser concebidas de modo a permitir que a progenitora se afaste da sua prole.</w:t>
        </w:r>
      </w:ins>
    </w:p>
    <w:p w:rsidR="008452C1" w:rsidP="679F1546" w:rsidRDefault="008452C1" w14:paraId="327C5C65" w14:textId="38724D83">
      <w:pPr>
        <w:spacing w:before="0" w:beforeAutospacing="off" w:after="0" w:afterAutospacing="off" w:line="259" w:lineRule="auto"/>
        <w:ind/>
        <w:jc w:val="both"/>
        <w:rPr>
          <w:ins w:author="Susana Margarida Gonçalves Silva Santos" w:date="2026-04-23T17:01:13.349Z" w16du:dateUtc="2026-04-23T17:01:13.349Z" w:id="525765440"/>
          <w:rFonts w:ascii="Segoe UI" w:hAnsi="Segoe UI" w:eastAsia="Segoe UI" w:cs="Segoe UI"/>
          <w:b w:val="0"/>
          <w:bCs w:val="0"/>
          <w:i w:val="1"/>
          <w:iCs w:val="1"/>
          <w:caps w:val="0"/>
          <w:smallCaps w:val="0"/>
          <w:noProof w:val="0"/>
          <w:color w:val="333333"/>
          <w:sz w:val="21"/>
          <w:szCs w:val="21"/>
          <w:lang w:val="pt-PT"/>
        </w:rPr>
        <w:pPrChange w:author="Susana Margarida Gonçalves Silva Santos" w:date="2026-04-23T17:01:13.321Z">
          <w:pPr/>
        </w:pPrChange>
      </w:pPr>
      <w:ins w:author="Susana Margarida Gonçalves Silva Santos" w:date="2026-04-23T17:01:13.349Z" w16du:dateUtc="2026-04-23T17:01:13.349Z" w:id="1561200332">
        <w:r w:rsidRPr="679F1546" w:rsidR="1D69B9E3">
          <w:rPr>
            <w:rFonts w:ascii="Segoe UI" w:hAnsi="Segoe UI" w:eastAsia="Segoe UI" w:cs="Segoe UI"/>
            <w:b w:val="0"/>
            <w:bCs w:val="0"/>
            <w:i w:val="1"/>
            <w:iCs w:val="1"/>
            <w:caps w:val="0"/>
            <w:smallCaps w:val="0"/>
            <w:noProof w:val="0"/>
            <w:color w:val="333333"/>
            <w:sz w:val="21"/>
            <w:szCs w:val="21"/>
            <w:lang w:val="pt-PT"/>
          </w:rPr>
          <w:t>2.3.2 No caso dos estabelecimentos de criação e de venda, aplicam-se as seguintes superfícies mínimas para cães e gatos, as quais devem ser calculadas com base na área total permanentemente acessível aos cães ou gatos.</w:t>
        </w:r>
      </w:ins>
    </w:p>
    <w:p w:rsidR="008452C1" w:rsidP="679F1546" w:rsidRDefault="008452C1" w14:paraId="6E745343" w14:textId="20465005">
      <w:pPr>
        <w:spacing w:before="0" w:beforeAutospacing="off" w:after="0" w:afterAutospacing="off" w:line="259" w:lineRule="auto"/>
        <w:ind/>
        <w:jc w:val="both"/>
        <w:rPr>
          <w:ins w:author="Susana Margarida Gonçalves Silva Santos" w:date="2026-04-23T17:01:13.349Z" w16du:dateUtc="2026-04-23T17:01:13.349Z" w:id="1184130892"/>
          <w:rFonts w:ascii="Segoe UI" w:hAnsi="Segoe UI" w:eastAsia="Segoe UI" w:cs="Segoe UI"/>
          <w:b w:val="0"/>
          <w:bCs w:val="0"/>
          <w:i w:val="1"/>
          <w:iCs w:val="1"/>
          <w:caps w:val="0"/>
          <w:smallCaps w:val="0"/>
          <w:noProof w:val="0"/>
          <w:color w:val="333333"/>
          <w:sz w:val="21"/>
          <w:szCs w:val="21"/>
          <w:lang w:val="pt-PT"/>
        </w:rPr>
        <w:pPrChange w:author="Susana Margarida Gonçalves Silva Santos" w:date="2026-04-23T17:01:13.324Z">
          <w:pPr/>
        </w:pPrChange>
      </w:pPr>
      <w:ins w:author="Susana Margarida Gonçalves Silva Santos" w:date="2026-04-23T17:01:13.349Z" w16du:dateUtc="2026-04-23T17:01:13.349Z" w:id="475174662">
        <w:r w:rsidRPr="679F1546" w:rsidR="1D69B9E3">
          <w:rPr>
            <w:rFonts w:ascii="Segoe UI" w:hAnsi="Segoe UI" w:eastAsia="Segoe UI" w:cs="Segoe UI"/>
            <w:b w:val="0"/>
            <w:bCs w:val="0"/>
            <w:i w:val="1"/>
            <w:iCs w:val="1"/>
            <w:caps w:val="0"/>
            <w:smallCaps w:val="0"/>
            <w:noProof w:val="0"/>
            <w:color w:val="333333"/>
            <w:sz w:val="21"/>
            <w:szCs w:val="21"/>
            <w:lang w:val="pt-PT"/>
          </w:rPr>
          <w:t>2.3.3</w:t>
        </w:r>
      </w:ins>
    </w:p>
    <w:p w:rsidR="008452C1" w:rsidP="679F1546" w:rsidRDefault="008452C1" w14:paraId="05F55892" w14:textId="77634A81">
      <w:pPr>
        <w:spacing w:before="0" w:beforeAutospacing="off" w:after="0" w:afterAutospacing="off" w:line="259" w:lineRule="auto"/>
        <w:ind/>
        <w:jc w:val="both"/>
        <w:rPr>
          <w:ins w:author="Susana Margarida Gonçalves Silva Santos" w:date="2026-04-23T17:01:13.349Z" w16du:dateUtc="2026-04-23T17:01:13.349Z" w:id="242173122"/>
          <w:rFonts w:ascii="Segoe UI" w:hAnsi="Segoe UI" w:eastAsia="Segoe UI" w:cs="Segoe UI"/>
          <w:b w:val="0"/>
          <w:bCs w:val="0"/>
          <w:i w:val="1"/>
          <w:iCs w:val="1"/>
          <w:caps w:val="0"/>
          <w:smallCaps w:val="0"/>
          <w:noProof w:val="0"/>
          <w:color w:val="333333"/>
          <w:sz w:val="21"/>
          <w:szCs w:val="21"/>
          <w:lang w:val="pt-PT"/>
        </w:rPr>
        <w:pPrChange w:author="Susana Margarida Gonçalves Silva Santos" w:date="2026-04-23T17:01:13.325Z">
          <w:pPr/>
        </w:pPrChange>
      </w:pPr>
      <w:ins w:author="Susana Margarida Gonçalves Silva Santos" w:date="2026-04-23T17:01:13.349Z" w16du:dateUtc="2026-04-23T17:01:13.349Z" w:id="1426614128">
        <w:r w:rsidRPr="679F1546" w:rsidR="1D69B9E3">
          <w:rPr>
            <w:rFonts w:ascii="Segoe UI" w:hAnsi="Segoe UI" w:eastAsia="Segoe UI" w:cs="Segoe UI"/>
            <w:b w:val="0"/>
            <w:bCs w:val="0"/>
            <w:i w:val="1"/>
            <w:iCs w:val="1"/>
            <w:caps w:val="0"/>
            <w:smallCaps w:val="0"/>
            <w:noProof w:val="0"/>
            <w:color w:val="333333"/>
            <w:sz w:val="21"/>
            <w:szCs w:val="21"/>
            <w:lang w:val="pt-PT"/>
          </w:rPr>
          <w:t>Espaço para cães com ou sem crias</w:t>
        </w:r>
      </w:ins>
    </w:p>
    <w:p w:rsidR="008452C1" w:rsidP="679F1546" w:rsidRDefault="008452C1" w14:paraId="1A0C1713" w14:textId="3CE84C53">
      <w:pPr>
        <w:spacing w:before="0" w:beforeAutospacing="off" w:after="0" w:afterAutospacing="off" w:line="259" w:lineRule="auto"/>
        <w:ind/>
        <w:jc w:val="both"/>
        <w:rPr>
          <w:ins w:author="Susana Margarida Gonçalves Silva Santos" w:date="2026-04-23T17:01:13.349Z" w16du:dateUtc="2026-04-23T17:01:13.349Z" w:id="1063693558"/>
          <w:rFonts w:ascii="Segoe UI" w:hAnsi="Segoe UI" w:eastAsia="Segoe UI" w:cs="Segoe UI"/>
          <w:b w:val="0"/>
          <w:bCs w:val="0"/>
          <w:i w:val="1"/>
          <w:iCs w:val="1"/>
          <w:caps w:val="0"/>
          <w:smallCaps w:val="0"/>
          <w:noProof w:val="0"/>
          <w:color w:val="333333"/>
          <w:sz w:val="21"/>
          <w:szCs w:val="21"/>
          <w:lang w:val="pt-PT"/>
        </w:rPr>
        <w:pPrChange w:author="Susana Margarida Gonçalves Silva Santos" w:date="2026-04-23T17:01:13.326Z">
          <w:pPr/>
        </w:pPrChange>
      </w:pPr>
      <w:ins w:author="Susana Margarida Gonçalves Silva Santos" w:date="2026-04-23T17:01:13.349Z" w16du:dateUtc="2026-04-23T17:01:13.349Z" w:id="1618788655">
        <w:r w:rsidRPr="679F1546" w:rsidR="1D69B9E3">
          <w:rPr>
            <w:rFonts w:ascii="Segoe UI" w:hAnsi="Segoe UI" w:eastAsia="Segoe UI" w:cs="Segoe UI"/>
            <w:b w:val="0"/>
            <w:bCs w:val="0"/>
            <w:i w:val="1"/>
            <w:iCs w:val="1"/>
            <w:caps w:val="0"/>
            <w:smallCaps w:val="0"/>
            <w:noProof w:val="0"/>
            <w:color w:val="333333"/>
            <w:sz w:val="21"/>
            <w:szCs w:val="21"/>
            <w:lang w:val="pt-PT"/>
          </w:rPr>
          <w:t>Altura do var (cm):</w:t>
        </w:r>
      </w:ins>
    </w:p>
    <w:p w:rsidR="008452C1" w:rsidP="679F1546" w:rsidRDefault="008452C1" w14:paraId="6B8718B2" w14:textId="79373D29">
      <w:pPr>
        <w:spacing w:before="0" w:beforeAutospacing="off" w:after="0" w:afterAutospacing="off" w:line="259" w:lineRule="auto"/>
        <w:ind/>
        <w:jc w:val="both"/>
        <w:rPr>
          <w:ins w:author="Susana Margarida Gonçalves Silva Santos" w:date="2026-04-23T17:01:13.349Z" w16du:dateUtc="2026-04-23T17:01:13.349Z" w:id="1247105640"/>
          <w:rFonts w:ascii="Segoe UI" w:hAnsi="Segoe UI" w:eastAsia="Segoe UI" w:cs="Segoe UI"/>
          <w:b w:val="0"/>
          <w:bCs w:val="0"/>
          <w:i w:val="1"/>
          <w:iCs w:val="1"/>
          <w:caps w:val="0"/>
          <w:smallCaps w:val="0"/>
          <w:noProof w:val="0"/>
          <w:color w:val="333333"/>
          <w:sz w:val="21"/>
          <w:szCs w:val="21"/>
          <w:lang w:val="pt-PT"/>
        </w:rPr>
        <w:pPrChange w:author="Susana Margarida Gonçalves Silva Santos" w:date="2026-04-23T17:01:13.328Z">
          <w:pPr/>
        </w:pPrChange>
      </w:pPr>
      <w:ins w:author="Susana Margarida Gonçalves Silva Santos" w:date="2026-04-23T17:01:13.349Z" w16du:dateUtc="2026-04-23T17:01:13.349Z" w:id="455182682">
        <w:r w:rsidRPr="679F1546" w:rsidR="1D69B9E3">
          <w:rPr>
            <w:rFonts w:ascii="Segoe UI" w:hAnsi="Segoe UI" w:eastAsia="Segoe UI" w:cs="Segoe UI"/>
            <w:b w:val="0"/>
            <w:bCs w:val="0"/>
            <w:i w:val="1"/>
            <w:iCs w:val="1"/>
            <w:caps w:val="0"/>
            <w:smallCaps w:val="0"/>
            <w:noProof w:val="0"/>
            <w:color w:val="333333"/>
            <w:sz w:val="21"/>
            <w:szCs w:val="21"/>
            <w:lang w:val="pt-PT"/>
          </w:rPr>
          <w:t>&lt; 30 → Área mínima: 4 m², Altura: 200 cm</w:t>
        </w:r>
      </w:ins>
    </w:p>
    <w:p w:rsidR="008452C1" w:rsidP="679F1546" w:rsidRDefault="008452C1" w14:paraId="0673FA23" w14:textId="371EB00C">
      <w:pPr>
        <w:spacing w:before="0" w:beforeAutospacing="off" w:after="0" w:afterAutospacing="off" w:line="259" w:lineRule="auto"/>
        <w:ind/>
        <w:jc w:val="both"/>
        <w:rPr>
          <w:ins w:author="Susana Margarida Gonçalves Silva Santos" w:date="2026-04-23T17:01:13.349Z" w16du:dateUtc="2026-04-23T17:01:13.349Z" w:id="646620330"/>
          <w:rFonts w:ascii="Segoe UI" w:hAnsi="Segoe UI" w:eastAsia="Segoe UI" w:cs="Segoe UI"/>
          <w:b w:val="0"/>
          <w:bCs w:val="0"/>
          <w:i w:val="1"/>
          <w:iCs w:val="1"/>
          <w:caps w:val="0"/>
          <w:smallCaps w:val="0"/>
          <w:noProof w:val="0"/>
          <w:color w:val="333333"/>
          <w:sz w:val="21"/>
          <w:szCs w:val="21"/>
          <w:lang w:val="pt-PT"/>
        </w:rPr>
        <w:pPrChange w:author="Susana Margarida Gonçalves Silva Santos" w:date="2026-04-23T17:01:13.33Z">
          <w:pPr/>
        </w:pPrChange>
      </w:pPr>
      <w:ins w:author="Susana Margarida Gonçalves Silva Santos" w:date="2026-04-23T17:01:13.349Z" w16du:dateUtc="2026-04-23T17:01:13.349Z" w:id="1870333252">
        <w:r w:rsidRPr="679F1546" w:rsidR="1D69B9E3">
          <w:rPr>
            <w:rFonts w:ascii="Segoe UI" w:hAnsi="Segoe UI" w:eastAsia="Segoe UI" w:cs="Segoe UI"/>
            <w:b w:val="0"/>
            <w:bCs w:val="0"/>
            <w:i w:val="1"/>
            <w:iCs w:val="1"/>
            <w:caps w:val="0"/>
            <w:smallCaps w:val="0"/>
            <w:noProof w:val="0"/>
            <w:color w:val="333333"/>
            <w:sz w:val="21"/>
            <w:szCs w:val="21"/>
            <w:lang w:val="pt-PT"/>
          </w:rPr>
          <w:t>30-40 → 5 m², 200 cm</w:t>
        </w:r>
      </w:ins>
    </w:p>
    <w:p w:rsidR="008452C1" w:rsidP="679F1546" w:rsidRDefault="008452C1" w14:paraId="21EBA208" w14:textId="334AE6C9">
      <w:pPr>
        <w:spacing w:before="0" w:beforeAutospacing="off" w:after="0" w:afterAutospacing="off" w:line="259" w:lineRule="auto"/>
        <w:ind/>
        <w:jc w:val="both"/>
        <w:rPr>
          <w:ins w:author="Susana Margarida Gonçalves Silva Santos" w:date="2026-04-23T17:01:13.35Z" w16du:dateUtc="2026-04-23T17:01:13.35Z" w:id="1632229602"/>
          <w:rFonts w:ascii="Segoe UI" w:hAnsi="Segoe UI" w:eastAsia="Segoe UI" w:cs="Segoe UI"/>
          <w:b w:val="0"/>
          <w:bCs w:val="0"/>
          <w:i w:val="1"/>
          <w:iCs w:val="1"/>
          <w:caps w:val="0"/>
          <w:smallCaps w:val="0"/>
          <w:noProof w:val="0"/>
          <w:color w:val="333333"/>
          <w:sz w:val="21"/>
          <w:szCs w:val="21"/>
          <w:lang w:val="pt-PT"/>
        </w:rPr>
        <w:pPrChange w:author="Susana Margarida Gonçalves Silva Santos" w:date="2026-04-23T17:01:13.331Z">
          <w:pPr/>
        </w:pPrChange>
      </w:pPr>
      <w:ins w:author="Susana Margarida Gonçalves Silva Santos" w:date="2026-04-23T17:01:13.349Z" w16du:dateUtc="2026-04-23T17:01:13.349Z" w:id="1976723517">
        <w:r w:rsidRPr="679F1546" w:rsidR="1D69B9E3">
          <w:rPr>
            <w:rFonts w:ascii="Segoe UI" w:hAnsi="Segoe UI" w:eastAsia="Segoe UI" w:cs="Segoe UI"/>
            <w:b w:val="0"/>
            <w:bCs w:val="0"/>
            <w:i w:val="1"/>
            <w:iCs w:val="1"/>
            <w:caps w:val="0"/>
            <w:smallCaps w:val="0"/>
            <w:noProof w:val="0"/>
            <w:color w:val="333333"/>
            <w:sz w:val="21"/>
            <w:szCs w:val="21"/>
            <w:lang w:val="pt-PT"/>
          </w:rPr>
          <w:t>40-60 → 8 m², 200 cm</w:t>
        </w:r>
      </w:ins>
    </w:p>
    <w:p w:rsidR="008452C1" w:rsidP="679F1546" w:rsidRDefault="008452C1" w14:paraId="4A3F613B" w14:textId="41E09C81">
      <w:pPr>
        <w:spacing w:before="0" w:beforeAutospacing="off" w:after="0" w:afterAutospacing="off" w:line="259" w:lineRule="auto"/>
        <w:ind/>
        <w:jc w:val="both"/>
        <w:rPr>
          <w:ins w:author="Susana Margarida Gonçalves Silva Santos" w:date="2026-04-23T17:01:13.35Z" w16du:dateUtc="2026-04-23T17:01:13.35Z" w:id="2020858405"/>
          <w:rFonts w:ascii="Segoe UI" w:hAnsi="Segoe UI" w:eastAsia="Segoe UI" w:cs="Segoe UI"/>
          <w:b w:val="0"/>
          <w:bCs w:val="0"/>
          <w:i w:val="1"/>
          <w:iCs w:val="1"/>
          <w:caps w:val="0"/>
          <w:smallCaps w:val="0"/>
          <w:noProof w:val="0"/>
          <w:color w:val="333333"/>
          <w:sz w:val="21"/>
          <w:szCs w:val="21"/>
          <w:lang w:val="pt-PT"/>
        </w:rPr>
        <w:pPrChange w:author="Susana Margarida Gonçalves Silva Santos" w:date="2026-04-23T17:01:13.333Z">
          <w:pPr/>
        </w:pPrChange>
      </w:pPr>
      <w:ins w:author="Susana Margarida Gonçalves Silva Santos" w:date="2026-04-23T17:01:13.35Z" w16du:dateUtc="2026-04-23T17:01:13.35Z" w:id="1917912241">
        <w:r w:rsidRPr="679F1546" w:rsidR="1D69B9E3">
          <w:rPr>
            <w:rFonts w:ascii="Segoe UI" w:hAnsi="Segoe UI" w:eastAsia="Segoe UI" w:cs="Segoe UI"/>
            <w:b w:val="0"/>
            <w:bCs w:val="0"/>
            <w:i w:val="1"/>
            <w:iCs w:val="1"/>
            <w:caps w:val="0"/>
            <w:smallCaps w:val="0"/>
            <w:noProof w:val="0"/>
            <w:color w:val="333333"/>
            <w:sz w:val="21"/>
            <w:szCs w:val="21"/>
            <w:lang w:val="pt-PT"/>
          </w:rPr>
          <w:t>60-70 → 10 m², 200 cm</w:t>
        </w:r>
      </w:ins>
    </w:p>
    <w:p w:rsidR="008452C1" w:rsidP="679F1546" w:rsidRDefault="008452C1" w14:paraId="29B8D695" w14:textId="123EA1EA">
      <w:pPr>
        <w:spacing w:before="0" w:beforeAutospacing="off" w:after="0" w:afterAutospacing="off" w:line="259" w:lineRule="auto"/>
        <w:ind/>
        <w:jc w:val="both"/>
        <w:rPr>
          <w:ins w:author="Susana Margarida Gonçalves Silva Santos" w:date="2026-04-23T17:01:13.35Z" w16du:dateUtc="2026-04-23T17:01:13.35Z" w:id="672889309"/>
          <w:rFonts w:ascii="Segoe UI" w:hAnsi="Segoe UI" w:eastAsia="Segoe UI" w:cs="Segoe UI"/>
          <w:b w:val="0"/>
          <w:bCs w:val="0"/>
          <w:i w:val="1"/>
          <w:iCs w:val="1"/>
          <w:caps w:val="0"/>
          <w:smallCaps w:val="0"/>
          <w:noProof w:val="0"/>
          <w:color w:val="333333"/>
          <w:sz w:val="21"/>
          <w:szCs w:val="21"/>
          <w:lang w:val="pt-PT"/>
        </w:rPr>
        <w:pPrChange w:author="Susana Margarida Gonçalves Silva Santos" w:date="2026-04-23T17:01:13.334Z">
          <w:pPr/>
        </w:pPrChange>
      </w:pPr>
      <w:ins w:author="Susana Margarida Gonçalves Silva Santos" w:date="2026-04-23T17:01:13.35Z" w16du:dateUtc="2026-04-23T17:01:13.35Z" w:id="865402555">
        <w:r w:rsidRPr="679F1546" w:rsidR="1D69B9E3">
          <w:rPr>
            <w:rFonts w:ascii="Segoe UI" w:hAnsi="Segoe UI" w:eastAsia="Segoe UI" w:cs="Segoe UI"/>
            <w:b w:val="0"/>
            <w:bCs w:val="0"/>
            <w:i w:val="1"/>
            <w:iCs w:val="1"/>
            <w:caps w:val="0"/>
            <w:smallCaps w:val="0"/>
            <w:noProof w:val="0"/>
            <w:color w:val="333333"/>
            <w:sz w:val="21"/>
            <w:szCs w:val="21"/>
            <w:lang w:val="pt-PT"/>
          </w:rPr>
          <w:t>&gt;70 → 10 m², 200 cm</w:t>
        </w:r>
      </w:ins>
    </w:p>
    <w:p w:rsidR="008452C1" w:rsidP="679F1546" w:rsidRDefault="008452C1" w14:paraId="17473535" w14:textId="59E814C6">
      <w:pPr>
        <w:spacing w:before="0" w:beforeAutospacing="off" w:after="0" w:afterAutospacing="off" w:line="259" w:lineRule="auto"/>
        <w:ind/>
        <w:jc w:val="both"/>
        <w:rPr>
          <w:ins w:author="Susana Margarida Gonçalves Silva Santos" w:date="2026-04-23T17:01:13.35Z" w16du:dateUtc="2026-04-23T17:01:13.35Z" w:id="496413345"/>
          <w:rFonts w:ascii="Segoe UI" w:hAnsi="Segoe UI" w:eastAsia="Segoe UI" w:cs="Segoe UI"/>
          <w:b w:val="0"/>
          <w:bCs w:val="0"/>
          <w:i w:val="1"/>
          <w:iCs w:val="1"/>
          <w:caps w:val="0"/>
          <w:smallCaps w:val="0"/>
          <w:noProof w:val="0"/>
          <w:color w:val="333333"/>
          <w:sz w:val="21"/>
          <w:szCs w:val="21"/>
          <w:lang w:val="pt-PT"/>
        </w:rPr>
        <w:pPrChange w:author="Susana Margarida Gonçalves Silva Santos" w:date="2026-04-23T17:01:13.337Z">
          <w:pPr/>
        </w:pPrChange>
      </w:pPr>
      <w:ins w:author="Susana Margarida Gonçalves Silva Santos" w:date="2026-04-23T17:01:13.35Z" w16du:dateUtc="2026-04-23T17:01:13.35Z" w:id="4380668">
        <w:r w:rsidRPr="679F1546" w:rsidR="1D69B9E3">
          <w:rPr>
            <w:rFonts w:ascii="Segoe UI" w:hAnsi="Segoe UI" w:eastAsia="Segoe UI" w:cs="Segoe UI"/>
            <w:b w:val="0"/>
            <w:bCs w:val="0"/>
            <w:i w:val="1"/>
            <w:iCs w:val="1"/>
            <w:caps w:val="0"/>
            <w:smallCaps w:val="0"/>
            <w:noProof w:val="0"/>
            <w:color w:val="333333"/>
            <w:sz w:val="21"/>
            <w:szCs w:val="21"/>
            <w:lang w:val="pt-PT"/>
          </w:rPr>
          <w:t>Cada cão adicional: 3/3.5/4/5/6 m² respetivamente.</w:t>
        </w:r>
      </w:ins>
    </w:p>
    <w:p w:rsidR="008452C1" w:rsidP="679F1546" w:rsidRDefault="008452C1" w14:paraId="7274EAE4" w14:textId="55AD1772">
      <w:pPr>
        <w:spacing w:before="0" w:beforeAutospacing="off" w:after="0" w:afterAutospacing="off" w:line="259" w:lineRule="auto"/>
        <w:ind/>
        <w:jc w:val="both"/>
        <w:rPr>
          <w:ins w:author="Susana Margarida Gonçalves Silva Santos" w:date="2026-04-23T17:01:13.35Z" w16du:dateUtc="2026-04-23T17:01:13.35Z" w:id="1990115985"/>
          <w:rFonts w:ascii="Segoe UI" w:hAnsi="Segoe UI" w:eastAsia="Segoe UI" w:cs="Segoe UI"/>
          <w:b w:val="0"/>
          <w:bCs w:val="0"/>
          <w:i w:val="1"/>
          <w:iCs w:val="1"/>
          <w:caps w:val="0"/>
          <w:smallCaps w:val="0"/>
          <w:noProof w:val="0"/>
          <w:color w:val="333333"/>
          <w:sz w:val="21"/>
          <w:szCs w:val="21"/>
          <w:lang w:val="pt-PT"/>
        </w:rPr>
        <w:pPrChange w:author="Susana Margarida Gonçalves Silva Santos" w:date="2026-04-23T17:01:13.339Z">
          <w:pPr/>
        </w:pPrChange>
      </w:pPr>
      <w:ins w:author="Susana Margarida Gonçalves Silva Santos" w:date="2026-04-23T17:01:13.35Z" w16du:dateUtc="2026-04-23T17:01:13.35Z" w:id="251403466">
        <w:r w:rsidRPr="679F1546" w:rsidR="1D69B9E3">
          <w:rPr>
            <w:rFonts w:ascii="Segoe UI" w:hAnsi="Segoe UI" w:eastAsia="Segoe UI" w:cs="Segoe UI"/>
            <w:b w:val="0"/>
            <w:bCs w:val="0"/>
            <w:i w:val="1"/>
            <w:iCs w:val="1"/>
            <w:caps w:val="0"/>
            <w:smallCaps w:val="0"/>
            <w:noProof w:val="0"/>
            <w:color w:val="333333"/>
            <w:sz w:val="21"/>
            <w:szCs w:val="21"/>
            <w:lang w:val="pt-PT"/>
          </w:rPr>
          <w:t>Espaço para gatos com ou sem crias</w:t>
        </w:r>
      </w:ins>
    </w:p>
    <w:p w:rsidR="008452C1" w:rsidP="679F1546" w:rsidRDefault="008452C1" w14:paraId="3B4F000F" w14:textId="5A00A39B">
      <w:pPr>
        <w:spacing w:before="0" w:beforeAutospacing="off" w:after="0" w:afterAutospacing="off" w:line="259" w:lineRule="auto"/>
        <w:ind/>
        <w:jc w:val="both"/>
        <w:rPr>
          <w:ins w:author="Susana Margarida Gonçalves Silva Santos" w:date="2026-04-23T17:01:13.35Z" w16du:dateUtc="2026-04-23T17:01:13.35Z" w:id="1909985848"/>
          <w:rFonts w:ascii="Segoe UI" w:hAnsi="Segoe UI" w:eastAsia="Segoe UI" w:cs="Segoe UI"/>
          <w:b w:val="0"/>
          <w:bCs w:val="0"/>
          <w:i w:val="1"/>
          <w:iCs w:val="1"/>
          <w:caps w:val="0"/>
          <w:smallCaps w:val="0"/>
          <w:noProof w:val="0"/>
          <w:color w:val="333333"/>
          <w:sz w:val="21"/>
          <w:szCs w:val="21"/>
          <w:lang w:val="pt-PT"/>
        </w:rPr>
        <w:pPrChange w:author="Susana Margarida Gonçalves Silva Santos" w:date="2026-04-23T17:01:13.341Z">
          <w:pPr/>
        </w:pPrChange>
      </w:pPr>
      <w:ins w:author="Susana Margarida Gonçalves Silva Santos" w:date="2026-04-23T17:01:13.35Z" w16du:dateUtc="2026-04-23T17:01:13.35Z" w:id="670198248">
        <w:r w:rsidRPr="679F1546" w:rsidR="1D69B9E3">
          <w:rPr>
            <w:rFonts w:ascii="Segoe UI" w:hAnsi="Segoe UI" w:eastAsia="Segoe UI" w:cs="Segoe UI"/>
            <w:b w:val="0"/>
            <w:bCs w:val="0"/>
            <w:i w:val="1"/>
            <w:iCs w:val="1"/>
            <w:caps w:val="0"/>
            <w:smallCaps w:val="0"/>
            <w:noProof w:val="0"/>
            <w:color w:val="333333"/>
            <w:sz w:val="21"/>
            <w:szCs w:val="21"/>
            <w:lang w:val="pt-PT"/>
          </w:rPr>
          <w:t>Um gato: 3 m² solo, 200 cm altura</w:t>
        </w:r>
      </w:ins>
    </w:p>
    <w:p w:rsidR="008452C1" w:rsidP="679F1546" w:rsidRDefault="008452C1" w14:paraId="32D929F2" w14:textId="7EBC2F2C">
      <w:pPr>
        <w:spacing w:before="0" w:beforeAutospacing="off" w:after="0" w:afterAutospacing="off" w:line="259" w:lineRule="auto"/>
        <w:ind/>
        <w:jc w:val="both"/>
        <w:rPr>
          <w:ins w:author="Susana Margarida Gonçalves Silva Santos" w:date="2026-04-23T17:01:13.35Z" w16du:dateUtc="2026-04-23T17:01:13.35Z" w:id="1708112133"/>
          <w:rFonts w:ascii="Segoe UI" w:hAnsi="Segoe UI" w:eastAsia="Segoe UI" w:cs="Segoe UI"/>
          <w:b w:val="0"/>
          <w:bCs w:val="0"/>
          <w:i w:val="1"/>
          <w:iCs w:val="1"/>
          <w:caps w:val="0"/>
          <w:smallCaps w:val="0"/>
          <w:noProof w:val="0"/>
          <w:color w:val="333333"/>
          <w:sz w:val="21"/>
          <w:szCs w:val="21"/>
          <w:lang w:val="pt-PT"/>
        </w:rPr>
        <w:pPrChange w:author="Susana Margarida Gonçalves Silva Santos" w:date="2026-04-23T17:01:13.342Z">
          <w:pPr/>
        </w:pPrChange>
      </w:pPr>
      <w:ins w:author="Susana Margarida Gonçalves Silva Santos" w:date="2026-04-23T17:01:13.35Z" w16du:dateUtc="2026-04-23T17:01:13.35Z" w:id="1842204016">
        <w:r w:rsidRPr="679F1546" w:rsidR="1D69B9E3">
          <w:rPr>
            <w:rFonts w:ascii="Segoe UI" w:hAnsi="Segoe UI" w:eastAsia="Segoe UI" w:cs="Segoe UI"/>
            <w:b w:val="0"/>
            <w:bCs w:val="0"/>
            <w:i w:val="1"/>
            <w:iCs w:val="1"/>
            <w:caps w:val="0"/>
            <w:smallCaps w:val="0"/>
            <w:noProof w:val="0"/>
            <w:color w:val="333333"/>
            <w:sz w:val="21"/>
            <w:szCs w:val="21"/>
            <w:lang w:val="pt-PT"/>
          </w:rPr>
          <w:t>Cada adicional: 2 m².</w:t>
        </w:r>
      </w:ins>
    </w:p>
    <w:p w:rsidR="008452C1" w:rsidP="679F1546" w:rsidRDefault="008452C1" w14:paraId="38EFFE89" w14:textId="33A6CAFA">
      <w:pPr>
        <w:spacing w:before="0" w:beforeAutospacing="off" w:after="0" w:afterAutospacing="off" w:line="259" w:lineRule="auto"/>
        <w:ind/>
        <w:jc w:val="both"/>
        <w:rPr>
          <w:ins w:author="Susana Margarida Gonçalves Silva Santos" w:date="2026-04-23T17:01:13.35Z" w16du:dateUtc="2026-04-23T17:01:13.35Z" w:id="767052856"/>
          <w:rFonts w:ascii="Segoe UI" w:hAnsi="Segoe UI" w:eastAsia="Segoe UI" w:cs="Segoe UI"/>
          <w:b w:val="0"/>
          <w:bCs w:val="0"/>
          <w:i w:val="1"/>
          <w:iCs w:val="1"/>
          <w:caps w:val="0"/>
          <w:smallCaps w:val="0"/>
          <w:noProof w:val="0"/>
          <w:color w:val="333333"/>
          <w:sz w:val="21"/>
          <w:szCs w:val="21"/>
          <w:lang w:val="pt-PT"/>
        </w:rPr>
        <w:pPrChange w:author="Susana Margarida Gonçalves Silva Santos" w:date="2026-04-23T17:01:13.344Z">
          <w:pPr/>
        </w:pPrChange>
      </w:pPr>
      <w:ins w:author="Susana Margarida Gonçalves Silva Santos" w:date="2026-04-23T17:01:13.35Z" w16du:dateUtc="2026-04-23T17:01:13.35Z" w:id="503158181">
        <w:r w:rsidRPr="679F1546" w:rsidR="1D69B9E3">
          <w:rPr>
            <w:rFonts w:ascii="Segoe UI" w:hAnsi="Segoe UI" w:eastAsia="Segoe UI" w:cs="Segoe UI"/>
            <w:b w:val="0"/>
            <w:bCs w:val="0"/>
            <w:i w:val="1"/>
            <w:iCs w:val="1"/>
            <w:caps w:val="0"/>
            <w:smallCaps w:val="0"/>
            <w:noProof w:val="0"/>
            <w:color w:val="333333"/>
            <w:sz w:val="21"/>
            <w:szCs w:val="21"/>
            <w:lang w:val="pt-PT"/>
          </w:rPr>
          <w:t>* No caso de cães de raça pura, as alturas do var podem ser calculadas com base no cercado individual; mantêm-se apenas as colunas para área de superfície mínima para a altura.</w:t>
        </w:r>
      </w:ins>
    </w:p>
    <w:p w:rsidR="008452C1" w:rsidP="679F1546" w:rsidRDefault="008452C1" w14:paraId="53595C09" w14:textId="66E655AB">
      <w:pPr>
        <w:spacing w:before="0" w:beforeAutospacing="off" w:after="0" w:afterAutospacing="off" w:line="259" w:lineRule="auto"/>
        <w:ind/>
        <w:jc w:val="both"/>
        <w:rPr>
          <w:ins w:author="Susana Margarida Gonçalves Silva Santos" w:date="2026-04-23T17:01:13.35Z" w16du:dateUtc="2026-04-23T17:01:13.35Z" w:id="330563844"/>
          <w:rFonts w:ascii="Segoe UI" w:hAnsi="Segoe UI" w:eastAsia="Segoe UI" w:cs="Segoe UI"/>
          <w:b w:val="0"/>
          <w:bCs w:val="0"/>
          <w:i w:val="1"/>
          <w:iCs w:val="1"/>
          <w:caps w:val="0"/>
          <w:smallCaps w:val="0"/>
          <w:noProof w:val="0"/>
          <w:color w:val="333333"/>
          <w:sz w:val="21"/>
          <w:szCs w:val="21"/>
          <w:lang w:val="pt-PT"/>
        </w:rPr>
        <w:pPrChange w:author="Susana Margarida Gonçalves Silva Santos" w:date="2026-04-23T17:01:13.346Z">
          <w:pPr/>
        </w:pPrChange>
      </w:pPr>
      <w:ins w:author="Susana Margarida Gonçalves Silva Santos" w:date="2026-04-23T17:01:13.35Z" w16du:dateUtc="2026-04-23T17:01:13.35Z" w:id="681989699">
        <w:r w:rsidRPr="679F1546" w:rsidR="1D69B9E3">
          <w:rPr>
            <w:rFonts w:ascii="Segoe UI" w:hAnsi="Segoe UI" w:eastAsia="Segoe UI" w:cs="Segoe UI"/>
            <w:b w:val="0"/>
            <w:bCs w:val="0"/>
            <w:i w:val="1"/>
            <w:iCs w:val="1"/>
            <w:caps w:val="0"/>
            <w:smallCaps w:val="0"/>
            <w:noProof w:val="0"/>
            <w:color w:val="333333"/>
            <w:sz w:val="21"/>
            <w:szCs w:val="21"/>
            <w:lang w:val="pt-PT"/>
          </w:rPr>
          <w:t>** A superfície com enriquecimento para gatos não é incluída na área mínima do solo.</w:t>
        </w:r>
      </w:ins>
    </w:p>
    <w:p w:rsidR="008452C1" w:rsidP="679F1546" w:rsidRDefault="008452C1" w14:paraId="161AD57B" w14:textId="061F55D0">
      <w:pPr>
        <w:tabs>
          <w:tab w:val="center" w:pos="2965"/>
          <w:tab w:val="center" w:pos="5009"/>
          <w:tab w:val="center" w:pos="6379"/>
        </w:tabs>
        <w:spacing w:after="0" w:line="259" w:lineRule="auto"/>
        <w:ind w:left="0" w:right="0" w:firstLine="0"/>
        <w:jc w:val="left"/>
        <w:rPr>
          <w:rFonts w:ascii="Calibri" w:hAnsi="Calibri" w:eastAsia="Calibri" w:cs="Calibri"/>
          <w:sz w:val="22"/>
          <w:szCs w:val="22"/>
        </w:rPr>
      </w:pPr>
    </w:p>
    <w:p w:rsidR="008452C1" w:rsidP="00D36507" w:rsidRDefault="008452C1" w14:paraId="2947D300" w14:textId="77777777">
      <w:pPr>
        <w:tabs>
          <w:tab w:val="center" w:pos="2965"/>
          <w:tab w:val="center" w:pos="5009"/>
          <w:tab w:val="center" w:pos="6379"/>
        </w:tabs>
        <w:spacing w:after="0" w:line="259" w:lineRule="auto"/>
        <w:ind w:left="0" w:right="0" w:firstLine="0"/>
        <w:jc w:val="left"/>
        <w:rPr>
          <w:rFonts w:ascii="Calibri" w:hAnsi="Calibri" w:eastAsia="Calibri" w:cs="Calibri"/>
          <w:sz w:val="22"/>
        </w:rPr>
      </w:pPr>
    </w:p>
    <w:p w:rsidR="008452C1" w:rsidP="00D36507" w:rsidRDefault="008452C1" w14:paraId="3159AAE3" w14:textId="77777777">
      <w:pPr>
        <w:tabs>
          <w:tab w:val="center" w:pos="2965"/>
          <w:tab w:val="center" w:pos="5009"/>
          <w:tab w:val="center" w:pos="6379"/>
        </w:tabs>
        <w:spacing w:after="0" w:line="259" w:lineRule="auto"/>
        <w:ind w:left="0" w:right="0" w:firstLine="0"/>
        <w:jc w:val="left"/>
        <w:rPr>
          <w:rFonts w:ascii="Calibri" w:hAnsi="Calibri" w:eastAsia="Calibri" w:cs="Calibri"/>
          <w:sz w:val="22"/>
        </w:rPr>
      </w:pPr>
    </w:p>
    <w:p w:rsidR="008452C1" w:rsidP="00D36507" w:rsidRDefault="008452C1" w14:paraId="350A83E4" w14:textId="77777777">
      <w:pPr>
        <w:tabs>
          <w:tab w:val="center" w:pos="2965"/>
          <w:tab w:val="center" w:pos="5009"/>
          <w:tab w:val="center" w:pos="6379"/>
        </w:tabs>
        <w:spacing w:after="0" w:line="259" w:lineRule="auto"/>
        <w:ind w:left="0" w:right="0" w:firstLine="0"/>
        <w:jc w:val="left"/>
        <w:rPr>
          <w:rFonts w:ascii="Calibri" w:hAnsi="Calibri" w:eastAsia="Calibri" w:cs="Calibri"/>
          <w:sz w:val="22"/>
        </w:rPr>
      </w:pPr>
    </w:p>
    <w:p w:rsidR="008452C1" w:rsidP="00D36507" w:rsidRDefault="008452C1" w14:paraId="1B8E3800" w14:textId="77777777">
      <w:pPr>
        <w:tabs>
          <w:tab w:val="center" w:pos="2965"/>
          <w:tab w:val="center" w:pos="5009"/>
          <w:tab w:val="center" w:pos="6379"/>
        </w:tabs>
        <w:spacing w:after="0" w:line="259" w:lineRule="auto"/>
        <w:ind w:left="0" w:right="0" w:firstLine="0"/>
        <w:jc w:val="left"/>
        <w:rPr>
          <w:rFonts w:ascii="Calibri" w:hAnsi="Calibri" w:eastAsia="Calibri" w:cs="Calibri"/>
          <w:sz w:val="22"/>
        </w:rPr>
      </w:pPr>
    </w:p>
    <w:p w:rsidR="008452C1" w:rsidP="00D36507" w:rsidRDefault="008452C1" w14:paraId="3F43EB78" w14:textId="77777777">
      <w:pPr>
        <w:tabs>
          <w:tab w:val="center" w:pos="2965"/>
          <w:tab w:val="center" w:pos="5009"/>
          <w:tab w:val="center" w:pos="6379"/>
        </w:tabs>
        <w:spacing w:after="0" w:line="259" w:lineRule="auto"/>
        <w:ind w:left="0" w:right="0" w:firstLine="0"/>
        <w:jc w:val="left"/>
        <w:rPr>
          <w:rFonts w:ascii="Calibri" w:hAnsi="Calibri" w:eastAsia="Calibri" w:cs="Calibri"/>
          <w:sz w:val="22"/>
        </w:rPr>
      </w:pPr>
    </w:p>
    <w:p w:rsidR="008452C1" w:rsidP="00D36507" w:rsidRDefault="008452C1" w14:paraId="2FC40C5C" w14:textId="77777777">
      <w:pPr>
        <w:tabs>
          <w:tab w:val="center" w:pos="2965"/>
          <w:tab w:val="center" w:pos="5009"/>
          <w:tab w:val="center" w:pos="6379"/>
        </w:tabs>
        <w:spacing w:after="0" w:line="259" w:lineRule="auto"/>
        <w:ind w:left="0" w:right="0" w:firstLine="0"/>
        <w:jc w:val="left"/>
        <w:rPr>
          <w:rFonts w:ascii="Calibri" w:hAnsi="Calibri" w:eastAsia="Calibri" w:cs="Calibri"/>
          <w:sz w:val="22"/>
        </w:rPr>
      </w:pPr>
    </w:p>
    <w:p w:rsidR="008452C1" w:rsidP="00D36507" w:rsidRDefault="008452C1" w14:paraId="15D72C05" w14:textId="77777777">
      <w:pPr>
        <w:tabs>
          <w:tab w:val="center" w:pos="2965"/>
          <w:tab w:val="center" w:pos="5009"/>
          <w:tab w:val="center" w:pos="6379"/>
        </w:tabs>
        <w:spacing w:after="0" w:line="259" w:lineRule="auto"/>
        <w:ind w:left="0" w:right="0" w:firstLine="0"/>
        <w:jc w:val="left"/>
        <w:rPr>
          <w:rFonts w:ascii="Calibri" w:hAnsi="Calibri" w:eastAsia="Calibri" w:cs="Calibri"/>
          <w:sz w:val="22"/>
        </w:rPr>
      </w:pPr>
    </w:p>
    <w:p w:rsidR="008452C1" w:rsidP="00D36507" w:rsidRDefault="008452C1" w14:paraId="459C8959" w14:textId="77777777">
      <w:pPr>
        <w:tabs>
          <w:tab w:val="center" w:pos="2965"/>
          <w:tab w:val="center" w:pos="5009"/>
          <w:tab w:val="center" w:pos="6379"/>
        </w:tabs>
        <w:spacing w:after="0" w:line="259" w:lineRule="auto"/>
        <w:ind w:left="0" w:right="0" w:firstLine="0"/>
        <w:jc w:val="left"/>
        <w:rPr>
          <w:rFonts w:ascii="Calibri" w:hAnsi="Calibri" w:eastAsia="Calibri" w:cs="Calibri"/>
          <w:sz w:val="22"/>
        </w:rPr>
      </w:pPr>
    </w:p>
    <w:p w:rsidR="008452C1" w:rsidP="00D36507" w:rsidRDefault="008452C1" w14:paraId="44568697" w14:textId="77777777">
      <w:pPr>
        <w:tabs>
          <w:tab w:val="center" w:pos="2965"/>
          <w:tab w:val="center" w:pos="5009"/>
          <w:tab w:val="center" w:pos="6379"/>
        </w:tabs>
        <w:spacing w:after="0" w:line="259" w:lineRule="auto"/>
        <w:ind w:left="0" w:right="0" w:firstLine="0"/>
        <w:jc w:val="left"/>
        <w:rPr>
          <w:rFonts w:ascii="Calibri" w:hAnsi="Calibri" w:eastAsia="Calibri" w:cs="Calibri"/>
          <w:sz w:val="22"/>
        </w:rPr>
      </w:pPr>
    </w:p>
    <w:p w:rsidR="008452C1" w:rsidP="00D36507" w:rsidRDefault="008452C1" w14:paraId="3F1DB9AA" w14:textId="77777777">
      <w:pPr>
        <w:tabs>
          <w:tab w:val="center" w:pos="2965"/>
          <w:tab w:val="center" w:pos="5009"/>
          <w:tab w:val="center" w:pos="6379"/>
        </w:tabs>
        <w:spacing w:after="0" w:line="259" w:lineRule="auto"/>
        <w:ind w:left="0" w:right="0" w:firstLine="0"/>
        <w:jc w:val="left"/>
        <w:rPr>
          <w:rFonts w:ascii="Calibri" w:hAnsi="Calibri" w:eastAsia="Calibri" w:cs="Calibri"/>
          <w:sz w:val="22"/>
        </w:rPr>
      </w:pPr>
    </w:p>
    <w:p w:rsidR="008452C1" w:rsidP="00D36507" w:rsidRDefault="008452C1" w14:paraId="2C33CAF3" w14:textId="77777777">
      <w:pPr>
        <w:tabs>
          <w:tab w:val="center" w:pos="2965"/>
          <w:tab w:val="center" w:pos="5009"/>
          <w:tab w:val="center" w:pos="6379"/>
        </w:tabs>
        <w:spacing w:after="0" w:line="259" w:lineRule="auto"/>
        <w:ind w:left="0" w:right="0" w:firstLine="0"/>
        <w:jc w:val="left"/>
        <w:rPr>
          <w:rFonts w:ascii="Calibri" w:hAnsi="Calibri" w:eastAsia="Calibri" w:cs="Calibri"/>
          <w:sz w:val="22"/>
        </w:rPr>
      </w:pPr>
    </w:p>
    <w:p w:rsidR="008452C1" w:rsidP="00D36507" w:rsidRDefault="008452C1" w14:paraId="70C9B65D" w14:textId="77777777">
      <w:pPr>
        <w:tabs>
          <w:tab w:val="center" w:pos="2965"/>
          <w:tab w:val="center" w:pos="5009"/>
          <w:tab w:val="center" w:pos="6379"/>
        </w:tabs>
        <w:spacing w:after="0" w:line="259" w:lineRule="auto"/>
        <w:ind w:left="0" w:right="0" w:firstLine="0"/>
        <w:jc w:val="left"/>
        <w:rPr>
          <w:rFonts w:ascii="Calibri" w:hAnsi="Calibri" w:eastAsia="Calibri" w:cs="Calibri"/>
          <w:sz w:val="22"/>
        </w:rPr>
      </w:pPr>
    </w:p>
    <w:p w:rsidR="008452C1" w:rsidP="00D36507" w:rsidRDefault="008452C1" w14:paraId="35C944F4" w14:textId="77777777">
      <w:pPr>
        <w:tabs>
          <w:tab w:val="center" w:pos="2965"/>
          <w:tab w:val="center" w:pos="5009"/>
          <w:tab w:val="center" w:pos="6379"/>
        </w:tabs>
        <w:spacing w:after="0" w:line="259" w:lineRule="auto"/>
        <w:ind w:left="0" w:right="0" w:firstLine="0"/>
        <w:jc w:val="left"/>
        <w:rPr>
          <w:rFonts w:ascii="Calibri" w:hAnsi="Calibri" w:eastAsia="Calibri" w:cs="Calibri"/>
          <w:sz w:val="22"/>
        </w:rPr>
      </w:pPr>
    </w:p>
    <w:p w:rsidR="008452C1" w:rsidP="00D36507" w:rsidRDefault="008452C1" w14:paraId="5E5719E2" w14:textId="77777777">
      <w:pPr>
        <w:tabs>
          <w:tab w:val="center" w:pos="2965"/>
          <w:tab w:val="center" w:pos="5009"/>
          <w:tab w:val="center" w:pos="6379"/>
        </w:tabs>
        <w:spacing w:after="0" w:line="259" w:lineRule="auto"/>
        <w:ind w:left="0" w:right="0" w:firstLine="0"/>
        <w:jc w:val="left"/>
        <w:rPr>
          <w:rFonts w:ascii="Calibri" w:hAnsi="Calibri" w:eastAsia="Calibri" w:cs="Calibri"/>
          <w:sz w:val="22"/>
        </w:rPr>
      </w:pPr>
    </w:p>
    <w:p w:rsidR="008452C1" w:rsidP="00D36507" w:rsidRDefault="008452C1" w14:paraId="725E9D62" w14:textId="77777777">
      <w:pPr>
        <w:tabs>
          <w:tab w:val="center" w:pos="2965"/>
          <w:tab w:val="center" w:pos="5009"/>
          <w:tab w:val="center" w:pos="6379"/>
        </w:tabs>
        <w:spacing w:after="0" w:line="259" w:lineRule="auto"/>
        <w:ind w:left="0" w:right="0" w:firstLine="0"/>
        <w:jc w:val="left"/>
        <w:rPr>
          <w:rFonts w:ascii="Calibri" w:hAnsi="Calibri" w:eastAsia="Calibri" w:cs="Calibri"/>
          <w:sz w:val="22"/>
        </w:rPr>
      </w:pPr>
    </w:p>
    <w:p w:rsidR="008452C1" w:rsidP="00D36507" w:rsidRDefault="008452C1" w14:paraId="567E0A01" w14:textId="77777777">
      <w:pPr>
        <w:tabs>
          <w:tab w:val="center" w:pos="2965"/>
          <w:tab w:val="center" w:pos="5009"/>
          <w:tab w:val="center" w:pos="6379"/>
        </w:tabs>
        <w:spacing w:after="0" w:line="259" w:lineRule="auto"/>
        <w:ind w:left="0" w:right="0" w:firstLine="0"/>
        <w:jc w:val="left"/>
        <w:rPr>
          <w:rFonts w:ascii="Calibri" w:hAnsi="Calibri" w:eastAsia="Calibri" w:cs="Calibri"/>
          <w:sz w:val="22"/>
        </w:rPr>
      </w:pPr>
    </w:p>
    <w:p w:rsidR="008452C1" w:rsidP="00D36507" w:rsidRDefault="008452C1" w14:paraId="480EA31B" w14:textId="77777777">
      <w:pPr>
        <w:tabs>
          <w:tab w:val="center" w:pos="2965"/>
          <w:tab w:val="center" w:pos="5009"/>
          <w:tab w:val="center" w:pos="6379"/>
        </w:tabs>
        <w:spacing w:after="0" w:line="259" w:lineRule="auto"/>
        <w:ind w:left="0" w:right="0" w:firstLine="0"/>
        <w:jc w:val="left"/>
        <w:rPr>
          <w:rFonts w:ascii="Calibri" w:hAnsi="Calibri" w:eastAsia="Calibri" w:cs="Calibri"/>
          <w:sz w:val="22"/>
        </w:rPr>
      </w:pPr>
    </w:p>
    <w:p w:rsidR="008452C1" w:rsidP="00D36507" w:rsidRDefault="008452C1" w14:paraId="7374A2F2" w14:textId="77777777">
      <w:pPr>
        <w:tabs>
          <w:tab w:val="center" w:pos="2965"/>
          <w:tab w:val="center" w:pos="5009"/>
          <w:tab w:val="center" w:pos="6379"/>
        </w:tabs>
        <w:spacing w:after="0" w:line="259" w:lineRule="auto"/>
        <w:ind w:left="0" w:right="0" w:firstLine="0"/>
        <w:jc w:val="left"/>
        <w:rPr>
          <w:rFonts w:ascii="Calibri" w:hAnsi="Calibri" w:eastAsia="Calibri" w:cs="Calibri"/>
          <w:sz w:val="22"/>
        </w:rPr>
      </w:pPr>
    </w:p>
    <w:p w:rsidR="008452C1" w:rsidP="00D36507" w:rsidRDefault="008452C1" w14:paraId="6995D52A" w14:textId="77777777">
      <w:pPr>
        <w:tabs>
          <w:tab w:val="center" w:pos="2965"/>
          <w:tab w:val="center" w:pos="5009"/>
          <w:tab w:val="center" w:pos="6379"/>
        </w:tabs>
        <w:spacing w:after="0" w:line="259" w:lineRule="auto"/>
        <w:ind w:left="0" w:right="0" w:firstLine="0"/>
        <w:jc w:val="left"/>
        <w:rPr>
          <w:rFonts w:ascii="Calibri" w:hAnsi="Calibri" w:eastAsia="Calibri" w:cs="Calibri"/>
          <w:sz w:val="22"/>
        </w:rPr>
      </w:pPr>
    </w:p>
    <w:p w:rsidR="00D36507" w:rsidRDefault="00D36507" w14:paraId="6D5481AB" w14:textId="77777777">
      <w:pPr>
        <w:spacing w:after="232" w:line="259" w:lineRule="auto"/>
        <w:ind w:left="127" w:right="136" w:firstLine="0"/>
      </w:pPr>
      <w:r>
        <w:t>Projeto para circulação e agendamento</w:t>
      </w:r>
    </w:p>
    <w:p w:rsidR="005101CF" w:rsidRDefault="00A626AB" w14:paraId="49A23FBD" w14:textId="4BF0BB76">
      <w:pPr>
        <w:spacing w:after="232" w:line="259" w:lineRule="auto"/>
        <w:ind w:left="127" w:right="136" w:firstLine="0"/>
      </w:pPr>
      <w:r>
        <w:t xml:space="preserve">Diploma: </w:t>
      </w:r>
    </w:p>
    <w:p w:rsidR="005101CF" w:rsidRDefault="00A626AB" w14:paraId="70740109" w14:textId="77777777">
      <w:pPr>
        <w:spacing w:after="230" w:line="259" w:lineRule="auto"/>
        <w:ind w:left="850" w:right="136" w:firstLine="0"/>
      </w:pPr>
      <w:r>
        <w:t xml:space="preserve">Forma de acto: </w:t>
      </w:r>
    </w:p>
    <w:p w:rsidR="005101CF" w:rsidRDefault="00A626AB" w14:paraId="2D58AC22" w14:textId="77777777">
      <w:pPr>
        <w:spacing w:after="232" w:line="259" w:lineRule="auto"/>
        <w:ind w:left="850" w:right="136" w:firstLine="0"/>
      </w:pPr>
      <w:r>
        <w:t xml:space="preserve">Decreto-Lei  </w:t>
      </w:r>
    </w:p>
    <w:p w:rsidR="005101CF" w:rsidRDefault="00A626AB" w14:paraId="3DD0638D" w14:textId="77777777">
      <w:pPr>
        <w:spacing w:after="230" w:line="259" w:lineRule="auto"/>
        <w:ind w:left="850" w:right="136" w:firstLine="0"/>
      </w:pPr>
      <w:r>
        <w:t xml:space="preserve">Gabinete Responsável: </w:t>
      </w:r>
    </w:p>
    <w:p w:rsidR="005101CF" w:rsidRDefault="00A626AB" w14:paraId="7E87F1D5" w14:textId="77777777">
      <w:pPr>
        <w:spacing w:after="114"/>
        <w:ind w:left="850" w:right="136" w:firstLine="0"/>
      </w:pPr>
      <w:r>
        <w:t xml:space="preserve">Gabinete da Ministra da Agricultura, do Mar, do Ambiente e do Ordenamento do Território </w:t>
      </w:r>
    </w:p>
    <w:p w:rsidR="005101CF" w:rsidRDefault="00A626AB" w14:paraId="405581DF" w14:textId="77777777">
      <w:pPr>
        <w:spacing w:after="232" w:line="259" w:lineRule="auto"/>
        <w:ind w:left="850" w:right="136" w:firstLine="0"/>
      </w:pPr>
      <w:r>
        <w:t xml:space="preserve">Sumário a publicar em Diário da República: </w:t>
      </w:r>
    </w:p>
    <w:p w:rsidR="005101CF" w:rsidRDefault="00A626AB" w14:paraId="2B642DD7" w14:textId="77777777">
      <w:pPr>
        <w:spacing w:after="114"/>
        <w:ind w:left="850" w:right="136" w:firstLine="0"/>
      </w:pPr>
      <w:r>
        <w:t xml:space="preserve">Estabelece as normas complementares da Convenção Europeia para a proteção dos Animais de Companhia, aprovada pelo Decreto n.º 13/93, de 13 de abril, designadamente no que respeita às boas práticas de manutenção dos animais, regulando a reprodução, a criação, a detenção, maneiro e o comércio de animais de companhia, bem como o controlo sanitário dos animais de companhia. </w:t>
      </w:r>
    </w:p>
    <w:p w:rsidR="005101CF" w:rsidRDefault="00A626AB" w14:paraId="3D3F652D" w14:textId="77777777">
      <w:pPr>
        <w:spacing w:after="290" w:line="259" w:lineRule="auto"/>
        <w:ind w:left="850" w:right="0" w:firstLine="0"/>
        <w:jc w:val="left"/>
      </w:pPr>
      <w:r>
        <w:t xml:space="preserve"> </w:t>
      </w:r>
    </w:p>
    <w:p w:rsidR="005101CF" w:rsidRDefault="00A626AB" w14:paraId="4419418B" w14:textId="77777777">
      <w:pPr>
        <w:numPr>
          <w:ilvl w:val="0"/>
          <w:numId w:val="161"/>
        </w:numPr>
        <w:spacing w:after="227" w:line="259" w:lineRule="auto"/>
        <w:ind w:right="136" w:hanging="360"/>
      </w:pPr>
      <w:r>
        <w:t xml:space="preserve">Impacto legislativo: </w:t>
      </w:r>
    </w:p>
    <w:p w:rsidR="005101CF" w:rsidRDefault="00A626AB" w14:paraId="17F4554E" w14:textId="77777777">
      <w:pPr>
        <w:numPr>
          <w:ilvl w:val="1"/>
          <w:numId w:val="161"/>
        </w:numPr>
        <w:spacing w:after="270" w:line="259" w:lineRule="auto"/>
        <w:ind w:left="1434" w:right="136" w:hanging="407"/>
      </w:pPr>
      <w:r>
        <w:t xml:space="preserve">Audições obrigatórias </w:t>
      </w:r>
    </w:p>
    <w:tbl>
      <w:tblPr>
        <w:tblStyle w:val="TableGrid"/>
        <w:tblpPr w:vertAnchor="text" w:tblpX="2812" w:tblpY="32"/>
        <w:tblOverlap w:val="never"/>
        <w:tblW w:w="1231" w:type="dxa"/>
        <w:tblInd w:w="0" w:type="dxa"/>
        <w:tblCellMar>
          <w:top w:w="54" w:type="dxa"/>
          <w:left w:w="108" w:type="dxa"/>
          <w:right w:w="115" w:type="dxa"/>
        </w:tblCellMar>
        <w:tblLook w:val="04A0" w:firstRow="1" w:lastRow="0" w:firstColumn="1" w:lastColumn="0" w:noHBand="0" w:noVBand="1"/>
      </w:tblPr>
      <w:tblGrid>
        <w:gridCol w:w="1231"/>
      </w:tblGrid>
      <w:tr w:rsidR="005101CF" w14:paraId="2E0134DB" w14:textId="77777777">
        <w:trPr>
          <w:trHeight w:val="535"/>
        </w:trPr>
        <w:tc>
          <w:tcPr>
            <w:tcW w:w="1231" w:type="dxa"/>
            <w:tcBorders>
              <w:top w:val="single" w:color="000000" w:sz="4" w:space="0"/>
              <w:left w:val="single" w:color="000000" w:sz="4" w:space="0"/>
              <w:bottom w:val="single" w:color="000000" w:sz="4" w:space="0"/>
              <w:right w:val="single" w:color="000000" w:sz="4" w:space="0"/>
            </w:tcBorders>
          </w:tcPr>
          <w:p w:rsidR="005101CF" w:rsidRDefault="00A626AB" w14:paraId="137942B7" w14:textId="77777777">
            <w:pPr>
              <w:spacing w:after="0" w:line="259" w:lineRule="auto"/>
              <w:ind w:left="0" w:right="0" w:firstLine="0"/>
              <w:jc w:val="left"/>
            </w:pPr>
            <w:r>
              <w:t>Sim: x</w:t>
            </w:r>
          </w:p>
        </w:tc>
      </w:tr>
      <w:tr w:rsidR="005101CF" w14:paraId="10654DFD" w14:textId="77777777">
        <w:trPr>
          <w:trHeight w:val="535"/>
        </w:trPr>
        <w:tc>
          <w:tcPr>
            <w:tcW w:w="1231" w:type="dxa"/>
            <w:tcBorders>
              <w:top w:val="single" w:color="000000" w:sz="4" w:space="0"/>
              <w:left w:val="single" w:color="000000" w:sz="4" w:space="0"/>
              <w:bottom w:val="single" w:color="000000" w:sz="4" w:space="0"/>
              <w:right w:val="single" w:color="000000" w:sz="4" w:space="0"/>
            </w:tcBorders>
          </w:tcPr>
          <w:p w:rsidR="005101CF" w:rsidRDefault="00A626AB" w14:paraId="7F558F3F" w14:textId="77777777">
            <w:pPr>
              <w:spacing w:after="0" w:line="259" w:lineRule="auto"/>
              <w:ind w:left="0" w:right="0" w:firstLine="0"/>
              <w:jc w:val="left"/>
            </w:pPr>
            <w:r>
              <w:t xml:space="preserve">Não: </w:t>
            </w:r>
          </w:p>
        </w:tc>
      </w:tr>
    </w:tbl>
    <w:p w:rsidR="005101CF" w:rsidRDefault="00A626AB" w14:paraId="196D9E2E" w14:textId="77777777">
      <w:pPr>
        <w:tabs>
          <w:tab w:val="center" w:pos="502"/>
          <w:tab w:val="center" w:pos="5464"/>
        </w:tabs>
        <w:spacing w:after="230" w:line="259" w:lineRule="auto"/>
        <w:ind w:left="0" w:right="0" w:firstLine="0"/>
        <w:jc w:val="left"/>
      </w:pPr>
      <w:r>
        <w:rPr>
          <w:rFonts w:ascii="Calibri" w:hAnsi="Calibri" w:eastAsia="Calibri" w:cs="Calibri"/>
          <w:sz w:val="22"/>
        </w:rPr>
        <w:tab/>
      </w:r>
      <w:r>
        <w:t xml:space="preserve">  </w:t>
      </w:r>
      <w:r>
        <w:tab/>
      </w:r>
      <w:r>
        <w:t xml:space="preserve">Executadas:    </w:t>
      </w:r>
    </w:p>
    <w:p w:rsidR="005101CF" w:rsidP="00075BA2" w:rsidRDefault="00A626AB" w14:paraId="6A8F0F70" w14:textId="741995C2">
      <w:pPr>
        <w:spacing w:after="232" w:line="259" w:lineRule="auto"/>
        <w:ind w:left="1582" w:right="4747" w:firstLine="0"/>
        <w:jc w:val="left"/>
      </w:pPr>
      <w:r>
        <w:t xml:space="preserve">  </w:t>
      </w:r>
    </w:p>
    <w:p w:rsidR="005101CF" w:rsidRDefault="00A626AB" w14:paraId="0D503CDE" w14:textId="77777777">
      <w:pPr>
        <w:spacing w:after="0" w:line="259" w:lineRule="auto"/>
        <w:ind w:left="1222" w:right="136" w:firstLine="0"/>
      </w:pPr>
      <w:r>
        <w:t xml:space="preserve">Quais:   </w:t>
      </w:r>
    </w:p>
    <w:tbl>
      <w:tblPr>
        <w:tblStyle w:val="TableGrid"/>
        <w:tblW w:w="7897" w:type="dxa"/>
        <w:tblInd w:w="851" w:type="dxa"/>
        <w:tblCellMar>
          <w:top w:w="21" w:type="dxa"/>
          <w:right w:w="12" w:type="dxa"/>
        </w:tblCellMar>
        <w:tblLook w:val="04A0" w:firstRow="1" w:lastRow="0" w:firstColumn="1" w:lastColumn="0" w:noHBand="0" w:noVBand="1"/>
      </w:tblPr>
      <w:tblGrid>
        <w:gridCol w:w="709"/>
        <w:gridCol w:w="7188"/>
      </w:tblGrid>
      <w:tr w:rsidR="005101CF" w14:paraId="7F5499B0" w14:textId="77777777">
        <w:trPr>
          <w:trHeight w:val="535"/>
        </w:trPr>
        <w:tc>
          <w:tcPr>
            <w:tcW w:w="709" w:type="dxa"/>
            <w:tcBorders>
              <w:top w:val="single" w:color="000000" w:sz="4" w:space="0"/>
              <w:left w:val="single" w:color="000000" w:sz="4" w:space="0"/>
              <w:bottom w:val="single" w:color="000000" w:sz="4" w:space="0"/>
              <w:right w:val="single" w:color="000000" w:sz="4" w:space="0"/>
            </w:tcBorders>
          </w:tcPr>
          <w:p w:rsidR="005101CF" w:rsidRDefault="00A626AB" w14:paraId="5A3BC9D1" w14:textId="77777777">
            <w:pPr>
              <w:spacing w:after="0" w:line="259" w:lineRule="auto"/>
              <w:ind w:left="0" w:right="0" w:firstLine="0"/>
              <w:jc w:val="right"/>
            </w:pPr>
            <w:r>
              <w:t>1.</w:t>
            </w:r>
          </w:p>
        </w:tc>
        <w:tc>
          <w:tcPr>
            <w:tcW w:w="7188" w:type="dxa"/>
            <w:tcBorders>
              <w:top w:val="single" w:color="000000" w:sz="4" w:space="0"/>
              <w:left w:val="single" w:color="000000" w:sz="4" w:space="0"/>
              <w:bottom w:val="single" w:color="000000" w:sz="4" w:space="0"/>
              <w:right w:val="single" w:color="000000" w:sz="4" w:space="0"/>
            </w:tcBorders>
          </w:tcPr>
          <w:p w:rsidR="005101CF" w:rsidRDefault="00A626AB" w14:paraId="42BA4778" w14:textId="77777777">
            <w:pPr>
              <w:spacing w:after="0" w:line="259" w:lineRule="auto"/>
              <w:ind w:left="-12" w:right="0" w:firstLine="0"/>
              <w:jc w:val="left"/>
            </w:pPr>
            <w:r>
              <w:rPr>
                <w:rFonts w:ascii="Arial" w:hAnsi="Arial" w:eastAsia="Arial" w:cs="Arial"/>
              </w:rPr>
              <w:t xml:space="preserve"> </w:t>
            </w:r>
            <w:r>
              <w:t xml:space="preserve"> Associação Nacional de Municípios</w:t>
            </w:r>
          </w:p>
        </w:tc>
      </w:tr>
      <w:tr w:rsidR="005101CF" w14:paraId="36D3E398" w14:textId="77777777">
        <w:trPr>
          <w:trHeight w:val="535"/>
        </w:trPr>
        <w:tc>
          <w:tcPr>
            <w:tcW w:w="709" w:type="dxa"/>
            <w:tcBorders>
              <w:top w:val="single" w:color="000000" w:sz="4" w:space="0"/>
              <w:left w:val="single" w:color="000000" w:sz="4" w:space="0"/>
              <w:bottom w:val="single" w:color="000000" w:sz="4" w:space="0"/>
              <w:right w:val="single" w:color="000000" w:sz="4" w:space="0"/>
            </w:tcBorders>
          </w:tcPr>
          <w:p w:rsidR="005101CF" w:rsidRDefault="00A626AB" w14:paraId="6B98DFA2" w14:textId="77777777">
            <w:pPr>
              <w:spacing w:after="0" w:line="259" w:lineRule="auto"/>
              <w:ind w:left="0" w:right="0" w:firstLine="0"/>
              <w:jc w:val="right"/>
            </w:pPr>
            <w:r>
              <w:t>2.</w:t>
            </w:r>
          </w:p>
        </w:tc>
        <w:tc>
          <w:tcPr>
            <w:tcW w:w="7188" w:type="dxa"/>
            <w:tcBorders>
              <w:top w:val="single" w:color="000000" w:sz="4" w:space="0"/>
              <w:left w:val="single" w:color="000000" w:sz="4" w:space="0"/>
              <w:bottom w:val="single" w:color="000000" w:sz="4" w:space="0"/>
              <w:right w:val="single" w:color="000000" w:sz="4" w:space="0"/>
            </w:tcBorders>
          </w:tcPr>
          <w:p w:rsidR="005101CF" w:rsidRDefault="00A626AB" w14:paraId="62C83CDD" w14:textId="77777777">
            <w:pPr>
              <w:spacing w:after="0" w:line="259" w:lineRule="auto"/>
              <w:ind w:left="-12" w:right="0" w:firstLine="0"/>
              <w:jc w:val="left"/>
            </w:pPr>
            <w:r>
              <w:rPr>
                <w:rFonts w:ascii="Arial" w:hAnsi="Arial" w:eastAsia="Arial" w:cs="Arial"/>
              </w:rPr>
              <w:t xml:space="preserve"> </w:t>
            </w:r>
            <w:r>
              <w:t xml:space="preserve"> Órgãos de governo próprios das Regiões Autónomas</w:t>
            </w:r>
          </w:p>
        </w:tc>
      </w:tr>
      <w:tr w:rsidR="005101CF" w14:paraId="691CA576" w14:textId="77777777">
        <w:trPr>
          <w:trHeight w:val="535"/>
        </w:trPr>
        <w:tc>
          <w:tcPr>
            <w:tcW w:w="709" w:type="dxa"/>
            <w:tcBorders>
              <w:top w:val="single" w:color="000000" w:sz="4" w:space="0"/>
              <w:left w:val="single" w:color="000000" w:sz="4" w:space="0"/>
              <w:bottom w:val="single" w:color="000000" w:sz="4" w:space="0"/>
              <w:right w:val="single" w:color="000000" w:sz="4" w:space="0"/>
            </w:tcBorders>
          </w:tcPr>
          <w:p w:rsidR="005101CF" w:rsidRDefault="00A626AB" w14:paraId="79CF1AFA" w14:textId="77777777">
            <w:pPr>
              <w:spacing w:after="0" w:line="259" w:lineRule="auto"/>
              <w:ind w:left="0" w:right="0" w:firstLine="0"/>
              <w:jc w:val="right"/>
            </w:pPr>
            <w:r>
              <w:t>3.</w:t>
            </w:r>
          </w:p>
        </w:tc>
        <w:tc>
          <w:tcPr>
            <w:tcW w:w="7188" w:type="dxa"/>
            <w:tcBorders>
              <w:top w:val="single" w:color="000000" w:sz="4" w:space="0"/>
              <w:left w:val="single" w:color="000000" w:sz="4" w:space="0"/>
              <w:bottom w:val="single" w:color="000000" w:sz="4" w:space="0"/>
              <w:right w:val="single" w:color="000000" w:sz="4" w:space="0"/>
            </w:tcBorders>
          </w:tcPr>
          <w:p w:rsidR="005101CF" w:rsidRDefault="00A626AB" w14:paraId="194AE414" w14:textId="77777777">
            <w:pPr>
              <w:spacing w:after="0" w:line="259" w:lineRule="auto"/>
              <w:ind w:left="-12" w:right="0" w:firstLine="0"/>
              <w:jc w:val="left"/>
            </w:pPr>
            <w:r>
              <w:rPr>
                <w:rFonts w:ascii="Arial" w:hAnsi="Arial" w:eastAsia="Arial" w:cs="Arial"/>
              </w:rPr>
              <w:t xml:space="preserve"> </w:t>
            </w:r>
            <w:r>
              <w:t>Associação Nacional de Freguesias</w:t>
            </w:r>
          </w:p>
        </w:tc>
      </w:tr>
      <w:tr w:rsidR="005101CF" w14:paraId="6BD2C071" w14:textId="77777777">
        <w:trPr>
          <w:trHeight w:val="535"/>
        </w:trPr>
        <w:tc>
          <w:tcPr>
            <w:tcW w:w="709" w:type="dxa"/>
            <w:tcBorders>
              <w:top w:val="single" w:color="000000" w:sz="4" w:space="0"/>
              <w:left w:val="single" w:color="000000" w:sz="4" w:space="0"/>
              <w:bottom w:val="single" w:color="000000" w:sz="4" w:space="0"/>
              <w:right w:val="single" w:color="000000" w:sz="4" w:space="0"/>
            </w:tcBorders>
          </w:tcPr>
          <w:p w:rsidR="005101CF" w:rsidRDefault="00A626AB" w14:paraId="0B0483AD" w14:textId="77777777">
            <w:pPr>
              <w:spacing w:after="0" w:line="259" w:lineRule="auto"/>
              <w:ind w:left="0" w:right="0" w:firstLine="0"/>
              <w:jc w:val="right"/>
            </w:pPr>
            <w:r>
              <w:t>4.</w:t>
            </w:r>
          </w:p>
        </w:tc>
        <w:tc>
          <w:tcPr>
            <w:tcW w:w="7188" w:type="dxa"/>
            <w:tcBorders>
              <w:top w:val="single" w:color="000000" w:sz="4" w:space="0"/>
              <w:left w:val="single" w:color="000000" w:sz="4" w:space="0"/>
              <w:bottom w:val="single" w:color="000000" w:sz="4" w:space="0"/>
              <w:right w:val="single" w:color="000000" w:sz="4" w:space="0"/>
            </w:tcBorders>
          </w:tcPr>
          <w:p w:rsidR="005101CF" w:rsidRDefault="00A626AB" w14:paraId="473C353A" w14:textId="77777777">
            <w:pPr>
              <w:spacing w:after="0" w:line="259" w:lineRule="auto"/>
              <w:ind w:left="-12" w:right="0" w:firstLine="0"/>
              <w:jc w:val="left"/>
            </w:pPr>
            <w:r>
              <w:rPr>
                <w:rFonts w:ascii="Arial" w:hAnsi="Arial" w:eastAsia="Arial" w:cs="Arial"/>
              </w:rPr>
              <w:t xml:space="preserve"> </w:t>
            </w:r>
            <w:r>
              <w:t xml:space="preserve"> </w:t>
            </w:r>
          </w:p>
        </w:tc>
      </w:tr>
      <w:tr w:rsidR="005101CF" w14:paraId="250B3000" w14:textId="77777777">
        <w:trPr>
          <w:trHeight w:val="535"/>
        </w:trPr>
        <w:tc>
          <w:tcPr>
            <w:tcW w:w="709" w:type="dxa"/>
            <w:tcBorders>
              <w:top w:val="single" w:color="000000" w:sz="4" w:space="0"/>
              <w:left w:val="single" w:color="000000" w:sz="4" w:space="0"/>
              <w:bottom w:val="single" w:color="000000" w:sz="4" w:space="0"/>
              <w:right w:val="single" w:color="000000" w:sz="4" w:space="0"/>
            </w:tcBorders>
          </w:tcPr>
          <w:p w:rsidR="005101CF" w:rsidRDefault="00A626AB" w14:paraId="0F2DAF1B" w14:textId="77777777">
            <w:pPr>
              <w:spacing w:after="0" w:line="259" w:lineRule="auto"/>
              <w:ind w:left="0" w:right="0" w:firstLine="0"/>
              <w:jc w:val="right"/>
            </w:pPr>
            <w:r>
              <w:t>5.</w:t>
            </w:r>
          </w:p>
        </w:tc>
        <w:tc>
          <w:tcPr>
            <w:tcW w:w="7188" w:type="dxa"/>
            <w:tcBorders>
              <w:top w:val="single" w:color="000000" w:sz="4" w:space="0"/>
              <w:left w:val="single" w:color="000000" w:sz="4" w:space="0"/>
              <w:bottom w:val="single" w:color="000000" w:sz="4" w:space="0"/>
              <w:right w:val="single" w:color="000000" w:sz="4" w:space="0"/>
            </w:tcBorders>
          </w:tcPr>
          <w:p w:rsidR="005101CF" w:rsidRDefault="00A626AB" w14:paraId="66A3629E" w14:textId="77777777">
            <w:pPr>
              <w:spacing w:after="0" w:line="259" w:lineRule="auto"/>
              <w:ind w:left="-12" w:right="0" w:firstLine="0"/>
              <w:jc w:val="left"/>
            </w:pPr>
            <w:r>
              <w:rPr>
                <w:rFonts w:ascii="Arial" w:hAnsi="Arial" w:eastAsia="Arial" w:cs="Arial"/>
              </w:rPr>
              <w:t xml:space="preserve"> </w:t>
            </w:r>
            <w:r>
              <w:t xml:space="preserve"> </w:t>
            </w:r>
          </w:p>
        </w:tc>
      </w:tr>
    </w:tbl>
    <w:p w:rsidR="005101CF" w:rsidRDefault="00A626AB" w14:paraId="393D395B" w14:textId="77777777">
      <w:pPr>
        <w:spacing w:after="230" w:line="259" w:lineRule="auto"/>
        <w:ind w:left="862" w:right="136" w:firstLine="0"/>
      </w:pPr>
      <w:r>
        <w:t xml:space="preserve">(Acrescentar, se necessário). </w:t>
      </w:r>
    </w:p>
    <w:p w:rsidR="005101CF" w:rsidRDefault="00A626AB" w14:paraId="7CCE2B3A" w14:textId="77777777">
      <w:pPr>
        <w:spacing w:after="232" w:line="259" w:lineRule="auto"/>
        <w:ind w:left="1558" w:right="0" w:firstLine="0"/>
        <w:jc w:val="left"/>
      </w:pPr>
      <w:r>
        <w:t xml:space="preserve"> </w:t>
      </w:r>
    </w:p>
    <w:p w:rsidR="005101CF" w:rsidRDefault="00A626AB" w14:paraId="0C5D41BD" w14:textId="77777777">
      <w:pPr>
        <w:numPr>
          <w:ilvl w:val="1"/>
          <w:numId w:val="161"/>
        </w:numPr>
        <w:spacing w:after="269" w:line="259" w:lineRule="auto"/>
        <w:ind w:left="1434" w:right="136" w:hanging="407"/>
      </w:pPr>
      <w:r>
        <w:t xml:space="preserve">Audições facultativas </w:t>
      </w:r>
    </w:p>
    <w:p w:rsidR="005101CF" w:rsidRDefault="00A626AB" w14:paraId="70AFB843" w14:textId="77777777">
      <w:pPr>
        <w:tabs>
          <w:tab w:val="center" w:pos="502"/>
          <w:tab w:val="center" w:pos="862"/>
          <w:tab w:val="center" w:pos="2136"/>
        </w:tabs>
        <w:spacing w:after="44" w:line="259" w:lineRule="auto"/>
        <w:ind w:left="0" w:right="0" w:firstLine="0"/>
        <w:jc w:val="left"/>
      </w:pPr>
      <w:r>
        <w:rPr>
          <w:rFonts w:ascii="Calibri" w:hAnsi="Calibri" w:eastAsia="Calibri" w:cs="Calibri"/>
          <w:sz w:val="22"/>
        </w:rPr>
        <w:tab/>
      </w:r>
      <w:r>
        <w:t xml:space="preserve"> </w:t>
      </w:r>
      <w:r>
        <w:tab/>
      </w:r>
      <w:r>
        <w:t xml:space="preserve"> </w:t>
      </w:r>
      <w:r>
        <w:tab/>
      </w:r>
      <w:r>
        <w:t xml:space="preserve">Executadas:    </w:t>
      </w:r>
    </w:p>
    <w:tbl>
      <w:tblPr>
        <w:tblStyle w:val="TableGrid"/>
        <w:tblW w:w="1231" w:type="dxa"/>
        <w:tblInd w:w="2812" w:type="dxa"/>
        <w:tblCellMar>
          <w:top w:w="54" w:type="dxa"/>
          <w:left w:w="108" w:type="dxa"/>
          <w:right w:w="115" w:type="dxa"/>
        </w:tblCellMar>
        <w:tblLook w:val="04A0" w:firstRow="1" w:lastRow="0" w:firstColumn="1" w:lastColumn="0" w:noHBand="0" w:noVBand="1"/>
      </w:tblPr>
      <w:tblGrid>
        <w:gridCol w:w="1231"/>
      </w:tblGrid>
      <w:tr w:rsidR="005101CF" w14:paraId="5ADA1F85" w14:textId="77777777">
        <w:trPr>
          <w:trHeight w:val="535"/>
        </w:trPr>
        <w:tc>
          <w:tcPr>
            <w:tcW w:w="1231" w:type="dxa"/>
            <w:tcBorders>
              <w:top w:val="single" w:color="000000" w:sz="4" w:space="0"/>
              <w:left w:val="single" w:color="000000" w:sz="4" w:space="0"/>
              <w:bottom w:val="single" w:color="000000" w:sz="4" w:space="0"/>
              <w:right w:val="single" w:color="000000" w:sz="4" w:space="0"/>
            </w:tcBorders>
          </w:tcPr>
          <w:p w:rsidR="005101CF" w:rsidRDefault="00A626AB" w14:paraId="203CE2EB" w14:textId="77777777">
            <w:pPr>
              <w:spacing w:after="0" w:line="259" w:lineRule="auto"/>
              <w:ind w:left="0" w:right="0" w:firstLine="0"/>
              <w:jc w:val="left"/>
            </w:pPr>
            <w:r>
              <w:t xml:space="preserve">Sim: </w:t>
            </w:r>
          </w:p>
        </w:tc>
      </w:tr>
      <w:tr w:rsidR="005101CF" w14:paraId="5568D154" w14:textId="77777777">
        <w:trPr>
          <w:trHeight w:val="535"/>
        </w:trPr>
        <w:tc>
          <w:tcPr>
            <w:tcW w:w="1231" w:type="dxa"/>
            <w:tcBorders>
              <w:top w:val="single" w:color="000000" w:sz="4" w:space="0"/>
              <w:left w:val="single" w:color="000000" w:sz="4" w:space="0"/>
              <w:bottom w:val="single" w:color="000000" w:sz="4" w:space="0"/>
              <w:right w:val="single" w:color="000000" w:sz="4" w:space="0"/>
            </w:tcBorders>
          </w:tcPr>
          <w:p w:rsidR="005101CF" w:rsidRDefault="00A626AB" w14:paraId="7CF81C76" w14:textId="77777777">
            <w:pPr>
              <w:spacing w:after="0" w:line="259" w:lineRule="auto"/>
              <w:ind w:left="0" w:right="0" w:firstLine="0"/>
              <w:jc w:val="left"/>
            </w:pPr>
            <w:r>
              <w:t>Não: x</w:t>
            </w:r>
          </w:p>
        </w:tc>
      </w:tr>
    </w:tbl>
    <w:p w:rsidR="005101CF" w:rsidRDefault="00A626AB" w14:paraId="31336419" w14:textId="77777777">
      <w:pPr>
        <w:spacing w:after="230" w:line="259" w:lineRule="auto"/>
        <w:ind w:left="1222" w:right="4747" w:firstLine="0"/>
        <w:jc w:val="left"/>
      </w:pPr>
      <w:r>
        <w:t xml:space="preserve"> </w:t>
      </w:r>
    </w:p>
    <w:p w:rsidR="005101CF" w:rsidRDefault="00A626AB" w14:paraId="1B93F218" w14:textId="77777777">
      <w:pPr>
        <w:spacing w:after="0" w:line="259" w:lineRule="auto"/>
        <w:ind w:left="1222" w:right="136" w:firstLine="0"/>
      </w:pPr>
      <w:r>
        <w:t xml:space="preserve">Quais:   </w:t>
      </w:r>
    </w:p>
    <w:tbl>
      <w:tblPr>
        <w:tblStyle w:val="TableGrid"/>
        <w:tblW w:w="8180" w:type="dxa"/>
        <w:tblInd w:w="851" w:type="dxa"/>
        <w:tblCellMar>
          <w:top w:w="39" w:type="dxa"/>
          <w:left w:w="115" w:type="dxa"/>
          <w:right w:w="41" w:type="dxa"/>
        </w:tblCellMar>
        <w:tblLook w:val="04A0" w:firstRow="1" w:lastRow="0" w:firstColumn="1" w:lastColumn="0" w:noHBand="0" w:noVBand="1"/>
      </w:tblPr>
      <w:tblGrid>
        <w:gridCol w:w="992"/>
        <w:gridCol w:w="7188"/>
      </w:tblGrid>
      <w:tr w:rsidR="005101CF" w14:paraId="2B3EDA34" w14:textId="77777777">
        <w:trPr>
          <w:trHeight w:val="535"/>
        </w:trPr>
        <w:tc>
          <w:tcPr>
            <w:tcW w:w="992" w:type="dxa"/>
            <w:tcBorders>
              <w:top w:val="single" w:color="000000" w:sz="4" w:space="0"/>
              <w:left w:val="single" w:color="000000" w:sz="4" w:space="0"/>
              <w:bottom w:val="single" w:color="000000" w:sz="4" w:space="0"/>
              <w:right w:val="single" w:color="000000" w:sz="4" w:space="0"/>
            </w:tcBorders>
          </w:tcPr>
          <w:p w:rsidR="005101CF" w:rsidRDefault="00A626AB" w14:paraId="15BB427C" w14:textId="77777777">
            <w:pPr>
              <w:spacing w:after="0" w:line="259" w:lineRule="auto"/>
              <w:ind w:left="0" w:right="255" w:firstLine="0"/>
              <w:jc w:val="right"/>
            </w:pPr>
            <w:r>
              <w:t>6.</w:t>
            </w:r>
            <w:r>
              <w:rPr>
                <w:rFonts w:ascii="Arial" w:hAnsi="Arial" w:eastAsia="Arial" w:cs="Arial"/>
              </w:rPr>
              <w:t xml:space="preserve"> </w:t>
            </w:r>
            <w:r>
              <w:t xml:space="preserve"> </w:t>
            </w:r>
          </w:p>
        </w:tc>
        <w:tc>
          <w:tcPr>
            <w:tcW w:w="7188" w:type="dxa"/>
            <w:tcBorders>
              <w:top w:val="single" w:color="000000" w:sz="4" w:space="0"/>
              <w:left w:val="single" w:color="000000" w:sz="4" w:space="0"/>
              <w:bottom w:val="single" w:color="000000" w:sz="4" w:space="0"/>
              <w:right w:val="single" w:color="000000" w:sz="4" w:space="0"/>
            </w:tcBorders>
          </w:tcPr>
          <w:p w:rsidR="005101CF" w:rsidRDefault="005101CF" w14:paraId="4BF258A0" w14:textId="77777777">
            <w:pPr>
              <w:spacing w:after="160" w:line="259" w:lineRule="auto"/>
              <w:ind w:left="0" w:right="0" w:firstLine="0"/>
              <w:jc w:val="left"/>
            </w:pPr>
          </w:p>
        </w:tc>
      </w:tr>
      <w:tr w:rsidR="005101CF" w14:paraId="60F8B5F3" w14:textId="77777777">
        <w:trPr>
          <w:trHeight w:val="535"/>
        </w:trPr>
        <w:tc>
          <w:tcPr>
            <w:tcW w:w="992" w:type="dxa"/>
            <w:tcBorders>
              <w:top w:val="single" w:color="000000" w:sz="4" w:space="0"/>
              <w:left w:val="single" w:color="000000" w:sz="4" w:space="0"/>
              <w:bottom w:val="single" w:color="000000" w:sz="4" w:space="0"/>
              <w:right w:val="single" w:color="000000" w:sz="4" w:space="0"/>
            </w:tcBorders>
          </w:tcPr>
          <w:p w:rsidR="005101CF" w:rsidRDefault="00A626AB" w14:paraId="2545BBD5" w14:textId="77777777">
            <w:pPr>
              <w:spacing w:after="0" w:line="259" w:lineRule="auto"/>
              <w:ind w:left="0" w:right="255" w:firstLine="0"/>
              <w:jc w:val="right"/>
            </w:pPr>
            <w:r>
              <w:t>7.</w:t>
            </w:r>
            <w:r>
              <w:rPr>
                <w:rFonts w:ascii="Arial" w:hAnsi="Arial" w:eastAsia="Arial" w:cs="Arial"/>
              </w:rPr>
              <w:t xml:space="preserve"> </w:t>
            </w:r>
            <w:r>
              <w:t xml:space="preserve"> </w:t>
            </w:r>
          </w:p>
        </w:tc>
        <w:tc>
          <w:tcPr>
            <w:tcW w:w="7188" w:type="dxa"/>
            <w:tcBorders>
              <w:top w:val="single" w:color="000000" w:sz="4" w:space="0"/>
              <w:left w:val="single" w:color="000000" w:sz="4" w:space="0"/>
              <w:bottom w:val="single" w:color="000000" w:sz="4" w:space="0"/>
              <w:right w:val="single" w:color="000000" w:sz="4" w:space="0"/>
            </w:tcBorders>
          </w:tcPr>
          <w:p w:rsidR="005101CF" w:rsidRDefault="005101CF" w14:paraId="7F43A408" w14:textId="77777777">
            <w:pPr>
              <w:spacing w:after="160" w:line="259" w:lineRule="auto"/>
              <w:ind w:left="0" w:right="0" w:firstLine="0"/>
              <w:jc w:val="left"/>
            </w:pPr>
          </w:p>
        </w:tc>
      </w:tr>
      <w:tr w:rsidR="005101CF" w14:paraId="6BF4147E" w14:textId="77777777">
        <w:trPr>
          <w:trHeight w:val="534"/>
        </w:trPr>
        <w:tc>
          <w:tcPr>
            <w:tcW w:w="992" w:type="dxa"/>
            <w:tcBorders>
              <w:top w:val="single" w:color="000000" w:sz="4" w:space="0"/>
              <w:left w:val="single" w:color="000000" w:sz="4" w:space="0"/>
              <w:bottom w:val="single" w:color="000000" w:sz="4" w:space="0"/>
              <w:right w:val="single" w:color="000000" w:sz="4" w:space="0"/>
            </w:tcBorders>
          </w:tcPr>
          <w:p w:rsidR="005101CF" w:rsidRDefault="00A626AB" w14:paraId="40690C9C" w14:textId="77777777">
            <w:pPr>
              <w:spacing w:after="0" w:line="259" w:lineRule="auto"/>
              <w:ind w:left="0" w:right="255" w:firstLine="0"/>
              <w:jc w:val="right"/>
            </w:pPr>
            <w:r>
              <w:t>8.</w:t>
            </w:r>
            <w:r>
              <w:rPr>
                <w:rFonts w:ascii="Arial" w:hAnsi="Arial" w:eastAsia="Arial" w:cs="Arial"/>
              </w:rPr>
              <w:t xml:space="preserve"> </w:t>
            </w:r>
            <w:r>
              <w:t xml:space="preserve"> </w:t>
            </w:r>
          </w:p>
        </w:tc>
        <w:tc>
          <w:tcPr>
            <w:tcW w:w="7188" w:type="dxa"/>
            <w:tcBorders>
              <w:top w:val="single" w:color="000000" w:sz="4" w:space="0"/>
              <w:left w:val="single" w:color="000000" w:sz="4" w:space="0"/>
              <w:bottom w:val="single" w:color="000000" w:sz="4" w:space="0"/>
              <w:right w:val="single" w:color="000000" w:sz="4" w:space="0"/>
            </w:tcBorders>
          </w:tcPr>
          <w:p w:rsidR="005101CF" w:rsidRDefault="005101CF" w14:paraId="191594A4" w14:textId="77777777">
            <w:pPr>
              <w:spacing w:after="160" w:line="259" w:lineRule="auto"/>
              <w:ind w:left="0" w:right="0" w:firstLine="0"/>
              <w:jc w:val="left"/>
            </w:pPr>
          </w:p>
        </w:tc>
      </w:tr>
      <w:tr w:rsidR="005101CF" w14:paraId="7EADDC6B" w14:textId="77777777">
        <w:trPr>
          <w:trHeight w:val="535"/>
        </w:trPr>
        <w:tc>
          <w:tcPr>
            <w:tcW w:w="992" w:type="dxa"/>
            <w:tcBorders>
              <w:top w:val="single" w:color="000000" w:sz="4" w:space="0"/>
              <w:left w:val="single" w:color="000000" w:sz="4" w:space="0"/>
              <w:bottom w:val="single" w:color="000000" w:sz="4" w:space="0"/>
              <w:right w:val="single" w:color="000000" w:sz="4" w:space="0"/>
            </w:tcBorders>
          </w:tcPr>
          <w:p w:rsidR="005101CF" w:rsidRDefault="00A626AB" w14:paraId="0DC31977" w14:textId="77777777">
            <w:pPr>
              <w:spacing w:after="0" w:line="259" w:lineRule="auto"/>
              <w:ind w:left="0" w:right="255" w:firstLine="0"/>
              <w:jc w:val="right"/>
            </w:pPr>
            <w:r>
              <w:t>9.</w:t>
            </w:r>
            <w:r>
              <w:rPr>
                <w:rFonts w:ascii="Arial" w:hAnsi="Arial" w:eastAsia="Arial" w:cs="Arial"/>
              </w:rPr>
              <w:t xml:space="preserve"> </w:t>
            </w:r>
            <w:r>
              <w:t xml:space="preserve"> </w:t>
            </w:r>
          </w:p>
        </w:tc>
        <w:tc>
          <w:tcPr>
            <w:tcW w:w="7188" w:type="dxa"/>
            <w:tcBorders>
              <w:top w:val="single" w:color="000000" w:sz="4" w:space="0"/>
              <w:left w:val="single" w:color="000000" w:sz="4" w:space="0"/>
              <w:bottom w:val="single" w:color="000000" w:sz="4" w:space="0"/>
              <w:right w:val="single" w:color="000000" w:sz="4" w:space="0"/>
            </w:tcBorders>
          </w:tcPr>
          <w:p w:rsidR="005101CF" w:rsidRDefault="005101CF" w14:paraId="10B4AF18" w14:textId="77777777">
            <w:pPr>
              <w:spacing w:after="160" w:line="259" w:lineRule="auto"/>
              <w:ind w:left="0" w:right="0" w:firstLine="0"/>
              <w:jc w:val="left"/>
            </w:pPr>
          </w:p>
        </w:tc>
      </w:tr>
      <w:tr w:rsidR="005101CF" w14:paraId="7A22F004" w14:textId="77777777">
        <w:trPr>
          <w:trHeight w:val="535"/>
        </w:trPr>
        <w:tc>
          <w:tcPr>
            <w:tcW w:w="992" w:type="dxa"/>
            <w:tcBorders>
              <w:top w:val="single" w:color="000000" w:sz="4" w:space="0"/>
              <w:left w:val="single" w:color="000000" w:sz="4" w:space="0"/>
              <w:bottom w:val="single" w:color="000000" w:sz="4" w:space="0"/>
              <w:right w:val="single" w:color="000000" w:sz="4" w:space="0"/>
            </w:tcBorders>
          </w:tcPr>
          <w:p w:rsidR="005101CF" w:rsidRDefault="00A626AB" w14:paraId="6EEDF79E" w14:textId="77777777">
            <w:pPr>
              <w:spacing w:after="0" w:line="259" w:lineRule="auto"/>
              <w:ind w:left="0" w:right="142" w:firstLine="0"/>
              <w:jc w:val="right"/>
            </w:pPr>
            <w:r>
              <w:t>10.</w:t>
            </w:r>
            <w:r>
              <w:rPr>
                <w:rFonts w:ascii="Arial" w:hAnsi="Arial" w:eastAsia="Arial" w:cs="Arial"/>
              </w:rPr>
              <w:t xml:space="preserve"> </w:t>
            </w:r>
            <w:r>
              <w:t xml:space="preserve"> </w:t>
            </w:r>
          </w:p>
        </w:tc>
        <w:tc>
          <w:tcPr>
            <w:tcW w:w="7188" w:type="dxa"/>
            <w:tcBorders>
              <w:top w:val="single" w:color="000000" w:sz="4" w:space="0"/>
              <w:left w:val="single" w:color="000000" w:sz="4" w:space="0"/>
              <w:bottom w:val="single" w:color="000000" w:sz="4" w:space="0"/>
              <w:right w:val="single" w:color="000000" w:sz="4" w:space="0"/>
            </w:tcBorders>
          </w:tcPr>
          <w:p w:rsidR="005101CF" w:rsidRDefault="005101CF" w14:paraId="3A416741" w14:textId="77777777">
            <w:pPr>
              <w:spacing w:after="160" w:line="259" w:lineRule="auto"/>
              <w:ind w:left="0" w:right="0" w:firstLine="0"/>
              <w:jc w:val="left"/>
            </w:pPr>
          </w:p>
        </w:tc>
      </w:tr>
    </w:tbl>
    <w:p w:rsidR="005101CF" w:rsidRDefault="00A626AB" w14:paraId="295ECDA1" w14:textId="77777777">
      <w:pPr>
        <w:spacing w:after="232" w:line="259" w:lineRule="auto"/>
        <w:ind w:left="862" w:right="136" w:firstLine="0"/>
      </w:pPr>
      <w:r>
        <w:t xml:space="preserve">(Acrescentar, se necessário). </w:t>
      </w:r>
    </w:p>
    <w:p w:rsidR="005101CF" w:rsidRDefault="00A626AB" w14:paraId="35035CDA" w14:textId="77777777">
      <w:pPr>
        <w:spacing w:after="0" w:line="259" w:lineRule="auto"/>
        <w:ind w:left="862" w:right="0" w:firstLine="0"/>
        <w:jc w:val="left"/>
      </w:pPr>
      <w:r>
        <w:t xml:space="preserve"> </w:t>
      </w:r>
    </w:p>
    <w:p w:rsidR="005101CF" w:rsidP="00075BA2" w:rsidRDefault="00A626AB" w14:paraId="76D706A0" w14:textId="7004D320">
      <w:pPr>
        <w:pStyle w:val="Ttulo2"/>
        <w:tabs>
          <w:tab w:val="center" w:pos="2965"/>
          <w:tab w:val="center" w:pos="5009"/>
          <w:tab w:val="center" w:pos="6379"/>
        </w:tabs>
        <w:ind w:left="0" w:right="0" w:firstLine="0"/>
        <w:jc w:val="left"/>
      </w:pPr>
      <w:r>
        <w:rPr>
          <w:rFonts w:ascii="Cambria" w:hAnsi="Cambria" w:eastAsia="Cambria" w:cs="Cambria"/>
        </w:rPr>
        <w:tab/>
      </w:r>
    </w:p>
    <w:p w:rsidR="005101CF" w:rsidRDefault="00A626AB" w14:paraId="32261F69" w14:textId="77777777">
      <w:pPr>
        <w:numPr>
          <w:ilvl w:val="0"/>
          <w:numId w:val="162"/>
        </w:numPr>
        <w:spacing w:after="0" w:line="259" w:lineRule="auto"/>
        <w:ind w:right="136" w:hanging="360"/>
      </w:pPr>
      <w:r>
        <w:t xml:space="preserve">Número de procedimentos administrativos: o projecto mantém, cria ou reduz procedimentos administrativos?  </w:t>
      </w:r>
    </w:p>
    <w:tbl>
      <w:tblPr>
        <w:tblStyle w:val="TableGrid"/>
        <w:tblW w:w="7994" w:type="dxa"/>
        <w:tblInd w:w="754" w:type="dxa"/>
        <w:tblCellMar>
          <w:top w:w="53" w:type="dxa"/>
          <w:left w:w="106" w:type="dxa"/>
          <w:right w:w="115" w:type="dxa"/>
        </w:tblCellMar>
        <w:tblLook w:val="04A0" w:firstRow="1" w:lastRow="0" w:firstColumn="1" w:lastColumn="0" w:noHBand="0" w:noVBand="1"/>
      </w:tblPr>
      <w:tblGrid>
        <w:gridCol w:w="3996"/>
        <w:gridCol w:w="3998"/>
      </w:tblGrid>
      <w:tr w:rsidR="005101CF" w14:paraId="45305D43" w14:textId="77777777">
        <w:trPr>
          <w:trHeight w:val="535"/>
        </w:trPr>
        <w:tc>
          <w:tcPr>
            <w:tcW w:w="3996" w:type="dxa"/>
            <w:tcBorders>
              <w:top w:val="single" w:color="000000" w:sz="4" w:space="0"/>
              <w:left w:val="single" w:color="000000" w:sz="4" w:space="0"/>
              <w:bottom w:val="single" w:color="000000" w:sz="4" w:space="0"/>
              <w:right w:val="single" w:color="000000" w:sz="4" w:space="0"/>
            </w:tcBorders>
          </w:tcPr>
          <w:p w:rsidR="005101CF" w:rsidRDefault="00A626AB" w14:paraId="7B8FDF93" w14:textId="77777777">
            <w:pPr>
              <w:spacing w:after="0" w:line="259" w:lineRule="auto"/>
              <w:ind w:left="2" w:right="0" w:firstLine="0"/>
              <w:jc w:val="left"/>
            </w:pPr>
            <w:r>
              <w:t xml:space="preserve">Mantém:  x </w:t>
            </w:r>
          </w:p>
        </w:tc>
        <w:tc>
          <w:tcPr>
            <w:tcW w:w="3998" w:type="dxa"/>
            <w:tcBorders>
              <w:top w:val="single" w:color="000000" w:sz="4" w:space="0"/>
              <w:left w:val="single" w:color="000000" w:sz="4" w:space="0"/>
              <w:bottom w:val="single" w:color="000000" w:sz="4" w:space="0"/>
              <w:right w:val="single" w:color="000000" w:sz="4" w:space="0"/>
            </w:tcBorders>
          </w:tcPr>
          <w:p w:rsidR="005101CF" w:rsidRDefault="005101CF" w14:paraId="598101D6" w14:textId="77777777">
            <w:pPr>
              <w:spacing w:after="160" w:line="259" w:lineRule="auto"/>
              <w:ind w:left="0" w:right="0" w:firstLine="0"/>
              <w:jc w:val="left"/>
            </w:pPr>
          </w:p>
        </w:tc>
      </w:tr>
      <w:tr w:rsidR="005101CF" w14:paraId="45E8868C" w14:textId="77777777">
        <w:trPr>
          <w:trHeight w:val="535"/>
        </w:trPr>
        <w:tc>
          <w:tcPr>
            <w:tcW w:w="3996" w:type="dxa"/>
            <w:tcBorders>
              <w:top w:val="single" w:color="000000" w:sz="4" w:space="0"/>
              <w:left w:val="single" w:color="000000" w:sz="4" w:space="0"/>
              <w:bottom w:val="single" w:color="000000" w:sz="4" w:space="0"/>
              <w:right w:val="single" w:color="000000" w:sz="4" w:space="0"/>
            </w:tcBorders>
          </w:tcPr>
          <w:p w:rsidR="005101CF" w:rsidRDefault="00A626AB" w14:paraId="6B76AA1B" w14:textId="77777777">
            <w:pPr>
              <w:spacing w:after="0" w:line="259" w:lineRule="auto"/>
              <w:ind w:left="2" w:right="0" w:firstLine="0"/>
              <w:jc w:val="left"/>
            </w:pPr>
            <w:r>
              <w:t xml:space="preserve">Cria: </w:t>
            </w:r>
          </w:p>
        </w:tc>
        <w:tc>
          <w:tcPr>
            <w:tcW w:w="3998" w:type="dxa"/>
            <w:tcBorders>
              <w:top w:val="single" w:color="000000" w:sz="4" w:space="0"/>
              <w:left w:val="single" w:color="000000" w:sz="4" w:space="0"/>
              <w:bottom w:val="single" w:color="000000" w:sz="4" w:space="0"/>
              <w:right w:val="single" w:color="000000" w:sz="4" w:space="0"/>
            </w:tcBorders>
          </w:tcPr>
          <w:p w:rsidR="005101CF" w:rsidRDefault="00A626AB" w14:paraId="4268B4AF" w14:textId="77777777">
            <w:pPr>
              <w:spacing w:after="0" w:line="259" w:lineRule="auto"/>
              <w:ind w:left="0" w:right="0" w:firstLine="0"/>
              <w:jc w:val="left"/>
            </w:pPr>
            <w:r>
              <w:t>Quantos:</w:t>
            </w:r>
          </w:p>
        </w:tc>
      </w:tr>
      <w:tr w:rsidR="005101CF" w14:paraId="4F97A9A1" w14:textId="77777777">
        <w:trPr>
          <w:trHeight w:val="535"/>
        </w:trPr>
        <w:tc>
          <w:tcPr>
            <w:tcW w:w="3996" w:type="dxa"/>
            <w:tcBorders>
              <w:top w:val="single" w:color="000000" w:sz="4" w:space="0"/>
              <w:left w:val="single" w:color="000000" w:sz="4" w:space="0"/>
              <w:bottom w:val="single" w:color="000000" w:sz="4" w:space="0"/>
              <w:right w:val="single" w:color="000000" w:sz="4" w:space="0"/>
            </w:tcBorders>
          </w:tcPr>
          <w:p w:rsidR="005101CF" w:rsidRDefault="00A626AB" w14:paraId="047E950F" w14:textId="77777777">
            <w:pPr>
              <w:spacing w:after="0" w:line="259" w:lineRule="auto"/>
              <w:ind w:left="2" w:right="0" w:firstLine="0"/>
              <w:jc w:val="left"/>
            </w:pPr>
            <w:r>
              <w:t xml:space="preserve">Reduz:  </w:t>
            </w:r>
          </w:p>
        </w:tc>
        <w:tc>
          <w:tcPr>
            <w:tcW w:w="3998" w:type="dxa"/>
            <w:tcBorders>
              <w:top w:val="single" w:color="000000" w:sz="4" w:space="0"/>
              <w:left w:val="single" w:color="000000" w:sz="4" w:space="0"/>
              <w:bottom w:val="single" w:color="000000" w:sz="4" w:space="0"/>
              <w:right w:val="single" w:color="000000" w:sz="4" w:space="0"/>
            </w:tcBorders>
          </w:tcPr>
          <w:p w:rsidR="005101CF" w:rsidRDefault="00A626AB" w14:paraId="07291F05" w14:textId="77777777">
            <w:pPr>
              <w:spacing w:after="0" w:line="259" w:lineRule="auto"/>
              <w:ind w:left="1" w:right="0" w:firstLine="0"/>
              <w:jc w:val="left"/>
            </w:pPr>
            <w:r>
              <w:t>Quantos:</w:t>
            </w:r>
          </w:p>
        </w:tc>
      </w:tr>
    </w:tbl>
    <w:p w:rsidR="005101CF" w:rsidRDefault="00A626AB" w14:paraId="085362C7" w14:textId="77777777">
      <w:pPr>
        <w:spacing w:after="291" w:line="259" w:lineRule="auto"/>
        <w:ind w:left="1558" w:right="0" w:firstLine="0"/>
        <w:jc w:val="left"/>
      </w:pPr>
      <w:r>
        <w:t xml:space="preserve"> </w:t>
      </w:r>
    </w:p>
    <w:p w:rsidR="005101CF" w:rsidRDefault="350E168B" w14:paraId="0201253E" w14:textId="4677BE72">
      <w:pPr>
        <w:numPr>
          <w:ilvl w:val="0"/>
          <w:numId w:val="162"/>
        </w:numPr>
        <w:spacing w:after="0" w:line="259" w:lineRule="auto"/>
        <w:ind w:right="136" w:hanging="360"/>
      </w:pPr>
      <w:r>
        <w:t xml:space="preserve">Número de </w:t>
      </w:r>
      <w:del w:author="Maria Cristina Tavares Briosa" w:date="2026-03-25T18:59:00Z" w16du:dateUtc="2026-03-25T18:59:06Z" w:id="3529">
        <w:r w:rsidDel="350E168B" w:rsidR="00A626AB">
          <w:delText xml:space="preserve">obrigações </w:delText>
        </w:r>
      </w:del>
      <w:ins w:author="Maria Cristina Tavares Briosa" w:date="2026-03-25T18:59:00Z" w16du:dateUtc="2026-03-25T18:59:08Z" w:id="3530">
        <w:r w:rsidR="244F02E7">
          <w:t>artigo 5</w:t>
        </w:r>
      </w:ins>
      <w:r>
        <w:t xml:space="preserve">de prestação de informação: o projecto cria, mantém ou reduz obrigações de prestação de informação por privados ao Estado (assinalar a opção aplicável)?  </w:t>
      </w:r>
    </w:p>
    <w:tbl>
      <w:tblPr>
        <w:tblStyle w:val="TableGrid"/>
        <w:tblW w:w="7994" w:type="dxa"/>
        <w:tblInd w:w="754" w:type="dxa"/>
        <w:tblCellMar>
          <w:top w:w="53" w:type="dxa"/>
          <w:left w:w="106" w:type="dxa"/>
          <w:right w:w="115" w:type="dxa"/>
        </w:tblCellMar>
        <w:tblLook w:val="04A0" w:firstRow="1" w:lastRow="0" w:firstColumn="1" w:lastColumn="0" w:noHBand="0" w:noVBand="1"/>
      </w:tblPr>
      <w:tblGrid>
        <w:gridCol w:w="3996"/>
        <w:gridCol w:w="3998"/>
      </w:tblGrid>
      <w:tr w:rsidR="005101CF" w14:paraId="1D26B840" w14:textId="77777777">
        <w:trPr>
          <w:trHeight w:val="535"/>
        </w:trPr>
        <w:tc>
          <w:tcPr>
            <w:tcW w:w="3996" w:type="dxa"/>
            <w:tcBorders>
              <w:top w:val="single" w:color="000000" w:sz="4" w:space="0"/>
              <w:left w:val="single" w:color="000000" w:sz="4" w:space="0"/>
              <w:bottom w:val="single" w:color="000000" w:sz="4" w:space="0"/>
              <w:right w:val="single" w:color="000000" w:sz="4" w:space="0"/>
            </w:tcBorders>
          </w:tcPr>
          <w:p w:rsidR="005101CF" w:rsidRDefault="00A626AB" w14:paraId="00FE70CD" w14:textId="77777777">
            <w:pPr>
              <w:spacing w:after="0" w:line="259" w:lineRule="auto"/>
              <w:ind w:left="2" w:right="0" w:firstLine="0"/>
              <w:jc w:val="left"/>
            </w:pPr>
            <w:r>
              <w:t xml:space="preserve">Mantém:  x </w:t>
            </w:r>
          </w:p>
        </w:tc>
        <w:tc>
          <w:tcPr>
            <w:tcW w:w="3998" w:type="dxa"/>
            <w:tcBorders>
              <w:top w:val="single" w:color="000000" w:sz="4" w:space="0"/>
              <w:left w:val="single" w:color="000000" w:sz="4" w:space="0"/>
              <w:bottom w:val="single" w:color="000000" w:sz="4" w:space="0"/>
              <w:right w:val="single" w:color="000000" w:sz="4" w:space="0"/>
            </w:tcBorders>
          </w:tcPr>
          <w:p w:rsidR="005101CF" w:rsidRDefault="005101CF" w14:paraId="3C3A2192" w14:textId="77777777">
            <w:pPr>
              <w:spacing w:after="160" w:line="259" w:lineRule="auto"/>
              <w:ind w:left="0" w:right="0" w:firstLine="0"/>
              <w:jc w:val="left"/>
            </w:pPr>
          </w:p>
        </w:tc>
      </w:tr>
      <w:tr w:rsidR="005101CF" w14:paraId="6D8FE9F1" w14:textId="77777777">
        <w:trPr>
          <w:trHeight w:val="535"/>
        </w:trPr>
        <w:tc>
          <w:tcPr>
            <w:tcW w:w="3996" w:type="dxa"/>
            <w:tcBorders>
              <w:top w:val="single" w:color="000000" w:sz="4" w:space="0"/>
              <w:left w:val="single" w:color="000000" w:sz="4" w:space="0"/>
              <w:bottom w:val="single" w:color="000000" w:sz="4" w:space="0"/>
              <w:right w:val="single" w:color="000000" w:sz="4" w:space="0"/>
            </w:tcBorders>
          </w:tcPr>
          <w:p w:rsidR="005101CF" w:rsidRDefault="00A626AB" w14:paraId="71772A4A" w14:textId="77777777">
            <w:pPr>
              <w:spacing w:after="0" w:line="259" w:lineRule="auto"/>
              <w:ind w:left="2" w:right="0" w:firstLine="0"/>
              <w:jc w:val="left"/>
            </w:pPr>
            <w:r>
              <w:t xml:space="preserve">Cria: </w:t>
            </w:r>
          </w:p>
        </w:tc>
        <w:tc>
          <w:tcPr>
            <w:tcW w:w="3998" w:type="dxa"/>
            <w:tcBorders>
              <w:top w:val="single" w:color="000000" w:sz="4" w:space="0"/>
              <w:left w:val="single" w:color="000000" w:sz="4" w:space="0"/>
              <w:bottom w:val="single" w:color="000000" w:sz="4" w:space="0"/>
              <w:right w:val="single" w:color="000000" w:sz="4" w:space="0"/>
            </w:tcBorders>
          </w:tcPr>
          <w:p w:rsidR="005101CF" w:rsidRDefault="00A626AB" w14:paraId="039E5E2F" w14:textId="77777777">
            <w:pPr>
              <w:spacing w:after="0" w:line="259" w:lineRule="auto"/>
              <w:ind w:left="0" w:right="0" w:firstLine="0"/>
              <w:jc w:val="left"/>
            </w:pPr>
            <w:r>
              <w:t>Quantos:</w:t>
            </w:r>
          </w:p>
        </w:tc>
      </w:tr>
      <w:tr w:rsidR="005101CF" w14:paraId="4E3E28B2" w14:textId="77777777">
        <w:trPr>
          <w:trHeight w:val="535"/>
        </w:trPr>
        <w:tc>
          <w:tcPr>
            <w:tcW w:w="3996" w:type="dxa"/>
            <w:tcBorders>
              <w:top w:val="single" w:color="000000" w:sz="4" w:space="0"/>
              <w:left w:val="single" w:color="000000" w:sz="4" w:space="0"/>
              <w:bottom w:val="single" w:color="000000" w:sz="4" w:space="0"/>
              <w:right w:val="single" w:color="000000" w:sz="4" w:space="0"/>
            </w:tcBorders>
          </w:tcPr>
          <w:p w:rsidR="005101CF" w:rsidRDefault="00A626AB" w14:paraId="450EBD95" w14:textId="77777777">
            <w:pPr>
              <w:spacing w:after="0" w:line="259" w:lineRule="auto"/>
              <w:ind w:left="2" w:right="0" w:firstLine="0"/>
              <w:jc w:val="left"/>
            </w:pPr>
            <w:r>
              <w:t xml:space="preserve">Reduz:  </w:t>
            </w:r>
          </w:p>
        </w:tc>
        <w:tc>
          <w:tcPr>
            <w:tcW w:w="3998" w:type="dxa"/>
            <w:tcBorders>
              <w:top w:val="single" w:color="000000" w:sz="4" w:space="0"/>
              <w:left w:val="single" w:color="000000" w:sz="4" w:space="0"/>
              <w:bottom w:val="single" w:color="000000" w:sz="4" w:space="0"/>
              <w:right w:val="single" w:color="000000" w:sz="4" w:space="0"/>
            </w:tcBorders>
          </w:tcPr>
          <w:p w:rsidR="005101CF" w:rsidRDefault="00A626AB" w14:paraId="618BE0DB" w14:textId="77777777">
            <w:pPr>
              <w:spacing w:after="0" w:line="259" w:lineRule="auto"/>
              <w:ind w:left="1" w:right="0" w:firstLine="0"/>
              <w:jc w:val="left"/>
            </w:pPr>
            <w:r>
              <w:t>Quantos:</w:t>
            </w:r>
          </w:p>
        </w:tc>
      </w:tr>
    </w:tbl>
    <w:p w:rsidR="005101CF" w:rsidRDefault="00A626AB" w14:paraId="41AC0729" w14:textId="77777777">
      <w:pPr>
        <w:spacing w:after="291" w:line="259" w:lineRule="auto"/>
        <w:ind w:left="142" w:right="0" w:firstLine="0"/>
        <w:jc w:val="left"/>
      </w:pPr>
      <w:r>
        <w:t xml:space="preserve"> </w:t>
      </w:r>
    </w:p>
    <w:p w:rsidR="005101CF" w:rsidRDefault="00A626AB" w14:paraId="7F9B8935" w14:textId="77777777">
      <w:pPr>
        <w:numPr>
          <w:ilvl w:val="0"/>
          <w:numId w:val="162"/>
        </w:numPr>
        <w:spacing w:after="0" w:line="259" w:lineRule="auto"/>
        <w:ind w:right="136" w:hanging="360"/>
      </w:pPr>
      <w:r>
        <w:t xml:space="preserve">Taxas: o projecto cria, mantém ou reduz o número de taxas existente? </w:t>
      </w:r>
    </w:p>
    <w:tbl>
      <w:tblPr>
        <w:tblStyle w:val="TableGrid"/>
        <w:tblW w:w="7994" w:type="dxa"/>
        <w:tblInd w:w="754" w:type="dxa"/>
        <w:tblCellMar>
          <w:top w:w="53" w:type="dxa"/>
          <w:left w:w="106" w:type="dxa"/>
          <w:right w:w="115" w:type="dxa"/>
        </w:tblCellMar>
        <w:tblLook w:val="04A0" w:firstRow="1" w:lastRow="0" w:firstColumn="1" w:lastColumn="0" w:noHBand="0" w:noVBand="1"/>
      </w:tblPr>
      <w:tblGrid>
        <w:gridCol w:w="3996"/>
        <w:gridCol w:w="3998"/>
      </w:tblGrid>
      <w:tr w:rsidR="005101CF" w14:paraId="16B27ABA" w14:textId="77777777">
        <w:trPr>
          <w:trHeight w:val="535"/>
        </w:trPr>
        <w:tc>
          <w:tcPr>
            <w:tcW w:w="3996" w:type="dxa"/>
            <w:tcBorders>
              <w:top w:val="single" w:color="000000" w:sz="4" w:space="0"/>
              <w:left w:val="single" w:color="000000" w:sz="4" w:space="0"/>
              <w:bottom w:val="single" w:color="000000" w:sz="4" w:space="0"/>
              <w:right w:val="single" w:color="000000" w:sz="4" w:space="0"/>
            </w:tcBorders>
          </w:tcPr>
          <w:p w:rsidR="005101CF" w:rsidRDefault="00A626AB" w14:paraId="0CEBA3E1" w14:textId="77777777">
            <w:pPr>
              <w:spacing w:after="0" w:line="259" w:lineRule="auto"/>
              <w:ind w:left="2" w:right="0" w:firstLine="0"/>
              <w:jc w:val="left"/>
            </w:pPr>
            <w:r>
              <w:t xml:space="preserve">Mantém:  x </w:t>
            </w:r>
          </w:p>
        </w:tc>
        <w:tc>
          <w:tcPr>
            <w:tcW w:w="3998" w:type="dxa"/>
            <w:tcBorders>
              <w:top w:val="single" w:color="000000" w:sz="4" w:space="0"/>
              <w:left w:val="single" w:color="000000" w:sz="4" w:space="0"/>
              <w:bottom w:val="single" w:color="000000" w:sz="4" w:space="0"/>
              <w:right w:val="single" w:color="000000" w:sz="4" w:space="0"/>
            </w:tcBorders>
          </w:tcPr>
          <w:p w:rsidR="005101CF" w:rsidRDefault="005101CF" w14:paraId="46FA9853" w14:textId="77777777">
            <w:pPr>
              <w:spacing w:after="160" w:line="259" w:lineRule="auto"/>
              <w:ind w:left="0" w:right="0" w:firstLine="0"/>
              <w:jc w:val="left"/>
            </w:pPr>
          </w:p>
        </w:tc>
      </w:tr>
      <w:tr w:rsidR="005101CF" w14:paraId="09A7D1E5" w14:textId="77777777">
        <w:trPr>
          <w:trHeight w:val="535"/>
        </w:trPr>
        <w:tc>
          <w:tcPr>
            <w:tcW w:w="3996" w:type="dxa"/>
            <w:tcBorders>
              <w:top w:val="single" w:color="000000" w:sz="4" w:space="0"/>
              <w:left w:val="single" w:color="000000" w:sz="4" w:space="0"/>
              <w:bottom w:val="single" w:color="000000" w:sz="4" w:space="0"/>
              <w:right w:val="single" w:color="000000" w:sz="4" w:space="0"/>
            </w:tcBorders>
          </w:tcPr>
          <w:p w:rsidR="005101CF" w:rsidRDefault="00A626AB" w14:paraId="581AEB7D" w14:textId="77777777">
            <w:pPr>
              <w:spacing w:after="0" w:line="259" w:lineRule="auto"/>
              <w:ind w:left="2" w:right="0" w:firstLine="0"/>
              <w:jc w:val="left"/>
            </w:pPr>
            <w:r>
              <w:t xml:space="preserve">Cria: </w:t>
            </w:r>
          </w:p>
        </w:tc>
        <w:tc>
          <w:tcPr>
            <w:tcW w:w="3998" w:type="dxa"/>
            <w:tcBorders>
              <w:top w:val="single" w:color="000000" w:sz="4" w:space="0"/>
              <w:left w:val="single" w:color="000000" w:sz="4" w:space="0"/>
              <w:bottom w:val="single" w:color="000000" w:sz="4" w:space="0"/>
              <w:right w:val="single" w:color="000000" w:sz="4" w:space="0"/>
            </w:tcBorders>
          </w:tcPr>
          <w:p w:rsidR="005101CF" w:rsidRDefault="00A626AB" w14:paraId="1BC903E9" w14:textId="77777777">
            <w:pPr>
              <w:spacing w:after="0" w:line="259" w:lineRule="auto"/>
              <w:ind w:left="0" w:right="0" w:firstLine="0"/>
              <w:jc w:val="left"/>
            </w:pPr>
            <w:r>
              <w:t>Quantos:</w:t>
            </w:r>
          </w:p>
        </w:tc>
      </w:tr>
      <w:tr w:rsidR="005101CF" w14:paraId="3AF94B12" w14:textId="77777777">
        <w:trPr>
          <w:trHeight w:val="535"/>
        </w:trPr>
        <w:tc>
          <w:tcPr>
            <w:tcW w:w="3996" w:type="dxa"/>
            <w:tcBorders>
              <w:top w:val="single" w:color="000000" w:sz="4" w:space="0"/>
              <w:left w:val="single" w:color="000000" w:sz="4" w:space="0"/>
              <w:bottom w:val="single" w:color="000000" w:sz="4" w:space="0"/>
              <w:right w:val="single" w:color="000000" w:sz="4" w:space="0"/>
            </w:tcBorders>
          </w:tcPr>
          <w:p w:rsidR="005101CF" w:rsidRDefault="00A626AB" w14:paraId="062C0647" w14:textId="77777777">
            <w:pPr>
              <w:spacing w:after="0" w:line="259" w:lineRule="auto"/>
              <w:ind w:left="2" w:right="0" w:firstLine="0"/>
              <w:jc w:val="left"/>
            </w:pPr>
            <w:r>
              <w:t xml:space="preserve">Reduz:  </w:t>
            </w:r>
          </w:p>
        </w:tc>
        <w:tc>
          <w:tcPr>
            <w:tcW w:w="3998" w:type="dxa"/>
            <w:tcBorders>
              <w:top w:val="single" w:color="000000" w:sz="4" w:space="0"/>
              <w:left w:val="single" w:color="000000" w:sz="4" w:space="0"/>
              <w:bottom w:val="single" w:color="000000" w:sz="4" w:space="0"/>
              <w:right w:val="single" w:color="000000" w:sz="4" w:space="0"/>
            </w:tcBorders>
          </w:tcPr>
          <w:p w:rsidR="005101CF" w:rsidRDefault="00A626AB" w14:paraId="61F97B3A" w14:textId="77777777">
            <w:pPr>
              <w:spacing w:after="0" w:line="259" w:lineRule="auto"/>
              <w:ind w:left="1" w:right="0" w:firstLine="0"/>
              <w:jc w:val="left"/>
            </w:pPr>
            <w:r>
              <w:t>Quantos:</w:t>
            </w:r>
          </w:p>
        </w:tc>
      </w:tr>
    </w:tbl>
    <w:p w:rsidR="005101CF" w:rsidRDefault="00A626AB" w14:paraId="08C1B3B4" w14:textId="77777777">
      <w:pPr>
        <w:spacing w:after="290" w:line="259" w:lineRule="auto"/>
        <w:ind w:left="1558" w:right="0" w:firstLine="0"/>
        <w:jc w:val="left"/>
      </w:pPr>
      <w:r>
        <w:t xml:space="preserve"> </w:t>
      </w:r>
    </w:p>
    <w:p w:rsidR="005101CF" w:rsidRDefault="00A626AB" w14:paraId="0A17C2C8" w14:textId="77777777">
      <w:pPr>
        <w:numPr>
          <w:ilvl w:val="0"/>
          <w:numId w:val="162"/>
        </w:numPr>
        <w:spacing w:after="0" w:line="259" w:lineRule="auto"/>
        <w:ind w:right="136" w:hanging="360"/>
      </w:pPr>
      <w:r>
        <w:t xml:space="preserve">Receita pública: o projecto mantém, aumenta ou reduz receita pública? </w:t>
      </w:r>
    </w:p>
    <w:tbl>
      <w:tblPr>
        <w:tblStyle w:val="TableGrid"/>
        <w:tblW w:w="7994" w:type="dxa"/>
        <w:tblInd w:w="754" w:type="dxa"/>
        <w:tblCellMar>
          <w:top w:w="53" w:type="dxa"/>
          <w:left w:w="107" w:type="dxa"/>
          <w:right w:w="115" w:type="dxa"/>
        </w:tblCellMar>
        <w:tblLook w:val="04A0" w:firstRow="1" w:lastRow="0" w:firstColumn="1" w:lastColumn="0" w:noHBand="0" w:noVBand="1"/>
      </w:tblPr>
      <w:tblGrid>
        <w:gridCol w:w="4006"/>
        <w:gridCol w:w="3988"/>
      </w:tblGrid>
      <w:tr w:rsidR="005101CF" w14:paraId="45758749" w14:textId="77777777">
        <w:trPr>
          <w:trHeight w:val="535"/>
        </w:trPr>
        <w:tc>
          <w:tcPr>
            <w:tcW w:w="4006" w:type="dxa"/>
            <w:tcBorders>
              <w:top w:val="single" w:color="000000" w:sz="4" w:space="0"/>
              <w:left w:val="single" w:color="000000" w:sz="4" w:space="0"/>
              <w:bottom w:val="single" w:color="000000" w:sz="4" w:space="0"/>
              <w:right w:val="single" w:color="000000" w:sz="4" w:space="0"/>
            </w:tcBorders>
          </w:tcPr>
          <w:p w:rsidR="005101CF" w:rsidRDefault="00A626AB" w14:paraId="4C982396" w14:textId="77777777">
            <w:pPr>
              <w:spacing w:after="0" w:line="259" w:lineRule="auto"/>
              <w:ind w:left="1" w:right="0" w:firstLine="0"/>
              <w:jc w:val="left"/>
            </w:pPr>
            <w:r>
              <w:t xml:space="preserve">Mantém:  x </w:t>
            </w:r>
          </w:p>
        </w:tc>
        <w:tc>
          <w:tcPr>
            <w:tcW w:w="3989" w:type="dxa"/>
            <w:tcBorders>
              <w:top w:val="single" w:color="000000" w:sz="4" w:space="0"/>
              <w:left w:val="single" w:color="000000" w:sz="4" w:space="0"/>
              <w:bottom w:val="single" w:color="000000" w:sz="4" w:space="0"/>
              <w:right w:val="single" w:color="000000" w:sz="4" w:space="0"/>
            </w:tcBorders>
          </w:tcPr>
          <w:p w:rsidR="005101CF" w:rsidRDefault="005101CF" w14:paraId="0399FC6D" w14:textId="77777777">
            <w:pPr>
              <w:spacing w:after="160" w:line="259" w:lineRule="auto"/>
              <w:ind w:left="0" w:right="0" w:firstLine="0"/>
              <w:jc w:val="left"/>
            </w:pPr>
          </w:p>
        </w:tc>
      </w:tr>
      <w:tr w:rsidR="005101CF" w14:paraId="71BF57A9" w14:textId="77777777">
        <w:trPr>
          <w:trHeight w:val="535"/>
        </w:trPr>
        <w:tc>
          <w:tcPr>
            <w:tcW w:w="4006" w:type="dxa"/>
            <w:tcBorders>
              <w:top w:val="single" w:color="000000" w:sz="4" w:space="0"/>
              <w:left w:val="single" w:color="000000" w:sz="4" w:space="0"/>
              <w:bottom w:val="single" w:color="000000" w:sz="4" w:space="0"/>
              <w:right w:val="single" w:color="000000" w:sz="4" w:space="0"/>
            </w:tcBorders>
          </w:tcPr>
          <w:p w:rsidR="005101CF" w:rsidRDefault="00A626AB" w14:paraId="48D3E35F" w14:textId="77777777">
            <w:pPr>
              <w:spacing w:after="0" w:line="259" w:lineRule="auto"/>
              <w:ind w:left="1" w:right="0" w:firstLine="0"/>
              <w:jc w:val="left"/>
            </w:pPr>
            <w:r>
              <w:t xml:space="preserve">Aumenta </w:t>
            </w:r>
          </w:p>
        </w:tc>
        <w:tc>
          <w:tcPr>
            <w:tcW w:w="3989" w:type="dxa"/>
            <w:tcBorders>
              <w:top w:val="single" w:color="000000" w:sz="4" w:space="0"/>
              <w:left w:val="single" w:color="000000" w:sz="4" w:space="0"/>
              <w:bottom w:val="single" w:color="000000" w:sz="4" w:space="0"/>
              <w:right w:val="single" w:color="000000" w:sz="4" w:space="0"/>
            </w:tcBorders>
          </w:tcPr>
          <w:p w:rsidR="005101CF" w:rsidRDefault="00A626AB" w14:paraId="03C683EA" w14:textId="77777777">
            <w:pPr>
              <w:spacing w:after="0" w:line="259" w:lineRule="auto"/>
              <w:ind w:left="0" w:right="0" w:firstLine="0"/>
              <w:jc w:val="left"/>
            </w:pPr>
            <w:r>
              <w:t>Referir quanto:</w:t>
            </w:r>
          </w:p>
        </w:tc>
      </w:tr>
      <w:tr w:rsidR="005101CF" w14:paraId="1D65CA8E" w14:textId="77777777">
        <w:trPr>
          <w:trHeight w:val="535"/>
        </w:trPr>
        <w:tc>
          <w:tcPr>
            <w:tcW w:w="4006" w:type="dxa"/>
            <w:tcBorders>
              <w:top w:val="single" w:color="000000" w:sz="4" w:space="0"/>
              <w:left w:val="single" w:color="000000" w:sz="4" w:space="0"/>
              <w:bottom w:val="single" w:color="000000" w:sz="4" w:space="0"/>
              <w:right w:val="single" w:color="000000" w:sz="4" w:space="0"/>
            </w:tcBorders>
          </w:tcPr>
          <w:p w:rsidR="005101CF" w:rsidRDefault="00A626AB" w14:paraId="5492DC50" w14:textId="77777777">
            <w:pPr>
              <w:spacing w:after="0" w:line="259" w:lineRule="auto"/>
              <w:ind w:left="1" w:right="0" w:firstLine="0"/>
              <w:jc w:val="left"/>
            </w:pPr>
            <w:r>
              <w:t xml:space="preserve">Reduz:  </w:t>
            </w:r>
          </w:p>
        </w:tc>
        <w:tc>
          <w:tcPr>
            <w:tcW w:w="3989" w:type="dxa"/>
            <w:tcBorders>
              <w:top w:val="single" w:color="000000" w:sz="4" w:space="0"/>
              <w:left w:val="single" w:color="000000" w:sz="4" w:space="0"/>
              <w:bottom w:val="single" w:color="000000" w:sz="4" w:space="0"/>
              <w:right w:val="single" w:color="000000" w:sz="4" w:space="0"/>
            </w:tcBorders>
          </w:tcPr>
          <w:p w:rsidR="005101CF" w:rsidRDefault="00A626AB" w14:paraId="211AD4E3" w14:textId="77777777">
            <w:pPr>
              <w:spacing w:after="0" w:line="259" w:lineRule="auto"/>
              <w:ind w:left="0" w:right="0" w:firstLine="0"/>
              <w:jc w:val="left"/>
            </w:pPr>
            <w:r>
              <w:t>Referir quanto:</w:t>
            </w:r>
          </w:p>
        </w:tc>
      </w:tr>
    </w:tbl>
    <w:p w:rsidR="005101CF" w:rsidRDefault="00A626AB" w14:paraId="65186501" w14:textId="65196F29">
      <w:pPr>
        <w:pStyle w:val="Ttulo2"/>
        <w:tabs>
          <w:tab w:val="center" w:pos="2965"/>
          <w:tab w:val="center" w:pos="5009"/>
          <w:tab w:val="center" w:pos="6379"/>
        </w:tabs>
        <w:ind w:left="0" w:right="0" w:firstLine="0"/>
        <w:jc w:val="left"/>
      </w:pPr>
      <w:r>
        <w:rPr>
          <w:rFonts w:ascii="Calibri" w:hAnsi="Calibri" w:eastAsia="Calibri" w:cs="Calibri"/>
          <w:sz w:val="22"/>
        </w:rPr>
        <w:tab/>
      </w:r>
      <w:r>
        <w:rPr>
          <w:rFonts w:ascii="Cambria" w:hAnsi="Cambria" w:eastAsia="Cambria" w:cs="Cambria"/>
          <w:sz w:val="32"/>
        </w:rPr>
        <w:tab/>
      </w:r>
    </w:p>
    <w:p w:rsidR="005101CF" w:rsidRDefault="00A626AB" w14:paraId="73E7B2C6" w14:textId="77777777">
      <w:pPr>
        <w:spacing w:after="211" w:line="259" w:lineRule="auto"/>
        <w:ind w:left="142" w:right="0" w:firstLine="0"/>
        <w:jc w:val="left"/>
      </w:pPr>
      <w:r>
        <w:rPr>
          <w:rFonts w:ascii="Cambria" w:hAnsi="Cambria" w:eastAsia="Cambria" w:cs="Cambria"/>
        </w:rPr>
        <w:tab/>
      </w:r>
    </w:p>
    <w:p w:rsidR="005101CF" w:rsidRDefault="00A626AB" w14:paraId="1AC246D9" w14:textId="77777777">
      <w:pPr>
        <w:numPr>
          <w:ilvl w:val="0"/>
          <w:numId w:val="163"/>
        </w:numPr>
        <w:spacing w:after="0" w:line="259" w:lineRule="auto"/>
        <w:ind w:right="136" w:hanging="360"/>
      </w:pPr>
      <w:r>
        <w:t xml:space="preserve">Despesa pública: o projecto mantém, aumenta ou reduz a despesa pública? </w:t>
      </w:r>
    </w:p>
    <w:tbl>
      <w:tblPr>
        <w:tblStyle w:val="TableGrid"/>
        <w:tblW w:w="7994" w:type="dxa"/>
        <w:tblInd w:w="754" w:type="dxa"/>
        <w:tblCellMar>
          <w:top w:w="53" w:type="dxa"/>
          <w:left w:w="107" w:type="dxa"/>
          <w:right w:w="115" w:type="dxa"/>
        </w:tblCellMar>
        <w:tblLook w:val="04A0" w:firstRow="1" w:lastRow="0" w:firstColumn="1" w:lastColumn="0" w:noHBand="0" w:noVBand="1"/>
      </w:tblPr>
      <w:tblGrid>
        <w:gridCol w:w="4006"/>
        <w:gridCol w:w="3988"/>
      </w:tblGrid>
      <w:tr w:rsidR="005101CF" w14:paraId="12BFFACB" w14:textId="77777777">
        <w:trPr>
          <w:trHeight w:val="535"/>
        </w:trPr>
        <w:tc>
          <w:tcPr>
            <w:tcW w:w="4006" w:type="dxa"/>
            <w:tcBorders>
              <w:top w:val="single" w:color="000000" w:sz="4" w:space="0"/>
              <w:left w:val="single" w:color="000000" w:sz="4" w:space="0"/>
              <w:bottom w:val="single" w:color="000000" w:sz="4" w:space="0"/>
              <w:right w:val="single" w:color="000000" w:sz="4" w:space="0"/>
            </w:tcBorders>
          </w:tcPr>
          <w:p w:rsidR="005101CF" w:rsidRDefault="00A626AB" w14:paraId="2A24C27C" w14:textId="77777777">
            <w:pPr>
              <w:spacing w:after="0" w:line="259" w:lineRule="auto"/>
              <w:ind w:left="1" w:right="0" w:firstLine="0"/>
              <w:jc w:val="left"/>
            </w:pPr>
            <w:r>
              <w:t xml:space="preserve">Mantém:  x </w:t>
            </w:r>
          </w:p>
        </w:tc>
        <w:tc>
          <w:tcPr>
            <w:tcW w:w="3989" w:type="dxa"/>
            <w:tcBorders>
              <w:top w:val="single" w:color="000000" w:sz="4" w:space="0"/>
              <w:left w:val="single" w:color="000000" w:sz="4" w:space="0"/>
              <w:bottom w:val="single" w:color="000000" w:sz="4" w:space="0"/>
              <w:right w:val="single" w:color="000000" w:sz="4" w:space="0"/>
            </w:tcBorders>
          </w:tcPr>
          <w:p w:rsidR="005101CF" w:rsidRDefault="005101CF" w14:paraId="5F45C5BE" w14:textId="77777777">
            <w:pPr>
              <w:spacing w:after="160" w:line="259" w:lineRule="auto"/>
              <w:ind w:left="0" w:right="0" w:firstLine="0"/>
              <w:jc w:val="left"/>
            </w:pPr>
          </w:p>
        </w:tc>
      </w:tr>
      <w:tr w:rsidR="005101CF" w14:paraId="3A5034F7" w14:textId="77777777">
        <w:trPr>
          <w:trHeight w:val="535"/>
        </w:trPr>
        <w:tc>
          <w:tcPr>
            <w:tcW w:w="4006" w:type="dxa"/>
            <w:tcBorders>
              <w:top w:val="single" w:color="000000" w:sz="4" w:space="0"/>
              <w:left w:val="single" w:color="000000" w:sz="4" w:space="0"/>
              <w:bottom w:val="single" w:color="000000" w:sz="4" w:space="0"/>
              <w:right w:val="single" w:color="000000" w:sz="4" w:space="0"/>
            </w:tcBorders>
          </w:tcPr>
          <w:p w:rsidR="005101CF" w:rsidRDefault="00A626AB" w14:paraId="6A04FF62" w14:textId="77777777">
            <w:pPr>
              <w:spacing w:after="0" w:line="259" w:lineRule="auto"/>
              <w:ind w:left="1" w:right="0" w:firstLine="0"/>
              <w:jc w:val="left"/>
            </w:pPr>
            <w:r>
              <w:t xml:space="preserve">Aumenta </w:t>
            </w:r>
          </w:p>
        </w:tc>
        <w:tc>
          <w:tcPr>
            <w:tcW w:w="3989" w:type="dxa"/>
            <w:tcBorders>
              <w:top w:val="single" w:color="000000" w:sz="4" w:space="0"/>
              <w:left w:val="single" w:color="000000" w:sz="4" w:space="0"/>
              <w:bottom w:val="single" w:color="000000" w:sz="4" w:space="0"/>
              <w:right w:val="single" w:color="000000" w:sz="4" w:space="0"/>
            </w:tcBorders>
          </w:tcPr>
          <w:p w:rsidR="005101CF" w:rsidRDefault="00A626AB" w14:paraId="5CC630EF" w14:textId="77777777">
            <w:pPr>
              <w:spacing w:after="0" w:line="259" w:lineRule="auto"/>
              <w:ind w:left="0" w:right="0" w:firstLine="0"/>
              <w:jc w:val="left"/>
            </w:pPr>
            <w:r>
              <w:t>Referir quanto:</w:t>
            </w:r>
          </w:p>
        </w:tc>
      </w:tr>
      <w:tr w:rsidR="005101CF" w14:paraId="06528818" w14:textId="77777777">
        <w:trPr>
          <w:trHeight w:val="535"/>
        </w:trPr>
        <w:tc>
          <w:tcPr>
            <w:tcW w:w="4006" w:type="dxa"/>
            <w:tcBorders>
              <w:top w:val="single" w:color="000000" w:sz="4" w:space="0"/>
              <w:left w:val="single" w:color="000000" w:sz="4" w:space="0"/>
              <w:bottom w:val="single" w:color="000000" w:sz="4" w:space="0"/>
              <w:right w:val="single" w:color="000000" w:sz="4" w:space="0"/>
            </w:tcBorders>
          </w:tcPr>
          <w:p w:rsidR="005101CF" w:rsidRDefault="00A626AB" w14:paraId="320CB00A" w14:textId="77777777">
            <w:pPr>
              <w:spacing w:after="0" w:line="259" w:lineRule="auto"/>
              <w:ind w:left="1" w:right="0" w:firstLine="0"/>
              <w:jc w:val="left"/>
            </w:pPr>
            <w:r>
              <w:t xml:space="preserve">Reduz:  </w:t>
            </w:r>
          </w:p>
        </w:tc>
        <w:tc>
          <w:tcPr>
            <w:tcW w:w="3989" w:type="dxa"/>
            <w:tcBorders>
              <w:top w:val="single" w:color="000000" w:sz="4" w:space="0"/>
              <w:left w:val="single" w:color="000000" w:sz="4" w:space="0"/>
              <w:bottom w:val="single" w:color="000000" w:sz="4" w:space="0"/>
              <w:right w:val="single" w:color="000000" w:sz="4" w:space="0"/>
            </w:tcBorders>
          </w:tcPr>
          <w:p w:rsidR="005101CF" w:rsidRDefault="00A626AB" w14:paraId="2BCA2DFA" w14:textId="77777777">
            <w:pPr>
              <w:spacing w:after="0" w:line="259" w:lineRule="auto"/>
              <w:ind w:left="0" w:right="0" w:firstLine="0"/>
              <w:jc w:val="left"/>
            </w:pPr>
            <w:r>
              <w:t>Referir quanto:</w:t>
            </w:r>
          </w:p>
        </w:tc>
      </w:tr>
    </w:tbl>
    <w:p w:rsidR="005101CF" w:rsidRDefault="00A626AB" w14:paraId="273BC402" w14:textId="77777777">
      <w:pPr>
        <w:spacing w:after="290" w:line="259" w:lineRule="auto"/>
        <w:ind w:left="142" w:right="0" w:firstLine="0"/>
        <w:jc w:val="left"/>
      </w:pPr>
      <w:r>
        <w:t xml:space="preserve"> </w:t>
      </w:r>
    </w:p>
    <w:p w:rsidR="005101CF" w:rsidRDefault="00A626AB" w14:paraId="3ADB388C" w14:textId="77777777">
      <w:pPr>
        <w:numPr>
          <w:ilvl w:val="0"/>
          <w:numId w:val="163"/>
        </w:numPr>
        <w:spacing w:after="0" w:line="259" w:lineRule="auto"/>
        <w:ind w:right="136" w:hanging="360"/>
      </w:pPr>
      <w:r>
        <w:t xml:space="preserve">Recursos humanos: o projecto implica manutenção, aumento ou redução de recursos humanos? </w:t>
      </w:r>
    </w:p>
    <w:tbl>
      <w:tblPr>
        <w:tblStyle w:val="TableGrid"/>
        <w:tblW w:w="7994" w:type="dxa"/>
        <w:tblInd w:w="754" w:type="dxa"/>
        <w:tblCellMar>
          <w:top w:w="53" w:type="dxa"/>
          <w:left w:w="107" w:type="dxa"/>
          <w:right w:w="115" w:type="dxa"/>
        </w:tblCellMar>
        <w:tblLook w:val="04A0" w:firstRow="1" w:lastRow="0" w:firstColumn="1" w:lastColumn="0" w:noHBand="0" w:noVBand="1"/>
      </w:tblPr>
      <w:tblGrid>
        <w:gridCol w:w="3997"/>
        <w:gridCol w:w="3997"/>
      </w:tblGrid>
      <w:tr w:rsidR="005101CF" w14:paraId="73640C60" w14:textId="77777777">
        <w:trPr>
          <w:trHeight w:val="535"/>
        </w:trPr>
        <w:tc>
          <w:tcPr>
            <w:tcW w:w="3997" w:type="dxa"/>
            <w:tcBorders>
              <w:top w:val="single" w:color="000000" w:sz="4" w:space="0"/>
              <w:left w:val="single" w:color="000000" w:sz="4" w:space="0"/>
              <w:bottom w:val="single" w:color="000000" w:sz="4" w:space="0"/>
              <w:right w:val="single" w:color="000000" w:sz="4" w:space="0"/>
            </w:tcBorders>
          </w:tcPr>
          <w:p w:rsidR="005101CF" w:rsidRDefault="00A626AB" w14:paraId="07153911" w14:textId="77777777">
            <w:pPr>
              <w:spacing w:after="0" w:line="259" w:lineRule="auto"/>
              <w:ind w:left="1" w:right="0" w:firstLine="0"/>
              <w:jc w:val="left"/>
            </w:pPr>
            <w:r>
              <w:t xml:space="preserve">Mantém:  x </w:t>
            </w:r>
          </w:p>
        </w:tc>
        <w:tc>
          <w:tcPr>
            <w:tcW w:w="3997" w:type="dxa"/>
            <w:tcBorders>
              <w:top w:val="single" w:color="000000" w:sz="4" w:space="0"/>
              <w:left w:val="single" w:color="000000" w:sz="4" w:space="0"/>
              <w:bottom w:val="single" w:color="000000" w:sz="4" w:space="0"/>
              <w:right w:val="single" w:color="000000" w:sz="4" w:space="0"/>
            </w:tcBorders>
          </w:tcPr>
          <w:p w:rsidR="005101CF" w:rsidRDefault="005101CF" w14:paraId="543AEB5C" w14:textId="77777777">
            <w:pPr>
              <w:spacing w:after="160" w:line="259" w:lineRule="auto"/>
              <w:ind w:left="0" w:right="0" w:firstLine="0"/>
              <w:jc w:val="left"/>
            </w:pPr>
          </w:p>
        </w:tc>
      </w:tr>
      <w:tr w:rsidR="005101CF" w14:paraId="775FCA26" w14:textId="77777777">
        <w:trPr>
          <w:trHeight w:val="535"/>
        </w:trPr>
        <w:tc>
          <w:tcPr>
            <w:tcW w:w="3997" w:type="dxa"/>
            <w:tcBorders>
              <w:top w:val="single" w:color="000000" w:sz="4" w:space="0"/>
              <w:left w:val="single" w:color="000000" w:sz="4" w:space="0"/>
              <w:bottom w:val="single" w:color="000000" w:sz="4" w:space="0"/>
              <w:right w:val="single" w:color="000000" w:sz="4" w:space="0"/>
            </w:tcBorders>
          </w:tcPr>
          <w:p w:rsidR="005101CF" w:rsidRDefault="00A626AB" w14:paraId="603BA48D" w14:textId="77777777">
            <w:pPr>
              <w:spacing w:after="0" w:line="259" w:lineRule="auto"/>
              <w:ind w:left="1" w:right="0" w:firstLine="0"/>
              <w:jc w:val="left"/>
            </w:pPr>
            <w:r>
              <w:t xml:space="preserve">Aumenta </w:t>
            </w:r>
          </w:p>
        </w:tc>
        <w:tc>
          <w:tcPr>
            <w:tcW w:w="3997" w:type="dxa"/>
            <w:tcBorders>
              <w:top w:val="single" w:color="000000" w:sz="4" w:space="0"/>
              <w:left w:val="single" w:color="000000" w:sz="4" w:space="0"/>
              <w:bottom w:val="single" w:color="000000" w:sz="4" w:space="0"/>
              <w:right w:val="single" w:color="000000" w:sz="4" w:space="0"/>
            </w:tcBorders>
          </w:tcPr>
          <w:p w:rsidR="005101CF" w:rsidRDefault="00A626AB" w14:paraId="6B24A1CB" w14:textId="77777777">
            <w:pPr>
              <w:spacing w:after="0" w:line="259" w:lineRule="auto"/>
              <w:ind w:left="0" w:right="0" w:firstLine="0"/>
              <w:jc w:val="left"/>
            </w:pPr>
            <w:r>
              <w:t>Quantos:</w:t>
            </w:r>
          </w:p>
        </w:tc>
      </w:tr>
      <w:tr w:rsidR="005101CF" w14:paraId="31D1BCE2" w14:textId="77777777">
        <w:trPr>
          <w:trHeight w:val="535"/>
        </w:trPr>
        <w:tc>
          <w:tcPr>
            <w:tcW w:w="3997" w:type="dxa"/>
            <w:tcBorders>
              <w:top w:val="single" w:color="000000" w:sz="4" w:space="0"/>
              <w:left w:val="single" w:color="000000" w:sz="4" w:space="0"/>
              <w:bottom w:val="single" w:color="000000" w:sz="4" w:space="0"/>
              <w:right w:val="single" w:color="000000" w:sz="4" w:space="0"/>
            </w:tcBorders>
          </w:tcPr>
          <w:p w:rsidR="005101CF" w:rsidRDefault="00A626AB" w14:paraId="30DB191A" w14:textId="77777777">
            <w:pPr>
              <w:spacing w:after="0" w:line="259" w:lineRule="auto"/>
              <w:ind w:left="1" w:right="0" w:firstLine="0"/>
              <w:jc w:val="left"/>
            </w:pPr>
            <w:r>
              <w:t xml:space="preserve">Reduz:  </w:t>
            </w:r>
          </w:p>
        </w:tc>
        <w:tc>
          <w:tcPr>
            <w:tcW w:w="3997" w:type="dxa"/>
            <w:tcBorders>
              <w:top w:val="single" w:color="000000" w:sz="4" w:space="0"/>
              <w:left w:val="single" w:color="000000" w:sz="4" w:space="0"/>
              <w:bottom w:val="single" w:color="000000" w:sz="4" w:space="0"/>
              <w:right w:val="single" w:color="000000" w:sz="4" w:space="0"/>
            </w:tcBorders>
          </w:tcPr>
          <w:p w:rsidR="005101CF" w:rsidRDefault="00A626AB" w14:paraId="605ED9AD" w14:textId="77777777">
            <w:pPr>
              <w:spacing w:after="0" w:line="259" w:lineRule="auto"/>
              <w:ind w:left="0" w:right="0" w:firstLine="0"/>
              <w:jc w:val="left"/>
            </w:pPr>
            <w:r>
              <w:t>Quantos:</w:t>
            </w:r>
          </w:p>
        </w:tc>
      </w:tr>
    </w:tbl>
    <w:p w:rsidR="005101CF" w:rsidRDefault="00A626AB" w14:paraId="5647E751" w14:textId="77777777">
      <w:pPr>
        <w:spacing w:after="291" w:line="259" w:lineRule="auto"/>
        <w:ind w:left="1558" w:right="0" w:firstLine="0"/>
        <w:jc w:val="left"/>
      </w:pPr>
      <w:r>
        <w:t xml:space="preserve"> </w:t>
      </w:r>
    </w:p>
    <w:p w:rsidR="005101CF" w:rsidRDefault="00A626AB" w14:paraId="1F81F7A1" w14:textId="77777777">
      <w:pPr>
        <w:numPr>
          <w:ilvl w:val="0"/>
          <w:numId w:val="163"/>
        </w:numPr>
        <w:spacing w:after="0" w:line="259" w:lineRule="auto"/>
        <w:ind w:right="136" w:hanging="360"/>
      </w:pPr>
      <w:r>
        <w:t xml:space="preserve">Ponderação na óptica das políticas de família e de natalidade </w:t>
      </w:r>
    </w:p>
    <w:tbl>
      <w:tblPr>
        <w:tblStyle w:val="TableGrid"/>
        <w:tblW w:w="7994" w:type="dxa"/>
        <w:tblInd w:w="754" w:type="dxa"/>
        <w:tblCellMar>
          <w:top w:w="53" w:type="dxa"/>
          <w:left w:w="108" w:type="dxa"/>
          <w:right w:w="115" w:type="dxa"/>
        </w:tblCellMar>
        <w:tblLook w:val="04A0" w:firstRow="1" w:lastRow="0" w:firstColumn="1" w:lastColumn="0" w:noHBand="0" w:noVBand="1"/>
      </w:tblPr>
      <w:tblGrid>
        <w:gridCol w:w="1230"/>
        <w:gridCol w:w="6764"/>
      </w:tblGrid>
      <w:tr w:rsidR="005101CF" w14:paraId="35541E7F" w14:textId="77777777">
        <w:trPr>
          <w:trHeight w:val="535"/>
        </w:trPr>
        <w:tc>
          <w:tcPr>
            <w:tcW w:w="1230" w:type="dxa"/>
            <w:tcBorders>
              <w:top w:val="single" w:color="000000" w:sz="4" w:space="0"/>
              <w:left w:val="single" w:color="000000" w:sz="4" w:space="0"/>
              <w:bottom w:val="single" w:color="000000" w:sz="4" w:space="0"/>
              <w:right w:val="single" w:color="000000" w:sz="4" w:space="0"/>
            </w:tcBorders>
          </w:tcPr>
          <w:p w:rsidR="005101CF" w:rsidRDefault="00A626AB" w14:paraId="58058FDD" w14:textId="77777777">
            <w:pPr>
              <w:spacing w:after="0" w:line="259" w:lineRule="auto"/>
              <w:ind w:left="0" w:right="0" w:firstLine="0"/>
              <w:jc w:val="left"/>
            </w:pPr>
            <w:r>
              <w:t xml:space="preserve">Sim:  </w:t>
            </w:r>
          </w:p>
        </w:tc>
        <w:tc>
          <w:tcPr>
            <w:tcW w:w="6764" w:type="dxa"/>
            <w:tcBorders>
              <w:top w:val="single" w:color="000000" w:sz="4" w:space="0"/>
              <w:left w:val="single" w:color="000000" w:sz="4" w:space="0"/>
              <w:bottom w:val="single" w:color="000000" w:sz="4" w:space="0"/>
              <w:right w:val="single" w:color="000000" w:sz="4" w:space="0"/>
            </w:tcBorders>
          </w:tcPr>
          <w:p w:rsidR="005101CF" w:rsidRDefault="00A626AB" w14:paraId="686CE9D9" w14:textId="77777777">
            <w:pPr>
              <w:spacing w:after="0" w:line="259" w:lineRule="auto"/>
              <w:ind w:left="0" w:right="0" w:firstLine="0"/>
              <w:jc w:val="left"/>
            </w:pPr>
            <w:r>
              <w:t xml:space="preserve">Qual: </w:t>
            </w:r>
          </w:p>
        </w:tc>
      </w:tr>
      <w:tr w:rsidR="005101CF" w14:paraId="372BD6A0" w14:textId="77777777">
        <w:trPr>
          <w:trHeight w:val="535"/>
        </w:trPr>
        <w:tc>
          <w:tcPr>
            <w:tcW w:w="1230" w:type="dxa"/>
            <w:tcBorders>
              <w:top w:val="single" w:color="000000" w:sz="4" w:space="0"/>
              <w:left w:val="single" w:color="000000" w:sz="4" w:space="0"/>
              <w:bottom w:val="single" w:color="000000" w:sz="4" w:space="0"/>
              <w:right w:val="single" w:color="000000" w:sz="4" w:space="0"/>
            </w:tcBorders>
          </w:tcPr>
          <w:p w:rsidR="005101CF" w:rsidRDefault="00A626AB" w14:paraId="7722C0DB" w14:textId="77777777">
            <w:pPr>
              <w:spacing w:after="0" w:line="259" w:lineRule="auto"/>
              <w:ind w:left="0" w:right="0" w:firstLine="0"/>
              <w:jc w:val="left"/>
            </w:pPr>
            <w:r>
              <w:t xml:space="preserve">Não </w:t>
            </w:r>
          </w:p>
        </w:tc>
        <w:tc>
          <w:tcPr>
            <w:tcW w:w="6764" w:type="dxa"/>
            <w:tcBorders>
              <w:top w:val="single" w:color="000000" w:sz="4" w:space="0"/>
              <w:left w:val="single" w:color="000000" w:sz="4" w:space="0"/>
              <w:bottom w:val="single" w:color="000000" w:sz="4" w:space="0"/>
              <w:right w:val="single" w:color="000000" w:sz="4" w:space="0"/>
            </w:tcBorders>
          </w:tcPr>
          <w:p w:rsidR="005101CF" w:rsidRDefault="00A626AB" w14:paraId="0B4D7FC8" w14:textId="77777777">
            <w:pPr>
              <w:spacing w:after="0" w:line="259" w:lineRule="auto"/>
              <w:ind w:left="0" w:right="0" w:firstLine="0"/>
              <w:jc w:val="left"/>
            </w:pPr>
            <w:r>
              <w:t xml:space="preserve">Não aplicável </w:t>
            </w:r>
          </w:p>
        </w:tc>
      </w:tr>
    </w:tbl>
    <w:p w:rsidR="005101CF" w:rsidRDefault="00A626AB" w14:paraId="27D59018" w14:textId="77777777">
      <w:pPr>
        <w:spacing w:after="232" w:line="259" w:lineRule="auto"/>
        <w:ind w:left="1558" w:right="0" w:firstLine="0"/>
        <w:jc w:val="left"/>
      </w:pPr>
      <w:r>
        <w:t xml:space="preserve"> </w:t>
      </w:r>
    </w:p>
    <w:p w:rsidR="005101CF" w:rsidRDefault="00A626AB" w14:paraId="4705A5A3" w14:textId="77777777">
      <w:pPr>
        <w:spacing w:after="0" w:line="259" w:lineRule="auto"/>
        <w:ind w:left="847" w:right="136" w:firstLine="0"/>
      </w:pPr>
      <w:r>
        <w:t xml:space="preserve">8.b  Implicações com igualdade de género </w:t>
      </w:r>
    </w:p>
    <w:tbl>
      <w:tblPr>
        <w:tblStyle w:val="TableGrid"/>
        <w:tblW w:w="7994" w:type="dxa"/>
        <w:tblInd w:w="754" w:type="dxa"/>
        <w:tblCellMar>
          <w:top w:w="53" w:type="dxa"/>
          <w:left w:w="108" w:type="dxa"/>
          <w:right w:w="115" w:type="dxa"/>
        </w:tblCellMar>
        <w:tblLook w:val="04A0" w:firstRow="1" w:lastRow="0" w:firstColumn="1" w:lastColumn="0" w:noHBand="0" w:noVBand="1"/>
      </w:tblPr>
      <w:tblGrid>
        <w:gridCol w:w="1230"/>
        <w:gridCol w:w="6764"/>
      </w:tblGrid>
      <w:tr w:rsidR="005101CF" w14:paraId="5015D220" w14:textId="77777777">
        <w:trPr>
          <w:trHeight w:val="535"/>
        </w:trPr>
        <w:tc>
          <w:tcPr>
            <w:tcW w:w="1230" w:type="dxa"/>
            <w:tcBorders>
              <w:top w:val="single" w:color="000000" w:sz="4" w:space="0"/>
              <w:left w:val="single" w:color="000000" w:sz="4" w:space="0"/>
              <w:bottom w:val="single" w:color="000000" w:sz="4" w:space="0"/>
              <w:right w:val="single" w:color="000000" w:sz="4" w:space="0"/>
            </w:tcBorders>
          </w:tcPr>
          <w:p w:rsidR="005101CF" w:rsidRDefault="00A626AB" w14:paraId="3EB02B8B" w14:textId="77777777">
            <w:pPr>
              <w:spacing w:after="0" w:line="259" w:lineRule="auto"/>
              <w:ind w:left="0" w:right="0" w:firstLine="0"/>
              <w:jc w:val="left"/>
            </w:pPr>
            <w:r>
              <w:t xml:space="preserve">Sim:  </w:t>
            </w:r>
          </w:p>
        </w:tc>
        <w:tc>
          <w:tcPr>
            <w:tcW w:w="6764" w:type="dxa"/>
            <w:tcBorders>
              <w:top w:val="single" w:color="000000" w:sz="4" w:space="0"/>
              <w:left w:val="single" w:color="000000" w:sz="4" w:space="0"/>
              <w:bottom w:val="single" w:color="000000" w:sz="4" w:space="0"/>
              <w:right w:val="single" w:color="000000" w:sz="4" w:space="0"/>
            </w:tcBorders>
          </w:tcPr>
          <w:p w:rsidR="005101CF" w:rsidRDefault="00A626AB" w14:paraId="0783385C" w14:textId="77777777">
            <w:pPr>
              <w:spacing w:after="0" w:line="259" w:lineRule="auto"/>
              <w:ind w:left="0" w:right="0" w:firstLine="0"/>
              <w:jc w:val="left"/>
            </w:pPr>
            <w:r>
              <w:t xml:space="preserve">Qual: </w:t>
            </w:r>
          </w:p>
        </w:tc>
      </w:tr>
      <w:tr w:rsidR="005101CF" w14:paraId="3C787C97" w14:textId="77777777">
        <w:trPr>
          <w:trHeight w:val="535"/>
        </w:trPr>
        <w:tc>
          <w:tcPr>
            <w:tcW w:w="1230" w:type="dxa"/>
            <w:tcBorders>
              <w:top w:val="single" w:color="000000" w:sz="4" w:space="0"/>
              <w:left w:val="single" w:color="000000" w:sz="4" w:space="0"/>
              <w:bottom w:val="single" w:color="000000" w:sz="4" w:space="0"/>
              <w:right w:val="single" w:color="000000" w:sz="4" w:space="0"/>
            </w:tcBorders>
          </w:tcPr>
          <w:p w:rsidR="005101CF" w:rsidRDefault="00A626AB" w14:paraId="702AF202" w14:textId="77777777">
            <w:pPr>
              <w:spacing w:after="0" w:line="259" w:lineRule="auto"/>
              <w:ind w:left="0" w:right="0" w:firstLine="0"/>
              <w:jc w:val="left"/>
            </w:pPr>
            <w:r>
              <w:t xml:space="preserve">Não </w:t>
            </w:r>
          </w:p>
        </w:tc>
        <w:tc>
          <w:tcPr>
            <w:tcW w:w="6764" w:type="dxa"/>
            <w:tcBorders>
              <w:top w:val="single" w:color="000000" w:sz="4" w:space="0"/>
              <w:left w:val="single" w:color="000000" w:sz="4" w:space="0"/>
              <w:bottom w:val="single" w:color="000000" w:sz="4" w:space="0"/>
              <w:right w:val="single" w:color="000000" w:sz="4" w:space="0"/>
            </w:tcBorders>
          </w:tcPr>
          <w:p w:rsidR="005101CF" w:rsidRDefault="00A626AB" w14:paraId="3A933582" w14:textId="77777777">
            <w:pPr>
              <w:spacing w:after="0" w:line="259" w:lineRule="auto"/>
              <w:ind w:left="0" w:right="0" w:firstLine="0"/>
              <w:jc w:val="left"/>
            </w:pPr>
            <w:r>
              <w:t xml:space="preserve">Não aplicável </w:t>
            </w:r>
          </w:p>
        </w:tc>
      </w:tr>
    </w:tbl>
    <w:p w:rsidR="005101CF" w:rsidRDefault="00A626AB" w14:paraId="755087D1" w14:textId="77777777">
      <w:pPr>
        <w:spacing w:after="291" w:line="259" w:lineRule="auto"/>
        <w:ind w:left="862" w:right="0" w:firstLine="0"/>
        <w:jc w:val="left"/>
      </w:pPr>
      <w:r>
        <w:t xml:space="preserve"> </w:t>
      </w:r>
    </w:p>
    <w:p w:rsidR="005101CF" w:rsidRDefault="00A626AB" w14:paraId="2D774A66" w14:textId="77777777">
      <w:pPr>
        <w:numPr>
          <w:ilvl w:val="0"/>
          <w:numId w:val="163"/>
        </w:numPr>
        <w:spacing w:after="227" w:line="259" w:lineRule="auto"/>
        <w:ind w:right="136" w:hanging="360"/>
      </w:pPr>
      <w:r>
        <w:t xml:space="preserve">Proceder à avaliação sucessiva do impacto </w:t>
      </w:r>
    </w:p>
    <w:p w:rsidR="005101CF" w:rsidRDefault="00A626AB" w14:paraId="546DED11" w14:textId="77777777">
      <w:pPr>
        <w:spacing w:after="232" w:line="259" w:lineRule="auto"/>
        <w:ind w:left="1558" w:right="136" w:firstLine="0"/>
      </w:pPr>
      <w:r>
        <w:t xml:space="preserve">Sim: </w:t>
      </w:r>
    </w:p>
    <w:p w:rsidR="005101CF" w:rsidP="00075BA2" w:rsidRDefault="00A626AB" w14:paraId="7E36EC71" w14:textId="6C9DEC65">
      <w:pPr>
        <w:spacing w:line="259" w:lineRule="auto"/>
        <w:ind w:left="1558" w:right="136" w:firstLine="0"/>
      </w:pPr>
      <w:r>
        <w:t xml:space="preserve">Não: X </w:t>
      </w:r>
      <w:r>
        <w:rPr>
          <w:rFonts w:ascii="Cambria" w:hAnsi="Cambria" w:eastAsia="Cambria" w:cs="Cambria"/>
          <w:sz w:val="21"/>
        </w:rPr>
        <w:tab/>
      </w:r>
      <w:r>
        <w:rPr>
          <w:rFonts w:ascii="Cambria" w:hAnsi="Cambria" w:eastAsia="Cambria" w:cs="Cambria"/>
          <w:sz w:val="32"/>
        </w:rPr>
        <w:tab/>
      </w:r>
    </w:p>
    <w:p w:rsidR="005101CF" w:rsidRDefault="00A626AB" w14:paraId="1C199B98" w14:textId="77777777">
      <w:pPr>
        <w:spacing w:after="151" w:line="259" w:lineRule="auto"/>
        <w:ind w:left="142" w:right="0" w:firstLine="0"/>
        <w:jc w:val="left"/>
      </w:pPr>
      <w:r>
        <w:rPr>
          <w:rFonts w:ascii="Cambria" w:hAnsi="Cambria" w:eastAsia="Cambria" w:cs="Cambria"/>
        </w:rPr>
        <w:tab/>
      </w:r>
    </w:p>
    <w:p w:rsidR="005101CF" w:rsidRDefault="00A626AB" w14:paraId="1D72E977" w14:textId="77777777">
      <w:pPr>
        <w:spacing w:after="290" w:line="259" w:lineRule="auto"/>
        <w:ind w:left="127" w:right="136" w:firstLine="0"/>
      </w:pPr>
      <w:r>
        <w:t xml:space="preserve">Outros </w:t>
      </w:r>
    </w:p>
    <w:p w:rsidR="005101CF" w:rsidRDefault="00A626AB" w14:paraId="5C734C80" w14:textId="77777777">
      <w:pPr>
        <w:numPr>
          <w:ilvl w:val="0"/>
          <w:numId w:val="163"/>
        </w:numPr>
        <w:spacing w:after="227" w:line="259" w:lineRule="auto"/>
        <w:ind w:right="136" w:hanging="360"/>
      </w:pPr>
      <w:r>
        <w:t xml:space="preserve">Legislação a alterar </w:t>
      </w:r>
    </w:p>
    <w:p w:rsidR="005101CF" w:rsidRDefault="00A626AB" w14:paraId="4E4AB546" w14:textId="77777777">
      <w:pPr>
        <w:spacing w:after="0" w:line="259" w:lineRule="auto"/>
        <w:ind w:left="316" w:right="965" w:hanging="10"/>
        <w:jc w:val="center"/>
      </w:pPr>
      <w:r>
        <w:t xml:space="preserve">Quanto:   </w:t>
      </w:r>
    </w:p>
    <w:tbl>
      <w:tblPr>
        <w:tblStyle w:val="TableGrid"/>
        <w:tblW w:w="7897" w:type="dxa"/>
        <w:tblInd w:w="851" w:type="dxa"/>
        <w:tblCellMar>
          <w:top w:w="21" w:type="dxa"/>
          <w:right w:w="12" w:type="dxa"/>
        </w:tblCellMar>
        <w:tblLook w:val="04A0" w:firstRow="1" w:lastRow="0" w:firstColumn="1" w:lastColumn="0" w:noHBand="0" w:noVBand="1"/>
      </w:tblPr>
      <w:tblGrid>
        <w:gridCol w:w="709"/>
        <w:gridCol w:w="7188"/>
      </w:tblGrid>
      <w:tr w:rsidR="005101CF" w14:paraId="1F1A3720" w14:textId="77777777">
        <w:trPr>
          <w:trHeight w:val="535"/>
        </w:trPr>
        <w:tc>
          <w:tcPr>
            <w:tcW w:w="709" w:type="dxa"/>
            <w:tcBorders>
              <w:top w:val="single" w:color="000000" w:sz="4" w:space="0"/>
              <w:left w:val="single" w:color="000000" w:sz="4" w:space="0"/>
              <w:bottom w:val="single" w:color="000000" w:sz="4" w:space="0"/>
              <w:right w:val="single" w:color="000000" w:sz="4" w:space="0"/>
            </w:tcBorders>
          </w:tcPr>
          <w:p w:rsidR="005101CF" w:rsidRDefault="00A626AB" w14:paraId="2319120D" w14:textId="77777777">
            <w:pPr>
              <w:spacing w:after="0" w:line="259" w:lineRule="auto"/>
              <w:ind w:left="0" w:right="0" w:firstLine="0"/>
              <w:jc w:val="right"/>
            </w:pPr>
            <w:r>
              <w:t>1.</w:t>
            </w:r>
          </w:p>
        </w:tc>
        <w:tc>
          <w:tcPr>
            <w:tcW w:w="7188" w:type="dxa"/>
            <w:tcBorders>
              <w:top w:val="single" w:color="000000" w:sz="4" w:space="0"/>
              <w:left w:val="single" w:color="000000" w:sz="4" w:space="0"/>
              <w:bottom w:val="single" w:color="000000" w:sz="4" w:space="0"/>
              <w:right w:val="single" w:color="000000" w:sz="4" w:space="0"/>
            </w:tcBorders>
          </w:tcPr>
          <w:p w:rsidR="005101CF" w:rsidRDefault="00A626AB" w14:paraId="13D64B7A" w14:textId="77777777">
            <w:pPr>
              <w:spacing w:after="0" w:line="259" w:lineRule="auto"/>
              <w:ind w:left="-12" w:right="0" w:firstLine="0"/>
              <w:jc w:val="left"/>
            </w:pPr>
            <w:r>
              <w:rPr>
                <w:rFonts w:ascii="Arial" w:hAnsi="Arial" w:eastAsia="Arial" w:cs="Arial"/>
              </w:rPr>
              <w:t xml:space="preserve"> </w:t>
            </w:r>
            <w:r>
              <w:t xml:space="preserve"> </w:t>
            </w:r>
          </w:p>
        </w:tc>
      </w:tr>
      <w:tr w:rsidR="005101CF" w14:paraId="542867A6" w14:textId="77777777">
        <w:trPr>
          <w:trHeight w:val="535"/>
        </w:trPr>
        <w:tc>
          <w:tcPr>
            <w:tcW w:w="709" w:type="dxa"/>
            <w:tcBorders>
              <w:top w:val="single" w:color="000000" w:sz="4" w:space="0"/>
              <w:left w:val="single" w:color="000000" w:sz="4" w:space="0"/>
              <w:bottom w:val="single" w:color="000000" w:sz="4" w:space="0"/>
              <w:right w:val="single" w:color="000000" w:sz="4" w:space="0"/>
            </w:tcBorders>
          </w:tcPr>
          <w:p w:rsidR="005101CF" w:rsidRDefault="00A626AB" w14:paraId="4BC19C1E" w14:textId="77777777">
            <w:pPr>
              <w:spacing w:after="0" w:line="259" w:lineRule="auto"/>
              <w:ind w:left="0" w:right="0" w:firstLine="0"/>
              <w:jc w:val="right"/>
            </w:pPr>
            <w:r>
              <w:t>2.</w:t>
            </w:r>
          </w:p>
        </w:tc>
        <w:tc>
          <w:tcPr>
            <w:tcW w:w="7188" w:type="dxa"/>
            <w:tcBorders>
              <w:top w:val="single" w:color="000000" w:sz="4" w:space="0"/>
              <w:left w:val="single" w:color="000000" w:sz="4" w:space="0"/>
              <w:bottom w:val="single" w:color="000000" w:sz="4" w:space="0"/>
              <w:right w:val="single" w:color="000000" w:sz="4" w:space="0"/>
            </w:tcBorders>
          </w:tcPr>
          <w:p w:rsidR="005101CF" w:rsidRDefault="00A626AB" w14:paraId="5D8F0E67" w14:textId="77777777">
            <w:pPr>
              <w:spacing w:after="0" w:line="259" w:lineRule="auto"/>
              <w:ind w:left="-12" w:right="0" w:firstLine="0"/>
              <w:jc w:val="left"/>
            </w:pPr>
            <w:r>
              <w:rPr>
                <w:rFonts w:ascii="Arial" w:hAnsi="Arial" w:eastAsia="Arial" w:cs="Arial"/>
              </w:rPr>
              <w:t xml:space="preserve"> </w:t>
            </w:r>
            <w:r>
              <w:t xml:space="preserve"> </w:t>
            </w:r>
          </w:p>
        </w:tc>
      </w:tr>
      <w:tr w:rsidR="005101CF" w14:paraId="122BBE9A" w14:textId="77777777">
        <w:trPr>
          <w:trHeight w:val="535"/>
        </w:trPr>
        <w:tc>
          <w:tcPr>
            <w:tcW w:w="709" w:type="dxa"/>
            <w:tcBorders>
              <w:top w:val="single" w:color="000000" w:sz="4" w:space="0"/>
              <w:left w:val="single" w:color="000000" w:sz="4" w:space="0"/>
              <w:bottom w:val="single" w:color="000000" w:sz="4" w:space="0"/>
              <w:right w:val="single" w:color="000000" w:sz="4" w:space="0"/>
            </w:tcBorders>
          </w:tcPr>
          <w:p w:rsidR="005101CF" w:rsidRDefault="00A626AB" w14:paraId="2D1D2A2A" w14:textId="77777777">
            <w:pPr>
              <w:spacing w:after="0" w:line="259" w:lineRule="auto"/>
              <w:ind w:left="0" w:right="0" w:firstLine="0"/>
              <w:jc w:val="right"/>
            </w:pPr>
            <w:r>
              <w:t>3.</w:t>
            </w:r>
          </w:p>
        </w:tc>
        <w:tc>
          <w:tcPr>
            <w:tcW w:w="7188" w:type="dxa"/>
            <w:tcBorders>
              <w:top w:val="single" w:color="000000" w:sz="4" w:space="0"/>
              <w:left w:val="single" w:color="000000" w:sz="4" w:space="0"/>
              <w:bottom w:val="single" w:color="000000" w:sz="4" w:space="0"/>
              <w:right w:val="single" w:color="000000" w:sz="4" w:space="0"/>
            </w:tcBorders>
          </w:tcPr>
          <w:p w:rsidR="005101CF" w:rsidRDefault="00A626AB" w14:paraId="52E76573" w14:textId="77777777">
            <w:pPr>
              <w:spacing w:after="0" w:line="259" w:lineRule="auto"/>
              <w:ind w:left="-12" w:right="0" w:firstLine="0"/>
              <w:jc w:val="left"/>
            </w:pPr>
            <w:r>
              <w:rPr>
                <w:rFonts w:ascii="Arial" w:hAnsi="Arial" w:eastAsia="Arial" w:cs="Arial"/>
              </w:rPr>
              <w:t xml:space="preserve"> </w:t>
            </w:r>
            <w:r>
              <w:t xml:space="preserve"> </w:t>
            </w:r>
          </w:p>
        </w:tc>
      </w:tr>
    </w:tbl>
    <w:p w:rsidR="005101CF" w:rsidRDefault="00A626AB" w14:paraId="333BDAE9" w14:textId="77777777">
      <w:pPr>
        <w:spacing w:after="230" w:line="259" w:lineRule="auto"/>
        <w:ind w:left="862" w:right="136" w:firstLine="0"/>
      </w:pPr>
      <w:r>
        <w:t xml:space="preserve">(Acrescentar, se necessário). </w:t>
      </w:r>
    </w:p>
    <w:p w:rsidR="005101CF" w:rsidRDefault="00A626AB" w14:paraId="1A49E2A1" w14:textId="77777777">
      <w:pPr>
        <w:spacing w:after="290" w:line="259" w:lineRule="auto"/>
        <w:ind w:left="1558" w:right="0" w:firstLine="0"/>
        <w:jc w:val="left"/>
      </w:pPr>
      <w:r>
        <w:t xml:space="preserve"> </w:t>
      </w:r>
    </w:p>
    <w:p w:rsidR="005101CF" w:rsidRDefault="00A626AB" w14:paraId="1F8806FE" w14:textId="77777777">
      <w:pPr>
        <w:numPr>
          <w:ilvl w:val="0"/>
          <w:numId w:val="163"/>
        </w:numPr>
        <w:spacing w:after="227" w:line="259" w:lineRule="auto"/>
        <w:ind w:right="136" w:hanging="360"/>
      </w:pPr>
      <w:r>
        <w:t xml:space="preserve">Legislação a revogar </w:t>
      </w:r>
    </w:p>
    <w:p w:rsidR="005101CF" w:rsidRDefault="00A626AB" w14:paraId="40810335" w14:textId="77777777">
      <w:pPr>
        <w:spacing w:after="0" w:line="259" w:lineRule="auto"/>
        <w:ind w:left="316" w:right="965" w:hanging="10"/>
        <w:jc w:val="center"/>
      </w:pPr>
      <w:r>
        <w:t xml:space="preserve">Quanto:   </w:t>
      </w:r>
    </w:p>
    <w:tbl>
      <w:tblPr>
        <w:tblStyle w:val="TableGrid"/>
        <w:tblW w:w="7897" w:type="dxa"/>
        <w:tblInd w:w="851" w:type="dxa"/>
        <w:tblCellMar>
          <w:top w:w="53" w:type="dxa"/>
          <w:left w:w="107" w:type="dxa"/>
          <w:right w:w="47" w:type="dxa"/>
        </w:tblCellMar>
        <w:tblLook w:val="04A0" w:firstRow="1" w:lastRow="0" w:firstColumn="1" w:lastColumn="0" w:noHBand="0" w:noVBand="1"/>
      </w:tblPr>
      <w:tblGrid>
        <w:gridCol w:w="806"/>
        <w:gridCol w:w="7091"/>
      </w:tblGrid>
      <w:tr w:rsidR="005101CF" w14:paraId="4B41F16C" w14:textId="77777777">
        <w:trPr>
          <w:trHeight w:val="2155"/>
        </w:trPr>
        <w:tc>
          <w:tcPr>
            <w:tcW w:w="806" w:type="dxa"/>
            <w:tcBorders>
              <w:top w:val="single" w:color="000000" w:sz="4" w:space="0"/>
              <w:left w:val="single" w:color="000000" w:sz="4" w:space="0"/>
              <w:bottom w:val="single" w:color="000000" w:sz="4" w:space="0"/>
              <w:right w:val="single" w:color="000000" w:sz="4" w:space="0"/>
            </w:tcBorders>
          </w:tcPr>
          <w:p w:rsidR="005101CF" w:rsidRDefault="00A626AB" w14:paraId="3064E64A" w14:textId="77777777">
            <w:pPr>
              <w:spacing w:after="0" w:line="259" w:lineRule="auto"/>
              <w:ind w:left="0" w:right="63" w:firstLine="0"/>
              <w:jc w:val="right"/>
            </w:pPr>
            <w:r>
              <w:t xml:space="preserve">1. </w:t>
            </w:r>
          </w:p>
        </w:tc>
        <w:tc>
          <w:tcPr>
            <w:tcW w:w="7091" w:type="dxa"/>
            <w:tcBorders>
              <w:top w:val="single" w:color="000000" w:sz="4" w:space="0"/>
              <w:left w:val="single" w:color="000000" w:sz="4" w:space="0"/>
              <w:bottom w:val="single" w:color="000000" w:sz="4" w:space="0"/>
              <w:right w:val="single" w:color="000000" w:sz="4" w:space="0"/>
            </w:tcBorders>
          </w:tcPr>
          <w:p w:rsidR="005101CF" w:rsidRDefault="00A626AB" w14:paraId="29E37D26" w14:textId="77777777">
            <w:pPr>
              <w:spacing w:after="0" w:line="357" w:lineRule="auto"/>
              <w:ind w:left="720" w:right="60" w:firstLine="1"/>
            </w:pPr>
            <w:r>
              <w:t xml:space="preserve">Decreto-Lei n.º 276/2001, de 17 de outubro, com a redação dadaalterado pelos Decreto-Lei n.ºs 315/2003, de 17 de dezembro, 265/2007, de 24 de julho, 255/2009, de 24 de setembro e 260/2012, de 12 de dezembro, bem como pela Lei n.º </w:t>
            </w:r>
          </w:p>
          <w:p w:rsidR="005101CF" w:rsidRDefault="00A626AB" w14:paraId="1744F399" w14:textId="77777777">
            <w:pPr>
              <w:spacing w:after="0" w:line="259" w:lineRule="auto"/>
              <w:ind w:left="720" w:right="0" w:firstLine="0"/>
              <w:jc w:val="left"/>
            </w:pPr>
            <w:r>
              <w:t xml:space="preserve">49/2007, de 31 de agosto;   </w:t>
            </w:r>
          </w:p>
        </w:tc>
      </w:tr>
      <w:tr w:rsidR="005101CF" w14:paraId="4369F512" w14:textId="77777777">
        <w:trPr>
          <w:trHeight w:val="940"/>
        </w:trPr>
        <w:tc>
          <w:tcPr>
            <w:tcW w:w="806" w:type="dxa"/>
            <w:tcBorders>
              <w:top w:val="single" w:color="000000" w:sz="4" w:space="0"/>
              <w:left w:val="single" w:color="000000" w:sz="4" w:space="0"/>
              <w:bottom w:val="single" w:color="000000" w:sz="4" w:space="0"/>
              <w:right w:val="single" w:color="000000" w:sz="4" w:space="0"/>
            </w:tcBorders>
          </w:tcPr>
          <w:p w:rsidR="005101CF" w:rsidRDefault="00A626AB" w14:paraId="3BD7A8F5" w14:textId="77777777">
            <w:pPr>
              <w:spacing w:after="0" w:line="259" w:lineRule="auto"/>
              <w:ind w:left="0" w:right="63" w:firstLine="0"/>
              <w:jc w:val="right"/>
            </w:pPr>
            <w:r>
              <w:t xml:space="preserve">2. </w:t>
            </w:r>
          </w:p>
        </w:tc>
        <w:tc>
          <w:tcPr>
            <w:tcW w:w="7091" w:type="dxa"/>
            <w:tcBorders>
              <w:top w:val="single" w:color="000000" w:sz="4" w:space="0"/>
              <w:left w:val="single" w:color="000000" w:sz="4" w:space="0"/>
              <w:bottom w:val="single" w:color="000000" w:sz="4" w:space="0"/>
              <w:right w:val="single" w:color="000000" w:sz="4" w:space="0"/>
            </w:tcBorders>
          </w:tcPr>
          <w:p w:rsidR="005101CF" w:rsidRDefault="00A626AB" w14:paraId="5B7987FC" w14:textId="77777777">
            <w:pPr>
              <w:spacing w:after="110" w:line="259" w:lineRule="auto"/>
              <w:ind w:left="1" w:right="0" w:firstLine="0"/>
              <w:jc w:val="left"/>
            </w:pPr>
            <w:r>
              <w:t xml:space="preserve">O Decreto-Lei n.º 313/2003, de 17 de dezembro, alterado pela Lei n.º </w:t>
            </w:r>
          </w:p>
          <w:p w:rsidR="005101CF" w:rsidRDefault="00A626AB" w14:paraId="6062A53D" w14:textId="77777777">
            <w:pPr>
              <w:spacing w:after="0" w:line="259" w:lineRule="auto"/>
              <w:ind w:left="0" w:right="0" w:firstLine="0"/>
              <w:jc w:val="left"/>
            </w:pPr>
            <w:r>
              <w:t xml:space="preserve">49/2007, de 31 de agosto </w:t>
            </w:r>
          </w:p>
        </w:tc>
      </w:tr>
      <w:tr w:rsidR="005101CF" w14:paraId="721C4706" w14:textId="77777777">
        <w:trPr>
          <w:trHeight w:val="535"/>
        </w:trPr>
        <w:tc>
          <w:tcPr>
            <w:tcW w:w="806" w:type="dxa"/>
            <w:tcBorders>
              <w:top w:val="single" w:color="000000" w:sz="4" w:space="0"/>
              <w:left w:val="single" w:color="000000" w:sz="4" w:space="0"/>
              <w:bottom w:val="single" w:color="000000" w:sz="4" w:space="0"/>
              <w:right w:val="single" w:color="000000" w:sz="4" w:space="0"/>
            </w:tcBorders>
          </w:tcPr>
          <w:p w:rsidR="005101CF" w:rsidRDefault="00A626AB" w14:paraId="52EB7A32" w14:textId="77777777">
            <w:pPr>
              <w:spacing w:after="0" w:line="259" w:lineRule="auto"/>
              <w:ind w:left="0" w:right="63" w:firstLine="0"/>
              <w:jc w:val="right"/>
            </w:pPr>
            <w:r>
              <w:t xml:space="preserve">3. </w:t>
            </w:r>
          </w:p>
        </w:tc>
        <w:tc>
          <w:tcPr>
            <w:tcW w:w="7091" w:type="dxa"/>
            <w:tcBorders>
              <w:top w:val="single" w:color="000000" w:sz="4" w:space="0"/>
              <w:left w:val="single" w:color="000000" w:sz="4" w:space="0"/>
              <w:bottom w:val="single" w:color="000000" w:sz="4" w:space="0"/>
              <w:right w:val="single" w:color="000000" w:sz="4" w:space="0"/>
            </w:tcBorders>
          </w:tcPr>
          <w:p w:rsidR="005101CF" w:rsidRDefault="00A626AB" w14:paraId="2EBBB505" w14:textId="77777777">
            <w:pPr>
              <w:spacing w:after="0" w:line="259" w:lineRule="auto"/>
              <w:ind w:left="1" w:right="0" w:firstLine="0"/>
              <w:jc w:val="left"/>
            </w:pPr>
            <w:r>
              <w:t>Decreto-Lei n.º 314/2003, de 17 de dezembro</w:t>
            </w:r>
          </w:p>
        </w:tc>
      </w:tr>
      <w:tr w:rsidR="005101CF" w14:paraId="6FEC2BC1" w14:textId="77777777">
        <w:trPr>
          <w:trHeight w:val="535"/>
        </w:trPr>
        <w:tc>
          <w:tcPr>
            <w:tcW w:w="806" w:type="dxa"/>
            <w:tcBorders>
              <w:top w:val="single" w:color="000000" w:sz="4" w:space="0"/>
              <w:left w:val="single" w:color="000000" w:sz="4" w:space="0"/>
              <w:bottom w:val="single" w:color="000000" w:sz="4" w:space="0"/>
              <w:right w:val="single" w:color="000000" w:sz="4" w:space="0"/>
            </w:tcBorders>
          </w:tcPr>
          <w:p w:rsidR="005101CF" w:rsidRDefault="00A626AB" w14:paraId="41DD9296" w14:textId="77777777">
            <w:pPr>
              <w:spacing w:after="0" w:line="259" w:lineRule="auto"/>
              <w:ind w:left="0" w:right="63" w:firstLine="0"/>
              <w:jc w:val="right"/>
            </w:pPr>
            <w:r>
              <w:t xml:space="preserve">4. </w:t>
            </w:r>
          </w:p>
        </w:tc>
        <w:tc>
          <w:tcPr>
            <w:tcW w:w="7091" w:type="dxa"/>
            <w:tcBorders>
              <w:top w:val="single" w:color="000000" w:sz="4" w:space="0"/>
              <w:left w:val="single" w:color="000000" w:sz="4" w:space="0"/>
              <w:bottom w:val="single" w:color="000000" w:sz="4" w:space="0"/>
              <w:right w:val="single" w:color="000000" w:sz="4" w:space="0"/>
            </w:tcBorders>
          </w:tcPr>
          <w:p w:rsidR="005101CF" w:rsidRDefault="00A626AB" w14:paraId="6C4D636D" w14:textId="77777777">
            <w:pPr>
              <w:spacing w:after="0" w:line="259" w:lineRule="auto"/>
              <w:ind w:left="1" w:right="0" w:firstLine="0"/>
              <w:jc w:val="left"/>
            </w:pPr>
            <w:r>
              <w:t>Portaria n.º 421/2004, de 24 de abril</w:t>
            </w:r>
          </w:p>
        </w:tc>
      </w:tr>
    </w:tbl>
    <w:p w:rsidR="005101CF" w:rsidRDefault="00A626AB" w14:paraId="52577F54" w14:textId="77777777">
      <w:pPr>
        <w:spacing w:after="230" w:line="259" w:lineRule="auto"/>
        <w:ind w:left="862" w:right="136" w:firstLine="0"/>
      </w:pPr>
      <w:r>
        <w:t xml:space="preserve">(Acrescentar, se necessário). </w:t>
      </w:r>
    </w:p>
    <w:p w:rsidR="005101CF" w:rsidP="00075BA2" w:rsidRDefault="00A626AB" w14:paraId="6EEEE9A0" w14:textId="00E396BE">
      <w:pPr>
        <w:spacing w:after="232" w:line="259" w:lineRule="auto"/>
        <w:ind w:left="1558" w:right="0" w:firstLine="0"/>
        <w:jc w:val="left"/>
      </w:pPr>
      <w:r>
        <w:t xml:space="preserve"> </w:t>
      </w:r>
      <w:r>
        <w:rPr>
          <w:rFonts w:ascii="Cambria" w:hAnsi="Cambria" w:eastAsia="Cambria" w:cs="Cambria"/>
        </w:rPr>
        <w:tab/>
      </w:r>
    </w:p>
    <w:p w:rsidR="005101CF" w:rsidRDefault="00A626AB" w14:paraId="5E8599C8" w14:textId="77777777">
      <w:pPr>
        <w:numPr>
          <w:ilvl w:val="0"/>
          <w:numId w:val="163"/>
        </w:numPr>
        <w:spacing w:after="267" w:line="259" w:lineRule="auto"/>
        <w:ind w:right="136" w:hanging="360"/>
      </w:pPr>
      <w:r>
        <w:t xml:space="preserve">Transposição de acto normativo da UE  </w:t>
      </w:r>
    </w:p>
    <w:p w:rsidR="005101CF" w:rsidRDefault="00A626AB" w14:paraId="466974D5" w14:textId="77777777">
      <w:pPr>
        <w:tabs>
          <w:tab w:val="center" w:pos="1558"/>
          <w:tab w:val="center" w:pos="2302"/>
          <w:tab w:val="center" w:pos="3405"/>
        </w:tabs>
        <w:spacing w:after="0" w:line="259" w:lineRule="auto"/>
        <w:ind w:left="0" w:right="0" w:firstLine="0"/>
        <w:jc w:val="left"/>
      </w:pPr>
      <w:r>
        <w:rPr>
          <w:rFonts w:ascii="Calibri" w:hAnsi="Calibri" w:eastAsia="Calibri" w:cs="Calibri"/>
          <w:sz w:val="22"/>
        </w:rPr>
        <w:tab/>
      </w:r>
      <w:r>
        <w:t xml:space="preserve">  </w:t>
      </w:r>
      <w:r>
        <w:tab/>
      </w:r>
      <w:r>
        <w:t xml:space="preserve"> </w:t>
      </w:r>
      <w:r>
        <w:tab/>
      </w:r>
      <w:r>
        <w:t xml:space="preserve">Quanto:    </w:t>
      </w:r>
    </w:p>
    <w:tbl>
      <w:tblPr>
        <w:tblStyle w:val="TableGrid"/>
        <w:tblW w:w="7994" w:type="dxa"/>
        <w:tblInd w:w="754" w:type="dxa"/>
        <w:tblCellMar>
          <w:top w:w="54" w:type="dxa"/>
          <w:left w:w="108" w:type="dxa"/>
          <w:right w:w="115" w:type="dxa"/>
        </w:tblCellMar>
        <w:tblLook w:val="04A0" w:firstRow="1" w:lastRow="0" w:firstColumn="1" w:lastColumn="0" w:noHBand="0" w:noVBand="1"/>
      </w:tblPr>
      <w:tblGrid>
        <w:gridCol w:w="1230"/>
        <w:gridCol w:w="6764"/>
      </w:tblGrid>
      <w:tr w:rsidR="005101CF" w14:paraId="1BD43D2D" w14:textId="77777777">
        <w:trPr>
          <w:trHeight w:val="535"/>
        </w:trPr>
        <w:tc>
          <w:tcPr>
            <w:tcW w:w="1230" w:type="dxa"/>
            <w:tcBorders>
              <w:top w:val="single" w:color="000000" w:sz="4" w:space="0"/>
              <w:left w:val="single" w:color="000000" w:sz="4" w:space="0"/>
              <w:bottom w:val="single" w:color="000000" w:sz="4" w:space="0"/>
              <w:right w:val="single" w:color="000000" w:sz="4" w:space="0"/>
            </w:tcBorders>
          </w:tcPr>
          <w:p w:rsidR="005101CF" w:rsidRDefault="00A626AB" w14:paraId="56B3EDCA" w14:textId="77777777">
            <w:pPr>
              <w:spacing w:after="0" w:line="259" w:lineRule="auto"/>
              <w:ind w:left="0" w:right="0" w:firstLine="0"/>
              <w:jc w:val="left"/>
            </w:pPr>
            <w:r>
              <w:t xml:space="preserve">Sim:  </w:t>
            </w:r>
          </w:p>
        </w:tc>
        <w:tc>
          <w:tcPr>
            <w:tcW w:w="6764" w:type="dxa"/>
            <w:tcBorders>
              <w:top w:val="single" w:color="000000" w:sz="4" w:space="0"/>
              <w:left w:val="single" w:color="000000" w:sz="4" w:space="0"/>
              <w:bottom w:val="single" w:color="000000" w:sz="4" w:space="0"/>
              <w:right w:val="single" w:color="000000" w:sz="4" w:space="0"/>
            </w:tcBorders>
          </w:tcPr>
          <w:p w:rsidR="005101CF" w:rsidRDefault="00A626AB" w14:paraId="4FB63320" w14:textId="77777777">
            <w:pPr>
              <w:spacing w:after="0" w:line="259" w:lineRule="auto"/>
              <w:ind w:left="0" w:right="0" w:firstLine="0"/>
              <w:jc w:val="left"/>
            </w:pPr>
            <w:r>
              <w:t xml:space="preserve">Qual: </w:t>
            </w:r>
          </w:p>
        </w:tc>
      </w:tr>
      <w:tr w:rsidR="005101CF" w14:paraId="3D9DEF24" w14:textId="77777777">
        <w:trPr>
          <w:trHeight w:val="535"/>
        </w:trPr>
        <w:tc>
          <w:tcPr>
            <w:tcW w:w="1230" w:type="dxa"/>
            <w:tcBorders>
              <w:top w:val="single" w:color="000000" w:sz="4" w:space="0"/>
              <w:left w:val="single" w:color="000000" w:sz="4" w:space="0"/>
              <w:bottom w:val="single" w:color="000000" w:sz="4" w:space="0"/>
              <w:right w:val="single" w:color="000000" w:sz="4" w:space="0"/>
            </w:tcBorders>
          </w:tcPr>
          <w:p w:rsidR="005101CF" w:rsidRDefault="00A626AB" w14:paraId="383BA610" w14:textId="77777777">
            <w:pPr>
              <w:spacing w:after="0" w:line="259" w:lineRule="auto"/>
              <w:ind w:left="0" w:right="0" w:firstLine="0"/>
              <w:jc w:val="left"/>
            </w:pPr>
            <w:r>
              <w:t xml:space="preserve">Não </w:t>
            </w:r>
          </w:p>
        </w:tc>
        <w:tc>
          <w:tcPr>
            <w:tcW w:w="6764" w:type="dxa"/>
            <w:tcBorders>
              <w:top w:val="single" w:color="000000" w:sz="4" w:space="0"/>
              <w:left w:val="single" w:color="000000" w:sz="4" w:space="0"/>
              <w:bottom w:val="single" w:color="000000" w:sz="4" w:space="0"/>
              <w:right w:val="single" w:color="000000" w:sz="4" w:space="0"/>
            </w:tcBorders>
          </w:tcPr>
          <w:p w:rsidR="005101CF" w:rsidRDefault="00A626AB" w14:paraId="635E8EEC" w14:textId="77777777">
            <w:pPr>
              <w:spacing w:after="0" w:line="259" w:lineRule="auto"/>
              <w:ind w:left="0" w:right="0" w:firstLine="0"/>
              <w:jc w:val="left"/>
            </w:pPr>
            <w:r>
              <w:t xml:space="preserve">x </w:t>
            </w:r>
          </w:p>
        </w:tc>
      </w:tr>
    </w:tbl>
    <w:p w:rsidR="005101CF" w:rsidRDefault="00A626AB" w14:paraId="6EEC1822" w14:textId="77777777">
      <w:pPr>
        <w:spacing w:after="291" w:line="259" w:lineRule="auto"/>
        <w:ind w:left="1558" w:right="0" w:firstLine="0"/>
        <w:jc w:val="left"/>
      </w:pPr>
      <w:r>
        <w:t xml:space="preserve"> </w:t>
      </w:r>
    </w:p>
    <w:p w:rsidR="005101CF" w:rsidRDefault="00A626AB" w14:paraId="7266CB4E" w14:textId="77777777">
      <w:pPr>
        <w:numPr>
          <w:ilvl w:val="0"/>
          <w:numId w:val="163"/>
        </w:numPr>
        <w:spacing w:after="0" w:line="259" w:lineRule="auto"/>
        <w:ind w:right="136" w:hanging="360"/>
      </w:pPr>
      <w:r>
        <w:t xml:space="preserve">Aprova convenção Internacional </w:t>
      </w:r>
    </w:p>
    <w:tbl>
      <w:tblPr>
        <w:tblStyle w:val="TableGrid"/>
        <w:tblW w:w="7994" w:type="dxa"/>
        <w:tblInd w:w="754" w:type="dxa"/>
        <w:tblCellMar>
          <w:top w:w="54" w:type="dxa"/>
          <w:left w:w="108" w:type="dxa"/>
          <w:right w:w="115" w:type="dxa"/>
        </w:tblCellMar>
        <w:tblLook w:val="04A0" w:firstRow="1" w:lastRow="0" w:firstColumn="1" w:lastColumn="0" w:noHBand="0" w:noVBand="1"/>
      </w:tblPr>
      <w:tblGrid>
        <w:gridCol w:w="1230"/>
        <w:gridCol w:w="6764"/>
      </w:tblGrid>
      <w:tr w:rsidR="005101CF" w14:paraId="79939A03" w14:textId="77777777">
        <w:trPr>
          <w:trHeight w:val="535"/>
        </w:trPr>
        <w:tc>
          <w:tcPr>
            <w:tcW w:w="1230" w:type="dxa"/>
            <w:tcBorders>
              <w:top w:val="single" w:color="000000" w:sz="4" w:space="0"/>
              <w:left w:val="single" w:color="000000" w:sz="4" w:space="0"/>
              <w:bottom w:val="single" w:color="000000" w:sz="4" w:space="0"/>
              <w:right w:val="single" w:color="000000" w:sz="4" w:space="0"/>
            </w:tcBorders>
          </w:tcPr>
          <w:p w:rsidR="005101CF" w:rsidRDefault="00A626AB" w14:paraId="6C927262" w14:textId="77777777">
            <w:pPr>
              <w:spacing w:after="0" w:line="259" w:lineRule="auto"/>
              <w:ind w:left="0" w:right="0" w:firstLine="0"/>
              <w:jc w:val="left"/>
            </w:pPr>
            <w:r>
              <w:t xml:space="preserve">Sim:  </w:t>
            </w:r>
          </w:p>
        </w:tc>
        <w:tc>
          <w:tcPr>
            <w:tcW w:w="6764" w:type="dxa"/>
            <w:tcBorders>
              <w:top w:val="single" w:color="000000" w:sz="4" w:space="0"/>
              <w:left w:val="single" w:color="000000" w:sz="4" w:space="0"/>
              <w:bottom w:val="single" w:color="000000" w:sz="4" w:space="0"/>
              <w:right w:val="single" w:color="000000" w:sz="4" w:space="0"/>
            </w:tcBorders>
          </w:tcPr>
          <w:p w:rsidR="005101CF" w:rsidRDefault="00A626AB" w14:paraId="493B0DF7" w14:textId="77777777">
            <w:pPr>
              <w:spacing w:after="0" w:line="259" w:lineRule="auto"/>
              <w:ind w:left="0" w:right="0" w:firstLine="0"/>
              <w:jc w:val="left"/>
            </w:pPr>
            <w:r>
              <w:t xml:space="preserve">Qual: </w:t>
            </w:r>
          </w:p>
        </w:tc>
      </w:tr>
      <w:tr w:rsidR="005101CF" w14:paraId="0DBDA5C8" w14:textId="77777777">
        <w:trPr>
          <w:trHeight w:val="535"/>
        </w:trPr>
        <w:tc>
          <w:tcPr>
            <w:tcW w:w="1230" w:type="dxa"/>
            <w:tcBorders>
              <w:top w:val="single" w:color="000000" w:sz="4" w:space="0"/>
              <w:left w:val="single" w:color="000000" w:sz="4" w:space="0"/>
              <w:bottom w:val="single" w:color="000000" w:sz="4" w:space="0"/>
              <w:right w:val="single" w:color="000000" w:sz="4" w:space="0"/>
            </w:tcBorders>
          </w:tcPr>
          <w:p w:rsidR="005101CF" w:rsidRDefault="00A626AB" w14:paraId="2E886AC3" w14:textId="77777777">
            <w:pPr>
              <w:spacing w:after="0" w:line="259" w:lineRule="auto"/>
              <w:ind w:left="0" w:right="0" w:firstLine="0"/>
              <w:jc w:val="left"/>
            </w:pPr>
            <w:r>
              <w:t xml:space="preserve">Não </w:t>
            </w:r>
          </w:p>
        </w:tc>
        <w:tc>
          <w:tcPr>
            <w:tcW w:w="6764" w:type="dxa"/>
            <w:tcBorders>
              <w:top w:val="single" w:color="000000" w:sz="4" w:space="0"/>
              <w:left w:val="single" w:color="000000" w:sz="4" w:space="0"/>
              <w:bottom w:val="single" w:color="000000" w:sz="4" w:space="0"/>
              <w:right w:val="single" w:color="000000" w:sz="4" w:space="0"/>
            </w:tcBorders>
          </w:tcPr>
          <w:p w:rsidR="005101CF" w:rsidRDefault="00A626AB" w14:paraId="4274967A" w14:textId="77777777">
            <w:pPr>
              <w:spacing w:after="0" w:line="259" w:lineRule="auto"/>
              <w:ind w:left="0" w:right="0" w:firstLine="0"/>
              <w:jc w:val="left"/>
            </w:pPr>
            <w:r>
              <w:t xml:space="preserve">x </w:t>
            </w:r>
          </w:p>
        </w:tc>
      </w:tr>
    </w:tbl>
    <w:p w:rsidR="005101CF" w:rsidRDefault="00A626AB" w14:paraId="3F8DACDE" w14:textId="77777777">
      <w:pPr>
        <w:spacing w:after="290" w:line="259" w:lineRule="auto"/>
        <w:ind w:left="1558" w:right="0" w:firstLine="0"/>
        <w:jc w:val="left"/>
      </w:pPr>
      <w:r>
        <w:t xml:space="preserve"> </w:t>
      </w:r>
    </w:p>
    <w:p w:rsidR="005101CF" w:rsidRDefault="00A626AB" w14:paraId="392D97DE" w14:textId="77777777">
      <w:pPr>
        <w:numPr>
          <w:ilvl w:val="0"/>
          <w:numId w:val="163"/>
        </w:numPr>
        <w:spacing w:after="0" w:line="259" w:lineRule="auto"/>
        <w:ind w:right="136" w:hanging="360"/>
      </w:pPr>
      <w:r>
        <w:t xml:space="preserve">Regulamentos: </w:t>
      </w:r>
    </w:p>
    <w:tbl>
      <w:tblPr>
        <w:tblStyle w:val="TableGrid"/>
        <w:tblW w:w="7897" w:type="dxa"/>
        <w:tblInd w:w="851" w:type="dxa"/>
        <w:tblCellMar>
          <w:top w:w="36" w:type="dxa"/>
          <w:left w:w="107" w:type="dxa"/>
          <w:right w:w="10" w:type="dxa"/>
        </w:tblCellMar>
        <w:tblLook w:val="04A0" w:firstRow="1" w:lastRow="0" w:firstColumn="1" w:lastColumn="0" w:noHBand="0" w:noVBand="1"/>
      </w:tblPr>
      <w:tblGrid>
        <w:gridCol w:w="709"/>
        <w:gridCol w:w="7188"/>
      </w:tblGrid>
      <w:tr w:rsidR="005101CF" w14:paraId="59E7690C" w14:textId="77777777">
        <w:trPr>
          <w:trHeight w:val="2111"/>
        </w:trPr>
        <w:tc>
          <w:tcPr>
            <w:tcW w:w="709" w:type="dxa"/>
            <w:tcBorders>
              <w:top w:val="single" w:color="000000" w:sz="4" w:space="0"/>
              <w:left w:val="single" w:color="000000" w:sz="4" w:space="0"/>
              <w:bottom w:val="single" w:color="000000" w:sz="4" w:space="0"/>
              <w:right w:val="single" w:color="000000" w:sz="4" w:space="0"/>
            </w:tcBorders>
          </w:tcPr>
          <w:p w:rsidR="005101CF" w:rsidRDefault="00A626AB" w14:paraId="2527E39C" w14:textId="77777777">
            <w:pPr>
              <w:spacing w:after="0" w:line="259" w:lineRule="auto"/>
              <w:ind w:left="0" w:right="67" w:firstLine="0"/>
              <w:jc w:val="right"/>
            </w:pPr>
            <w:r>
              <w:t>1.</w:t>
            </w:r>
            <w:r>
              <w:rPr>
                <w:rFonts w:ascii="Arial" w:hAnsi="Arial" w:eastAsia="Arial" w:cs="Arial"/>
              </w:rPr>
              <w:t xml:space="preserve"> </w:t>
            </w:r>
          </w:p>
        </w:tc>
        <w:tc>
          <w:tcPr>
            <w:tcW w:w="7188" w:type="dxa"/>
            <w:tcBorders>
              <w:top w:val="single" w:color="000000" w:sz="4" w:space="0"/>
              <w:left w:val="single" w:color="000000" w:sz="4" w:space="0"/>
              <w:bottom w:val="single" w:color="000000" w:sz="4" w:space="0"/>
              <w:right w:val="single" w:color="000000" w:sz="4" w:space="0"/>
            </w:tcBorders>
          </w:tcPr>
          <w:p w:rsidR="005101CF" w:rsidRDefault="00A626AB" w14:paraId="0653A7D9" w14:textId="77777777">
            <w:pPr>
              <w:spacing w:after="230" w:line="259" w:lineRule="auto"/>
              <w:ind w:left="0" w:right="0" w:firstLine="0"/>
              <w:jc w:val="left"/>
            </w:pPr>
            <w:r>
              <w:t xml:space="preserve">Sumário:  </w:t>
            </w:r>
          </w:p>
          <w:p w:rsidR="005101CF" w:rsidRDefault="00A626AB" w14:paraId="525AF0F2" w14:textId="77777777">
            <w:pPr>
              <w:spacing w:after="232" w:line="259" w:lineRule="auto"/>
              <w:ind w:left="0" w:right="0" w:firstLine="0"/>
              <w:jc w:val="left"/>
            </w:pPr>
            <w:r>
              <w:t xml:space="preserve">Entidade competente:  </w:t>
            </w:r>
          </w:p>
          <w:p w:rsidR="005101CF" w:rsidRDefault="00A626AB" w14:paraId="05DA47D6" w14:textId="77777777">
            <w:pPr>
              <w:spacing w:after="230" w:line="259" w:lineRule="auto"/>
              <w:ind w:left="0" w:right="0" w:firstLine="0"/>
              <w:jc w:val="left"/>
            </w:pPr>
            <w:r>
              <w:t xml:space="preserve">Forma:  </w:t>
            </w:r>
          </w:p>
          <w:p w:rsidR="005101CF" w:rsidRDefault="00A626AB" w14:paraId="2202A101" w14:textId="77777777">
            <w:pPr>
              <w:spacing w:after="0" w:line="259" w:lineRule="auto"/>
              <w:ind w:left="0" w:right="0" w:firstLine="0"/>
              <w:jc w:val="left"/>
            </w:pPr>
            <w:r>
              <w:t xml:space="preserve">Prazo: </w:t>
            </w:r>
          </w:p>
        </w:tc>
      </w:tr>
      <w:tr w:rsidR="005101CF" w14:paraId="305E98C7" w14:textId="77777777">
        <w:trPr>
          <w:trHeight w:val="2110"/>
        </w:trPr>
        <w:tc>
          <w:tcPr>
            <w:tcW w:w="709" w:type="dxa"/>
            <w:tcBorders>
              <w:top w:val="single" w:color="000000" w:sz="4" w:space="0"/>
              <w:left w:val="single" w:color="000000" w:sz="4" w:space="0"/>
              <w:bottom w:val="single" w:color="000000" w:sz="4" w:space="0"/>
              <w:right w:val="single" w:color="000000" w:sz="4" w:space="0"/>
            </w:tcBorders>
          </w:tcPr>
          <w:p w:rsidR="005101CF" w:rsidRDefault="00A626AB" w14:paraId="1DB5C85B" w14:textId="77777777">
            <w:pPr>
              <w:spacing w:after="0" w:line="259" w:lineRule="auto"/>
              <w:ind w:left="0" w:right="67" w:firstLine="0"/>
              <w:jc w:val="right"/>
            </w:pPr>
            <w:r>
              <w:t>2.</w:t>
            </w:r>
            <w:r>
              <w:rPr>
                <w:rFonts w:ascii="Arial" w:hAnsi="Arial" w:eastAsia="Arial" w:cs="Arial"/>
              </w:rPr>
              <w:t xml:space="preserve"> </w:t>
            </w:r>
          </w:p>
        </w:tc>
        <w:tc>
          <w:tcPr>
            <w:tcW w:w="7188" w:type="dxa"/>
            <w:tcBorders>
              <w:top w:val="single" w:color="000000" w:sz="4" w:space="0"/>
              <w:left w:val="single" w:color="000000" w:sz="4" w:space="0"/>
              <w:bottom w:val="single" w:color="000000" w:sz="4" w:space="0"/>
              <w:right w:val="single" w:color="000000" w:sz="4" w:space="0"/>
            </w:tcBorders>
          </w:tcPr>
          <w:p w:rsidR="005101CF" w:rsidRDefault="00A626AB" w14:paraId="61D3FA1D" w14:textId="77777777">
            <w:pPr>
              <w:spacing w:after="232" w:line="259" w:lineRule="auto"/>
              <w:ind w:left="0" w:right="0" w:firstLine="0"/>
              <w:jc w:val="left"/>
            </w:pPr>
            <w:r>
              <w:t xml:space="preserve">Sumário: </w:t>
            </w:r>
          </w:p>
          <w:p w:rsidR="005101CF" w:rsidRDefault="00A626AB" w14:paraId="1C2F0713" w14:textId="77777777">
            <w:pPr>
              <w:spacing w:after="230" w:line="259" w:lineRule="auto"/>
              <w:ind w:left="0" w:right="0" w:firstLine="0"/>
              <w:jc w:val="left"/>
            </w:pPr>
            <w:r>
              <w:t xml:space="preserve">Entidade competente: </w:t>
            </w:r>
          </w:p>
          <w:p w:rsidR="005101CF" w:rsidRDefault="00A626AB" w14:paraId="532F23E4" w14:textId="77777777">
            <w:pPr>
              <w:spacing w:after="232" w:line="259" w:lineRule="auto"/>
              <w:ind w:left="0" w:right="0" w:firstLine="0"/>
              <w:jc w:val="left"/>
            </w:pPr>
            <w:r>
              <w:t xml:space="preserve">Forma: </w:t>
            </w:r>
          </w:p>
          <w:p w:rsidR="005101CF" w:rsidRDefault="00A626AB" w14:paraId="5280C050" w14:textId="77777777">
            <w:pPr>
              <w:spacing w:after="0" w:line="259" w:lineRule="auto"/>
              <w:ind w:left="0" w:right="0" w:firstLine="0"/>
              <w:jc w:val="left"/>
            </w:pPr>
            <w:r>
              <w:t xml:space="preserve">Prazo: </w:t>
            </w:r>
          </w:p>
        </w:tc>
      </w:tr>
    </w:tbl>
    <w:p w:rsidR="005101CF" w:rsidRDefault="00A626AB" w14:paraId="3817CA5C" w14:textId="77777777">
      <w:pPr>
        <w:spacing w:after="232" w:line="259" w:lineRule="auto"/>
        <w:ind w:left="862" w:right="136" w:firstLine="0"/>
      </w:pPr>
      <w:r>
        <w:t xml:space="preserve">(Acrescentar, se necessário). </w:t>
      </w:r>
    </w:p>
    <w:p w:rsidR="005101CF" w:rsidP="00075BA2" w:rsidRDefault="00A626AB" w14:paraId="3EB538AA" w14:textId="4D9C0885">
      <w:pPr>
        <w:spacing w:after="230" w:line="259" w:lineRule="auto"/>
        <w:ind w:left="142" w:right="0" w:firstLine="0"/>
        <w:jc w:val="left"/>
      </w:pPr>
      <w:r>
        <w:t xml:space="preserve"> </w:t>
      </w:r>
      <w:r>
        <w:rPr>
          <w:rFonts w:ascii="Cambria" w:hAnsi="Cambria" w:eastAsia="Cambria" w:cs="Cambria"/>
        </w:rPr>
        <w:tab/>
      </w:r>
    </w:p>
    <w:p w:rsidR="005101CF" w:rsidRDefault="00A626AB" w14:paraId="494BBA6F" w14:textId="77777777">
      <w:pPr>
        <w:spacing w:after="228" w:line="259" w:lineRule="auto"/>
        <w:ind w:left="847" w:right="136" w:firstLine="0"/>
      </w:pPr>
      <w:r>
        <w:t>15.</w:t>
      </w:r>
      <w:r>
        <w:rPr>
          <w:rFonts w:ascii="Arial" w:hAnsi="Arial" w:eastAsia="Arial" w:cs="Arial"/>
        </w:rPr>
        <w:t xml:space="preserve"> </w:t>
      </w:r>
      <w:r>
        <w:t xml:space="preserve">Proposta de nota para a comunicação social </w:t>
      </w:r>
    </w:p>
    <w:p w:rsidR="005101CF" w:rsidRDefault="00A626AB" w14:paraId="793C04A5" w14:textId="77777777">
      <w:pPr>
        <w:spacing w:after="114"/>
        <w:ind w:left="127" w:right="136" w:firstLine="0"/>
      </w:pPr>
      <w:r>
        <w:t xml:space="preserve">O governo aprovou um diploma que estabelece as normas a que obedece a detenção, a identificação, o registo, o licenciamento e a comercialização, bem como o controlo sanitário dos animais de companhia, fixando as normas complementares da Convenção Europeia para a proteção dos Animais de Companhia, aprovada pelo Decreto n.º 13/93, de 13 de abril. </w:t>
      </w:r>
    </w:p>
    <w:p w:rsidR="005101CF" w:rsidRDefault="00A626AB" w14:paraId="0E8B235B" w14:textId="77777777">
      <w:pPr>
        <w:spacing w:after="0" w:line="259" w:lineRule="auto"/>
        <w:ind w:left="142" w:right="0" w:firstLine="0"/>
        <w:jc w:val="left"/>
      </w:pPr>
      <w:r w:rsidR="22998B98">
        <w:rPr/>
        <w:t xml:space="preserve"> </w:t>
      </w:r>
    </w:p>
    <w:p w:rsidR="7F7CCA47" w:rsidP="7F7CCA47" w:rsidRDefault="7F7CCA47" w14:paraId="4E11F974" w14:textId="74D54FBF">
      <w:pPr>
        <w:spacing w:after="0" w:line="259" w:lineRule="auto"/>
        <w:ind w:left="142" w:right="0" w:firstLine="0"/>
        <w:jc w:val="left"/>
      </w:pPr>
    </w:p>
    <w:p w:rsidR="07ED153D" w:rsidP="7F7CCA47" w:rsidRDefault="07ED153D" w14:paraId="1370903D" w14:textId="081011BE">
      <w:pPr>
        <w:pStyle w:val="Ttulo2"/>
        <w:ind w:right="0"/>
        <w:rPr>
          <w:color w:val="FF0000"/>
        </w:rPr>
      </w:pPr>
      <w:r w:rsidRPr="7F7CCA47" w:rsidR="07ED153D">
        <w:rPr>
          <w:color w:val="FF0000"/>
        </w:rPr>
        <w:t>SUBSECÇÃO III – ALTERAR localização no documento!</w:t>
      </w:r>
      <w:commentRangeStart w:id="1662048671"/>
      <w:commentRangeEnd w:id="1662048671"/>
      <w:r>
        <w:rPr>
          <w:rStyle w:val="CommentReference"/>
        </w:rPr>
        <w:commentReference w:id="1662048671"/>
      </w:r>
    </w:p>
    <w:p w:rsidR="07ED153D" w:rsidP="7F7CCA47" w:rsidRDefault="07ED153D" w14:paraId="35B5C88E" w14:textId="55AD88FF">
      <w:pPr>
        <w:pStyle w:val="Ttulo2"/>
        <w:ind w:right="0"/>
      </w:pPr>
      <w:r w:rsidR="07ED153D">
        <w:rPr/>
        <w:t>Outros controlos</w:t>
      </w:r>
      <w:r w:rsidR="07ED153D">
        <w:rPr/>
        <w:t xml:space="preserve"> </w:t>
      </w:r>
    </w:p>
    <w:p w:rsidR="7F7CCA47" w:rsidRDefault="7F7CCA47" w14:paraId="7157790F"/>
    <w:p w:rsidR="07ED153D" w:rsidP="7F7CCA47" w:rsidRDefault="07ED153D" w14:paraId="71D1CB6C">
      <w:pPr>
        <w:pStyle w:val="Ttulo3"/>
        <w:ind w:left="0" w:right="0" w:firstLine="0"/>
      </w:pPr>
      <w:r w:rsidR="07ED153D">
        <w:rPr/>
        <w:t xml:space="preserve">Artigo 64.º </w:t>
      </w:r>
    </w:p>
    <w:p w:rsidR="07ED153D" w:rsidP="7F7CCA47" w:rsidRDefault="07ED153D" w14:paraId="6308CFA3" w14:textId="152B996A">
      <w:pPr>
        <w:pStyle w:val="Ttulo3"/>
        <w:ind w:left="0" w:right="0" w:firstLine="0"/>
      </w:pPr>
      <w:r w:rsidR="07ED153D">
        <w:rPr/>
        <w:t>Exames médico-veterinários, laboratoriais ou outros</w:t>
      </w:r>
      <w:r w:rsidR="07ED153D">
        <w:rPr/>
        <w:t xml:space="preserve"> </w:t>
      </w:r>
    </w:p>
    <w:p w:rsidR="07ED153D" w:rsidP="7F7CCA47" w:rsidRDefault="07ED153D" w14:paraId="2C3AC685">
      <w:pPr>
        <w:ind w:left="127" w:right="136" w:firstLine="0"/>
      </w:pPr>
      <w:r w:rsidR="07ED153D">
        <w:rPr/>
        <w:t xml:space="preserve">A DGAV pode, sempre que entender necessário, determinar a realização de quaisquer exames médico-veterinários, laboratoriais ou outros, para verificar se foi administrada a um animal de companhia qualquer substância, tratamento ou procedimento que vise aumentar ou diminuir o nível natural das capacidades fisiológicas e etológicas desse animal, nas seguintes situações: </w:t>
      </w:r>
    </w:p>
    <w:p w:rsidR="07ED153D" w:rsidP="7F7CCA47" w:rsidRDefault="07ED153D" w14:paraId="197B2D8A">
      <w:pPr>
        <w:numPr>
          <w:ilvl w:val="0"/>
          <w:numId w:val="110"/>
        </w:numPr>
        <w:spacing w:after="288" w:line="259" w:lineRule="auto"/>
        <w:ind w:right="136" w:hanging="360"/>
        <w:rPr/>
      </w:pPr>
      <w:r w:rsidR="07ED153D">
        <w:rPr/>
        <w:t xml:space="preserve">No decurso de competições; </w:t>
      </w:r>
    </w:p>
    <w:p w:rsidR="07ED153D" w:rsidP="7F7CCA47" w:rsidRDefault="07ED153D" w14:paraId="5FD73A4F" w14:textId="6EE1ECA3">
      <w:pPr>
        <w:numPr>
          <w:ilvl w:val="0"/>
          <w:numId w:val="110"/>
        </w:numPr>
        <w:spacing w:after="226" w:line="259" w:lineRule="auto"/>
        <w:ind w:right="136" w:hanging="360"/>
        <w:rPr/>
      </w:pPr>
      <w:r w:rsidR="07ED153D">
        <w:rPr/>
        <w:t>Em qualquer momento, quando constitua risco para o bem-estar do animal.</w:t>
      </w:r>
    </w:p>
    <w:p w:rsidR="7F7CCA47" w:rsidP="7F7CCA47" w:rsidRDefault="7F7CCA47" w14:paraId="39AB4961" w14:textId="62AF9FA8">
      <w:pPr>
        <w:spacing w:after="0" w:line="259" w:lineRule="auto"/>
        <w:ind w:left="142" w:right="0" w:firstLine="0"/>
        <w:jc w:val="left"/>
      </w:pPr>
    </w:p>
    <w:p w:rsidR="7F7CCA47" w:rsidP="7F7CCA47" w:rsidRDefault="7F7CCA47" w14:paraId="3B1BB911" w14:textId="4A1B8B96">
      <w:pPr>
        <w:spacing w:after="0" w:line="259" w:lineRule="auto"/>
        <w:ind w:left="142" w:right="0" w:firstLine="0"/>
        <w:jc w:val="left"/>
      </w:pPr>
    </w:p>
    <w:sectPr w:rsidR="005101CF" w:rsidSect="005E68AA">
      <w:footerReference w:type="default" r:id="rId18"/>
      <w:pgSz w:w="11904" w:h="16840" w:orient="portrait"/>
      <w:pgMar w:top="1713" w:right="1555" w:bottom="1443" w:left="1560" w:header="709" w:footer="709" w:gutter="0"/>
      <w:pgNumType w:start="1"/>
      <w:cols w:space="720"/>
      <w:titlePg/>
      <w:docGrid w:linePitch="326"/>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nitials="MM" w:author="Maria Helena Menezes Maia" w:date="1900-01-01T00:00:00Z" w:id="286">
    <w:p w:rsidR="00387091" w:rsidRDefault="0093750D" w14:paraId="2A8294E4" w14:textId="219625B9">
      <w:pPr>
        <w:pStyle w:val="CommentText"/>
      </w:pPr>
      <w:r>
        <w:rPr>
          <w:rStyle w:val="CommentReference"/>
        </w:rPr>
        <w:annotationRef/>
      </w:r>
      <w:r w:rsidRPr="530455B1">
        <w:t xml:space="preserve">GJ - necessário prever as contraordenações aplicáveis ao incumprimento dos requisitos previstos ao Reg. Del. (UE) 2026/131, que não tem quadro sinótico... </w:t>
      </w:r>
    </w:p>
    <w:p w:rsidR="00387091" w:rsidRDefault="0093750D" w14:paraId="40737383" w14:textId="04D5BAF3">
      <w:r w:rsidRPr="05CC05D1">
        <w:t>No artº 21, do D.L. 82/2019 h) O incumprimento das normas constantes nos artigos</w:t>
      </w:r>
    </w:p>
    <w:p w:rsidR="00387091" w:rsidRDefault="0093750D" w14:paraId="6942743E" w14:textId="3CDB3CA4">
      <w:r w:rsidRPr="67C5410F">
        <w:t>5.º, 6.º, 9.º, 10.º, 14.º, 33.º e 34.º do Regulamento</w:t>
      </w:r>
    </w:p>
    <w:p w:rsidR="00387091" w:rsidRDefault="0093750D" w14:paraId="346F85E0" w14:textId="3896C684">
      <w:r w:rsidRPr="4A8A3E22">
        <w:t>(UE) n.º 576/2013, do Parlamento Europeu e do Conselho, de 12 de junho de 2013, relativo à circulação sem caráter comercial de animais de companhia, por parte dos titulares ou qualquer detentor dos animais de companhia;</w:t>
      </w:r>
    </w:p>
    <w:p w:rsidR="00387091" w:rsidRDefault="0093750D" w14:paraId="2565FC16" w14:textId="55EBAC65">
      <w:r w:rsidRPr="3A7D9E10">
        <w:t>i) O incumprimento das normas constantes nos artigos 22.º e 29.º do Regulamento (UE) n.º 576/2013, do Parlamento Europeu e do Conselho, de 12 de junho de 2013, relativo à circulação sem caráter comercial de animais de companhia, por parte dos médicos veterinários autorizados a emitir documentos de identificação referidos</w:t>
      </w:r>
    </w:p>
    <w:p w:rsidR="00387091" w:rsidRDefault="0093750D" w14:paraId="7273DCDF" w14:textId="2CFF75F5">
      <w:r w:rsidRPr="1531632A">
        <w:t>como PAC.</w:t>
      </w:r>
    </w:p>
  </w:comment>
  <w:comment w:initials="GS" w:author="Gui Jorge Machado Sarmento" w:date="2026-04-20T23:07:00Z" w:id="288">
    <w:p w:rsidR="00E00241" w:rsidP="00E00241" w:rsidRDefault="00E00241" w14:paraId="7670106D" w14:textId="77777777">
      <w:pPr>
        <w:pStyle w:val="Textodecomentrio"/>
        <w:ind w:left="0" w:firstLine="0"/>
        <w:jc w:val="left"/>
      </w:pPr>
      <w:r>
        <w:rPr>
          <w:rStyle w:val="Refdecomentrio"/>
        </w:rPr>
        <w:annotationRef/>
      </w:r>
      <w:r>
        <w:t>Nova proposta de redação.</w:t>
      </w:r>
    </w:p>
  </w:comment>
  <w:comment w:initials="GS" w:author="Gui Jorge Machado Sarmento" w:date="2026-04-20T23:18:00Z" w:id="290">
    <w:p w:rsidR="00324D81" w:rsidP="00324D81" w:rsidRDefault="00324D81" w14:paraId="19D74710" w14:textId="77777777">
      <w:pPr>
        <w:pStyle w:val="Textodecomentrio"/>
        <w:ind w:left="0" w:firstLine="0"/>
        <w:jc w:val="left"/>
      </w:pPr>
      <w:r>
        <w:rPr>
          <w:rStyle w:val="Refdecomentrio"/>
        </w:rPr>
        <w:annotationRef/>
      </w:r>
      <w:r>
        <w:t>Organização das definições.</w:t>
      </w:r>
    </w:p>
  </w:comment>
  <w:comment w:initials="SS" w:author="Susana Margarida Gonçalves Silva Santos" w:date="2026-03-27T11:58:00Z" w:id="293">
    <w:p w:rsidR="00387091" w:rsidRDefault="0093750D" w14:paraId="7BB83915" w14:textId="01AEE795">
      <w:r>
        <w:rPr>
          <w:rStyle w:val="CommentReference"/>
        </w:rPr>
        <w:annotationRef/>
      </w:r>
      <w:r w:rsidRPr="1E21C2AA">
        <w:t>Lista positiva - GJ</w:t>
      </w:r>
    </w:p>
  </w:comment>
  <w:comment w:initials="MM" w:author="Maria Helena Menezes Maia" w:date="2026-03-19T14:19:00Z" w:id="294">
    <w:p w:rsidR="00FC060F" w:rsidRDefault="00FC060F" w14:paraId="4A547EC5" w14:textId="11D6A67D">
      <w:r>
        <w:annotationRef/>
      </w:r>
      <w:r w:rsidRPr="47A09E67">
        <w:t>ter em consideração</w:t>
      </w:r>
      <w:r w:rsidRPr="6EF22781">
        <w:rPr>
          <w:i/>
          <w:iCs/>
        </w:rPr>
        <w:t> as espécies ANEXO I do R</w:t>
      </w:r>
      <w:r w:rsidRPr="41934F4D">
        <w:t>eg. 2016/429 </w:t>
      </w:r>
      <w:r w:rsidRPr="7C742B03">
        <w:rPr>
          <w:b/>
          <w:bCs/>
        </w:rPr>
        <w:t>ESPÉCIES DE ANIMAIS DE COMPANHIA </w:t>
      </w:r>
      <w:r w:rsidRPr="07500185">
        <w:t> </w:t>
      </w:r>
    </w:p>
    <w:p w:rsidR="00FC060F" w:rsidRDefault="00FC060F" w14:paraId="066F5BB8" w14:textId="27EE202B">
      <w:r w:rsidRPr="35BE5090">
        <w:t>PARTE B </w:t>
      </w:r>
    </w:p>
    <w:p w:rsidR="00FC060F" w:rsidRDefault="00FC060F" w14:paraId="349747A4" w14:textId="7C884525">
      <w:r w:rsidRPr="23C184D6">
        <w:t>Cães (</w:t>
      </w:r>
      <w:r w:rsidRPr="21E05CF1">
        <w:rPr>
          <w:i/>
          <w:iCs/>
        </w:rPr>
        <w:t>Canis lupus familiaris</w:t>
      </w:r>
      <w:r w:rsidRPr="29ADBD3F">
        <w:t>)  </w:t>
      </w:r>
    </w:p>
    <w:p w:rsidR="00FC060F" w:rsidRDefault="00FC060F" w14:paraId="61EB0709" w14:textId="4496D3DE">
      <w:r w:rsidRPr="658378BC">
        <w:t>Gatos (</w:t>
      </w:r>
      <w:r w:rsidRPr="7EC856C6">
        <w:rPr>
          <w:i/>
          <w:iCs/>
        </w:rPr>
        <w:t>Felis silvestris catus</w:t>
      </w:r>
      <w:r w:rsidRPr="2FEEEAD0">
        <w:t>)  </w:t>
      </w:r>
    </w:p>
    <w:p w:rsidR="00FC060F" w:rsidRDefault="00FC060F" w14:paraId="3118280A" w14:textId="740CF056">
      <w:r w:rsidRPr="54DFFD76">
        <w:t>Furões (</w:t>
      </w:r>
      <w:r w:rsidRPr="3170B16E">
        <w:rPr>
          <w:i/>
          <w:iCs/>
        </w:rPr>
        <w:t>Mustela putorius furo</w:t>
      </w:r>
      <w:r w:rsidRPr="386BFFB6">
        <w:t>)  </w:t>
      </w:r>
    </w:p>
    <w:p w:rsidR="00FC060F" w:rsidRDefault="00FC060F" w14:paraId="6399648B" w14:textId="040BAC71"/>
    <w:p w:rsidR="00FC060F" w:rsidRDefault="00FC060F" w14:paraId="7B496950" w14:textId="41036957">
      <w:r w:rsidRPr="356B4553">
        <w:t>PARTE B  </w:t>
      </w:r>
    </w:p>
    <w:p w:rsidR="00FC060F" w:rsidRDefault="00FC060F" w14:paraId="37E1B434" w14:textId="4C366775">
      <w:r w:rsidRPr="7150F67D">
        <w:t>Invertebrados (com exceção das abelhas, moluscos pertencentes ao filo </w:t>
      </w:r>
      <w:r w:rsidRPr="7A9C98D8">
        <w:rPr>
          <w:i/>
          <w:iCs/>
        </w:rPr>
        <w:t>Mollusca </w:t>
      </w:r>
      <w:r w:rsidRPr="52DFA36F">
        <w:t>e crustáceos pertencentes ao subfilo </w:t>
      </w:r>
      <w:r w:rsidRPr="2477B733">
        <w:rPr>
          <w:i/>
          <w:iCs/>
        </w:rPr>
        <w:t>Crustacea</w:t>
      </w:r>
      <w:r w:rsidRPr="3BD98DCC">
        <w:t>)  </w:t>
      </w:r>
    </w:p>
    <w:p w:rsidR="00FC060F" w:rsidRDefault="00FC060F" w14:paraId="04904487" w14:textId="7D760B1F">
      <w:r w:rsidRPr="1060EB3D">
        <w:t>Animais aquáticos ornamentais  </w:t>
      </w:r>
    </w:p>
    <w:p w:rsidR="00FC060F" w:rsidRDefault="00FC060F" w14:paraId="3672D067" w14:textId="2F587139">
      <w:r w:rsidRPr="1A7D9FB8">
        <w:t>Anfíbios  </w:t>
      </w:r>
    </w:p>
    <w:p w:rsidR="00FC060F" w:rsidRDefault="00FC060F" w14:paraId="08FEC95B" w14:textId="19E5DFD7">
      <w:r w:rsidRPr="7354010E">
        <w:t>Répteis  </w:t>
      </w:r>
    </w:p>
    <w:p w:rsidR="00FC060F" w:rsidRDefault="00FC060F" w14:paraId="0845044A" w14:textId="7182F77C">
      <w:r w:rsidRPr="5743C7A5">
        <w:t>Aves: espécimes de espécies aviárias que não sejam galos e galinhas, perus, pintadas, patos, gansos, codornizes, pombos, faisões, perdizes e ratites (</w:t>
      </w:r>
      <w:r w:rsidRPr="0B3F1597">
        <w:rPr>
          <w:i/>
          <w:iCs/>
        </w:rPr>
        <w:t>Ratitae</w:t>
      </w:r>
      <w:r w:rsidRPr="6F1EC4F2">
        <w:t>).  </w:t>
      </w:r>
    </w:p>
    <w:p w:rsidR="00FC060F" w:rsidRDefault="00FC060F" w14:paraId="237F247B" w14:textId="708A50BD">
      <w:r w:rsidRPr="7304F00A">
        <w:t>Mamíferos: roedores e coelhos que não os utilizados para a produção de Alimentos </w:t>
      </w:r>
    </w:p>
  </w:comment>
  <w:comment w:initials="SS" w:author="Susana Margarida Gonçalves Silva Santos" w:date="2026-03-27T12:33:00Z" w:id="295">
    <w:p w:rsidR="00387091" w:rsidRDefault="0093750D" w14:paraId="724911D2" w14:textId="7A0217AB">
      <w:r>
        <w:rPr>
          <w:rStyle w:val="CommentReference"/>
        </w:rPr>
        <w:annotationRef/>
      </w:r>
      <w:r w:rsidRPr="5E18F239">
        <w:t>Gabinete Jurídico - Ato delegado mencionado no REG BE</w:t>
      </w:r>
    </w:p>
  </w:comment>
  <w:comment w:initials="SS" w:author="Susana Margarida Gonçalves Silva Santos" w:date="2026-03-26T19:45:00Z" w:id="296">
    <w:p w:rsidR="00387091" w:rsidRDefault="0093750D" w14:paraId="47D883D8" w14:textId="1A7BEC5D">
      <w:r>
        <w:rPr>
          <w:rStyle w:val="CommentReference"/>
        </w:rPr>
        <w:annotationRef/>
      </w:r>
      <w:r w:rsidRPr="72C22BA5">
        <w:t>REG BE</w:t>
      </w:r>
    </w:p>
  </w:comment>
  <w:comment w:initials="SS" w:author="Susana Margarida Gonçalves Silva Santos" w:date="2026-04-10T11:52:00Z" w:id="297">
    <w:p w:rsidR="00387091" w:rsidRDefault="0093750D" w14:paraId="3C79CEAA" w14:textId="02F479CE">
      <w:r>
        <w:rPr>
          <w:rStyle w:val="CommentReference"/>
        </w:rPr>
        <w:annotationRef/>
      </w:r>
      <w:r w:rsidRPr="0D642807">
        <w:t xml:space="preserve">SUBSTITUIR </w:t>
      </w:r>
    </w:p>
  </w:comment>
  <w:comment w:initials="SS" w:author="Susana Margarida Gonçalves Silva Santos" w:date="2026-04-10T12:05:00Z" w:id="298">
    <w:p w:rsidR="00387091" w:rsidRDefault="0093750D" w14:paraId="3AD02999" w14:textId="5237E94F">
      <w:r>
        <w:rPr>
          <w:rStyle w:val="CommentReference"/>
        </w:rPr>
        <w:annotationRef/>
      </w:r>
      <w:r w:rsidRPr="1F529EF1">
        <w:t>breeding strategy’ means a set of systematic actions, including recording, selection, breeding ▌ and exchange of breeding dogs or cats and their germinal products, designed and implemented to preserve or enhance desired phenotypic or genotypic characteristics in the target breeding population;</w:t>
      </w:r>
    </w:p>
  </w:comment>
  <w:comment w:initials="SS" w:author="Susana Margarida Gonçalves Silva Santos" w:date="2026-03-26T19:54:00Z" w:id="299">
    <w:p w:rsidR="00387091" w:rsidRDefault="0093750D" w14:paraId="7ABB86CC" w14:textId="2EB2DC17">
      <w:r>
        <w:rPr>
          <w:rStyle w:val="CommentReference"/>
        </w:rPr>
        <w:annotationRef/>
      </w:r>
      <w:r w:rsidRPr="12057F14">
        <w:t>Esta definição apenas refere cão e gato. Adaptar?</w:t>
      </w:r>
    </w:p>
  </w:comment>
  <w:comment w:initials="MB" w:author="Maria Cristina Tavares Briosa" w:date="2026-04-06T17:30:00Z" w:id="300">
    <w:p w:rsidR="00387091" w:rsidRDefault="0093750D" w14:paraId="6DAF7A4A" w14:textId="3CDB30BF">
      <w:r>
        <w:rPr>
          <w:rStyle w:val="CommentReference"/>
        </w:rPr>
        <w:annotationRef/>
      </w:r>
      <w:r w:rsidRPr="3F14B585">
        <w:t xml:space="preserve">Animal de companhia </w:t>
      </w:r>
    </w:p>
  </w:comment>
  <w:comment w:initials="SS" w:author="Susana Margarida Gonçalves Silva Santos" w:date="2026-04-10T12:14:00Z" w:id="301">
    <w:p w:rsidR="00387091" w:rsidRDefault="0093750D" w14:paraId="64BD95ED" w14:textId="66EDAA00">
      <w:r>
        <w:rPr>
          <w:rStyle w:val="CommentReference"/>
        </w:rPr>
        <w:annotationRef/>
      </w:r>
      <w:r w:rsidRPr="35B96167">
        <w:t>«Alojamento», edifícios ou espaço exterior delimitado em estabelecimentos onde são detidos animais de companhia </w:t>
      </w:r>
      <w:r w:rsidRPr="5BCB053B">
        <w:rPr>
          <w:i/>
          <w:iCs/>
        </w:rPr>
        <w:t>de forma temporária ou permanente</w:t>
      </w:r>
      <w:r w:rsidRPr="324B0E03">
        <w:t>; </w:t>
      </w:r>
    </w:p>
  </w:comment>
  <w:comment w:initials="SS" w:author="Susana Margarida Gonçalves Silva Santos" w:date="2026-04-10T12:16:00Z" w:id="302">
    <w:p w:rsidR="00387091" w:rsidRDefault="0093750D" w14:paraId="02BEF8CB" w14:textId="60676397">
      <w:r>
        <w:rPr>
          <w:rStyle w:val="CommentReference"/>
        </w:rPr>
        <w:annotationRef/>
      </w:r>
      <w:r w:rsidRPr="044C6529">
        <w:t>VERIFICAR se mantemos hospedagem.</w:t>
      </w:r>
    </w:p>
  </w:comment>
  <w:comment w:initials="GS" w:author="Gui Jorge Machado Sarmento" w:date="2026-04-20T22:42:00Z" w:id="303">
    <w:p w:rsidR="00FF79A7" w:rsidP="00FF79A7" w:rsidRDefault="00FF79A7" w14:paraId="77A61B45" w14:textId="77777777">
      <w:pPr>
        <w:pStyle w:val="Textodecomentrio"/>
        <w:ind w:left="0" w:firstLine="0"/>
        <w:jc w:val="left"/>
      </w:pPr>
      <w:r>
        <w:rPr>
          <w:rStyle w:val="Refdecomentrio"/>
        </w:rPr>
        <w:annotationRef/>
      </w:r>
      <w:r>
        <w:t xml:space="preserve">Regulamento (UE) 2022/2065 do Parlamento Europeu e do Conselho, de 19 de outubro de 2022, relativo a um mercado único para os serviços digitais e que altera a Diretiva 2000/31/CE (JO L 277 de 27.10.2022, p. 1, ELI: </w:t>
      </w:r>
      <w:hyperlink w:history="1" r:id="rId1">
        <w:r w:rsidRPr="00421C5E">
          <w:rPr>
            <w:rStyle w:val="Hiperligao"/>
          </w:rPr>
          <w:t>http://data.europa.eu/eli/reg/2022/2065/oj</w:t>
        </w:r>
      </w:hyperlink>
      <w:r>
        <w:t>).</w:t>
      </w:r>
    </w:p>
  </w:comment>
  <w:comment w:initials="SS" w:author="Susana Margarida Gonçalves Silva Santos" w:date="2026-04-16T09:46:00Z" w:id="304">
    <w:p w:rsidR="00D93055" w:rsidRDefault="00D93055" w14:paraId="21A409C6" w14:textId="12A2B08C">
      <w:pPr>
        <w:pStyle w:val="CommentText"/>
      </w:pPr>
      <w:r>
        <w:rPr>
          <w:rStyle w:val="CommentReference"/>
        </w:rPr>
        <w:annotationRef/>
      </w:r>
      <w:r w:rsidRPr="1C762790">
        <w:t>Falta analisar!</w:t>
      </w:r>
    </w:p>
  </w:comment>
  <w:comment w:initials="SS" w:author="Susana Margarida Gonçalves Silva Santos" w:date="2026-04-16T09:51:00Z" w:id="305">
    <w:p w:rsidR="00D93055" w:rsidRDefault="00D93055" w14:paraId="13C9FC00" w14:textId="2089D74E">
      <w:pPr>
        <w:pStyle w:val="CommentText"/>
      </w:pPr>
      <w:r>
        <w:rPr>
          <w:rStyle w:val="CommentReference"/>
        </w:rPr>
        <w:annotationRef/>
      </w:r>
      <w:r w:rsidRPr="4E477CF5">
        <w:t>RECURSOS GENÉTICOS</w:t>
      </w:r>
    </w:p>
  </w:comment>
  <w:comment w:initials="SS" w:author="Susana Margarida Gonçalves Silva Santos" w:date="2026-03-26T19:58:00Z" w:id="306">
    <w:p w:rsidR="00387091" w:rsidRDefault="0093750D" w14:paraId="09DB56C4" w14:textId="0E59AD0F">
      <w:r>
        <w:rPr>
          <w:rStyle w:val="CommentReference"/>
        </w:rPr>
        <w:annotationRef/>
      </w:r>
      <w:r w:rsidRPr="3D6438D1">
        <w:t>REG BE</w:t>
      </w:r>
    </w:p>
  </w:comment>
  <w:comment w:initials="SS" w:author="Susana Margarida Gonçalves Silva Santos" w:date="2026-04-16T09:54:00Z" w:id="307">
    <w:p w:rsidR="00D93055" w:rsidRDefault="00D93055" w14:paraId="3F4965C7" w14:textId="7126265D">
      <w:pPr>
        <w:pStyle w:val="CommentText"/>
      </w:pPr>
      <w:r>
        <w:rPr>
          <w:rStyle w:val="CommentReference"/>
        </w:rPr>
        <w:annotationRef/>
      </w:r>
      <w:r w:rsidRPr="452B59EE">
        <w:t>cão e gato ou animal de companhia?</w:t>
      </w:r>
    </w:p>
  </w:comment>
  <w:comment w:initials="SS" w:author="Susana Margarida Gonçalves Silva Santos" w:date="2026-04-16T10:01:00Z" w:id="308">
    <w:p w:rsidR="00D93055" w:rsidRDefault="00D93055" w14:paraId="49612F70" w14:textId="0B94C0F8">
      <w:pPr>
        <w:pStyle w:val="CommentText"/>
      </w:pPr>
      <w:r>
        <w:rPr>
          <w:rStyle w:val="CommentReference"/>
        </w:rPr>
        <w:annotationRef/>
      </w:r>
      <w:r w:rsidRPr="4A23EDAF">
        <w:t>ou "cão ou gato, ou outro animal de companhia".</w:t>
      </w:r>
    </w:p>
  </w:comment>
  <w:comment w:initials="SS" w:author="Susana Margarida Gonçalves Silva Santos" w:date="2026-04-16T10:15:00Z" w:id="310">
    <w:p w:rsidR="00FF79A7" w:rsidRDefault="00FF79A7" w14:paraId="389EE773" w14:textId="2906E3BA">
      <w:pPr>
        <w:pStyle w:val="CommentText"/>
      </w:pPr>
      <w:r>
        <w:rPr>
          <w:rStyle w:val="CommentReference"/>
        </w:rPr>
        <w:annotationRef/>
      </w:r>
      <w:r w:rsidRPr="10EDC94F">
        <w:t>Prever no diploma uma declaração, para autorizar!</w:t>
      </w:r>
    </w:p>
  </w:comment>
  <w:comment w:initials="SS" w:author="Susana Margarida Gonçalves Silva Santos" w:date="2026-03-27T09:07:00Z" w:id="322">
    <w:p w:rsidR="00387091" w:rsidRDefault="0093750D" w14:paraId="40A5DA08" w14:textId="4E571D19">
      <w:r>
        <w:rPr>
          <w:rStyle w:val="CommentReference"/>
        </w:rPr>
        <w:annotationRef/>
      </w:r>
      <w:r w:rsidRPr="6037FD11">
        <w:t>Lista positiva.</w:t>
      </w:r>
    </w:p>
  </w:comment>
  <w:comment w:initials="GS" w:author="Gui Jorge Machado Sarmento" w:date="2026-04-20T23:35:00Z" w:id="482">
    <w:p w:rsidR="00172FB2" w:rsidP="00172FB2" w:rsidRDefault="00172FB2" w14:paraId="4D5358C2" w14:textId="77777777">
      <w:pPr>
        <w:pStyle w:val="Textodecomentrio"/>
        <w:ind w:left="0" w:firstLine="0"/>
        <w:jc w:val="left"/>
      </w:pPr>
      <w:r>
        <w:rPr>
          <w:rStyle w:val="Refdecomentrio"/>
        </w:rPr>
        <w:annotationRef/>
      </w:r>
      <w:r>
        <w:t>Revisão do texto e nova proposta de redação.</w:t>
      </w:r>
    </w:p>
  </w:comment>
  <w:comment w:initials="GS" w:author="Gui Jorge Machado Sarmento" w:date="2026-04-20T23:30:00Z" w:id="483">
    <w:p w:rsidR="00A774C2" w:rsidP="00A774C2" w:rsidRDefault="00A774C2" w14:paraId="2936E295" w14:textId="77777777">
      <w:pPr>
        <w:pStyle w:val="Textodecomentrio"/>
        <w:ind w:left="0" w:firstLine="0"/>
        <w:jc w:val="left"/>
      </w:pPr>
      <w:r>
        <w:rPr>
          <w:rStyle w:val="Refdecomentrio"/>
        </w:rPr>
        <w:annotationRef/>
      </w:r>
      <w:r>
        <w:t>Nova proposta de redação.</w:t>
      </w:r>
    </w:p>
  </w:comment>
  <w:comment w:initials="GS" w:author="Gui Jorge Machado Sarmento" w:date="2026-04-20T23:15:00Z" w:id="506">
    <w:p w:rsidR="00035FBE" w:rsidP="00035FBE" w:rsidRDefault="00035FBE" w14:paraId="3E2D00B2" w14:textId="77777777">
      <w:pPr>
        <w:pStyle w:val="Textodecomentrio"/>
        <w:ind w:left="0" w:firstLine="0"/>
        <w:jc w:val="left"/>
      </w:pPr>
      <w:r>
        <w:rPr>
          <w:rStyle w:val="Refdecomentrio"/>
        </w:rPr>
        <w:annotationRef/>
      </w:r>
      <w:r>
        <w:t>Nova proposta de redação.</w:t>
      </w:r>
    </w:p>
  </w:comment>
  <w:comment w:initials="RV" w:author="Rui André Vidal" w:date="2026-04-14T08:33:00Z" w:id="511">
    <w:p w:rsidR="00387091" w:rsidRDefault="0093750D" w14:paraId="0F31DC42" w14:textId="74BC4F9F">
      <w:r>
        <w:rPr>
          <w:rStyle w:val="CommentReference"/>
        </w:rPr>
        <w:annotationRef/>
      </w:r>
      <w:r w:rsidRPr="178F14DD">
        <w:t>Estenderia a qualquer animal de companhia</w:t>
      </w:r>
    </w:p>
  </w:comment>
  <w:comment w:initials="RV" w:author="Rui André Vidal" w:date="2026-04-14T08:25:00Z" w:id="513">
    <w:p w:rsidR="00387091" w:rsidRDefault="0093750D" w14:paraId="4EEC486E" w14:textId="0219EF86">
      <w:r>
        <w:rPr>
          <w:rStyle w:val="CommentReference"/>
        </w:rPr>
        <w:annotationRef/>
      </w:r>
      <w:r w:rsidRPr="5E2E2345">
        <w:t>detentores?</w:t>
      </w:r>
    </w:p>
  </w:comment>
  <w:comment w:initials="RV" w:author="Rui André Vidal" w:date="2026-04-14T08:29:00Z" w:id="514">
    <w:p w:rsidR="00387091" w:rsidRDefault="0093750D" w14:paraId="5BAD2A2E" w14:textId="0379F595">
      <w:pPr>
        <w:pStyle w:val="CommentText"/>
      </w:pPr>
      <w:r>
        <w:rPr>
          <w:rStyle w:val="CommentReference"/>
        </w:rPr>
        <w:annotationRef/>
      </w:r>
      <w:r w:rsidRPr="7FD514A3">
        <w:t>Sugeria incluir aqui apenas o n.º 1.1 e reservar as restantes disposições para o art.º das estratégias de reprodução, ou noutra opção, para disposições relativas a alojamentos de criação</w:t>
      </w:r>
    </w:p>
    <w:p w:rsidR="00387091" w:rsidRDefault="0093750D" w14:paraId="410E14B7" w14:textId="614E4E45">
      <w:r w:rsidRPr="18682EBE">
        <w:t>Anexo I - 1.          Alimentação e abeberamento</w:t>
      </w:r>
    </w:p>
    <w:p w:rsidR="00387091" w:rsidRDefault="0093750D" w14:paraId="4C477117" w14:textId="2DFBD6BF">
      <w:r w:rsidRPr="152E61C3">
        <w:t>1.1.       Os cães e gatos devem ser alimentados, pelo menos, duas vezes por dia. Os cachorros e gatinhos devem ser alimentados com maior frequência.</w:t>
      </w:r>
    </w:p>
    <w:p w:rsidR="00387091" w:rsidRDefault="0093750D" w14:paraId="2A2952FC" w14:textId="1C9B01F5">
      <w:r w:rsidRPr="6E60594A">
        <w:t>No entanto, estes requisitos não se aplicam a cães de guarda de gado mantidos em estabelecimentos de criação enquanto estes cães são usados para fins de guarda ou de treino.</w:t>
      </w:r>
    </w:p>
    <w:p w:rsidR="00387091" w:rsidRDefault="0093750D" w14:paraId="0070995E" w14:textId="0122E1F7">
      <w:r w:rsidRPr="1F66546A">
        <w:t>1.2.       Cada cachorro ou gatinho deve ser alimentado com colostro durante, pelo menos, os dois primeiros dias de vida. Posteriormente, deve ser alimentado com leite da respetiva mãe ou de uma cadela ou gata em lactação. Se tal não for possível, em razão de a mãe estar doente ou de, por outro motivo, não poder alimentar a sua cria ou de não poder fornecer leite suficiente, o cachorro ou gatinho deve ser alimentado com um substituto do leite concebido para cachorros e gatinhos. A frequência dessa alimentação deve respeitar as indicações do fabricante ou de um médico veterinário.</w:t>
      </w:r>
    </w:p>
    <w:p w:rsidR="00387091" w:rsidRDefault="0093750D" w14:paraId="7BECA552" w14:textId="1994EDFD">
      <w:r w:rsidRPr="796D29D8">
        <w:t>1.3.       Todos os cachorros e gatinhos não desmamados devem ser alimentados com uma quantidade de leite, de substituto do leite ou de uma combinação destes que seja suficiente para aumentar constantemente o peso corporal.</w:t>
      </w:r>
    </w:p>
    <w:p w:rsidR="00387091" w:rsidRDefault="0093750D" w14:paraId="0EB6D691" w14:textId="763BBB92">
      <w:r w:rsidRPr="74D9FFFC">
        <w:t>1.4.       O desmame deve ser efetuado com a introdução gradual de alimentos sólidos, durante um período não inferior a sete dias, e não pode ser concluído antes das seis semanas de idade, tanto para os cachorros como para os gatinhos.</w:t>
      </w:r>
    </w:p>
    <w:p w:rsidR="00387091" w:rsidRDefault="00387091" w14:paraId="253CFC1B" w14:textId="0E7E1647"/>
  </w:comment>
  <w:comment w:initials="RV" w:author="Rui André Vidal" w:date="2026-04-14T08:35:00Z" w:id="540">
    <w:p w:rsidR="00387091" w:rsidRDefault="0093750D" w14:paraId="4F8044AF" w14:textId="31674494">
      <w:r>
        <w:rPr>
          <w:rStyle w:val="CommentReference"/>
        </w:rPr>
        <w:annotationRef/>
      </w:r>
      <w:r w:rsidRPr="0985F03E">
        <w:t>acrescentar: "no caso dos cães e gatos?" ou "quando aplicável"? (neste último caso corre-se risco de desvirtuar a intenção do regulamento, penso)</w:t>
      </w:r>
    </w:p>
  </w:comment>
  <w:comment w:initials="RV" w:author="Rui André Vidal" w:date="2026-04-14T09:21:00Z" w:id="576">
    <w:p w:rsidR="00387091" w:rsidRDefault="0093750D" w14:paraId="0B69EAC5" w14:textId="47768054">
      <w:r>
        <w:rPr>
          <w:rStyle w:val="CommentReference"/>
        </w:rPr>
        <w:annotationRef/>
      </w:r>
      <w:r w:rsidRPr="1F1BA294">
        <w:rPr>
          <w:b/>
          <w:bCs/>
        </w:rPr>
        <w:t>detentores</w:t>
      </w:r>
    </w:p>
  </w:comment>
  <w:comment xmlns:w="http://schemas.openxmlformats.org/wordprocessingml/2006/main" w:initials="RV" w:author="Rui André Vidal" w:date="03/26/2026 00:39:00" w:id="713939168">
    <w:p xmlns:w14="http://schemas.microsoft.com/office/word/2010/wordml" w:rsidR="7D232701" w:rsidRDefault="4E1393F3" w14:paraId="6A1AC87A" w14:textId="6849AA92">
      <w:pPr>
        <w:pStyle w:val="CommentText"/>
      </w:pPr>
      <w:r>
        <w:rPr>
          <w:rStyle w:val="CommentReference"/>
        </w:rPr>
        <w:annotationRef/>
      </w:r>
      <w:r w:rsidRPr="68110ED8" w:rsidR="508D8B9A">
        <w:t>Colocaria remissão para artigo referente à eutanásia. «Sempre que não seja possível recuperação» é demasiado vago</w:t>
      </w:r>
    </w:p>
  </w:comment>
  <w:comment xmlns:w="http://schemas.openxmlformats.org/wordprocessingml/2006/main" w:initials="RV" w:author="Rui André Vidal" w:date="03/26/2026 00:43:00" w:id="1912322661">
    <w:p xmlns:w14="http://schemas.microsoft.com/office/word/2010/wordml" w:rsidR="3EA87F61" w:rsidRDefault="04BD55CE" w14:paraId="1556AB08" w14:textId="1C29D33D">
      <w:pPr>
        <w:pStyle w:val="CommentText"/>
      </w:pPr>
      <w:r>
        <w:rPr>
          <w:rStyle w:val="CommentReference"/>
        </w:rPr>
        <w:annotationRef/>
      </w:r>
      <w:r w:rsidRPr="37351B2B" w:rsidR="164FF2A2">
        <w:t>Colocar esta referência junto com as demais normas para as condições físicas dos espaços?</w:t>
      </w:r>
    </w:p>
  </w:comment>
  <w:comment xmlns:w="http://schemas.openxmlformats.org/wordprocessingml/2006/main" w:initials="RV" w:author="Rui André Vidal" w:date="03/26/2026 00:45:00" w:id="1088103145">
    <w:p xmlns:w14="http://schemas.microsoft.com/office/word/2010/wordml" w:rsidR="6856A8CC" w:rsidRDefault="436FD00D" w14:paraId="5307F0B3" w14:textId="286A01FB">
      <w:pPr>
        <w:pStyle w:val="CommentText"/>
      </w:pPr>
      <w:r>
        <w:rPr>
          <w:rStyle w:val="CommentReference"/>
        </w:rPr>
        <w:annotationRef/>
      </w:r>
      <w:r w:rsidRPr="287C2BAD" w:rsidR="6DBFE713">
        <w:t>Remeter para artigo(s) da eutanásia?</w:t>
      </w:r>
    </w:p>
  </w:comment>
  <w:comment w:initials="RV" w:author="Rui André Vidal" w:date="2026-03-25T19:32:00Z" w:id="700">
    <w:p w:rsidR="00FC060F" w:rsidRDefault="00FC060F" w14:paraId="26100691" w14:textId="371575E9">
      <w:r>
        <w:annotationRef/>
      </w:r>
      <w:r w:rsidRPr="30AD77BD">
        <w:t>Passaria operadores a detentores. Estas disposições precedem as dos Estabelecimentos/Alojamentos e idealmente deveriam abranger detentores não-operadors</w:t>
      </w:r>
    </w:p>
    <w:p w:rsidR="00FC060F" w:rsidRDefault="00FC060F" w14:paraId="22EA2D64" w14:textId="116D1706"/>
  </w:comment>
  <w:comment w:initials="RV" w:author="Rui André Vidal" w:date="1900-01-01T00:00:00Z" w:id="699">
    <w:p w:rsidR="00387091" w:rsidRDefault="0093750D" w14:paraId="4226248E" w14:textId="54FAF4A0">
      <w:pPr>
        <w:pStyle w:val="CommentText"/>
      </w:pPr>
      <w:r>
        <w:rPr>
          <w:rStyle w:val="CommentReference"/>
        </w:rPr>
        <w:annotationRef/>
      </w:r>
      <w:r w:rsidRPr="2A38AF10">
        <w:t>Regulamento Art. 8(1)</w:t>
      </w:r>
      <w:r w:rsidRPr="2945781B">
        <w:rPr>
          <w:b/>
          <w:bCs/>
        </w:rPr>
        <w:t xml:space="preserve"> - </w:t>
      </w:r>
      <w:r w:rsidRPr="41795098">
        <w:t>Aplicável desde 1 julho 2036</w:t>
      </w:r>
    </w:p>
    <w:p w:rsidR="00387091" w:rsidRDefault="00387091" w14:paraId="585A8DEF" w14:textId="545E9D9A"/>
    <w:p w:rsidR="00387091" w:rsidRDefault="0093750D" w14:paraId="355B06DD" w14:textId="7E801136">
      <w:r w:rsidRPr="273F837B">
        <w:t>Terá definição por acto delegado quanto às características de genótipo a que esta disposição se refere, conforme previsto pelo 8(3.ºA):</w:t>
      </w:r>
    </w:p>
    <w:p w:rsidR="00387091" w:rsidRDefault="00387091" w14:paraId="456002AC" w14:textId="2C4849F3"/>
    <w:p w:rsidR="00387091" w:rsidRDefault="0093750D" w14:paraId="153B814F" w14:textId="212839EC">
      <w:pPr>
        <w:pStyle w:val="CommentText"/>
      </w:pPr>
      <w:r w:rsidRPr="0FA2D677">
        <w:t>8 (3)</w:t>
      </w:r>
      <w:r w:rsidRPr="2087B61B">
        <w:rPr>
          <w:i/>
          <w:iCs/>
        </w:rPr>
        <w:t>.  A Comissão tem competência para adotar atos delegados em conformidade com o artigo 28.º que complementem este Regulamento, definindo:</w:t>
      </w:r>
    </w:p>
    <w:p w:rsidR="00387091" w:rsidRDefault="0093750D" w14:paraId="486FD051" w14:textId="44585148">
      <w:r w:rsidRPr="4C1DA6DA">
        <w:rPr>
          <w:i/>
          <w:iCs/>
        </w:rPr>
        <w:t>a) características dos genótipos a que se refere o n.º 1 que devem ser excluídos da reprodução, e os métodos para a sua avaliação e requisitos de manutenção de registos</w:t>
      </w:r>
    </w:p>
  </w:comment>
  <w:comment w:initials="RV" w:author="Rui André Vidal" w:date="2026-03-25T20:03:00Z" w:id="712">
    <w:p w:rsidR="00FC060F" w:rsidRDefault="00FC060F" w14:paraId="29AB32B4" w14:textId="60224638">
      <w:r>
        <w:annotationRef/>
      </w:r>
      <w:r w:rsidRPr="40EA24EA">
        <w:t>Regulamento Art. 8(2)</w:t>
      </w:r>
      <w:r w:rsidRPr="57760559">
        <w:rPr>
          <w:b/>
          <w:bCs/>
        </w:rPr>
        <w:t xml:space="preserve"> - </w:t>
      </w:r>
      <w:r w:rsidRPr="42008B70">
        <w:t>Aplicável desde 1 julho 2030</w:t>
      </w:r>
    </w:p>
    <w:p w:rsidR="00FC060F" w:rsidRDefault="00FC060F" w14:paraId="6B1DC43E" w14:textId="59923BE0"/>
    <w:p w:rsidR="00FC060F" w:rsidRDefault="00FC060F" w14:paraId="516E7CBC" w14:textId="732A8009">
      <w:r w:rsidRPr="26F4AB15">
        <w:t>Opinião: deverá ser estendido a qualquer animal (coelhos, hamsters, aves, peixes etc)</w:t>
      </w:r>
    </w:p>
    <w:p w:rsidR="00FC060F" w:rsidRDefault="00FC060F" w14:paraId="3EE262A6" w14:textId="317CE04D"/>
    <w:p w:rsidR="00FC060F" w:rsidRDefault="00FC060F" w14:paraId="17BDC0DD" w14:textId="1D2BE2DA">
      <w:r w:rsidRPr="5962428E">
        <w:t>Terá definição por acto delegado quanto às características de genótipo a que esta disposição se refere, conforme previsto pelo 8(3.ºb) - "3</w:t>
      </w:r>
      <w:r w:rsidRPr="41FF4834">
        <w:rPr>
          <w:i/>
          <w:iCs/>
        </w:rPr>
        <w:t>.  A Comissão tem competência para adotar atos delegados em conformidade com o artigo 28.º que complementem este Regulamento, definindo:</w:t>
      </w:r>
    </w:p>
    <w:p w:rsidR="00FC060F" w:rsidRDefault="00FC060F" w14:paraId="3B8F2CAB" w14:textId="6DDB9B0A">
      <w:r w:rsidRPr="6CF5C489">
        <w:t xml:space="preserve">(b) </w:t>
      </w:r>
      <w:r w:rsidRPr="5FEE8BDA">
        <w:rPr>
          <w:i/>
          <w:iCs/>
        </w:rPr>
        <w:t>características de conformação excessivas a que se refere o n.º 2 do presente artigo que devem ser excluídos da reprodução, os métodos para a sua avaliação e requisitos de manutenção de registos.</w:t>
      </w:r>
    </w:p>
    <w:p w:rsidR="00FC060F" w:rsidRDefault="00FC060F" w14:paraId="3157CD68" w14:textId="1EB525B0"/>
  </w:comment>
  <w:comment w:initials="SS" w:author="Susana Margarida Gonçalves Silva Santos" w:date="2026-04-07T10:27:00Z" w:id="715">
    <w:p w:rsidR="00387091" w:rsidRDefault="0093750D" w14:paraId="144D9DEA" w14:textId="20609CE0">
      <w:r>
        <w:rPr>
          <w:rStyle w:val="CommentReference"/>
        </w:rPr>
        <w:annotationRef/>
      </w:r>
      <w:r w:rsidRPr="15EEC035">
        <w:t>Onde fazer remissão para atos delegados - GJ</w:t>
      </w:r>
    </w:p>
  </w:comment>
  <w:comment w:initials="RV" w:author="Rui André Vidal" w:date="2026-03-25T18:45:00Z" w:id="718">
    <w:p w:rsidR="00FC060F" w:rsidRDefault="00FC060F" w14:paraId="2B9882B1" w14:textId="4C4F0C89">
      <w:r>
        <w:annotationRef/>
      </w:r>
      <w:r w:rsidRPr="4F5D216C">
        <w:t>Rever se se mantem esta intenção</w:t>
      </w:r>
    </w:p>
  </w:comment>
  <w:comment w:initials="RV" w:author="Rui André Vidal" w:date="2026-04-07T09:59:00Z" w:id="739">
    <w:p w:rsidR="00387091" w:rsidRDefault="0093750D" w14:paraId="600DAE4B" w14:textId="383128FA">
      <w:r>
        <w:rPr>
          <w:rStyle w:val="CommentReference"/>
        </w:rPr>
        <w:annotationRef/>
      </w:r>
      <w:r w:rsidRPr="4082CAF4">
        <w:t>Ver o 8 do rgbeac mais abaixo</w:t>
      </w:r>
    </w:p>
  </w:comment>
  <w:comment w:initials="RV" w:author="Rui André Vidal" w:date="2026-04-07T09:54:00Z" w:id="736">
    <w:p w:rsidR="00387091" w:rsidRDefault="0093750D" w14:paraId="4F5D4A05" w14:textId="521549A8">
      <w:r>
        <w:rPr>
          <w:rStyle w:val="CommentReference"/>
        </w:rPr>
        <w:annotationRef/>
      </w:r>
      <w:r w:rsidRPr="1CABB6D4">
        <w:t>Art. 16 do Regulamento</w:t>
      </w:r>
    </w:p>
  </w:comment>
  <w:comment w:initials="SS" w:author="Susana Margarida Gonçalves Silva Santos" w:date="2026-04-07T10:45:00Z" w:id="735">
    <w:p w:rsidR="00387091" w:rsidRDefault="0093750D" w14:paraId="5AEA6214" w14:textId="7E13654E">
      <w:r>
        <w:rPr>
          <w:rStyle w:val="CommentReference"/>
        </w:rPr>
        <w:annotationRef/>
      </w:r>
      <w:r w:rsidRPr="0A61599F">
        <w:t>ANEXO I</w:t>
      </w:r>
    </w:p>
  </w:comment>
  <w:comment w:initials="MB" w:author="Maria Cristina Tavares Briosa" w:date="2026-04-07T15:43:00Z" w:id="754">
    <w:p w:rsidR="00387091" w:rsidRDefault="0093750D" w14:paraId="11866498" w14:textId="1654F5D3">
      <w:pPr>
        <w:pStyle w:val="CommentText"/>
      </w:pPr>
      <w:r>
        <w:rPr>
          <w:rStyle w:val="CommentReference"/>
        </w:rPr>
        <w:annotationRef/>
      </w:r>
      <w:r w:rsidRPr="0BB0A964">
        <w:t>Esta proposta do RGBEAC já tinha sido eliminada</w:t>
      </w:r>
    </w:p>
    <w:p w:rsidR="00387091" w:rsidRDefault="0093750D" w14:paraId="04C6FA19" w14:textId="5920E33B">
      <w:r w:rsidRPr="16EE5978">
        <w:t xml:space="preserve">A discutir com colegas do GRG . Esta possibilidade existe e deve respeitar critérios de BEA e saúde </w:t>
      </w:r>
    </w:p>
  </w:comment>
  <w:comment w:initials="SS" w:author="Susana Margarida Gonçalves Silva Santos" w:date="2026-04-20T17:55:00Z" w:id="844">
    <w:p w:rsidR="00D93055" w:rsidRDefault="00D93055" w14:paraId="4192F8B1" w14:textId="64247E72">
      <w:pPr>
        <w:pStyle w:val="CommentText"/>
      </w:pPr>
      <w:r>
        <w:rPr>
          <w:rStyle w:val="CommentReference"/>
        </w:rPr>
        <w:annotationRef/>
      </w:r>
      <w:r w:rsidRPr="25F46454">
        <w:t>Em derrogação do primeiro parágrafo, as exigências em matéria de socialização não se aplicam a cães de guarda de gado detidos em estabelecimentos de criação quando esses cães forem usados para fins de guarda ou de treino, ou a cães de pastoreio durante a transumância sazonal. </w:t>
      </w:r>
    </w:p>
  </w:comment>
  <w:comment w:initials="RV" w:author="Rui André Vidal" w:date="2026-04-10T09:11:00Z" w:id="859">
    <w:p w:rsidR="00387091" w:rsidRDefault="0093750D" w14:paraId="68CC6841" w14:textId="06CEAEA5">
      <w:r>
        <w:rPr>
          <w:rStyle w:val="CommentReference"/>
        </w:rPr>
        <w:annotationRef/>
      </w:r>
      <w:r w:rsidRPr="43826001">
        <w:t>Pode ficar aqu ou eventualmente ser anexado pelas estratégias de reprodução (art. 8.º)</w:t>
      </w:r>
    </w:p>
  </w:comment>
  <w:comment w:initials="SS" w:author="Susana Margarida Gonçalves Silva Santos" w:date="2026-04-20T17:11:00Z" w:id="860">
    <w:p w:rsidR="00D93055" w:rsidRDefault="00D93055" w14:paraId="489EC76C" w14:textId="433CDD72">
      <w:pPr>
        <w:pStyle w:val="CommentText"/>
      </w:pPr>
      <w:r>
        <w:rPr>
          <w:rStyle w:val="CommentReference"/>
        </w:rPr>
        <w:annotationRef/>
      </w:r>
      <w:r w:rsidRPr="55B03461">
        <w:t>Colocar no artigo 8º</w:t>
      </w:r>
    </w:p>
  </w:comment>
  <w:comment w:initials="SS" w:author="Susana Margarida Gonçalves Silva Santos" w:date="2026-04-20T17:27:00Z" w:id="892">
    <w:p w:rsidR="00D93055" w:rsidRDefault="00D93055" w14:paraId="4EBC79D4" w14:textId="4E30D77C">
      <w:pPr>
        <w:pStyle w:val="CommentText"/>
      </w:pPr>
      <w:r>
        <w:rPr>
          <w:rStyle w:val="CommentReference"/>
        </w:rPr>
        <w:annotationRef/>
      </w:r>
      <w:r w:rsidRPr="622D2AF9">
        <w:t>Verificar redação - art. 15º, nº 3</w:t>
      </w:r>
    </w:p>
  </w:comment>
  <w:comment w:initials="SS" w:author="Susana Margarida Gonçalves Silva Santos" w:date="2026-04-20T17:27:00Z" w:id="893">
    <w:p w:rsidR="00D93055" w:rsidRDefault="00D93055" w14:paraId="3505F1CF" w14:textId="1B0CC864">
      <w:pPr>
        <w:pStyle w:val="CommentText"/>
      </w:pPr>
      <w:r>
        <w:rPr>
          <w:rStyle w:val="CommentReference"/>
        </w:rPr>
        <w:annotationRef/>
      </w:r>
      <w:r w:rsidRPr="2F9CAC9A">
        <w:t>3. Os operadores não podem manter os cães ou os gatos em contentores. </w:t>
      </w:r>
    </w:p>
    <w:p w:rsidR="00D93055" w:rsidRDefault="00D93055" w14:paraId="595978C6" w14:textId="2326154B">
      <w:pPr>
        <w:pStyle w:val="CommentText"/>
      </w:pPr>
      <w:r w:rsidRPr="718DF79A">
        <w:t>Os contentores podem, no entanto, ser utilizados para o isolamento de curta duração de determinados cães ou gatos, durante a participação em espetáculos de beleza, exposições e concursos, para cachorros ou gatinhos com capacidade de termorregulação reduzida e para cachorros ou gatinhos acompanhados das respetivas mães, desde que, para os cães ou gatos em causa, o stress seja minimizado e o sofrimento evitado, e que os animais sejam capazes de se levantarem, virarem e deitarem numa posição natural. </w:t>
      </w:r>
    </w:p>
    <w:p w:rsidR="00D93055" w:rsidRDefault="00D93055" w14:paraId="5082F6D5" w14:textId="6A5F43D6">
      <w:pPr>
        <w:pStyle w:val="CommentText"/>
      </w:pPr>
    </w:p>
  </w:comment>
  <w:comment w:initials="SS" w:author="Susana Margarida Gonçalves Silva Santos" w:date="2026-04-20T17:39:00Z" w:id="909">
    <w:p w:rsidR="00D93055" w:rsidRDefault="00D93055" w14:paraId="00056A82" w14:textId="3BDDA9A3">
      <w:pPr>
        <w:pStyle w:val="CommentText"/>
      </w:pPr>
      <w:r>
        <w:rPr>
          <w:rStyle w:val="CommentReference"/>
        </w:rPr>
        <w:annotationRef/>
      </w:r>
      <w:r w:rsidRPr="213C9CE0">
        <w:t>Exceção. Restrição PT - COMUNICAR.</w:t>
      </w:r>
    </w:p>
  </w:comment>
  <w:comment w:initials="SS" w:author="Susana Margarida Gonçalves Silva Santos" w:date="2026-04-20T17:41:00Z" w:id="914">
    <w:p w:rsidR="00D93055" w:rsidRDefault="00D93055" w14:paraId="4D059414" w14:textId="4F54AA87">
      <w:pPr>
        <w:pStyle w:val="CommentText"/>
      </w:pPr>
      <w:r>
        <w:rPr>
          <w:rStyle w:val="CommentReference"/>
        </w:rPr>
        <w:annotationRef/>
      </w:r>
      <w:r w:rsidRPr="5C207658">
        <w:t>Justifica-se manter?</w:t>
      </w:r>
    </w:p>
  </w:comment>
  <w:comment w:initials="SS" w:author="Susana Margarida Gonçalves Silva Santos" w:date="2026-04-20T17:42:00Z" w:id="915">
    <w:p w:rsidR="00D93055" w:rsidRDefault="00D93055" w14:paraId="6585ED97" w14:textId="4E1EA578">
      <w:pPr>
        <w:pStyle w:val="CommentText"/>
      </w:pPr>
      <w:r>
        <w:rPr>
          <w:rStyle w:val="CommentReference"/>
        </w:rPr>
        <w:annotationRef/>
      </w:r>
      <w:r w:rsidRPr="6869C39C">
        <w:t>Temos de decidir se mantemos esta isenção.</w:t>
      </w:r>
    </w:p>
  </w:comment>
  <w:comment w:initials="SS" w:author="Susana Margarida Gonçalves Silva Santos" w:date="2026-04-16T12:10:00Z" w:id="929">
    <w:p w:rsidR="00D93055" w:rsidRDefault="00D93055" w14:paraId="16A9F364" w14:textId="783425A2">
      <w:pPr>
        <w:pStyle w:val="CommentText"/>
      </w:pPr>
      <w:r>
        <w:rPr>
          <w:rStyle w:val="CommentReference"/>
        </w:rPr>
        <w:annotationRef/>
      </w:r>
      <w:r w:rsidRPr="50C60DD9">
        <w:t>DAJA - Necessário construção da redação e prever adaptação para contraordenação.</w:t>
      </w:r>
    </w:p>
  </w:comment>
  <w:comment w:initials="RV" w:author="Rui André Vidal" w:date="2026-04-14T09:00:00Z" w:id="972">
    <w:p w:rsidR="00387091" w:rsidRDefault="0093750D" w14:paraId="35C75530" w14:textId="08E46A06">
      <w:r>
        <w:rPr>
          <w:rStyle w:val="CommentReference"/>
        </w:rPr>
        <w:annotationRef/>
      </w:r>
      <w:r w:rsidRPr="78740696">
        <w:t>Redundante face à nossa legislação</w:t>
      </w:r>
    </w:p>
  </w:comment>
  <w:comment w:initials="MB" w:author="Maria Cristina Tavares Briosa" w:date="2026-04-15T11:33:00Z" w:id="973">
    <w:p w:rsidR="00473C10" w:rsidP="00473C10" w:rsidRDefault="00473DDD" w14:paraId="4498FCB9" w14:textId="77777777">
      <w:pPr>
        <w:pStyle w:val="Textodecomentrio"/>
        <w:ind w:left="0" w:firstLine="0"/>
        <w:jc w:val="left"/>
      </w:pPr>
      <w:r>
        <w:rPr>
          <w:rStyle w:val="Refdecomentrio"/>
        </w:rPr>
        <w:annotationRef/>
      </w:r>
      <w:r w:rsidR="00473C10">
        <w:t xml:space="preserve">Totalmente de acordo, embora seja transcrição do REG Europeu… podemos omitir aqui? Ver GJ </w:t>
      </w:r>
    </w:p>
  </w:comment>
  <w:comment xmlns:w="http://schemas.openxmlformats.org/wordprocessingml/2006/main" w:initials="RV" w:author="Rui André Vidal" w:date="04/14/2026 02:01:00" w:id="980">
    <w:p xmlns:w14="http://schemas.microsoft.com/office/word/2010/wordml" w:rsidR="419536DD" w:rsidRDefault="4D547BDC" w14:paraId="7545F464" w14:textId="0AD5CBEE">
      <w:pPr>
        <w:pStyle w:val="CommentText"/>
      </w:pPr>
      <w:r>
        <w:rPr>
          <w:rStyle w:val="CommentReference"/>
        </w:rPr>
        <w:annotationRef/>
      </w:r>
      <w:r w:rsidRPr="1E93E4F7" w:rsidR="41DC2805">
        <w:t>Menção semelhante aplicável apenas aos estabelecimentos de criação no art.º 8.º. Eliminaria essa, mas não sei se as regras de aplicação de Regulamento o permite.</w:t>
      </w:r>
    </w:p>
    <w:p xmlns:w14="http://schemas.microsoft.com/office/word/2010/wordml" w:rsidR="75C988DD" w:rsidRDefault="1B24FFF7" w14:paraId="3F2758E3" w14:textId="6F589019">
      <w:pPr>
        <w:pStyle w:val="CommentText"/>
      </w:pPr>
      <w:r w:rsidRPr="451538FA" w:rsidR="549115D8">
        <w:t>Rever se esta disposição fica no art.º das obrigações dos detentores, ou no art.º do registo/suspensão/encerramento de alojamentos</w:t>
      </w:r>
    </w:p>
  </w:comment>
  <w:comment w:initials="MB" w:author="Maria Cristina Tavares Briosa" w:date="2026-04-15T11:43:00Z" w:id="986">
    <w:p w:rsidR="00750A42" w:rsidP="00750A42" w:rsidRDefault="00750A42" w14:paraId="7586A131" w14:textId="77777777">
      <w:pPr>
        <w:pStyle w:val="Textodecomentrio"/>
        <w:ind w:left="0" w:firstLine="0"/>
        <w:jc w:val="left"/>
      </w:pPr>
      <w:r>
        <w:rPr>
          <w:rStyle w:val="Refdecomentrio"/>
        </w:rPr>
        <w:annotationRef/>
      </w:r>
      <w:r>
        <w:t xml:space="preserve">As menções a cães e gatos relativas a disposições do REG Europeu que estamos a transcrever para o RGAC mantêm-se assim , exatamente pq são do REWG ou podemos sempre substitui-las por animais de companhia? ( pergunta para o GJ) </w:t>
      </w:r>
    </w:p>
  </w:comment>
  <w:comment w:initials="RV" w:author="Rui André Vidal" w:date="2026-04-14T09:02:00Z" w:id="988">
    <w:p w:rsidR="00387091" w:rsidRDefault="0093750D" w14:paraId="5ECE9AD9" w14:textId="15D234DB">
      <w:r>
        <w:rPr>
          <w:rStyle w:val="CommentReference"/>
        </w:rPr>
        <w:annotationRef/>
      </w:r>
      <w:r w:rsidRPr="001C2831">
        <w:t>Competências dos tratadores  está no art.º 19 deste Codigo</w:t>
      </w:r>
    </w:p>
  </w:comment>
  <w:comment w:initials="RV" w:author="Rui André Vidal" w:date="2026-04-10T01:56:00Z" w:id="1022">
    <w:p w:rsidR="00387091" w:rsidRDefault="0093750D" w14:paraId="02330790" w14:textId="2AE94827">
      <w:r>
        <w:rPr>
          <w:rStyle w:val="CommentReference"/>
        </w:rPr>
        <w:annotationRef/>
      </w:r>
      <w:r w:rsidRPr="679E1269">
        <w:t>Sugeria passar este artigo e o correspondente do Regulamento para a Subsecção I das regras gerais dos alojamentos.</w:t>
      </w:r>
    </w:p>
  </w:comment>
  <w:comment w:initials="MB" w:author="Maria Cristina Tavares Briosa" w:date="2026-03-26T09:17:00Z" w:id="1026">
    <w:p w:rsidR="00387091" w:rsidRDefault="0093750D" w14:paraId="520C2334" w14:textId="227301C6">
      <w:pPr>
        <w:pStyle w:val="CommentText"/>
      </w:pPr>
      <w:r>
        <w:rPr>
          <w:rStyle w:val="CommentReference"/>
        </w:rPr>
        <w:annotationRef/>
      </w:r>
      <w:r w:rsidRPr="798059A9">
        <w:t>Artigo 12.º </w:t>
      </w:r>
    </w:p>
    <w:p w:rsidR="00387091" w:rsidRDefault="0093750D" w14:paraId="22F268D6" w14:textId="6CCE87B5">
      <w:r w:rsidRPr="7532A8BA">
        <w:t>Competências dos tratadores de animais em matéria de bem‑estar dos animais </w:t>
      </w:r>
    </w:p>
    <w:p w:rsidR="00387091" w:rsidRDefault="00387091" w14:paraId="711B1391" w14:textId="64AD5F94"/>
    <w:p w:rsidR="00387091" w:rsidRDefault="0093750D" w14:paraId="29D2283D" w14:textId="482A2C2E">
      <w:r w:rsidRPr="618B3F0D">
        <w:t>Tal como referido hoje na reunião, basta remeter esta disposição para o REG comunitário. Em qq caso, este assunto não tem relação com o treino.</w:t>
      </w:r>
    </w:p>
    <w:p w:rsidR="00387091" w:rsidRDefault="00387091" w14:paraId="40356AD1" w14:textId="0947289A"/>
    <w:p w:rsidR="00387091" w:rsidRDefault="0093750D" w14:paraId="2FBD48FF" w14:textId="081942B1">
      <w:r w:rsidRPr="265C1AD1">
        <w:t>Talvez devamos manter neste código algumas disposições mais genéricas , remetendo para o REG , ou referir aquelas que queremos ver mais restritivas?</w:t>
      </w:r>
    </w:p>
  </w:comment>
  <w:comment w:initials="RV" w:author="Rui André Vidal" w:date="2026-04-10T01:54:00Z" w:id="1027">
    <w:p w:rsidR="00387091" w:rsidRDefault="0093750D" w14:paraId="78BF77CC" w14:textId="5BBAEEF0">
      <w:r>
        <w:rPr>
          <w:rStyle w:val="CommentReference"/>
        </w:rPr>
        <w:annotationRef/>
      </w:r>
      <w:r w:rsidRPr="1C3C1FD1">
        <w:t>Concordo com a remissão. Em relação à relação com o assunto foi corrigido.</w:t>
      </w:r>
    </w:p>
  </w:comment>
  <w:comment w:initials="SS" w:author="Susana Margarida Gonçalves Silva Santos" w:date="2026-04-16T11:59:00Z" w:id="1053">
    <w:p w:rsidR="00D93055" w:rsidRDefault="00D93055" w14:paraId="50BD63F6" w14:textId="6EEE15CF">
      <w:pPr>
        <w:pStyle w:val="CommentText"/>
      </w:pPr>
      <w:r>
        <w:rPr>
          <w:rStyle w:val="CommentReference"/>
        </w:rPr>
        <w:annotationRef/>
      </w:r>
      <w:r w:rsidRPr="3BA77A13">
        <w:t>DAJA</w:t>
      </w:r>
    </w:p>
  </w:comment>
  <w:comment xmlns:w="http://schemas.openxmlformats.org/wordprocessingml/2006/main" w:initials="RV" w:author="Rui André Vidal" w:date="04/06/2026 16:14:00" w:id="1274918404">
    <w:p xmlns:w14="http://schemas.microsoft.com/office/word/2010/wordml" w:rsidR="0218115C" w:rsidRDefault="37B61923" w14:paraId="0765B8DF" w14:textId="6A2DF7C1">
      <w:pPr>
        <w:pStyle w:val="CommentText"/>
      </w:pPr>
      <w:r>
        <w:rPr>
          <w:rStyle w:val="CommentReference"/>
        </w:rPr>
        <w:annotationRef/>
      </w:r>
      <w:r w:rsidRPr="0F280C5A" w:rsidR="477559F6">
        <w:rPr>
          <w:i w:val="1"/>
          <w:iCs w:val="1"/>
        </w:rPr>
        <w:t>Como se trata de qualquer operador, passaria para as Condições gerais, num artigo autónomo para obrigações dos operadores de estabelecimentos.</w:t>
      </w:r>
    </w:p>
    <w:p xmlns:w14="http://schemas.microsoft.com/office/word/2010/wordml" w:rsidR="59B8B626" w:rsidRDefault="78CBDC46" w14:paraId="133642C6" w14:textId="72C7BC63">
      <w:pPr>
        <w:pStyle w:val="CommentText"/>
      </w:pPr>
    </w:p>
    <w:p xmlns:w14="http://schemas.microsoft.com/office/word/2010/wordml" w:rsidR="4CCE9312" w:rsidRDefault="4C40D3DD" w14:paraId="066EC024" w14:textId="4AB8A5B4">
      <w:pPr>
        <w:pStyle w:val="CommentText"/>
      </w:pPr>
      <w:r w:rsidRPr="71C25E92" w:rsidR="02AD8771">
        <w:t>Ver também o art. 80º (info disponibilizada por comerciante de lojas)</w:t>
      </w:r>
    </w:p>
    <w:p xmlns:w14="http://schemas.microsoft.com/office/word/2010/wordml" w:rsidR="5C81361E" w:rsidRDefault="4624EFCE" w14:paraId="56973F5E" w14:textId="090D1BAB">
      <w:pPr>
        <w:pStyle w:val="CommentText"/>
      </w:pPr>
    </w:p>
    <w:p xmlns:w14="http://schemas.microsoft.com/office/word/2010/wordml" w:rsidR="3EA98D2B" w:rsidRDefault="30055C9A" w14:paraId="1BE89B97" w14:textId="0FA4EDFE">
      <w:pPr>
        <w:pStyle w:val="CommentText"/>
      </w:pPr>
      <w:r w:rsidRPr="6219ABC4" w:rsidR="37162FB7">
        <w:rPr>
          <w:i w:val="1"/>
          <w:iCs w:val="1"/>
        </w:rPr>
        <w:t xml:space="preserve">Do art. 11 do Regulamento (Verbatim) </w:t>
      </w:r>
    </w:p>
    <w:p xmlns:w14="http://schemas.microsoft.com/office/word/2010/wordml" w:rsidR="51AEAD5E" w:rsidRDefault="51BFC2ED" w14:paraId="6F229CC5" w14:textId="41569F83">
      <w:pPr>
        <w:pStyle w:val="CommentText"/>
      </w:pPr>
      <w:r w:rsidRPr="38082CEE" w:rsidR="04537C49">
        <w:rPr>
          <w:i w:val="1"/>
          <w:iCs w:val="1"/>
        </w:rPr>
        <w:t>1. Os operadores facultam ao adquirente de um cão ou de um gato as informações escritas necessárias para permitir ao adquirente assegurar o bem-estar do animal, incluindo informações sobre a propriedade responsável e sobre as necessidades específicas do animal em termos de alimentação, cuidados, saúde e alojamento, assim como informação a respeito das suas necessidades comportamentais e do seu historial clínico e sanitário.</w:t>
      </w:r>
    </w:p>
    <w:p xmlns:w14="http://schemas.microsoft.com/office/word/2010/wordml" w:rsidR="257EEEE9" w:rsidRDefault="454A1C73" w14:paraId="34FA1FA4" w14:textId="1FBEE77F">
      <w:pPr>
        <w:pStyle w:val="CommentText"/>
      </w:pPr>
      <w:r w:rsidRPr="52EB6B35" w:rsidR="5618C287">
        <w:rPr>
          <w:i w:val="1"/>
          <w:iCs w:val="1"/>
        </w:rPr>
        <w:t>2. As informações escritas sobre o historial clínico e sanitário do cão ou gato referidas no n.° 1 devem incluir, pelo menos:</w:t>
      </w:r>
    </w:p>
    <w:p xmlns:w14="http://schemas.microsoft.com/office/word/2010/wordml" w:rsidR="70C007F6" w:rsidRDefault="056A4807" w14:paraId="0B05D53C" w14:textId="533EF4F7">
      <w:pPr>
        <w:pStyle w:val="CommentText"/>
      </w:pPr>
      <w:r w:rsidRPr="4F9FD756" w:rsidR="087BDB0F">
        <w:rPr>
          <w:i w:val="1"/>
          <w:iCs w:val="1"/>
        </w:rPr>
        <w:t>a) A situação do animal em termos de vacinação;</w:t>
      </w:r>
    </w:p>
    <w:p xmlns:w14="http://schemas.microsoft.com/office/word/2010/wordml" w:rsidR="7DC5FD03" w:rsidRDefault="386E157E" w14:paraId="38D6FC27" w14:textId="0081AF97">
      <w:pPr>
        <w:pStyle w:val="CommentText"/>
      </w:pPr>
      <w:r w:rsidRPr="47F57AEA" w:rsidR="2E9C6664">
        <w:rPr>
          <w:i w:val="1"/>
          <w:iCs w:val="1"/>
        </w:rPr>
        <w:t>b) Quaisquer problemas de saúde ou predisposição para doenças, incluindo alergias, que sejam do conhecimento do operador, e quaisquer resultados de testes de diagnóstic</w:t>
      </w:r>
      <w:r w:rsidRPr="749C20A6" w:rsidR="4138EBF9">
        <w:rPr>
          <w:i w:val="1"/>
          <w:iCs w:val="1"/>
        </w:rPr>
        <w:t>o do cão ou gato que se encontrem à disposição do operador.</w:t>
      </w:r>
    </w:p>
    <w:p xmlns:w14="http://schemas.microsoft.com/office/word/2010/wordml" w:rsidR="7C584F94" w:rsidRDefault="2CDF43ED" w14:paraId="0A51E992" w14:textId="0293986A">
      <w:pPr>
        <w:pStyle w:val="CommentText"/>
      </w:pPr>
      <w:r w:rsidRPr="13F8CBDE" w:rsidR="3F3E0C59">
        <w:rPr>
          <w:i w:val="1"/>
          <w:iCs w:val="1"/>
        </w:rPr>
        <w:t>Sempre que as informações sobre o historial clínico e sanitário do cão ou gato constarem de um documento exigido por força do Regulamento (UE) 2016/429, o operador deve transmitir esse documento ao adquirente.</w:t>
      </w:r>
    </w:p>
    <w:p xmlns:w14="http://schemas.microsoft.com/office/word/2010/wordml" w:rsidR="0960E112" w:rsidRDefault="3A9A89AA" w14:paraId="2124C156" w14:textId="606CFC34">
      <w:pPr>
        <w:pStyle w:val="CommentText"/>
      </w:pPr>
    </w:p>
  </w:comment>
  <w:comment w:initials="MB" w:author="Maria Cristina Tavares Briosa" w:date="2026-03-19T18:06:00Z" w:id="1110">
    <w:p w:rsidR="00FC060F" w:rsidRDefault="00FC060F" w14:paraId="1018E339" w14:textId="2A4B3D86">
      <w:r>
        <w:annotationRef/>
      </w:r>
      <w:r w:rsidRPr="0083C060">
        <w:t xml:space="preserve">A lei 95 propôs alteração a este artigo: </w:t>
      </w:r>
    </w:p>
    <w:p w:rsidR="00FC060F" w:rsidRDefault="00FC060F" w14:paraId="23B3471C" w14:textId="21345FB4">
      <w:r w:rsidRPr="243C8655">
        <w:t xml:space="preserve">1 — Sem prejuízo do disposto no </w:t>
      </w:r>
      <w:r w:rsidRPr="72129A7A">
        <w:rPr>
          <w:color w:val="FF0000"/>
        </w:rPr>
        <w:t>Decreto -Lei n.º 10/2015, de 16 de janeiro</w:t>
      </w:r>
      <w:r w:rsidRPr="465A5D84">
        <w:t xml:space="preserve">, quanto aos estabelecimentos de comércio a retalho de animais de companhia, o exercício da atividade de exploração de alojamentos, </w:t>
      </w:r>
      <w:r w:rsidRPr="5E8D5A42">
        <w:rPr>
          <w:color w:val="FF0000"/>
        </w:rPr>
        <w:t>bem como a atividade de criação comercial de animais</w:t>
      </w:r>
    </w:p>
    <w:p w:rsidR="00FC060F" w:rsidRDefault="00FC060F" w14:paraId="5C9B9F90" w14:textId="52651F15">
      <w:r w:rsidRPr="386E09F3">
        <w:rPr>
          <w:color w:val="FF0000"/>
        </w:rPr>
        <w:t>de companhia</w:t>
      </w:r>
      <w:r w:rsidRPr="094236A8">
        <w:t xml:space="preserve"> depende de:</w:t>
      </w:r>
    </w:p>
    <w:p w:rsidR="00FC060F" w:rsidRDefault="00FC060F" w14:paraId="0CE98304" w14:textId="3827E04A">
      <w:r w:rsidRPr="7898AA59">
        <w:t>a) Mera comunicação prévia, no caso dos centros de recolha, alojamentos para hospedagem, com ou sem fins lucrativos, c</w:t>
      </w:r>
      <w:r w:rsidRPr="0F55882D">
        <w:rPr>
          <w:color w:val="FF0000"/>
        </w:rPr>
        <w:t>riação comercial de animais de companhia,</w:t>
      </w:r>
    </w:p>
    <w:p w:rsidR="00FC060F" w:rsidRDefault="00FC060F" w14:paraId="54DD5AD3" w14:textId="5BA7E698">
      <w:r w:rsidRPr="08DCC804">
        <w:t>em qualquer caso com exceção dos destinados</w:t>
      </w:r>
    </w:p>
    <w:p w:rsidR="00FC060F" w:rsidRDefault="00FC060F" w14:paraId="06922F52" w14:textId="662266ED">
      <w:r w:rsidRPr="23FE37FC">
        <w:t>exclusivamente à venda, sem prejuízo do disposto na alínea seguinte;</w:t>
      </w:r>
    </w:p>
    <w:p w:rsidR="00FC060F" w:rsidRDefault="00FC060F" w14:paraId="6DC2DC7C" w14:textId="53B6074E">
      <w:r w:rsidRPr="27DA278C">
        <w:t>b) . . . . . . . . . . . . . . . . . . . . . . . . . . . . . . . . . . . . . . .</w:t>
      </w:r>
    </w:p>
    <w:p w:rsidR="00FC060F" w:rsidRDefault="00FC060F" w14:paraId="72AC1520" w14:textId="5B1FCAE3">
      <w:r w:rsidRPr="160C9D26">
        <w:t>2 —</w:t>
      </w:r>
      <w:r w:rsidRPr="072B0745">
        <w:rPr>
          <w:color w:val="FF0000"/>
        </w:rPr>
        <w:t xml:space="preserve"> (Revogado.)</w:t>
      </w:r>
    </w:p>
    <w:p w:rsidR="00FC060F" w:rsidRDefault="00FC060F" w14:paraId="738D6837" w14:textId="5B14DFC8">
      <w:r w:rsidRPr="15130F3C">
        <w:t>3 — (Revogado.)</w:t>
      </w:r>
    </w:p>
    <w:p w:rsidR="00FC060F" w:rsidRDefault="00FC060F" w14:paraId="196C5698" w14:textId="4033A8DD">
      <w:r w:rsidRPr="149B92E7">
        <w:t>4 — (Revogado.)</w:t>
      </w:r>
    </w:p>
    <w:p w:rsidR="00FC060F" w:rsidRDefault="00FC060F" w14:paraId="4D1EC885" w14:textId="184C9AAD">
      <w:r w:rsidRPr="31FD101A">
        <w:t>5 — (Revogado.)</w:t>
      </w:r>
    </w:p>
    <w:p w:rsidR="00FC060F" w:rsidRDefault="00FC060F" w14:paraId="5C534133" w14:textId="53BD0A8B">
      <w:r w:rsidRPr="5C7B7EF8">
        <w:t>6 — (Revogado.)</w:t>
      </w:r>
    </w:p>
    <w:p w:rsidR="00FC060F" w:rsidRDefault="00FC060F" w14:paraId="15D14C95" w14:textId="61271D00">
      <w:r w:rsidRPr="0C09443A">
        <w:t>7 — (Revogado.)</w:t>
      </w:r>
    </w:p>
    <w:p w:rsidR="00FC060F" w:rsidRDefault="00FC060F" w14:paraId="28454755" w14:textId="3BAF0225">
      <w:r w:rsidRPr="1668E59B">
        <w:t>8 — (Revogado.)</w:t>
      </w:r>
    </w:p>
    <w:p w:rsidR="00FC060F" w:rsidRDefault="00FC060F" w14:paraId="550776FA" w14:textId="0DE3CA31">
      <w:r w:rsidRPr="0ADBCB7D">
        <w:t>9 — (Revogado.)</w:t>
      </w:r>
    </w:p>
    <w:p w:rsidR="00FC060F" w:rsidRDefault="00FC060F" w14:paraId="27457C64" w14:textId="427267C8">
      <w:r w:rsidRPr="559CC129">
        <w:t>10 — (Revogado.)</w:t>
      </w:r>
    </w:p>
    <w:p w:rsidR="00FC060F" w:rsidRDefault="00FC060F" w14:paraId="608748D4" w14:textId="63C32944">
      <w:r w:rsidRPr="0D1EE2BB">
        <w:rPr>
          <w:color w:val="FF0000"/>
        </w:rPr>
        <w:t>11 — A comunicação prévia ou a permissão administrativa dão lugar a um número de identificação, o qual é pessoal e intransmissível.</w:t>
      </w:r>
    </w:p>
    <w:p w:rsidR="00FC060F" w:rsidRDefault="00FC060F" w14:paraId="42AF204D" w14:textId="6DF85EFA">
      <w:r w:rsidRPr="0E9A0D86">
        <w:rPr>
          <w:color w:val="FF0000"/>
        </w:rPr>
        <w:t>12 — A DGAV publicita, no seu sítio de Internet, os nomes dos criadores comerciais de animais de companhia e respetivo município de atividade e número de identificação.</w:t>
      </w:r>
    </w:p>
    <w:p w:rsidR="00FC060F" w:rsidRDefault="00FC060F" w14:paraId="039915FC" w14:textId="5125A54D">
      <w:r w:rsidRPr="0E59C81E">
        <w:rPr>
          <w:color w:val="FF0000"/>
        </w:rPr>
        <w:t>13 — O disposto nos números anteriores não prejudica as obrigações devidas junto da Autoridade Tributária e Aduaneira.</w:t>
      </w:r>
    </w:p>
  </w:comment>
  <w:comment w:initials="RV" w:author="Rui André Vidal" w:date="1900-01-01T00:00:00Z" w:id="1117">
    <w:p w:rsidR="00387091" w:rsidRDefault="0093750D" w14:paraId="45254B23" w14:textId="6C31EC9B">
      <w:pPr>
        <w:pStyle w:val="CommentText"/>
      </w:pPr>
      <w:r>
        <w:rPr>
          <w:rStyle w:val="CommentReference"/>
        </w:rPr>
        <w:annotationRef/>
      </w:r>
      <w:r w:rsidRPr="49C6F81C">
        <w:t>Simplificaria conforme rgbeac:</w:t>
      </w:r>
    </w:p>
    <w:p w:rsidR="00387091" w:rsidRDefault="0093750D" w14:paraId="60FCB9B0" w14:textId="14E19880">
      <w:r w:rsidRPr="330D4548">
        <w:t>Os titulares da exploração de alojamentos/</w:t>
      </w:r>
      <w:r w:rsidRPr="72761AA5">
        <w:rPr>
          <w:b/>
          <w:bCs/>
        </w:rPr>
        <w:t xml:space="preserve">estabelecimentos </w:t>
      </w:r>
      <w:r w:rsidRPr="08FA6103">
        <w:t>para hospedagem, com exceção dos alojamentos para hospedagem com fins higiénicos, (bem como as lojas?) devem..</w:t>
      </w:r>
    </w:p>
  </w:comment>
  <w:comment w:initials="RV" w:author="Rui André Vidal" w:date="1900-01-01T00:00:00Z" w:id="1118">
    <w:p w:rsidR="00387091" w:rsidRDefault="0093750D" w14:paraId="0FF2377E" w14:textId="5C518197">
      <w:pPr>
        <w:pStyle w:val="CommentText"/>
      </w:pPr>
      <w:r>
        <w:rPr>
          <w:rStyle w:val="CommentReference"/>
        </w:rPr>
        <w:annotationRef/>
      </w:r>
      <w:r w:rsidRPr="65B49E77">
        <w:t>Segundo Regulamento</w:t>
      </w:r>
    </w:p>
    <w:p w:rsidR="00387091" w:rsidRDefault="0093750D" w14:paraId="6054AC7F" w14:textId="53EBCBCC">
      <w:r w:rsidRPr="5DCC1410">
        <w:t>(1) formalizar obrigação de visita de aconselhamento, dentro de 3 ano após implementação do regulamento, ou 1 ano após registo;  (2) determinar avaliações periódicas conforme análise de risco apurado pela autoridade competente ou o EM define visitas anuais obrigtórias. (3) obrigatoriedade de manutenção de registos por 4 anos e transmissão ao próximo veterinário; </w:t>
      </w:r>
    </w:p>
    <w:p w:rsidR="00387091" w:rsidRDefault="0093750D" w14:paraId="1FC4E9F5" w14:textId="4A1BC472">
      <w:r w:rsidRPr="684A277E">
        <w:t>Proposta: Estabelecer obrigatoriedade de envio de parecer desta visita?</w:t>
      </w:r>
    </w:p>
    <w:p w:rsidR="00387091" w:rsidRDefault="0093750D" w14:paraId="3369CD5A" w14:textId="75A0ECDA">
      <w:r w:rsidRPr="6DCD536E">
        <w:t>Dúvida sobre onde colocar, se aqui ou na secção «Saúde» dos alojamentos, porque a obrigação incide sobre o oprador.</w:t>
      </w:r>
    </w:p>
    <w:p w:rsidR="00387091" w:rsidRDefault="00387091" w14:paraId="71C89080" w14:textId="5F4109A6"/>
  </w:comment>
  <w:comment w:initials="RV" w:author="Rui André Vidal" w:date="2026-04-06T21:47:00Z" w:id="1120">
    <w:p w:rsidR="00387091" w:rsidRDefault="0093750D" w14:paraId="7981DEA3" w14:textId="42251892">
      <w:r>
        <w:rPr>
          <w:rStyle w:val="CommentReference"/>
        </w:rPr>
        <w:annotationRef/>
      </w:r>
      <w:r w:rsidRPr="1B20CF95">
        <w:t>Adicionado do rgbeac</w:t>
      </w:r>
    </w:p>
  </w:comment>
  <w:comment w:initials="SS" w:author="Susana Margarida Gonçalves Silva Santos" w:date="2026-04-07T12:34:00Z" w:id="1125">
    <w:p w:rsidR="00387091" w:rsidRDefault="0093750D" w14:paraId="6157AEB7" w14:textId="2D148FA5">
      <w:r>
        <w:rPr>
          <w:rStyle w:val="CommentReference"/>
        </w:rPr>
        <w:annotationRef/>
      </w:r>
      <w:r w:rsidRPr="62A92CB4">
        <w:t>Artigo 8º n.º 1 - Reprodução.</w:t>
      </w:r>
    </w:p>
  </w:comment>
  <w:comment w:initials="RV" w:author="Rui André Vidal" w:date="2026-03-26T08:28:00Z" w:id="1129">
    <w:p w:rsidR="00FC060F" w:rsidRDefault="00FC060F" w14:paraId="787C875D" w14:textId="0BE391C3">
      <w:r>
        <w:annotationRef/>
      </w:r>
      <w:r w:rsidRPr="65C9D1AA">
        <w:t xml:space="preserve">programas e ações (rgbeac) </w:t>
      </w:r>
    </w:p>
  </w:comment>
  <w:comment w:initials="MM" w:author="Maria Helena Menezes Maia" w:date="2026-04-01T19:06:00Z" w:id="1131">
    <w:p w:rsidR="00387091" w:rsidRDefault="0093750D" w14:paraId="00B66E87" w14:textId="55CF6120">
      <w:r>
        <w:rPr>
          <w:rStyle w:val="CommentReference"/>
        </w:rPr>
        <w:annotationRef/>
      </w:r>
      <w:r w:rsidRPr="18523E33">
        <w:t>ver nº 4 do artº 71</w:t>
      </w:r>
    </w:p>
  </w:comment>
  <w:comment w:initials="RV" w:author="Rui André Vidal" w:date="2026-04-06T22:04:00Z" w:id="1133">
    <w:p w:rsidR="00387091" w:rsidRDefault="0093750D" w14:paraId="367D2B01" w14:textId="3AC0EF59">
      <w:r>
        <w:rPr>
          <w:rStyle w:val="CommentReference"/>
        </w:rPr>
        <w:annotationRef/>
      </w:r>
      <w:r w:rsidRPr="5BAAB4DC">
        <w:t>As lojas são consideradas operadores e portanto têm de ter visita de aconselhamento MV</w:t>
      </w:r>
    </w:p>
  </w:comment>
  <w:comment w:initials="RV" w:author="Rui André Vidal" w:date="1900-01-01T00:00:00Z" w:id="1134">
    <w:p w:rsidR="00387091" w:rsidRDefault="0093750D" w14:paraId="401A8727" w14:textId="3EF6CBFE">
      <w:r>
        <w:rPr>
          <w:rStyle w:val="CommentReference"/>
        </w:rPr>
        <w:annotationRef/>
      </w:r>
      <w:r w:rsidRPr="5733A672">
        <w:t>certificada conforme artigo... ?</w:t>
      </w:r>
    </w:p>
  </w:comment>
  <w:comment w:initials="RV" w:author="Rui André Vidal" w:date="2026-04-10T01:28:00Z" w:id="1170">
    <w:p w:rsidR="00387091" w:rsidRDefault="0093750D" w14:paraId="5AA63EBD" w14:textId="4D5B103E">
      <w:r>
        <w:rPr>
          <w:rStyle w:val="CommentReference"/>
        </w:rPr>
        <w:annotationRef/>
      </w:r>
      <w:r w:rsidRPr="794FEA26">
        <w:t>Seria preferível estabelecer esta obrigatoriedade de o MV responsável remeter um relatório anual</w:t>
      </w:r>
    </w:p>
  </w:comment>
  <w:comment w:initials="SS" w:author="Susana Margarida Gonçalves Silva Santos" w:date="2026-03-26T10:19:00Z" w:id="1383">
    <w:p w:rsidR="00FC060F" w:rsidRDefault="00FC060F" w14:paraId="1A4000BE" w14:textId="7E2EC119">
      <w:r>
        <w:annotationRef/>
      </w:r>
      <w:r w:rsidRPr="6434B88C">
        <w:t>Bases de dados para gestão das populações de animais de companhia. Controlo, gestão,...</w:t>
      </w:r>
    </w:p>
  </w:comment>
  <w:comment w:initials="MC" w:author="Maria Rosário Silva Lemos Cidadão" w:date="2026-03-25T16:33:00Z" w:id="1387">
    <w:p w:rsidR="00FC060F" w:rsidRDefault="00FC060F" w14:paraId="6333773B" w14:textId="6964ADB8">
      <w:r>
        <w:annotationRef/>
      </w:r>
      <w:r w:rsidRPr="4B03DD89">
        <w:t>No REGBEAC colocavam a identificação individual do progenitor materno.- Considerar por ligação ao CPC ou CPF.  A ESTUDAR</w:t>
      </w:r>
    </w:p>
  </w:comment>
  <w:comment w:initials="SS" w:author="Susana Margarida Gonçalves Silva Santos" w:date="2026-03-26T10:08:00Z" w:id="1388">
    <w:p w:rsidR="00FC060F" w:rsidRDefault="00FC060F" w14:paraId="5B4E9E37" w14:textId="11373CFD">
      <w:r>
        <w:annotationRef/>
      </w:r>
      <w:r w:rsidRPr="09719641">
        <w:t>Falar com Recursos Genéticos.</w:t>
      </w:r>
    </w:p>
  </w:comment>
  <w:comment w:initials="MC" w:author="Maria Rosário Silva Lemos Cidadão" w:date="2026-03-25T16:35:00Z" w:id="1390">
    <w:p w:rsidR="00FC060F" w:rsidRDefault="00FC060F" w14:paraId="31ACDDF2" w14:textId="1C662B50">
      <w:r>
        <w:annotationRef/>
      </w:r>
      <w:r w:rsidRPr="4088446E">
        <w:t>Artigo 23.º do REG BE</w:t>
      </w:r>
    </w:p>
  </w:comment>
  <w:comment w:initials="MC" w:author="Maria Rosário Silva Lemos Cidadão" w:date="2026-03-25T15:37:00Z" w:id="1403">
    <w:p w:rsidR="00FC060F" w:rsidRDefault="00FC060F" w14:paraId="4B8D7BF3" w14:textId="751E824A">
      <w:r>
        <w:annotationRef/>
      </w:r>
      <w:r w:rsidRPr="53D6AD2F">
        <w:t>Estamos mais restritivos que no REG BE. que nos animais de operador é de 6 meses</w:t>
      </w:r>
    </w:p>
  </w:comment>
  <w:comment w:initials="SS" w:author="Susana Margarida Gonçalves Silva Santos" w:date="2026-03-26T11:04:00Z" w:id="1404">
    <w:p w:rsidR="00FC060F" w:rsidRDefault="00FC060F" w14:paraId="7F9FA677" w14:textId="4C7CFAEC">
      <w:r>
        <w:annotationRef/>
      </w:r>
      <w:r w:rsidRPr="00315CD1">
        <w:t>COMUNICAR À COMISSÃO!</w:t>
      </w:r>
    </w:p>
  </w:comment>
  <w:comment w:initials="SS" w:author="Susana Margarida Gonçalves Silva Santos" w:date="2026-03-26T11:18:00Z" w:id="1406">
    <w:p w:rsidR="00FC060F" w:rsidRDefault="00FC060F" w14:paraId="13C887C3" w14:textId="4B9672C2">
      <w:r>
        <w:annotationRef/>
      </w:r>
      <w:r w:rsidRPr="2AA3642E">
        <w:t>Os animais da parte B do Anexo I que constem na Lista Positiva.</w:t>
      </w:r>
    </w:p>
  </w:comment>
  <w:comment w:initials="MC" w:author="Maria Rosário Silva Lemos Cidadão" w:date="1900-01-01T00:00:00Z" w:id="1409">
    <w:p w:rsidR="00387091" w:rsidRDefault="0093750D" w14:paraId="3DBF1E6A" w14:textId="1C259D62">
      <w:pPr>
        <w:pStyle w:val="CommentText"/>
      </w:pPr>
      <w:r>
        <w:rPr>
          <w:rStyle w:val="CommentReference"/>
        </w:rPr>
        <w:annotationRef/>
      </w:r>
      <w:r w:rsidRPr="1FBB7944">
        <w:t>alterado com base no n.º2 do REG BE 1º e 3º parágrafo</w:t>
      </w:r>
    </w:p>
    <w:p w:rsidR="00387091" w:rsidRDefault="0093750D" w14:paraId="3B2BB5DC" w14:textId="154D6600">
      <w:r w:rsidRPr="54067F6D">
        <w:t>Definição "Colocação no mercado" não inclui doações irregulares feitas por pessoas singulares = a cedência de animais nascidos pos acidente na casa particular</w:t>
      </w:r>
    </w:p>
    <w:p w:rsidR="00387091" w:rsidRDefault="0093750D" w14:paraId="7221356B" w14:textId="1785942A">
      <w:pPr>
        <w:pStyle w:val="CommentText"/>
      </w:pPr>
      <w:r w:rsidRPr="673FDD2F">
        <w:rPr>
          <w:b/>
          <w:bCs/>
          <w:i/>
          <w:iCs/>
        </w:rPr>
        <w:t>Os operadores asseguram que os cães e gatos nascidos nos seus estabelecimentos sejam identificados individualmente no prazo de três meses após o seu nascimento e sempre antes da data da sua colocação no mercado.</w:t>
      </w:r>
    </w:p>
    <w:p w:rsidR="00387091" w:rsidRDefault="0093750D" w14:paraId="39B5C76D" w14:textId="2B8FDB65">
      <w:pPr>
        <w:pStyle w:val="CommentText"/>
      </w:pPr>
      <w:r w:rsidRPr="32056E5E">
        <w:rPr>
          <w:b/>
          <w:bCs/>
          <w:i/>
          <w:iCs/>
        </w:rPr>
        <w:t>Os proprietários de animais de companhia e quaisquer outras pessoas singulares ou coletivas que não sejam operadores que sejam proprietários de cães ou gatos asseguram que cada cão ou gato seja identificado individualmente, o mais tardar quando atinge três meses de idade ou, se o cão ou gato for colocado no mercado, antes da data dessa colocação no mercado.</w:t>
      </w:r>
    </w:p>
    <w:p w:rsidR="00387091" w:rsidRDefault="00387091" w14:paraId="2369E2FB" w14:textId="7963AABD"/>
  </w:comment>
  <w:comment w:initials="SS" w:author="Susana Margarida Gonçalves Silva Santos" w:date="2026-03-26T11:48:00Z" w:id="1426">
    <w:p w:rsidR="00FC060F" w:rsidRDefault="00FC060F" w14:paraId="545CBB1A" w14:textId="401C89AE">
      <w:r>
        <w:annotationRef/>
      </w:r>
      <w:r w:rsidRPr="7D88798C">
        <w:t>Legislação especial? - GJ</w:t>
      </w:r>
    </w:p>
  </w:comment>
  <w:comment w:initials="MB" w:author="Maria Cristina Tavares Briosa" w:date="2026-03-17T18:46:00Z" w:id="1427">
    <w:p w:rsidR="00FC060F" w:rsidRDefault="00FC060F" w14:paraId="59FC3F49" w14:textId="4966B725">
      <w:r>
        <w:annotationRef/>
      </w:r>
      <w:r w:rsidRPr="4DDF58D7">
        <w:t xml:space="preserve">a rever </w:t>
      </w:r>
    </w:p>
  </w:comment>
  <w:comment w:initials="MC" w:author="Maria Rosário Silva Lemos Cidadão" w:date="2026-03-26T15:32:00Z" w:id="1429">
    <w:p w:rsidR="00FC060F" w:rsidRDefault="00FC060F" w14:paraId="0D4438A9" w14:textId="145EFB94">
      <w:r>
        <w:annotationRef/>
      </w:r>
      <w:r w:rsidRPr="31814C39">
        <w:t>Não tem sentido se passarmos já a data limite de ID para até 3 meses</w:t>
      </w:r>
    </w:p>
  </w:comment>
  <w:comment w:initials="MC" w:author="Maria Rosário Silva Lemos Cidadão" w:date="2026-03-25T16:20:00Z" w:id="1441">
    <w:p w:rsidR="00FC060F" w:rsidRDefault="00FC060F" w14:paraId="1A76E3C6" w14:textId="41BDCAEC">
      <w:r>
        <w:annotationRef/>
      </w:r>
      <w:r w:rsidRPr="751C4133">
        <w:t>REG BE - ARTIGO 26.º N.º 3 - aplica-se a partir de 5 anos</w:t>
      </w:r>
    </w:p>
  </w:comment>
  <w:comment w:initials="MC" w:author="Maria Rosário Silva Lemos Cidadão" w:date="2026-03-25T16:22:00Z" w:id="1442">
    <w:p w:rsidR="00FC060F" w:rsidRDefault="00FC060F" w14:paraId="7BAFDA6B" w14:textId="0B674877">
      <w:r>
        <w:annotationRef/>
      </w:r>
      <w:r w:rsidRPr="6F894465">
        <w:t>Obrigatório de aplicação no prazo de 5 anos após a entrada em vigor do REG BE</w:t>
      </w:r>
    </w:p>
    <w:p w:rsidR="00FC060F" w:rsidRDefault="00FC060F" w14:paraId="6F4FD371" w14:textId="07ED8A9F">
      <w:r w:rsidRPr="2F405F99">
        <w:t>Identification and registration of dogs and cats</w:t>
      </w:r>
    </w:p>
    <w:p w:rsidR="00FC060F" w:rsidRDefault="00FC060F" w14:paraId="379270FB" w14:textId="2B0BEE22">
      <w:r w:rsidRPr="47A3D9AA">
        <w:t>Transponders used to individually identify dogs and cats as required in Article 20 and Article 26 shall meet the following requirements:</w:t>
      </w:r>
    </w:p>
    <w:p w:rsidR="00FC060F" w:rsidRDefault="00FC060F" w14:paraId="3B4A2AB8" w14:textId="6B2C3958">
      <w:r w:rsidRPr="4FE7E71A">
        <w:t>(a) the microchip shall contain an individual, non-repeatable and non-reprogrammable identification number;</w:t>
      </w:r>
    </w:p>
    <w:p w:rsidR="00FC060F" w:rsidRDefault="00FC060F" w14:paraId="60E37759" w14:textId="3EF6A8E7">
      <w:r w:rsidRPr="72E2E8D1">
        <w:t>(b) the identification number shall start with the country of identification of the dog or cat identified in accordance with ISO standard 3166;</w:t>
      </w:r>
    </w:p>
    <w:p w:rsidR="00FC060F" w:rsidRDefault="00FC060F" w14:paraId="34F603EB" w14:textId="1D5E9C3A">
      <w:r w:rsidRPr="70FC3706">
        <w:t>(c) the code structure and technical concept of the radio frequency identification shall be in compliance with ISO standards 11784 and 11785;</w:t>
      </w:r>
    </w:p>
    <w:p w:rsidR="00FC060F" w:rsidRDefault="00FC060F" w14:paraId="4F7F9663" w14:textId="77314D6E">
      <w:r w:rsidRPr="60FD74FD">
        <w:t>(d) compliance with ISO standards 11784 and 11785 shall be evaluated according toin accordance with ISO standard 24631-1.</w:t>
      </w:r>
    </w:p>
  </w:comment>
  <w:comment w:initials="MC" w:author="Maria Rosário Silva Lemos Cidadão" w:date="2026-03-25T10:52:00Z" w:id="1469">
    <w:p w:rsidR="00387091" w:rsidRDefault="0093750D" w14:paraId="484F4D63" w14:textId="6147D061">
      <w:r>
        <w:rPr>
          <w:rStyle w:val="CommentReference"/>
        </w:rPr>
        <w:annotationRef/>
      </w:r>
      <w:r w:rsidRPr="384FA25E">
        <w:t>Artigo 7.º e 11.º</w:t>
      </w:r>
    </w:p>
  </w:comment>
  <w:comment w:initials="MC" w:author="Maria Rosário Silva Lemos Cidadão" w:date="2026-03-25T17:34:00Z" w:id="1470">
    <w:p w:rsidR="00FC060F" w:rsidRDefault="00FC060F" w14:paraId="772367B4" w14:textId="2F938F76">
      <w:r>
        <w:annotationRef/>
      </w:r>
      <w:r w:rsidRPr="541FFA29">
        <w:t>REG BE - Aplicação em 10 anos</w:t>
      </w:r>
    </w:p>
  </w:comment>
  <w:comment w:initials="MC" w:author="Maria Rosário Silva Lemos Cidadão" w:date="2026-03-25T17:35:00Z" w:id="1472">
    <w:p w:rsidR="00FC060F" w:rsidRDefault="00FC060F" w14:paraId="19C13BD0" w14:textId="2B0BFF50">
      <w:r>
        <w:annotationRef/>
      </w:r>
      <w:r w:rsidRPr="21B42128">
        <w:t>Cães entrados na União - ver ponto 4 infra</w:t>
      </w:r>
    </w:p>
    <w:p w:rsidR="00FC060F" w:rsidRDefault="00FC060F" w14:paraId="491261F8" w14:textId="71F20361">
      <w:r w:rsidRPr="16A28D43">
        <w:t>REG BE - Artigo 26.ºn.º3 2º paragrafo - Prazo de aplicação 5 anos</w:t>
      </w:r>
    </w:p>
  </w:comment>
  <w:comment w:initials="SS" w:author="Susana Margarida Gonçalves Silva Santos" w:date="2026-03-26T12:19:00Z" w:id="1473">
    <w:p w:rsidR="00FC060F" w:rsidRDefault="00FC060F" w14:paraId="3BA30430" w14:textId="44E3ABF7">
      <w:r>
        <w:annotationRef/>
      </w:r>
      <w:r w:rsidRPr="2CDB3032">
        <w:t>NORMAS TRANSITÓRIAS.</w:t>
      </w:r>
    </w:p>
  </w:comment>
  <w:comment w:initials="MC" w:author="Maria Rosário Silva Lemos Cidadão" w:date="2026-03-25T17:37:00Z" w:id="1474">
    <w:p w:rsidR="00FC060F" w:rsidRDefault="00FC060F" w14:paraId="5164B9B6" w14:textId="5E713782">
      <w:r>
        <w:annotationRef/>
      </w:r>
      <w:r w:rsidRPr="632ABC77">
        <w:t>REG BE - Artigo 26.ºn.º3 2º paragrafo - Prazo de aplicação 5 anos</w:t>
      </w:r>
    </w:p>
  </w:comment>
  <w:comment w:initials="MC" w:author="Maria Rosário Silva Lemos Cidadão" w:date="2026-03-25T17:38:00Z" w:id="1475">
    <w:p w:rsidR="00FC060F" w:rsidRDefault="00FC060F" w14:paraId="5011ED79" w14:textId="7DA45C38">
      <w:r>
        <w:annotationRef/>
      </w:r>
      <w:r w:rsidRPr="440C9A3A">
        <w:t>Se o registo no SIAC for obrigatório este artigo não tem razão de ser. RELACIONADO COM o n.º7 do artigo 56.º</w:t>
      </w:r>
    </w:p>
  </w:comment>
  <w:comment w:initials="MC" w:author="Maria Rosário Silva Lemos Cidadão" w:date="2026-03-27T10:32:00Z" w:id="1498">
    <w:p w:rsidR="00387091" w:rsidRDefault="0093750D" w14:paraId="18DF21A1" w14:textId="145CCFD7">
      <w:r>
        <w:rPr>
          <w:rStyle w:val="CommentReference"/>
        </w:rPr>
        <w:annotationRef/>
      </w:r>
      <w:r w:rsidRPr="18989B2D">
        <w:t>Artigo do RGBEC</w:t>
      </w:r>
    </w:p>
  </w:comment>
  <w:comment w:initials="MC" w:author="Maria Rosário Silva Lemos Cidadão" w:date="1900-01-01T00:00:00Z" w:id="1509">
    <w:p w:rsidR="00387091" w:rsidRDefault="0093750D" w14:paraId="1461EA5A" w14:textId="4BD54919">
      <w:r>
        <w:rPr>
          <w:rStyle w:val="CommentReference"/>
        </w:rPr>
        <w:annotationRef/>
      </w:r>
      <w:r w:rsidRPr="2E6F67AA">
        <w:t>Artigo 7.º e 11.º</w:t>
      </w:r>
    </w:p>
  </w:comment>
  <w:comment w:initials="MM" w:author="Maria Helena Menezes Maia" w:date="2026-04-05T18:44:00Z" w:id="1511">
    <w:p w:rsidR="00387091" w:rsidRDefault="0093750D" w14:paraId="521F095D" w14:textId="0120E539">
      <w:r>
        <w:rPr>
          <w:rStyle w:val="CommentReference"/>
        </w:rPr>
        <w:annotationRef/>
      </w:r>
      <w:r w:rsidRPr="48E5799B">
        <w:t xml:space="preserve">As deslocações de cães, gatos e furões de companhia para Países terceiros... </w:t>
      </w:r>
    </w:p>
  </w:comment>
  <w:comment w:initials="MC" w:author="Maria Rosário Silva Lemos Cidadão" w:date="2026-03-25T10:52:00Z" w:id="1523">
    <w:p w:rsidR="00387091" w:rsidRDefault="0093750D" w14:paraId="53B815FE" w14:textId="173AFABB">
      <w:r>
        <w:rPr>
          <w:rStyle w:val="CommentReference"/>
        </w:rPr>
        <w:annotationRef/>
      </w:r>
      <w:r w:rsidRPr="389B650F">
        <w:t>Artigo 7.º e 11.º</w:t>
      </w:r>
    </w:p>
  </w:comment>
  <w:comment w:initials="MC" w:author="Maria Rosário Silva Lemos Cidadão" w:date="1900-01-01T00:00:00Z" w:id="1538">
    <w:p w:rsidR="00387091" w:rsidRDefault="0093750D" w14:paraId="27BF355B" w14:textId="6F2F7FC7">
      <w:r>
        <w:rPr>
          <w:rStyle w:val="CommentReference"/>
        </w:rPr>
        <w:annotationRef/>
      </w:r>
      <w:r w:rsidRPr="65B8177B">
        <w:t>REG BE tem 6 meses. Certificado vai ter validade de 6 meses. Decidiu-se ficar mais restritivo</w:t>
      </w:r>
    </w:p>
  </w:comment>
  <w:comment w:initials="MC" w:author="Maria Rosário Silva Lemos Cidadão" w:date="2026-03-25T18:12:00Z" w:id="1540">
    <w:p w:rsidR="00FC060F" w:rsidRDefault="00FC060F" w14:paraId="43FECD23" w14:textId="6A453C16">
      <w:r>
        <w:annotationRef/>
      </w:r>
      <w:r w:rsidRPr="32B257B7">
        <w:t>manter o mudar para 5 dias</w:t>
      </w:r>
    </w:p>
  </w:comment>
  <w:comment w:initials="MC" w:author="Maria Rosário Silva Lemos Cidadão" w:date="2026-03-27T10:34:00Z" w:id="1543">
    <w:p w:rsidR="00387091" w:rsidRDefault="0093750D" w14:paraId="569B477E" w14:textId="2F53760E">
      <w:r>
        <w:rPr>
          <w:rStyle w:val="CommentReference"/>
        </w:rPr>
        <w:annotationRef/>
      </w:r>
      <w:r w:rsidRPr="0996D58D">
        <w:t>GJ - analisar que texto deve ficar com correspondência ao artigo 59+5 deste diploma</w:t>
      </w:r>
    </w:p>
  </w:comment>
  <w:comment xmlns:w="http://schemas.openxmlformats.org/wordprocessingml/2006/main" w:initials="MM" w:author="Maria Helena Menezes Maia" w:date="04/05/2026 12:14:00" w:id="1662048671">
    <w:p xmlns:w14="http://schemas.microsoft.com/office/word/2010/wordml" w:rsidR="5B481220" w:rsidRDefault="3910D887" w14:paraId="39618687" w14:textId="12678E21">
      <w:pPr>
        <w:pStyle w:val="CommentText"/>
      </w:pPr>
      <w:r>
        <w:rPr>
          <w:rStyle w:val="CommentReference"/>
        </w:rPr>
        <w:annotationRef/>
      </w:r>
      <w:r w:rsidRPr="787EC06D" w:rsidR="6DC1E2AF">
        <w:t>Não entra na secção das zoonoses</w:t>
      </w:r>
    </w:p>
  </w:comment>
  <w:comment xmlns:w="http://schemas.openxmlformats.org/wordprocessingml/2006/main" w:initials="MB" w:author="Maria Cristina Tavares Briosa" w:date="03/18/2026 10:01:00" w:id="2079560179">
    <w:p xmlns:w14="http://schemas.microsoft.com/office/word/2010/wordml" w:rsidR="4EFFAC0A" w:rsidRDefault="7CADD567" w14:paraId="0A76B6E4" w14:textId="70EDFF3E">
      <w:pPr>
        <w:pStyle w:val="CommentText"/>
      </w:pPr>
      <w:r>
        <w:rPr>
          <w:rStyle w:val="CommentReference"/>
        </w:rPr>
        <w:annotationRef/>
      </w:r>
      <w:r w:rsidRPr="59B7F3DC" w:rsidR="22B8C566">
        <w:t xml:space="preserve">A Lei 27 diz podem </w:t>
      </w:r>
    </w:p>
  </w:comment>
  <w:comment w:initials="MB" w:author="Maria Cristina Tavares Briosa" w:date="2026-03-18T17:12:00Z" w:id="1743">
    <w:p w:rsidR="00FC060F" w:rsidRDefault="00FC060F" w14:paraId="5F3A76AF" w14:textId="2580EDDF">
      <w:r>
        <w:annotationRef/>
      </w:r>
      <w:r w:rsidRPr="209FB5C4">
        <w:t xml:space="preserve">acrescentar um nº : </w:t>
      </w:r>
    </w:p>
    <w:p w:rsidR="00FC060F" w:rsidRDefault="00FC060F" w14:paraId="6B3278E5" w14:textId="524A03E6">
      <w:r w:rsidRPr="4DD76533">
        <w:t>o programa a que se refere o presente artigo não é aplicável a cães</w:t>
      </w:r>
    </w:p>
  </w:comment>
  <w:comment w:initials="SS" w:author="Susana Margarida Gonçalves Silva Santos" w:date="2026-03-26T08:19:00Z" w:id="1749">
    <w:p w:rsidR="00FC060F" w:rsidRDefault="00FC060F" w14:paraId="7B1022E6" w14:textId="6F955F59">
      <w:r>
        <w:annotationRef/>
      </w:r>
      <w:r w:rsidRPr="5E09976B">
        <w:t>Esterilização obrigatória, para os cães e gatos não destinados à reprodução.</w:t>
      </w:r>
    </w:p>
  </w:comment>
  <w:comment w:initials="MB" w:author="Maria Cristina Tavares Briosa" w:date="2026-03-18T14:48:00Z" w:id="1750">
    <w:p w:rsidR="00FC060F" w:rsidRDefault="00FC060F" w14:paraId="154D4874" w14:textId="36C21E03">
      <w:r>
        <w:annotationRef/>
      </w:r>
      <w:r w:rsidRPr="246FF810">
        <w:t>para o caso de animais de particulares; o RGBEAC acrescenta : em CAMV autorizados</w:t>
      </w:r>
    </w:p>
  </w:comment>
  <w:comment w:initials="MB" w:author="Maria Cristina Tavares Briosa" w:date="2026-03-18T14:57:00Z" w:id="1753">
    <w:p w:rsidR="00FC060F" w:rsidRDefault="00FC060F" w14:paraId="6A2CBD71" w14:textId="0D58D21E">
      <w:r>
        <w:annotationRef/>
      </w:r>
      <w:r w:rsidRPr="4190400D">
        <w:t xml:space="preserve">Portaria 146: </w:t>
      </w:r>
    </w:p>
    <w:p w:rsidR="00FC060F" w:rsidRDefault="00FC060F" w14:paraId="1185A4D4" w14:textId="5DB35AEF">
      <w:r w:rsidRPr="5355F0DA">
        <w:t>As CM , com a colaboração direta do estado, devem promover ações de sensibilização da população para os benefícios da esterilização de animais não destinados à criação e, sempre que possivel, campanhas de esterilização.</w:t>
      </w:r>
    </w:p>
  </w:comment>
  <w:comment w:initials="MB" w:author="Maria Cristina Tavares Briosa" w:date="2026-03-18T10:49:00Z" w:id="1854">
    <w:p w:rsidR="00FC060F" w:rsidRDefault="00FC060F" w14:paraId="58993FA8" w14:textId="4A0FF4B4">
      <w:r>
        <w:annotationRef/>
      </w:r>
      <w:r w:rsidRPr="262CC638">
        <w:t>Inserir disposição prevista no artº 2º da Lei º 27/2016: - "Deveres do Estado"</w:t>
      </w:r>
    </w:p>
    <w:p w:rsidR="00FC060F" w:rsidRDefault="00FC060F" w14:paraId="77CCE298" w14:textId="2E67FAB4"/>
    <w:p w:rsidR="00FC060F" w:rsidRDefault="00FC060F" w14:paraId="754BB2DF" w14:textId="180165E9">
      <w:r w:rsidRPr="65E3B2BF">
        <w:t>O Governo, em colaboração com as autarquias locais, promove a criação de uma rede de centros de recolha oficial de animais que deve responder às necessidades de construção e modernização destas estruturas, com vista á sua melhoria global, dando prioridade às instalações e meios mais degradados, obsoletos ou insuficientes</w:t>
      </w:r>
    </w:p>
    <w:p w:rsidR="00FC060F" w:rsidRDefault="00FC060F" w14:paraId="4DB4DEA7" w14:textId="3260261E"/>
    <w:p w:rsidR="00FC060F" w:rsidRDefault="00FC060F" w14:paraId="192DBD7A" w14:textId="3B1A87C4"/>
  </w:comment>
  <w:comment w:initials="MM" w:author="Maria Helena Menezes Maia" w:date="2026-04-01T19:05:00Z" w:id="1939">
    <w:p w:rsidR="00387091" w:rsidRDefault="0093750D" w14:paraId="3F97C81D" w14:textId="252F7DF6">
      <w:r>
        <w:rPr>
          <w:rStyle w:val="CommentReference"/>
        </w:rPr>
        <w:annotationRef/>
      </w:r>
      <w:r w:rsidRPr="7E149DE5">
        <w:t>ver nº 5 do artigo 32</w:t>
      </w:r>
    </w:p>
  </w:comment>
  <w:comment w:initials="MB" w:author="Maria Cristina Tavares Briosa" w:date="2026-03-18T12:16:00Z" w:id="1941">
    <w:p w:rsidR="00FC060F" w:rsidRDefault="00FC060F" w14:paraId="676003D3" w14:textId="31D79508">
      <w:r>
        <w:annotationRef/>
      </w:r>
      <w:r w:rsidRPr="08329AA7">
        <w:t>Inserir obrigatoriedade de divulgação de relatório anual de gestão do CRO ( Lei 27)</w:t>
      </w:r>
    </w:p>
  </w:comment>
  <w:comment w:initials="MB" w:author="Maria Cristina Tavares Briosa" w:date="2026-03-23T17:19:00Z" w:id="1940">
    <w:p w:rsidR="00FC060F" w:rsidRDefault="00FC060F" w14:paraId="673B4445" w14:textId="2CA737F3">
      <w:r>
        <w:annotationRef/>
      </w:r>
      <w:r w:rsidRPr="5174332F">
        <w:t>Comparar este texto ( RGBEAC) com Lei 27</w:t>
      </w:r>
    </w:p>
  </w:comment>
  <w:comment w:initials="SS" w:author="Susana Margarida Gonçalves Silva Santos" w:date="2026-03-26T08:05:00Z" w:id="1944">
    <w:p w:rsidR="00FC060F" w:rsidRDefault="00FC060F" w14:paraId="66C02F0A" w14:textId="68E35603">
      <w:r>
        <w:annotationRef/>
      </w:r>
      <w:r w:rsidRPr="254FAB74">
        <w:t>Distinção CRO e IAZ</w:t>
      </w:r>
    </w:p>
  </w:comment>
  <w:comment w:initials="MB" w:author="Maria Cristina Tavares Briosa" w:date="2026-03-18T10:54:00Z" w:id="1956">
    <w:p w:rsidR="00FC060F" w:rsidRDefault="00FC060F" w14:paraId="468C83EB" w14:textId="252AA842">
      <w:r>
        <w:annotationRef/>
      </w:r>
      <w:r w:rsidRPr="2DB3EB56">
        <w:t>Acolhidos? É capturados e recolhidos</w:t>
      </w:r>
    </w:p>
  </w:comment>
  <w:comment w:initials="MB" w:author="Maria Cristina Tavares Briosa" w:date="2026-03-18T11:07:00Z" w:id="1958">
    <w:p w:rsidR="00FC060F" w:rsidRDefault="00FC060F" w14:paraId="72F69FA9" w14:textId="6C934442">
      <w:r>
        <w:annotationRef/>
      </w:r>
      <w:r w:rsidRPr="1BA01AE4">
        <w:t>1- findo o prazo de reclamação (previsto no nº 11) os animais podem, sob parecer obrigatório do médico veterinário ao serviço do município, ser cedidos gratuitamente pelas câmaras municipais ou centros de recolha oficial de animais, quer a pessoas individuais, quer a instituições zoofilas devidamente legalizadas e que provem possuir condições adequadas para o alojamento e maneio dos animais ( LEI 27)</w:t>
      </w:r>
    </w:p>
    <w:p w:rsidR="00FC060F" w:rsidRDefault="00FC060F" w14:paraId="4FF8AC9D" w14:textId="64207944"/>
  </w:comment>
  <w:comment w:initials="MB" w:author="Maria Cristina Tavares Briosa" w:date="2026-03-18T11:19:00Z" w:id="1959">
    <w:p w:rsidR="00FC060F" w:rsidRDefault="00FC060F" w14:paraId="015CA0B2" w14:textId="2DA7C440">
      <w:r>
        <w:annotationRef/>
      </w:r>
      <w:r w:rsidRPr="6EAD1606">
        <w:t>incluir 1 artigo relativo a Occisão/eutanásia - o RGBEAC  tem essa proposta, já corrigida por nós - adaptar, incluindo Lei 27</w:t>
      </w:r>
    </w:p>
    <w:p w:rsidR="00FC060F" w:rsidRDefault="00FC060F" w14:paraId="5A006C30" w14:textId="4E2732D1"/>
  </w:comment>
  <w:comment w:initials="MM" w:author="Maria Helena Menezes Maia" w:date="2026-03-17T18:49:00Z" w:id="2002">
    <w:p w:rsidR="00FC060F" w:rsidRDefault="00FC060F" w14:paraId="721718CE" w14:textId="3F149B8B">
      <w:r>
        <w:annotationRef/>
      </w:r>
      <w:r w:rsidRPr="268D2B97">
        <w:t xml:space="preserve">ter em consideração o nº 6 do artigo 3º da lei 27/2006 </w:t>
      </w:r>
    </w:p>
  </w:comment>
  <w:comment w:initials="MB" w:author="Maria Cristina Tavares Briosa" w:date="2026-03-17T19:09:00Z" w:id="2003">
    <w:p w:rsidR="00FC060F" w:rsidRDefault="00FC060F" w14:paraId="2E0673BC" w14:textId="2F0B8883">
      <w:r>
        <w:annotationRef/>
      </w:r>
      <w:r w:rsidRPr="4A664E7F">
        <w:t>vamos alterar, nesta data ainda não tinha sido publicada a Lei 27</w:t>
      </w:r>
    </w:p>
  </w:comment>
  <w:comment w:initials="RV" w:author="Rui André Vidal" w:date="2026-04-06T23:58:00Z" w:id="2219">
    <w:p w:rsidR="00387091" w:rsidRDefault="0093750D" w14:paraId="54FF53B1" w14:textId="5426179A">
      <w:r>
        <w:rPr>
          <w:rStyle w:val="CommentReference"/>
        </w:rPr>
        <w:annotationRef/>
      </w:r>
      <w:r w:rsidRPr="112B4176">
        <w:t>Relaciona-se com art. 11 do Regulamento e Art. 20º deste Codigo</w:t>
      </w:r>
    </w:p>
  </w:comment>
  <w:comment w:initials="MB" w:author="Maria Cristina Tavares Briosa" w:date="2026-03-19T18:23:00Z" w:id="2317">
    <w:p w:rsidR="00FC060F" w:rsidRDefault="00FC060F" w14:paraId="10907D8F" w14:textId="6389F7E8">
      <w:r>
        <w:annotationRef/>
      </w:r>
      <w:r w:rsidRPr="65D069B6">
        <w:t>A Lei 95/2017 tem um artigo relativo a Proibição de venda de animais selvagens  ( justifica incluir aqui? )</w:t>
      </w:r>
    </w:p>
  </w:comment>
  <w:comment w:initials="SS" w:author="Susana Margarida Gonçalves Silva Santos" w:date="2026-03-26T10:13:00Z" w:id="2379">
    <w:p w:rsidR="00FC060F" w:rsidRDefault="00FC060F" w14:paraId="5A190668" w14:textId="7CB2EC97">
      <w:r>
        <w:annotationRef/>
      </w:r>
      <w:r w:rsidRPr="69E0547F">
        <w:t>CPC e CPF</w:t>
      </w:r>
    </w:p>
  </w:comment>
  <w:comment w:initials="MB" w:author="Maria Cristina Tavares Briosa" w:date="2026-04-02T12:01:00Z" w:id="2384">
    <w:p w:rsidR="00387091" w:rsidRDefault="0093750D" w14:paraId="49053ABD" w14:textId="598635B1">
      <w:r>
        <w:rPr>
          <w:rStyle w:val="CommentReference"/>
        </w:rPr>
        <w:annotationRef/>
      </w:r>
      <w:r w:rsidRPr="5270BE30">
        <w:t>Colocar na informação generalista e ligada à lista positiva</w:t>
      </w:r>
    </w:p>
  </w:comment>
  <w:comment w:initials="MB" w:author="Maria Cristina Tavares Briosa" w:date="2026-04-06T14:39:00Z" w:id="2388">
    <w:p w:rsidR="00387091" w:rsidRDefault="0093750D" w14:paraId="1ED72078" w14:textId="0F7EBA40">
      <w:r>
        <w:rPr>
          <w:rStyle w:val="CommentReference"/>
        </w:rPr>
        <w:annotationRef/>
      </w:r>
      <w:r w:rsidRPr="7192C10E">
        <w:t>ver como articular com esterilização</w:t>
      </w:r>
    </w:p>
  </w:comment>
  <w:comment w:initials="MB" w:author="Maria Cristina Tavares Briosa" w:date="2026-04-02T12:11:00Z" w:id="2395">
    <w:p w:rsidR="00387091" w:rsidRDefault="0093750D" w14:paraId="30499B72" w14:textId="35C62298">
      <w:r>
        <w:rPr>
          <w:rStyle w:val="CommentReference"/>
        </w:rPr>
        <w:annotationRef/>
      </w:r>
      <w:r w:rsidRPr="7BFEB094">
        <w:t>ver Lei 110</w:t>
      </w:r>
    </w:p>
  </w:comment>
  <w:comment w:initials="MB" w:author="Maria Cristina Tavares Briosa" w:date="2026-04-02T12:23:00Z" w:id="2404">
    <w:p w:rsidR="00387091" w:rsidRDefault="0093750D" w14:paraId="48445E56" w14:textId="705AFB05">
      <w:pPr>
        <w:pStyle w:val="CommentText"/>
      </w:pPr>
      <w:r>
        <w:rPr>
          <w:rStyle w:val="CommentReference"/>
        </w:rPr>
        <w:annotationRef/>
      </w:r>
      <w:r w:rsidRPr="50F3B7F3">
        <w:t>Ver com DIRMA se este documento está desmaterializado</w:t>
      </w:r>
    </w:p>
    <w:p w:rsidR="00387091" w:rsidRDefault="0093750D" w14:paraId="71535938" w14:textId="0567F978">
      <w:r w:rsidRPr="6F87BD67">
        <w:t>Ver se está escrito que a junta tem obrigação de averbar no SIAC as licenças dos cães p e pp</w:t>
      </w:r>
    </w:p>
  </w:comment>
  <w:comment w:initials="MB" w:author="Maria Cristina Tavares Briosa" w:date="2026-04-02T12:25:00Z" w:id="2405">
    <w:p w:rsidR="00387091" w:rsidRDefault="0093750D" w14:paraId="52510B53" w14:textId="2FCEA98A">
      <w:r>
        <w:rPr>
          <w:rStyle w:val="CommentReference"/>
        </w:rPr>
        <w:annotationRef/>
      </w:r>
      <w:r w:rsidRPr="25DE2222">
        <w:t>Atualmente não está a funcionar. Como poderíamos criar um mecanismo fácil- site, onde as pessoas inserissem os dados dos animais. Qualquer coisa no SIAC</w:t>
      </w:r>
    </w:p>
  </w:comment>
  <w:comment w:initials="MB" w:author="Maria Cristina Tavares Briosa" w:date="2026-04-02T12:26:00Z" w:id="2407">
    <w:p w:rsidR="00387091" w:rsidRDefault="0093750D" w14:paraId="127CA45F" w14:textId="16E45E4D">
      <w:r>
        <w:rPr>
          <w:rStyle w:val="CommentReference"/>
        </w:rPr>
        <w:annotationRef/>
      </w:r>
      <w:r w:rsidRPr="01EDD84B">
        <w:t>Articular com a parte de identificação e o averbamento no SIAC das esterilizações</w:t>
      </w:r>
    </w:p>
  </w:comment>
  <w:comment w:initials="MB" w:author="Maria Cristina Tavares Briosa" w:date="2026-04-02T12:27:00Z" w:id="2411">
    <w:p w:rsidR="00387091" w:rsidRDefault="0093750D" w14:paraId="6187770F" w14:textId="707076AE">
      <w:pPr>
        <w:pStyle w:val="CommentText"/>
      </w:pPr>
      <w:r>
        <w:rPr>
          <w:rStyle w:val="CommentReference"/>
        </w:rPr>
        <w:annotationRef/>
      </w:r>
      <w:r w:rsidRPr="50B6DB3E">
        <w:t>Rever - mantemos portarias?</w:t>
      </w:r>
    </w:p>
    <w:p w:rsidR="00387091" w:rsidRDefault="0093750D" w14:paraId="30985C20" w14:textId="3F7F4F94">
      <w:r w:rsidRPr="77707133">
        <w:t>Portaria 317/2015 e Portaria 354/2013</w:t>
      </w:r>
    </w:p>
  </w:comment>
  <w:comment w:initials="MB" w:author="Maria Cristina Tavares Briosa" w:date="2026-04-02T12:33:00Z" w:id="2423">
    <w:p w:rsidR="00387091" w:rsidRDefault="0093750D" w14:paraId="5CFC922B" w14:textId="7A3E13B0">
      <w:r>
        <w:rPr>
          <w:rStyle w:val="CommentReference"/>
        </w:rPr>
        <w:annotationRef/>
      </w:r>
      <w:r w:rsidRPr="036C8F9D">
        <w:t>Propomos eliminar , não tem tido aplicação prática</w:t>
      </w:r>
    </w:p>
  </w:comment>
  <w:comment w:initials="MB" w:author="Maria Cristina Tavares Briosa" w:date="2026-04-02T12:34:00Z" w:id="2435">
    <w:p w:rsidR="00387091" w:rsidRDefault="0093750D" w14:paraId="50610ADC" w14:textId="65E6D755">
      <w:r>
        <w:rPr>
          <w:rStyle w:val="CommentReference"/>
        </w:rPr>
        <w:annotationRef/>
      </w:r>
      <w:r w:rsidRPr="20E8A087">
        <w:t xml:space="preserve">acertar com Lei 110, crime animais </w:t>
      </w:r>
    </w:p>
  </w:comment>
  <w:comment w:initials="MB" w:author="Maria Cristina Tavares Briosa" w:date="2026-04-02T12:35:00Z" w:id="2457">
    <w:p w:rsidR="00387091" w:rsidRDefault="0093750D" w14:paraId="59C4AC0B" w14:textId="03A57956">
      <w:r>
        <w:rPr>
          <w:rStyle w:val="CommentReference"/>
        </w:rPr>
        <w:annotationRef/>
      </w:r>
      <w:r w:rsidRPr="73507115">
        <w:t>Propomos a eliminação, de acordo com o referido acoma</w:t>
      </w:r>
    </w:p>
  </w:comment>
  <w:comment w:initials="MB" w:author="Maria Cristina Tavares Briosa" w:date="2026-03-17T19:09:00Z" w:id="2460">
    <w:p w:rsidR="00FC060F" w:rsidRDefault="00FC060F" w14:paraId="3EE722C1" w14:textId="0D192B15">
      <w:r>
        <w:annotationRef/>
      </w:r>
      <w:r w:rsidRPr="762E7B09">
        <w:t>DL 82/2019</w:t>
      </w:r>
    </w:p>
  </w:comment>
  <w:comment w:initials="MB" w:author="Maria Cristina Tavares Briosa" w:date="2026-04-02T12:37:00Z" w:id="2467">
    <w:p w:rsidR="00387091" w:rsidRDefault="0093750D" w14:paraId="3459BD9B" w14:textId="565F81FF">
      <w:r>
        <w:rPr>
          <w:rStyle w:val="CommentReference"/>
        </w:rPr>
        <w:annotationRef/>
      </w:r>
      <w:r w:rsidRPr="53F097C6">
        <w:t>ver, eliminar</w:t>
      </w:r>
    </w:p>
  </w:comment>
  <w:comment w:initials="MB" w:author="Maria Cristina Tavares Briosa" w:date="2026-04-02T12:38:00Z" w:id="2472">
    <w:p w:rsidR="00387091" w:rsidRDefault="0093750D" w14:paraId="68A75B44" w14:textId="7BCA155C">
      <w:r>
        <w:rPr>
          <w:rStyle w:val="CommentReference"/>
        </w:rPr>
        <w:annotationRef/>
      </w:r>
      <w:r w:rsidRPr="72E238EF">
        <w:t>Incluir num capitulo próprio com todas as taxas. Rever se justifica manter este artigo</w:t>
      </w:r>
    </w:p>
  </w:comment>
  <w:comment w:initials="MB" w:author="Maria Cristina Tavares Briosa" w:date="2026-04-02T12:39:00Z" w:id="2478">
    <w:p w:rsidR="00387091" w:rsidRDefault="0093750D" w14:paraId="29A51564" w14:textId="7B60E1A8">
      <w:r>
        <w:rPr>
          <w:rStyle w:val="CommentReference"/>
        </w:rPr>
        <w:annotationRef/>
      </w:r>
      <w:r w:rsidRPr="03B6CC94">
        <w:t>Incluir no SIAC?</w:t>
      </w:r>
    </w:p>
  </w:comment>
  <w:comment w:initials="MB" w:author="Maria Cristina Tavares Briosa" w:date="2026-03-17T19:11:00Z" w:id="2480">
    <w:p w:rsidR="00FC060F" w:rsidRDefault="00FC060F" w14:paraId="64CBEA89" w14:textId="4B830D0C">
      <w:r>
        <w:annotationRef/>
      </w:r>
      <w:r w:rsidRPr="1FDC62F1">
        <w:t>propor alteração; tem sido a DGAV a dar o aval, após conhecimento da decisão criminal ou contraordenacional</w:t>
      </w:r>
    </w:p>
  </w:comment>
  <w:comment w:initials="MB" w:author="Maria Cristina Tavares Briosa" w:date="2026-04-02T12:40:00Z" w:id="2481">
    <w:p w:rsidR="00387091" w:rsidRDefault="0093750D" w14:paraId="2C34F77F" w14:textId="2C65D68C">
      <w:r>
        <w:rPr>
          <w:rStyle w:val="CommentReference"/>
        </w:rPr>
        <w:annotationRef/>
      </w:r>
      <w:r w:rsidRPr="3583349A">
        <w:t xml:space="preserve">médicos veterinários municipais ou as entidades policais ( ver c/ SIAC se possivel) ; Maria pergunta se PSP GNE tem acesso </w:t>
      </w:r>
    </w:p>
  </w:comment>
  <w:comment w:initials="MB" w:author="Maria Cristina Tavares Briosa" w:date="2026-03-17T19:12:00Z" w:id="2489">
    <w:p w:rsidR="00FC060F" w:rsidRDefault="00FC060F" w14:paraId="22230FE4" w14:textId="700C13BE">
      <w:r>
        <w:annotationRef/>
      </w:r>
      <w:r w:rsidRPr="540D2CFC">
        <w:t>comentário anterior</w:t>
      </w:r>
    </w:p>
  </w:comment>
  <w:comment w:initials="MB" w:author="Maria Cristina Tavares Briosa" w:date="2026-04-02T12:46:00Z" w:id="2490">
    <w:p w:rsidR="00387091" w:rsidRDefault="0093750D" w14:paraId="38A3EB15" w14:textId="1DF877EB">
      <w:r>
        <w:rPr>
          <w:rStyle w:val="CommentReference"/>
        </w:rPr>
        <w:annotationRef/>
      </w:r>
      <w:r w:rsidRPr="1FE91918">
        <w:t>Ver GJ se justifica proposta OMV</w:t>
      </w:r>
    </w:p>
  </w:comment>
  <w:comment w:initials="MB" w:author="Maria Cristina Tavares Briosa" w:date="2026-04-06T16:32:00Z" w:id="2509">
    <w:p w:rsidR="00387091" w:rsidRDefault="0093750D" w14:paraId="74CDDE04" w14:textId="37226879">
      <w:r>
        <w:rPr>
          <w:rStyle w:val="CommentReference"/>
        </w:rPr>
        <w:annotationRef/>
      </w:r>
      <w:r w:rsidRPr="1C273A95">
        <w:t>Esclarecer dúvidas antigas mordedura de cão pp ou p ( legislação pp)  ou cão de companhia ( violação artº 6º Dl 276)</w:t>
      </w:r>
    </w:p>
  </w:comment>
  <w:comment w:initials="MB" w:author="Maria Cristina Tavares Briosa" w:date="2026-04-02T12:49:00Z" w:id="2526">
    <w:p w:rsidR="00387091" w:rsidRDefault="0093750D" w14:paraId="4C6AF623" w14:textId="5FE7D1E7">
      <w:r>
        <w:rPr>
          <w:rStyle w:val="CommentReference"/>
        </w:rPr>
        <w:annotationRef/>
      </w:r>
      <w:r w:rsidRPr="0C7A0619">
        <w:t xml:space="preserve">esa redação era apenas dos p e pp ; articular com outros animais </w:t>
      </w:r>
    </w:p>
  </w:comment>
  <w:comment w:initials="MB" w:author="Maria Cristina Tavares Briosa" w:date="2026-04-02T12:55:00Z" w:id="2540">
    <w:p w:rsidR="00387091" w:rsidRDefault="0093750D" w14:paraId="72FADB28" w14:textId="35C74706">
      <w:r>
        <w:rPr>
          <w:rStyle w:val="CommentReference"/>
        </w:rPr>
        <w:annotationRef/>
      </w:r>
      <w:r w:rsidRPr="56C6A2A3">
        <w:t xml:space="preserve">avaliar necessidade de definição de autoridade competente  ( a mesma que para os outros animais? ou definir aqui quem o faz) </w:t>
      </w:r>
    </w:p>
  </w:comment>
  <w:comment w:initials="MB" w:author="Maria Cristina Tavares Briosa" w:date="2026-04-02T12:55:00Z" w:id="2543">
    <w:p w:rsidR="00387091" w:rsidRDefault="0093750D" w14:paraId="08CC6A04" w14:textId="5AFE344A">
      <w:r>
        <w:rPr>
          <w:rStyle w:val="CommentReference"/>
        </w:rPr>
        <w:annotationRef/>
      </w:r>
      <w:r w:rsidRPr="61307888">
        <w:t xml:space="preserve">pode ser o serviço veterinário municipal? </w:t>
      </w:r>
    </w:p>
  </w:comment>
  <w:comment w:initials="MB" w:author="Maria Cristina Tavares Briosa" w:date="2026-04-02T12:57:00Z" w:id="2549">
    <w:p w:rsidR="00387091" w:rsidRDefault="0093750D" w14:paraId="486ACFF1" w14:textId="6761743E">
      <w:r>
        <w:rPr>
          <w:rStyle w:val="CommentReference"/>
        </w:rPr>
        <w:annotationRef/>
      </w:r>
      <w:r w:rsidRPr="39788C36">
        <w:t xml:space="preserve">A existir um parecer, tem de ser pelo MV - ver com Anvetem </w:t>
      </w:r>
    </w:p>
  </w:comment>
  <w:comment w:initials="MB" w:author="Maria Cristina Tavares Briosa" w:date="2026-04-02T13:00:00Z" w:id="2555">
    <w:p w:rsidR="00387091" w:rsidRDefault="0093750D" w14:paraId="0253AD63" w14:textId="542B6B56">
      <w:r>
        <w:rPr>
          <w:rStyle w:val="CommentReference"/>
        </w:rPr>
        <w:annotationRef/>
      </w:r>
      <w:r w:rsidRPr="7E0CA479">
        <w:t>remissão com tema DESA</w:t>
      </w:r>
    </w:p>
  </w:comment>
  <w:comment w:initials="MB" w:author="Maria Cristina Tavares Briosa" w:date="2026-04-06T11:53:00Z" w:id="2580">
    <w:p w:rsidR="00387091" w:rsidRDefault="0093750D" w14:paraId="27657D81" w14:textId="43F63DD6">
      <w:r>
        <w:rPr>
          <w:rStyle w:val="CommentReference"/>
        </w:rPr>
        <w:annotationRef/>
      </w:r>
      <w:r w:rsidRPr="42806F41">
        <w:t>ajustar no procedimento</w:t>
      </w:r>
    </w:p>
  </w:comment>
  <w:comment w:initials="MB" w:author="Maria Cristina Tavares Briosa" w:date="2026-04-06T11:52:00Z" w:id="2587">
    <w:p w:rsidR="00387091" w:rsidRDefault="0093750D" w14:paraId="6CA95074" w14:textId="6BB5426F">
      <w:pPr>
        <w:pStyle w:val="CommentText"/>
      </w:pPr>
      <w:r>
        <w:rPr>
          <w:rStyle w:val="CommentReference"/>
        </w:rPr>
        <w:annotationRef/>
      </w:r>
      <w:r w:rsidRPr="699D5EB7">
        <w:t>Ou em despacho? Queremos envolver o CPC neste procedimento e incluir a apresentação de:</w:t>
      </w:r>
    </w:p>
    <w:p w:rsidR="00387091" w:rsidRDefault="0093750D" w14:paraId="5D10D719" w14:textId="6CEB7A1F">
      <w:r w:rsidRPr="6DC03D4A">
        <w:t>TRACES, ou certificado sanitário, LO oficial, indicação do alojamento de destino e comprovativo de registos/licenças dos animais já existentes.</w:t>
      </w:r>
    </w:p>
    <w:p w:rsidR="00387091" w:rsidRDefault="00387091" w14:paraId="34289ECF" w14:textId="23FF0B7A"/>
  </w:comment>
  <w:comment w:initials="MB" w:author="Maria Cristina Tavares Briosa" w:date="2026-04-06T11:56:00Z" w:id="2601">
    <w:p w:rsidR="00387091" w:rsidRDefault="0093750D" w14:paraId="7DD28481" w14:textId="6D5DB774">
      <w:r>
        <w:rPr>
          <w:rStyle w:val="CommentReference"/>
        </w:rPr>
        <w:annotationRef/>
      </w:r>
      <w:r w:rsidRPr="1075BCEA">
        <w:t>ver com CPC/ GRG</w:t>
      </w:r>
    </w:p>
  </w:comment>
  <w:comment w:initials="MB" w:author="Maria Cristina Tavares Briosa" w:date="2026-04-06T11:59:00Z" w:id="2603">
    <w:p w:rsidR="00387091" w:rsidRDefault="0093750D" w14:paraId="70EBE4FE" w14:textId="181B3269">
      <w:r>
        <w:rPr>
          <w:rStyle w:val="CommentReference"/>
        </w:rPr>
        <w:annotationRef/>
      </w:r>
      <w:r w:rsidRPr="49EEA3B7">
        <w:t xml:space="preserve">Há disposição semelhante para os alojamentos dos outros animais, período apenas de 1 ano - ter 1 artigo único de manutenção de registos com 2 periodos consoante é para pp ou não  </w:t>
      </w:r>
    </w:p>
  </w:comment>
  <w:comment w:initials="MB" w:author="Maria Cristina Tavares Briosa" w:date="2026-04-06T12:01:00Z" w:id="2608">
    <w:p w:rsidR="00387091" w:rsidRDefault="0093750D" w14:paraId="3AC7232D" w14:textId="68026AC0">
      <w:pPr>
        <w:pStyle w:val="CommentText"/>
      </w:pPr>
      <w:r>
        <w:rPr>
          <w:rStyle w:val="CommentReference"/>
        </w:rPr>
        <w:annotationRef/>
      </w:r>
      <w:r w:rsidRPr="4BC37246">
        <w:t>Ligação entre a base do CPC e o SIAC.</w:t>
      </w:r>
    </w:p>
    <w:p w:rsidR="00387091" w:rsidRDefault="0093750D" w14:paraId="5C3BACD9" w14:textId="258292B6">
      <w:r w:rsidRPr="55BFD5B3">
        <w:t>Colocar texto que penalize o CPC se registarem ninhadas de pp que não deem cumprimento a estas obrigações. ( Retirar a gestão do livro?)</w:t>
      </w:r>
    </w:p>
  </w:comment>
  <w:comment w:initials="MB" w:author="Maria Cristina Tavares Briosa" w:date="2026-04-06T12:02:00Z" w:id="2615">
    <w:p w:rsidR="00387091" w:rsidRDefault="0093750D" w14:paraId="11145F67" w14:textId="78C0B69A">
      <w:r>
        <w:rPr>
          <w:rStyle w:val="CommentReference"/>
        </w:rPr>
        <w:annotationRef/>
      </w:r>
      <w:r w:rsidRPr="56D85DBD">
        <w:t xml:space="preserve">Ver com Siac como provar </w:t>
      </w:r>
    </w:p>
  </w:comment>
  <w:comment w:initials="MB" w:author="Maria Cristina Tavares Briosa" w:date="2026-04-06T12:26:00Z" w:id="2646">
    <w:p w:rsidR="00387091" w:rsidRDefault="0093750D" w14:paraId="79D582D0" w14:textId="4EFA04FF">
      <w:r>
        <w:rPr>
          <w:rStyle w:val="CommentReference"/>
        </w:rPr>
        <w:annotationRef/>
      </w:r>
      <w:r w:rsidRPr="3E9B8EA8">
        <w:t xml:space="preserve">ver nova designação </w:t>
      </w:r>
    </w:p>
  </w:comment>
  <w:comment w:initials="MB" w:author="Maria Cristina Tavares Briosa" w:date="2026-04-06T12:28:00Z" w:id="2651">
    <w:p w:rsidR="00387091" w:rsidRDefault="0093750D" w14:paraId="0F60BDDB" w14:textId="322A86CD">
      <w:r>
        <w:rPr>
          <w:rStyle w:val="CommentReference"/>
        </w:rPr>
        <w:annotationRef/>
      </w:r>
      <w:r w:rsidRPr="632B9902">
        <w:t>articular com regras gerais de comercialização de AC</w:t>
      </w:r>
    </w:p>
  </w:comment>
  <w:comment w:initials="MB" w:author="Maria Cristina Tavares Briosa" w:date="2026-04-06T12:31:00Z" w:id="2664">
    <w:p w:rsidR="00387091" w:rsidRDefault="0093750D" w14:paraId="6CC2BADF" w14:textId="479BBACA">
      <w:r>
        <w:rPr>
          <w:rStyle w:val="CommentReference"/>
        </w:rPr>
        <w:annotationRef/>
      </w:r>
      <w:r w:rsidRPr="538B910E">
        <w:t xml:space="preserve">comentário anterior relativo a registos </w:t>
      </w:r>
    </w:p>
  </w:comment>
  <w:comment w:initials="MB" w:author="Maria Cristina Tavares Briosa" w:date="2026-04-06T12:32:00Z" w:id="2669">
    <w:p w:rsidR="00387091" w:rsidRDefault="0093750D" w14:paraId="3489F9A5" w14:textId="762EB1B0">
      <w:r>
        <w:rPr>
          <w:rStyle w:val="CommentReference"/>
        </w:rPr>
        <w:annotationRef/>
      </w:r>
      <w:r w:rsidRPr="2E1B7C2A">
        <w:t>Disposição neste capítulo ou nas regras gerais de comercialização?</w:t>
      </w:r>
    </w:p>
  </w:comment>
  <w:comment w:initials="MB" w:author="Maria Cristina Tavares Briosa" w:date="2026-04-06T14:45:00Z" w:id="2715">
    <w:p w:rsidR="00387091" w:rsidRDefault="0093750D" w14:paraId="7C4DECE3" w14:textId="7A9325F2">
      <w:r>
        <w:rPr>
          <w:rStyle w:val="CommentReference"/>
        </w:rPr>
        <w:annotationRef/>
      </w:r>
      <w:r w:rsidRPr="74DC6B49">
        <w:t>Precisamos de manter prazo? Ver c/ GJ</w:t>
      </w:r>
    </w:p>
  </w:comment>
  <w:comment w:initials="MB" w:author="Maria Cristina Tavares Briosa" w:date="2026-04-06T14:51:00Z" w:id="2737">
    <w:p w:rsidR="00387091" w:rsidRDefault="0093750D" w14:paraId="11DE441D" w14:textId="6D17C848">
      <w:r>
        <w:rPr>
          <w:rStyle w:val="CommentReference"/>
        </w:rPr>
        <w:annotationRef/>
      </w:r>
      <w:r w:rsidRPr="05FC42AC">
        <w:t>esta menção é válida para todas as listas que a DGAV tenha de publicar?</w:t>
      </w:r>
    </w:p>
  </w:comment>
  <w:comment w:initials="MB" w:author="Maria Cristina Tavares Briosa" w:date="2026-03-17T19:18:00Z" w:id="2757">
    <w:p w:rsidR="00FC060F" w:rsidRDefault="00FC060F" w14:paraId="61C677D6" w14:textId="70AB9E7C">
      <w:r>
        <w:annotationRef/>
      </w:r>
      <w:r w:rsidRPr="43384921">
        <w:t>ADITAR AS DOS P E PP</w:t>
      </w:r>
    </w:p>
  </w:comment>
  <w:comment w:initials="MB" w:author="Maria Cristina Tavares Briosa" w:date="2026-04-06T14:56:00Z" w:id="2759">
    <w:p w:rsidR="00387091" w:rsidRDefault="0093750D" w14:paraId="0B1BC9E6" w14:textId="7CF27C14">
      <w:r>
        <w:rPr>
          <w:rStyle w:val="CommentReference"/>
        </w:rPr>
        <w:annotationRef/>
      </w:r>
      <w:r w:rsidRPr="070F8A35">
        <w:t>redigir de acordo com o artº 6ª A do DL nº 64/2000</w:t>
      </w:r>
    </w:p>
  </w:comment>
  <w:comment w:initials="MB" w:author="Maria Cristina Tavares Briosa" w:date="2026-04-06T14:59:00Z" w:id="2762">
    <w:p w:rsidR="00387091" w:rsidRDefault="0093750D" w14:paraId="558F77D8" w14:textId="2047FA81">
      <w:pPr>
        <w:pStyle w:val="CommentText"/>
      </w:pPr>
      <w:r>
        <w:rPr>
          <w:rStyle w:val="CommentReference"/>
        </w:rPr>
        <w:annotationRef/>
      </w:r>
      <w:r w:rsidRPr="1376CC4F">
        <w:t>Registo de ninhadas no LO, Esterilizações obrigatórias</w:t>
      </w:r>
    </w:p>
    <w:p w:rsidR="00387091" w:rsidRDefault="0093750D" w14:paraId="47B6EA49" w14:textId="783B6A0A">
      <w:r w:rsidRPr="152393B2">
        <w:t>VER REDAÇÃO PP</w:t>
      </w:r>
    </w:p>
  </w:comment>
  <w:comment w:initials="MM" w:author="Maria Helena Menezes Maia" w:date="1900-01-01T00:00:00Z" w:id="2767">
    <w:p w:rsidR="00387091" w:rsidRDefault="0093750D" w14:paraId="797890C1" w14:textId="0A02E491">
      <w:r>
        <w:rPr>
          <w:rStyle w:val="CommentReference"/>
        </w:rPr>
        <w:annotationRef/>
      </w:r>
      <w:r w:rsidRPr="1E019B4E">
        <w:t>confirmar que se encontram previstas todas as que constavam no D.L. 314/2003 e D.L 82/2019, designadamente incumprimentos ao Reg Del (UE) 2026/131</w:t>
      </w:r>
    </w:p>
  </w:comment>
  <w:comment w:initials="MM" w:author="Maria Helena Menezes Maia" w:date="1900-01-01T00:00:00Z" w:id="2804">
    <w:p w:rsidR="00387091" w:rsidRDefault="0093750D" w14:paraId="4E47B04F" w14:textId="015B1B8F">
      <w:r>
        <w:rPr>
          <w:rStyle w:val="CommentReference"/>
        </w:rPr>
        <w:annotationRef/>
      </w:r>
      <w:r w:rsidRPr="47345E0B">
        <w:t>Atenção que a Portaria 264/2013, de 16 ago tem que manter-se até que seja atualizada</w:t>
      </w:r>
    </w:p>
  </w:comment>
  <w:comment w:initials="MB" w:author="Maria Cristina Tavares Briosa" w:date="2026-03-17T19:20:00Z" w:id="2826">
    <w:p w:rsidR="00FC060F" w:rsidRDefault="00FC060F" w14:paraId="0974DB84" w14:textId="36935C0A">
      <w:r>
        <w:annotationRef/>
      </w:r>
      <w:r w:rsidRPr="1A239F84">
        <w:t>rever</w:t>
      </w:r>
    </w:p>
  </w:comment>
  <w:comment w:initials="SS" w:author="Susana Margarida Gonçalves Silva Santos" w:date="2026-04-07T11:21:00Z" w:id="3190">
    <w:p w:rsidR="00387091" w:rsidRDefault="0093750D" w14:paraId="588ED7F3" w14:textId="30507F89">
      <w:r>
        <w:rPr>
          <w:rStyle w:val="CommentReference"/>
        </w:rPr>
        <w:annotationRef/>
      </w:r>
      <w:r w:rsidRPr="66F8C23A">
        <w:t>Norma - Rui Vidal</w:t>
      </w:r>
    </w:p>
  </w:comment>
  <w:comment xmlns:w="http://schemas.openxmlformats.org/wordprocessingml/2006/main" w:initials="SS" w:author="Susana Margarida Gonçalves Silva Santos" w:date="2026-04-21T10:20:57" w:id="745401723">
    <w:p xmlns:w14="http://schemas.microsoft.com/office/word/2010/wordml" xmlns:w="http://schemas.openxmlformats.org/wordprocessingml/2006/main" w:rsidR="5CCA7BCE" w:rsidRDefault="2547C098" w14:paraId="50FF4711" w14:textId="766EFB7D">
      <w:pPr>
        <w:pStyle w:val="CommentText"/>
      </w:pPr>
      <w:r>
        <w:rPr>
          <w:rStyle w:val="CommentReference"/>
        </w:rPr>
        <w:annotationRef/>
      </w:r>
      <w:r w:rsidRPr="541AA615" w:rsidR="6DBBF3D1">
        <w:t>Registar no SIAC. Impressão do documento, em qualquer altura.</w:t>
      </w:r>
    </w:p>
  </w:comment>
  <w:comment xmlns:w="http://schemas.openxmlformats.org/wordprocessingml/2006/main" w:initials="SS" w:author="Susana Margarida Gonçalves Silva Santos" w:date="2026-04-21T10:32:26" w:id="821872525">
    <w:p xmlns:w14="http://schemas.microsoft.com/office/word/2010/wordml" xmlns:w="http://schemas.openxmlformats.org/wordprocessingml/2006/main" w:rsidR="15B57CE9" w:rsidRDefault="1B2396D8" w14:paraId="712E65A5" w14:textId="53A339AE">
      <w:pPr>
        <w:pStyle w:val="CommentText"/>
      </w:pPr>
      <w:r>
        <w:rPr>
          <w:rStyle w:val="CommentReference"/>
        </w:rPr>
        <w:annotationRef/>
      </w:r>
      <w:r w:rsidRPr="0A55CAE0" w:rsidR="11C59D10">
        <w:t>Colocar nas obrigações dos operadores.</w:t>
      </w:r>
    </w:p>
  </w:comment>
  <w:comment xmlns:w="http://schemas.openxmlformats.org/wordprocessingml/2006/main" w:initials="SS" w:author="Susana Margarida Gonçalves Silva Santos" w:date="2026-04-21T11:15:53" w:id="1354607583">
    <w:p xmlns:w14="http://schemas.microsoft.com/office/word/2010/wordml" xmlns:w="http://schemas.openxmlformats.org/wordprocessingml/2006/main" w:rsidR="2128CE84" w:rsidRDefault="47C16CA5" w14:paraId="4C593345" w14:textId="473137A4">
      <w:pPr>
        <w:pStyle w:val="CommentText"/>
      </w:pPr>
      <w:r>
        <w:rPr>
          <w:rStyle w:val="CommentReference"/>
        </w:rPr>
        <w:annotationRef/>
      </w:r>
      <w:r w:rsidRPr="6E829045" w:rsidR="64B1377D">
        <w:t>Prever os dados a disponibilizar pelos Municípios. prever sanções para os Municípios que não informam a DGAV.</w:t>
      </w:r>
    </w:p>
  </w:comment>
  <w:comment xmlns:w="http://schemas.openxmlformats.org/wordprocessingml/2006/main" w:initials="SS" w:author="Susana Margarida Gonçalves Silva Santos" w:date="2026-04-21T12:55:32" w:id="2078072547">
    <w:p xmlns:w14="http://schemas.microsoft.com/office/word/2010/wordml" xmlns:w="http://schemas.openxmlformats.org/wordprocessingml/2006/main" w:rsidR="66A0C58E" w:rsidRDefault="58027229" w14:paraId="0B876F6D" w14:textId="3B5F692A">
      <w:pPr>
        <w:pStyle w:val="CommentText"/>
      </w:pPr>
      <w:r>
        <w:rPr>
          <w:rStyle w:val="CommentReference"/>
        </w:rPr>
        <w:annotationRef/>
      </w:r>
      <w:r w:rsidRPr="651CD4B9" w:rsidR="2A7BA5A2">
        <w:t>Plano de relocalização, nos termos a definir pela DGAV</w:t>
      </w:r>
    </w:p>
  </w:comment>
  <w:comment xmlns:w="http://schemas.openxmlformats.org/wordprocessingml/2006/main" w:initials="SS" w:author="Susana Margarida Gonçalves Silva Santos" w:date="2026-04-21T15:00:44" w:id="2105892356">
    <w:p xmlns:w14="http://schemas.microsoft.com/office/word/2010/wordml" xmlns:w="http://schemas.openxmlformats.org/wordprocessingml/2006/main" w:rsidR="37F669A2" w:rsidRDefault="6CFC7BBD" w14:paraId="7599CDBE" w14:textId="5BF0681E">
      <w:pPr>
        <w:pStyle w:val="CommentText"/>
      </w:pPr>
      <w:r>
        <w:rPr>
          <w:rStyle w:val="CommentReference"/>
        </w:rPr>
        <w:annotationRef/>
      </w:r>
      <w:r w:rsidRPr="3611E2AA" w:rsidR="0648C464">
        <w:t>RESTRINGIR! Dr. Gui, DAJA</w:t>
      </w:r>
    </w:p>
  </w:comment>
  <w:comment xmlns:w="http://schemas.openxmlformats.org/wordprocessingml/2006/main" w:initials="SS" w:author="Susana Margarida Gonçalves Silva Santos" w:date="2026-04-21T15:05:48" w:id="23999783">
    <w:p xmlns:w14="http://schemas.microsoft.com/office/word/2010/wordml" xmlns:w="http://schemas.openxmlformats.org/wordprocessingml/2006/main" w:rsidR="2685E8F6" w:rsidRDefault="5567A830" w14:paraId="1038EE76" w14:textId="08403F8E">
      <w:pPr>
        <w:pStyle w:val="CommentText"/>
      </w:pPr>
      <w:r>
        <w:rPr>
          <w:rStyle w:val="CommentReference"/>
        </w:rPr>
        <w:annotationRef/>
      </w:r>
      <w:r w:rsidRPr="3DE4610E" w:rsidR="3C30C1E3">
        <w:t>?</w:t>
      </w:r>
    </w:p>
  </w:comment>
  <w:comment xmlns:w="http://schemas.openxmlformats.org/wordprocessingml/2006/main" w:initials="SS" w:author="Susana Margarida Gonçalves Silva Santos" w:date="2026-04-21T15:11:08" w:id="70130170">
    <w:p xmlns:w14="http://schemas.microsoft.com/office/word/2010/wordml" xmlns:w="http://schemas.openxmlformats.org/wordprocessingml/2006/main" w:rsidR="20A4613F" w:rsidRDefault="423B24C7" w14:paraId="06B65AF0" w14:textId="637F174E">
      <w:pPr>
        <w:pStyle w:val="CommentText"/>
      </w:pPr>
      <w:r>
        <w:rPr>
          <w:rStyle w:val="CommentReference"/>
        </w:rPr>
        <w:annotationRef/>
      </w:r>
      <w:r w:rsidRPr="3667A6F8" w:rsidR="65BDD467">
        <w:t xml:space="preserve">Estabelecimento - uma instalação ou estrutura., destinada à atividade de criação e venda, ou um abrigo,... destinados a animais de companhia. </w:t>
      </w:r>
    </w:p>
    <w:p xmlns:w14="http://schemas.microsoft.com/office/word/2010/wordml" xmlns:w="http://schemas.openxmlformats.org/wordprocessingml/2006/main" w:rsidR="0EFDE18D" w:rsidRDefault="7DD440FC" w14:paraId="3515829C" w14:textId="39F9F572">
      <w:pPr>
        <w:pStyle w:val="CommentText"/>
      </w:pPr>
    </w:p>
    <w:p xmlns:w14="http://schemas.microsoft.com/office/word/2010/wordml" xmlns:w="http://schemas.openxmlformats.org/wordprocessingml/2006/main" w:rsidR="683C835A" w:rsidRDefault="4E79362C" w14:paraId="540ED5F0" w14:textId="51332771">
      <w:pPr>
        <w:pStyle w:val="CommentText"/>
      </w:pPr>
      <w:r w:rsidRPr="63266D8F" w:rsidR="0F564CCC">
        <w:t>Pedido de apoio á DAJA - Dr. Gui.</w:t>
      </w:r>
    </w:p>
    <w:p xmlns:w14="http://schemas.microsoft.com/office/word/2010/wordml" xmlns:w="http://schemas.openxmlformats.org/wordprocessingml/2006/main" w:rsidR="3E8C9698" w:rsidRDefault="43BB36A4" w14:paraId="3110E490" w14:textId="3EBB0978">
      <w:pPr>
        <w:pStyle w:val="CommentText"/>
      </w:pPr>
    </w:p>
    <w:p xmlns:w14="http://schemas.microsoft.com/office/word/2010/wordml" xmlns:w="http://schemas.openxmlformats.org/wordprocessingml/2006/main" w:rsidR="211463B8" w:rsidRDefault="1E7AE6DC" w14:paraId="613D1662" w14:textId="6068CDBB">
      <w:pPr>
        <w:pStyle w:val="CommentText"/>
      </w:pPr>
      <w:r w:rsidRPr="7C456108" w:rsidR="307909EA">
        <w:t xml:space="preserve">LSA </w:t>
      </w:r>
    </w:p>
    <w:p xmlns:w14="http://schemas.microsoft.com/office/word/2010/wordml" xmlns:w="http://schemas.openxmlformats.org/wordprocessingml/2006/main" w:rsidR="1F3F0149" w:rsidRDefault="190EA568" w14:paraId="27866A18" w14:textId="7443562B">
      <w:pPr>
        <w:pStyle w:val="CommentText"/>
      </w:pPr>
      <w:r w:rsidRPr="0061337F" w:rsidR="52AF589D">
        <w:t>«Estabelecimento», qualquer tipo de instalação, estrutura ou, no caso da agricultura ao ar livre, qualquer ambiente ou local onde são detidos animais ou produtos germinais, temporária ou permanentemente.</w:t>
      </w:r>
    </w:p>
    <w:p xmlns:w14="http://schemas.microsoft.com/office/word/2010/wordml" xmlns:w="http://schemas.openxmlformats.org/wordprocessingml/2006/main" w:rsidR="3D5B8671" w:rsidRDefault="05385BD9" w14:paraId="7AB2D3BE" w14:textId="00175B70">
      <w:pPr>
        <w:pStyle w:val="CommentText"/>
      </w:pPr>
    </w:p>
    <w:p xmlns:w14="http://schemas.microsoft.com/office/word/2010/wordml" xmlns:w="http://schemas.openxmlformats.org/wordprocessingml/2006/main" w:rsidR="7972C465" w:rsidRDefault="7F56A9DA" w14:paraId="6F3A7664" w14:textId="1BFCF345">
      <w:pPr>
        <w:pStyle w:val="CommentText"/>
      </w:pPr>
      <w:r w:rsidRPr="40D99004" w:rsidR="54804CD7">
        <w:t>Incluir: criação, venda, manutenção,... Hotéis, CRO,...</w:t>
      </w:r>
    </w:p>
  </w:comment>
  <w:comment xmlns:w="http://schemas.openxmlformats.org/wordprocessingml/2006/main" w:initials="SS" w:author="Susana Margarida Gonçalves Silva Santos" w:date="2026-04-21T19:05:45" w:id="1917430673">
    <w:p xmlns:w14="http://schemas.microsoft.com/office/word/2010/wordml" xmlns:w="http://schemas.openxmlformats.org/wordprocessingml/2006/main" w:rsidR="28C13170" w:rsidRDefault="20E521F7" w14:paraId="23A6F95E" w14:textId="1C4E7C09">
      <w:pPr>
        <w:pStyle w:val="CommentText"/>
      </w:pPr>
      <w:r>
        <w:rPr>
          <w:rStyle w:val="CommentReference"/>
        </w:rPr>
        <w:annotationRef/>
      </w:r>
      <w:r w:rsidRPr="12A7BE1B" w:rsidR="3020EC70">
        <w:t>Proibição de coleiras elétricas ou de choque (?)</w:t>
      </w:r>
    </w:p>
  </w:comment>
  <w:comment xmlns:w="http://schemas.openxmlformats.org/wordprocessingml/2006/main" w:initials="RV" w:author="Rui André Vidal" w:date="2026-04-23T09:25:27" w:id="1632793870">
    <w:p xmlns:w14="http://schemas.microsoft.com/office/word/2010/wordml" xmlns:w="http://schemas.openxmlformats.org/wordprocessingml/2006/main" w:rsidR="59E00926" w:rsidRDefault="059AF8F3" w14:paraId="1E0FA54B" w14:textId="55B55D05">
      <w:pPr>
        <w:pStyle w:val="CommentText"/>
      </w:pPr>
      <w:r>
        <w:rPr>
          <w:rStyle w:val="CommentReference"/>
        </w:rPr>
        <w:annotationRef/>
      </w:r>
      <w:r w:rsidRPr="331187C9" w:rsidR="73823EF0">
        <w:t>apagar, foi adicionado ao numero anterior</w:t>
      </w:r>
    </w:p>
    <w:p xmlns:w14="http://schemas.microsoft.com/office/word/2010/wordml" xmlns:w="http://schemas.openxmlformats.org/wordprocessingml/2006/main" w:rsidR="0F920B32" w:rsidRDefault="75EF97FE" w14:paraId="277172F1" w14:textId="6C5AC684">
      <w:pPr>
        <w:pStyle w:val="CommentText"/>
      </w:pPr>
    </w:p>
  </w:comment>
  <w:comment xmlns:w="http://schemas.openxmlformats.org/wordprocessingml/2006/main" w:initials="SS" w:author="Susana Margarida Gonçalves Silva Santos" w:date="2026-04-23T09:49:40" w:id="446329896">
    <w:p xmlns:w14="http://schemas.microsoft.com/office/word/2010/wordml" xmlns:w="http://schemas.openxmlformats.org/wordprocessingml/2006/main" w:rsidR="6C6CB917" w:rsidRDefault="16C069F7" w14:paraId="1591B302" w14:textId="4B4F8EE7">
      <w:pPr>
        <w:pStyle w:val="CommentText"/>
      </w:pPr>
      <w:r>
        <w:rPr>
          <w:rStyle w:val="CommentReference"/>
        </w:rPr>
        <w:annotationRef/>
      </w:r>
      <w:r w:rsidRPr="0501D237" w:rsidR="27ACBDC7">
        <w:t>A analisar pela DAJA - Dr. Gui.</w:t>
      </w:r>
    </w:p>
  </w:comment>
  <w:comment xmlns:w="http://schemas.openxmlformats.org/wordprocessingml/2006/main" w:initials="SS" w:author="Susana Margarida Gonçalves Silva Santos" w:date="04/23/2026 09:55:01" w:id="939294265">
    <w:p xmlns:w14="http://schemas.microsoft.com/office/word/2010/wordml" w:rsidR="6E204D0B" w:rsidRDefault="3F9AEEC8" w14:paraId="331856B7" w14:textId="073B7E8F">
      <w:pPr>
        <w:pStyle w:val="CommentText"/>
      </w:pPr>
      <w:r>
        <w:rPr>
          <w:rStyle w:val="CommentReference"/>
        </w:rPr>
        <w:annotationRef/>
      </w:r>
      <w:r w:rsidRPr="248759B6" w:rsidR="4761C003">
        <w:t>Para além do exposto, subsiste o problema dos prédios devolutos. Posse Administrativa - Municípios. Insalubridade, saúde pública, bem-estar animal - RJUE.</w:t>
      </w:r>
    </w:p>
  </w:comment>
  <w:comment xmlns:w="http://schemas.openxmlformats.org/wordprocessingml/2006/main" w:initials="SS" w:author="Susana Margarida Gonçalves Silva Santos" w:date="2026-04-23T10:22:02" w:id="1237055767">
    <w:p xmlns:w14="http://schemas.microsoft.com/office/word/2010/wordml" xmlns:w="http://schemas.openxmlformats.org/wordprocessingml/2006/main" w:rsidR="3D8EF7CA" w:rsidRDefault="30A26D8C" w14:paraId="4BF71F52" w14:textId="61011B58">
      <w:pPr>
        <w:pStyle w:val="CommentText"/>
      </w:pPr>
      <w:r>
        <w:rPr>
          <w:rStyle w:val="CommentReference"/>
        </w:rPr>
        <w:annotationRef/>
      </w:r>
      <w:r w:rsidRPr="2336AC2D" w:rsidR="2DCBC8E5">
        <w:t>Prever que um animal reprodutor estará associado a um criador. Ver definições.</w:t>
      </w:r>
    </w:p>
  </w:comment>
  <w:comment xmlns:w="http://schemas.openxmlformats.org/wordprocessingml/2006/main" w:initials="SS" w:author="Susana Margarida Gonçalves Silva Santos" w:date="2026-04-23T10:22:47" w:id="1157091729">
    <w:p xmlns:w14="http://schemas.microsoft.com/office/word/2010/wordml" xmlns:w="http://schemas.openxmlformats.org/wordprocessingml/2006/main" w:rsidR="14CF53BD" w:rsidRDefault="7D84CA0D" w14:paraId="3ED84411" w14:textId="03C9E333">
      <w:pPr>
        <w:pStyle w:val="CommentText"/>
      </w:pPr>
      <w:r>
        <w:rPr>
          <w:rStyle w:val="CommentReference"/>
        </w:rPr>
        <w:annotationRef/>
      </w:r>
      <w:r w:rsidRPr="5480C991" w:rsidR="471ACA5B">
        <w:t>Colocar o ponto 3 nas Normas Transitórias.</w:t>
      </w:r>
    </w:p>
  </w:comment>
  <w:comment xmlns:w="http://schemas.openxmlformats.org/wordprocessingml/2006/main" w:initials="SS" w:author="Susana Margarida Gonçalves Silva Santos" w:date="2026-04-23T10:27:29" w:id="540760002">
    <w:p xmlns:w14="http://schemas.microsoft.com/office/word/2010/wordml" xmlns:w="http://schemas.openxmlformats.org/wordprocessingml/2006/main" w:rsidR="39D1B66C" w:rsidRDefault="206524F1" w14:paraId="3071834B" w14:textId="761AC745">
      <w:pPr>
        <w:pStyle w:val="CommentText"/>
      </w:pPr>
      <w:r>
        <w:rPr>
          <w:rStyle w:val="CommentReference"/>
        </w:rPr>
        <w:annotationRef/>
      </w:r>
      <w:r w:rsidRPr="77C86A7E" w:rsidR="708F48AD">
        <w:t>Ver com Recursos Genéticos.</w:t>
      </w:r>
    </w:p>
  </w:comment>
  <w:comment xmlns:w="http://schemas.openxmlformats.org/wordprocessingml/2006/main" w:initials="SS" w:author="Susana Margarida Gonçalves Silva Santos" w:date="2026-04-23T11:07:28" w:id="55416406">
    <w:p xmlns:w14="http://schemas.microsoft.com/office/word/2010/wordml" xmlns:w="http://schemas.openxmlformats.org/wordprocessingml/2006/main" w:rsidR="4A2B088B" w:rsidRDefault="2135F75D" w14:paraId="10FB1255" w14:textId="40FDBEAF">
      <w:pPr>
        <w:pStyle w:val="CommentText"/>
      </w:pPr>
      <w:r>
        <w:rPr>
          <w:rStyle w:val="CommentReference"/>
        </w:rPr>
        <w:annotationRef/>
      </w:r>
      <w:r w:rsidRPr="3ABF48BB" w:rsidR="203CE4CB">
        <w:t xml:space="preserve">Possibilidades de colmatar o problema - </w:t>
      </w:r>
      <w:r w:rsidRPr="0145D1C8" w:rsidR="2D9AB755">
        <w:rPr>
          <w:b w:val="1"/>
          <w:bCs w:val="1"/>
        </w:rPr>
        <w:t>DAJA</w:t>
      </w:r>
      <w:r w:rsidRPr="2530D00E" w:rsidR="2377F057">
        <w:t xml:space="preserve"> :</w:t>
      </w:r>
    </w:p>
    <w:p xmlns:w14="http://schemas.microsoft.com/office/word/2010/wordml" xmlns:w="http://schemas.openxmlformats.org/wordprocessingml/2006/main" w:rsidR="06AC0943" w:rsidRDefault="17D099F1" w14:paraId="301C4970" w14:textId="4B50D47B">
      <w:pPr>
        <w:pStyle w:val="CommentText"/>
      </w:pPr>
      <w:r w:rsidRPr="17D6BBC2" w:rsidR="7FC7A04E">
        <w:t>1. Contraordenação, com possibilidade de apreensão do animal. - Verificar se está prevista. Possibilidade de coimas imediatas!;</w:t>
      </w:r>
    </w:p>
    <w:p xmlns:w14="http://schemas.microsoft.com/office/word/2010/wordml" xmlns:w="http://schemas.openxmlformats.org/wordprocessingml/2006/main" w:rsidR="096486A0" w:rsidRDefault="58B433D1" w14:paraId="40C904FE" w14:textId="1E4D43DC">
      <w:pPr>
        <w:pStyle w:val="CommentText"/>
      </w:pPr>
      <w:r w:rsidRPr="418DBBD7" w:rsidR="008AFEEC">
        <w:t>2. Obrigar o titular a entregar o animal ao CRO, para esterilização, a expensas do titular. Se não  aceitarem o cão/gato, após a esterilização, é considerado abandono!</w:t>
      </w:r>
    </w:p>
    <w:p xmlns:w14="http://schemas.microsoft.com/office/word/2010/wordml" xmlns:w="http://schemas.openxmlformats.org/wordprocessingml/2006/main" w:rsidR="29BE2E8C" w:rsidRDefault="5396503F" w14:paraId="13B4042C" w14:textId="4FA91405">
      <w:pPr>
        <w:pStyle w:val="CommentText"/>
      </w:pPr>
      <w:r w:rsidRPr="36521737" w:rsidR="5FF77E90">
        <w:t>3. Proibição de adoção, no caso de incumprimento - Como ser registado no SIAC. Quem pode ter acesso a esta informação . RGPD.</w:t>
      </w:r>
    </w:p>
    <w:p xmlns:w14="http://schemas.microsoft.com/office/word/2010/wordml" xmlns:w="http://schemas.openxmlformats.org/wordprocessingml/2006/main" w:rsidR="43148EFF" w:rsidRDefault="30B2B052" w14:paraId="6CEF8843" w14:textId="50D3B17F">
      <w:pPr>
        <w:pStyle w:val="CommentText"/>
      </w:pPr>
      <w:r w:rsidRPr="39CA1AD7" w:rsidR="0D84CEC9">
        <w:t xml:space="preserve">4. Quando não há MVM, como atuar? </w:t>
      </w:r>
    </w:p>
    <w:p xmlns:w14="http://schemas.microsoft.com/office/word/2010/wordml" xmlns:w="http://schemas.openxmlformats.org/wordprocessingml/2006/main" w:rsidR="3F116FC7" w:rsidRDefault="57F28B71" w14:paraId="06E848C3" w14:textId="23E9AB8A">
      <w:pPr>
        <w:pStyle w:val="CommentText"/>
      </w:pPr>
    </w:p>
  </w:comment>
  <w:comment xmlns:w="http://schemas.openxmlformats.org/wordprocessingml/2006/main" w:initials="SS" w:author="Susana Margarida Gonçalves Silva Santos" w:date="2026-04-23T11:18:53" w:id="1497159100">
    <w:p xmlns:w14="http://schemas.microsoft.com/office/word/2010/wordml" xmlns:w="http://schemas.openxmlformats.org/wordprocessingml/2006/main" w:rsidR="79DB28BF" w:rsidRDefault="4E656697" w14:paraId="1FCFE449" w14:textId="7FF31066">
      <w:pPr>
        <w:pStyle w:val="CommentText"/>
      </w:pPr>
      <w:r>
        <w:rPr>
          <w:rStyle w:val="CommentReference"/>
        </w:rPr>
        <w:annotationRef/>
      </w:r>
      <w:r w:rsidRPr="3710F910" w:rsidR="6FE6A773">
        <w:t xml:space="preserve">Prever </w:t>
      </w:r>
      <w:r w:rsidRPr="0D294D59" w:rsidR="0BB6A3F3">
        <w:rPr>
          <w:b w:val="1"/>
          <w:bCs w:val="1"/>
        </w:rPr>
        <w:t>alerta no SIAC</w:t>
      </w:r>
      <w:r w:rsidRPr="720B7DF7" w:rsidR="33E9A425">
        <w:t>, quando não houver cumprimento.</w:t>
      </w:r>
    </w:p>
  </w:comment>
  <w:comment xmlns:w="http://schemas.openxmlformats.org/wordprocessingml/2006/main" w:initials="SS" w:author="Susana Margarida Gonçalves Silva Santos" w:date="2026-04-23T11:42:33" w:id="190382278">
    <w:p xmlns:w14="http://schemas.microsoft.com/office/word/2010/wordml" xmlns:w="http://schemas.openxmlformats.org/wordprocessingml/2006/main" w:rsidR="0DD057A6" w:rsidRDefault="5E0162A8" w14:paraId="3BB01870" w14:textId="7A5DECA5">
      <w:pPr>
        <w:pStyle w:val="CommentText"/>
      </w:pPr>
      <w:r>
        <w:rPr>
          <w:rStyle w:val="CommentReference"/>
        </w:rPr>
        <w:annotationRef/>
      </w:r>
      <w:r w:rsidRPr="506CF3BB" w:rsidR="7D93B4ED">
        <w:t>Cristina Briosa.</w:t>
      </w:r>
    </w:p>
  </w:comment>
  <w:comment xmlns:w="http://schemas.openxmlformats.org/wordprocessingml/2006/main" w:initials="SS" w:author="Susana Margarida Gonçalves Silva Santos" w:date="2026-04-23T11:44:38" w:id="198463656">
    <w:p xmlns:w14="http://schemas.microsoft.com/office/word/2010/wordml" xmlns:w="http://schemas.openxmlformats.org/wordprocessingml/2006/main" w:rsidR="638E71B9" w:rsidRDefault="0046F2A3" w14:paraId="4DAD424C" w14:textId="2D3332EC">
      <w:pPr>
        <w:pStyle w:val="CommentText"/>
      </w:pPr>
      <w:r>
        <w:rPr>
          <w:rStyle w:val="CommentReference"/>
        </w:rPr>
        <w:annotationRef/>
      </w:r>
      <w:r w:rsidRPr="6FD31F99" w:rsidR="41D93F40">
        <w:t>CAMV - Ver definições.</w:t>
      </w:r>
    </w:p>
  </w:comment>
  <w:comment xmlns:w="http://schemas.openxmlformats.org/wordprocessingml/2006/main" w:initials="MB" w:author="Maria Cristina Tavares Briosa" w:date="2026-03-18T03:49:00" w:id="851053802">
    <w:p xmlns:w14="http://schemas.microsoft.com/office/word/2010/wordml" xmlns:w="http://schemas.openxmlformats.org/wordprocessingml/2006/main" w:rsidR="3B36BD95" w:rsidRDefault="47640579" w14:paraId="175DAC82" w14:textId="29416179">
      <w:pPr>
        <w:pStyle w:val="CommentText"/>
      </w:pPr>
      <w:r>
        <w:rPr>
          <w:rStyle w:val="CommentReference"/>
        </w:rPr>
        <w:annotationRef/>
      </w:r>
      <w:r w:rsidRPr="68795D9A" w:rsidR="37F6C7FE">
        <w:t>Inserir disposição prevista no artº 2º da Lei º 27/2016: - "Deveres do Estado"</w:t>
      </w:r>
    </w:p>
    <w:p xmlns:w14="http://schemas.microsoft.com/office/word/2010/wordml" xmlns:w="http://schemas.openxmlformats.org/wordprocessingml/2006/main" w:rsidR="40A13180" w:rsidRDefault="1832CACA" w14:paraId="17CA73F5" w14:textId="2F0F54F2">
      <w:pPr>
        <w:pStyle w:val="CommentText"/>
      </w:pPr>
    </w:p>
    <w:p xmlns:w14="http://schemas.microsoft.com/office/word/2010/wordml" xmlns:w="http://schemas.openxmlformats.org/wordprocessingml/2006/main" w:rsidR="6B766828" w:rsidRDefault="4E807619" w14:paraId="76FBCDF6" w14:textId="6BCE3C96">
      <w:pPr>
        <w:pStyle w:val="CommentText"/>
      </w:pPr>
      <w:r w:rsidRPr="388C7EC2" w:rsidR="3E135D2F">
        <w:t>O Governo, em colaboração com as autarquias locais, promove a criação de uma rede de centros de recolha oficial de animais que deve responder às necessidades de construção e modernização destas estruturas, com vista á sua melhoria global, dando prioridade às instalações e meios mais degradados, obsoletos ou insuficientes</w:t>
      </w:r>
    </w:p>
    <w:p xmlns:w14="http://schemas.microsoft.com/office/word/2010/wordml" xmlns:w="http://schemas.openxmlformats.org/wordprocessingml/2006/main" w:rsidR="238E16F4" w:rsidRDefault="71C9734F" w14:paraId="583CDB49" w14:textId="11A701C1">
      <w:pPr>
        <w:pStyle w:val="CommentText"/>
      </w:pPr>
    </w:p>
    <w:p xmlns:w14="http://schemas.microsoft.com/office/word/2010/wordml" xmlns:w="http://schemas.openxmlformats.org/wordprocessingml/2006/main" w:rsidR="5F6D55D1" w:rsidRDefault="1DEED1CB" w14:paraId="175A17FC" w14:textId="07AA8E75">
      <w:pPr>
        <w:pStyle w:val="CommentText"/>
      </w:pPr>
    </w:p>
  </w:comment>
  <w:comment xmlns:w="http://schemas.openxmlformats.org/wordprocessingml/2006/main" w:initials="SS" w:author="Susana Margarida Gonçalves Silva Santos" w:date="2026-04-23T12:33:04" w:id="819962237">
    <w:p xmlns:w14="http://schemas.microsoft.com/office/word/2010/wordml" xmlns:w="http://schemas.openxmlformats.org/wordprocessingml/2006/main" w:rsidR="574BE941" w:rsidRDefault="1320B977" w14:paraId="039225E3" w14:textId="6F6AF234">
      <w:pPr>
        <w:pStyle w:val="CommentText"/>
      </w:pPr>
      <w:r>
        <w:rPr>
          <w:rStyle w:val="CommentReference"/>
        </w:rPr>
        <w:annotationRef/>
      </w:r>
      <w:r w:rsidRPr="58568592" w:rsidR="5CC1AB10">
        <w:t>DAJA - Dr. Gui.</w:t>
      </w:r>
    </w:p>
  </w:comment>
  <w:comment xmlns:w="http://schemas.openxmlformats.org/wordprocessingml/2006/main" w:initials="SS" w:author="Susana Margarida Gonçalves Silva Santos" w:date="2026-04-23T12:46:20" w:id="1376689460">
    <w:p xmlns:w14="http://schemas.microsoft.com/office/word/2010/wordml" xmlns:w="http://schemas.openxmlformats.org/wordprocessingml/2006/main" w:rsidR="7076F7F0" w:rsidRDefault="4F855FFB" w14:paraId="102B7276" w14:textId="58773153">
      <w:pPr>
        <w:pStyle w:val="CommentText"/>
      </w:pPr>
      <w:r>
        <w:rPr>
          <w:rStyle w:val="CommentReference"/>
        </w:rPr>
        <w:annotationRef/>
      </w:r>
      <w:r w:rsidRPr="19925130" w:rsidR="6793D9BC">
        <w:t>Retirar (?)</w:t>
      </w:r>
    </w:p>
  </w:comment>
  <w:comment xmlns:w="http://schemas.openxmlformats.org/wordprocessingml/2006/main" w:initials="SS" w:author="Susana Margarida Gonçalves Silva Santos" w:date="2026-04-23T12:47:07" w:id="729572211">
    <w:p xmlns:w14="http://schemas.microsoft.com/office/word/2010/wordml" xmlns:w="http://schemas.openxmlformats.org/wordprocessingml/2006/main" w:rsidR="5C6A8DF7" w:rsidRDefault="7740C40B" w14:paraId="25E244DB" w14:textId="61DE60F9">
      <w:pPr>
        <w:pStyle w:val="CommentText"/>
      </w:pPr>
      <w:r>
        <w:rPr>
          <w:rStyle w:val="CommentReference"/>
        </w:rPr>
        <w:annotationRef/>
      </w:r>
      <w:r w:rsidRPr="22BB277E" w:rsidR="1D270441">
        <w:t>Estabelecer regras para os CRO Intermunicipais!</w:t>
      </w:r>
    </w:p>
  </w:comment>
  <w:comment xmlns:w="http://schemas.openxmlformats.org/wordprocessingml/2006/main" w:initials="RV" w:author="Rui André Vidal" w:date="2026-04-14T02:03:00" w:id="1959498988">
    <w:p xmlns:w14="http://schemas.microsoft.com/office/word/2010/wordml" xmlns:w="http://schemas.openxmlformats.org/wordprocessingml/2006/main" w:rsidR="7A65C4A9" w:rsidRDefault="75F54FD2" w14:paraId="059D10E4" w14:textId="5EB33BB0">
      <w:pPr>
        <w:pStyle w:val="CommentText"/>
      </w:pPr>
      <w:r>
        <w:rPr>
          <w:rStyle w:val="CommentReference"/>
        </w:rPr>
        <w:annotationRef/>
      </w:r>
      <w:r w:rsidRPr="058CAD2F" w:rsidR="62475365">
        <w:t>qualquer animal de companhia</w:t>
      </w:r>
    </w:p>
  </w:comment>
  <w:comment xmlns:w="http://schemas.openxmlformats.org/wordprocessingml/2006/main" w:initials="MB" w:author="Maria Cristina Tavares Briosa" w:date="2026-04-15T04:33:00" w:id="1990620513">
    <w:p xmlns:w14="http://schemas.microsoft.com/office/word/2010/wordml" xmlns:w="http://schemas.openxmlformats.org/wordprocessingml/2006/main" w:rsidR="38BAB0D9" w:rsidRDefault="4E978B35" w14:paraId="52574ABB" w14:textId="086B8E44">
      <w:pPr>
        <w:pStyle w:val="CommentText"/>
      </w:pPr>
      <w:r>
        <w:rPr>
          <w:rStyle w:val="CommentReference"/>
        </w:rPr>
        <w:annotationRef/>
      </w:r>
      <w:r w:rsidRPr="6EA2A8FC" w:rsidR="528C97B5">
        <w:t xml:space="preserve">Dos animais de companhia </w:t>
      </w:r>
    </w:p>
  </w:comment>
  <w:comment xmlns:w="http://schemas.openxmlformats.org/wordprocessingml/2006/main" w:initials="SS" w:author="Susana Margarida Gonçalves Silva Santos" w:date="2026-04-23T15:10:14" w:id="181584721">
    <w:p xmlns:w14="http://schemas.microsoft.com/office/word/2010/wordml" xmlns:w="http://schemas.openxmlformats.org/wordprocessingml/2006/main" w:rsidR="18FCD02E" w:rsidRDefault="4DD1F73C" w14:paraId="0A4B0C87" w14:textId="10A6456D">
      <w:pPr>
        <w:pStyle w:val="CommentText"/>
      </w:pPr>
      <w:r>
        <w:rPr>
          <w:rStyle w:val="CommentReference"/>
        </w:rPr>
        <w:annotationRef/>
      </w:r>
      <w:r w:rsidRPr="29F60F25" w:rsidR="59EE26B3">
        <w:t>n.º 1 do art, 7º do Regulamento Europeu.</w:t>
      </w:r>
    </w:p>
  </w:comment>
  <w:comment xmlns:w="http://schemas.openxmlformats.org/wordprocessingml/2006/main" w:initials="RV" w:author="Rui André Vidal" w:date="2026-04-14T02:00:00" w:id="1709059536">
    <w:p xmlns:w14="http://schemas.microsoft.com/office/word/2010/wordml" xmlns:w="http://schemas.openxmlformats.org/wordprocessingml/2006/main" w:rsidR="68BB0886" w:rsidRDefault="75BDFB9E" w14:paraId="5FEB5E20" w14:textId="426C1FA0">
      <w:pPr>
        <w:pStyle w:val="CommentText"/>
      </w:pPr>
      <w:r>
        <w:rPr>
          <w:rStyle w:val="CommentReference"/>
        </w:rPr>
        <w:annotationRef/>
      </w:r>
      <w:r w:rsidRPr="255CB992" w:rsidR="49A78E08">
        <w:t>Ipsis verbis do n.º 3 e 4 do art.º 7.º do Regulamento. Achamos que estas disposições devem ser integradas nas proibições gerais e/ou no art.º do abandono.</w:t>
      </w:r>
    </w:p>
  </w:comment>
  <w:comment xmlns:w="http://schemas.openxmlformats.org/wordprocessingml/2006/main" w:initials="SS" w:author="Susana Margarida Gonçalves Silva Santos" w:date="2026-04-23T15:53:31" w:id="1359581262">
    <w:p xmlns:w14="http://schemas.microsoft.com/office/word/2010/wordml" xmlns:w="http://schemas.openxmlformats.org/wordprocessingml/2006/main" w:rsidR="52C1BCFE" w:rsidRDefault="4680FA3C" w14:paraId="4BDC0122" w14:textId="089056F9">
      <w:pPr>
        <w:pStyle w:val="CommentText"/>
      </w:pPr>
      <w:r>
        <w:rPr>
          <w:rStyle w:val="CommentReference"/>
        </w:rPr>
        <w:annotationRef/>
      </w:r>
      <w:r w:rsidRPr="344AFDD9" w:rsidR="08A39F41">
        <w:t>No Reg. CE - "Antes de cessarem as suas atividades num estabelecimento, os operadores asseguram que os cães ou gatos aí detidos sejam realojados, quer passando eles próprios a ser o proprietário do cão ou gato enquanto animal de companhia, quer transferindo a responsabilidade pelos cães e gatos, ou a propriedade dos mesmos, para outros operadores ou adquirentes." - Adaptámos!</w:t>
      </w:r>
    </w:p>
  </w:comment>
  <w:comment xmlns:w="http://schemas.openxmlformats.org/wordprocessingml/2006/main" w:initials="SS" w:author="Susana Margarida Gonçalves Silva Santos" w:date="2026-04-23T17:27:22" w:id="1948181678">
    <w:p xmlns:w14="http://schemas.microsoft.com/office/word/2010/wordml" xmlns:w="http://schemas.openxmlformats.org/wordprocessingml/2006/main" w:rsidR="7A16B4E4" w:rsidRDefault="6E17C15E" w14:paraId="68CE2FE3" w14:textId="712FFB3E">
      <w:pPr>
        <w:pStyle w:val="CommentText"/>
      </w:pPr>
      <w:r>
        <w:rPr>
          <w:rStyle w:val="CommentReference"/>
        </w:rPr>
        <w:annotationRef/>
      </w:r>
      <w:r w:rsidRPr="4997505B" w:rsidR="664907F3">
        <w:t>individuais (?)</w:t>
      </w:r>
    </w:p>
  </w:comment>
  <w:comment xmlns:w="http://schemas.openxmlformats.org/wordprocessingml/2006/main" w:initials="SS" w:author="Susana Margarida Gonçalves Silva Santos" w:date="2026-04-23T17:39:07" w:id="1394383115">
    <w:p xmlns:w14="http://schemas.microsoft.com/office/word/2010/wordml" xmlns:w="http://schemas.openxmlformats.org/wordprocessingml/2006/main" w:rsidR="7034B3C9" w:rsidRDefault="2C7800E2" w14:paraId="6129B5A4" w14:textId="4A6AB3F1">
      <w:pPr>
        <w:pStyle w:val="CommentText"/>
      </w:pPr>
      <w:r>
        <w:rPr>
          <w:rStyle w:val="CommentReference"/>
        </w:rPr>
        <w:annotationRef/>
      </w:r>
      <w:r w:rsidRPr="7B86E5C9" w:rsidR="39671842">
        <w:t>Colocar nas isenções dos cães de guarda de gado + cães de pastoreio.</w:t>
      </w:r>
    </w:p>
  </w:comment>
  <w:comment xmlns:w="http://schemas.openxmlformats.org/wordprocessingml/2006/main" w:initials="MB" w:author="Maria Cristina Tavares Briosa" w:date="2026-03-19T11:23:00" w:id="1297117427">
    <w:p xmlns:w14="http://schemas.microsoft.com/office/word/2010/wordml" xmlns:w="http://schemas.openxmlformats.org/wordprocessingml/2006/main" w:rsidR="22ADC3AA" w:rsidRDefault="0638B985" w14:paraId="244B70E7" w14:textId="3CD5233F">
      <w:pPr>
        <w:pStyle w:val="CommentText"/>
      </w:pPr>
      <w:r>
        <w:rPr>
          <w:rStyle w:val="CommentReference"/>
        </w:rPr>
        <w:annotationRef/>
      </w:r>
      <w:r w:rsidRPr="527DFB6A" w:rsidR="1664151F">
        <w:t>A Lei 95/2017 tem um artigo relativo a Proibição de venda de animais selvagens  ( justifica incluir aqui? )</w:t>
      </w:r>
    </w:p>
  </w:comment>
  <w:comment xmlns:w="http://schemas.openxmlformats.org/wordprocessingml/2006/main" w:initials="MB" w:author="Maria Cristina Tavares Briosa" w:date="2026-03-19T11:23:00" w:id="881979726">
    <w:p xmlns:w14="http://schemas.microsoft.com/office/word/2010/wordml" xmlns:w="http://schemas.openxmlformats.org/wordprocessingml/2006/main" w:rsidR="45D2E029" w:rsidRDefault="47411EB5" w14:paraId="7192A172" w14:textId="112C82CD">
      <w:pPr>
        <w:pStyle w:val="CommentText"/>
      </w:pPr>
      <w:r>
        <w:rPr>
          <w:rStyle w:val="CommentReference"/>
        </w:rPr>
        <w:annotationRef/>
      </w:r>
      <w:r w:rsidRPr="47483AE7" w:rsidR="642A1C5B">
        <w:t>A Lei 95/2017 tem um artigo relativo a Proibição de venda de animais selvagens  ( justifica incluir aqui? )</w:t>
      </w:r>
    </w:p>
  </w:comment>
  <w:comment xmlns:w="http://schemas.openxmlformats.org/wordprocessingml/2006/main" w:initials="RV" w:author="Rui André Vidal" w:date="2026-04-27T16:06:03" w:id="95821886">
    <w:p xmlns:w14="http://schemas.microsoft.com/office/word/2010/wordml" xmlns:w="http://schemas.openxmlformats.org/wordprocessingml/2006/main" w:rsidR="4E91BB2B" w:rsidRDefault="2521B8BD" w14:paraId="5F5FFA19" w14:textId="79C86B1C">
      <w:pPr>
        <w:pStyle w:val="CommentText"/>
      </w:pPr>
      <w:r>
        <w:rPr>
          <w:rStyle w:val="CommentReference"/>
        </w:rPr>
        <w:annotationRef/>
      </w:r>
      <w:r w:rsidRPr="7767C883" w:rsidR="79049EFE">
        <w:t>melhorar a redação de forma a que fique patente que os anúncios refletem o fenótipo do animal e não apenas uma categoria indeterminada (com vista a evitar deturpação dos PP) e garantir informação fidedigna ao adquirente.</w:t>
      </w:r>
    </w:p>
  </w:comment>
  <w:comment xmlns:w="http://schemas.openxmlformats.org/wordprocessingml/2006/main" w:initials="RV" w:author="Rui André Vidal" w:date="2026-04-27T16:42:28" w:id="1077319486">
    <w:p xmlns:w14="http://schemas.microsoft.com/office/word/2010/wordml" xmlns:w="http://schemas.openxmlformats.org/wordprocessingml/2006/main" w:rsidR="79C0AB26" w:rsidRDefault="47EA50E0" w14:paraId="042B75B5" w14:textId="44298415">
      <w:pPr>
        <w:pStyle w:val="CommentText"/>
      </w:pPr>
      <w:r>
        <w:rPr>
          <w:rStyle w:val="CommentReference"/>
        </w:rPr>
        <w:annotationRef/>
      </w:r>
      <w:r w:rsidRPr="133C28E6" w:rsidR="4B0C79CD">
        <w:t>Verificar com o juridíco se neste contexto inclui operadores</w:t>
      </w:r>
    </w:p>
  </w:comment>
  <w:comment xmlns:w="http://schemas.openxmlformats.org/wordprocessingml/2006/main" w:initials="RV" w:author="Rui André Vidal" w:date="2026-04-27T16:30:50" w:id="1468092027">
    <w:p xmlns:w14="http://schemas.microsoft.com/office/word/2010/wordml" xmlns:w="http://schemas.openxmlformats.org/wordprocessingml/2006/main" w:rsidR="7CF6E102" w:rsidRDefault="0BAE23F0" w14:paraId="42D7E5CA" w14:textId="264F3B9A">
      <w:pPr>
        <w:pStyle w:val="CommentText"/>
      </w:pPr>
      <w:r>
        <w:rPr>
          <w:rStyle w:val="CommentReference"/>
        </w:rPr>
        <w:annotationRef/>
      </w:r>
      <w:r w:rsidRPr="18333952" w:rsidR="0BB9238A">
        <w:t>Propõe-se medida mais restritiva a notificar à comissão, estendendo a obrigação do n.1 a todos, e  usando a redação constante do n.º 1</w:t>
      </w:r>
    </w:p>
  </w:comment>
  <w:comment xmlns:w="http://schemas.openxmlformats.org/wordprocessingml/2006/main" w:initials="RV" w:author="Rui André Vidal" w:date="2026-04-27T16:52:38" w:id="1445122848">
    <w:p xmlns:w14="http://schemas.microsoft.com/office/word/2010/wordml" xmlns:w="http://schemas.openxmlformats.org/wordprocessingml/2006/main" w:rsidR="2AB39222" w:rsidRDefault="2968BDDE" w14:paraId="05E5DBD4" w14:textId="5594A608">
      <w:pPr>
        <w:pStyle w:val="CommentText"/>
      </w:pPr>
      <w:r>
        <w:rPr>
          <w:rStyle w:val="CommentReference"/>
        </w:rPr>
        <w:annotationRef/>
      </w:r>
      <w:r w:rsidRPr="6948474A" w:rsidR="4DD3F5C3">
        <w:t>N.º 5 do Art.º 21.º do Regulamento (mecanismo de verificação a verificar com o SIAC)</w:t>
      </w:r>
    </w:p>
  </w:comment>
  <w:comment xmlns:w="http://schemas.openxmlformats.org/wordprocessingml/2006/main" w:initials="RV" w:author="Rui André Vidal" w:date="2026-04-27T17:42:32" w:id="1466474279">
    <w:p xmlns:w14="http://schemas.microsoft.com/office/word/2010/wordml" xmlns:w="http://schemas.openxmlformats.org/wordprocessingml/2006/main" w:rsidR="75CA21B2" w:rsidRDefault="20726EBB" w14:paraId="6B3E84DB" w14:textId="19EC8D3C">
      <w:pPr>
        <w:pStyle w:val="CommentText"/>
      </w:pPr>
      <w:r>
        <w:rPr>
          <w:rStyle w:val="CommentReference"/>
        </w:rPr>
        <w:annotationRef/>
      </w:r>
      <w:r w:rsidRPr="7DF5D13D" w:rsidR="041E2806">
        <w:t>A ver com o jurídico a redação final</w:t>
      </w:r>
    </w:p>
  </w:comment>
  <w:comment xmlns:w="http://schemas.openxmlformats.org/wordprocessingml/2006/main" w:initials="SS" w:author="Susana Margarida Gonçalves Silva Santos" w:date="04/28/2026 08:51:42" w:id="1432724386">
    <w:p xmlns:w14="http://schemas.microsoft.com/office/word/2010/wordml" w:rsidR="756F7AC5" w:rsidRDefault="6C1743A1" w14:paraId="6B6C02B7" w14:textId="29AE2FBF">
      <w:pPr>
        <w:pStyle w:val="CommentText"/>
      </w:pPr>
      <w:r>
        <w:rPr>
          <w:rStyle w:val="CommentReference"/>
        </w:rPr>
        <w:annotationRef/>
      </w:r>
      <w:r w:rsidRPr="5F3C7F34" w:rsidR="1C02DFEF">
        <w:t>A principal diferença entre direção técnica e gestão reside no foco da autoridade e na natureza das responsabilidades. Enquanto a direção técnica se concentra na qualidade, conformidade e execução especializada, a gestão foca na viabilidade, recursos e estratégia organizacional. - PREVER na revisão do DL 116/98.</w:t>
      </w:r>
    </w:p>
  </w:comment>
  <w:comment xmlns:w="http://schemas.openxmlformats.org/wordprocessingml/2006/main" w:initials="SS" w:author="Susana Margarida Gonçalves Silva Santos" w:date="2026-04-28T10:28:52" w:id="316487641">
    <w:p xmlns:w14="http://schemas.microsoft.com/office/word/2010/wordml" xmlns:w="http://schemas.openxmlformats.org/wordprocessingml/2006/main" w:rsidR="5910480D" w:rsidRDefault="3FB83A29" w14:paraId="7126108A" w14:textId="5738AB9C">
      <w:pPr>
        <w:pStyle w:val="CommentText"/>
      </w:pPr>
      <w:r>
        <w:rPr>
          <w:rStyle w:val="CommentReference"/>
        </w:rPr>
        <w:annotationRef/>
      </w:r>
      <w:r w:rsidRPr="0A55AF25" w:rsidR="5F6FC438">
        <w:t>Dimensão da instalação - Colocar em Anexo..</w:t>
      </w:r>
    </w:p>
  </w:comment>
  <w:comment xmlns:w="http://schemas.openxmlformats.org/wordprocessingml/2006/main" w:initials="SS" w:author="Susana Margarida Gonçalves Silva Santos" w:date="2026-04-28T12:28:47" w:id="2082751009">
    <w:p xmlns:w14="http://schemas.microsoft.com/office/word/2010/wordml" xmlns:w="http://schemas.openxmlformats.org/wordprocessingml/2006/main" w:rsidR="60DA3E56" w:rsidRDefault="7BD0B846" w14:paraId="5A424678" w14:textId="483BB6B5">
      <w:pPr>
        <w:pStyle w:val="CommentText"/>
      </w:pPr>
      <w:r>
        <w:rPr>
          <w:rStyle w:val="CommentReference"/>
        </w:rPr>
        <w:annotationRef/>
      </w:r>
      <w:r w:rsidRPr="18F9AB4F" w:rsidR="7800ED89">
        <w:t>Quando todas as hipóteses falharem, com o objetivo de salvaguardar a segurança e saúde públicas, prever a eliminação. Regime excecional e a decidir pela DGAV. - DAJA - Dr. Gui.</w:t>
      </w:r>
    </w:p>
  </w:comment>
  <w:comment xmlns:w="http://schemas.openxmlformats.org/wordprocessingml/2006/main" w:initials="SS" w:author="Susana Margarida Gonçalves Silva Santos" w:date="2026-04-28T12:32:15" w:id="1103299640">
    <w:p xmlns:w14="http://schemas.microsoft.com/office/word/2010/wordml" xmlns:w="http://schemas.openxmlformats.org/wordprocessingml/2006/main" w:rsidR="56F0ECB5" w:rsidRDefault="09AB5A3A" w14:paraId="58537AB5" w14:textId="1744C9A4">
      <w:pPr>
        <w:pStyle w:val="CommentText"/>
      </w:pPr>
      <w:r>
        <w:rPr>
          <w:rStyle w:val="CommentReference"/>
        </w:rPr>
        <w:annotationRef/>
      </w:r>
      <w:r w:rsidRPr="39CFB926" w:rsidR="20061E7D">
        <w:t>Colocação no mercado?</w:t>
      </w:r>
    </w:p>
  </w:comment>
  <w:comment xmlns:w="http://schemas.openxmlformats.org/wordprocessingml/2006/main" w:initials="MB" w:author="Maria Cristina Tavares Briosa" w:date="2026-04-28T17:18:06" w:id="721981806">
    <w:p xmlns:w14="http://schemas.microsoft.com/office/word/2010/wordml" xmlns:w="http://schemas.openxmlformats.org/wordprocessingml/2006/main" w:rsidR="485C79B8" w:rsidRDefault="5AC2A880" w14:paraId="06DB8B5C" w14:textId="1007C1BD">
      <w:pPr>
        <w:pStyle w:val="CommentText"/>
      </w:pPr>
      <w:r>
        <w:rPr>
          <w:rStyle w:val="CommentReference"/>
        </w:rPr>
        <w:annotationRef/>
      </w:r>
      <w:r w:rsidRPr="53B4172A" w:rsidR="6E85F24B">
        <w:t xml:space="preserve">a referência às normas de captura já existe no nº 4 do artigo 70º </w:t>
      </w:r>
    </w:p>
  </w:comment>
  <w:comment xmlns:w="http://schemas.openxmlformats.org/wordprocessingml/2006/main" w:initials="MB" w:author="Maria Cristina Tavares Briosa" w:date="2026-04-28T17:49:01" w:id="467287708">
    <w:p xmlns:w14="http://schemas.microsoft.com/office/word/2010/wordml" xmlns:w="http://schemas.openxmlformats.org/wordprocessingml/2006/main" w:rsidR="6E1DDA4D" w:rsidRDefault="3439150C" w14:paraId="7203FBFA" w14:textId="4FD14A9C">
      <w:pPr>
        <w:pStyle w:val="CommentText"/>
      </w:pPr>
      <w:r>
        <w:rPr>
          <w:rStyle w:val="CommentReference"/>
        </w:rPr>
        <w:annotationRef/>
      </w:r>
      <w:r w:rsidRPr="6E7271FD" w:rsidR="18BAFE46">
        <w:t>este plano deve fazer parte da inf. a apresentar pelas CM à DGAV, quando solicitam apoio na resolução do problema ( ver atº da captura compulsiva)</w:t>
      </w:r>
    </w:p>
  </w:comment>
  <w:comment xmlns:w="http://schemas.openxmlformats.org/wordprocessingml/2006/main" w:initials="SS" w:author="Susana Margarida Gonçalves Silva Santos" w:date="2026-04-30T09:57:33" w:id="310994729">
    <w:p xmlns:w14="http://schemas.microsoft.com/office/word/2010/wordml" xmlns:w="http://schemas.openxmlformats.org/wordprocessingml/2006/main" w:rsidR="788635AD" w:rsidRDefault="6E380698" w14:paraId="76A1CE66" w14:textId="6DB6A237">
      <w:pPr>
        <w:pStyle w:val="CommentText"/>
      </w:pPr>
      <w:r>
        <w:rPr>
          <w:rStyle w:val="CommentReference"/>
        </w:rPr>
        <w:annotationRef/>
      </w:r>
      <w:r w:rsidRPr="29110F10" w:rsidR="4B3EC533">
        <w:t>Repetido - n.º 2 do artigo 75º - VERIFICAR</w:t>
      </w:r>
    </w:p>
  </w:comment>
  <w:comment xmlns:w="http://schemas.openxmlformats.org/wordprocessingml/2006/main" w:initials="RV" w:author="Rui André Vidal" w:date="2026-04-09T19:51:00" w:id="115392065">
    <w:p xmlns:w14="http://schemas.microsoft.com/office/word/2010/wordml" xmlns:w="http://schemas.openxmlformats.org/wordprocessingml/2006/main" w:rsidR="6D1C8AD6" w:rsidRDefault="68B3E4A7" w14:paraId="7EACA096" w14:textId="63D3D7BD">
      <w:pPr>
        <w:pStyle w:val="CommentText"/>
      </w:pPr>
      <w:r>
        <w:rPr>
          <w:rStyle w:val="CommentReference"/>
        </w:rPr>
        <w:annotationRef/>
      </w:r>
      <w:r w:rsidRPr="0E16448F" w:rsidR="413E6E84">
        <w:t>Do Regulamento, art. 19º, n.ºs 1 e 2.</w:t>
      </w:r>
    </w:p>
    <w:p xmlns:w14="http://schemas.microsoft.com/office/word/2010/wordml" xmlns:w="http://schemas.openxmlformats.org/wordprocessingml/2006/main" w:rsidR="0CF7D356" w:rsidRDefault="29889D28" w14:paraId="437D73E3" w14:textId="4D57211C">
      <w:pPr>
        <w:pStyle w:val="CommentText"/>
      </w:pPr>
      <w:r w:rsidRPr="35024B7D" w:rsidR="0DDBB087">
        <w:t xml:space="preserve">Propõe-se passar o ponto 2 como alínea do n.º seguinte </w:t>
      </w:r>
    </w:p>
    <w:p xmlns:w14="http://schemas.microsoft.com/office/word/2010/wordml" xmlns:w="http://schemas.openxmlformats.org/wordprocessingml/2006/main" w:rsidR="66105DB7" w:rsidRDefault="7480B7F2" w14:paraId="29BA133D" w14:textId="77E7E1F4">
      <w:pPr>
        <w:pStyle w:val="CommentText"/>
      </w:pPr>
      <w:r w:rsidRPr="234F0542" w:rsidR="2E5F4EAD">
        <w:t xml:space="preserve">Essencialmente vem proibir conformações exctremas e mutilações. </w:t>
      </w:r>
    </w:p>
    <w:p xmlns:w14="http://schemas.microsoft.com/office/word/2010/wordml" xmlns:w="http://schemas.openxmlformats.org/wordprocessingml/2006/main" w:rsidR="7CFC667C" w:rsidRDefault="469F4469" w14:paraId="1F799B5A" w14:textId="5D2B90A6">
      <w:pPr>
        <w:pStyle w:val="CommentText"/>
      </w:pPr>
      <w:r w:rsidRPr="7CE2950A" w:rsidR="08165FC7">
        <w:t>Atenção ao ponto 1 que refere apenas operadores de estabelecimentos de criação e venda, fará sentido restringir esta proibição a estes operadores?</w:t>
      </w:r>
    </w:p>
  </w:comment>
  <w:comment xmlns:w="http://schemas.openxmlformats.org/wordprocessingml/2006/main" w:initials="SS" w:author="Susana Margarida Gonçalves Silva Santos" w:date="2026-04-30T11:30:06" w:id="1854468070">
    <w:p xmlns:w14="http://schemas.microsoft.com/office/word/2010/wordml" xmlns:w="http://schemas.openxmlformats.org/wordprocessingml/2006/main" w:rsidR="18F15216" w:rsidRDefault="6D1F52FE" w14:paraId="7C027A25" w14:textId="1FB73BD9">
      <w:pPr>
        <w:pStyle w:val="CommentText"/>
      </w:pPr>
      <w:r>
        <w:rPr>
          <w:rStyle w:val="CommentReference"/>
        </w:rPr>
        <w:annotationRef/>
      </w:r>
      <w:r w:rsidRPr="148CB0C7" w:rsidR="02F98ECD">
        <w:t>RESTRIÇÃO - Comunicar à Comissão!</w:t>
      </w:r>
    </w:p>
  </w:comment>
  <w:comment xmlns:w="http://schemas.openxmlformats.org/wordprocessingml/2006/main" w:initials="SS" w:author="Susana Margarida Gonçalves Silva Santos" w:date="2026-04-30T11:47:42" w:id="548206840">
    <w:p xmlns:w14="http://schemas.microsoft.com/office/word/2010/wordml" xmlns:w="http://schemas.openxmlformats.org/wordprocessingml/2006/main" w:rsidR="4FC3373D" w:rsidRDefault="5A709A4C" w14:paraId="18131EB4" w14:textId="3A9C2976">
      <w:pPr>
        <w:pStyle w:val="CommentText"/>
      </w:pPr>
      <w:r>
        <w:rPr>
          <w:rStyle w:val="CommentReference"/>
        </w:rPr>
        <w:annotationRef/>
      </w:r>
      <w:r w:rsidRPr="78B25259" w:rsidR="2D3E2C85">
        <w:t>Conversar com Dra. Maria!</w:t>
      </w:r>
    </w:p>
  </w:comment>
  <w:comment xmlns:w="http://schemas.openxmlformats.org/wordprocessingml/2006/main" w:initials="RV" w:author="Rui André Vidal" w:date="2026-04-09T19:51:00" w:id="1751256536">
    <w:p xmlns:w14="http://schemas.microsoft.com/office/word/2010/wordml" xmlns:w="http://schemas.openxmlformats.org/wordprocessingml/2006/main" w:rsidR="116BE9E4" w:rsidRDefault="27B95DF6" w14:paraId="57F33047" w14:textId="56F259E9">
      <w:pPr>
        <w:pStyle w:val="CommentText"/>
      </w:pPr>
      <w:r>
        <w:rPr>
          <w:rStyle w:val="CommentReference"/>
        </w:rPr>
        <w:annotationRef/>
      </w:r>
      <w:r w:rsidRPr="2B12B1AF" w:rsidR="353973E7">
        <w:t>Do Regulamento, art. 19º, n.ºs 1 e 2.</w:t>
      </w:r>
    </w:p>
    <w:p xmlns:w14="http://schemas.microsoft.com/office/word/2010/wordml" xmlns:w="http://schemas.openxmlformats.org/wordprocessingml/2006/main" w:rsidR="08C8BA0F" w:rsidRDefault="649EC98A" w14:paraId="4E677332" w14:textId="236338FF">
      <w:pPr>
        <w:pStyle w:val="CommentText"/>
      </w:pPr>
      <w:r w:rsidRPr="0599F880" w:rsidR="4AC46BC9">
        <w:t xml:space="preserve">Propõe-se passar o ponto 2 como alínea do n.º seguinte </w:t>
      </w:r>
    </w:p>
    <w:p xmlns:w14="http://schemas.microsoft.com/office/word/2010/wordml" xmlns:w="http://schemas.openxmlformats.org/wordprocessingml/2006/main" w:rsidR="38A68C8F" w:rsidRDefault="1C1BF3AF" w14:paraId="2BF1523F" w14:textId="2DD77F9B">
      <w:pPr>
        <w:pStyle w:val="CommentText"/>
      </w:pPr>
      <w:r w:rsidRPr="7BE7C1BE" w:rsidR="4854F720">
        <w:t xml:space="preserve">Essencialmente vem proibir conformações exctremas e mutilações. </w:t>
      </w:r>
    </w:p>
    <w:p xmlns:w14="http://schemas.microsoft.com/office/word/2010/wordml" xmlns:w="http://schemas.openxmlformats.org/wordprocessingml/2006/main" w:rsidR="71260736" w:rsidRDefault="0981A996" w14:paraId="165A380E" w14:textId="78F954E0">
      <w:pPr>
        <w:pStyle w:val="CommentText"/>
      </w:pPr>
      <w:r w:rsidRPr="2F753D54" w:rsidR="33F3AD5D">
        <w:t>Atenção ao ponto 1 que refere apenas operadores de estabelecimentos de criação e venda, fará sentido restringir esta proibição a estes operadores?</w:t>
      </w:r>
    </w:p>
  </w:comment>
  <w:comment xmlns:w="http://schemas.openxmlformats.org/wordprocessingml/2006/main" w:initials="SS" w:author="Susana Margarida Gonçalves Silva Santos" w:date="2026-04-30T12:38:55" w:id="260497451">
    <w:p xmlns:w14="http://schemas.microsoft.com/office/word/2010/wordml" xmlns:w="http://schemas.openxmlformats.org/wordprocessingml/2006/main" w:rsidR="081479FF" w:rsidRDefault="59F3781D" w14:paraId="626AEECB" w14:textId="3616C910">
      <w:pPr>
        <w:pStyle w:val="CommentText"/>
      </w:pPr>
      <w:r>
        <w:rPr>
          <w:rStyle w:val="CommentReference"/>
        </w:rPr>
        <w:annotationRef/>
      </w:r>
      <w:r w:rsidRPr="203E6DED" w:rsidR="4EBFE50D">
        <w:t>Helena e Rosário.</w:t>
      </w:r>
    </w:p>
  </w:comment>
</w:comments>
</file>

<file path=word/commentsExtended.xml><?xml version="1.0" encoding="utf-8"?>
<w15:commentsEx xmlns:mc="http://schemas.openxmlformats.org/markup-compatibility/2006" xmlns:w15="http://schemas.microsoft.com/office/word/2012/wordml" mc:Ignorable="w15">
  <w15:commentEx w15:done="0" w15:paraId="7273DCDF"/>
  <w15:commentEx w15:done="0" w15:paraId="7670106D"/>
  <w15:commentEx w15:done="0" w15:paraId="19D74710"/>
  <w15:commentEx w15:done="1" w15:paraId="7BB83915"/>
  <w15:commentEx w15:done="1" w15:paraId="237F247B"/>
  <w15:commentEx w15:done="0" w15:paraId="724911D2"/>
  <w15:commentEx w15:done="0" w15:paraId="47D883D8"/>
  <w15:commentEx w15:done="0" w15:paraId="3C79CEAA"/>
  <w15:commentEx w15:done="0" w15:paraId="3AD02999" w15:paraIdParent="3C79CEAA"/>
  <w15:commentEx w15:done="0" w15:paraId="7ABB86CC"/>
  <w15:commentEx w15:done="0" w15:paraId="6DAF7A4A" w15:paraIdParent="7ABB86CC"/>
  <w15:commentEx w15:done="0" w15:paraId="64BD95ED"/>
  <w15:commentEx w15:done="0" w15:paraId="02BEF8CB" w15:paraIdParent="64BD95ED"/>
  <w15:commentEx w15:done="0" w15:paraId="77A61B45"/>
  <w15:commentEx w15:done="0" w15:paraId="21A409C6"/>
  <w15:commentEx w15:done="0" w15:paraId="13C9FC00"/>
  <w15:commentEx w15:done="1" w15:paraId="09DB56C4"/>
  <w15:commentEx w15:done="0" w15:paraId="3F4965C7"/>
  <w15:commentEx w15:done="0" w15:paraId="49612F70"/>
  <w15:commentEx w15:done="0" w15:paraId="389EE773"/>
  <w15:commentEx w15:done="0" w15:paraId="40A5DA08"/>
  <w15:commentEx w15:done="0" w15:paraId="4D5358C2"/>
  <w15:commentEx w15:done="0" w15:paraId="2936E295"/>
  <w15:commentEx w15:done="0" w15:paraId="7C027A25"/>
  <w15:commentEx w15:done="0" w15:paraId="3E2D00B2"/>
  <w15:commentEx w15:done="0" w15:paraId="0F31DC42"/>
  <w15:commentEx w15:done="0" w15:paraId="4EEC486E"/>
  <w15:commentEx w15:done="0" w15:paraId="253CFC1B"/>
  <w15:commentEx w15:done="0" w15:paraId="4F8044AF"/>
  <w15:commentEx w15:done="0" w15:paraId="102B7276"/>
  <w15:commentEx w15:done="0" w15:paraId="0B69EAC5"/>
  <w15:commentEx w15:done="0" w15:paraId="039225E3"/>
  <w15:commentEx w15:paraId="175A17FC"/>
  <w15:commentEx w15:done="0" w15:paraId="4DAD424C"/>
  <w15:commentEx w15:done="0" w15:paraId="3BB01870"/>
  <w15:commentEx w15:done="0" w15:paraId="6F3A7664"/>
  <w15:commentEx w15:done="0" w15:paraId="6A1AC87A"/>
  <w15:commentEx w15:done="0" w15:paraId="1556AB08"/>
  <w15:commentEx w15:done="0" w15:paraId="5307F0B3"/>
  <w15:commentEx w15:done="0" w15:paraId="22EA2D64"/>
  <w15:commentEx w15:done="0" w15:paraId="486FD051"/>
  <w15:commentEx w15:done="0" w15:paraId="3157CD68"/>
  <w15:commentEx w15:done="0" w15:paraId="144D9DEA"/>
  <w15:commentEx w15:done="0" w15:paraId="2B9882B1"/>
  <w15:commentEx w15:done="0" w15:paraId="600DAE4B"/>
  <w15:commentEx w15:done="0" w15:paraId="4F5D4A05"/>
  <w15:commentEx w15:done="0" w15:paraId="5AEA6214"/>
  <w15:commentEx w15:done="0" w15:paraId="04C6FA19"/>
  <w15:commentEx w15:done="0" w15:paraId="4192F8B1"/>
  <w15:commentEx w15:done="0" w15:paraId="68CC6841"/>
  <w15:commentEx w15:done="0" w15:paraId="489EC76C" w15:paraIdParent="68CC6841"/>
  <w15:commentEx w15:done="0" w15:paraId="4EBC79D4"/>
  <w15:commentEx w15:done="0" w15:paraId="5082F6D5" w15:paraIdParent="4EBC79D4"/>
  <w15:commentEx w15:done="0" w15:paraId="00056A82"/>
  <w15:commentEx w15:done="0" w15:paraId="4D059414"/>
  <w15:commentEx w15:done="0" w15:paraId="6585ED97" w15:paraIdParent="4D059414"/>
  <w15:commentEx w15:done="0" w15:paraId="16A9F364"/>
  <w15:commentEx w15:done="0" w15:paraId="1FCFE449"/>
  <w15:commentEx w15:done="0" w15:paraId="06E848C3"/>
  <w15:commentEx w15:done="0" w15:paraId="3071834B"/>
  <w15:commentEx w15:done="0" w15:paraId="35C75530"/>
  <w15:commentEx w15:done="0" w15:paraId="4498FCB9" w15:paraIdParent="35C75530"/>
  <w15:commentEx w15:done="0" w15:paraId="3F2758E3"/>
  <w15:commentEx w15:done="0" w15:paraId="7586A131"/>
  <w15:commentEx w15:done="0" w15:paraId="5ECE9AD9"/>
  <w15:commentEx w15:done="0" w15:paraId="02330790"/>
  <w15:commentEx w15:done="0" w15:paraId="2FBD48FF"/>
  <w15:commentEx w15:done="0" w15:paraId="78BF77CC" w15:paraIdParent="2FBD48FF"/>
  <w15:commentEx w15:done="0" w15:paraId="50BD63F6"/>
  <w15:commentEx w15:done="0" w15:paraId="2124C156"/>
  <w15:commentEx w15:done="0" w15:paraId="039915FC"/>
  <w15:commentEx w15:done="0" w15:paraId="60FCB9B0"/>
  <w15:commentEx w15:done="0" w15:paraId="71C89080"/>
  <w15:commentEx w15:done="0" w15:paraId="7981DEA3"/>
  <w15:commentEx w15:done="0" w15:paraId="6157AEB7"/>
  <w15:commentEx w15:done="0" w15:paraId="787C875D"/>
  <w15:commentEx w15:done="0" w15:paraId="00B66E87"/>
  <w15:commentEx w15:done="0" w15:paraId="367D2B01"/>
  <w15:commentEx w15:done="0" w15:paraId="401A8727"/>
  <w15:commentEx w15:done="0" w15:paraId="5AA63EBD"/>
  <w15:commentEx w15:done="0" w15:paraId="1038EE76"/>
  <w15:commentEx w15:done="0" w15:paraId="7599CDBE"/>
  <w15:commentEx w15:done="0" w15:paraId="0B876F6D"/>
  <w15:commentEx w15:done="0" w15:paraId="4C593345"/>
  <w15:commentEx w15:done="0" w15:paraId="1A4000BE"/>
  <w15:commentEx w15:done="0" w15:paraId="6333773B"/>
  <w15:commentEx w15:done="0" w15:paraId="5B4E9E37" w15:paraIdParent="6333773B"/>
  <w15:commentEx w15:done="1" w15:paraId="31ACDDF2"/>
  <w15:commentEx w15:done="0" w15:paraId="4B8D7BF3"/>
  <w15:commentEx w15:done="0" w15:paraId="7F9FA677" w15:paraIdParent="4B8D7BF3"/>
  <w15:commentEx w15:done="0" w15:paraId="13C887C3"/>
  <w15:commentEx w15:done="0" w15:paraId="2369E2FB"/>
  <w15:commentEx w15:done="0" w15:paraId="545CBB1A"/>
  <w15:commentEx w15:done="0" w15:paraId="59FC3F49"/>
  <w15:commentEx w15:done="0" w15:paraId="0D4438A9"/>
  <w15:commentEx w15:done="0" w15:paraId="1A76E3C6"/>
  <w15:commentEx w15:done="0" w15:paraId="4F7F9663"/>
  <w15:commentEx w15:done="0" w15:paraId="484F4D63"/>
  <w15:commentEx w15:done="0" w15:paraId="772367B4"/>
  <w15:commentEx w15:done="0" w15:paraId="491261F8"/>
  <w15:commentEx w15:done="0" w15:paraId="3BA30430" w15:paraIdParent="491261F8"/>
  <w15:commentEx w15:done="0" w15:paraId="5164B9B6"/>
  <w15:commentEx w15:done="0" w15:paraId="5011ED79"/>
  <w15:commentEx w15:done="0" w15:paraId="18DF21A1"/>
  <w15:commentEx w15:done="0" w15:paraId="1461EA5A"/>
  <w15:commentEx w15:done="0" w15:paraId="521F095D"/>
  <w15:commentEx w15:done="0" w15:paraId="53B815FE"/>
  <w15:commentEx w15:done="0" w15:paraId="27BF355B"/>
  <w15:commentEx w15:done="0" w15:paraId="43FECD23"/>
  <w15:commentEx w15:done="0" w15:paraId="569B477E"/>
  <w15:commentEx w15:paraId="1F799B5A"/>
  <w15:commentEx w15:done="0" w15:paraId="712E65A5"/>
  <w15:commentEx w15:done="0" w15:paraId="76A1CE66"/>
  <w15:commentEx w15:done="0" w15:paraId="39618687"/>
  <w15:commentEx w15:done="0" w15:paraId="50FF4711"/>
  <w15:commentEx w15:done="0" w15:paraId="3ED84411" w15:paraIdParent="4BF71F52"/>
  <w15:commentEx w15:done="0" w15:paraId="4BF71F52"/>
  <w15:commentEx w15:done="0" w15:paraId="0A76B6E4"/>
  <w15:commentEx w15:done="0" w15:paraId="331856B7" w15:paraIdParent="1591B302"/>
  <w15:commentEx w15:done="0" w15:paraId="1591B302"/>
  <w15:commentEx w15:done="0" w15:paraId="6B3278E5"/>
  <w15:commentEx w15:done="0" w15:paraId="7B1022E6"/>
  <w15:commentEx w15:done="0" w15:paraId="154D4874"/>
  <w15:commentEx w15:done="0" w15:paraId="1185A4D4"/>
  <w15:commentEx w15:done="0" w15:paraId="277172F1"/>
  <w15:commentEx w15:done="0" w15:paraId="192DBD7A"/>
  <w15:commentEx w15:done="0" w15:paraId="3F97C81D"/>
  <w15:commentEx w15:done="0" w15:paraId="676003D3"/>
  <w15:commentEx w15:done="0" w15:paraId="673B4445"/>
  <w15:commentEx w15:done="0" w15:paraId="66C02F0A"/>
  <w15:commentEx w15:done="0" w15:paraId="468C83EB"/>
  <w15:commentEx w15:done="0" w15:paraId="4FF8AC9D"/>
  <w15:commentEx w15:done="0" w15:paraId="5A006C30"/>
  <w15:commentEx w15:done="0" w15:paraId="721718CE"/>
  <w15:commentEx w15:done="0" w15:paraId="2E0673BC" w15:paraIdParent="721718CE"/>
  <w15:commentEx w15:done="0" w15:paraId="626AEECB"/>
  <w15:commentEx w15:paraId="165A380E"/>
  <w15:commentEx w15:done="0" w15:paraId="18131EB4"/>
  <w15:commentEx w15:done="0" w15:paraId="54FF53B1"/>
  <w15:commentEx w15:done="0" w15:paraId="10907D8F"/>
  <w15:commentEx w15:done="0" w15:paraId="5A190668"/>
  <w15:commentEx w15:done="0" w15:paraId="49053ABD"/>
  <w15:commentEx w15:done="0" w15:paraId="1ED72078"/>
  <w15:commentEx w15:done="0" w15:paraId="30499B72"/>
  <w15:commentEx w15:done="0" w15:paraId="71535938"/>
  <w15:commentEx w15:done="0" w15:paraId="52510B53"/>
  <w15:commentEx w15:done="0" w15:paraId="127CA45F"/>
  <w15:commentEx w15:done="0" w15:paraId="30985C20"/>
  <w15:commentEx w15:done="0" w15:paraId="5CFC922B"/>
  <w15:commentEx w15:done="0" w15:paraId="50610ADC"/>
  <w15:commentEx w15:done="0" w15:paraId="59C4AC0B"/>
  <w15:commentEx w15:done="0" w15:paraId="3EE722C1"/>
  <w15:commentEx w15:done="0" w15:paraId="3459BD9B"/>
  <w15:commentEx w15:done="0" w15:paraId="68A75B44"/>
  <w15:commentEx w15:done="0" w15:paraId="29A51564"/>
  <w15:commentEx w15:done="0" w15:paraId="64CBEA89"/>
  <w15:commentEx w15:done="0" w15:paraId="2C34F77F" w15:paraIdParent="64CBEA89"/>
  <w15:commentEx w15:done="0" w15:paraId="22230FE4"/>
  <w15:commentEx w15:done="0" w15:paraId="38A3EB15"/>
  <w15:commentEx w15:done="0" w15:paraId="74CDDE04"/>
  <w15:commentEx w15:done="0" w15:paraId="4C6AF623"/>
  <w15:commentEx w15:done="0" w15:paraId="72FADB28"/>
  <w15:commentEx w15:done="0" w15:paraId="08CC6A04"/>
  <w15:commentEx w15:done="0" w15:paraId="486ACFF1"/>
  <w15:commentEx w15:done="0" w15:paraId="7203FBFA"/>
  <w15:commentEx w15:done="0" w15:paraId="0253AD63"/>
  <w15:commentEx w15:done="0" w15:paraId="27657D81"/>
  <w15:commentEx w15:done="0" w15:paraId="34289ECF"/>
  <w15:commentEx w15:done="0" w15:paraId="7DD28481"/>
  <w15:commentEx w15:done="0" w15:paraId="70EBE4FE"/>
  <w15:commentEx w15:done="0" w15:paraId="5C3BACD9"/>
  <w15:commentEx w15:done="0" w15:paraId="11145F67"/>
  <w15:commentEx w15:done="0" w15:paraId="79D582D0"/>
  <w15:commentEx w15:done="0" w15:paraId="0F60BDDB"/>
  <w15:commentEx w15:done="0" w15:paraId="6CC2BADF"/>
  <w15:commentEx w15:done="0" w15:paraId="3489F9A5"/>
  <w15:commentEx w15:done="0" w15:paraId="7C4DECE3"/>
  <w15:commentEx w15:done="0" w15:paraId="11DE441D"/>
  <w15:commentEx w15:done="0" w15:paraId="61C677D6"/>
  <w15:commentEx w15:done="0" w15:paraId="0B1BC9E6"/>
  <w15:commentEx w15:done="0" w15:paraId="47B6EA49"/>
  <w15:commentEx w15:done="0" w15:paraId="797890C1"/>
  <w15:commentEx w15:done="0" w15:paraId="4E47B04F"/>
  <w15:commentEx w15:done="0" w15:paraId="0974DB84"/>
  <w15:commentEx w15:done="0" w15:paraId="588ED7F3"/>
  <w15:commentEx w15:done="0" w15:paraId="23A6F95E"/>
  <w15:commentEx w15:done="0" w15:paraId="06DB8B5C"/>
  <w15:commentEx w15:done="0" w15:paraId="25E244DB"/>
  <w15:commentEx w15:done="0" w15:paraId="58537AB5"/>
  <w15:commentEx w15:done="0" w15:paraId="5A424678"/>
  <w15:commentEx w15:paraId="059D10E4"/>
  <w15:commentEx w15:paraId="52574ABB" w15:paraIdParent="059D10E4"/>
  <w15:commentEx w15:done="0" w15:paraId="0A4B0C87"/>
  <w15:commentEx w15:paraId="5FEB5E20"/>
  <w15:commentEx w15:done="0" w15:paraId="4BDC0122"/>
  <w15:commentEx w15:done="0" w15:paraId="68CE2FE3"/>
  <w15:commentEx w15:done="0" w15:paraId="6129B5A4"/>
  <w15:commentEx w15:done="0" w15:paraId="079CA55C"/>
  <w15:commentEx w15:done="0" w15:paraId="7126108A"/>
  <w15:commentEx w15:paraId="244B70E7"/>
  <w15:commentEx w15:paraId="7192A172"/>
  <w15:commentEx w15:done="0" w15:paraId="5F5FFA19"/>
  <w15:commentEx w15:done="0" w15:paraId="042B75B5"/>
  <w15:commentEx w15:done="0" w15:paraId="42D7E5CA"/>
  <w15:commentEx w15:done="0" w15:paraId="05E5DBD4"/>
  <w15:commentEx w15:done="0" w15:paraId="6B3E84DB"/>
  <w15:commentEx w15:done="0" w15:paraId="6B6C02B7"/>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4311683A" w16cex:dateUtc="2026-03-27T18:11:00Z"/>
  <w16cex:commentExtensible w16cex:durableId="438CFFAB" w16cex:dateUtc="2026-04-20T22:07:00Z"/>
  <w16cex:commentExtensible w16cex:durableId="2A3F18EC" w16cex:dateUtc="2026-04-20T22:18:00Z"/>
  <w16cex:commentExtensible w16cex:durableId="705A8C76" w16cex:dateUtc="2026-03-27T11:58:00Z"/>
  <w16cex:commentExtensible w16cex:durableId="2F3D225B" w16cex:dateUtc="2026-03-19T14:19:00Z"/>
  <w16cex:commentExtensible w16cex:durableId="107B6461" w16cex:dateUtc="2026-03-27T12:33:00Z"/>
  <w16cex:commentExtensible w16cex:durableId="62066B2C" w16cex:dateUtc="2026-03-26T19:45:00Z"/>
  <w16cex:commentExtensible w16cex:durableId="523F2F68" w16cex:dateUtc="2026-04-10T10:52:00Z"/>
  <w16cex:commentExtensible w16cex:durableId="310F84F2" w16cex:dateUtc="2026-04-10T11:05:00Z"/>
  <w16cex:commentExtensible w16cex:durableId="5EB6100F" w16cex:dateUtc="2026-03-26T19:54:00Z"/>
  <w16cex:commentExtensible w16cex:durableId="50FB2D28" w16cex:dateUtc="2026-04-06T16:30:00Z"/>
  <w16cex:commentExtensible w16cex:durableId="418F5C7F" w16cex:dateUtc="2026-04-10T11:14:00Z"/>
  <w16cex:commentExtensible w16cex:durableId="6AD3F08A" w16cex:dateUtc="2026-04-10T11:16:00Z"/>
  <w16cex:commentExtensible w16cex:durableId="3EE0B976" w16cex:dateUtc="2026-04-20T21:42:00Z"/>
  <w16cex:commentExtensible w16cex:durableId="4D856267" w16cex:dateUtc="2026-04-16T08:46:00Z"/>
  <w16cex:commentExtensible w16cex:durableId="42FC3AAF" w16cex:dateUtc="2026-04-16T08:51:00Z"/>
  <w16cex:commentExtensible w16cex:durableId="439DA305" w16cex:dateUtc="2026-03-26T19:58:00Z"/>
  <w16cex:commentExtensible w16cex:durableId="5E4CE9A7" w16cex:dateUtc="2026-04-16T08:54:00Z"/>
  <w16cex:commentExtensible w16cex:durableId="68AD26B9" w16cex:dateUtc="2026-04-16T09:01:00Z"/>
  <w16cex:commentExtensible w16cex:durableId="15F05796" w16cex:dateUtc="2026-04-16T09:15:00Z"/>
  <w16cex:commentExtensible w16cex:durableId="58B0BF94" w16cex:dateUtc="2026-03-27T09:07:00Z"/>
  <w16cex:commentExtensible w16cex:durableId="21408D68" w16cex:dateUtc="2026-04-20T22:35:00Z"/>
  <w16cex:commentExtensible w16cex:durableId="48F49E4D" w16cex:dateUtc="2026-04-20T22:30:00Z"/>
  <w16cex:commentExtensible w16cex:durableId="7BF8730B" w16cex:dateUtc="2026-04-30T10:30:06.786Z"/>
  <w16cex:commentExtensible w16cex:durableId="4623612B" w16cex:dateUtc="2026-04-20T22:15:00Z"/>
  <w16cex:commentExtensible w16cex:durableId="66FAD9EF" w16cex:dateUtc="2026-04-14T07:33:00Z"/>
  <w16cex:commentExtensible w16cex:durableId="0C2B6595" w16cex:dateUtc="2026-04-14T07:25:00Z"/>
  <w16cex:commentExtensible w16cex:durableId="176F6B14" w16cex:dateUtc="2026-04-14T07:29:00Z"/>
  <w16cex:commentExtensible w16cex:durableId="471A265E" w16cex:dateUtc="2026-04-14T07:35:00Z"/>
  <w16cex:commentExtensible w16cex:durableId="1F457B52" w16cex:dateUtc="2026-04-23T11:46:20.956Z"/>
  <w16cex:commentExtensible w16cex:durableId="7F3A8364" w16cex:dateUtc="2026-04-14T08:21:00Z"/>
  <w16cex:commentExtensible w16cex:durableId="616B1362" w16cex:dateUtc="2026-04-23T11:33:04.855Z"/>
  <w16cex:commentExtensible w16cex:durableId="00E7A9E1" w16cex:dateUtc="2026-03-18T10:49:00Z"/>
  <w16cex:commentExtensible w16cex:durableId="029097BA" w16cex:dateUtc="2026-04-23T10:44:38.873Z"/>
  <w16cex:commentExtensible w16cex:durableId="0EDB72DA" w16cex:dateUtc="2026-04-23T10:42:33.412Z"/>
  <w16cex:commentExtensible w16cex:durableId="072FABF7" w16cex:dateUtc="2026-04-21T14:11:08.491Z"/>
  <w16cex:commentExtensible w16cex:durableId="39658853" w16cex:dateUtc="2026-03-26T07:39:00Z"/>
  <w16cex:commentExtensible w16cex:durableId="520A38A9" w16cex:dateUtc="2026-03-26T07:43:00Z"/>
  <w16cex:commentExtensible w16cex:durableId="08062176" w16cex:dateUtc="2026-03-26T07:45:00Z"/>
  <w16cex:commentExtensible w16cex:durableId="508DB00E" w16cex:dateUtc="2026-03-25T19:32:00Z"/>
  <w16cex:commentExtensible w16cex:durableId="6FA3317A" w16cex:dateUtc="2026-03-25T20:00:00Z"/>
  <w16cex:commentExtensible w16cex:durableId="770A5E3D" w16cex:dateUtc="2026-03-25T20:03:00Z"/>
  <w16cex:commentExtensible w16cex:durableId="0C4F7E39" w16cex:dateUtc="2026-04-07T09:27:00Z"/>
  <w16cex:commentExtensible w16cex:durableId="56355686" w16cex:dateUtc="2026-03-25T18:45:00Z"/>
  <w16cex:commentExtensible w16cex:durableId="25AAD3FA" w16cex:dateUtc="2026-04-07T08:59:00Z"/>
  <w16cex:commentExtensible w16cex:durableId="283C8D09" w16cex:dateUtc="2026-04-07T08:54:00Z"/>
  <w16cex:commentExtensible w16cex:durableId="41508D91" w16cex:dateUtc="2026-04-07T09:45:00Z"/>
  <w16cex:commentExtensible w16cex:durableId="0E4FD6FB" w16cex:dateUtc="2026-04-07T14:43:00Z"/>
  <w16cex:commentExtensible w16cex:durableId="4B3A377A" w16cex:dateUtc="2026-04-20T16:55:00Z"/>
  <w16cex:commentExtensible w16cex:durableId="26F55795" w16cex:dateUtc="2026-04-10T08:11:00Z"/>
  <w16cex:commentExtensible w16cex:durableId="7741FF07" w16cex:dateUtc="2026-04-20T16:11:00Z"/>
  <w16cex:commentExtensible w16cex:durableId="60D6C758" w16cex:dateUtc="2026-04-20T16:27:00Z"/>
  <w16cex:commentExtensible w16cex:durableId="74D49880" w16cex:dateUtc="2026-04-20T16:27:00Z"/>
  <w16cex:commentExtensible w16cex:durableId="42E4E0E4" w16cex:dateUtc="2026-04-20T16:39:00Z"/>
  <w16cex:commentExtensible w16cex:durableId="5CF7EA97" w16cex:dateUtc="2026-04-20T16:41:00Z"/>
  <w16cex:commentExtensible w16cex:durableId="4B11B502" w16cex:dateUtc="2026-04-20T16:42:00Z"/>
  <w16cex:commentExtensible w16cex:durableId="6FA5F171" w16cex:dateUtc="2026-04-16T11:10:00Z"/>
  <w16cex:commentExtensible w16cex:durableId="6080B640" w16cex:dateUtc="2026-04-23T10:18:53.817Z"/>
  <w16cex:commentExtensible w16cex:durableId="68AB4871" w16cex:dateUtc="2026-04-23T10:07:28.596Z"/>
  <w16cex:commentExtensible w16cex:durableId="77661661" w16cex:dateUtc="2026-04-23T09:27:29.501Z"/>
  <w16cex:commentExtensible w16cex:durableId="7268961F" w16cex:dateUtc="2026-04-14T08:00:00Z"/>
  <w16cex:commentExtensible w16cex:durableId="5DF08D5D" w16cex:dateUtc="2026-04-15T10:33:00Z"/>
  <w16cex:commentExtensible w16cex:durableId="5A03FCB4" w16cex:dateUtc="2026-04-14T08:01:00Z"/>
  <w16cex:commentExtensible w16cex:durableId="33FFBC39" w16cex:dateUtc="2026-04-15T10:43:00Z"/>
  <w16cex:commentExtensible w16cex:durableId="429F7E87" w16cex:dateUtc="2026-04-14T08:02:00Z"/>
  <w16cex:commentExtensible w16cex:durableId="6759C54B" w16cex:dateUtc="2026-04-10T00:56:00Z"/>
  <w16cex:commentExtensible w16cex:durableId="20932F3F" w16cex:dateUtc="2026-03-26T16:17:00Z"/>
  <w16cex:commentExtensible w16cex:durableId="04E936B9" w16cex:dateUtc="2026-04-10T00:54:00Z"/>
  <w16cex:commentExtensible w16cex:durableId="1FF3B0DA" w16cex:dateUtc="2026-04-16T10:59:00Z"/>
  <w16cex:commentExtensible w16cex:durableId="39FB9760" w16cex:dateUtc="2026-04-06T22:14:00Z"/>
  <w16cex:commentExtensible w16cex:durableId="52D202C4" w16cex:dateUtc="2026-03-19T18:06:00Z"/>
  <w16cex:commentExtensible w16cex:durableId="672FE40C" w16cex:dateUtc="2026-03-26T08:39:00Z"/>
  <w16cex:commentExtensible w16cex:durableId="05871093" w16cex:dateUtc="2026-03-26T08:41:00Z"/>
  <w16cex:commentExtensible w16cex:durableId="04D02F52" w16cex:dateUtc="2026-04-06T20:47:00Z"/>
  <w16cex:commentExtensible w16cex:durableId="64B86E50" w16cex:dateUtc="2026-04-07T11:34:00Z"/>
  <w16cex:commentExtensible w16cex:durableId="6BBEF0F7" w16cex:dateUtc="2026-03-26T08:28:00Z"/>
  <w16cex:commentExtensible w16cex:durableId="50D2EE31" w16cex:dateUtc="2026-04-01T18:06:00Z"/>
  <w16cex:commentExtensible w16cex:durableId="00D8584B" w16cex:dateUtc="2026-04-06T21:04:00Z"/>
  <w16cex:commentExtensible w16cex:durableId="50E9E215" w16cex:dateUtc="2026-03-26T08:27:00Z"/>
  <w16cex:commentExtensible w16cex:durableId="05022261" w16cex:dateUtc="2026-04-10T00:28:00Z"/>
  <w16cex:commentExtensible w16cex:durableId="59441582" w16cex:dateUtc="2026-04-21T14:05:48.833Z"/>
  <w16cex:commentExtensible w16cex:durableId="138C6604" w16cex:dateUtc="2026-04-21T14:00:44.27Z"/>
  <w16cex:commentExtensible w16cex:durableId="418AE04B" w16cex:dateUtc="2026-04-21T11:55:32.443Z"/>
  <w16cex:commentExtensible w16cex:durableId="3B66EB22" w16cex:dateUtc="2026-04-21T10:15:53.29Z"/>
  <w16cex:commentExtensible w16cex:durableId="7C30D01D" w16cex:dateUtc="2026-03-26T10:19:00Z"/>
  <w16cex:commentExtensible w16cex:durableId="73BA4150" w16cex:dateUtc="2026-03-25T16:33:00Z">
    <w16cex:extLst>
      <w16:ext w16:uri="{CE6994B0-6A32-4C9F-8C6B-6E91EDA988CE}">
        <cr:reactions xmlns:cr="http://schemas.microsoft.com/office/comments/2020/reactions">
          <cr:reaction reactionType="1">
            <cr:reactionInfo dateUtc="2026-03-25T16:34:12Z">
              <cr:user userId="S::mcidadao@dgav.pt::6b8a8a9e-dfea-482a-ad22-d282462b5872" userProvider="AD" userName="Maria Rosário Silva Lemos Cidadão"/>
            </cr:reactionInfo>
          </cr:reaction>
        </cr:reactions>
      </w16:ext>
    </w16cex:extLst>
  </w16cex:commentExtensible>
  <w16cex:commentExtensible w16cex:durableId="7143974D" w16cex:dateUtc="2026-03-26T10:08:00Z"/>
  <w16cex:commentExtensible w16cex:durableId="38F16324" w16cex:dateUtc="2026-03-25T16:35:00Z"/>
  <w16cex:commentExtensible w16cex:durableId="7CA88A5D" w16cex:dateUtc="2026-03-25T15:37:00Z"/>
  <w16cex:commentExtensible w16cex:durableId="1806E985" w16cex:dateUtc="2026-03-26T11:04:00Z"/>
  <w16cex:commentExtensible w16cex:durableId="7047D2EB" w16cex:dateUtc="2026-03-26T11:18:00Z"/>
  <w16cex:commentExtensible w16cex:durableId="4283FFEF" w16cex:dateUtc="2026-03-27T10:06:00Z"/>
  <w16cex:commentExtensible w16cex:durableId="202AFE98" w16cex:dateUtc="2026-03-26T11:48:00Z"/>
  <w16cex:commentExtensible w16cex:durableId="746057C2" w16cex:dateUtc="2026-03-17T18:46:00Z"/>
  <w16cex:commentExtensible w16cex:durableId="37303563" w16cex:dateUtc="2026-03-26T15:32:00Z"/>
  <w16cex:commentExtensible w16cex:durableId="29A02FA1" w16cex:dateUtc="2026-03-25T16:20:00Z"/>
  <w16cex:commentExtensible w16cex:durableId="2723F7D7" w16cex:dateUtc="2026-03-25T16:22:00Z"/>
  <w16cex:commentExtensible w16cex:durableId="3B6165B6" w16cex:dateUtc="2026-03-25T17:52:00Z"/>
  <w16cex:commentExtensible w16cex:durableId="6E43BC08" w16cex:dateUtc="2026-03-25T17:34:00Z"/>
  <w16cex:commentExtensible w16cex:durableId="5947A724" w16cex:dateUtc="2026-03-25T17:35:00Z"/>
  <w16cex:commentExtensible w16cex:durableId="67CFE0A9" w16cex:dateUtc="2026-03-26T12:19:00Z"/>
  <w16cex:commentExtensible w16cex:durableId="31D66681" w16cex:dateUtc="2026-03-25T17:37:00Z"/>
  <w16cex:commentExtensible w16cex:durableId="2EFD6576" w16cex:dateUtc="2026-03-25T17:38:00Z"/>
  <w16cex:commentExtensible w16cex:durableId="2A7C741B" w16cex:dateUtc="2026-03-27T10:32:00Z"/>
  <w16cex:commentExtensible w16cex:durableId="4D214AD4" w16cex:dateUtc="2026-03-25T17:52:00Z"/>
  <w16cex:commentExtensible w16cex:durableId="18937F26" w16cex:dateUtc="2026-04-05T17:44:00Z"/>
  <w16cex:commentExtensible w16cex:durableId="25839DA3" w16cex:dateUtc="2026-03-25T17:52:00Z"/>
  <w16cex:commentExtensible w16cex:durableId="58221130" w16cex:dateUtc="2026-03-25T17:55:00Z"/>
  <w16cex:commentExtensible w16cex:durableId="6DB39019" w16cex:dateUtc="2026-03-25T18:12:00Z"/>
  <w16cex:commentExtensible w16cex:durableId="02E77248" w16cex:dateUtc="2026-03-27T10:34:00Z"/>
  <w16cex:commentExtensible w16cex:durableId="38503A41" w16cex:dateUtc="2026-04-10T01:51:00Z"/>
  <w16cex:commentExtensible w16cex:durableId="778D0564" w16cex:dateUtc="2026-04-21T09:32:26.895Z"/>
  <w16cex:commentExtensible w16cex:durableId="358418CC" w16cex:dateUtc="2026-04-30T08:57:33.338Z"/>
  <w16cex:commentExtensible w16cex:durableId="76A53347" w16cex:dateUtc="2026-04-05T18:14:00Z"/>
  <w16cex:commentExtensible w16cex:durableId="6AE6B5F0" w16cex:dateUtc="2026-04-21T09:20:57.978Z"/>
  <w16cex:commentExtensible w16cex:durableId="142B4B34" w16cex:dateUtc="2026-04-23T09:22:47.689Z"/>
  <w16cex:commentExtensible w16cex:durableId="4290D35D" w16cex:dateUtc="2026-04-23T09:22:02.095Z"/>
  <w16cex:commentExtensible w16cex:durableId="04F7EDB4" w16cex:dateUtc="2026-03-18T17:01:00Z"/>
  <w16cex:commentExtensible w16cex:durableId="47A0E59B" w16cex:dateUtc="2026-04-23T08:55:01.569Z"/>
  <w16cex:commentExtensible w16cex:durableId="2D8DDE54" w16cex:dateUtc="2026-04-23T08:49:40.854Z"/>
  <w16cex:commentExtensible w16cex:durableId="2C80DA44" w16cex:dateUtc="2026-03-18T17:12:00Z"/>
  <w16cex:commentExtensible w16cex:durableId="637DE4E7" w16cex:dateUtc="2026-03-26T08:19:00Z"/>
  <w16cex:commentExtensible w16cex:durableId="35C8EACA" w16cex:dateUtc="2026-03-18T14:48:00Z"/>
  <w16cex:commentExtensible w16cex:durableId="4A572FA9" w16cex:dateUtc="2026-03-18T14:57:00Z"/>
  <w16cex:commentExtensible w16cex:durableId="11170DCA" w16cex:dateUtc="2026-04-23T08:25:27.367Z"/>
  <w16cex:commentExtensible w16cex:durableId="0766A603" w16cex:dateUtc="2026-03-18T10:49:00Z"/>
  <w16cex:commentExtensible w16cex:durableId="500EDB84" w16cex:dateUtc="2026-04-01T18:05:00Z"/>
  <w16cex:commentExtensible w16cex:durableId="0C43C67A" w16cex:dateUtc="2026-03-18T12:16:00Z"/>
  <w16cex:commentExtensible w16cex:durableId="1E80FDE8" w16cex:dateUtc="2026-03-23T17:19:00Z"/>
  <w16cex:commentExtensible w16cex:durableId="7B6A0661" w16cex:dateUtc="2026-03-26T08:05:00Z"/>
  <w16cex:commentExtensible w16cex:durableId="3A02A61D" w16cex:dateUtc="2026-03-18T10:54:00Z"/>
  <w16cex:commentExtensible w16cex:durableId="2290DE81" w16cex:dateUtc="2026-03-18T11:07:00Z"/>
  <w16cex:commentExtensible w16cex:durableId="2C650F3B" w16cex:dateUtc="2026-03-18T11:19:00Z"/>
  <w16cex:commentExtensible w16cex:durableId="246B6F25" w16cex:dateUtc="2026-03-17T18:49:00Z"/>
  <w16cex:commentExtensible w16cex:durableId="2412CF44" w16cex:dateUtc="2026-03-17T19:09:00Z"/>
  <w16cex:commentExtensible w16cex:durableId="57CAEE80" w16cex:dateUtc="2026-04-30T11:38:55.72Z"/>
  <w16cex:commentExtensible w16cex:durableId="3A581648" w16cex:dateUtc="2026-04-10T01:51:00Z"/>
  <w16cex:commentExtensible w16cex:durableId="12AC4D87" w16cex:dateUtc="2026-04-30T10:47:42.018Z"/>
  <w16cex:commentExtensible w16cex:durableId="00C977C8" w16cex:dateUtc="2026-04-06T22:58:00Z"/>
  <w16cex:commentExtensible w16cex:durableId="14017F16" w16cex:dateUtc="2026-03-19T18:23:00Z"/>
  <w16cex:commentExtensible w16cex:durableId="249DB846" w16cex:dateUtc="2026-03-26T10:13:00Z"/>
  <w16cex:commentExtensible w16cex:durableId="0E8199C1" w16cex:dateUtc="2026-04-02T11:01:00Z"/>
  <w16cex:commentExtensible w16cex:durableId="2C4C3363" w16cex:dateUtc="2026-04-06T13:39:00Z"/>
  <w16cex:commentExtensible w16cex:durableId="09A00282" w16cex:dateUtc="2026-04-02T11:11:00Z"/>
  <w16cex:commentExtensible w16cex:durableId="176C9450" w16cex:dateUtc="2026-04-02T11:23:00Z"/>
  <w16cex:commentExtensible w16cex:durableId="5C4BE818" w16cex:dateUtc="2026-04-02T11:25:00Z"/>
  <w16cex:commentExtensible w16cex:durableId="0F348CF9" w16cex:dateUtc="2026-04-02T11:26:00Z"/>
  <w16cex:commentExtensible w16cex:durableId="7FB42D77" w16cex:dateUtc="2026-04-02T11:27:00Z"/>
  <w16cex:commentExtensible w16cex:durableId="49133E22" w16cex:dateUtc="2026-04-02T11:33:00Z"/>
  <w16cex:commentExtensible w16cex:durableId="12273291" w16cex:dateUtc="2026-04-02T11:34:00Z"/>
  <w16cex:commentExtensible w16cex:durableId="6FDE441C" w16cex:dateUtc="2026-04-02T11:35:00Z"/>
  <w16cex:commentExtensible w16cex:durableId="4C37DB7F" w16cex:dateUtc="2026-03-17T19:09:00Z"/>
  <w16cex:commentExtensible w16cex:durableId="642285CA" w16cex:dateUtc="2026-04-02T11:37:00Z"/>
  <w16cex:commentExtensible w16cex:durableId="7079648C" w16cex:dateUtc="2026-04-02T11:38:00Z"/>
  <w16cex:commentExtensible w16cex:durableId="6C84CD92" w16cex:dateUtc="2026-04-02T11:39:00Z"/>
  <w16cex:commentExtensible w16cex:durableId="3D568993" w16cex:dateUtc="2026-03-17T19:11:00Z"/>
  <w16cex:commentExtensible w16cex:durableId="73396F8C" w16cex:dateUtc="2026-04-02T11:40:00Z"/>
  <w16cex:commentExtensible w16cex:durableId="4C54CF07" w16cex:dateUtc="2026-03-17T19:12:00Z"/>
  <w16cex:commentExtensible w16cex:durableId="1C8BCECD" w16cex:dateUtc="2026-04-02T11:46:00Z"/>
  <w16cex:commentExtensible w16cex:durableId="76821F99" w16cex:dateUtc="2026-04-06T15:32:00Z"/>
  <w16cex:commentExtensible w16cex:durableId="5340534D" w16cex:dateUtc="2026-04-02T11:49:00Z"/>
  <w16cex:commentExtensible w16cex:durableId="6E8E9911" w16cex:dateUtc="2026-04-02T11:55:00Z"/>
  <w16cex:commentExtensible w16cex:durableId="63879237" w16cex:dateUtc="2026-04-02T11:55:00Z"/>
  <w16cex:commentExtensible w16cex:durableId="250E103D" w16cex:dateUtc="2026-04-02T11:57:00Z"/>
  <w16cex:commentExtensible w16cex:durableId="04D7489B" w16cex:dateUtc="2026-04-28T16:49:01.859Z"/>
  <w16cex:commentExtensible w16cex:durableId="4B86AD5E" w16cex:dateUtc="2026-04-02T12:00:00Z"/>
  <w16cex:commentExtensible w16cex:durableId="055AFD31" w16cex:dateUtc="2026-04-06T10:53:00Z"/>
  <w16cex:commentExtensible w16cex:durableId="41D4E03E" w16cex:dateUtc="2026-04-06T10:52:00Z"/>
  <w16cex:commentExtensible w16cex:durableId="60FD1128" w16cex:dateUtc="2026-04-06T10:56:00Z"/>
  <w16cex:commentExtensible w16cex:durableId="31625757" w16cex:dateUtc="2026-04-06T10:59:00Z"/>
  <w16cex:commentExtensible w16cex:durableId="334F57C0" w16cex:dateUtc="2026-04-06T11:01:00Z"/>
  <w16cex:commentExtensible w16cex:durableId="57AF49CF" w16cex:dateUtc="2026-04-06T11:02:00Z"/>
  <w16cex:commentExtensible w16cex:durableId="0F50F74B" w16cex:dateUtc="2026-04-06T11:26:00Z"/>
  <w16cex:commentExtensible w16cex:durableId="2D2D4226" w16cex:dateUtc="2026-04-06T11:28:00Z"/>
  <w16cex:commentExtensible w16cex:durableId="18A5B5B9" w16cex:dateUtc="2026-04-06T11:31:00Z"/>
  <w16cex:commentExtensible w16cex:durableId="09724A51" w16cex:dateUtc="2026-04-06T11:32:00Z"/>
  <w16cex:commentExtensible w16cex:durableId="5ADFC196" w16cex:dateUtc="2026-04-06T13:45:00Z"/>
  <w16cex:commentExtensible w16cex:durableId="56A18BEF" w16cex:dateUtc="2026-04-06T13:51:00Z"/>
  <w16cex:commentExtensible w16cex:durableId="4E1A2669" w16cex:dateUtc="2026-03-17T19:18:00Z"/>
  <w16cex:commentExtensible w16cex:durableId="71ABCE01" w16cex:dateUtc="2026-04-06T13:56:00Z"/>
  <w16cex:commentExtensible w16cex:durableId="7D571B82" w16cex:dateUtc="2026-04-06T13:59:00Z"/>
  <w16cex:commentExtensible w16cex:durableId="536DAAF9" w16cex:dateUtc="2026-03-17T18:51:00Z"/>
  <w16cex:commentExtensible w16cex:durableId="642CF3B7" w16cex:dateUtc="2026-03-19T17:05:00Z"/>
  <w16cex:commentExtensible w16cex:durableId="3184A9EB" w16cex:dateUtc="2026-03-17T19:20:00Z"/>
  <w16cex:commentExtensible w16cex:durableId="06EC3C48" w16cex:dateUtc="2026-04-07T10:21:00Z"/>
  <w16cex:commentExtensible w16cex:durableId="433804AE" w16cex:dateUtc="2026-04-21T18:05:45.247Z"/>
  <w16cex:commentExtensible w16cex:durableId="1C19FD65" w16cex:dateUtc="2026-04-28T16:18:06.664Z"/>
  <w16cex:commentExtensible w16cex:durableId="3FBD73C4" w16cex:dateUtc="2026-04-23T11:47:07.488Z"/>
  <w16cex:commentExtensible w16cex:durableId="3C413E8A" w16cex:dateUtc="2026-04-28T11:32:15.794Z"/>
  <w16cex:commentExtensible w16cex:durableId="1A85C3D2" w16cex:dateUtc="2026-04-28T11:28:47.23Z"/>
  <w16cex:commentExtensible w16cex:durableId="271F72B1" w16cex:dateUtc="2026-04-14T08:03:00Z"/>
  <w16cex:commentExtensible w16cex:durableId="160B4546" w16cex:dateUtc="2026-04-15T10:33:00Z"/>
  <w16cex:commentExtensible w16cex:durableId="51BAB1C3" w16cex:dateUtc="2026-04-23T14:10:14.071Z"/>
  <w16cex:commentExtensible w16cex:durableId="123C023F" w16cex:dateUtc="2026-04-14T08:00:00Z"/>
  <w16cex:commentExtensible w16cex:durableId="7A55ABDC" w16cex:dateUtc="2026-04-23T14:53:31.142Z"/>
  <w16cex:commentExtensible w16cex:durableId="32AB1B93" w16cex:dateUtc="2026-04-23T16:27:22.133Z"/>
  <w16cex:commentExtensible w16cex:durableId="02679A56" w16cex:dateUtc="2026-04-23T16:39:07.701Z"/>
  <w16cex:commentExtensible w16cex:durableId="278CB69C" w16cex:dateUtc="2026-04-24T08:24:06.74Z"/>
  <w16cex:commentExtensible w16cex:durableId="2B02B8EC" w16cex:dateUtc="2026-04-28T09:28:52.356Z"/>
  <w16cex:commentExtensible w16cex:durableId="568D600F" w16cex:dateUtc="2026-03-19T18:23:00Z"/>
  <w16cex:commentExtensible w16cex:durableId="79CB3016" w16cex:dateUtc="2026-03-19T18:23:00Z"/>
  <w16cex:commentExtensible w16cex:durableId="286CAD94" w16cex:dateUtc="2026-04-27T15:06:03.498Z"/>
  <w16cex:commentExtensible w16cex:durableId="6697A7E4" w16cex:dateUtc="2026-04-27T15:42:28.065Z"/>
  <w16cex:commentExtensible w16cex:durableId="31C3B28D" w16cex:dateUtc="2026-04-27T15:30:50.235Z"/>
  <w16cex:commentExtensible w16cex:durableId="18EEE5A4" w16cex:dateUtc="2026-04-27T15:52:38.194Z"/>
  <w16cex:commentExtensible w16cex:durableId="4FE3F5E2" w16cex:dateUtc="2026-04-27T16:42:32.403Z"/>
  <w16cex:commentExtensible w16cex:durableId="14403D83" w16cex:dateUtc="2026-04-28T07:51:42.101Z"/>
</w16cex:commentsExtensible>
</file>

<file path=word/commentsIds.xml><?xml version="1.0" encoding="utf-8"?>
<w16cid:commentsIds xmlns:mc="http://schemas.openxmlformats.org/markup-compatibility/2006" xmlns:w16cid="http://schemas.microsoft.com/office/word/2016/wordml/cid" mc:Ignorable="w16cid">
  <w16cid:commentId w16cid:paraId="7273DCDF" w16cid:durableId="4311683A"/>
  <w16cid:commentId w16cid:paraId="7670106D" w16cid:durableId="438CFFAB"/>
  <w16cid:commentId w16cid:paraId="19D74710" w16cid:durableId="2A3F18EC"/>
  <w16cid:commentId w16cid:paraId="7BB83915" w16cid:durableId="705A8C76"/>
  <w16cid:commentId w16cid:paraId="237F247B" w16cid:durableId="2F3D225B"/>
  <w16cid:commentId w16cid:paraId="724911D2" w16cid:durableId="107B6461"/>
  <w16cid:commentId w16cid:paraId="47D883D8" w16cid:durableId="62066B2C"/>
  <w16cid:commentId w16cid:paraId="3C79CEAA" w16cid:durableId="523F2F68"/>
  <w16cid:commentId w16cid:paraId="3AD02999" w16cid:durableId="310F84F2"/>
  <w16cid:commentId w16cid:paraId="7ABB86CC" w16cid:durableId="5EB6100F"/>
  <w16cid:commentId w16cid:paraId="6DAF7A4A" w16cid:durableId="50FB2D28"/>
  <w16cid:commentId w16cid:paraId="64BD95ED" w16cid:durableId="418F5C7F"/>
  <w16cid:commentId w16cid:paraId="02BEF8CB" w16cid:durableId="6AD3F08A"/>
  <w16cid:commentId w16cid:paraId="77A61B45" w16cid:durableId="3EE0B976"/>
  <w16cid:commentId w16cid:paraId="21A409C6" w16cid:durableId="4D856267"/>
  <w16cid:commentId w16cid:paraId="13C9FC00" w16cid:durableId="42FC3AAF"/>
  <w16cid:commentId w16cid:paraId="09DB56C4" w16cid:durableId="439DA305"/>
  <w16cid:commentId w16cid:paraId="3F4965C7" w16cid:durableId="5E4CE9A7"/>
  <w16cid:commentId w16cid:paraId="49612F70" w16cid:durableId="68AD26B9"/>
  <w16cid:commentId w16cid:paraId="389EE773" w16cid:durableId="15F05796"/>
  <w16cid:commentId w16cid:paraId="40A5DA08" w16cid:durableId="58B0BF94"/>
  <w16cid:commentId w16cid:paraId="4D5358C2" w16cid:durableId="21408D68"/>
  <w16cid:commentId w16cid:paraId="2936E295" w16cid:durableId="48F49E4D"/>
  <w16cid:commentId w16cid:paraId="3E2D00B2" w16cid:durableId="4623612B"/>
  <w16cid:commentId w16cid:paraId="0F31DC42" w16cid:durableId="66FAD9EF"/>
  <w16cid:commentId w16cid:paraId="4EEC486E" w16cid:durableId="0C2B6595"/>
  <w16cid:commentId w16cid:paraId="253CFC1B" w16cid:durableId="176F6B14"/>
  <w16cid:commentId w16cid:paraId="4F8044AF" w16cid:durableId="471A265E"/>
  <w16cid:commentId w16cid:paraId="0B69EAC5" w16cid:durableId="7F3A8364"/>
  <w16cid:commentId w16cid:paraId="6A1AC87A" w16cid:durableId="39658853"/>
  <w16cid:commentId w16cid:paraId="1556AB08" w16cid:durableId="520A38A9"/>
  <w16cid:commentId w16cid:paraId="5307F0B3" w16cid:durableId="08062176"/>
  <w16cid:commentId w16cid:paraId="22EA2D64" w16cid:durableId="508DB00E"/>
  <w16cid:commentId w16cid:paraId="486FD051" w16cid:durableId="6FA3317A"/>
  <w16cid:commentId w16cid:paraId="3157CD68" w16cid:durableId="770A5E3D"/>
  <w16cid:commentId w16cid:paraId="144D9DEA" w16cid:durableId="0C4F7E39"/>
  <w16cid:commentId w16cid:paraId="2B9882B1" w16cid:durableId="56355686"/>
  <w16cid:commentId w16cid:paraId="600DAE4B" w16cid:durableId="25AAD3FA"/>
  <w16cid:commentId w16cid:paraId="4F5D4A05" w16cid:durableId="283C8D09"/>
  <w16cid:commentId w16cid:paraId="5AEA6214" w16cid:durableId="41508D91"/>
  <w16cid:commentId w16cid:paraId="04C6FA19" w16cid:durableId="0E4FD6FB"/>
  <w16cid:commentId w16cid:paraId="4192F8B1" w16cid:durableId="4B3A377A"/>
  <w16cid:commentId w16cid:paraId="68CC6841" w16cid:durableId="26F55795"/>
  <w16cid:commentId w16cid:paraId="489EC76C" w16cid:durableId="7741FF07"/>
  <w16cid:commentId w16cid:paraId="4EBC79D4" w16cid:durableId="60D6C758"/>
  <w16cid:commentId w16cid:paraId="5082F6D5" w16cid:durableId="74D49880"/>
  <w16cid:commentId w16cid:paraId="00056A82" w16cid:durableId="42E4E0E4"/>
  <w16cid:commentId w16cid:paraId="4D059414" w16cid:durableId="5CF7EA97"/>
  <w16cid:commentId w16cid:paraId="6585ED97" w16cid:durableId="4B11B502"/>
  <w16cid:commentId w16cid:paraId="16A9F364" w16cid:durableId="6FA5F171"/>
  <w16cid:commentId w16cid:paraId="35C75530" w16cid:durableId="7268961F"/>
  <w16cid:commentId w16cid:paraId="4498FCB9" w16cid:durableId="5DF08D5D"/>
  <w16cid:commentId w16cid:paraId="3F2758E3" w16cid:durableId="5A03FCB4"/>
  <w16cid:commentId w16cid:paraId="7586A131" w16cid:durableId="33FFBC39"/>
  <w16cid:commentId w16cid:paraId="5ECE9AD9" w16cid:durableId="429F7E87"/>
  <w16cid:commentId w16cid:paraId="02330790" w16cid:durableId="6759C54B"/>
  <w16cid:commentId w16cid:paraId="2FBD48FF" w16cid:durableId="20932F3F"/>
  <w16cid:commentId w16cid:paraId="78BF77CC" w16cid:durableId="04E936B9"/>
  <w16cid:commentId w16cid:paraId="50BD63F6" w16cid:durableId="1FF3B0DA"/>
  <w16cid:commentId w16cid:paraId="2124C156" w16cid:durableId="39FB9760"/>
  <w16cid:commentId w16cid:paraId="039915FC" w16cid:durableId="52D202C4"/>
  <w16cid:commentId w16cid:paraId="60FCB9B0" w16cid:durableId="672FE40C"/>
  <w16cid:commentId w16cid:paraId="71C89080" w16cid:durableId="05871093"/>
  <w16cid:commentId w16cid:paraId="7981DEA3" w16cid:durableId="04D02F52"/>
  <w16cid:commentId w16cid:paraId="6157AEB7" w16cid:durableId="64B86E50"/>
  <w16cid:commentId w16cid:paraId="787C875D" w16cid:durableId="6BBEF0F7"/>
  <w16cid:commentId w16cid:paraId="00B66E87" w16cid:durableId="50D2EE31"/>
  <w16cid:commentId w16cid:paraId="367D2B01" w16cid:durableId="00D8584B"/>
  <w16cid:commentId w16cid:paraId="401A8727" w16cid:durableId="50E9E215"/>
  <w16cid:commentId w16cid:paraId="5AA63EBD" w16cid:durableId="05022261"/>
  <w16cid:commentId w16cid:paraId="1A4000BE" w16cid:durableId="7C30D01D"/>
  <w16cid:commentId w16cid:paraId="6333773B" w16cid:durableId="73BA4150"/>
  <w16cid:commentId w16cid:paraId="5B4E9E37" w16cid:durableId="7143974D"/>
  <w16cid:commentId w16cid:paraId="31ACDDF2" w16cid:durableId="38F16324"/>
  <w16cid:commentId w16cid:paraId="4B8D7BF3" w16cid:durableId="7CA88A5D"/>
  <w16cid:commentId w16cid:paraId="7F9FA677" w16cid:durableId="1806E985"/>
  <w16cid:commentId w16cid:paraId="13C887C3" w16cid:durableId="7047D2EB"/>
  <w16cid:commentId w16cid:paraId="2369E2FB" w16cid:durableId="4283FFEF"/>
  <w16cid:commentId w16cid:paraId="545CBB1A" w16cid:durableId="202AFE98"/>
  <w16cid:commentId w16cid:paraId="59FC3F49" w16cid:durableId="746057C2"/>
  <w16cid:commentId w16cid:paraId="0D4438A9" w16cid:durableId="37303563"/>
  <w16cid:commentId w16cid:paraId="1A76E3C6" w16cid:durableId="29A02FA1"/>
  <w16cid:commentId w16cid:paraId="4F7F9663" w16cid:durableId="2723F7D7"/>
  <w16cid:commentId w16cid:paraId="484F4D63" w16cid:durableId="3B6165B6"/>
  <w16cid:commentId w16cid:paraId="772367B4" w16cid:durableId="6E43BC08"/>
  <w16cid:commentId w16cid:paraId="491261F8" w16cid:durableId="5947A724"/>
  <w16cid:commentId w16cid:paraId="3BA30430" w16cid:durableId="67CFE0A9"/>
  <w16cid:commentId w16cid:paraId="5164B9B6" w16cid:durableId="31D66681"/>
  <w16cid:commentId w16cid:paraId="5011ED79" w16cid:durableId="2EFD6576"/>
  <w16cid:commentId w16cid:paraId="18DF21A1" w16cid:durableId="2A7C741B"/>
  <w16cid:commentId w16cid:paraId="1461EA5A" w16cid:durableId="4D214AD4"/>
  <w16cid:commentId w16cid:paraId="521F095D" w16cid:durableId="18937F26"/>
  <w16cid:commentId w16cid:paraId="53B815FE" w16cid:durableId="25839DA3"/>
  <w16cid:commentId w16cid:paraId="27BF355B" w16cid:durableId="58221130"/>
  <w16cid:commentId w16cid:paraId="43FECD23" w16cid:durableId="6DB39019"/>
  <w16cid:commentId w16cid:paraId="569B477E" w16cid:durableId="02E77248"/>
  <w16cid:commentId w16cid:paraId="39618687" w16cid:durableId="76A53347"/>
  <w16cid:commentId w16cid:paraId="0A76B6E4" w16cid:durableId="04F7EDB4"/>
  <w16cid:commentId w16cid:paraId="6B3278E5" w16cid:durableId="2C80DA44"/>
  <w16cid:commentId w16cid:paraId="7B1022E6" w16cid:durableId="637DE4E7"/>
  <w16cid:commentId w16cid:paraId="154D4874" w16cid:durableId="35C8EACA"/>
  <w16cid:commentId w16cid:paraId="1185A4D4" w16cid:durableId="4A572FA9"/>
  <w16cid:commentId w16cid:paraId="192DBD7A" w16cid:durableId="0766A603"/>
  <w16cid:commentId w16cid:paraId="3F97C81D" w16cid:durableId="500EDB84"/>
  <w16cid:commentId w16cid:paraId="676003D3" w16cid:durableId="0C43C67A"/>
  <w16cid:commentId w16cid:paraId="673B4445" w16cid:durableId="1E80FDE8"/>
  <w16cid:commentId w16cid:paraId="66C02F0A" w16cid:durableId="7B6A0661"/>
  <w16cid:commentId w16cid:paraId="468C83EB" w16cid:durableId="3A02A61D"/>
  <w16cid:commentId w16cid:paraId="4FF8AC9D" w16cid:durableId="2290DE81"/>
  <w16cid:commentId w16cid:paraId="5A006C30" w16cid:durableId="2C650F3B"/>
  <w16cid:commentId w16cid:paraId="721718CE" w16cid:durableId="246B6F25"/>
  <w16cid:commentId w16cid:paraId="2E0673BC" w16cid:durableId="2412CF44"/>
  <w16cid:commentId w16cid:paraId="54FF53B1" w16cid:durableId="00C977C8"/>
  <w16cid:commentId w16cid:paraId="10907D8F" w16cid:durableId="14017F16"/>
  <w16cid:commentId w16cid:paraId="5A190668" w16cid:durableId="249DB846"/>
  <w16cid:commentId w16cid:paraId="49053ABD" w16cid:durableId="0E8199C1"/>
  <w16cid:commentId w16cid:paraId="1ED72078" w16cid:durableId="2C4C3363"/>
  <w16cid:commentId w16cid:paraId="30499B72" w16cid:durableId="09A00282"/>
  <w16cid:commentId w16cid:paraId="71535938" w16cid:durableId="176C9450"/>
  <w16cid:commentId w16cid:paraId="52510B53" w16cid:durableId="5C4BE818"/>
  <w16cid:commentId w16cid:paraId="127CA45F" w16cid:durableId="0F348CF9"/>
  <w16cid:commentId w16cid:paraId="30985C20" w16cid:durableId="7FB42D77"/>
  <w16cid:commentId w16cid:paraId="5CFC922B" w16cid:durableId="49133E22"/>
  <w16cid:commentId w16cid:paraId="50610ADC" w16cid:durableId="12273291"/>
  <w16cid:commentId w16cid:paraId="59C4AC0B" w16cid:durableId="6FDE441C"/>
  <w16cid:commentId w16cid:paraId="3EE722C1" w16cid:durableId="4C37DB7F"/>
  <w16cid:commentId w16cid:paraId="3459BD9B" w16cid:durableId="642285CA"/>
  <w16cid:commentId w16cid:paraId="68A75B44" w16cid:durableId="7079648C"/>
  <w16cid:commentId w16cid:paraId="29A51564" w16cid:durableId="6C84CD92"/>
  <w16cid:commentId w16cid:paraId="64CBEA89" w16cid:durableId="3D568993"/>
  <w16cid:commentId w16cid:paraId="2C34F77F" w16cid:durableId="73396F8C"/>
  <w16cid:commentId w16cid:paraId="22230FE4" w16cid:durableId="4C54CF07"/>
  <w16cid:commentId w16cid:paraId="38A3EB15" w16cid:durableId="1C8BCECD"/>
  <w16cid:commentId w16cid:paraId="74CDDE04" w16cid:durableId="76821F99"/>
  <w16cid:commentId w16cid:paraId="4C6AF623" w16cid:durableId="5340534D"/>
  <w16cid:commentId w16cid:paraId="72FADB28" w16cid:durableId="6E8E9911"/>
  <w16cid:commentId w16cid:paraId="08CC6A04" w16cid:durableId="63879237"/>
  <w16cid:commentId w16cid:paraId="486ACFF1" w16cid:durableId="250E103D"/>
  <w16cid:commentId w16cid:paraId="0253AD63" w16cid:durableId="4B86AD5E"/>
  <w16cid:commentId w16cid:paraId="27657D81" w16cid:durableId="055AFD31"/>
  <w16cid:commentId w16cid:paraId="34289ECF" w16cid:durableId="41D4E03E"/>
  <w16cid:commentId w16cid:paraId="7DD28481" w16cid:durableId="60FD1128"/>
  <w16cid:commentId w16cid:paraId="70EBE4FE" w16cid:durableId="31625757"/>
  <w16cid:commentId w16cid:paraId="5C3BACD9" w16cid:durableId="334F57C0"/>
  <w16cid:commentId w16cid:paraId="11145F67" w16cid:durableId="57AF49CF"/>
  <w16cid:commentId w16cid:paraId="79D582D0" w16cid:durableId="0F50F74B"/>
  <w16cid:commentId w16cid:paraId="0F60BDDB" w16cid:durableId="2D2D4226"/>
  <w16cid:commentId w16cid:paraId="6CC2BADF" w16cid:durableId="18A5B5B9"/>
  <w16cid:commentId w16cid:paraId="3489F9A5" w16cid:durableId="09724A51"/>
  <w16cid:commentId w16cid:paraId="7C4DECE3" w16cid:durableId="5ADFC196"/>
  <w16cid:commentId w16cid:paraId="11DE441D" w16cid:durableId="56A18BEF"/>
  <w16cid:commentId w16cid:paraId="61C677D6" w16cid:durableId="4E1A2669"/>
  <w16cid:commentId w16cid:paraId="0B1BC9E6" w16cid:durableId="71ABCE01"/>
  <w16cid:commentId w16cid:paraId="47B6EA49" w16cid:durableId="7D571B82"/>
  <w16cid:commentId w16cid:paraId="797890C1" w16cid:durableId="536DAAF9"/>
  <w16cid:commentId w16cid:paraId="4E47B04F" w16cid:durableId="642CF3B7"/>
  <w16cid:commentId w16cid:paraId="0974DB84" w16cid:durableId="3184A9EB"/>
  <w16cid:commentId w16cid:paraId="588ED7F3" w16cid:durableId="06EC3C48"/>
  <w16cid:commentId w16cid:paraId="50FF4711" w16cid:durableId="6AE6B5F0"/>
  <w16cid:commentId w16cid:paraId="712E65A5" w16cid:durableId="778D0564"/>
  <w16cid:commentId w16cid:paraId="4C593345" w16cid:durableId="3B66EB22"/>
  <w16cid:commentId w16cid:paraId="0B876F6D" w16cid:durableId="418AE04B"/>
  <w16cid:commentId w16cid:paraId="7599CDBE" w16cid:durableId="138C6604"/>
  <w16cid:commentId w16cid:paraId="1038EE76" w16cid:durableId="59441582"/>
  <w16cid:commentId w16cid:paraId="6F3A7664" w16cid:durableId="072FABF7"/>
  <w16cid:commentId w16cid:paraId="23A6F95E" w16cid:durableId="433804AE"/>
  <w16cid:commentId w16cid:paraId="277172F1" w16cid:durableId="11170DCA"/>
  <w16cid:commentId w16cid:paraId="1591B302" w16cid:durableId="2D8DDE54"/>
  <w16cid:commentId w16cid:paraId="331856B7" w16cid:durableId="47A0E59B"/>
  <w16cid:commentId w16cid:paraId="4BF71F52" w16cid:durableId="4290D35D"/>
  <w16cid:commentId w16cid:paraId="3ED84411" w16cid:durableId="142B4B34"/>
  <w16cid:commentId w16cid:paraId="3071834B" w16cid:durableId="77661661"/>
  <w16cid:commentId w16cid:paraId="06E848C3" w16cid:durableId="68AB4871"/>
  <w16cid:commentId w16cid:paraId="1FCFE449" w16cid:durableId="6080B640"/>
  <w16cid:commentId w16cid:paraId="3BB01870" w16cid:durableId="0EDB72DA"/>
  <w16cid:commentId w16cid:paraId="4DAD424C" w16cid:durableId="029097BA"/>
  <w16cid:commentId w16cid:paraId="175A17FC" w16cid:durableId="00E7A9E1"/>
  <w16cid:commentId w16cid:paraId="039225E3" w16cid:durableId="616B1362"/>
  <w16cid:commentId w16cid:paraId="102B7276" w16cid:durableId="1F457B52"/>
  <w16cid:commentId w16cid:paraId="25E244DB" w16cid:durableId="3FBD73C4"/>
  <w16cid:commentId w16cid:paraId="059D10E4" w16cid:durableId="271F72B1"/>
  <w16cid:commentId w16cid:paraId="52574ABB" w16cid:durableId="160B4546"/>
  <w16cid:commentId w16cid:paraId="0A4B0C87" w16cid:durableId="51BAB1C3"/>
  <w16cid:commentId w16cid:paraId="5FEB5E20" w16cid:durableId="123C023F"/>
  <w16cid:commentId w16cid:paraId="4BDC0122" w16cid:durableId="7A55ABDC"/>
  <w16cid:commentId w16cid:paraId="68CE2FE3" w16cid:durableId="32AB1B93"/>
  <w16cid:commentId w16cid:paraId="6129B5A4" w16cid:durableId="02679A56"/>
  <w16cid:commentId w16cid:paraId="079CA55C" w16cid:durableId="278CB69C"/>
  <w16cid:commentId w16cid:paraId="244B70E7" w16cid:durableId="568D600F"/>
  <w16cid:commentId w16cid:paraId="7192A172" w16cid:durableId="79CB3016"/>
  <w16cid:commentId w16cid:paraId="5F5FFA19" w16cid:durableId="286CAD94"/>
  <w16cid:commentId w16cid:paraId="042B75B5" w16cid:durableId="6697A7E4"/>
  <w16cid:commentId w16cid:paraId="42D7E5CA" w16cid:durableId="31C3B28D"/>
  <w16cid:commentId w16cid:paraId="05E5DBD4" w16cid:durableId="18EEE5A4"/>
  <w16cid:commentId w16cid:paraId="6B3E84DB" w16cid:durableId="4FE3F5E2"/>
  <w16cid:commentId w16cid:paraId="6B6C02B7" w16cid:durableId="14403D83"/>
  <w16cid:commentId w16cid:paraId="7126108A" w16cid:durableId="2B02B8EC"/>
  <w16cid:commentId w16cid:paraId="5A424678" w16cid:durableId="1A85C3D2"/>
  <w16cid:commentId w16cid:paraId="58537AB5" w16cid:durableId="3C413E8A"/>
  <w16cid:commentId w16cid:paraId="06DB8B5C" w16cid:durableId="1C19FD65"/>
  <w16cid:commentId w16cid:paraId="7203FBFA" w16cid:durableId="04D7489B"/>
  <w16cid:commentId w16cid:paraId="76A1CE66" w16cid:durableId="358418CC"/>
  <w16cid:commentId w16cid:paraId="1F799B5A" w16cid:durableId="38503A41"/>
  <w16cid:commentId w16cid:paraId="7C027A25" w16cid:durableId="7BF8730B"/>
  <w16cid:commentId w16cid:paraId="18131EB4" w16cid:durableId="12AC4D87"/>
  <w16cid:commentId w16cid:paraId="165A380E" w16cid:durableId="3A581648"/>
  <w16cid:commentId w16cid:paraId="626AEECB" w16cid:durableId="57CAEE80"/>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90432E" w:rsidRDefault="0090432E" w14:paraId="0DEDF39C" w14:textId="77777777">
      <w:pPr>
        <w:spacing w:after="0" w:line="240" w:lineRule="auto"/>
      </w:pPr>
      <w:r>
        <w:separator/>
      </w:r>
    </w:p>
  </w:endnote>
  <w:endnote w:type="continuationSeparator" w:id="0">
    <w:p w:rsidR="0090432E" w:rsidRDefault="0090432E" w14:paraId="3997870A"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aramond">
    <w:panose1 w:val="020204040303010108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10132805"/>
      <w:docPartObj>
        <w:docPartGallery w:val="Page Numbers (Bottom of Page)"/>
        <w:docPartUnique/>
      </w:docPartObj>
    </w:sdtPr>
    <w:sdtEndPr/>
    <w:sdtContent>
      <w:p w:rsidR="008C1490" w:rsidRDefault="008C1490" w14:paraId="34919F74" w14:textId="6EA702D6">
        <w:pPr>
          <w:pStyle w:val="Rodap"/>
          <w:jc w:val="right"/>
        </w:pPr>
        <w:r>
          <w:fldChar w:fldCharType="begin"/>
        </w:r>
        <w:r>
          <w:instrText>PAGE   \* MERGEFORMAT</w:instrText>
        </w:r>
        <w:r>
          <w:fldChar w:fldCharType="separate"/>
        </w:r>
        <w:r>
          <w:t>2</w:t>
        </w:r>
        <w:r>
          <w:fldChar w:fldCharType="end"/>
        </w:r>
      </w:p>
    </w:sdtContent>
  </w:sdt>
  <w:p w:rsidR="005E68AA" w:rsidRDefault="005E68AA" w14:paraId="58429D12" w14:textId="19C84F29">
    <w:pPr>
      <w:spacing w:after="0" w:line="259" w:lineRule="auto"/>
      <w:ind w:left="142" w:right="0" w:firstLine="0"/>
      <w:jc w:val="lef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70956591"/>
      <w:docPartObj>
        <w:docPartGallery w:val="Page Numbers (Bottom of Page)"/>
        <w:docPartUnique/>
      </w:docPartObj>
    </w:sdtPr>
    <w:sdtEndPr/>
    <w:sdtContent>
      <w:p w:rsidR="008C1490" w:rsidRDefault="008C1490" w14:paraId="3B03F6A6" w14:textId="293C6C0A">
        <w:pPr>
          <w:pStyle w:val="Rodap"/>
          <w:jc w:val="right"/>
        </w:pPr>
        <w:r>
          <w:fldChar w:fldCharType="begin"/>
        </w:r>
        <w:r>
          <w:instrText>PAGE   \* MERGEFORMAT</w:instrText>
        </w:r>
        <w:r>
          <w:fldChar w:fldCharType="separate"/>
        </w:r>
        <w:r>
          <w:t>2</w:t>
        </w:r>
        <w:r>
          <w:fldChar w:fldCharType="end"/>
        </w:r>
      </w:p>
    </w:sdtContent>
  </w:sdt>
  <w:p w:rsidR="008C1490" w:rsidRDefault="008C1490" w14:paraId="79761977" w14:textId="77777777">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90432E" w:rsidRDefault="0090432E" w14:paraId="735B2387" w14:textId="77777777">
      <w:pPr>
        <w:spacing w:after="0" w:line="240" w:lineRule="auto"/>
      </w:pPr>
      <w:r>
        <w:separator/>
      </w:r>
    </w:p>
  </w:footnote>
  <w:footnote w:type="continuationSeparator" w:id="0">
    <w:p w:rsidR="0090432E" w:rsidRDefault="0090432E" w14:paraId="5925BC8A" w14:textId="7777777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191">
    <w:nsid w:val="3d03a26d"/>
    <w:multiLevelType xmlns:w="http://schemas.openxmlformats.org/wordprocessingml/2006/main" w:val="hybridMultilevel"/>
    <w:lvl xmlns:w="http://schemas.openxmlformats.org/wordprocessingml/2006/main" w:ilvl="0">
      <w:start w:val="1"/>
      <w:numFmt w:val="decimal"/>
      <w:lvlText w:val="%1."/>
      <w:lvlJc w:val="left"/>
      <w:pPr>
        <w:ind w:left="502" w:hanging="360"/>
      </w:pPr>
    </w:lvl>
    <w:lvl xmlns:w="http://schemas.openxmlformats.org/wordprocessingml/2006/main" w:ilvl="1">
      <w:start w:val="1"/>
      <w:numFmt w:val="lowerLetter"/>
      <w:lvlText w:val="%2."/>
      <w:lvlJc w:val="left"/>
      <w:pPr>
        <w:ind w:left="1222" w:hanging="360"/>
      </w:pPr>
    </w:lvl>
    <w:lvl xmlns:w="http://schemas.openxmlformats.org/wordprocessingml/2006/main" w:ilvl="2">
      <w:start w:val="1"/>
      <w:numFmt w:val="lowerRoman"/>
      <w:lvlText w:val="%3."/>
      <w:lvlJc w:val="right"/>
      <w:pPr>
        <w:ind w:left="1942" w:hanging="180"/>
      </w:pPr>
    </w:lvl>
    <w:lvl xmlns:w="http://schemas.openxmlformats.org/wordprocessingml/2006/main" w:ilvl="3">
      <w:start w:val="1"/>
      <w:numFmt w:val="decimal"/>
      <w:lvlText w:val="%4."/>
      <w:lvlJc w:val="left"/>
      <w:pPr>
        <w:ind w:left="2662" w:hanging="360"/>
      </w:pPr>
    </w:lvl>
    <w:lvl xmlns:w="http://schemas.openxmlformats.org/wordprocessingml/2006/main" w:ilvl="4">
      <w:start w:val="1"/>
      <w:numFmt w:val="lowerLetter"/>
      <w:lvlText w:val="%5."/>
      <w:lvlJc w:val="left"/>
      <w:pPr>
        <w:ind w:left="3382" w:hanging="360"/>
      </w:pPr>
    </w:lvl>
    <w:lvl xmlns:w="http://schemas.openxmlformats.org/wordprocessingml/2006/main" w:ilvl="5">
      <w:start w:val="1"/>
      <w:numFmt w:val="lowerRoman"/>
      <w:lvlText w:val="%6."/>
      <w:lvlJc w:val="right"/>
      <w:pPr>
        <w:ind w:left="4102" w:hanging="180"/>
      </w:pPr>
    </w:lvl>
    <w:lvl xmlns:w="http://schemas.openxmlformats.org/wordprocessingml/2006/main" w:ilvl="6">
      <w:start w:val="1"/>
      <w:numFmt w:val="decimal"/>
      <w:lvlText w:val="%7."/>
      <w:lvlJc w:val="left"/>
      <w:pPr>
        <w:ind w:left="4822" w:hanging="360"/>
      </w:pPr>
    </w:lvl>
    <w:lvl xmlns:w="http://schemas.openxmlformats.org/wordprocessingml/2006/main" w:ilvl="7">
      <w:start w:val="1"/>
      <w:numFmt w:val="lowerLetter"/>
      <w:lvlText w:val="%8."/>
      <w:lvlJc w:val="left"/>
      <w:pPr>
        <w:ind w:left="5542" w:hanging="360"/>
      </w:pPr>
    </w:lvl>
    <w:lvl xmlns:w="http://schemas.openxmlformats.org/wordprocessingml/2006/main" w:ilvl="8">
      <w:start w:val="1"/>
      <w:numFmt w:val="lowerRoman"/>
      <w:lvlText w:val="%9."/>
      <w:lvlJc w:val="right"/>
      <w:pPr>
        <w:ind w:left="6262" w:hanging="180"/>
      </w:pPr>
    </w:lvl>
  </w:abstractNum>
  <w:abstractNum xmlns:w="http://schemas.openxmlformats.org/wordprocessingml/2006/main" w:abstractNumId="190">
    <w:nsid w:val="5fd56130"/>
    <w:multiLevelType xmlns:w="http://schemas.openxmlformats.org/wordprocessingml/2006/main" w:val="hybridMultilevel"/>
    <w:lvl xmlns:w="http://schemas.openxmlformats.org/wordprocessingml/2006/main" w:ilvl="0">
      <w:start w:val="1"/>
      <w:numFmt w:val="bullet"/>
      <w:lvlText w:val=""/>
      <w:lvlJc w:val="left"/>
      <w:pPr>
        <w:ind w:left="502" w:hanging="360"/>
      </w:pPr>
      <w:rPr>
        <w:rFonts w:hint="default" w:ascii="Symbol" w:hAnsi="Symbol"/>
      </w:rPr>
    </w:lvl>
    <w:lvl xmlns:w="http://schemas.openxmlformats.org/wordprocessingml/2006/main" w:ilvl="1">
      <w:start w:val="1"/>
      <w:numFmt w:val="bullet"/>
      <w:lvlText w:val="o"/>
      <w:lvlJc w:val="left"/>
      <w:pPr>
        <w:ind w:left="1222" w:hanging="360"/>
      </w:pPr>
      <w:rPr>
        <w:rFonts w:hint="default" w:ascii="Courier New" w:hAnsi="Courier New"/>
      </w:rPr>
    </w:lvl>
    <w:lvl xmlns:w="http://schemas.openxmlformats.org/wordprocessingml/2006/main" w:ilvl="2">
      <w:start w:val="1"/>
      <w:numFmt w:val="bullet"/>
      <w:lvlText w:val=""/>
      <w:lvlJc w:val="left"/>
      <w:pPr>
        <w:ind w:left="1942" w:hanging="360"/>
      </w:pPr>
      <w:rPr>
        <w:rFonts w:hint="default" w:ascii="Wingdings" w:hAnsi="Wingdings"/>
      </w:rPr>
    </w:lvl>
    <w:lvl xmlns:w="http://schemas.openxmlformats.org/wordprocessingml/2006/main" w:ilvl="3">
      <w:start w:val="1"/>
      <w:numFmt w:val="bullet"/>
      <w:lvlText w:val=""/>
      <w:lvlJc w:val="left"/>
      <w:pPr>
        <w:ind w:left="2662" w:hanging="360"/>
      </w:pPr>
      <w:rPr>
        <w:rFonts w:hint="default" w:ascii="Symbol" w:hAnsi="Symbol"/>
      </w:rPr>
    </w:lvl>
    <w:lvl xmlns:w="http://schemas.openxmlformats.org/wordprocessingml/2006/main" w:ilvl="4">
      <w:start w:val="1"/>
      <w:numFmt w:val="bullet"/>
      <w:lvlText w:val="o"/>
      <w:lvlJc w:val="left"/>
      <w:pPr>
        <w:ind w:left="3382" w:hanging="360"/>
      </w:pPr>
      <w:rPr>
        <w:rFonts w:hint="default" w:ascii="Courier New" w:hAnsi="Courier New"/>
      </w:rPr>
    </w:lvl>
    <w:lvl xmlns:w="http://schemas.openxmlformats.org/wordprocessingml/2006/main" w:ilvl="5">
      <w:start w:val="1"/>
      <w:numFmt w:val="bullet"/>
      <w:lvlText w:val=""/>
      <w:lvlJc w:val="left"/>
      <w:pPr>
        <w:ind w:left="4102" w:hanging="360"/>
      </w:pPr>
      <w:rPr>
        <w:rFonts w:hint="default" w:ascii="Wingdings" w:hAnsi="Wingdings"/>
      </w:rPr>
    </w:lvl>
    <w:lvl xmlns:w="http://schemas.openxmlformats.org/wordprocessingml/2006/main" w:ilvl="6">
      <w:start w:val="1"/>
      <w:numFmt w:val="bullet"/>
      <w:lvlText w:val=""/>
      <w:lvlJc w:val="left"/>
      <w:pPr>
        <w:ind w:left="4822" w:hanging="360"/>
      </w:pPr>
      <w:rPr>
        <w:rFonts w:hint="default" w:ascii="Symbol" w:hAnsi="Symbol"/>
      </w:rPr>
    </w:lvl>
    <w:lvl xmlns:w="http://schemas.openxmlformats.org/wordprocessingml/2006/main" w:ilvl="7">
      <w:start w:val="1"/>
      <w:numFmt w:val="bullet"/>
      <w:lvlText w:val="o"/>
      <w:lvlJc w:val="left"/>
      <w:pPr>
        <w:ind w:left="5542" w:hanging="360"/>
      </w:pPr>
      <w:rPr>
        <w:rFonts w:hint="default" w:ascii="Courier New" w:hAnsi="Courier New"/>
      </w:rPr>
    </w:lvl>
    <w:lvl xmlns:w="http://schemas.openxmlformats.org/wordprocessingml/2006/main" w:ilvl="8">
      <w:start w:val="1"/>
      <w:numFmt w:val="bullet"/>
      <w:lvlText w:val=""/>
      <w:lvlJc w:val="left"/>
      <w:pPr>
        <w:ind w:left="6262" w:hanging="360"/>
      </w:pPr>
      <w:rPr>
        <w:rFonts w:hint="default" w:ascii="Wingdings" w:hAnsi="Wingdings"/>
      </w:rPr>
    </w:lvl>
  </w:abstractNum>
  <w:abstractNum xmlns:w="http://schemas.openxmlformats.org/wordprocessingml/2006/main" w:abstractNumId="189">
    <w:nsid w:val="3f0c6d94"/>
    <w:multiLevelType xmlns:w="http://schemas.openxmlformats.org/wordprocessingml/2006/main" w:val="hybridMultilevel"/>
    <w:lvl xmlns:w="http://schemas.openxmlformats.org/wordprocessingml/2006/main" w:ilvl="0">
      <w:start w:val="1"/>
      <w:numFmt w:val="bullet"/>
      <w:lvlText w:val=""/>
      <w:lvlJc w:val="left"/>
      <w:pPr>
        <w:ind w:left="502" w:hanging="360"/>
      </w:pPr>
      <w:rPr>
        <w:rFonts w:hint="default" w:ascii="Symbol" w:hAnsi="Symbol"/>
      </w:rPr>
    </w:lvl>
    <w:lvl xmlns:w="http://schemas.openxmlformats.org/wordprocessingml/2006/main" w:ilvl="1">
      <w:start w:val="1"/>
      <w:numFmt w:val="bullet"/>
      <w:lvlText w:val="o"/>
      <w:lvlJc w:val="left"/>
      <w:pPr>
        <w:ind w:left="1222" w:hanging="360"/>
      </w:pPr>
      <w:rPr>
        <w:rFonts w:hint="default" w:ascii="Courier New" w:hAnsi="Courier New"/>
      </w:rPr>
    </w:lvl>
    <w:lvl xmlns:w="http://schemas.openxmlformats.org/wordprocessingml/2006/main" w:ilvl="2">
      <w:start w:val="1"/>
      <w:numFmt w:val="bullet"/>
      <w:lvlText w:val=""/>
      <w:lvlJc w:val="left"/>
      <w:pPr>
        <w:ind w:left="1942" w:hanging="360"/>
      </w:pPr>
      <w:rPr>
        <w:rFonts w:hint="default" w:ascii="Wingdings" w:hAnsi="Wingdings"/>
      </w:rPr>
    </w:lvl>
    <w:lvl xmlns:w="http://schemas.openxmlformats.org/wordprocessingml/2006/main" w:ilvl="3">
      <w:start w:val="1"/>
      <w:numFmt w:val="bullet"/>
      <w:lvlText w:val=""/>
      <w:lvlJc w:val="left"/>
      <w:pPr>
        <w:ind w:left="2662" w:hanging="360"/>
      </w:pPr>
      <w:rPr>
        <w:rFonts w:hint="default" w:ascii="Symbol" w:hAnsi="Symbol"/>
      </w:rPr>
    </w:lvl>
    <w:lvl xmlns:w="http://schemas.openxmlformats.org/wordprocessingml/2006/main" w:ilvl="4">
      <w:start w:val="1"/>
      <w:numFmt w:val="bullet"/>
      <w:lvlText w:val="o"/>
      <w:lvlJc w:val="left"/>
      <w:pPr>
        <w:ind w:left="3382" w:hanging="360"/>
      </w:pPr>
      <w:rPr>
        <w:rFonts w:hint="default" w:ascii="Courier New" w:hAnsi="Courier New"/>
      </w:rPr>
    </w:lvl>
    <w:lvl xmlns:w="http://schemas.openxmlformats.org/wordprocessingml/2006/main" w:ilvl="5">
      <w:start w:val="1"/>
      <w:numFmt w:val="bullet"/>
      <w:lvlText w:val=""/>
      <w:lvlJc w:val="left"/>
      <w:pPr>
        <w:ind w:left="4102" w:hanging="360"/>
      </w:pPr>
      <w:rPr>
        <w:rFonts w:hint="default" w:ascii="Wingdings" w:hAnsi="Wingdings"/>
      </w:rPr>
    </w:lvl>
    <w:lvl xmlns:w="http://schemas.openxmlformats.org/wordprocessingml/2006/main" w:ilvl="6">
      <w:start w:val="1"/>
      <w:numFmt w:val="bullet"/>
      <w:lvlText w:val=""/>
      <w:lvlJc w:val="left"/>
      <w:pPr>
        <w:ind w:left="4822" w:hanging="360"/>
      </w:pPr>
      <w:rPr>
        <w:rFonts w:hint="default" w:ascii="Symbol" w:hAnsi="Symbol"/>
      </w:rPr>
    </w:lvl>
    <w:lvl xmlns:w="http://schemas.openxmlformats.org/wordprocessingml/2006/main" w:ilvl="7">
      <w:start w:val="1"/>
      <w:numFmt w:val="bullet"/>
      <w:lvlText w:val="o"/>
      <w:lvlJc w:val="left"/>
      <w:pPr>
        <w:ind w:left="5542" w:hanging="360"/>
      </w:pPr>
      <w:rPr>
        <w:rFonts w:hint="default" w:ascii="Courier New" w:hAnsi="Courier New"/>
      </w:rPr>
    </w:lvl>
    <w:lvl xmlns:w="http://schemas.openxmlformats.org/wordprocessingml/2006/main" w:ilvl="8">
      <w:start w:val="1"/>
      <w:numFmt w:val="bullet"/>
      <w:lvlText w:val=""/>
      <w:lvlJc w:val="left"/>
      <w:pPr>
        <w:ind w:left="6262" w:hanging="360"/>
      </w:pPr>
      <w:rPr>
        <w:rFonts w:hint="default" w:ascii="Wingdings" w:hAnsi="Wingdings"/>
      </w:rPr>
    </w:lvl>
  </w:abstractNum>
  <w:abstractNum xmlns:w="http://schemas.openxmlformats.org/wordprocessingml/2006/main" w:abstractNumId="188">
    <w:nsid w:val="1a0e28e6"/>
    <w:multiLevelType xmlns:w="http://schemas.openxmlformats.org/wordprocessingml/2006/main" w:val="hybridMultilevel"/>
    <w:lvl xmlns:w="http://schemas.openxmlformats.org/wordprocessingml/2006/main" w:ilvl="0">
      <w:start w:val="1"/>
      <w:numFmt w:val="bullet"/>
      <w:lvlText w:val=""/>
      <w:lvlJc w:val="left"/>
      <w:pPr>
        <w:ind w:left="502" w:hanging="360"/>
      </w:pPr>
      <w:rPr>
        <w:rFonts w:hint="default" w:ascii="Symbol" w:hAnsi="Symbol"/>
      </w:rPr>
    </w:lvl>
    <w:lvl xmlns:w="http://schemas.openxmlformats.org/wordprocessingml/2006/main" w:ilvl="1">
      <w:start w:val="1"/>
      <w:numFmt w:val="bullet"/>
      <w:lvlText w:val="o"/>
      <w:lvlJc w:val="left"/>
      <w:pPr>
        <w:ind w:left="1222" w:hanging="360"/>
      </w:pPr>
      <w:rPr>
        <w:rFonts w:hint="default" w:ascii="Courier New" w:hAnsi="Courier New"/>
      </w:rPr>
    </w:lvl>
    <w:lvl xmlns:w="http://schemas.openxmlformats.org/wordprocessingml/2006/main" w:ilvl="2">
      <w:start w:val="1"/>
      <w:numFmt w:val="bullet"/>
      <w:lvlText w:val=""/>
      <w:lvlJc w:val="left"/>
      <w:pPr>
        <w:ind w:left="1942" w:hanging="360"/>
      </w:pPr>
      <w:rPr>
        <w:rFonts w:hint="default" w:ascii="Wingdings" w:hAnsi="Wingdings"/>
      </w:rPr>
    </w:lvl>
    <w:lvl xmlns:w="http://schemas.openxmlformats.org/wordprocessingml/2006/main" w:ilvl="3">
      <w:start w:val="1"/>
      <w:numFmt w:val="bullet"/>
      <w:lvlText w:val=""/>
      <w:lvlJc w:val="left"/>
      <w:pPr>
        <w:ind w:left="2662" w:hanging="360"/>
      </w:pPr>
      <w:rPr>
        <w:rFonts w:hint="default" w:ascii="Symbol" w:hAnsi="Symbol"/>
      </w:rPr>
    </w:lvl>
    <w:lvl xmlns:w="http://schemas.openxmlformats.org/wordprocessingml/2006/main" w:ilvl="4">
      <w:start w:val="1"/>
      <w:numFmt w:val="bullet"/>
      <w:lvlText w:val="o"/>
      <w:lvlJc w:val="left"/>
      <w:pPr>
        <w:ind w:left="3382" w:hanging="360"/>
      </w:pPr>
      <w:rPr>
        <w:rFonts w:hint="default" w:ascii="Courier New" w:hAnsi="Courier New"/>
      </w:rPr>
    </w:lvl>
    <w:lvl xmlns:w="http://schemas.openxmlformats.org/wordprocessingml/2006/main" w:ilvl="5">
      <w:start w:val="1"/>
      <w:numFmt w:val="bullet"/>
      <w:lvlText w:val=""/>
      <w:lvlJc w:val="left"/>
      <w:pPr>
        <w:ind w:left="4102" w:hanging="360"/>
      </w:pPr>
      <w:rPr>
        <w:rFonts w:hint="default" w:ascii="Wingdings" w:hAnsi="Wingdings"/>
      </w:rPr>
    </w:lvl>
    <w:lvl xmlns:w="http://schemas.openxmlformats.org/wordprocessingml/2006/main" w:ilvl="6">
      <w:start w:val="1"/>
      <w:numFmt w:val="bullet"/>
      <w:lvlText w:val=""/>
      <w:lvlJc w:val="left"/>
      <w:pPr>
        <w:ind w:left="4822" w:hanging="360"/>
      </w:pPr>
      <w:rPr>
        <w:rFonts w:hint="default" w:ascii="Symbol" w:hAnsi="Symbol"/>
      </w:rPr>
    </w:lvl>
    <w:lvl xmlns:w="http://schemas.openxmlformats.org/wordprocessingml/2006/main" w:ilvl="7">
      <w:start w:val="1"/>
      <w:numFmt w:val="bullet"/>
      <w:lvlText w:val="o"/>
      <w:lvlJc w:val="left"/>
      <w:pPr>
        <w:ind w:left="5542" w:hanging="360"/>
      </w:pPr>
      <w:rPr>
        <w:rFonts w:hint="default" w:ascii="Courier New" w:hAnsi="Courier New"/>
      </w:rPr>
    </w:lvl>
    <w:lvl xmlns:w="http://schemas.openxmlformats.org/wordprocessingml/2006/main" w:ilvl="8">
      <w:start w:val="1"/>
      <w:numFmt w:val="bullet"/>
      <w:lvlText w:val=""/>
      <w:lvlJc w:val="left"/>
      <w:pPr>
        <w:ind w:left="6262" w:hanging="360"/>
      </w:pPr>
      <w:rPr>
        <w:rFonts w:hint="default" w:ascii="Wingdings" w:hAnsi="Wingdings"/>
      </w:rPr>
    </w:lvl>
  </w:abstractNum>
  <w:abstractNum xmlns:w="http://schemas.openxmlformats.org/wordprocessingml/2006/main" w:abstractNumId="187">
    <w:nsid w:val="227fba82"/>
    <w:multiLevelType xmlns:w="http://schemas.openxmlformats.org/wordprocessingml/2006/main" w:val="hybridMultilevel"/>
    <w:lvl xmlns:w="http://schemas.openxmlformats.org/wordprocessingml/2006/main" w:ilvl="0">
      <w:start w:val="1"/>
      <w:numFmt w:val="decimal"/>
      <w:lvlText w:val="%1."/>
      <w:lvlJc w:val="left"/>
      <w:pPr>
        <w:ind w:left="502" w:hanging="360"/>
      </w:pPr>
    </w:lvl>
    <w:lvl xmlns:w="http://schemas.openxmlformats.org/wordprocessingml/2006/main" w:ilvl="1">
      <w:start w:val="1"/>
      <w:numFmt w:val="lowerLetter"/>
      <w:lvlText w:val="%2."/>
      <w:lvlJc w:val="left"/>
      <w:pPr>
        <w:ind w:left="1222" w:hanging="360"/>
      </w:pPr>
    </w:lvl>
    <w:lvl xmlns:w="http://schemas.openxmlformats.org/wordprocessingml/2006/main" w:ilvl="2">
      <w:start w:val="1"/>
      <w:numFmt w:val="lowerRoman"/>
      <w:lvlText w:val="%3."/>
      <w:lvlJc w:val="right"/>
      <w:pPr>
        <w:ind w:left="1942" w:hanging="180"/>
      </w:pPr>
    </w:lvl>
    <w:lvl xmlns:w="http://schemas.openxmlformats.org/wordprocessingml/2006/main" w:ilvl="3">
      <w:start w:val="1"/>
      <w:numFmt w:val="decimal"/>
      <w:lvlText w:val="%4."/>
      <w:lvlJc w:val="left"/>
      <w:pPr>
        <w:ind w:left="2662" w:hanging="360"/>
      </w:pPr>
    </w:lvl>
    <w:lvl xmlns:w="http://schemas.openxmlformats.org/wordprocessingml/2006/main" w:ilvl="4">
      <w:start w:val="1"/>
      <w:numFmt w:val="lowerLetter"/>
      <w:lvlText w:val="%5."/>
      <w:lvlJc w:val="left"/>
      <w:pPr>
        <w:ind w:left="3382" w:hanging="360"/>
      </w:pPr>
    </w:lvl>
    <w:lvl xmlns:w="http://schemas.openxmlformats.org/wordprocessingml/2006/main" w:ilvl="5">
      <w:start w:val="1"/>
      <w:numFmt w:val="lowerRoman"/>
      <w:lvlText w:val="%6."/>
      <w:lvlJc w:val="right"/>
      <w:pPr>
        <w:ind w:left="4102" w:hanging="180"/>
      </w:pPr>
    </w:lvl>
    <w:lvl xmlns:w="http://schemas.openxmlformats.org/wordprocessingml/2006/main" w:ilvl="6">
      <w:start w:val="1"/>
      <w:numFmt w:val="decimal"/>
      <w:lvlText w:val="%7."/>
      <w:lvlJc w:val="left"/>
      <w:pPr>
        <w:ind w:left="4822" w:hanging="360"/>
      </w:pPr>
    </w:lvl>
    <w:lvl xmlns:w="http://schemas.openxmlformats.org/wordprocessingml/2006/main" w:ilvl="7">
      <w:start w:val="1"/>
      <w:numFmt w:val="lowerLetter"/>
      <w:lvlText w:val="%8."/>
      <w:lvlJc w:val="left"/>
      <w:pPr>
        <w:ind w:left="5542" w:hanging="360"/>
      </w:pPr>
    </w:lvl>
    <w:lvl xmlns:w="http://schemas.openxmlformats.org/wordprocessingml/2006/main" w:ilvl="8">
      <w:start w:val="1"/>
      <w:numFmt w:val="lowerRoman"/>
      <w:lvlText w:val="%9."/>
      <w:lvlJc w:val="right"/>
      <w:pPr>
        <w:ind w:left="6262" w:hanging="180"/>
      </w:pPr>
    </w:lvl>
  </w:abstractNum>
  <w:abstractNum xmlns:w="http://schemas.openxmlformats.org/wordprocessingml/2006/main" w:abstractNumId="186">
    <w:nsid w:val="228fd2b5"/>
    <w:multiLevelType xmlns:w="http://schemas.openxmlformats.org/wordprocessingml/2006/main" w:val="hybridMultilevel"/>
    <w:lvl xmlns:w="http://schemas.openxmlformats.org/wordprocessingml/2006/main" w:ilvl="0">
      <w:start w:val="1"/>
      <w:numFmt w:val="bullet"/>
      <w:lvlText w:val="-"/>
      <w:lvlJc w:val="left"/>
      <w:pPr>
        <w:ind w:left="487" w:hanging="360"/>
      </w:pPr>
      <w:rPr>
        <w:rFonts w:hint="default" w:ascii="Aptos" w:hAnsi="Aptos"/>
      </w:rPr>
    </w:lvl>
    <w:lvl xmlns:w="http://schemas.openxmlformats.org/wordprocessingml/2006/main" w:ilvl="1">
      <w:start w:val="1"/>
      <w:numFmt w:val="bullet"/>
      <w:lvlText w:val="o"/>
      <w:lvlJc w:val="left"/>
      <w:pPr>
        <w:ind w:left="1207" w:hanging="360"/>
      </w:pPr>
      <w:rPr>
        <w:rFonts w:hint="default" w:ascii="Courier New" w:hAnsi="Courier New"/>
      </w:rPr>
    </w:lvl>
    <w:lvl xmlns:w="http://schemas.openxmlformats.org/wordprocessingml/2006/main" w:ilvl="2">
      <w:start w:val="1"/>
      <w:numFmt w:val="bullet"/>
      <w:lvlText w:val=""/>
      <w:lvlJc w:val="left"/>
      <w:pPr>
        <w:ind w:left="1927" w:hanging="360"/>
      </w:pPr>
      <w:rPr>
        <w:rFonts w:hint="default" w:ascii="Wingdings" w:hAnsi="Wingdings"/>
      </w:rPr>
    </w:lvl>
    <w:lvl xmlns:w="http://schemas.openxmlformats.org/wordprocessingml/2006/main" w:ilvl="3">
      <w:start w:val="1"/>
      <w:numFmt w:val="bullet"/>
      <w:lvlText w:val=""/>
      <w:lvlJc w:val="left"/>
      <w:pPr>
        <w:ind w:left="2647" w:hanging="360"/>
      </w:pPr>
      <w:rPr>
        <w:rFonts w:hint="default" w:ascii="Symbol" w:hAnsi="Symbol"/>
      </w:rPr>
    </w:lvl>
    <w:lvl xmlns:w="http://schemas.openxmlformats.org/wordprocessingml/2006/main" w:ilvl="4">
      <w:start w:val="1"/>
      <w:numFmt w:val="bullet"/>
      <w:lvlText w:val="o"/>
      <w:lvlJc w:val="left"/>
      <w:pPr>
        <w:ind w:left="3367" w:hanging="360"/>
      </w:pPr>
      <w:rPr>
        <w:rFonts w:hint="default" w:ascii="Courier New" w:hAnsi="Courier New"/>
      </w:rPr>
    </w:lvl>
    <w:lvl xmlns:w="http://schemas.openxmlformats.org/wordprocessingml/2006/main" w:ilvl="5">
      <w:start w:val="1"/>
      <w:numFmt w:val="bullet"/>
      <w:lvlText w:val=""/>
      <w:lvlJc w:val="left"/>
      <w:pPr>
        <w:ind w:left="4087" w:hanging="360"/>
      </w:pPr>
      <w:rPr>
        <w:rFonts w:hint="default" w:ascii="Wingdings" w:hAnsi="Wingdings"/>
      </w:rPr>
    </w:lvl>
    <w:lvl xmlns:w="http://schemas.openxmlformats.org/wordprocessingml/2006/main" w:ilvl="6">
      <w:start w:val="1"/>
      <w:numFmt w:val="bullet"/>
      <w:lvlText w:val=""/>
      <w:lvlJc w:val="left"/>
      <w:pPr>
        <w:ind w:left="4807" w:hanging="360"/>
      </w:pPr>
      <w:rPr>
        <w:rFonts w:hint="default" w:ascii="Symbol" w:hAnsi="Symbol"/>
      </w:rPr>
    </w:lvl>
    <w:lvl xmlns:w="http://schemas.openxmlformats.org/wordprocessingml/2006/main" w:ilvl="7">
      <w:start w:val="1"/>
      <w:numFmt w:val="bullet"/>
      <w:lvlText w:val="o"/>
      <w:lvlJc w:val="left"/>
      <w:pPr>
        <w:ind w:left="5527" w:hanging="360"/>
      </w:pPr>
      <w:rPr>
        <w:rFonts w:hint="default" w:ascii="Courier New" w:hAnsi="Courier New"/>
      </w:rPr>
    </w:lvl>
    <w:lvl xmlns:w="http://schemas.openxmlformats.org/wordprocessingml/2006/main" w:ilvl="8">
      <w:start w:val="1"/>
      <w:numFmt w:val="bullet"/>
      <w:lvlText w:val=""/>
      <w:lvlJc w:val="left"/>
      <w:pPr>
        <w:ind w:left="6247" w:hanging="360"/>
      </w:pPr>
      <w:rPr>
        <w:rFonts w:hint="default" w:ascii="Wingdings" w:hAnsi="Wingdings"/>
      </w:rPr>
    </w:lvl>
  </w:abstractNum>
  <w:abstractNum xmlns:w="http://schemas.openxmlformats.org/wordprocessingml/2006/main" w:abstractNumId="185">
    <w:nsid w:val="5b2cc2b9"/>
    <w:multiLevelType xmlns:w="http://schemas.openxmlformats.org/wordprocessingml/2006/main" w:val="hybridMultilevel"/>
    <w:lvl xmlns:w="http://schemas.openxmlformats.org/wordprocessingml/2006/main" w:ilvl="0">
      <w:start w:val="1"/>
      <w:numFmt w:val="low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84">
    <w:nsid w:val="c33ca2f"/>
    <w:multiLevelType xmlns:w="http://schemas.openxmlformats.org/wordprocessingml/2006/main" w:val="hybridMultilevel"/>
    <w:lvl xmlns:w="http://schemas.openxmlformats.org/wordprocessingml/2006/main" w:ilvl="0">
      <w:start w:val="1"/>
      <w:numFmt w:val="low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83">
    <w:nsid w:val="685686f9"/>
    <w:multiLevelType xmlns:w="http://schemas.openxmlformats.org/wordprocessingml/2006/main" w:val="hybridMultilevel"/>
    <w:lvl xmlns:w="http://schemas.openxmlformats.org/wordprocessingml/2006/main" w:ilvl="0">
      <w:start w:val="1"/>
      <w:numFmt w:val="bullet"/>
      <w:lvlText w:val="-"/>
      <w:lvlJc w:val="left"/>
      <w:pPr>
        <w:ind w:left="487" w:hanging="360"/>
      </w:pPr>
      <w:rPr>
        <w:rFonts w:hint="default" w:ascii="Aptos" w:hAnsi="Aptos"/>
      </w:rPr>
    </w:lvl>
    <w:lvl xmlns:w="http://schemas.openxmlformats.org/wordprocessingml/2006/main" w:ilvl="1">
      <w:start w:val="1"/>
      <w:numFmt w:val="bullet"/>
      <w:lvlText w:val="o"/>
      <w:lvlJc w:val="left"/>
      <w:pPr>
        <w:ind w:left="1207" w:hanging="360"/>
      </w:pPr>
      <w:rPr>
        <w:rFonts w:hint="default" w:ascii="Courier New" w:hAnsi="Courier New"/>
      </w:rPr>
    </w:lvl>
    <w:lvl xmlns:w="http://schemas.openxmlformats.org/wordprocessingml/2006/main" w:ilvl="2">
      <w:start w:val="1"/>
      <w:numFmt w:val="bullet"/>
      <w:lvlText w:val=""/>
      <w:lvlJc w:val="left"/>
      <w:pPr>
        <w:ind w:left="1927" w:hanging="360"/>
      </w:pPr>
      <w:rPr>
        <w:rFonts w:hint="default" w:ascii="Wingdings" w:hAnsi="Wingdings"/>
      </w:rPr>
    </w:lvl>
    <w:lvl xmlns:w="http://schemas.openxmlformats.org/wordprocessingml/2006/main" w:ilvl="3">
      <w:start w:val="1"/>
      <w:numFmt w:val="bullet"/>
      <w:lvlText w:val=""/>
      <w:lvlJc w:val="left"/>
      <w:pPr>
        <w:ind w:left="2647" w:hanging="360"/>
      </w:pPr>
      <w:rPr>
        <w:rFonts w:hint="default" w:ascii="Symbol" w:hAnsi="Symbol"/>
      </w:rPr>
    </w:lvl>
    <w:lvl xmlns:w="http://schemas.openxmlformats.org/wordprocessingml/2006/main" w:ilvl="4">
      <w:start w:val="1"/>
      <w:numFmt w:val="bullet"/>
      <w:lvlText w:val="o"/>
      <w:lvlJc w:val="left"/>
      <w:pPr>
        <w:ind w:left="3367" w:hanging="360"/>
      </w:pPr>
      <w:rPr>
        <w:rFonts w:hint="default" w:ascii="Courier New" w:hAnsi="Courier New"/>
      </w:rPr>
    </w:lvl>
    <w:lvl xmlns:w="http://schemas.openxmlformats.org/wordprocessingml/2006/main" w:ilvl="5">
      <w:start w:val="1"/>
      <w:numFmt w:val="bullet"/>
      <w:lvlText w:val=""/>
      <w:lvlJc w:val="left"/>
      <w:pPr>
        <w:ind w:left="4087" w:hanging="360"/>
      </w:pPr>
      <w:rPr>
        <w:rFonts w:hint="default" w:ascii="Wingdings" w:hAnsi="Wingdings"/>
      </w:rPr>
    </w:lvl>
    <w:lvl xmlns:w="http://schemas.openxmlformats.org/wordprocessingml/2006/main" w:ilvl="6">
      <w:start w:val="1"/>
      <w:numFmt w:val="bullet"/>
      <w:lvlText w:val=""/>
      <w:lvlJc w:val="left"/>
      <w:pPr>
        <w:ind w:left="4807" w:hanging="360"/>
      </w:pPr>
      <w:rPr>
        <w:rFonts w:hint="default" w:ascii="Symbol" w:hAnsi="Symbol"/>
      </w:rPr>
    </w:lvl>
    <w:lvl xmlns:w="http://schemas.openxmlformats.org/wordprocessingml/2006/main" w:ilvl="7">
      <w:start w:val="1"/>
      <w:numFmt w:val="bullet"/>
      <w:lvlText w:val="o"/>
      <w:lvlJc w:val="left"/>
      <w:pPr>
        <w:ind w:left="5527" w:hanging="360"/>
      </w:pPr>
      <w:rPr>
        <w:rFonts w:hint="default" w:ascii="Courier New" w:hAnsi="Courier New"/>
      </w:rPr>
    </w:lvl>
    <w:lvl xmlns:w="http://schemas.openxmlformats.org/wordprocessingml/2006/main" w:ilvl="8">
      <w:start w:val="1"/>
      <w:numFmt w:val="bullet"/>
      <w:lvlText w:val=""/>
      <w:lvlJc w:val="left"/>
      <w:pPr>
        <w:ind w:left="6247" w:hanging="360"/>
      </w:pPr>
      <w:rPr>
        <w:rFonts w:hint="default" w:ascii="Wingdings" w:hAnsi="Wingdings"/>
      </w:rPr>
    </w:lvl>
  </w:abstractNum>
  <w:abstractNum xmlns:w="http://schemas.openxmlformats.org/wordprocessingml/2006/main" w:abstractNumId="182">
    <w:nsid w:val="7b598ada"/>
    <w:multiLevelType xmlns:w="http://schemas.openxmlformats.org/wordprocessingml/2006/main" w:val="hybridMultilevel"/>
    <w:lvl xmlns:w="http://schemas.openxmlformats.org/wordprocessingml/2006/main" w:ilvl="0">
      <w:start w:val="1"/>
      <w:numFmt w:val="decimal"/>
      <w:lvlText w:val="%1."/>
      <w:lvlJc w:val="left"/>
      <w:pPr>
        <w:ind w:left="554" w:hanging="360"/>
      </w:pPr>
    </w:lvl>
    <w:lvl xmlns:w="http://schemas.openxmlformats.org/wordprocessingml/2006/main" w:ilvl="1">
      <w:start w:val="1"/>
      <w:numFmt w:val="lowerLetter"/>
      <w:lvlText w:val="%2."/>
      <w:lvlJc w:val="left"/>
      <w:pPr>
        <w:ind w:left="1274" w:hanging="360"/>
      </w:pPr>
    </w:lvl>
    <w:lvl xmlns:w="http://schemas.openxmlformats.org/wordprocessingml/2006/main" w:ilvl="2">
      <w:start w:val="1"/>
      <w:numFmt w:val="lowerRoman"/>
      <w:lvlText w:val="%3."/>
      <w:lvlJc w:val="right"/>
      <w:pPr>
        <w:ind w:left="1994" w:hanging="180"/>
      </w:pPr>
    </w:lvl>
    <w:lvl xmlns:w="http://schemas.openxmlformats.org/wordprocessingml/2006/main" w:ilvl="3">
      <w:start w:val="1"/>
      <w:numFmt w:val="decimal"/>
      <w:lvlText w:val="%4."/>
      <w:lvlJc w:val="left"/>
      <w:pPr>
        <w:ind w:left="2714" w:hanging="360"/>
      </w:pPr>
    </w:lvl>
    <w:lvl xmlns:w="http://schemas.openxmlformats.org/wordprocessingml/2006/main" w:ilvl="4">
      <w:start w:val="1"/>
      <w:numFmt w:val="lowerLetter"/>
      <w:lvlText w:val="%5."/>
      <w:lvlJc w:val="left"/>
      <w:pPr>
        <w:ind w:left="3434" w:hanging="360"/>
      </w:pPr>
    </w:lvl>
    <w:lvl xmlns:w="http://schemas.openxmlformats.org/wordprocessingml/2006/main" w:ilvl="5">
      <w:start w:val="1"/>
      <w:numFmt w:val="lowerRoman"/>
      <w:lvlText w:val="%6."/>
      <w:lvlJc w:val="right"/>
      <w:pPr>
        <w:ind w:left="4154" w:hanging="180"/>
      </w:pPr>
    </w:lvl>
    <w:lvl xmlns:w="http://schemas.openxmlformats.org/wordprocessingml/2006/main" w:ilvl="6">
      <w:start w:val="1"/>
      <w:numFmt w:val="decimal"/>
      <w:lvlText w:val="%7."/>
      <w:lvlJc w:val="left"/>
      <w:pPr>
        <w:ind w:left="4874" w:hanging="360"/>
      </w:pPr>
    </w:lvl>
    <w:lvl xmlns:w="http://schemas.openxmlformats.org/wordprocessingml/2006/main" w:ilvl="7">
      <w:start w:val="1"/>
      <w:numFmt w:val="lowerLetter"/>
      <w:lvlText w:val="%8."/>
      <w:lvlJc w:val="left"/>
      <w:pPr>
        <w:ind w:left="5594" w:hanging="360"/>
      </w:pPr>
    </w:lvl>
    <w:lvl xmlns:w="http://schemas.openxmlformats.org/wordprocessingml/2006/main" w:ilvl="8">
      <w:start w:val="1"/>
      <w:numFmt w:val="lowerRoman"/>
      <w:lvlText w:val="%9."/>
      <w:lvlJc w:val="right"/>
      <w:pPr>
        <w:ind w:left="6314" w:hanging="180"/>
      </w:pPr>
    </w:lvl>
  </w:abstractNum>
  <w:abstractNum xmlns:w="http://schemas.openxmlformats.org/wordprocessingml/2006/main" w:abstractNumId="181">
    <w:nsid w:val="1374945"/>
    <w:multiLevelType xmlns:w="http://schemas.openxmlformats.org/wordprocessingml/2006/main" w:val="hybridMultilevel"/>
    <w:lvl xmlns:w="http://schemas.openxmlformats.org/wordprocessingml/2006/main" w:ilvl="0">
      <w:start w:val="1"/>
      <w:numFmt w:val="decimal"/>
      <w:lvlText w:val="%1."/>
      <w:lvlJc w:val="left"/>
      <w:pPr>
        <w:ind w:left="502" w:hanging="360"/>
      </w:pPr>
    </w:lvl>
    <w:lvl xmlns:w="http://schemas.openxmlformats.org/wordprocessingml/2006/main" w:ilvl="1">
      <w:start w:val="1"/>
      <w:numFmt w:val="lowerLetter"/>
      <w:lvlText w:val="%2."/>
      <w:lvlJc w:val="left"/>
      <w:pPr>
        <w:ind w:left="1222" w:hanging="360"/>
      </w:pPr>
    </w:lvl>
    <w:lvl xmlns:w="http://schemas.openxmlformats.org/wordprocessingml/2006/main" w:ilvl="2">
      <w:start w:val="1"/>
      <w:numFmt w:val="lowerRoman"/>
      <w:lvlText w:val="%3."/>
      <w:lvlJc w:val="right"/>
      <w:pPr>
        <w:ind w:left="1942" w:hanging="180"/>
      </w:pPr>
    </w:lvl>
    <w:lvl xmlns:w="http://schemas.openxmlformats.org/wordprocessingml/2006/main" w:ilvl="3">
      <w:start w:val="1"/>
      <w:numFmt w:val="decimal"/>
      <w:lvlText w:val="%4."/>
      <w:lvlJc w:val="left"/>
      <w:pPr>
        <w:ind w:left="2662" w:hanging="360"/>
      </w:pPr>
    </w:lvl>
    <w:lvl xmlns:w="http://schemas.openxmlformats.org/wordprocessingml/2006/main" w:ilvl="4">
      <w:start w:val="1"/>
      <w:numFmt w:val="lowerLetter"/>
      <w:lvlText w:val="%5."/>
      <w:lvlJc w:val="left"/>
      <w:pPr>
        <w:ind w:left="3382" w:hanging="360"/>
      </w:pPr>
    </w:lvl>
    <w:lvl xmlns:w="http://schemas.openxmlformats.org/wordprocessingml/2006/main" w:ilvl="5">
      <w:start w:val="1"/>
      <w:numFmt w:val="lowerRoman"/>
      <w:lvlText w:val="%6."/>
      <w:lvlJc w:val="right"/>
      <w:pPr>
        <w:ind w:left="4102" w:hanging="180"/>
      </w:pPr>
    </w:lvl>
    <w:lvl xmlns:w="http://schemas.openxmlformats.org/wordprocessingml/2006/main" w:ilvl="6">
      <w:start w:val="1"/>
      <w:numFmt w:val="decimal"/>
      <w:lvlText w:val="%7."/>
      <w:lvlJc w:val="left"/>
      <w:pPr>
        <w:ind w:left="4822" w:hanging="360"/>
      </w:pPr>
    </w:lvl>
    <w:lvl xmlns:w="http://schemas.openxmlformats.org/wordprocessingml/2006/main" w:ilvl="7">
      <w:start w:val="1"/>
      <w:numFmt w:val="lowerLetter"/>
      <w:lvlText w:val="%8."/>
      <w:lvlJc w:val="left"/>
      <w:pPr>
        <w:ind w:left="5542" w:hanging="360"/>
      </w:pPr>
    </w:lvl>
    <w:lvl xmlns:w="http://schemas.openxmlformats.org/wordprocessingml/2006/main" w:ilvl="8">
      <w:start w:val="1"/>
      <w:numFmt w:val="lowerRoman"/>
      <w:lvlText w:val="%9."/>
      <w:lvlJc w:val="right"/>
      <w:pPr>
        <w:ind w:left="6262" w:hanging="180"/>
      </w:pPr>
    </w:lvl>
  </w:abstractNum>
  <w:abstractNum xmlns:w="http://schemas.openxmlformats.org/wordprocessingml/2006/main" w:abstractNumId="180">
    <w:nsid w:val="3d64ac6d"/>
    <w:multiLevelType xmlns:w="http://schemas.openxmlformats.org/wordprocessingml/2006/main" w:val="hybridMultilevel"/>
    <w:lvl xmlns:w="http://schemas.openxmlformats.org/wordprocessingml/2006/main" w:ilvl="0">
      <w:start w:val="1"/>
      <w:numFmt w:val="bullet"/>
      <w:lvlText w:val="-"/>
      <w:lvlJc w:val="left"/>
      <w:pPr>
        <w:ind w:left="487" w:hanging="360"/>
      </w:pPr>
      <w:rPr>
        <w:rFonts w:hint="default" w:ascii="Aptos" w:hAnsi="Aptos"/>
      </w:rPr>
    </w:lvl>
    <w:lvl xmlns:w="http://schemas.openxmlformats.org/wordprocessingml/2006/main" w:ilvl="1">
      <w:start w:val="1"/>
      <w:numFmt w:val="bullet"/>
      <w:lvlText w:val="o"/>
      <w:lvlJc w:val="left"/>
      <w:pPr>
        <w:ind w:left="1207" w:hanging="360"/>
      </w:pPr>
      <w:rPr>
        <w:rFonts w:hint="default" w:ascii="Courier New" w:hAnsi="Courier New"/>
      </w:rPr>
    </w:lvl>
    <w:lvl xmlns:w="http://schemas.openxmlformats.org/wordprocessingml/2006/main" w:ilvl="2">
      <w:start w:val="1"/>
      <w:numFmt w:val="bullet"/>
      <w:lvlText w:val=""/>
      <w:lvlJc w:val="left"/>
      <w:pPr>
        <w:ind w:left="1927" w:hanging="360"/>
      </w:pPr>
      <w:rPr>
        <w:rFonts w:hint="default" w:ascii="Wingdings" w:hAnsi="Wingdings"/>
      </w:rPr>
    </w:lvl>
    <w:lvl xmlns:w="http://schemas.openxmlformats.org/wordprocessingml/2006/main" w:ilvl="3">
      <w:start w:val="1"/>
      <w:numFmt w:val="bullet"/>
      <w:lvlText w:val=""/>
      <w:lvlJc w:val="left"/>
      <w:pPr>
        <w:ind w:left="2647" w:hanging="360"/>
      </w:pPr>
      <w:rPr>
        <w:rFonts w:hint="default" w:ascii="Symbol" w:hAnsi="Symbol"/>
      </w:rPr>
    </w:lvl>
    <w:lvl xmlns:w="http://schemas.openxmlformats.org/wordprocessingml/2006/main" w:ilvl="4">
      <w:start w:val="1"/>
      <w:numFmt w:val="bullet"/>
      <w:lvlText w:val="o"/>
      <w:lvlJc w:val="left"/>
      <w:pPr>
        <w:ind w:left="3367" w:hanging="360"/>
      </w:pPr>
      <w:rPr>
        <w:rFonts w:hint="default" w:ascii="Courier New" w:hAnsi="Courier New"/>
      </w:rPr>
    </w:lvl>
    <w:lvl xmlns:w="http://schemas.openxmlformats.org/wordprocessingml/2006/main" w:ilvl="5">
      <w:start w:val="1"/>
      <w:numFmt w:val="bullet"/>
      <w:lvlText w:val=""/>
      <w:lvlJc w:val="left"/>
      <w:pPr>
        <w:ind w:left="4087" w:hanging="360"/>
      </w:pPr>
      <w:rPr>
        <w:rFonts w:hint="default" w:ascii="Wingdings" w:hAnsi="Wingdings"/>
      </w:rPr>
    </w:lvl>
    <w:lvl xmlns:w="http://schemas.openxmlformats.org/wordprocessingml/2006/main" w:ilvl="6">
      <w:start w:val="1"/>
      <w:numFmt w:val="bullet"/>
      <w:lvlText w:val=""/>
      <w:lvlJc w:val="left"/>
      <w:pPr>
        <w:ind w:left="4807" w:hanging="360"/>
      </w:pPr>
      <w:rPr>
        <w:rFonts w:hint="default" w:ascii="Symbol" w:hAnsi="Symbol"/>
      </w:rPr>
    </w:lvl>
    <w:lvl xmlns:w="http://schemas.openxmlformats.org/wordprocessingml/2006/main" w:ilvl="7">
      <w:start w:val="1"/>
      <w:numFmt w:val="bullet"/>
      <w:lvlText w:val="o"/>
      <w:lvlJc w:val="left"/>
      <w:pPr>
        <w:ind w:left="5527" w:hanging="360"/>
      </w:pPr>
      <w:rPr>
        <w:rFonts w:hint="default" w:ascii="Courier New" w:hAnsi="Courier New"/>
      </w:rPr>
    </w:lvl>
    <w:lvl xmlns:w="http://schemas.openxmlformats.org/wordprocessingml/2006/main" w:ilvl="8">
      <w:start w:val="1"/>
      <w:numFmt w:val="bullet"/>
      <w:lvlText w:val=""/>
      <w:lvlJc w:val="left"/>
      <w:pPr>
        <w:ind w:left="6247" w:hanging="360"/>
      </w:pPr>
      <w:rPr>
        <w:rFonts w:hint="default" w:ascii="Wingdings" w:hAnsi="Wingdings"/>
      </w:rPr>
    </w:lvl>
  </w:abstractNum>
  <w:abstractNum w:abstractNumId="0" w15:restartNumberingAfterBreak="0">
    <w:nsid w:val="01D90BEC"/>
    <w:multiLevelType w:val="hybridMultilevel"/>
    <w:tmpl w:val="15F487C4"/>
    <w:lvl w:ilvl="0" w:tplc="FFFFFFFF">
      <w:start w:val="1"/>
      <w:numFmt w:val="lowerLetter"/>
      <w:lvlText w:val="%1)"/>
      <w:lvlJc w:val="left"/>
      <w:pPr>
        <w:ind w:left="1002"/>
      </w:pPr>
      <w:rPr>
        <w:rFonts w:hint="default" w:ascii="Garamond" w:hAnsi="Garamond"/>
        <w:b w:val="0"/>
        <w:i/>
        <w:iCs/>
        <w:strike w:val="0"/>
        <w:dstrike w:val="0"/>
        <w:color w:val="000000"/>
        <w:sz w:val="24"/>
        <w:szCs w:val="24"/>
        <w:u w:val="none" w:color="000000"/>
        <w:bdr w:val="none" w:color="auto" w:sz="0" w:space="0"/>
        <w:shd w:val="clear" w:color="auto" w:fill="auto"/>
        <w:vertAlign w:val="baseline"/>
      </w:rPr>
    </w:lvl>
    <w:lvl w:ilvl="1" w:tplc="A0E4E4D8">
      <w:start w:val="1"/>
      <w:numFmt w:val="lowerLetter"/>
      <w:lvlText w:val="%2"/>
      <w:lvlJc w:val="left"/>
      <w:pPr>
        <w:ind w:left="1648"/>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2" w:tplc="C3CC169E">
      <w:start w:val="1"/>
      <w:numFmt w:val="lowerRoman"/>
      <w:lvlText w:val="%3"/>
      <w:lvlJc w:val="left"/>
      <w:pPr>
        <w:ind w:left="2368"/>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3" w:tplc="230CE1CC">
      <w:start w:val="1"/>
      <w:numFmt w:val="decimal"/>
      <w:lvlText w:val="%4"/>
      <w:lvlJc w:val="left"/>
      <w:pPr>
        <w:ind w:left="3088"/>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4" w:tplc="09E86AA6">
      <w:start w:val="1"/>
      <w:numFmt w:val="lowerLetter"/>
      <w:lvlText w:val="%5"/>
      <w:lvlJc w:val="left"/>
      <w:pPr>
        <w:ind w:left="3808"/>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5" w:tplc="BD8AEA78">
      <w:start w:val="1"/>
      <w:numFmt w:val="lowerRoman"/>
      <w:lvlText w:val="%6"/>
      <w:lvlJc w:val="left"/>
      <w:pPr>
        <w:ind w:left="4528"/>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6" w:tplc="A5982996">
      <w:start w:val="1"/>
      <w:numFmt w:val="decimal"/>
      <w:lvlText w:val="%7"/>
      <w:lvlJc w:val="left"/>
      <w:pPr>
        <w:ind w:left="5248"/>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7" w:tplc="B1E40076">
      <w:start w:val="1"/>
      <w:numFmt w:val="lowerLetter"/>
      <w:lvlText w:val="%8"/>
      <w:lvlJc w:val="left"/>
      <w:pPr>
        <w:ind w:left="5968"/>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8" w:tplc="FDFC734C">
      <w:start w:val="1"/>
      <w:numFmt w:val="lowerRoman"/>
      <w:lvlText w:val="%9"/>
      <w:lvlJc w:val="left"/>
      <w:pPr>
        <w:ind w:left="6688"/>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abstractNum>
  <w:abstractNum w:abstractNumId="1" w15:restartNumberingAfterBreak="0">
    <w:nsid w:val="02592E86"/>
    <w:multiLevelType w:val="hybridMultilevel"/>
    <w:tmpl w:val="2E00FB20"/>
    <w:lvl w:ilvl="0" w:tplc="A4A000F6">
      <w:start w:val="1"/>
      <w:numFmt w:val="decimal"/>
      <w:lvlText w:val="%1"/>
      <w:lvlJc w:val="left"/>
      <w:pPr>
        <w:ind w:left="299"/>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1" w:tplc="1BA04F24">
      <w:start w:val="1"/>
      <w:numFmt w:val="lowerLetter"/>
      <w:lvlText w:val="%2)"/>
      <w:lvlJc w:val="left"/>
      <w:pPr>
        <w:ind w:left="862"/>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2" w:tplc="9AF89CEE">
      <w:start w:val="1"/>
      <w:numFmt w:val="lowerRoman"/>
      <w:lvlText w:val="%3"/>
      <w:lvlJc w:val="left"/>
      <w:pPr>
        <w:ind w:left="144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3" w:tplc="F1249E72">
      <w:start w:val="1"/>
      <w:numFmt w:val="decimal"/>
      <w:lvlText w:val="%4"/>
      <w:lvlJc w:val="left"/>
      <w:pPr>
        <w:ind w:left="216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4" w:tplc="1A22CB64">
      <w:start w:val="1"/>
      <w:numFmt w:val="lowerLetter"/>
      <w:lvlText w:val="%5"/>
      <w:lvlJc w:val="left"/>
      <w:pPr>
        <w:ind w:left="288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5" w:tplc="43044D9C">
      <w:start w:val="1"/>
      <w:numFmt w:val="lowerRoman"/>
      <w:lvlText w:val="%6"/>
      <w:lvlJc w:val="left"/>
      <w:pPr>
        <w:ind w:left="360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6" w:tplc="AF9EEB2A">
      <w:start w:val="1"/>
      <w:numFmt w:val="decimal"/>
      <w:lvlText w:val="%7"/>
      <w:lvlJc w:val="left"/>
      <w:pPr>
        <w:ind w:left="432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7" w:tplc="6CDCA690">
      <w:start w:val="1"/>
      <w:numFmt w:val="lowerLetter"/>
      <w:lvlText w:val="%8"/>
      <w:lvlJc w:val="left"/>
      <w:pPr>
        <w:ind w:left="504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8" w:tplc="4E3A8354">
      <w:start w:val="1"/>
      <w:numFmt w:val="lowerRoman"/>
      <w:lvlText w:val="%9"/>
      <w:lvlJc w:val="left"/>
      <w:pPr>
        <w:ind w:left="576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abstractNum>
  <w:abstractNum w:abstractNumId="2" w15:restartNumberingAfterBreak="0">
    <w:nsid w:val="02FE7099"/>
    <w:multiLevelType w:val="multilevel"/>
    <w:tmpl w:val="E0D8680C"/>
    <w:lvl w:ilvl="0">
      <w:start w:val="3"/>
      <w:numFmt w:val="lowerLetter"/>
      <w:lvlText w:val="%1)"/>
      <w:lvlJc w:val="left"/>
      <w:pPr>
        <w:ind w:left="1582"/>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1">
      <w:start w:val="1"/>
      <w:numFmt w:val="decimal"/>
      <w:lvlText w:val="%1.%2.)"/>
      <w:lvlJc w:val="left"/>
      <w:pPr>
        <w:ind w:left="2005"/>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2">
      <w:start w:val="1"/>
      <w:numFmt w:val="lowerRoman"/>
      <w:lvlText w:val="%3"/>
      <w:lvlJc w:val="left"/>
      <w:pPr>
        <w:ind w:left="2498"/>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3">
      <w:start w:val="1"/>
      <w:numFmt w:val="decimal"/>
      <w:lvlText w:val="%4"/>
      <w:lvlJc w:val="left"/>
      <w:pPr>
        <w:ind w:left="3218"/>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4">
      <w:start w:val="1"/>
      <w:numFmt w:val="lowerLetter"/>
      <w:lvlText w:val="%5"/>
      <w:lvlJc w:val="left"/>
      <w:pPr>
        <w:ind w:left="3938"/>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5">
      <w:start w:val="1"/>
      <w:numFmt w:val="lowerRoman"/>
      <w:lvlText w:val="%6"/>
      <w:lvlJc w:val="left"/>
      <w:pPr>
        <w:ind w:left="4658"/>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6">
      <w:start w:val="1"/>
      <w:numFmt w:val="decimal"/>
      <w:lvlText w:val="%7"/>
      <w:lvlJc w:val="left"/>
      <w:pPr>
        <w:ind w:left="5378"/>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7">
      <w:start w:val="1"/>
      <w:numFmt w:val="lowerLetter"/>
      <w:lvlText w:val="%8"/>
      <w:lvlJc w:val="left"/>
      <w:pPr>
        <w:ind w:left="6098"/>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8">
      <w:start w:val="1"/>
      <w:numFmt w:val="lowerRoman"/>
      <w:lvlText w:val="%9"/>
      <w:lvlJc w:val="left"/>
      <w:pPr>
        <w:ind w:left="6818"/>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abstractNum>
  <w:abstractNum w:abstractNumId="3" w15:restartNumberingAfterBreak="0">
    <w:nsid w:val="03F04904"/>
    <w:multiLevelType w:val="hybridMultilevel"/>
    <w:tmpl w:val="B8E8112E"/>
    <w:lvl w:ilvl="0" w:tplc="4F1C39D4">
      <w:start w:val="4"/>
      <w:numFmt w:val="decimal"/>
      <w:lvlText w:val="%1"/>
      <w:lvlJc w:val="left"/>
      <w:pPr>
        <w:ind w:left="299"/>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1" w:tplc="FA960E36">
      <w:start w:val="1"/>
      <w:numFmt w:val="lowerLetter"/>
      <w:lvlText w:val="%2"/>
      <w:lvlJc w:val="left"/>
      <w:pPr>
        <w:ind w:left="108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2" w:tplc="6FF805AE">
      <w:start w:val="1"/>
      <w:numFmt w:val="lowerRoman"/>
      <w:lvlText w:val="%3"/>
      <w:lvlJc w:val="left"/>
      <w:pPr>
        <w:ind w:left="180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3" w:tplc="5F18A8A8">
      <w:start w:val="1"/>
      <w:numFmt w:val="decimal"/>
      <w:lvlText w:val="%4"/>
      <w:lvlJc w:val="left"/>
      <w:pPr>
        <w:ind w:left="252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4" w:tplc="CAC44322">
      <w:start w:val="1"/>
      <w:numFmt w:val="lowerLetter"/>
      <w:lvlText w:val="%5"/>
      <w:lvlJc w:val="left"/>
      <w:pPr>
        <w:ind w:left="324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5" w:tplc="D544501A">
      <w:start w:val="1"/>
      <w:numFmt w:val="lowerRoman"/>
      <w:lvlText w:val="%6"/>
      <w:lvlJc w:val="left"/>
      <w:pPr>
        <w:ind w:left="396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6" w:tplc="6B40F66A">
      <w:start w:val="1"/>
      <w:numFmt w:val="decimal"/>
      <w:lvlText w:val="%7"/>
      <w:lvlJc w:val="left"/>
      <w:pPr>
        <w:ind w:left="468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7" w:tplc="DACA0784">
      <w:start w:val="1"/>
      <w:numFmt w:val="lowerLetter"/>
      <w:lvlText w:val="%8"/>
      <w:lvlJc w:val="left"/>
      <w:pPr>
        <w:ind w:left="540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8" w:tplc="D7A6A290">
      <w:start w:val="1"/>
      <w:numFmt w:val="lowerRoman"/>
      <w:lvlText w:val="%9"/>
      <w:lvlJc w:val="left"/>
      <w:pPr>
        <w:ind w:left="612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abstractNum>
  <w:abstractNum w:abstractNumId="4" w15:restartNumberingAfterBreak="0">
    <w:nsid w:val="0418296B"/>
    <w:multiLevelType w:val="hybridMultilevel"/>
    <w:tmpl w:val="3104CFB0"/>
    <w:lvl w:ilvl="0" w:tplc="15162DAA">
      <w:start w:val="1"/>
      <w:numFmt w:val="decimal"/>
      <w:lvlText w:val="%1"/>
      <w:lvlJc w:val="left"/>
      <w:pPr>
        <w:ind w:left="299"/>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1" w:tplc="32069612">
      <w:start w:val="1"/>
      <w:numFmt w:val="lowerLetter"/>
      <w:lvlText w:val="%2"/>
      <w:lvlJc w:val="left"/>
      <w:pPr>
        <w:ind w:left="108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2" w:tplc="CA42D4D0">
      <w:start w:val="1"/>
      <w:numFmt w:val="lowerRoman"/>
      <w:lvlText w:val="%3"/>
      <w:lvlJc w:val="left"/>
      <w:pPr>
        <w:ind w:left="180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3" w:tplc="AE92AC7E">
      <w:start w:val="1"/>
      <w:numFmt w:val="decimal"/>
      <w:lvlText w:val="%4"/>
      <w:lvlJc w:val="left"/>
      <w:pPr>
        <w:ind w:left="252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4" w:tplc="CBD6768C">
      <w:start w:val="1"/>
      <w:numFmt w:val="lowerLetter"/>
      <w:lvlText w:val="%5"/>
      <w:lvlJc w:val="left"/>
      <w:pPr>
        <w:ind w:left="324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5" w:tplc="4BFEB22A">
      <w:start w:val="1"/>
      <w:numFmt w:val="lowerRoman"/>
      <w:lvlText w:val="%6"/>
      <w:lvlJc w:val="left"/>
      <w:pPr>
        <w:ind w:left="396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6" w:tplc="6EDA3DF8">
      <w:start w:val="1"/>
      <w:numFmt w:val="decimal"/>
      <w:lvlText w:val="%7"/>
      <w:lvlJc w:val="left"/>
      <w:pPr>
        <w:ind w:left="468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7" w:tplc="D08295F4">
      <w:start w:val="1"/>
      <w:numFmt w:val="lowerLetter"/>
      <w:lvlText w:val="%8"/>
      <w:lvlJc w:val="left"/>
      <w:pPr>
        <w:ind w:left="540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8" w:tplc="3A2045D8">
      <w:start w:val="1"/>
      <w:numFmt w:val="lowerRoman"/>
      <w:lvlText w:val="%9"/>
      <w:lvlJc w:val="left"/>
      <w:pPr>
        <w:ind w:left="612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abstractNum>
  <w:abstractNum w:abstractNumId="5" w15:restartNumberingAfterBreak="0">
    <w:nsid w:val="05523D85"/>
    <w:multiLevelType w:val="hybridMultilevel"/>
    <w:tmpl w:val="97A03DF4"/>
    <w:lvl w:ilvl="0" w:tplc="1348F4BC">
      <w:start w:val="3"/>
      <w:numFmt w:val="decimal"/>
      <w:lvlText w:val="%1"/>
      <w:lvlJc w:val="left"/>
      <w:pPr>
        <w:ind w:left="299"/>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1" w:tplc="8396B730">
      <w:start w:val="1"/>
      <w:numFmt w:val="lowerLetter"/>
      <w:lvlText w:val="%2"/>
      <w:lvlJc w:val="left"/>
      <w:pPr>
        <w:ind w:left="108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2" w:tplc="4C56E494">
      <w:start w:val="1"/>
      <w:numFmt w:val="lowerRoman"/>
      <w:lvlText w:val="%3"/>
      <w:lvlJc w:val="left"/>
      <w:pPr>
        <w:ind w:left="180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3" w:tplc="9780A6B0">
      <w:start w:val="1"/>
      <w:numFmt w:val="decimal"/>
      <w:lvlText w:val="%4"/>
      <w:lvlJc w:val="left"/>
      <w:pPr>
        <w:ind w:left="252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4" w:tplc="44B6778E">
      <w:start w:val="1"/>
      <w:numFmt w:val="lowerLetter"/>
      <w:lvlText w:val="%5"/>
      <w:lvlJc w:val="left"/>
      <w:pPr>
        <w:ind w:left="324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5" w:tplc="12383A5A">
      <w:start w:val="1"/>
      <w:numFmt w:val="lowerRoman"/>
      <w:lvlText w:val="%6"/>
      <w:lvlJc w:val="left"/>
      <w:pPr>
        <w:ind w:left="396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6" w:tplc="F1F4BF9C">
      <w:start w:val="1"/>
      <w:numFmt w:val="decimal"/>
      <w:lvlText w:val="%7"/>
      <w:lvlJc w:val="left"/>
      <w:pPr>
        <w:ind w:left="468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7" w:tplc="4AF65304">
      <w:start w:val="1"/>
      <w:numFmt w:val="lowerLetter"/>
      <w:lvlText w:val="%8"/>
      <w:lvlJc w:val="left"/>
      <w:pPr>
        <w:ind w:left="540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8" w:tplc="2D6AA638">
      <w:start w:val="1"/>
      <w:numFmt w:val="lowerRoman"/>
      <w:lvlText w:val="%9"/>
      <w:lvlJc w:val="left"/>
      <w:pPr>
        <w:ind w:left="612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abstractNum>
  <w:abstractNum w:abstractNumId="6" w15:restartNumberingAfterBreak="0">
    <w:nsid w:val="05CE5AB3"/>
    <w:multiLevelType w:val="multilevel"/>
    <w:tmpl w:val="F94EAC80"/>
    <w:lvl w:ilvl="0">
      <w:start w:val="1"/>
      <w:numFmt w:val="bullet"/>
      <w:lvlText w:val=""/>
      <w:lvlJc w:val="left"/>
      <w:pPr>
        <w:tabs>
          <w:tab w:val="num" w:pos="720"/>
        </w:tabs>
        <w:ind w:left="720" w:hanging="360"/>
      </w:pPr>
      <w:rPr>
        <w:rFonts w:hint="default" w:ascii="Symbol" w:hAnsi="Symbol"/>
        <w:sz w:val="20"/>
      </w:rPr>
    </w:lvl>
    <w:lvl w:ilvl="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7" w15:restartNumberingAfterBreak="0">
    <w:nsid w:val="06232EA2"/>
    <w:multiLevelType w:val="hybridMultilevel"/>
    <w:tmpl w:val="743A64F2"/>
    <w:lvl w:ilvl="0" w:tplc="03D2EB00">
      <w:start w:val="9"/>
      <w:numFmt w:val="decimal"/>
      <w:lvlText w:val="%1"/>
      <w:lvlJc w:val="left"/>
      <w:pPr>
        <w:ind w:left="278"/>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1" w:tplc="DEE6B468">
      <w:start w:val="1"/>
      <w:numFmt w:val="lowerLetter"/>
      <w:lvlText w:val="%2)"/>
      <w:lvlJc w:val="left"/>
      <w:pPr>
        <w:ind w:left="862"/>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2" w:tplc="AE70AAF0">
      <w:start w:val="1"/>
      <w:numFmt w:val="lowerRoman"/>
      <w:lvlText w:val="%3"/>
      <w:lvlJc w:val="left"/>
      <w:pPr>
        <w:ind w:left="1582"/>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3" w:tplc="66B83C84">
      <w:start w:val="1"/>
      <w:numFmt w:val="decimal"/>
      <w:lvlText w:val="%4"/>
      <w:lvlJc w:val="left"/>
      <w:pPr>
        <w:ind w:left="2302"/>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4" w:tplc="0678A99E">
      <w:start w:val="1"/>
      <w:numFmt w:val="lowerLetter"/>
      <w:lvlText w:val="%5"/>
      <w:lvlJc w:val="left"/>
      <w:pPr>
        <w:ind w:left="3022"/>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5" w:tplc="AE626E6A">
      <w:start w:val="1"/>
      <w:numFmt w:val="lowerRoman"/>
      <w:lvlText w:val="%6"/>
      <w:lvlJc w:val="left"/>
      <w:pPr>
        <w:ind w:left="3742"/>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6" w:tplc="79063FD0">
      <w:start w:val="1"/>
      <w:numFmt w:val="decimal"/>
      <w:lvlText w:val="%7"/>
      <w:lvlJc w:val="left"/>
      <w:pPr>
        <w:ind w:left="4462"/>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7" w:tplc="8A6268DA">
      <w:start w:val="1"/>
      <w:numFmt w:val="lowerLetter"/>
      <w:lvlText w:val="%8"/>
      <w:lvlJc w:val="left"/>
      <w:pPr>
        <w:ind w:left="5182"/>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8" w:tplc="D13437E4">
      <w:start w:val="1"/>
      <w:numFmt w:val="lowerRoman"/>
      <w:lvlText w:val="%9"/>
      <w:lvlJc w:val="left"/>
      <w:pPr>
        <w:ind w:left="5902"/>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abstractNum>
  <w:abstractNum w:abstractNumId="8" w15:restartNumberingAfterBreak="0">
    <w:nsid w:val="063A12A9"/>
    <w:multiLevelType w:val="hybridMultilevel"/>
    <w:tmpl w:val="2E8AAF36"/>
    <w:lvl w:ilvl="0" w:tplc="156AE9EE">
      <w:start w:val="2"/>
      <w:numFmt w:val="decimal"/>
      <w:lvlText w:val="%1."/>
      <w:lvlJc w:val="left"/>
      <w:pPr>
        <w:ind w:left="1207"/>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1" w:tplc="109A3CE0">
      <w:start w:val="1"/>
      <w:numFmt w:val="lowerLetter"/>
      <w:lvlText w:val="%2"/>
      <w:lvlJc w:val="left"/>
      <w:pPr>
        <w:ind w:left="1786"/>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2" w:tplc="ECE6BF1E">
      <w:start w:val="1"/>
      <w:numFmt w:val="lowerRoman"/>
      <w:lvlText w:val="%3"/>
      <w:lvlJc w:val="left"/>
      <w:pPr>
        <w:ind w:left="2506"/>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3" w:tplc="90AA4B7E">
      <w:start w:val="1"/>
      <w:numFmt w:val="decimal"/>
      <w:lvlText w:val="%4"/>
      <w:lvlJc w:val="left"/>
      <w:pPr>
        <w:ind w:left="3226"/>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4" w:tplc="B0262DBE">
      <w:start w:val="1"/>
      <w:numFmt w:val="lowerLetter"/>
      <w:lvlText w:val="%5"/>
      <w:lvlJc w:val="left"/>
      <w:pPr>
        <w:ind w:left="3946"/>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5" w:tplc="406495D6">
      <w:start w:val="1"/>
      <w:numFmt w:val="lowerRoman"/>
      <w:lvlText w:val="%6"/>
      <w:lvlJc w:val="left"/>
      <w:pPr>
        <w:ind w:left="4666"/>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6" w:tplc="B192BBAC">
      <w:start w:val="1"/>
      <w:numFmt w:val="decimal"/>
      <w:lvlText w:val="%7"/>
      <w:lvlJc w:val="left"/>
      <w:pPr>
        <w:ind w:left="5386"/>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7" w:tplc="2D0EB890">
      <w:start w:val="1"/>
      <w:numFmt w:val="lowerLetter"/>
      <w:lvlText w:val="%8"/>
      <w:lvlJc w:val="left"/>
      <w:pPr>
        <w:ind w:left="6106"/>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8" w:tplc="2146F93E">
      <w:start w:val="1"/>
      <w:numFmt w:val="lowerRoman"/>
      <w:lvlText w:val="%9"/>
      <w:lvlJc w:val="left"/>
      <w:pPr>
        <w:ind w:left="6826"/>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abstractNum>
  <w:abstractNum w:abstractNumId="9" w15:restartNumberingAfterBreak="0">
    <w:nsid w:val="077B25E2"/>
    <w:multiLevelType w:val="hybridMultilevel"/>
    <w:tmpl w:val="EF16D2F8"/>
    <w:lvl w:ilvl="0" w:tplc="18FE1BD8">
      <w:start w:val="1"/>
      <w:numFmt w:val="decimal"/>
      <w:lvlText w:val="%1"/>
      <w:lvlJc w:val="left"/>
      <w:pPr>
        <w:ind w:left="291"/>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1" w:tplc="A768D758">
      <w:start w:val="1"/>
      <w:numFmt w:val="lowerLetter"/>
      <w:lvlText w:val="%2"/>
      <w:lvlJc w:val="left"/>
      <w:pPr>
        <w:ind w:left="108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2" w:tplc="EA9638D8">
      <w:start w:val="1"/>
      <w:numFmt w:val="lowerRoman"/>
      <w:lvlText w:val="%3"/>
      <w:lvlJc w:val="left"/>
      <w:pPr>
        <w:ind w:left="180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3" w:tplc="29F87D12">
      <w:start w:val="1"/>
      <w:numFmt w:val="decimal"/>
      <w:lvlText w:val="%4"/>
      <w:lvlJc w:val="left"/>
      <w:pPr>
        <w:ind w:left="252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4" w:tplc="B232BDF2">
      <w:start w:val="1"/>
      <w:numFmt w:val="lowerLetter"/>
      <w:lvlText w:val="%5"/>
      <w:lvlJc w:val="left"/>
      <w:pPr>
        <w:ind w:left="324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5" w:tplc="7A081C1C">
      <w:start w:val="1"/>
      <w:numFmt w:val="lowerRoman"/>
      <w:lvlText w:val="%6"/>
      <w:lvlJc w:val="left"/>
      <w:pPr>
        <w:ind w:left="396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6" w:tplc="AAB8F184">
      <w:start w:val="1"/>
      <w:numFmt w:val="decimal"/>
      <w:lvlText w:val="%7"/>
      <w:lvlJc w:val="left"/>
      <w:pPr>
        <w:ind w:left="468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7" w:tplc="EC8C4930">
      <w:start w:val="1"/>
      <w:numFmt w:val="lowerLetter"/>
      <w:lvlText w:val="%8"/>
      <w:lvlJc w:val="left"/>
      <w:pPr>
        <w:ind w:left="540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8" w:tplc="06D8F42C">
      <w:start w:val="1"/>
      <w:numFmt w:val="lowerRoman"/>
      <w:lvlText w:val="%9"/>
      <w:lvlJc w:val="left"/>
      <w:pPr>
        <w:ind w:left="612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abstractNum>
  <w:abstractNum w:abstractNumId="10" w15:restartNumberingAfterBreak="0">
    <w:nsid w:val="082B0B23"/>
    <w:multiLevelType w:val="hybridMultilevel"/>
    <w:tmpl w:val="D5E89C3E"/>
    <w:lvl w:ilvl="0" w:tplc="6994D7CA">
      <w:start w:val="1"/>
      <w:numFmt w:val="decimal"/>
      <w:lvlText w:val="%1"/>
      <w:lvlJc w:val="left"/>
      <w:pPr>
        <w:ind w:left="299"/>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1" w:tplc="EC8C76D2">
      <w:start w:val="1"/>
      <w:numFmt w:val="lowerLetter"/>
      <w:lvlText w:val="%2"/>
      <w:lvlJc w:val="left"/>
      <w:pPr>
        <w:ind w:left="108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2" w:tplc="E8407F78">
      <w:start w:val="1"/>
      <w:numFmt w:val="lowerRoman"/>
      <w:lvlText w:val="%3"/>
      <w:lvlJc w:val="left"/>
      <w:pPr>
        <w:ind w:left="180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3" w:tplc="B27E1CAA">
      <w:start w:val="1"/>
      <w:numFmt w:val="decimal"/>
      <w:lvlText w:val="%4"/>
      <w:lvlJc w:val="left"/>
      <w:pPr>
        <w:ind w:left="252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4" w:tplc="F0A0AB56">
      <w:start w:val="1"/>
      <w:numFmt w:val="lowerLetter"/>
      <w:lvlText w:val="%5"/>
      <w:lvlJc w:val="left"/>
      <w:pPr>
        <w:ind w:left="324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5" w:tplc="835829B2">
      <w:start w:val="1"/>
      <w:numFmt w:val="lowerRoman"/>
      <w:lvlText w:val="%6"/>
      <w:lvlJc w:val="left"/>
      <w:pPr>
        <w:ind w:left="396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6" w:tplc="F24048DE">
      <w:start w:val="1"/>
      <w:numFmt w:val="decimal"/>
      <w:lvlText w:val="%7"/>
      <w:lvlJc w:val="left"/>
      <w:pPr>
        <w:ind w:left="468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7" w:tplc="D2D6DFE2">
      <w:start w:val="1"/>
      <w:numFmt w:val="lowerLetter"/>
      <w:lvlText w:val="%8"/>
      <w:lvlJc w:val="left"/>
      <w:pPr>
        <w:ind w:left="540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8" w:tplc="7F3C9E44">
      <w:start w:val="1"/>
      <w:numFmt w:val="lowerRoman"/>
      <w:lvlText w:val="%9"/>
      <w:lvlJc w:val="left"/>
      <w:pPr>
        <w:ind w:left="612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abstractNum>
  <w:abstractNum w:abstractNumId="11" w15:restartNumberingAfterBreak="0">
    <w:nsid w:val="08394D53"/>
    <w:multiLevelType w:val="hybridMultilevel"/>
    <w:tmpl w:val="6BECD160"/>
    <w:lvl w:ilvl="0" w:tplc="D2EC4FF4">
      <w:start w:val="1"/>
      <w:numFmt w:val="decimal"/>
      <w:lvlText w:val="%1."/>
      <w:lvlJc w:val="left"/>
      <w:pPr>
        <w:ind w:left="502" w:hanging="360"/>
      </w:pPr>
    </w:lvl>
    <w:lvl w:ilvl="1" w:tplc="B0CE6F3A">
      <w:start w:val="1"/>
      <w:numFmt w:val="lowerLetter"/>
      <w:lvlText w:val="%2."/>
      <w:lvlJc w:val="left"/>
      <w:pPr>
        <w:ind w:left="1222" w:hanging="360"/>
      </w:pPr>
    </w:lvl>
    <w:lvl w:ilvl="2" w:tplc="92EA906A">
      <w:start w:val="1"/>
      <w:numFmt w:val="lowerRoman"/>
      <w:lvlText w:val="%3."/>
      <w:lvlJc w:val="right"/>
      <w:pPr>
        <w:ind w:left="1942" w:hanging="180"/>
      </w:pPr>
    </w:lvl>
    <w:lvl w:ilvl="3" w:tplc="BD9A4658">
      <w:start w:val="1"/>
      <w:numFmt w:val="decimal"/>
      <w:lvlText w:val="%4."/>
      <w:lvlJc w:val="left"/>
      <w:pPr>
        <w:ind w:left="2662" w:hanging="360"/>
      </w:pPr>
    </w:lvl>
    <w:lvl w:ilvl="4" w:tplc="180A8C2C">
      <w:start w:val="1"/>
      <w:numFmt w:val="lowerLetter"/>
      <w:lvlText w:val="%5."/>
      <w:lvlJc w:val="left"/>
      <w:pPr>
        <w:ind w:left="3382" w:hanging="360"/>
      </w:pPr>
    </w:lvl>
    <w:lvl w:ilvl="5" w:tplc="E5103AE0">
      <w:start w:val="1"/>
      <w:numFmt w:val="lowerRoman"/>
      <w:lvlText w:val="%6."/>
      <w:lvlJc w:val="right"/>
      <w:pPr>
        <w:ind w:left="4102" w:hanging="180"/>
      </w:pPr>
    </w:lvl>
    <w:lvl w:ilvl="6" w:tplc="F45E3CE0">
      <w:start w:val="1"/>
      <w:numFmt w:val="decimal"/>
      <w:lvlText w:val="%7."/>
      <w:lvlJc w:val="left"/>
      <w:pPr>
        <w:ind w:left="4822" w:hanging="360"/>
      </w:pPr>
    </w:lvl>
    <w:lvl w:ilvl="7" w:tplc="BAD88996">
      <w:start w:val="1"/>
      <w:numFmt w:val="lowerLetter"/>
      <w:lvlText w:val="%8."/>
      <w:lvlJc w:val="left"/>
      <w:pPr>
        <w:ind w:left="5542" w:hanging="360"/>
      </w:pPr>
    </w:lvl>
    <w:lvl w:ilvl="8" w:tplc="C9985572">
      <w:start w:val="1"/>
      <w:numFmt w:val="lowerRoman"/>
      <w:lvlText w:val="%9."/>
      <w:lvlJc w:val="right"/>
      <w:pPr>
        <w:ind w:left="6262" w:hanging="180"/>
      </w:pPr>
    </w:lvl>
  </w:abstractNum>
  <w:abstractNum w:abstractNumId="12" w15:restartNumberingAfterBreak="0">
    <w:nsid w:val="096B1454"/>
    <w:multiLevelType w:val="multilevel"/>
    <w:tmpl w:val="14F68018"/>
    <w:lvl w:ilvl="0">
      <w:start w:val="1"/>
      <w:numFmt w:val="decimal"/>
      <w:lvlText w:val="%1."/>
      <w:lvlJc w:val="left"/>
      <w:pPr>
        <w:ind w:left="487" w:hanging="360"/>
      </w:pPr>
    </w:lvl>
    <w:lvl w:ilvl="1">
      <w:start w:val="1"/>
      <w:numFmt w:val="decimal"/>
      <w:lvlText w:val="%1.%2."/>
      <w:lvlJc w:val="left"/>
      <w:pPr>
        <w:ind w:left="1207" w:hanging="360"/>
      </w:pPr>
    </w:lvl>
    <w:lvl w:ilvl="2">
      <w:start w:val="1"/>
      <w:numFmt w:val="decimal"/>
      <w:lvlText w:val="%1.%2.%3."/>
      <w:lvlJc w:val="left"/>
      <w:pPr>
        <w:ind w:left="1927" w:hanging="180"/>
      </w:pPr>
    </w:lvl>
    <w:lvl w:ilvl="3">
      <w:start w:val="1"/>
      <w:numFmt w:val="decimal"/>
      <w:lvlText w:val="%1.%2.%3.%4."/>
      <w:lvlJc w:val="left"/>
      <w:pPr>
        <w:ind w:left="2647" w:hanging="360"/>
      </w:pPr>
    </w:lvl>
    <w:lvl w:ilvl="4">
      <w:start w:val="1"/>
      <w:numFmt w:val="decimal"/>
      <w:lvlText w:val="%1.%2.%3.%4.%5."/>
      <w:lvlJc w:val="left"/>
      <w:pPr>
        <w:ind w:left="3367" w:hanging="360"/>
      </w:pPr>
    </w:lvl>
    <w:lvl w:ilvl="5">
      <w:start w:val="1"/>
      <w:numFmt w:val="decimal"/>
      <w:lvlText w:val="%1.%2.%3.%4.%5.%6."/>
      <w:lvlJc w:val="left"/>
      <w:pPr>
        <w:ind w:left="4087" w:hanging="180"/>
      </w:pPr>
    </w:lvl>
    <w:lvl w:ilvl="6">
      <w:start w:val="1"/>
      <w:numFmt w:val="decimal"/>
      <w:lvlText w:val="%1.%2.%3.%4.%5.%6.%7."/>
      <w:lvlJc w:val="left"/>
      <w:pPr>
        <w:ind w:left="4807" w:hanging="360"/>
      </w:pPr>
    </w:lvl>
    <w:lvl w:ilvl="7">
      <w:start w:val="1"/>
      <w:numFmt w:val="decimal"/>
      <w:lvlText w:val="%1.%2.%3.%4.%5.%6.%7.%8."/>
      <w:lvlJc w:val="left"/>
      <w:pPr>
        <w:ind w:left="5527" w:hanging="360"/>
      </w:pPr>
    </w:lvl>
    <w:lvl w:ilvl="8">
      <w:start w:val="1"/>
      <w:numFmt w:val="decimal"/>
      <w:lvlText w:val="%1.%2.%3.%4.%5.%6.%7.%8.%9."/>
      <w:lvlJc w:val="left"/>
      <w:pPr>
        <w:ind w:left="6247" w:hanging="180"/>
      </w:pPr>
    </w:lvl>
  </w:abstractNum>
  <w:abstractNum w:abstractNumId="13" w15:restartNumberingAfterBreak="0">
    <w:nsid w:val="09792AD6"/>
    <w:multiLevelType w:val="hybridMultilevel"/>
    <w:tmpl w:val="1C3C7AC8"/>
    <w:lvl w:ilvl="0" w:tplc="D72EAA52">
      <w:start w:val="2"/>
      <w:numFmt w:val="decimal"/>
      <w:lvlText w:val="%1"/>
      <w:lvlJc w:val="left"/>
      <w:pPr>
        <w:ind w:left="291"/>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1" w:tplc="C0FAF21A">
      <w:start w:val="1"/>
      <w:numFmt w:val="lowerLetter"/>
      <w:lvlText w:val="%2"/>
      <w:lvlJc w:val="left"/>
      <w:pPr>
        <w:ind w:left="108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2" w:tplc="5A04AB66">
      <w:start w:val="1"/>
      <w:numFmt w:val="lowerRoman"/>
      <w:lvlText w:val="%3"/>
      <w:lvlJc w:val="left"/>
      <w:pPr>
        <w:ind w:left="180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3" w:tplc="FB022C0C">
      <w:start w:val="1"/>
      <w:numFmt w:val="decimal"/>
      <w:lvlText w:val="%4"/>
      <w:lvlJc w:val="left"/>
      <w:pPr>
        <w:ind w:left="252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4" w:tplc="27704DE4">
      <w:start w:val="1"/>
      <w:numFmt w:val="lowerLetter"/>
      <w:lvlText w:val="%5"/>
      <w:lvlJc w:val="left"/>
      <w:pPr>
        <w:ind w:left="324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5" w:tplc="9008019C">
      <w:start w:val="1"/>
      <w:numFmt w:val="lowerRoman"/>
      <w:lvlText w:val="%6"/>
      <w:lvlJc w:val="left"/>
      <w:pPr>
        <w:ind w:left="396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6" w:tplc="3D94ABCA">
      <w:start w:val="1"/>
      <w:numFmt w:val="decimal"/>
      <w:lvlText w:val="%7"/>
      <w:lvlJc w:val="left"/>
      <w:pPr>
        <w:ind w:left="468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7" w:tplc="CF600D74">
      <w:start w:val="1"/>
      <w:numFmt w:val="lowerLetter"/>
      <w:lvlText w:val="%8"/>
      <w:lvlJc w:val="left"/>
      <w:pPr>
        <w:ind w:left="540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8" w:tplc="74DA6E64">
      <w:start w:val="1"/>
      <w:numFmt w:val="lowerRoman"/>
      <w:lvlText w:val="%9"/>
      <w:lvlJc w:val="left"/>
      <w:pPr>
        <w:ind w:left="612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abstractNum>
  <w:abstractNum w:abstractNumId="14" w15:restartNumberingAfterBreak="0">
    <w:nsid w:val="09C8A25B"/>
    <w:multiLevelType w:val="hybridMultilevel"/>
    <w:tmpl w:val="FFFFFFFF"/>
    <w:lvl w:ilvl="0" w:tplc="A0686150">
      <w:start w:val="1"/>
      <w:numFmt w:val="decimal"/>
      <w:lvlText w:val="%1."/>
      <w:lvlJc w:val="left"/>
      <w:pPr>
        <w:ind w:left="502" w:hanging="360"/>
      </w:pPr>
    </w:lvl>
    <w:lvl w:ilvl="1" w:tplc="97F88A58">
      <w:start w:val="1"/>
      <w:numFmt w:val="lowerLetter"/>
      <w:lvlText w:val="%2."/>
      <w:lvlJc w:val="left"/>
      <w:pPr>
        <w:ind w:left="1222" w:hanging="360"/>
      </w:pPr>
    </w:lvl>
    <w:lvl w:ilvl="2" w:tplc="E8D039BC">
      <w:start w:val="1"/>
      <w:numFmt w:val="lowerRoman"/>
      <w:lvlText w:val="%3."/>
      <w:lvlJc w:val="right"/>
      <w:pPr>
        <w:ind w:left="1942" w:hanging="180"/>
      </w:pPr>
    </w:lvl>
    <w:lvl w:ilvl="3" w:tplc="3D846E18">
      <w:start w:val="1"/>
      <w:numFmt w:val="decimal"/>
      <w:lvlText w:val="%4."/>
      <w:lvlJc w:val="left"/>
      <w:pPr>
        <w:ind w:left="2662" w:hanging="360"/>
      </w:pPr>
    </w:lvl>
    <w:lvl w:ilvl="4" w:tplc="F56CD332">
      <w:start w:val="1"/>
      <w:numFmt w:val="lowerLetter"/>
      <w:lvlText w:val="%5."/>
      <w:lvlJc w:val="left"/>
      <w:pPr>
        <w:ind w:left="3382" w:hanging="360"/>
      </w:pPr>
    </w:lvl>
    <w:lvl w:ilvl="5" w:tplc="BAEEEAD2">
      <w:start w:val="1"/>
      <w:numFmt w:val="lowerRoman"/>
      <w:lvlText w:val="%6."/>
      <w:lvlJc w:val="right"/>
      <w:pPr>
        <w:ind w:left="4102" w:hanging="180"/>
      </w:pPr>
    </w:lvl>
    <w:lvl w:ilvl="6" w:tplc="0464AE46">
      <w:start w:val="1"/>
      <w:numFmt w:val="decimal"/>
      <w:lvlText w:val="%7."/>
      <w:lvlJc w:val="left"/>
      <w:pPr>
        <w:ind w:left="4822" w:hanging="360"/>
      </w:pPr>
    </w:lvl>
    <w:lvl w:ilvl="7" w:tplc="4C1C3D80">
      <w:start w:val="1"/>
      <w:numFmt w:val="lowerLetter"/>
      <w:lvlText w:val="%8."/>
      <w:lvlJc w:val="left"/>
      <w:pPr>
        <w:ind w:left="5542" w:hanging="360"/>
      </w:pPr>
    </w:lvl>
    <w:lvl w:ilvl="8" w:tplc="C1E03C68">
      <w:start w:val="1"/>
      <w:numFmt w:val="lowerRoman"/>
      <w:lvlText w:val="%9."/>
      <w:lvlJc w:val="right"/>
      <w:pPr>
        <w:ind w:left="6262" w:hanging="180"/>
      </w:pPr>
    </w:lvl>
  </w:abstractNum>
  <w:abstractNum w:abstractNumId="15" w15:restartNumberingAfterBreak="0">
    <w:nsid w:val="0AF61E14"/>
    <w:multiLevelType w:val="hybridMultilevel"/>
    <w:tmpl w:val="410A71E8"/>
    <w:lvl w:ilvl="0" w:tplc="4ED22D64">
      <w:start w:val="2"/>
      <w:numFmt w:val="decimal"/>
      <w:lvlText w:val="%1"/>
      <w:lvlJc w:val="left"/>
      <w:pPr>
        <w:ind w:left="299"/>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1" w:tplc="DD12B81A">
      <w:start w:val="1"/>
      <w:numFmt w:val="lowerLetter"/>
      <w:lvlText w:val="%2"/>
      <w:lvlJc w:val="left"/>
      <w:pPr>
        <w:ind w:left="108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2" w:tplc="6B60A318">
      <w:start w:val="1"/>
      <w:numFmt w:val="lowerRoman"/>
      <w:lvlText w:val="%3"/>
      <w:lvlJc w:val="left"/>
      <w:pPr>
        <w:ind w:left="180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3" w:tplc="7EC6F4A6">
      <w:start w:val="1"/>
      <w:numFmt w:val="decimal"/>
      <w:lvlText w:val="%4"/>
      <w:lvlJc w:val="left"/>
      <w:pPr>
        <w:ind w:left="252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4" w:tplc="096840CC">
      <w:start w:val="1"/>
      <w:numFmt w:val="lowerLetter"/>
      <w:lvlText w:val="%5"/>
      <w:lvlJc w:val="left"/>
      <w:pPr>
        <w:ind w:left="324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5" w:tplc="56821B3A">
      <w:start w:val="1"/>
      <w:numFmt w:val="lowerRoman"/>
      <w:lvlText w:val="%6"/>
      <w:lvlJc w:val="left"/>
      <w:pPr>
        <w:ind w:left="396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6" w:tplc="E24C13CC">
      <w:start w:val="1"/>
      <w:numFmt w:val="decimal"/>
      <w:lvlText w:val="%7"/>
      <w:lvlJc w:val="left"/>
      <w:pPr>
        <w:ind w:left="468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7" w:tplc="E1701924">
      <w:start w:val="1"/>
      <w:numFmt w:val="lowerLetter"/>
      <w:lvlText w:val="%8"/>
      <w:lvlJc w:val="left"/>
      <w:pPr>
        <w:ind w:left="540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8" w:tplc="CA2EC85E">
      <w:start w:val="1"/>
      <w:numFmt w:val="lowerRoman"/>
      <w:lvlText w:val="%9"/>
      <w:lvlJc w:val="left"/>
      <w:pPr>
        <w:ind w:left="612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abstractNum>
  <w:abstractNum w:abstractNumId="16" w15:restartNumberingAfterBreak="0">
    <w:nsid w:val="0C247C48"/>
    <w:multiLevelType w:val="hybridMultilevel"/>
    <w:tmpl w:val="3024212C"/>
    <w:lvl w:ilvl="0" w:tplc="1E0E4DB4">
      <w:start w:val="1"/>
      <w:numFmt w:val="decimal"/>
      <w:lvlText w:val="%1"/>
      <w:lvlJc w:val="left"/>
      <w:pPr>
        <w:ind w:left="299"/>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1" w:tplc="6AEEAB0E">
      <w:start w:val="1"/>
      <w:numFmt w:val="lowerLetter"/>
      <w:lvlText w:val="%2"/>
      <w:lvlJc w:val="left"/>
      <w:pPr>
        <w:ind w:left="108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2" w:tplc="A72CF18C">
      <w:start w:val="1"/>
      <w:numFmt w:val="lowerRoman"/>
      <w:lvlText w:val="%3"/>
      <w:lvlJc w:val="left"/>
      <w:pPr>
        <w:ind w:left="180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3" w:tplc="4D46E760">
      <w:start w:val="1"/>
      <w:numFmt w:val="decimal"/>
      <w:lvlText w:val="%4"/>
      <w:lvlJc w:val="left"/>
      <w:pPr>
        <w:ind w:left="252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4" w:tplc="0ABC21E8">
      <w:start w:val="1"/>
      <w:numFmt w:val="lowerLetter"/>
      <w:lvlText w:val="%5"/>
      <w:lvlJc w:val="left"/>
      <w:pPr>
        <w:ind w:left="324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5" w:tplc="3B00CC06">
      <w:start w:val="1"/>
      <w:numFmt w:val="lowerRoman"/>
      <w:lvlText w:val="%6"/>
      <w:lvlJc w:val="left"/>
      <w:pPr>
        <w:ind w:left="396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6" w:tplc="A196A734">
      <w:start w:val="1"/>
      <w:numFmt w:val="decimal"/>
      <w:lvlText w:val="%7"/>
      <w:lvlJc w:val="left"/>
      <w:pPr>
        <w:ind w:left="468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7" w:tplc="FD66FCDC">
      <w:start w:val="1"/>
      <w:numFmt w:val="lowerLetter"/>
      <w:lvlText w:val="%8"/>
      <w:lvlJc w:val="left"/>
      <w:pPr>
        <w:ind w:left="540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8" w:tplc="08621AD8">
      <w:start w:val="1"/>
      <w:numFmt w:val="lowerRoman"/>
      <w:lvlText w:val="%9"/>
      <w:lvlJc w:val="left"/>
      <w:pPr>
        <w:ind w:left="612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abstractNum>
  <w:abstractNum w:abstractNumId="17" w15:restartNumberingAfterBreak="0">
    <w:nsid w:val="0D0230FF"/>
    <w:multiLevelType w:val="hybridMultilevel"/>
    <w:tmpl w:val="DE004E88"/>
    <w:lvl w:ilvl="0" w:tplc="09BE0D06">
      <w:start w:val="5"/>
      <w:numFmt w:val="decimal"/>
      <w:lvlText w:val="%1"/>
      <w:lvlJc w:val="left"/>
      <w:pPr>
        <w:ind w:left="412"/>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1" w:tplc="13169726">
      <w:start w:val="1"/>
      <w:numFmt w:val="lowerLetter"/>
      <w:lvlText w:val="%2)"/>
      <w:lvlJc w:val="left"/>
      <w:pPr>
        <w:ind w:left="862"/>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2" w:tplc="3446F336">
      <w:start w:val="1"/>
      <w:numFmt w:val="lowerRoman"/>
      <w:lvlText w:val="%3"/>
      <w:lvlJc w:val="left"/>
      <w:pPr>
        <w:ind w:left="1582"/>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3" w:tplc="11F2E96C">
      <w:start w:val="1"/>
      <w:numFmt w:val="decimal"/>
      <w:lvlText w:val="%4"/>
      <w:lvlJc w:val="left"/>
      <w:pPr>
        <w:ind w:left="2302"/>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4" w:tplc="9B5A32EE">
      <w:start w:val="1"/>
      <w:numFmt w:val="lowerLetter"/>
      <w:lvlText w:val="%5"/>
      <w:lvlJc w:val="left"/>
      <w:pPr>
        <w:ind w:left="3022"/>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5" w:tplc="2DA80BD4">
      <w:start w:val="1"/>
      <w:numFmt w:val="lowerRoman"/>
      <w:lvlText w:val="%6"/>
      <w:lvlJc w:val="left"/>
      <w:pPr>
        <w:ind w:left="3742"/>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6" w:tplc="0F245BCA">
      <w:start w:val="1"/>
      <w:numFmt w:val="decimal"/>
      <w:lvlText w:val="%7"/>
      <w:lvlJc w:val="left"/>
      <w:pPr>
        <w:ind w:left="4462"/>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7" w:tplc="B7A24940">
      <w:start w:val="1"/>
      <w:numFmt w:val="lowerLetter"/>
      <w:lvlText w:val="%8"/>
      <w:lvlJc w:val="left"/>
      <w:pPr>
        <w:ind w:left="5182"/>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8" w:tplc="6FAA28EC">
      <w:start w:val="1"/>
      <w:numFmt w:val="lowerRoman"/>
      <w:lvlText w:val="%9"/>
      <w:lvlJc w:val="left"/>
      <w:pPr>
        <w:ind w:left="5902"/>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abstractNum>
  <w:abstractNum w:abstractNumId="18" w15:restartNumberingAfterBreak="0">
    <w:nsid w:val="0D1A4875"/>
    <w:multiLevelType w:val="hybridMultilevel"/>
    <w:tmpl w:val="FC9CA0C6"/>
    <w:lvl w:ilvl="0" w:tplc="33B031AC">
      <w:start w:val="1"/>
      <w:numFmt w:val="decimal"/>
      <w:lvlText w:val="%1"/>
      <w:lvlJc w:val="left"/>
      <w:pPr>
        <w:ind w:left="299"/>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1" w:tplc="DAA69524">
      <w:start w:val="1"/>
      <w:numFmt w:val="lowerLetter"/>
      <w:lvlText w:val="%2"/>
      <w:lvlJc w:val="left"/>
      <w:pPr>
        <w:ind w:left="108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2" w:tplc="34121E54">
      <w:start w:val="1"/>
      <w:numFmt w:val="lowerRoman"/>
      <w:lvlText w:val="%3"/>
      <w:lvlJc w:val="left"/>
      <w:pPr>
        <w:ind w:left="180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3" w:tplc="E490F35A">
      <w:start w:val="1"/>
      <w:numFmt w:val="decimal"/>
      <w:lvlText w:val="%4"/>
      <w:lvlJc w:val="left"/>
      <w:pPr>
        <w:ind w:left="252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4" w:tplc="53183F50">
      <w:start w:val="1"/>
      <w:numFmt w:val="lowerLetter"/>
      <w:lvlText w:val="%5"/>
      <w:lvlJc w:val="left"/>
      <w:pPr>
        <w:ind w:left="324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5" w:tplc="2FBEF01C">
      <w:start w:val="1"/>
      <w:numFmt w:val="lowerRoman"/>
      <w:lvlText w:val="%6"/>
      <w:lvlJc w:val="left"/>
      <w:pPr>
        <w:ind w:left="396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6" w:tplc="FB9672E8">
      <w:start w:val="1"/>
      <w:numFmt w:val="decimal"/>
      <w:lvlText w:val="%7"/>
      <w:lvlJc w:val="left"/>
      <w:pPr>
        <w:ind w:left="468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7" w:tplc="A3661C06">
      <w:start w:val="1"/>
      <w:numFmt w:val="lowerLetter"/>
      <w:lvlText w:val="%8"/>
      <w:lvlJc w:val="left"/>
      <w:pPr>
        <w:ind w:left="540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8" w:tplc="6A44466C">
      <w:start w:val="1"/>
      <w:numFmt w:val="lowerRoman"/>
      <w:lvlText w:val="%9"/>
      <w:lvlJc w:val="left"/>
      <w:pPr>
        <w:ind w:left="612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abstractNum>
  <w:abstractNum w:abstractNumId="19" w15:restartNumberingAfterBreak="0">
    <w:nsid w:val="0DF0E0EB"/>
    <w:multiLevelType w:val="hybridMultilevel"/>
    <w:tmpl w:val="FFFFFFFF"/>
    <w:lvl w:ilvl="0" w:tplc="BD68C488">
      <w:start w:val="1"/>
      <w:numFmt w:val="bullet"/>
      <w:lvlText w:val=""/>
      <w:lvlJc w:val="left"/>
      <w:pPr>
        <w:ind w:left="487" w:hanging="360"/>
      </w:pPr>
      <w:rPr>
        <w:rFonts w:hint="default" w:ascii="Symbol" w:hAnsi="Symbol"/>
      </w:rPr>
    </w:lvl>
    <w:lvl w:ilvl="1" w:tplc="2AA8D140">
      <w:start w:val="1"/>
      <w:numFmt w:val="bullet"/>
      <w:lvlText w:val="o"/>
      <w:lvlJc w:val="left"/>
      <w:pPr>
        <w:ind w:left="1207" w:hanging="360"/>
      </w:pPr>
      <w:rPr>
        <w:rFonts w:hint="default" w:ascii="Courier New" w:hAnsi="Courier New"/>
      </w:rPr>
    </w:lvl>
    <w:lvl w:ilvl="2" w:tplc="2B62BE34">
      <w:start w:val="1"/>
      <w:numFmt w:val="bullet"/>
      <w:lvlText w:val=""/>
      <w:lvlJc w:val="left"/>
      <w:pPr>
        <w:ind w:left="1927" w:hanging="360"/>
      </w:pPr>
      <w:rPr>
        <w:rFonts w:hint="default" w:ascii="Wingdings" w:hAnsi="Wingdings"/>
      </w:rPr>
    </w:lvl>
    <w:lvl w:ilvl="3" w:tplc="5CD82578">
      <w:start w:val="1"/>
      <w:numFmt w:val="bullet"/>
      <w:lvlText w:val=""/>
      <w:lvlJc w:val="left"/>
      <w:pPr>
        <w:ind w:left="2647" w:hanging="360"/>
      </w:pPr>
      <w:rPr>
        <w:rFonts w:hint="default" w:ascii="Symbol" w:hAnsi="Symbol"/>
      </w:rPr>
    </w:lvl>
    <w:lvl w:ilvl="4" w:tplc="F4CAA6E6">
      <w:start w:val="1"/>
      <w:numFmt w:val="bullet"/>
      <w:lvlText w:val="o"/>
      <w:lvlJc w:val="left"/>
      <w:pPr>
        <w:ind w:left="3367" w:hanging="360"/>
      </w:pPr>
      <w:rPr>
        <w:rFonts w:hint="default" w:ascii="Courier New" w:hAnsi="Courier New"/>
      </w:rPr>
    </w:lvl>
    <w:lvl w:ilvl="5" w:tplc="39A03ECC">
      <w:start w:val="1"/>
      <w:numFmt w:val="bullet"/>
      <w:lvlText w:val=""/>
      <w:lvlJc w:val="left"/>
      <w:pPr>
        <w:ind w:left="4087" w:hanging="360"/>
      </w:pPr>
      <w:rPr>
        <w:rFonts w:hint="default" w:ascii="Wingdings" w:hAnsi="Wingdings"/>
      </w:rPr>
    </w:lvl>
    <w:lvl w:ilvl="6" w:tplc="74CC5282">
      <w:start w:val="1"/>
      <w:numFmt w:val="bullet"/>
      <w:lvlText w:val=""/>
      <w:lvlJc w:val="left"/>
      <w:pPr>
        <w:ind w:left="4807" w:hanging="360"/>
      </w:pPr>
      <w:rPr>
        <w:rFonts w:hint="default" w:ascii="Symbol" w:hAnsi="Symbol"/>
      </w:rPr>
    </w:lvl>
    <w:lvl w:ilvl="7" w:tplc="BE20454A">
      <w:start w:val="1"/>
      <w:numFmt w:val="bullet"/>
      <w:lvlText w:val="o"/>
      <w:lvlJc w:val="left"/>
      <w:pPr>
        <w:ind w:left="5527" w:hanging="360"/>
      </w:pPr>
      <w:rPr>
        <w:rFonts w:hint="default" w:ascii="Courier New" w:hAnsi="Courier New"/>
      </w:rPr>
    </w:lvl>
    <w:lvl w:ilvl="8" w:tplc="A83EC02E">
      <w:start w:val="1"/>
      <w:numFmt w:val="bullet"/>
      <w:lvlText w:val=""/>
      <w:lvlJc w:val="left"/>
      <w:pPr>
        <w:ind w:left="6247" w:hanging="360"/>
      </w:pPr>
      <w:rPr>
        <w:rFonts w:hint="default" w:ascii="Wingdings" w:hAnsi="Wingdings"/>
      </w:rPr>
    </w:lvl>
  </w:abstractNum>
  <w:abstractNum w:abstractNumId="20" w15:restartNumberingAfterBreak="0">
    <w:nsid w:val="0E115E25"/>
    <w:multiLevelType w:val="hybridMultilevel"/>
    <w:tmpl w:val="D4F8C7FE"/>
    <w:lvl w:ilvl="0" w:tplc="CECE409C">
      <w:start w:val="1"/>
      <w:numFmt w:val="decimal"/>
      <w:lvlText w:val="%1"/>
      <w:lvlJc w:val="left"/>
      <w:pPr>
        <w:ind w:left="295"/>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1" w:tplc="01B036C4">
      <w:start w:val="1"/>
      <w:numFmt w:val="lowerLetter"/>
      <w:lvlText w:val="%2"/>
      <w:lvlJc w:val="left"/>
      <w:pPr>
        <w:ind w:left="108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2" w:tplc="4C0250FA">
      <w:start w:val="1"/>
      <w:numFmt w:val="lowerRoman"/>
      <w:lvlText w:val="%3"/>
      <w:lvlJc w:val="left"/>
      <w:pPr>
        <w:ind w:left="180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3" w:tplc="FADC68F8">
      <w:start w:val="1"/>
      <w:numFmt w:val="decimal"/>
      <w:lvlText w:val="%4"/>
      <w:lvlJc w:val="left"/>
      <w:pPr>
        <w:ind w:left="252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4" w:tplc="87FC3C54">
      <w:start w:val="1"/>
      <w:numFmt w:val="lowerLetter"/>
      <w:lvlText w:val="%5"/>
      <w:lvlJc w:val="left"/>
      <w:pPr>
        <w:ind w:left="324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5" w:tplc="F3441000">
      <w:start w:val="1"/>
      <w:numFmt w:val="lowerRoman"/>
      <w:lvlText w:val="%6"/>
      <w:lvlJc w:val="left"/>
      <w:pPr>
        <w:ind w:left="396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6" w:tplc="3A48613C">
      <w:start w:val="1"/>
      <w:numFmt w:val="decimal"/>
      <w:lvlText w:val="%7"/>
      <w:lvlJc w:val="left"/>
      <w:pPr>
        <w:ind w:left="468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7" w:tplc="909E7B6E">
      <w:start w:val="1"/>
      <w:numFmt w:val="lowerLetter"/>
      <w:lvlText w:val="%8"/>
      <w:lvlJc w:val="left"/>
      <w:pPr>
        <w:ind w:left="540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8" w:tplc="970C2CD4">
      <w:start w:val="1"/>
      <w:numFmt w:val="lowerRoman"/>
      <w:lvlText w:val="%9"/>
      <w:lvlJc w:val="left"/>
      <w:pPr>
        <w:ind w:left="612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abstractNum>
  <w:abstractNum w:abstractNumId="21" w15:restartNumberingAfterBreak="0">
    <w:nsid w:val="0F7C2DEA"/>
    <w:multiLevelType w:val="hybridMultilevel"/>
    <w:tmpl w:val="5A5CD056"/>
    <w:lvl w:ilvl="0" w:tplc="0712B14E">
      <w:start w:val="1"/>
      <w:numFmt w:val="decimal"/>
      <w:lvlText w:val="%1"/>
      <w:lvlJc w:val="left"/>
      <w:pPr>
        <w:ind w:left="299"/>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1" w:tplc="90404CD4">
      <w:start w:val="1"/>
      <w:numFmt w:val="lowerLetter"/>
      <w:lvlText w:val="%2"/>
      <w:lvlJc w:val="left"/>
      <w:pPr>
        <w:ind w:left="108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2" w:tplc="F4BC8D48">
      <w:start w:val="1"/>
      <w:numFmt w:val="lowerRoman"/>
      <w:lvlText w:val="%3"/>
      <w:lvlJc w:val="left"/>
      <w:pPr>
        <w:ind w:left="180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3" w:tplc="975C2BFA">
      <w:start w:val="1"/>
      <w:numFmt w:val="decimal"/>
      <w:lvlText w:val="%4"/>
      <w:lvlJc w:val="left"/>
      <w:pPr>
        <w:ind w:left="252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4" w:tplc="A5703C44">
      <w:start w:val="1"/>
      <w:numFmt w:val="lowerLetter"/>
      <w:lvlText w:val="%5"/>
      <w:lvlJc w:val="left"/>
      <w:pPr>
        <w:ind w:left="324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5" w:tplc="8DF20CBA">
      <w:start w:val="1"/>
      <w:numFmt w:val="lowerRoman"/>
      <w:lvlText w:val="%6"/>
      <w:lvlJc w:val="left"/>
      <w:pPr>
        <w:ind w:left="396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6" w:tplc="A24243E8">
      <w:start w:val="1"/>
      <w:numFmt w:val="decimal"/>
      <w:lvlText w:val="%7"/>
      <w:lvlJc w:val="left"/>
      <w:pPr>
        <w:ind w:left="468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7" w:tplc="A5EE3A56">
      <w:start w:val="1"/>
      <w:numFmt w:val="lowerLetter"/>
      <w:lvlText w:val="%8"/>
      <w:lvlJc w:val="left"/>
      <w:pPr>
        <w:ind w:left="540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8" w:tplc="545A82E8">
      <w:start w:val="1"/>
      <w:numFmt w:val="lowerRoman"/>
      <w:lvlText w:val="%9"/>
      <w:lvlJc w:val="left"/>
      <w:pPr>
        <w:ind w:left="612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abstractNum>
  <w:abstractNum w:abstractNumId="22" w15:restartNumberingAfterBreak="0">
    <w:nsid w:val="108F7D52"/>
    <w:multiLevelType w:val="hybridMultilevel"/>
    <w:tmpl w:val="020619E0"/>
    <w:lvl w:ilvl="0" w:tplc="06F8CF0C">
      <w:start w:val="5"/>
      <w:numFmt w:val="lowerLetter"/>
      <w:lvlText w:val="%1)"/>
      <w:lvlJc w:val="left"/>
      <w:pPr>
        <w:ind w:left="1582"/>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1" w:tplc="B2EA338C">
      <w:start w:val="1"/>
      <w:numFmt w:val="lowerLetter"/>
      <w:lvlText w:val="%2"/>
      <w:lvlJc w:val="left"/>
      <w:pPr>
        <w:ind w:left="216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2" w:tplc="066EFB8E">
      <w:start w:val="1"/>
      <w:numFmt w:val="lowerRoman"/>
      <w:lvlText w:val="%3"/>
      <w:lvlJc w:val="left"/>
      <w:pPr>
        <w:ind w:left="288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3" w:tplc="273C6E84">
      <w:start w:val="1"/>
      <w:numFmt w:val="decimal"/>
      <w:lvlText w:val="%4"/>
      <w:lvlJc w:val="left"/>
      <w:pPr>
        <w:ind w:left="360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4" w:tplc="25104620">
      <w:start w:val="1"/>
      <w:numFmt w:val="lowerLetter"/>
      <w:lvlText w:val="%5"/>
      <w:lvlJc w:val="left"/>
      <w:pPr>
        <w:ind w:left="432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5" w:tplc="85602FF2">
      <w:start w:val="1"/>
      <w:numFmt w:val="lowerRoman"/>
      <w:lvlText w:val="%6"/>
      <w:lvlJc w:val="left"/>
      <w:pPr>
        <w:ind w:left="504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6" w:tplc="E7986014">
      <w:start w:val="1"/>
      <w:numFmt w:val="decimal"/>
      <w:lvlText w:val="%7"/>
      <w:lvlJc w:val="left"/>
      <w:pPr>
        <w:ind w:left="576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7" w:tplc="7D3E4912">
      <w:start w:val="1"/>
      <w:numFmt w:val="lowerLetter"/>
      <w:lvlText w:val="%8"/>
      <w:lvlJc w:val="left"/>
      <w:pPr>
        <w:ind w:left="648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8" w:tplc="B14C5854">
      <w:start w:val="1"/>
      <w:numFmt w:val="lowerRoman"/>
      <w:lvlText w:val="%9"/>
      <w:lvlJc w:val="left"/>
      <w:pPr>
        <w:ind w:left="720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abstractNum>
  <w:abstractNum w:abstractNumId="23" w15:restartNumberingAfterBreak="0">
    <w:nsid w:val="138C1A9D"/>
    <w:multiLevelType w:val="hybridMultilevel"/>
    <w:tmpl w:val="3F448356"/>
    <w:lvl w:ilvl="0" w:tplc="D8BAF538">
      <w:start w:val="1"/>
      <w:numFmt w:val="decimal"/>
      <w:lvlText w:val="%1"/>
      <w:lvlJc w:val="left"/>
      <w:pPr>
        <w:ind w:left="299"/>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1" w:tplc="173EE42E">
      <w:start w:val="1"/>
      <w:numFmt w:val="lowerLetter"/>
      <w:lvlText w:val="%2"/>
      <w:lvlJc w:val="left"/>
      <w:pPr>
        <w:ind w:left="108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2" w:tplc="78D0235E">
      <w:start w:val="1"/>
      <w:numFmt w:val="lowerRoman"/>
      <w:lvlText w:val="%3"/>
      <w:lvlJc w:val="left"/>
      <w:pPr>
        <w:ind w:left="180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3" w:tplc="1BBAF3F2">
      <w:start w:val="1"/>
      <w:numFmt w:val="decimal"/>
      <w:lvlText w:val="%4"/>
      <w:lvlJc w:val="left"/>
      <w:pPr>
        <w:ind w:left="252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4" w:tplc="4F025082">
      <w:start w:val="1"/>
      <w:numFmt w:val="lowerLetter"/>
      <w:lvlText w:val="%5"/>
      <w:lvlJc w:val="left"/>
      <w:pPr>
        <w:ind w:left="324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5" w:tplc="081ED640">
      <w:start w:val="1"/>
      <w:numFmt w:val="lowerRoman"/>
      <w:lvlText w:val="%6"/>
      <w:lvlJc w:val="left"/>
      <w:pPr>
        <w:ind w:left="396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6" w:tplc="0E4248F6">
      <w:start w:val="1"/>
      <w:numFmt w:val="decimal"/>
      <w:lvlText w:val="%7"/>
      <w:lvlJc w:val="left"/>
      <w:pPr>
        <w:ind w:left="468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7" w:tplc="6D60674C">
      <w:start w:val="1"/>
      <w:numFmt w:val="lowerLetter"/>
      <w:lvlText w:val="%8"/>
      <w:lvlJc w:val="left"/>
      <w:pPr>
        <w:ind w:left="540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8" w:tplc="483EC946">
      <w:start w:val="1"/>
      <w:numFmt w:val="lowerRoman"/>
      <w:lvlText w:val="%9"/>
      <w:lvlJc w:val="left"/>
      <w:pPr>
        <w:ind w:left="612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abstractNum>
  <w:abstractNum w:abstractNumId="24" w15:restartNumberingAfterBreak="0">
    <w:nsid w:val="13D9DD1D"/>
    <w:multiLevelType w:val="hybridMultilevel"/>
    <w:tmpl w:val="FFFFFFFF"/>
    <w:lvl w:ilvl="0" w:tplc="6D96B034">
      <w:start w:val="1"/>
      <w:numFmt w:val="decimal"/>
      <w:lvlText w:val="%1."/>
      <w:lvlJc w:val="left"/>
      <w:pPr>
        <w:ind w:left="720" w:hanging="360"/>
      </w:pPr>
    </w:lvl>
    <w:lvl w:ilvl="1" w:tplc="5660FC28">
      <w:start w:val="1"/>
      <w:numFmt w:val="lowerLetter"/>
      <w:lvlText w:val="%2."/>
      <w:lvlJc w:val="left"/>
      <w:pPr>
        <w:ind w:left="1440" w:hanging="360"/>
      </w:pPr>
    </w:lvl>
    <w:lvl w:ilvl="2" w:tplc="100C1A8C">
      <w:start w:val="1"/>
      <w:numFmt w:val="lowerRoman"/>
      <w:lvlText w:val="%3."/>
      <w:lvlJc w:val="right"/>
      <w:pPr>
        <w:ind w:left="2160" w:hanging="180"/>
      </w:pPr>
    </w:lvl>
    <w:lvl w:ilvl="3" w:tplc="C93E0B54">
      <w:start w:val="1"/>
      <w:numFmt w:val="decimal"/>
      <w:lvlText w:val="%4."/>
      <w:lvlJc w:val="left"/>
      <w:pPr>
        <w:ind w:left="2880" w:hanging="360"/>
      </w:pPr>
    </w:lvl>
    <w:lvl w:ilvl="4" w:tplc="F9E0A6FC">
      <w:start w:val="1"/>
      <w:numFmt w:val="lowerLetter"/>
      <w:lvlText w:val="%5."/>
      <w:lvlJc w:val="left"/>
      <w:pPr>
        <w:ind w:left="3600" w:hanging="360"/>
      </w:pPr>
    </w:lvl>
    <w:lvl w:ilvl="5" w:tplc="7F28AD92">
      <w:start w:val="1"/>
      <w:numFmt w:val="lowerRoman"/>
      <w:lvlText w:val="%6."/>
      <w:lvlJc w:val="right"/>
      <w:pPr>
        <w:ind w:left="4320" w:hanging="180"/>
      </w:pPr>
    </w:lvl>
    <w:lvl w:ilvl="6" w:tplc="4EB864E4">
      <w:start w:val="1"/>
      <w:numFmt w:val="decimal"/>
      <w:lvlText w:val="%7."/>
      <w:lvlJc w:val="left"/>
      <w:pPr>
        <w:ind w:left="5040" w:hanging="360"/>
      </w:pPr>
    </w:lvl>
    <w:lvl w:ilvl="7" w:tplc="E606342A">
      <w:start w:val="1"/>
      <w:numFmt w:val="lowerLetter"/>
      <w:lvlText w:val="%8."/>
      <w:lvlJc w:val="left"/>
      <w:pPr>
        <w:ind w:left="5760" w:hanging="360"/>
      </w:pPr>
    </w:lvl>
    <w:lvl w:ilvl="8" w:tplc="93E2E2C2">
      <w:start w:val="1"/>
      <w:numFmt w:val="lowerRoman"/>
      <w:lvlText w:val="%9."/>
      <w:lvlJc w:val="right"/>
      <w:pPr>
        <w:ind w:left="6480" w:hanging="180"/>
      </w:pPr>
    </w:lvl>
  </w:abstractNum>
  <w:abstractNum w:abstractNumId="25" w15:restartNumberingAfterBreak="0">
    <w:nsid w:val="15C26140"/>
    <w:multiLevelType w:val="hybridMultilevel"/>
    <w:tmpl w:val="1B2AA148"/>
    <w:lvl w:ilvl="0" w:tplc="CA1ADF54">
      <w:start w:val="1"/>
      <w:numFmt w:val="decimal"/>
      <w:lvlText w:val="%1"/>
      <w:lvlJc w:val="left"/>
      <w:pPr>
        <w:ind w:left="295"/>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1" w:tplc="3AE2577C">
      <w:start w:val="1"/>
      <w:numFmt w:val="lowerLetter"/>
      <w:lvlText w:val="%2"/>
      <w:lvlJc w:val="left"/>
      <w:pPr>
        <w:ind w:left="108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2" w:tplc="C34845AC">
      <w:start w:val="1"/>
      <w:numFmt w:val="lowerRoman"/>
      <w:lvlText w:val="%3"/>
      <w:lvlJc w:val="left"/>
      <w:pPr>
        <w:ind w:left="180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3" w:tplc="40824F58">
      <w:start w:val="1"/>
      <w:numFmt w:val="decimal"/>
      <w:lvlText w:val="%4"/>
      <w:lvlJc w:val="left"/>
      <w:pPr>
        <w:ind w:left="252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4" w:tplc="32CE5E1A">
      <w:start w:val="1"/>
      <w:numFmt w:val="lowerLetter"/>
      <w:lvlText w:val="%5"/>
      <w:lvlJc w:val="left"/>
      <w:pPr>
        <w:ind w:left="324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5" w:tplc="968E6B52">
      <w:start w:val="1"/>
      <w:numFmt w:val="lowerRoman"/>
      <w:lvlText w:val="%6"/>
      <w:lvlJc w:val="left"/>
      <w:pPr>
        <w:ind w:left="396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6" w:tplc="A596DD14">
      <w:start w:val="1"/>
      <w:numFmt w:val="decimal"/>
      <w:lvlText w:val="%7"/>
      <w:lvlJc w:val="left"/>
      <w:pPr>
        <w:ind w:left="468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7" w:tplc="C0F4044A">
      <w:start w:val="1"/>
      <w:numFmt w:val="lowerLetter"/>
      <w:lvlText w:val="%8"/>
      <w:lvlJc w:val="left"/>
      <w:pPr>
        <w:ind w:left="540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8" w:tplc="0E2021EA">
      <w:start w:val="1"/>
      <w:numFmt w:val="lowerRoman"/>
      <w:lvlText w:val="%9"/>
      <w:lvlJc w:val="left"/>
      <w:pPr>
        <w:ind w:left="612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abstractNum>
  <w:abstractNum w:abstractNumId="26" w15:restartNumberingAfterBreak="0">
    <w:nsid w:val="162D8CE3"/>
    <w:multiLevelType w:val="hybridMultilevel"/>
    <w:tmpl w:val="AFDAF3E6"/>
    <w:lvl w:ilvl="0" w:tplc="80DAB020">
      <w:start w:val="1"/>
      <w:numFmt w:val="lowerLetter"/>
      <w:lvlText w:val="%1."/>
      <w:lvlJc w:val="left"/>
      <w:pPr>
        <w:ind w:left="487" w:hanging="360"/>
      </w:pPr>
    </w:lvl>
    <w:lvl w:ilvl="1" w:tplc="299E1A08">
      <w:start w:val="1"/>
      <w:numFmt w:val="lowerLetter"/>
      <w:lvlText w:val="%2."/>
      <w:lvlJc w:val="left"/>
      <w:pPr>
        <w:ind w:left="1207" w:hanging="360"/>
      </w:pPr>
    </w:lvl>
    <w:lvl w:ilvl="2" w:tplc="0B96EBA6">
      <w:start w:val="1"/>
      <w:numFmt w:val="lowerRoman"/>
      <w:lvlText w:val="%3."/>
      <w:lvlJc w:val="right"/>
      <w:pPr>
        <w:ind w:left="1927" w:hanging="180"/>
      </w:pPr>
    </w:lvl>
    <w:lvl w:ilvl="3" w:tplc="E0A6C126">
      <w:start w:val="1"/>
      <w:numFmt w:val="decimal"/>
      <w:lvlText w:val="%4."/>
      <w:lvlJc w:val="left"/>
      <w:pPr>
        <w:ind w:left="2647" w:hanging="360"/>
      </w:pPr>
    </w:lvl>
    <w:lvl w:ilvl="4" w:tplc="6A1E6FB4">
      <w:start w:val="1"/>
      <w:numFmt w:val="lowerLetter"/>
      <w:lvlText w:val="%5."/>
      <w:lvlJc w:val="left"/>
      <w:pPr>
        <w:ind w:left="3367" w:hanging="360"/>
      </w:pPr>
    </w:lvl>
    <w:lvl w:ilvl="5" w:tplc="AE0EF704">
      <w:start w:val="1"/>
      <w:numFmt w:val="lowerRoman"/>
      <w:lvlText w:val="%6."/>
      <w:lvlJc w:val="right"/>
      <w:pPr>
        <w:ind w:left="4087" w:hanging="180"/>
      </w:pPr>
    </w:lvl>
    <w:lvl w:ilvl="6" w:tplc="E2F21A16">
      <w:start w:val="1"/>
      <w:numFmt w:val="decimal"/>
      <w:lvlText w:val="%7."/>
      <w:lvlJc w:val="left"/>
      <w:pPr>
        <w:ind w:left="4807" w:hanging="360"/>
      </w:pPr>
    </w:lvl>
    <w:lvl w:ilvl="7" w:tplc="28BAF3DA">
      <w:start w:val="1"/>
      <w:numFmt w:val="lowerLetter"/>
      <w:lvlText w:val="%8."/>
      <w:lvlJc w:val="left"/>
      <w:pPr>
        <w:ind w:left="5527" w:hanging="360"/>
      </w:pPr>
    </w:lvl>
    <w:lvl w:ilvl="8" w:tplc="A664C912">
      <w:start w:val="1"/>
      <w:numFmt w:val="lowerRoman"/>
      <w:lvlText w:val="%9."/>
      <w:lvlJc w:val="right"/>
      <w:pPr>
        <w:ind w:left="6247" w:hanging="180"/>
      </w:pPr>
    </w:lvl>
  </w:abstractNum>
  <w:abstractNum w:abstractNumId="27" w15:restartNumberingAfterBreak="0">
    <w:nsid w:val="194142FC"/>
    <w:multiLevelType w:val="hybridMultilevel"/>
    <w:tmpl w:val="FFFFFFFF"/>
    <w:lvl w:ilvl="0" w:tplc="0D4EEA70">
      <w:start w:val="1"/>
      <w:numFmt w:val="decimal"/>
      <w:lvlText w:val="%1."/>
      <w:lvlJc w:val="left"/>
      <w:pPr>
        <w:ind w:left="502" w:hanging="360"/>
      </w:pPr>
    </w:lvl>
    <w:lvl w:ilvl="1" w:tplc="86FE3A7A">
      <w:start w:val="1"/>
      <w:numFmt w:val="lowerLetter"/>
      <w:lvlText w:val="%2."/>
      <w:lvlJc w:val="left"/>
      <w:pPr>
        <w:ind w:left="1222" w:hanging="360"/>
      </w:pPr>
    </w:lvl>
    <w:lvl w:ilvl="2" w:tplc="D4961274">
      <w:start w:val="1"/>
      <w:numFmt w:val="lowerRoman"/>
      <w:lvlText w:val="%3."/>
      <w:lvlJc w:val="right"/>
      <w:pPr>
        <w:ind w:left="1942" w:hanging="180"/>
      </w:pPr>
    </w:lvl>
    <w:lvl w:ilvl="3" w:tplc="3A94D282">
      <w:start w:val="1"/>
      <w:numFmt w:val="decimal"/>
      <w:lvlText w:val="%4."/>
      <w:lvlJc w:val="left"/>
      <w:pPr>
        <w:ind w:left="2662" w:hanging="360"/>
      </w:pPr>
    </w:lvl>
    <w:lvl w:ilvl="4" w:tplc="428C83D0">
      <w:start w:val="1"/>
      <w:numFmt w:val="lowerLetter"/>
      <w:lvlText w:val="%5."/>
      <w:lvlJc w:val="left"/>
      <w:pPr>
        <w:ind w:left="3382" w:hanging="360"/>
      </w:pPr>
    </w:lvl>
    <w:lvl w:ilvl="5" w:tplc="4A6C8316">
      <w:start w:val="1"/>
      <w:numFmt w:val="lowerRoman"/>
      <w:lvlText w:val="%6."/>
      <w:lvlJc w:val="right"/>
      <w:pPr>
        <w:ind w:left="4102" w:hanging="180"/>
      </w:pPr>
    </w:lvl>
    <w:lvl w:ilvl="6" w:tplc="6DB06C3A">
      <w:start w:val="1"/>
      <w:numFmt w:val="decimal"/>
      <w:lvlText w:val="%7."/>
      <w:lvlJc w:val="left"/>
      <w:pPr>
        <w:ind w:left="4822" w:hanging="360"/>
      </w:pPr>
    </w:lvl>
    <w:lvl w:ilvl="7" w:tplc="85AECC4A">
      <w:start w:val="1"/>
      <w:numFmt w:val="lowerLetter"/>
      <w:lvlText w:val="%8."/>
      <w:lvlJc w:val="left"/>
      <w:pPr>
        <w:ind w:left="5542" w:hanging="360"/>
      </w:pPr>
    </w:lvl>
    <w:lvl w:ilvl="8" w:tplc="CBD662AC">
      <w:start w:val="1"/>
      <w:numFmt w:val="lowerRoman"/>
      <w:lvlText w:val="%9."/>
      <w:lvlJc w:val="right"/>
      <w:pPr>
        <w:ind w:left="6262" w:hanging="180"/>
      </w:pPr>
    </w:lvl>
  </w:abstractNum>
  <w:abstractNum w:abstractNumId="28" w15:restartNumberingAfterBreak="0">
    <w:nsid w:val="19B02947"/>
    <w:multiLevelType w:val="hybridMultilevel"/>
    <w:tmpl w:val="95D47CE0"/>
    <w:lvl w:ilvl="0" w:tplc="2C2A9D40">
      <w:start w:val="1"/>
      <w:numFmt w:val="decimal"/>
      <w:lvlText w:val="%1"/>
      <w:lvlJc w:val="left"/>
      <w:pPr>
        <w:ind w:left="299"/>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1" w:tplc="37E6EE1E">
      <w:start w:val="1"/>
      <w:numFmt w:val="lowerLetter"/>
      <w:lvlText w:val="%2"/>
      <w:lvlJc w:val="left"/>
      <w:pPr>
        <w:ind w:left="108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2" w:tplc="BC9410CE">
      <w:start w:val="1"/>
      <w:numFmt w:val="lowerRoman"/>
      <w:lvlText w:val="%3"/>
      <w:lvlJc w:val="left"/>
      <w:pPr>
        <w:ind w:left="180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3" w:tplc="13C4C212">
      <w:start w:val="1"/>
      <w:numFmt w:val="decimal"/>
      <w:lvlText w:val="%4"/>
      <w:lvlJc w:val="left"/>
      <w:pPr>
        <w:ind w:left="252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4" w:tplc="D9BC879C">
      <w:start w:val="1"/>
      <w:numFmt w:val="lowerLetter"/>
      <w:lvlText w:val="%5"/>
      <w:lvlJc w:val="left"/>
      <w:pPr>
        <w:ind w:left="324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5" w:tplc="D0A047A4">
      <w:start w:val="1"/>
      <w:numFmt w:val="lowerRoman"/>
      <w:lvlText w:val="%6"/>
      <w:lvlJc w:val="left"/>
      <w:pPr>
        <w:ind w:left="396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6" w:tplc="F64ED37E">
      <w:start w:val="1"/>
      <w:numFmt w:val="decimal"/>
      <w:lvlText w:val="%7"/>
      <w:lvlJc w:val="left"/>
      <w:pPr>
        <w:ind w:left="468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7" w:tplc="3A2C2DE0">
      <w:start w:val="1"/>
      <w:numFmt w:val="lowerLetter"/>
      <w:lvlText w:val="%8"/>
      <w:lvlJc w:val="left"/>
      <w:pPr>
        <w:ind w:left="540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8" w:tplc="30302FB0">
      <w:start w:val="1"/>
      <w:numFmt w:val="lowerRoman"/>
      <w:lvlText w:val="%9"/>
      <w:lvlJc w:val="left"/>
      <w:pPr>
        <w:ind w:left="612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abstractNum>
  <w:abstractNum w:abstractNumId="29" w15:restartNumberingAfterBreak="0">
    <w:nsid w:val="1DCF3EB9"/>
    <w:multiLevelType w:val="hybridMultilevel"/>
    <w:tmpl w:val="DB5E49EA"/>
    <w:lvl w:ilvl="0" w:tplc="0F22F1EA">
      <w:start w:val="11"/>
      <w:numFmt w:val="decimal"/>
      <w:lvlText w:val="%1"/>
      <w:lvlJc w:val="left"/>
      <w:pPr>
        <w:ind w:left="286"/>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1" w:tplc="1DAA845C">
      <w:start w:val="1"/>
      <w:numFmt w:val="lowerLetter"/>
      <w:lvlText w:val="%2"/>
      <w:lvlJc w:val="left"/>
      <w:pPr>
        <w:ind w:left="108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2" w:tplc="4D308CCE">
      <w:start w:val="1"/>
      <w:numFmt w:val="lowerRoman"/>
      <w:lvlText w:val="%3"/>
      <w:lvlJc w:val="left"/>
      <w:pPr>
        <w:ind w:left="180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3" w:tplc="3D2C4FF4">
      <w:start w:val="1"/>
      <w:numFmt w:val="decimal"/>
      <w:lvlText w:val="%4"/>
      <w:lvlJc w:val="left"/>
      <w:pPr>
        <w:ind w:left="252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4" w:tplc="B176B184">
      <w:start w:val="1"/>
      <w:numFmt w:val="lowerLetter"/>
      <w:lvlText w:val="%5"/>
      <w:lvlJc w:val="left"/>
      <w:pPr>
        <w:ind w:left="324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5" w:tplc="9D22C424">
      <w:start w:val="1"/>
      <w:numFmt w:val="lowerRoman"/>
      <w:lvlText w:val="%6"/>
      <w:lvlJc w:val="left"/>
      <w:pPr>
        <w:ind w:left="396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6" w:tplc="545CAF40">
      <w:start w:val="1"/>
      <w:numFmt w:val="decimal"/>
      <w:lvlText w:val="%7"/>
      <w:lvlJc w:val="left"/>
      <w:pPr>
        <w:ind w:left="468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7" w:tplc="BD54B8C6">
      <w:start w:val="1"/>
      <w:numFmt w:val="lowerLetter"/>
      <w:lvlText w:val="%8"/>
      <w:lvlJc w:val="left"/>
      <w:pPr>
        <w:ind w:left="540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8" w:tplc="25F486B4">
      <w:start w:val="1"/>
      <w:numFmt w:val="lowerRoman"/>
      <w:lvlText w:val="%9"/>
      <w:lvlJc w:val="left"/>
      <w:pPr>
        <w:ind w:left="612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abstractNum>
  <w:abstractNum w:abstractNumId="30" w15:restartNumberingAfterBreak="0">
    <w:nsid w:val="1DEA4ABB"/>
    <w:multiLevelType w:val="hybridMultilevel"/>
    <w:tmpl w:val="51A47702"/>
    <w:lvl w:ilvl="0" w:tplc="E806C966">
      <w:start w:val="1"/>
      <w:numFmt w:val="decimal"/>
      <w:lvlText w:val="%1"/>
      <w:lvlJc w:val="left"/>
      <w:pPr>
        <w:ind w:left="299"/>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1" w:tplc="ECAC01D2">
      <w:start w:val="1"/>
      <w:numFmt w:val="lowerLetter"/>
      <w:lvlText w:val="%2"/>
      <w:lvlJc w:val="left"/>
      <w:pPr>
        <w:ind w:left="1222"/>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2" w:tplc="263E93F2">
      <w:start w:val="1"/>
      <w:numFmt w:val="lowerRoman"/>
      <w:lvlText w:val="%3"/>
      <w:lvlJc w:val="left"/>
      <w:pPr>
        <w:ind w:left="1942"/>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3" w:tplc="4552CBF2">
      <w:start w:val="1"/>
      <w:numFmt w:val="decimal"/>
      <w:lvlText w:val="%4"/>
      <w:lvlJc w:val="left"/>
      <w:pPr>
        <w:ind w:left="2662"/>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4" w:tplc="C292E520">
      <w:start w:val="1"/>
      <w:numFmt w:val="lowerLetter"/>
      <w:lvlText w:val="%5"/>
      <w:lvlJc w:val="left"/>
      <w:pPr>
        <w:ind w:left="3382"/>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5" w:tplc="AF4EEB68">
      <w:start w:val="1"/>
      <w:numFmt w:val="lowerRoman"/>
      <w:lvlText w:val="%6"/>
      <w:lvlJc w:val="left"/>
      <w:pPr>
        <w:ind w:left="4102"/>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6" w:tplc="A3F0A330">
      <w:start w:val="1"/>
      <w:numFmt w:val="decimal"/>
      <w:lvlText w:val="%7"/>
      <w:lvlJc w:val="left"/>
      <w:pPr>
        <w:ind w:left="4822"/>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7" w:tplc="00622C8C">
      <w:start w:val="1"/>
      <w:numFmt w:val="lowerLetter"/>
      <w:lvlText w:val="%8"/>
      <w:lvlJc w:val="left"/>
      <w:pPr>
        <w:ind w:left="5542"/>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8" w:tplc="68B4530A">
      <w:start w:val="1"/>
      <w:numFmt w:val="lowerRoman"/>
      <w:lvlText w:val="%9"/>
      <w:lvlJc w:val="left"/>
      <w:pPr>
        <w:ind w:left="6262"/>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abstractNum>
  <w:abstractNum w:abstractNumId="31" w15:restartNumberingAfterBreak="0">
    <w:nsid w:val="1E0D1D0C"/>
    <w:multiLevelType w:val="hybridMultilevel"/>
    <w:tmpl w:val="29A273DA"/>
    <w:lvl w:ilvl="0" w:tplc="031EDA88">
      <w:start w:val="2"/>
      <w:numFmt w:val="decimal"/>
      <w:lvlText w:val="%1"/>
      <w:lvlJc w:val="left"/>
      <w:pPr>
        <w:ind w:left="299"/>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1" w:tplc="43825FF0">
      <w:start w:val="1"/>
      <w:numFmt w:val="lowerLetter"/>
      <w:lvlText w:val="%2"/>
      <w:lvlJc w:val="left"/>
      <w:pPr>
        <w:ind w:left="108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2" w:tplc="13983636">
      <w:start w:val="1"/>
      <w:numFmt w:val="lowerRoman"/>
      <w:lvlText w:val="%3"/>
      <w:lvlJc w:val="left"/>
      <w:pPr>
        <w:ind w:left="180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3" w:tplc="00609A24">
      <w:start w:val="1"/>
      <w:numFmt w:val="decimal"/>
      <w:lvlText w:val="%4"/>
      <w:lvlJc w:val="left"/>
      <w:pPr>
        <w:ind w:left="252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4" w:tplc="FAE00A64">
      <w:start w:val="1"/>
      <w:numFmt w:val="lowerLetter"/>
      <w:lvlText w:val="%5"/>
      <w:lvlJc w:val="left"/>
      <w:pPr>
        <w:ind w:left="324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5" w:tplc="FEE8948E">
      <w:start w:val="1"/>
      <w:numFmt w:val="lowerRoman"/>
      <w:lvlText w:val="%6"/>
      <w:lvlJc w:val="left"/>
      <w:pPr>
        <w:ind w:left="396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6" w:tplc="A04285C8">
      <w:start w:val="1"/>
      <w:numFmt w:val="decimal"/>
      <w:lvlText w:val="%7"/>
      <w:lvlJc w:val="left"/>
      <w:pPr>
        <w:ind w:left="468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7" w:tplc="DE9CBFE8">
      <w:start w:val="1"/>
      <w:numFmt w:val="lowerLetter"/>
      <w:lvlText w:val="%8"/>
      <w:lvlJc w:val="left"/>
      <w:pPr>
        <w:ind w:left="540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8" w:tplc="D86AD4CA">
      <w:start w:val="1"/>
      <w:numFmt w:val="lowerRoman"/>
      <w:lvlText w:val="%9"/>
      <w:lvlJc w:val="left"/>
      <w:pPr>
        <w:ind w:left="612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abstractNum>
  <w:abstractNum w:abstractNumId="32" w15:restartNumberingAfterBreak="0">
    <w:nsid w:val="1F774A7F"/>
    <w:multiLevelType w:val="hybridMultilevel"/>
    <w:tmpl w:val="FFFFFFFF"/>
    <w:lvl w:ilvl="0" w:tplc="3996883C">
      <w:start w:val="1"/>
      <w:numFmt w:val="lowerLetter"/>
      <w:lvlText w:val="%1)"/>
      <w:lvlJc w:val="left"/>
      <w:pPr>
        <w:ind w:left="487" w:hanging="360"/>
      </w:pPr>
    </w:lvl>
    <w:lvl w:ilvl="1" w:tplc="F822E12C">
      <w:start w:val="1"/>
      <w:numFmt w:val="lowerLetter"/>
      <w:lvlText w:val="%2."/>
      <w:lvlJc w:val="left"/>
      <w:pPr>
        <w:ind w:left="1207" w:hanging="360"/>
      </w:pPr>
    </w:lvl>
    <w:lvl w:ilvl="2" w:tplc="D7E8A168">
      <w:start w:val="1"/>
      <w:numFmt w:val="lowerRoman"/>
      <w:lvlText w:val="%3."/>
      <w:lvlJc w:val="right"/>
      <w:pPr>
        <w:ind w:left="1927" w:hanging="180"/>
      </w:pPr>
    </w:lvl>
    <w:lvl w:ilvl="3" w:tplc="828475A0">
      <w:start w:val="1"/>
      <w:numFmt w:val="decimal"/>
      <w:lvlText w:val="%4."/>
      <w:lvlJc w:val="left"/>
      <w:pPr>
        <w:ind w:left="2647" w:hanging="360"/>
      </w:pPr>
    </w:lvl>
    <w:lvl w:ilvl="4" w:tplc="DC346F8E">
      <w:start w:val="1"/>
      <w:numFmt w:val="lowerLetter"/>
      <w:lvlText w:val="%5."/>
      <w:lvlJc w:val="left"/>
      <w:pPr>
        <w:ind w:left="3367" w:hanging="360"/>
      </w:pPr>
    </w:lvl>
    <w:lvl w:ilvl="5" w:tplc="08589344">
      <w:start w:val="1"/>
      <w:numFmt w:val="lowerRoman"/>
      <w:lvlText w:val="%6."/>
      <w:lvlJc w:val="right"/>
      <w:pPr>
        <w:ind w:left="4087" w:hanging="180"/>
      </w:pPr>
    </w:lvl>
    <w:lvl w:ilvl="6" w:tplc="45E85016">
      <w:start w:val="1"/>
      <w:numFmt w:val="decimal"/>
      <w:lvlText w:val="%7."/>
      <w:lvlJc w:val="left"/>
      <w:pPr>
        <w:ind w:left="4807" w:hanging="360"/>
      </w:pPr>
    </w:lvl>
    <w:lvl w:ilvl="7" w:tplc="BF744CEA">
      <w:start w:val="1"/>
      <w:numFmt w:val="lowerLetter"/>
      <w:lvlText w:val="%8."/>
      <w:lvlJc w:val="left"/>
      <w:pPr>
        <w:ind w:left="5527" w:hanging="360"/>
      </w:pPr>
    </w:lvl>
    <w:lvl w:ilvl="8" w:tplc="14BA8524">
      <w:start w:val="1"/>
      <w:numFmt w:val="lowerRoman"/>
      <w:lvlText w:val="%9."/>
      <w:lvlJc w:val="right"/>
      <w:pPr>
        <w:ind w:left="6247" w:hanging="180"/>
      </w:pPr>
    </w:lvl>
  </w:abstractNum>
  <w:abstractNum w:abstractNumId="33" w15:restartNumberingAfterBreak="0">
    <w:nsid w:val="1F832B7C"/>
    <w:multiLevelType w:val="hybridMultilevel"/>
    <w:tmpl w:val="A82C515A"/>
    <w:lvl w:ilvl="0" w:tplc="0816001B">
      <w:start w:val="1"/>
      <w:numFmt w:val="lowerRoman"/>
      <w:lvlText w:val="%1."/>
      <w:lvlJc w:val="right"/>
      <w:pPr>
        <w:ind w:left="1068" w:hanging="360"/>
      </w:pPr>
      <w:rPr>
        <w:b w:val="0"/>
        <w:bCs w:val="0"/>
        <w:strike w:val="0"/>
      </w:rPr>
    </w:lvl>
    <w:lvl w:ilvl="1" w:tplc="FFFFFFFF" w:tentative="1">
      <w:start w:val="1"/>
      <w:numFmt w:val="lowerLetter"/>
      <w:lvlText w:val="%2."/>
      <w:lvlJc w:val="left"/>
      <w:pPr>
        <w:ind w:left="1915" w:hanging="360"/>
      </w:pPr>
    </w:lvl>
    <w:lvl w:ilvl="2" w:tplc="FFFFFFFF" w:tentative="1">
      <w:start w:val="1"/>
      <w:numFmt w:val="lowerRoman"/>
      <w:lvlText w:val="%3."/>
      <w:lvlJc w:val="right"/>
      <w:pPr>
        <w:ind w:left="2635" w:hanging="180"/>
      </w:pPr>
    </w:lvl>
    <w:lvl w:ilvl="3" w:tplc="FFFFFFFF" w:tentative="1">
      <w:start w:val="1"/>
      <w:numFmt w:val="decimal"/>
      <w:lvlText w:val="%4."/>
      <w:lvlJc w:val="left"/>
      <w:pPr>
        <w:ind w:left="3355" w:hanging="360"/>
      </w:pPr>
    </w:lvl>
    <w:lvl w:ilvl="4" w:tplc="FFFFFFFF" w:tentative="1">
      <w:start w:val="1"/>
      <w:numFmt w:val="lowerLetter"/>
      <w:lvlText w:val="%5."/>
      <w:lvlJc w:val="left"/>
      <w:pPr>
        <w:ind w:left="4075" w:hanging="360"/>
      </w:pPr>
    </w:lvl>
    <w:lvl w:ilvl="5" w:tplc="FFFFFFFF" w:tentative="1">
      <w:start w:val="1"/>
      <w:numFmt w:val="lowerRoman"/>
      <w:lvlText w:val="%6."/>
      <w:lvlJc w:val="right"/>
      <w:pPr>
        <w:ind w:left="4795" w:hanging="180"/>
      </w:pPr>
    </w:lvl>
    <w:lvl w:ilvl="6" w:tplc="FFFFFFFF" w:tentative="1">
      <w:start w:val="1"/>
      <w:numFmt w:val="decimal"/>
      <w:lvlText w:val="%7."/>
      <w:lvlJc w:val="left"/>
      <w:pPr>
        <w:ind w:left="5515" w:hanging="360"/>
      </w:pPr>
    </w:lvl>
    <w:lvl w:ilvl="7" w:tplc="FFFFFFFF" w:tentative="1">
      <w:start w:val="1"/>
      <w:numFmt w:val="lowerLetter"/>
      <w:lvlText w:val="%8."/>
      <w:lvlJc w:val="left"/>
      <w:pPr>
        <w:ind w:left="6235" w:hanging="360"/>
      </w:pPr>
    </w:lvl>
    <w:lvl w:ilvl="8" w:tplc="FFFFFFFF" w:tentative="1">
      <w:start w:val="1"/>
      <w:numFmt w:val="lowerRoman"/>
      <w:lvlText w:val="%9."/>
      <w:lvlJc w:val="right"/>
      <w:pPr>
        <w:ind w:left="6955" w:hanging="180"/>
      </w:pPr>
    </w:lvl>
  </w:abstractNum>
  <w:abstractNum w:abstractNumId="34" w15:restartNumberingAfterBreak="0">
    <w:nsid w:val="20B76B01"/>
    <w:multiLevelType w:val="hybridMultilevel"/>
    <w:tmpl w:val="FFFFFFFF"/>
    <w:lvl w:ilvl="0" w:tplc="0032C474">
      <w:start w:val="1"/>
      <w:numFmt w:val="decimal"/>
      <w:lvlText w:val="%1."/>
      <w:lvlJc w:val="left"/>
      <w:pPr>
        <w:ind w:left="720" w:hanging="360"/>
      </w:pPr>
    </w:lvl>
    <w:lvl w:ilvl="1" w:tplc="33828726">
      <w:start w:val="1"/>
      <w:numFmt w:val="lowerLetter"/>
      <w:lvlText w:val="%2."/>
      <w:lvlJc w:val="left"/>
      <w:pPr>
        <w:ind w:left="1440" w:hanging="360"/>
      </w:pPr>
    </w:lvl>
    <w:lvl w:ilvl="2" w:tplc="578C07F6">
      <w:start w:val="1"/>
      <w:numFmt w:val="lowerRoman"/>
      <w:lvlText w:val="%3."/>
      <w:lvlJc w:val="right"/>
      <w:pPr>
        <w:ind w:left="2160" w:hanging="180"/>
      </w:pPr>
    </w:lvl>
    <w:lvl w:ilvl="3" w:tplc="CDC0F3D2">
      <w:start w:val="1"/>
      <w:numFmt w:val="decimal"/>
      <w:lvlText w:val="%4."/>
      <w:lvlJc w:val="left"/>
      <w:pPr>
        <w:ind w:left="2880" w:hanging="360"/>
      </w:pPr>
    </w:lvl>
    <w:lvl w:ilvl="4" w:tplc="6166FA14">
      <w:start w:val="1"/>
      <w:numFmt w:val="lowerLetter"/>
      <w:lvlText w:val="%5."/>
      <w:lvlJc w:val="left"/>
      <w:pPr>
        <w:ind w:left="3600" w:hanging="360"/>
      </w:pPr>
    </w:lvl>
    <w:lvl w:ilvl="5" w:tplc="7762623A">
      <w:start w:val="1"/>
      <w:numFmt w:val="lowerRoman"/>
      <w:lvlText w:val="%6."/>
      <w:lvlJc w:val="right"/>
      <w:pPr>
        <w:ind w:left="4320" w:hanging="180"/>
      </w:pPr>
    </w:lvl>
    <w:lvl w:ilvl="6" w:tplc="A3325890">
      <w:start w:val="1"/>
      <w:numFmt w:val="decimal"/>
      <w:lvlText w:val="%7."/>
      <w:lvlJc w:val="left"/>
      <w:pPr>
        <w:ind w:left="5040" w:hanging="360"/>
      </w:pPr>
    </w:lvl>
    <w:lvl w:ilvl="7" w:tplc="EE1AEE06">
      <w:start w:val="1"/>
      <w:numFmt w:val="lowerLetter"/>
      <w:lvlText w:val="%8."/>
      <w:lvlJc w:val="left"/>
      <w:pPr>
        <w:ind w:left="5760" w:hanging="360"/>
      </w:pPr>
    </w:lvl>
    <w:lvl w:ilvl="8" w:tplc="103AC478">
      <w:start w:val="1"/>
      <w:numFmt w:val="lowerRoman"/>
      <w:lvlText w:val="%9."/>
      <w:lvlJc w:val="right"/>
      <w:pPr>
        <w:ind w:left="6480" w:hanging="180"/>
      </w:pPr>
    </w:lvl>
  </w:abstractNum>
  <w:abstractNum w:abstractNumId="35" w15:restartNumberingAfterBreak="0">
    <w:nsid w:val="223E5CB9"/>
    <w:multiLevelType w:val="hybridMultilevel"/>
    <w:tmpl w:val="FFFFFFFF"/>
    <w:lvl w:ilvl="0" w:tplc="2E3C15F4">
      <w:start w:val="1"/>
      <w:numFmt w:val="decimal"/>
      <w:lvlText w:val="%1."/>
      <w:lvlJc w:val="left"/>
      <w:pPr>
        <w:ind w:left="502" w:hanging="360"/>
      </w:pPr>
    </w:lvl>
    <w:lvl w:ilvl="1" w:tplc="9AB2278A">
      <w:start w:val="1"/>
      <w:numFmt w:val="lowerLetter"/>
      <w:lvlText w:val="%2."/>
      <w:lvlJc w:val="left"/>
      <w:pPr>
        <w:ind w:left="1222" w:hanging="360"/>
      </w:pPr>
    </w:lvl>
    <w:lvl w:ilvl="2" w:tplc="56E89E6C">
      <w:start w:val="1"/>
      <w:numFmt w:val="lowerRoman"/>
      <w:lvlText w:val="%3."/>
      <w:lvlJc w:val="right"/>
      <w:pPr>
        <w:ind w:left="1942" w:hanging="180"/>
      </w:pPr>
    </w:lvl>
    <w:lvl w:ilvl="3" w:tplc="114038E4">
      <w:start w:val="1"/>
      <w:numFmt w:val="decimal"/>
      <w:lvlText w:val="%4."/>
      <w:lvlJc w:val="left"/>
      <w:pPr>
        <w:ind w:left="2662" w:hanging="360"/>
      </w:pPr>
    </w:lvl>
    <w:lvl w:ilvl="4" w:tplc="FDE25ABA">
      <w:start w:val="1"/>
      <w:numFmt w:val="lowerLetter"/>
      <w:lvlText w:val="%5."/>
      <w:lvlJc w:val="left"/>
      <w:pPr>
        <w:ind w:left="3382" w:hanging="360"/>
      </w:pPr>
    </w:lvl>
    <w:lvl w:ilvl="5" w:tplc="27822E34">
      <w:start w:val="1"/>
      <w:numFmt w:val="lowerRoman"/>
      <w:lvlText w:val="%6."/>
      <w:lvlJc w:val="right"/>
      <w:pPr>
        <w:ind w:left="4102" w:hanging="180"/>
      </w:pPr>
    </w:lvl>
    <w:lvl w:ilvl="6" w:tplc="02ACBE98">
      <w:start w:val="1"/>
      <w:numFmt w:val="decimal"/>
      <w:lvlText w:val="%7."/>
      <w:lvlJc w:val="left"/>
      <w:pPr>
        <w:ind w:left="4822" w:hanging="360"/>
      </w:pPr>
    </w:lvl>
    <w:lvl w:ilvl="7" w:tplc="73C85A76">
      <w:start w:val="1"/>
      <w:numFmt w:val="lowerLetter"/>
      <w:lvlText w:val="%8."/>
      <w:lvlJc w:val="left"/>
      <w:pPr>
        <w:ind w:left="5542" w:hanging="360"/>
      </w:pPr>
    </w:lvl>
    <w:lvl w:ilvl="8" w:tplc="F23A42BC">
      <w:start w:val="1"/>
      <w:numFmt w:val="lowerRoman"/>
      <w:lvlText w:val="%9."/>
      <w:lvlJc w:val="right"/>
      <w:pPr>
        <w:ind w:left="6262" w:hanging="180"/>
      </w:pPr>
    </w:lvl>
  </w:abstractNum>
  <w:abstractNum w:abstractNumId="36" w15:restartNumberingAfterBreak="0">
    <w:nsid w:val="226E0F8C"/>
    <w:multiLevelType w:val="hybridMultilevel"/>
    <w:tmpl w:val="57F02C68"/>
    <w:lvl w:ilvl="0" w:tplc="18A49804">
      <w:start w:val="13"/>
      <w:numFmt w:val="lowerLetter"/>
      <w:lvlText w:val="%1)"/>
      <w:lvlJc w:val="left"/>
      <w:pPr>
        <w:ind w:left="862"/>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1" w:tplc="40D800F2">
      <w:start w:val="1"/>
      <w:numFmt w:val="lowerLetter"/>
      <w:lvlText w:val="%2"/>
      <w:lvlJc w:val="left"/>
      <w:pPr>
        <w:ind w:left="144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2" w:tplc="BE5C55D8">
      <w:start w:val="1"/>
      <w:numFmt w:val="lowerRoman"/>
      <w:lvlText w:val="%3"/>
      <w:lvlJc w:val="left"/>
      <w:pPr>
        <w:ind w:left="216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3" w:tplc="9FAE62CE">
      <w:start w:val="1"/>
      <w:numFmt w:val="decimal"/>
      <w:lvlText w:val="%4"/>
      <w:lvlJc w:val="left"/>
      <w:pPr>
        <w:ind w:left="288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4" w:tplc="F614E17C">
      <w:start w:val="1"/>
      <w:numFmt w:val="lowerLetter"/>
      <w:lvlText w:val="%5"/>
      <w:lvlJc w:val="left"/>
      <w:pPr>
        <w:ind w:left="360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5" w:tplc="DA023E7E">
      <w:start w:val="1"/>
      <w:numFmt w:val="lowerRoman"/>
      <w:lvlText w:val="%6"/>
      <w:lvlJc w:val="left"/>
      <w:pPr>
        <w:ind w:left="432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6" w:tplc="B3EAC924">
      <w:start w:val="1"/>
      <w:numFmt w:val="decimal"/>
      <w:lvlText w:val="%7"/>
      <w:lvlJc w:val="left"/>
      <w:pPr>
        <w:ind w:left="504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7" w:tplc="180A8612">
      <w:start w:val="1"/>
      <w:numFmt w:val="lowerLetter"/>
      <w:lvlText w:val="%8"/>
      <w:lvlJc w:val="left"/>
      <w:pPr>
        <w:ind w:left="576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8" w:tplc="FDD47908">
      <w:start w:val="1"/>
      <w:numFmt w:val="lowerRoman"/>
      <w:lvlText w:val="%9"/>
      <w:lvlJc w:val="left"/>
      <w:pPr>
        <w:ind w:left="648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abstractNum>
  <w:abstractNum w:abstractNumId="37" w15:restartNumberingAfterBreak="0">
    <w:nsid w:val="2349607B"/>
    <w:multiLevelType w:val="hybridMultilevel"/>
    <w:tmpl w:val="57BA0C14"/>
    <w:lvl w:ilvl="0" w:tplc="A8E85D86">
      <w:start w:val="4"/>
      <w:numFmt w:val="decimal"/>
      <w:lvlText w:val="%1"/>
      <w:lvlJc w:val="left"/>
      <w:pPr>
        <w:ind w:left="299"/>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1" w:tplc="618C8CCE">
      <w:start w:val="1"/>
      <w:numFmt w:val="lowerLetter"/>
      <w:lvlText w:val="%2"/>
      <w:lvlJc w:val="left"/>
      <w:pPr>
        <w:ind w:left="108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2" w:tplc="3CA01D44">
      <w:start w:val="1"/>
      <w:numFmt w:val="lowerRoman"/>
      <w:lvlText w:val="%3"/>
      <w:lvlJc w:val="left"/>
      <w:pPr>
        <w:ind w:left="180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3" w:tplc="2D544B90">
      <w:start w:val="1"/>
      <w:numFmt w:val="decimal"/>
      <w:lvlText w:val="%4"/>
      <w:lvlJc w:val="left"/>
      <w:pPr>
        <w:ind w:left="252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4" w:tplc="3CE6A37E">
      <w:start w:val="1"/>
      <w:numFmt w:val="lowerLetter"/>
      <w:lvlText w:val="%5"/>
      <w:lvlJc w:val="left"/>
      <w:pPr>
        <w:ind w:left="324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5" w:tplc="ADD075E8">
      <w:start w:val="1"/>
      <w:numFmt w:val="lowerRoman"/>
      <w:lvlText w:val="%6"/>
      <w:lvlJc w:val="left"/>
      <w:pPr>
        <w:ind w:left="396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6" w:tplc="AA2E3040">
      <w:start w:val="1"/>
      <w:numFmt w:val="decimal"/>
      <w:lvlText w:val="%7"/>
      <w:lvlJc w:val="left"/>
      <w:pPr>
        <w:ind w:left="468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7" w:tplc="5BF412B0">
      <w:start w:val="1"/>
      <w:numFmt w:val="lowerLetter"/>
      <w:lvlText w:val="%8"/>
      <w:lvlJc w:val="left"/>
      <w:pPr>
        <w:ind w:left="540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8" w:tplc="516066E8">
      <w:start w:val="1"/>
      <w:numFmt w:val="lowerRoman"/>
      <w:lvlText w:val="%9"/>
      <w:lvlJc w:val="left"/>
      <w:pPr>
        <w:ind w:left="612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abstractNum>
  <w:abstractNum w:abstractNumId="38" w15:restartNumberingAfterBreak="0">
    <w:nsid w:val="23B935D9"/>
    <w:multiLevelType w:val="hybridMultilevel"/>
    <w:tmpl w:val="F82C3B64"/>
    <w:lvl w:ilvl="0" w:tplc="DA00C3FA">
      <w:start w:val="3"/>
      <w:numFmt w:val="decimal"/>
      <w:lvlText w:val="%1"/>
      <w:lvlJc w:val="left"/>
      <w:pPr>
        <w:ind w:left="299"/>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1" w:tplc="D960C336">
      <w:start w:val="1"/>
      <w:numFmt w:val="lowerLetter"/>
      <w:lvlText w:val="%2"/>
      <w:lvlJc w:val="left"/>
      <w:pPr>
        <w:ind w:left="108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2" w:tplc="ABA0C990">
      <w:start w:val="1"/>
      <w:numFmt w:val="lowerRoman"/>
      <w:lvlText w:val="%3"/>
      <w:lvlJc w:val="left"/>
      <w:pPr>
        <w:ind w:left="180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3" w:tplc="1270CB7C">
      <w:start w:val="1"/>
      <w:numFmt w:val="decimal"/>
      <w:lvlText w:val="%4"/>
      <w:lvlJc w:val="left"/>
      <w:pPr>
        <w:ind w:left="252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4" w:tplc="DA987100">
      <w:start w:val="1"/>
      <w:numFmt w:val="lowerLetter"/>
      <w:lvlText w:val="%5"/>
      <w:lvlJc w:val="left"/>
      <w:pPr>
        <w:ind w:left="324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5" w:tplc="6E2E503C">
      <w:start w:val="1"/>
      <w:numFmt w:val="lowerRoman"/>
      <w:lvlText w:val="%6"/>
      <w:lvlJc w:val="left"/>
      <w:pPr>
        <w:ind w:left="396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6" w:tplc="6DEED2BA">
      <w:start w:val="1"/>
      <w:numFmt w:val="decimal"/>
      <w:lvlText w:val="%7"/>
      <w:lvlJc w:val="left"/>
      <w:pPr>
        <w:ind w:left="468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7" w:tplc="AC8E4464">
      <w:start w:val="1"/>
      <w:numFmt w:val="lowerLetter"/>
      <w:lvlText w:val="%8"/>
      <w:lvlJc w:val="left"/>
      <w:pPr>
        <w:ind w:left="540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8" w:tplc="06124182">
      <w:start w:val="1"/>
      <w:numFmt w:val="lowerRoman"/>
      <w:lvlText w:val="%9"/>
      <w:lvlJc w:val="left"/>
      <w:pPr>
        <w:ind w:left="612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abstractNum>
  <w:abstractNum w:abstractNumId="39" w15:restartNumberingAfterBreak="0">
    <w:nsid w:val="24EE78ED"/>
    <w:multiLevelType w:val="hybridMultilevel"/>
    <w:tmpl w:val="E182C028"/>
    <w:lvl w:ilvl="0" w:tplc="72CEB4A0">
      <w:start w:val="1"/>
      <w:numFmt w:val="lowerLetter"/>
      <w:lvlText w:val="%1)"/>
      <w:lvlJc w:val="left"/>
      <w:pPr>
        <w:ind w:left="862"/>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1" w:tplc="E720795A">
      <w:start w:val="1"/>
      <w:numFmt w:val="lowerLetter"/>
      <w:lvlText w:val="%2"/>
      <w:lvlJc w:val="left"/>
      <w:pPr>
        <w:ind w:left="144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2" w:tplc="0106A49E">
      <w:start w:val="1"/>
      <w:numFmt w:val="lowerRoman"/>
      <w:lvlText w:val="%3"/>
      <w:lvlJc w:val="left"/>
      <w:pPr>
        <w:ind w:left="216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3" w:tplc="C7B29464">
      <w:start w:val="1"/>
      <w:numFmt w:val="decimal"/>
      <w:lvlText w:val="%4"/>
      <w:lvlJc w:val="left"/>
      <w:pPr>
        <w:ind w:left="288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4" w:tplc="308264FA">
      <w:start w:val="1"/>
      <w:numFmt w:val="lowerLetter"/>
      <w:lvlText w:val="%5"/>
      <w:lvlJc w:val="left"/>
      <w:pPr>
        <w:ind w:left="360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5" w:tplc="474215F4">
      <w:start w:val="1"/>
      <w:numFmt w:val="lowerRoman"/>
      <w:lvlText w:val="%6"/>
      <w:lvlJc w:val="left"/>
      <w:pPr>
        <w:ind w:left="432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6" w:tplc="B4A6B83E">
      <w:start w:val="1"/>
      <w:numFmt w:val="decimal"/>
      <w:lvlText w:val="%7"/>
      <w:lvlJc w:val="left"/>
      <w:pPr>
        <w:ind w:left="504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7" w:tplc="9D94D144">
      <w:start w:val="1"/>
      <w:numFmt w:val="lowerLetter"/>
      <w:lvlText w:val="%8"/>
      <w:lvlJc w:val="left"/>
      <w:pPr>
        <w:ind w:left="576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8" w:tplc="949A3F18">
      <w:start w:val="1"/>
      <w:numFmt w:val="lowerRoman"/>
      <w:lvlText w:val="%9"/>
      <w:lvlJc w:val="left"/>
      <w:pPr>
        <w:ind w:left="648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abstractNum>
  <w:abstractNum w:abstractNumId="40" w15:restartNumberingAfterBreak="0">
    <w:nsid w:val="253F0A0A"/>
    <w:multiLevelType w:val="hybridMultilevel"/>
    <w:tmpl w:val="CB32B8FA"/>
    <w:lvl w:ilvl="0" w:tplc="FFFFFFFF">
      <w:start w:val="1"/>
      <w:numFmt w:val="decimal"/>
      <w:lvlText w:val="%1"/>
      <w:lvlJc w:val="left"/>
      <w:pPr>
        <w:ind w:left="295"/>
      </w:pPr>
      <w:rPr>
        <w:rFonts w:hint="default" w:ascii="Garamond" w:hAnsi="Garamond"/>
        <w:b w:val="0"/>
        <w:i w:val="0"/>
        <w:strike w:val="0"/>
        <w:dstrike w:val="0"/>
        <w:color w:val="000000"/>
        <w:sz w:val="24"/>
        <w:szCs w:val="24"/>
        <w:u w:val="none" w:color="000000"/>
        <w:bdr w:val="none" w:color="auto" w:sz="0" w:space="0"/>
        <w:shd w:val="clear" w:color="auto" w:fill="auto"/>
        <w:vertAlign w:val="baseline"/>
      </w:rPr>
    </w:lvl>
    <w:lvl w:ilvl="1" w:tplc="4CE68B96">
      <w:start w:val="1"/>
      <w:numFmt w:val="lowerLetter"/>
      <w:lvlText w:val="%2"/>
      <w:lvlJc w:val="left"/>
      <w:pPr>
        <w:ind w:left="108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2" w:tplc="9D569CAC">
      <w:start w:val="1"/>
      <w:numFmt w:val="lowerRoman"/>
      <w:lvlText w:val="%3"/>
      <w:lvlJc w:val="left"/>
      <w:pPr>
        <w:ind w:left="180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3" w:tplc="F98028D8">
      <w:start w:val="1"/>
      <w:numFmt w:val="decimal"/>
      <w:lvlText w:val="%4"/>
      <w:lvlJc w:val="left"/>
      <w:pPr>
        <w:ind w:left="252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4" w:tplc="5204FAA4">
      <w:start w:val="1"/>
      <w:numFmt w:val="lowerLetter"/>
      <w:lvlText w:val="%5"/>
      <w:lvlJc w:val="left"/>
      <w:pPr>
        <w:ind w:left="324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5" w:tplc="06B0E1B6">
      <w:start w:val="1"/>
      <w:numFmt w:val="lowerRoman"/>
      <w:lvlText w:val="%6"/>
      <w:lvlJc w:val="left"/>
      <w:pPr>
        <w:ind w:left="396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6" w:tplc="982C4ADE">
      <w:start w:val="1"/>
      <w:numFmt w:val="decimal"/>
      <w:lvlText w:val="%7"/>
      <w:lvlJc w:val="left"/>
      <w:pPr>
        <w:ind w:left="468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7" w:tplc="91F2872A">
      <w:start w:val="1"/>
      <w:numFmt w:val="lowerLetter"/>
      <w:lvlText w:val="%8"/>
      <w:lvlJc w:val="left"/>
      <w:pPr>
        <w:ind w:left="540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8" w:tplc="EDFEECB0">
      <w:start w:val="1"/>
      <w:numFmt w:val="lowerRoman"/>
      <w:lvlText w:val="%9"/>
      <w:lvlJc w:val="left"/>
      <w:pPr>
        <w:ind w:left="612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abstractNum>
  <w:abstractNum w:abstractNumId="41" w15:restartNumberingAfterBreak="0">
    <w:nsid w:val="25C64588"/>
    <w:multiLevelType w:val="hybridMultilevel"/>
    <w:tmpl w:val="6794086E"/>
    <w:lvl w:ilvl="0" w:tplc="CA12BF94">
      <w:start w:val="1"/>
      <w:numFmt w:val="decimal"/>
      <w:lvlText w:val="%1"/>
      <w:lvlJc w:val="left"/>
      <w:pPr>
        <w:ind w:left="299"/>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1" w:tplc="12E63DC2">
      <w:start w:val="1"/>
      <w:numFmt w:val="lowerLetter"/>
      <w:lvlText w:val="%2"/>
      <w:lvlJc w:val="left"/>
      <w:pPr>
        <w:ind w:left="108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2" w:tplc="C520FAC0">
      <w:start w:val="1"/>
      <w:numFmt w:val="lowerRoman"/>
      <w:lvlText w:val="%3"/>
      <w:lvlJc w:val="left"/>
      <w:pPr>
        <w:ind w:left="180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3" w:tplc="2C20101A">
      <w:start w:val="1"/>
      <w:numFmt w:val="decimal"/>
      <w:lvlText w:val="%4"/>
      <w:lvlJc w:val="left"/>
      <w:pPr>
        <w:ind w:left="252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4" w:tplc="F44E1A44">
      <w:start w:val="1"/>
      <w:numFmt w:val="lowerLetter"/>
      <w:lvlText w:val="%5"/>
      <w:lvlJc w:val="left"/>
      <w:pPr>
        <w:ind w:left="324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5" w:tplc="E5325926">
      <w:start w:val="1"/>
      <w:numFmt w:val="lowerRoman"/>
      <w:lvlText w:val="%6"/>
      <w:lvlJc w:val="left"/>
      <w:pPr>
        <w:ind w:left="396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6" w:tplc="7C600E32">
      <w:start w:val="1"/>
      <w:numFmt w:val="decimal"/>
      <w:lvlText w:val="%7"/>
      <w:lvlJc w:val="left"/>
      <w:pPr>
        <w:ind w:left="468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7" w:tplc="DE34FA2C">
      <w:start w:val="1"/>
      <w:numFmt w:val="lowerLetter"/>
      <w:lvlText w:val="%8"/>
      <w:lvlJc w:val="left"/>
      <w:pPr>
        <w:ind w:left="540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8" w:tplc="2676C96E">
      <w:start w:val="1"/>
      <w:numFmt w:val="lowerRoman"/>
      <w:lvlText w:val="%9"/>
      <w:lvlJc w:val="left"/>
      <w:pPr>
        <w:ind w:left="612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abstractNum>
  <w:abstractNum w:abstractNumId="42" w15:restartNumberingAfterBreak="0">
    <w:nsid w:val="26B53A7D"/>
    <w:multiLevelType w:val="hybridMultilevel"/>
    <w:tmpl w:val="26F28108"/>
    <w:lvl w:ilvl="0" w:tplc="945059EE">
      <w:start w:val="1"/>
      <w:numFmt w:val="decimal"/>
      <w:lvlText w:val="%1"/>
      <w:lvlJc w:val="left"/>
      <w:pPr>
        <w:ind w:left="315"/>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1" w:tplc="8B18A67E">
      <w:start w:val="1"/>
      <w:numFmt w:val="lowerLetter"/>
      <w:lvlText w:val="%2)"/>
      <w:lvlJc w:val="left"/>
      <w:pPr>
        <w:ind w:left="862"/>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2" w:tplc="DC80A8A0">
      <w:start w:val="1"/>
      <w:numFmt w:val="lowerRoman"/>
      <w:lvlText w:val="%3"/>
      <w:lvlJc w:val="left"/>
      <w:pPr>
        <w:ind w:left="1506"/>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3" w:tplc="848A2D2C">
      <w:start w:val="1"/>
      <w:numFmt w:val="decimal"/>
      <w:lvlText w:val="%4"/>
      <w:lvlJc w:val="left"/>
      <w:pPr>
        <w:ind w:left="2226"/>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4" w:tplc="5B3EB950">
      <w:start w:val="1"/>
      <w:numFmt w:val="lowerLetter"/>
      <w:lvlText w:val="%5"/>
      <w:lvlJc w:val="left"/>
      <w:pPr>
        <w:ind w:left="2946"/>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5" w:tplc="C2B41FA4">
      <w:start w:val="1"/>
      <w:numFmt w:val="lowerRoman"/>
      <w:lvlText w:val="%6"/>
      <w:lvlJc w:val="left"/>
      <w:pPr>
        <w:ind w:left="3666"/>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6" w:tplc="2B023B06">
      <w:start w:val="1"/>
      <w:numFmt w:val="decimal"/>
      <w:lvlText w:val="%7"/>
      <w:lvlJc w:val="left"/>
      <w:pPr>
        <w:ind w:left="4386"/>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7" w:tplc="B046E27E">
      <w:start w:val="1"/>
      <w:numFmt w:val="lowerLetter"/>
      <w:lvlText w:val="%8"/>
      <w:lvlJc w:val="left"/>
      <w:pPr>
        <w:ind w:left="5106"/>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8" w:tplc="86EC90BA">
      <w:start w:val="1"/>
      <w:numFmt w:val="lowerRoman"/>
      <w:lvlText w:val="%9"/>
      <w:lvlJc w:val="left"/>
      <w:pPr>
        <w:ind w:left="5826"/>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abstractNum>
  <w:abstractNum w:abstractNumId="43" w15:restartNumberingAfterBreak="0">
    <w:nsid w:val="28074E83"/>
    <w:multiLevelType w:val="hybridMultilevel"/>
    <w:tmpl w:val="7F5212DA"/>
    <w:lvl w:ilvl="0" w:tplc="7E561E4C">
      <w:start w:val="1"/>
      <w:numFmt w:val="decimal"/>
      <w:lvlText w:val="%1"/>
      <w:lvlJc w:val="left"/>
      <w:pPr>
        <w:ind w:left="295"/>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1" w:tplc="C8481E04">
      <w:start w:val="1"/>
      <w:numFmt w:val="lowerLetter"/>
      <w:lvlText w:val="%2)"/>
      <w:lvlJc w:val="left"/>
      <w:pPr>
        <w:ind w:left="862"/>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2" w:tplc="FDEA9E02">
      <w:start w:val="1"/>
      <w:numFmt w:val="lowerRoman"/>
      <w:lvlText w:val="%3"/>
      <w:lvlJc w:val="left"/>
      <w:pPr>
        <w:ind w:left="1582"/>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3" w:tplc="59C08092">
      <w:start w:val="1"/>
      <w:numFmt w:val="decimal"/>
      <w:lvlText w:val="%4"/>
      <w:lvlJc w:val="left"/>
      <w:pPr>
        <w:ind w:left="2302"/>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4" w:tplc="E416AC96">
      <w:start w:val="1"/>
      <w:numFmt w:val="lowerLetter"/>
      <w:lvlText w:val="%5"/>
      <w:lvlJc w:val="left"/>
      <w:pPr>
        <w:ind w:left="3022"/>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5" w:tplc="8028E3B8">
      <w:start w:val="1"/>
      <w:numFmt w:val="lowerRoman"/>
      <w:lvlText w:val="%6"/>
      <w:lvlJc w:val="left"/>
      <w:pPr>
        <w:ind w:left="3742"/>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6" w:tplc="CA9E95A2">
      <w:start w:val="1"/>
      <w:numFmt w:val="decimal"/>
      <w:lvlText w:val="%7"/>
      <w:lvlJc w:val="left"/>
      <w:pPr>
        <w:ind w:left="4462"/>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7" w:tplc="CF5236B6">
      <w:start w:val="1"/>
      <w:numFmt w:val="lowerLetter"/>
      <w:lvlText w:val="%8"/>
      <w:lvlJc w:val="left"/>
      <w:pPr>
        <w:ind w:left="5182"/>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8" w:tplc="3D5C56CE">
      <w:start w:val="1"/>
      <w:numFmt w:val="lowerRoman"/>
      <w:lvlText w:val="%9"/>
      <w:lvlJc w:val="left"/>
      <w:pPr>
        <w:ind w:left="5902"/>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abstractNum>
  <w:abstractNum w:abstractNumId="44" w15:restartNumberingAfterBreak="0">
    <w:nsid w:val="28212300"/>
    <w:multiLevelType w:val="hybridMultilevel"/>
    <w:tmpl w:val="FC0E48A8"/>
    <w:lvl w:ilvl="0" w:tplc="D960DDB8">
      <w:start w:val="1"/>
      <w:numFmt w:val="decimal"/>
      <w:lvlText w:val="%1"/>
      <w:lvlJc w:val="left"/>
      <w:pPr>
        <w:ind w:left="315"/>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1" w:tplc="5F1E9EDA">
      <w:start w:val="1"/>
      <w:numFmt w:val="lowerLetter"/>
      <w:lvlText w:val="%2)"/>
      <w:lvlJc w:val="left"/>
      <w:pPr>
        <w:ind w:left="862"/>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2" w:tplc="B40CD4C8">
      <w:start w:val="1"/>
      <w:numFmt w:val="lowerRoman"/>
      <w:lvlText w:val="%3"/>
      <w:lvlJc w:val="left"/>
      <w:pPr>
        <w:ind w:left="144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3" w:tplc="77E6377C">
      <w:start w:val="1"/>
      <w:numFmt w:val="decimal"/>
      <w:lvlText w:val="%4"/>
      <w:lvlJc w:val="left"/>
      <w:pPr>
        <w:ind w:left="216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4" w:tplc="1ED4206C">
      <w:start w:val="1"/>
      <w:numFmt w:val="lowerLetter"/>
      <w:lvlText w:val="%5"/>
      <w:lvlJc w:val="left"/>
      <w:pPr>
        <w:ind w:left="288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5" w:tplc="2ED60C5C">
      <w:start w:val="1"/>
      <w:numFmt w:val="lowerRoman"/>
      <w:lvlText w:val="%6"/>
      <w:lvlJc w:val="left"/>
      <w:pPr>
        <w:ind w:left="360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6" w:tplc="8F3C9DD2">
      <w:start w:val="1"/>
      <w:numFmt w:val="decimal"/>
      <w:lvlText w:val="%7"/>
      <w:lvlJc w:val="left"/>
      <w:pPr>
        <w:ind w:left="432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7" w:tplc="136C5B0E">
      <w:start w:val="1"/>
      <w:numFmt w:val="lowerLetter"/>
      <w:lvlText w:val="%8"/>
      <w:lvlJc w:val="left"/>
      <w:pPr>
        <w:ind w:left="504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8" w:tplc="7F52D052">
      <w:start w:val="1"/>
      <w:numFmt w:val="lowerRoman"/>
      <w:lvlText w:val="%9"/>
      <w:lvlJc w:val="left"/>
      <w:pPr>
        <w:ind w:left="576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abstractNum>
  <w:abstractNum w:abstractNumId="45" w15:restartNumberingAfterBreak="0">
    <w:nsid w:val="28BF6595"/>
    <w:multiLevelType w:val="hybridMultilevel"/>
    <w:tmpl w:val="B1F21F74"/>
    <w:lvl w:ilvl="0" w:tplc="F832317E">
      <w:start w:val="1"/>
      <w:numFmt w:val="decimal"/>
      <w:lvlText w:val="%1"/>
      <w:lvlJc w:val="left"/>
      <w:pPr>
        <w:ind w:left="291"/>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1" w:tplc="0ED8C34C">
      <w:start w:val="1"/>
      <w:numFmt w:val="lowerLetter"/>
      <w:lvlText w:val="%2"/>
      <w:lvlJc w:val="left"/>
      <w:pPr>
        <w:ind w:left="108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2" w:tplc="E48686E8">
      <w:start w:val="1"/>
      <w:numFmt w:val="lowerRoman"/>
      <w:lvlText w:val="%3"/>
      <w:lvlJc w:val="left"/>
      <w:pPr>
        <w:ind w:left="180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3" w:tplc="112A0012">
      <w:start w:val="1"/>
      <w:numFmt w:val="decimal"/>
      <w:lvlText w:val="%4"/>
      <w:lvlJc w:val="left"/>
      <w:pPr>
        <w:ind w:left="252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4" w:tplc="204C7724">
      <w:start w:val="1"/>
      <w:numFmt w:val="lowerLetter"/>
      <w:lvlText w:val="%5"/>
      <w:lvlJc w:val="left"/>
      <w:pPr>
        <w:ind w:left="324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5" w:tplc="222681A8">
      <w:start w:val="1"/>
      <w:numFmt w:val="lowerRoman"/>
      <w:lvlText w:val="%6"/>
      <w:lvlJc w:val="left"/>
      <w:pPr>
        <w:ind w:left="396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6" w:tplc="9222B066">
      <w:start w:val="1"/>
      <w:numFmt w:val="decimal"/>
      <w:lvlText w:val="%7"/>
      <w:lvlJc w:val="left"/>
      <w:pPr>
        <w:ind w:left="468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7" w:tplc="A5D2F410">
      <w:start w:val="1"/>
      <w:numFmt w:val="lowerLetter"/>
      <w:lvlText w:val="%8"/>
      <w:lvlJc w:val="left"/>
      <w:pPr>
        <w:ind w:left="540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8" w:tplc="C986AA4C">
      <w:start w:val="1"/>
      <w:numFmt w:val="lowerRoman"/>
      <w:lvlText w:val="%9"/>
      <w:lvlJc w:val="left"/>
      <w:pPr>
        <w:ind w:left="612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abstractNum>
  <w:abstractNum w:abstractNumId="46" w15:restartNumberingAfterBreak="0">
    <w:nsid w:val="293A45A6"/>
    <w:multiLevelType w:val="hybridMultilevel"/>
    <w:tmpl w:val="58A2D094"/>
    <w:lvl w:ilvl="0" w:tplc="76E490CE">
      <w:start w:val="1"/>
      <w:numFmt w:val="decimal"/>
      <w:lvlText w:val="%1"/>
      <w:lvlJc w:val="left"/>
      <w:pPr>
        <w:ind w:left="127"/>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1" w:tplc="B998778E">
      <w:start w:val="1"/>
      <w:numFmt w:val="lowerLetter"/>
      <w:lvlText w:val="%2"/>
      <w:lvlJc w:val="left"/>
      <w:pPr>
        <w:ind w:left="108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2" w:tplc="FF4486D2">
      <w:start w:val="1"/>
      <w:numFmt w:val="lowerRoman"/>
      <w:lvlText w:val="%3"/>
      <w:lvlJc w:val="left"/>
      <w:pPr>
        <w:ind w:left="180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3" w:tplc="8EEED47E">
      <w:start w:val="1"/>
      <w:numFmt w:val="decimal"/>
      <w:lvlText w:val="%4"/>
      <w:lvlJc w:val="left"/>
      <w:pPr>
        <w:ind w:left="252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4" w:tplc="6B5C1C84">
      <w:start w:val="1"/>
      <w:numFmt w:val="lowerLetter"/>
      <w:lvlText w:val="%5"/>
      <w:lvlJc w:val="left"/>
      <w:pPr>
        <w:ind w:left="324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5" w:tplc="5F221FC6">
      <w:start w:val="1"/>
      <w:numFmt w:val="lowerRoman"/>
      <w:lvlText w:val="%6"/>
      <w:lvlJc w:val="left"/>
      <w:pPr>
        <w:ind w:left="396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6" w:tplc="6D0CE94C">
      <w:start w:val="1"/>
      <w:numFmt w:val="decimal"/>
      <w:lvlText w:val="%7"/>
      <w:lvlJc w:val="left"/>
      <w:pPr>
        <w:ind w:left="468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7" w:tplc="CF78BC26">
      <w:start w:val="1"/>
      <w:numFmt w:val="lowerLetter"/>
      <w:lvlText w:val="%8"/>
      <w:lvlJc w:val="left"/>
      <w:pPr>
        <w:ind w:left="540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8" w:tplc="B4ACCDDE">
      <w:start w:val="1"/>
      <w:numFmt w:val="lowerRoman"/>
      <w:lvlText w:val="%9"/>
      <w:lvlJc w:val="left"/>
      <w:pPr>
        <w:ind w:left="612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abstractNum>
  <w:abstractNum w:abstractNumId="47" w15:restartNumberingAfterBreak="0">
    <w:nsid w:val="294576CC"/>
    <w:multiLevelType w:val="hybridMultilevel"/>
    <w:tmpl w:val="99C6B6FC"/>
    <w:lvl w:ilvl="0" w:tplc="73E6C46E">
      <w:start w:val="1"/>
      <w:numFmt w:val="decimal"/>
      <w:lvlText w:val="%1"/>
      <w:lvlJc w:val="left"/>
      <w:pPr>
        <w:ind w:left="299"/>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1" w:tplc="50BED80A">
      <w:start w:val="1"/>
      <w:numFmt w:val="lowerLetter"/>
      <w:lvlText w:val="%2)"/>
      <w:lvlJc w:val="left"/>
      <w:pPr>
        <w:ind w:left="862"/>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2" w:tplc="9DD69544">
      <w:start w:val="1"/>
      <w:numFmt w:val="lowerRoman"/>
      <w:lvlText w:val="%3"/>
      <w:lvlJc w:val="left"/>
      <w:pPr>
        <w:ind w:left="144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3" w:tplc="F29E3C34">
      <w:start w:val="1"/>
      <w:numFmt w:val="decimal"/>
      <w:lvlText w:val="%4"/>
      <w:lvlJc w:val="left"/>
      <w:pPr>
        <w:ind w:left="216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4" w:tplc="EEB42BD4">
      <w:start w:val="1"/>
      <w:numFmt w:val="lowerLetter"/>
      <w:lvlText w:val="%5"/>
      <w:lvlJc w:val="left"/>
      <w:pPr>
        <w:ind w:left="288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5" w:tplc="CD98DD24">
      <w:start w:val="1"/>
      <w:numFmt w:val="lowerRoman"/>
      <w:lvlText w:val="%6"/>
      <w:lvlJc w:val="left"/>
      <w:pPr>
        <w:ind w:left="360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6" w:tplc="4184D97C">
      <w:start w:val="1"/>
      <w:numFmt w:val="decimal"/>
      <w:lvlText w:val="%7"/>
      <w:lvlJc w:val="left"/>
      <w:pPr>
        <w:ind w:left="432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7" w:tplc="EC4CB364">
      <w:start w:val="1"/>
      <w:numFmt w:val="lowerLetter"/>
      <w:lvlText w:val="%8"/>
      <w:lvlJc w:val="left"/>
      <w:pPr>
        <w:ind w:left="504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8" w:tplc="B47C76E2">
      <w:start w:val="1"/>
      <w:numFmt w:val="lowerRoman"/>
      <w:lvlText w:val="%9"/>
      <w:lvlJc w:val="left"/>
      <w:pPr>
        <w:ind w:left="576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abstractNum>
  <w:abstractNum w:abstractNumId="48" w15:restartNumberingAfterBreak="0">
    <w:nsid w:val="2A193CE1"/>
    <w:multiLevelType w:val="hybridMultilevel"/>
    <w:tmpl w:val="81181B14"/>
    <w:lvl w:ilvl="0" w:tplc="2F36A3D2">
      <w:start w:val="1"/>
      <w:numFmt w:val="decimal"/>
      <w:lvlText w:val="%1"/>
      <w:lvlJc w:val="left"/>
      <w:pPr>
        <w:ind w:left="295"/>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1" w:tplc="31BAF1C4">
      <w:start w:val="1"/>
      <w:numFmt w:val="lowerLetter"/>
      <w:lvlText w:val="%2"/>
      <w:lvlJc w:val="left"/>
      <w:pPr>
        <w:ind w:left="108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2" w:tplc="9AFAE3FC">
      <w:start w:val="1"/>
      <w:numFmt w:val="lowerRoman"/>
      <w:lvlText w:val="%3"/>
      <w:lvlJc w:val="left"/>
      <w:pPr>
        <w:ind w:left="180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3" w:tplc="C3F2AC56">
      <w:start w:val="1"/>
      <w:numFmt w:val="decimal"/>
      <w:lvlText w:val="%4"/>
      <w:lvlJc w:val="left"/>
      <w:pPr>
        <w:ind w:left="252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4" w:tplc="D832751E">
      <w:start w:val="1"/>
      <w:numFmt w:val="lowerLetter"/>
      <w:lvlText w:val="%5"/>
      <w:lvlJc w:val="left"/>
      <w:pPr>
        <w:ind w:left="324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5" w:tplc="966E92D6">
      <w:start w:val="1"/>
      <w:numFmt w:val="lowerRoman"/>
      <w:lvlText w:val="%6"/>
      <w:lvlJc w:val="left"/>
      <w:pPr>
        <w:ind w:left="396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6" w:tplc="86107470">
      <w:start w:val="1"/>
      <w:numFmt w:val="decimal"/>
      <w:lvlText w:val="%7"/>
      <w:lvlJc w:val="left"/>
      <w:pPr>
        <w:ind w:left="468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7" w:tplc="7772BF5A">
      <w:start w:val="1"/>
      <w:numFmt w:val="lowerLetter"/>
      <w:lvlText w:val="%8"/>
      <w:lvlJc w:val="left"/>
      <w:pPr>
        <w:ind w:left="540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8" w:tplc="71C652FA">
      <w:start w:val="1"/>
      <w:numFmt w:val="lowerRoman"/>
      <w:lvlText w:val="%9"/>
      <w:lvlJc w:val="left"/>
      <w:pPr>
        <w:ind w:left="612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abstractNum>
  <w:abstractNum w:abstractNumId="49" w15:restartNumberingAfterBreak="0">
    <w:nsid w:val="2A5B27F9"/>
    <w:multiLevelType w:val="hybridMultilevel"/>
    <w:tmpl w:val="8A6E325C"/>
    <w:lvl w:ilvl="0" w:tplc="FFFFFFFF">
      <w:start w:val="2"/>
      <w:numFmt w:val="lowerLetter"/>
      <w:lvlText w:val="%1)"/>
      <w:lvlJc w:val="left"/>
      <w:pPr>
        <w:ind w:left="992"/>
      </w:pPr>
      <w:rPr>
        <w:rFonts w:hint="default" w:ascii="Garamond" w:hAnsi="Garamond"/>
        <w:b w:val="0"/>
        <w:i/>
        <w:iCs/>
        <w:strike w:val="0"/>
        <w:dstrike w:val="0"/>
        <w:color w:val="000000"/>
        <w:sz w:val="24"/>
        <w:szCs w:val="24"/>
        <w:u w:val="none" w:color="000000"/>
        <w:bdr w:val="none" w:color="auto" w:sz="0" w:space="0"/>
        <w:shd w:val="clear" w:color="auto" w:fill="auto"/>
        <w:vertAlign w:val="baseline"/>
      </w:rPr>
    </w:lvl>
    <w:lvl w:ilvl="1" w:tplc="F5BA9D2C">
      <w:start w:val="1"/>
      <w:numFmt w:val="lowerLetter"/>
      <w:lvlText w:val="%2"/>
      <w:lvlJc w:val="left"/>
      <w:pPr>
        <w:ind w:left="1648"/>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2" w:tplc="418C2C8A">
      <w:start w:val="1"/>
      <w:numFmt w:val="lowerRoman"/>
      <w:lvlText w:val="%3"/>
      <w:lvlJc w:val="left"/>
      <w:pPr>
        <w:ind w:left="2368"/>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3" w:tplc="0E0AF68C">
      <w:start w:val="1"/>
      <w:numFmt w:val="decimal"/>
      <w:lvlText w:val="%4"/>
      <w:lvlJc w:val="left"/>
      <w:pPr>
        <w:ind w:left="3088"/>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4" w:tplc="E6587F84">
      <w:start w:val="1"/>
      <w:numFmt w:val="lowerLetter"/>
      <w:lvlText w:val="%5"/>
      <w:lvlJc w:val="left"/>
      <w:pPr>
        <w:ind w:left="3808"/>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5" w:tplc="6B5C23A8">
      <w:start w:val="1"/>
      <w:numFmt w:val="lowerRoman"/>
      <w:lvlText w:val="%6"/>
      <w:lvlJc w:val="left"/>
      <w:pPr>
        <w:ind w:left="4528"/>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6" w:tplc="5C9428E6">
      <w:start w:val="1"/>
      <w:numFmt w:val="decimal"/>
      <w:lvlText w:val="%7"/>
      <w:lvlJc w:val="left"/>
      <w:pPr>
        <w:ind w:left="5248"/>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7" w:tplc="5D8ACBC4">
      <w:start w:val="1"/>
      <w:numFmt w:val="lowerLetter"/>
      <w:lvlText w:val="%8"/>
      <w:lvlJc w:val="left"/>
      <w:pPr>
        <w:ind w:left="5968"/>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8" w:tplc="9EB6121E">
      <w:start w:val="1"/>
      <w:numFmt w:val="lowerRoman"/>
      <w:lvlText w:val="%9"/>
      <w:lvlJc w:val="left"/>
      <w:pPr>
        <w:ind w:left="6688"/>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abstractNum>
  <w:abstractNum w:abstractNumId="50" w15:restartNumberingAfterBreak="0">
    <w:nsid w:val="2B1E76AF"/>
    <w:multiLevelType w:val="hybridMultilevel"/>
    <w:tmpl w:val="FFFFFFFF"/>
    <w:lvl w:ilvl="0" w:tplc="FE92CBF4">
      <w:start w:val="1"/>
      <w:numFmt w:val="decimal"/>
      <w:lvlText w:val="%1."/>
      <w:lvlJc w:val="left"/>
      <w:pPr>
        <w:ind w:left="502" w:hanging="360"/>
      </w:pPr>
    </w:lvl>
    <w:lvl w:ilvl="1" w:tplc="08948784">
      <w:start w:val="1"/>
      <w:numFmt w:val="lowerLetter"/>
      <w:lvlText w:val="%2."/>
      <w:lvlJc w:val="left"/>
      <w:pPr>
        <w:ind w:left="1222" w:hanging="360"/>
      </w:pPr>
    </w:lvl>
    <w:lvl w:ilvl="2" w:tplc="7E3A03B0">
      <w:start w:val="1"/>
      <w:numFmt w:val="lowerRoman"/>
      <w:lvlText w:val="%3."/>
      <w:lvlJc w:val="right"/>
      <w:pPr>
        <w:ind w:left="1942" w:hanging="180"/>
      </w:pPr>
    </w:lvl>
    <w:lvl w:ilvl="3" w:tplc="CEB456B0">
      <w:start w:val="1"/>
      <w:numFmt w:val="decimal"/>
      <w:lvlText w:val="%4."/>
      <w:lvlJc w:val="left"/>
      <w:pPr>
        <w:ind w:left="2662" w:hanging="360"/>
      </w:pPr>
    </w:lvl>
    <w:lvl w:ilvl="4" w:tplc="F848779E">
      <w:start w:val="1"/>
      <w:numFmt w:val="lowerLetter"/>
      <w:lvlText w:val="%5."/>
      <w:lvlJc w:val="left"/>
      <w:pPr>
        <w:ind w:left="3382" w:hanging="360"/>
      </w:pPr>
    </w:lvl>
    <w:lvl w:ilvl="5" w:tplc="6768819E">
      <w:start w:val="1"/>
      <w:numFmt w:val="lowerRoman"/>
      <w:lvlText w:val="%6."/>
      <w:lvlJc w:val="right"/>
      <w:pPr>
        <w:ind w:left="4102" w:hanging="180"/>
      </w:pPr>
    </w:lvl>
    <w:lvl w:ilvl="6" w:tplc="08DE9B6A">
      <w:start w:val="1"/>
      <w:numFmt w:val="decimal"/>
      <w:lvlText w:val="%7."/>
      <w:lvlJc w:val="left"/>
      <w:pPr>
        <w:ind w:left="4822" w:hanging="360"/>
      </w:pPr>
    </w:lvl>
    <w:lvl w:ilvl="7" w:tplc="C32ABAE0">
      <w:start w:val="1"/>
      <w:numFmt w:val="lowerLetter"/>
      <w:lvlText w:val="%8."/>
      <w:lvlJc w:val="left"/>
      <w:pPr>
        <w:ind w:left="5542" w:hanging="360"/>
      </w:pPr>
    </w:lvl>
    <w:lvl w:ilvl="8" w:tplc="A2EE1D1A">
      <w:start w:val="1"/>
      <w:numFmt w:val="lowerRoman"/>
      <w:lvlText w:val="%9."/>
      <w:lvlJc w:val="right"/>
      <w:pPr>
        <w:ind w:left="6262" w:hanging="180"/>
      </w:pPr>
    </w:lvl>
  </w:abstractNum>
  <w:abstractNum w:abstractNumId="51" w15:restartNumberingAfterBreak="0">
    <w:nsid w:val="2B4F2F86"/>
    <w:multiLevelType w:val="hybridMultilevel"/>
    <w:tmpl w:val="CB80896C"/>
    <w:lvl w:ilvl="0" w:tplc="7974CB76">
      <w:start w:val="1"/>
      <w:numFmt w:val="bullet"/>
      <w:lvlText w:val="2"/>
      <w:lvlJc w:val="left"/>
      <w:pPr>
        <w:ind w:left="502" w:hanging="360"/>
      </w:pPr>
      <w:rPr>
        <w:rFonts w:hint="default" w:ascii="Garamond" w:hAnsi="Garamond"/>
      </w:rPr>
    </w:lvl>
    <w:lvl w:ilvl="1" w:tplc="F52C48A2">
      <w:start w:val="1"/>
      <w:numFmt w:val="bullet"/>
      <w:lvlText w:val="o"/>
      <w:lvlJc w:val="left"/>
      <w:pPr>
        <w:ind w:left="1222" w:hanging="360"/>
      </w:pPr>
      <w:rPr>
        <w:rFonts w:hint="default" w:ascii="Courier New" w:hAnsi="Courier New"/>
      </w:rPr>
    </w:lvl>
    <w:lvl w:ilvl="2" w:tplc="D5883A7A">
      <w:start w:val="1"/>
      <w:numFmt w:val="bullet"/>
      <w:lvlText w:val=""/>
      <w:lvlJc w:val="left"/>
      <w:pPr>
        <w:ind w:left="1942" w:hanging="360"/>
      </w:pPr>
      <w:rPr>
        <w:rFonts w:hint="default" w:ascii="Wingdings" w:hAnsi="Wingdings"/>
      </w:rPr>
    </w:lvl>
    <w:lvl w:ilvl="3" w:tplc="AE5689B8">
      <w:start w:val="1"/>
      <w:numFmt w:val="bullet"/>
      <w:lvlText w:val=""/>
      <w:lvlJc w:val="left"/>
      <w:pPr>
        <w:ind w:left="2662" w:hanging="360"/>
      </w:pPr>
      <w:rPr>
        <w:rFonts w:hint="default" w:ascii="Symbol" w:hAnsi="Symbol"/>
      </w:rPr>
    </w:lvl>
    <w:lvl w:ilvl="4" w:tplc="FE3832EE">
      <w:start w:val="1"/>
      <w:numFmt w:val="bullet"/>
      <w:lvlText w:val="o"/>
      <w:lvlJc w:val="left"/>
      <w:pPr>
        <w:ind w:left="3382" w:hanging="360"/>
      </w:pPr>
      <w:rPr>
        <w:rFonts w:hint="default" w:ascii="Courier New" w:hAnsi="Courier New"/>
      </w:rPr>
    </w:lvl>
    <w:lvl w:ilvl="5" w:tplc="1C1A7090">
      <w:start w:val="1"/>
      <w:numFmt w:val="bullet"/>
      <w:lvlText w:val=""/>
      <w:lvlJc w:val="left"/>
      <w:pPr>
        <w:ind w:left="4102" w:hanging="360"/>
      </w:pPr>
      <w:rPr>
        <w:rFonts w:hint="default" w:ascii="Wingdings" w:hAnsi="Wingdings"/>
      </w:rPr>
    </w:lvl>
    <w:lvl w:ilvl="6" w:tplc="E07EC1FC">
      <w:start w:val="1"/>
      <w:numFmt w:val="bullet"/>
      <w:lvlText w:val=""/>
      <w:lvlJc w:val="left"/>
      <w:pPr>
        <w:ind w:left="4822" w:hanging="360"/>
      </w:pPr>
      <w:rPr>
        <w:rFonts w:hint="default" w:ascii="Symbol" w:hAnsi="Symbol"/>
      </w:rPr>
    </w:lvl>
    <w:lvl w:ilvl="7" w:tplc="7D828460">
      <w:start w:val="1"/>
      <w:numFmt w:val="bullet"/>
      <w:lvlText w:val="o"/>
      <w:lvlJc w:val="left"/>
      <w:pPr>
        <w:ind w:left="5542" w:hanging="360"/>
      </w:pPr>
      <w:rPr>
        <w:rFonts w:hint="default" w:ascii="Courier New" w:hAnsi="Courier New"/>
      </w:rPr>
    </w:lvl>
    <w:lvl w:ilvl="8" w:tplc="C8446E36">
      <w:start w:val="1"/>
      <w:numFmt w:val="bullet"/>
      <w:lvlText w:val=""/>
      <w:lvlJc w:val="left"/>
      <w:pPr>
        <w:ind w:left="6262" w:hanging="360"/>
      </w:pPr>
      <w:rPr>
        <w:rFonts w:hint="default" w:ascii="Wingdings" w:hAnsi="Wingdings"/>
      </w:rPr>
    </w:lvl>
  </w:abstractNum>
  <w:abstractNum w:abstractNumId="52" w15:restartNumberingAfterBreak="0">
    <w:nsid w:val="2C3FFA34"/>
    <w:multiLevelType w:val="hybridMultilevel"/>
    <w:tmpl w:val="FFFFFFFF"/>
    <w:lvl w:ilvl="0" w:tplc="6678625C">
      <w:start w:val="1"/>
      <w:numFmt w:val="decimal"/>
      <w:lvlText w:val="%1."/>
      <w:lvlJc w:val="left"/>
      <w:pPr>
        <w:ind w:left="502" w:hanging="360"/>
      </w:pPr>
    </w:lvl>
    <w:lvl w:ilvl="1" w:tplc="CD6EA430">
      <w:start w:val="1"/>
      <w:numFmt w:val="lowerLetter"/>
      <w:lvlText w:val="%2."/>
      <w:lvlJc w:val="left"/>
      <w:pPr>
        <w:ind w:left="1222" w:hanging="360"/>
      </w:pPr>
    </w:lvl>
    <w:lvl w:ilvl="2" w:tplc="3EAEEDB2">
      <w:start w:val="1"/>
      <w:numFmt w:val="lowerRoman"/>
      <w:lvlText w:val="%3."/>
      <w:lvlJc w:val="right"/>
      <w:pPr>
        <w:ind w:left="1942" w:hanging="180"/>
      </w:pPr>
    </w:lvl>
    <w:lvl w:ilvl="3" w:tplc="469C241A">
      <w:start w:val="1"/>
      <w:numFmt w:val="decimal"/>
      <w:lvlText w:val="%4."/>
      <w:lvlJc w:val="left"/>
      <w:pPr>
        <w:ind w:left="2662" w:hanging="360"/>
      </w:pPr>
    </w:lvl>
    <w:lvl w:ilvl="4" w:tplc="72886A34">
      <w:start w:val="1"/>
      <w:numFmt w:val="lowerLetter"/>
      <w:lvlText w:val="%5."/>
      <w:lvlJc w:val="left"/>
      <w:pPr>
        <w:ind w:left="3382" w:hanging="360"/>
      </w:pPr>
    </w:lvl>
    <w:lvl w:ilvl="5" w:tplc="B8984F96">
      <w:start w:val="1"/>
      <w:numFmt w:val="lowerRoman"/>
      <w:lvlText w:val="%6."/>
      <w:lvlJc w:val="right"/>
      <w:pPr>
        <w:ind w:left="4102" w:hanging="180"/>
      </w:pPr>
    </w:lvl>
    <w:lvl w:ilvl="6" w:tplc="9808CF88">
      <w:start w:val="1"/>
      <w:numFmt w:val="decimal"/>
      <w:lvlText w:val="%7."/>
      <w:lvlJc w:val="left"/>
      <w:pPr>
        <w:ind w:left="4822" w:hanging="360"/>
      </w:pPr>
    </w:lvl>
    <w:lvl w:ilvl="7" w:tplc="2F0E9F78">
      <w:start w:val="1"/>
      <w:numFmt w:val="lowerLetter"/>
      <w:lvlText w:val="%8."/>
      <w:lvlJc w:val="left"/>
      <w:pPr>
        <w:ind w:left="5542" w:hanging="360"/>
      </w:pPr>
    </w:lvl>
    <w:lvl w:ilvl="8" w:tplc="45368C50">
      <w:start w:val="1"/>
      <w:numFmt w:val="lowerRoman"/>
      <w:lvlText w:val="%9."/>
      <w:lvlJc w:val="right"/>
      <w:pPr>
        <w:ind w:left="6262" w:hanging="180"/>
      </w:pPr>
    </w:lvl>
  </w:abstractNum>
  <w:abstractNum w:abstractNumId="53" w15:restartNumberingAfterBreak="0">
    <w:nsid w:val="2CB420FE"/>
    <w:multiLevelType w:val="hybridMultilevel"/>
    <w:tmpl w:val="C62E68D0"/>
    <w:lvl w:ilvl="0" w:tplc="6C9E4BB4">
      <w:start w:val="8"/>
      <w:numFmt w:val="decimal"/>
      <w:lvlText w:val="%1"/>
      <w:lvlJc w:val="left"/>
      <w:pPr>
        <w:ind w:left="405"/>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1" w:tplc="B8681862">
      <w:start w:val="1"/>
      <w:numFmt w:val="lowerLetter"/>
      <w:lvlText w:val="%2"/>
      <w:lvlJc w:val="left"/>
      <w:pPr>
        <w:ind w:left="1174"/>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2" w:tplc="AEFED706">
      <w:start w:val="1"/>
      <w:numFmt w:val="lowerRoman"/>
      <w:lvlText w:val="%3"/>
      <w:lvlJc w:val="left"/>
      <w:pPr>
        <w:ind w:left="1894"/>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3" w:tplc="AFCCA268">
      <w:start w:val="1"/>
      <w:numFmt w:val="decimal"/>
      <w:lvlText w:val="%4"/>
      <w:lvlJc w:val="left"/>
      <w:pPr>
        <w:ind w:left="2614"/>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4" w:tplc="009A4FF0">
      <w:start w:val="1"/>
      <w:numFmt w:val="lowerLetter"/>
      <w:lvlText w:val="%5"/>
      <w:lvlJc w:val="left"/>
      <w:pPr>
        <w:ind w:left="3334"/>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5" w:tplc="FAF427A0">
      <w:start w:val="1"/>
      <w:numFmt w:val="lowerRoman"/>
      <w:lvlText w:val="%6"/>
      <w:lvlJc w:val="left"/>
      <w:pPr>
        <w:ind w:left="4054"/>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6" w:tplc="822EA22C">
      <w:start w:val="1"/>
      <w:numFmt w:val="decimal"/>
      <w:lvlText w:val="%7"/>
      <w:lvlJc w:val="left"/>
      <w:pPr>
        <w:ind w:left="4774"/>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7" w:tplc="1FC29E00">
      <w:start w:val="1"/>
      <w:numFmt w:val="lowerLetter"/>
      <w:lvlText w:val="%8"/>
      <w:lvlJc w:val="left"/>
      <w:pPr>
        <w:ind w:left="5494"/>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8" w:tplc="CE204828">
      <w:start w:val="1"/>
      <w:numFmt w:val="lowerRoman"/>
      <w:lvlText w:val="%9"/>
      <w:lvlJc w:val="left"/>
      <w:pPr>
        <w:ind w:left="6214"/>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abstractNum>
  <w:abstractNum w:abstractNumId="54" w15:restartNumberingAfterBreak="0">
    <w:nsid w:val="2D03193C"/>
    <w:multiLevelType w:val="hybridMultilevel"/>
    <w:tmpl w:val="A83EBDB2"/>
    <w:lvl w:ilvl="0" w:tplc="C4AC9BB6">
      <w:start w:val="1"/>
      <w:numFmt w:val="decimal"/>
      <w:lvlText w:val="%1"/>
      <w:lvlJc w:val="left"/>
      <w:pPr>
        <w:ind w:left="295"/>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1" w:tplc="38C67772">
      <w:start w:val="1"/>
      <w:numFmt w:val="lowerLetter"/>
      <w:lvlText w:val="%2"/>
      <w:lvlJc w:val="left"/>
      <w:pPr>
        <w:ind w:left="108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2" w:tplc="BE0C8078">
      <w:start w:val="1"/>
      <w:numFmt w:val="lowerRoman"/>
      <w:lvlText w:val="%3"/>
      <w:lvlJc w:val="left"/>
      <w:pPr>
        <w:ind w:left="180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3" w:tplc="1E2240AE">
      <w:start w:val="1"/>
      <w:numFmt w:val="decimal"/>
      <w:lvlText w:val="%4"/>
      <w:lvlJc w:val="left"/>
      <w:pPr>
        <w:ind w:left="252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4" w:tplc="E15C188A">
      <w:start w:val="1"/>
      <w:numFmt w:val="lowerLetter"/>
      <w:lvlText w:val="%5"/>
      <w:lvlJc w:val="left"/>
      <w:pPr>
        <w:ind w:left="324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5" w:tplc="E528E808">
      <w:start w:val="1"/>
      <w:numFmt w:val="lowerRoman"/>
      <w:lvlText w:val="%6"/>
      <w:lvlJc w:val="left"/>
      <w:pPr>
        <w:ind w:left="396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6" w:tplc="1012DFEC">
      <w:start w:val="1"/>
      <w:numFmt w:val="decimal"/>
      <w:lvlText w:val="%7"/>
      <w:lvlJc w:val="left"/>
      <w:pPr>
        <w:ind w:left="468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7" w:tplc="FBFA2B2E">
      <w:start w:val="1"/>
      <w:numFmt w:val="lowerLetter"/>
      <w:lvlText w:val="%8"/>
      <w:lvlJc w:val="left"/>
      <w:pPr>
        <w:ind w:left="540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8" w:tplc="F10C0DE4">
      <w:start w:val="1"/>
      <w:numFmt w:val="lowerRoman"/>
      <w:lvlText w:val="%9"/>
      <w:lvlJc w:val="left"/>
      <w:pPr>
        <w:ind w:left="612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abstractNum>
  <w:abstractNum w:abstractNumId="55" w15:restartNumberingAfterBreak="0">
    <w:nsid w:val="2D1A0B00"/>
    <w:multiLevelType w:val="hybridMultilevel"/>
    <w:tmpl w:val="6612491E"/>
    <w:lvl w:ilvl="0" w:tplc="6388EC2C">
      <w:start w:val="1"/>
      <w:numFmt w:val="decimal"/>
      <w:lvlText w:val="%1"/>
      <w:lvlJc w:val="left"/>
      <w:pPr>
        <w:ind w:left="315"/>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1" w:tplc="DF986860">
      <w:start w:val="1"/>
      <w:numFmt w:val="lowerLetter"/>
      <w:lvlText w:val="%2)"/>
      <w:lvlJc w:val="left"/>
      <w:pPr>
        <w:ind w:left="862"/>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2" w:tplc="ADF66730">
      <w:start w:val="1"/>
      <w:numFmt w:val="lowerRoman"/>
      <w:lvlText w:val="%3"/>
      <w:lvlJc w:val="left"/>
      <w:pPr>
        <w:ind w:left="144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3" w:tplc="03F8BF6A">
      <w:start w:val="1"/>
      <w:numFmt w:val="decimal"/>
      <w:lvlText w:val="%4"/>
      <w:lvlJc w:val="left"/>
      <w:pPr>
        <w:ind w:left="216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4" w:tplc="D134714C">
      <w:start w:val="1"/>
      <w:numFmt w:val="lowerLetter"/>
      <w:lvlText w:val="%5"/>
      <w:lvlJc w:val="left"/>
      <w:pPr>
        <w:ind w:left="288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5" w:tplc="F2FA1132">
      <w:start w:val="1"/>
      <w:numFmt w:val="lowerRoman"/>
      <w:lvlText w:val="%6"/>
      <w:lvlJc w:val="left"/>
      <w:pPr>
        <w:ind w:left="360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6" w:tplc="203E6530">
      <w:start w:val="1"/>
      <w:numFmt w:val="decimal"/>
      <w:lvlText w:val="%7"/>
      <w:lvlJc w:val="left"/>
      <w:pPr>
        <w:ind w:left="432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7" w:tplc="4470E5D4">
      <w:start w:val="1"/>
      <w:numFmt w:val="lowerLetter"/>
      <w:lvlText w:val="%8"/>
      <w:lvlJc w:val="left"/>
      <w:pPr>
        <w:ind w:left="504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8" w:tplc="A6A0CF1E">
      <w:start w:val="1"/>
      <w:numFmt w:val="lowerRoman"/>
      <w:lvlText w:val="%9"/>
      <w:lvlJc w:val="left"/>
      <w:pPr>
        <w:ind w:left="576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abstractNum>
  <w:abstractNum w:abstractNumId="56" w15:restartNumberingAfterBreak="0">
    <w:nsid w:val="2D7A2A72"/>
    <w:multiLevelType w:val="hybridMultilevel"/>
    <w:tmpl w:val="FFFFFFFF"/>
    <w:lvl w:ilvl="0" w:tplc="4586ABB8">
      <w:start w:val="1"/>
      <w:numFmt w:val="decimal"/>
      <w:lvlText w:val="%1."/>
      <w:lvlJc w:val="left"/>
      <w:pPr>
        <w:ind w:left="502" w:hanging="360"/>
      </w:pPr>
    </w:lvl>
    <w:lvl w:ilvl="1" w:tplc="2A36AB92">
      <w:start w:val="1"/>
      <w:numFmt w:val="lowerLetter"/>
      <w:lvlText w:val="%2."/>
      <w:lvlJc w:val="left"/>
      <w:pPr>
        <w:ind w:left="1222" w:hanging="360"/>
      </w:pPr>
    </w:lvl>
    <w:lvl w:ilvl="2" w:tplc="76E25A64">
      <w:start w:val="1"/>
      <w:numFmt w:val="lowerRoman"/>
      <w:lvlText w:val="%3."/>
      <w:lvlJc w:val="right"/>
      <w:pPr>
        <w:ind w:left="1942" w:hanging="180"/>
      </w:pPr>
    </w:lvl>
    <w:lvl w:ilvl="3" w:tplc="06A4FEF0">
      <w:start w:val="1"/>
      <w:numFmt w:val="decimal"/>
      <w:lvlText w:val="%4."/>
      <w:lvlJc w:val="left"/>
      <w:pPr>
        <w:ind w:left="2662" w:hanging="360"/>
      </w:pPr>
    </w:lvl>
    <w:lvl w:ilvl="4" w:tplc="EB6C2ACE">
      <w:start w:val="1"/>
      <w:numFmt w:val="lowerLetter"/>
      <w:lvlText w:val="%5."/>
      <w:lvlJc w:val="left"/>
      <w:pPr>
        <w:ind w:left="3382" w:hanging="360"/>
      </w:pPr>
    </w:lvl>
    <w:lvl w:ilvl="5" w:tplc="91D2C58E">
      <w:start w:val="1"/>
      <w:numFmt w:val="lowerRoman"/>
      <w:lvlText w:val="%6."/>
      <w:lvlJc w:val="right"/>
      <w:pPr>
        <w:ind w:left="4102" w:hanging="180"/>
      </w:pPr>
    </w:lvl>
    <w:lvl w:ilvl="6" w:tplc="66C02CDE">
      <w:start w:val="1"/>
      <w:numFmt w:val="decimal"/>
      <w:lvlText w:val="%7."/>
      <w:lvlJc w:val="left"/>
      <w:pPr>
        <w:ind w:left="4822" w:hanging="360"/>
      </w:pPr>
    </w:lvl>
    <w:lvl w:ilvl="7" w:tplc="BC3E2D8E">
      <w:start w:val="1"/>
      <w:numFmt w:val="lowerLetter"/>
      <w:lvlText w:val="%8."/>
      <w:lvlJc w:val="left"/>
      <w:pPr>
        <w:ind w:left="5542" w:hanging="360"/>
      </w:pPr>
    </w:lvl>
    <w:lvl w:ilvl="8" w:tplc="1FE02A82">
      <w:start w:val="1"/>
      <w:numFmt w:val="lowerRoman"/>
      <w:lvlText w:val="%9."/>
      <w:lvlJc w:val="right"/>
      <w:pPr>
        <w:ind w:left="6262" w:hanging="180"/>
      </w:pPr>
    </w:lvl>
  </w:abstractNum>
  <w:abstractNum w:abstractNumId="57" w15:restartNumberingAfterBreak="0">
    <w:nsid w:val="2ECB6D93"/>
    <w:multiLevelType w:val="hybridMultilevel"/>
    <w:tmpl w:val="BEB81B30"/>
    <w:lvl w:ilvl="0" w:tplc="6A4658E0">
      <w:start w:val="1"/>
      <w:numFmt w:val="decimal"/>
      <w:lvlText w:val="%1"/>
      <w:lvlJc w:val="left"/>
      <w:pPr>
        <w:ind w:left="295"/>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1" w:tplc="04A8F61A">
      <w:start w:val="1"/>
      <w:numFmt w:val="lowerLetter"/>
      <w:lvlText w:val="%2"/>
      <w:lvlJc w:val="left"/>
      <w:pPr>
        <w:ind w:left="108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2" w:tplc="F47CE25C">
      <w:start w:val="1"/>
      <w:numFmt w:val="lowerRoman"/>
      <w:lvlText w:val="%3"/>
      <w:lvlJc w:val="left"/>
      <w:pPr>
        <w:ind w:left="180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3" w:tplc="643EF58E">
      <w:start w:val="1"/>
      <w:numFmt w:val="decimal"/>
      <w:lvlText w:val="%4"/>
      <w:lvlJc w:val="left"/>
      <w:pPr>
        <w:ind w:left="252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4" w:tplc="0158DE2C">
      <w:start w:val="1"/>
      <w:numFmt w:val="lowerLetter"/>
      <w:lvlText w:val="%5"/>
      <w:lvlJc w:val="left"/>
      <w:pPr>
        <w:ind w:left="324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5" w:tplc="00AAD41E">
      <w:start w:val="1"/>
      <w:numFmt w:val="lowerRoman"/>
      <w:lvlText w:val="%6"/>
      <w:lvlJc w:val="left"/>
      <w:pPr>
        <w:ind w:left="396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6" w:tplc="24FA0154">
      <w:start w:val="1"/>
      <w:numFmt w:val="decimal"/>
      <w:lvlText w:val="%7"/>
      <w:lvlJc w:val="left"/>
      <w:pPr>
        <w:ind w:left="468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7" w:tplc="6BE47ABC">
      <w:start w:val="1"/>
      <w:numFmt w:val="lowerLetter"/>
      <w:lvlText w:val="%8"/>
      <w:lvlJc w:val="left"/>
      <w:pPr>
        <w:ind w:left="540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8" w:tplc="04B292F2">
      <w:start w:val="1"/>
      <w:numFmt w:val="lowerRoman"/>
      <w:lvlText w:val="%9"/>
      <w:lvlJc w:val="left"/>
      <w:pPr>
        <w:ind w:left="612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abstractNum>
  <w:abstractNum w:abstractNumId="58" w15:restartNumberingAfterBreak="0">
    <w:nsid w:val="315E13BB"/>
    <w:multiLevelType w:val="hybridMultilevel"/>
    <w:tmpl w:val="6624F4FA"/>
    <w:lvl w:ilvl="0" w:tplc="DB56265A">
      <w:start w:val="1"/>
      <w:numFmt w:val="decimal"/>
      <w:lvlText w:val="%1"/>
      <w:lvlJc w:val="left"/>
      <w:pPr>
        <w:ind w:left="291"/>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1" w:tplc="B60C8702">
      <w:start w:val="1"/>
      <w:numFmt w:val="lowerLetter"/>
      <w:lvlText w:val="%2"/>
      <w:lvlJc w:val="left"/>
      <w:pPr>
        <w:ind w:left="108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2" w:tplc="D48C9380">
      <w:start w:val="1"/>
      <w:numFmt w:val="lowerRoman"/>
      <w:lvlText w:val="%3"/>
      <w:lvlJc w:val="left"/>
      <w:pPr>
        <w:ind w:left="180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3" w:tplc="40B4C2AA">
      <w:start w:val="1"/>
      <w:numFmt w:val="decimal"/>
      <w:lvlText w:val="%4"/>
      <w:lvlJc w:val="left"/>
      <w:pPr>
        <w:ind w:left="252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4" w:tplc="8D6E621A">
      <w:start w:val="1"/>
      <w:numFmt w:val="lowerLetter"/>
      <w:lvlText w:val="%5"/>
      <w:lvlJc w:val="left"/>
      <w:pPr>
        <w:ind w:left="324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5" w:tplc="1F02CF66">
      <w:start w:val="1"/>
      <w:numFmt w:val="lowerRoman"/>
      <w:lvlText w:val="%6"/>
      <w:lvlJc w:val="left"/>
      <w:pPr>
        <w:ind w:left="396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6" w:tplc="0D32AE22">
      <w:start w:val="1"/>
      <w:numFmt w:val="decimal"/>
      <w:lvlText w:val="%7"/>
      <w:lvlJc w:val="left"/>
      <w:pPr>
        <w:ind w:left="468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7" w:tplc="C7F82090">
      <w:start w:val="1"/>
      <w:numFmt w:val="lowerLetter"/>
      <w:lvlText w:val="%8"/>
      <w:lvlJc w:val="left"/>
      <w:pPr>
        <w:ind w:left="540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8" w:tplc="8AB6085E">
      <w:start w:val="1"/>
      <w:numFmt w:val="lowerRoman"/>
      <w:lvlText w:val="%9"/>
      <w:lvlJc w:val="left"/>
      <w:pPr>
        <w:ind w:left="612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abstractNum>
  <w:abstractNum w:abstractNumId="59" w15:restartNumberingAfterBreak="0">
    <w:nsid w:val="32010C9D"/>
    <w:multiLevelType w:val="hybridMultilevel"/>
    <w:tmpl w:val="042674C6"/>
    <w:lvl w:ilvl="0" w:tplc="5784D752">
      <w:start w:val="4"/>
      <w:numFmt w:val="decimal"/>
      <w:lvlText w:val="%1"/>
      <w:lvlJc w:val="left"/>
      <w:pPr>
        <w:ind w:left="299"/>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1" w:tplc="F4B452D2">
      <w:start w:val="1"/>
      <w:numFmt w:val="lowerLetter"/>
      <w:lvlText w:val="%2"/>
      <w:lvlJc w:val="left"/>
      <w:pPr>
        <w:ind w:left="108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2" w:tplc="A4FCF44E">
      <w:start w:val="1"/>
      <w:numFmt w:val="lowerRoman"/>
      <w:lvlText w:val="%3"/>
      <w:lvlJc w:val="left"/>
      <w:pPr>
        <w:ind w:left="180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3" w:tplc="163A3304">
      <w:start w:val="1"/>
      <w:numFmt w:val="decimal"/>
      <w:lvlText w:val="%4"/>
      <w:lvlJc w:val="left"/>
      <w:pPr>
        <w:ind w:left="252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4" w:tplc="99E44500">
      <w:start w:val="1"/>
      <w:numFmt w:val="lowerLetter"/>
      <w:lvlText w:val="%5"/>
      <w:lvlJc w:val="left"/>
      <w:pPr>
        <w:ind w:left="324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5" w:tplc="88BABDF4">
      <w:start w:val="1"/>
      <w:numFmt w:val="lowerRoman"/>
      <w:lvlText w:val="%6"/>
      <w:lvlJc w:val="left"/>
      <w:pPr>
        <w:ind w:left="396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6" w:tplc="B72C83E2">
      <w:start w:val="1"/>
      <w:numFmt w:val="decimal"/>
      <w:lvlText w:val="%7"/>
      <w:lvlJc w:val="left"/>
      <w:pPr>
        <w:ind w:left="468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7" w:tplc="15D6057C">
      <w:start w:val="1"/>
      <w:numFmt w:val="lowerLetter"/>
      <w:lvlText w:val="%8"/>
      <w:lvlJc w:val="left"/>
      <w:pPr>
        <w:ind w:left="540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8" w:tplc="C13C9FE4">
      <w:start w:val="1"/>
      <w:numFmt w:val="lowerRoman"/>
      <w:lvlText w:val="%9"/>
      <w:lvlJc w:val="left"/>
      <w:pPr>
        <w:ind w:left="612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abstractNum>
  <w:abstractNum w:abstractNumId="60" w15:restartNumberingAfterBreak="0">
    <w:nsid w:val="321F128F"/>
    <w:multiLevelType w:val="hybridMultilevel"/>
    <w:tmpl w:val="59441DFC"/>
    <w:lvl w:ilvl="0" w:tplc="BFDCE972">
      <w:start w:val="3"/>
      <w:numFmt w:val="lowerLetter"/>
      <w:lvlText w:val="%1)"/>
      <w:lvlJc w:val="left"/>
      <w:pPr>
        <w:ind w:left="709"/>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1" w:tplc="695ED736">
      <w:start w:val="1"/>
      <w:numFmt w:val="lowerLetter"/>
      <w:lvlText w:val="%2"/>
      <w:lvlJc w:val="left"/>
      <w:pPr>
        <w:ind w:left="1364"/>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2" w:tplc="F0B28CAA">
      <w:start w:val="1"/>
      <w:numFmt w:val="lowerRoman"/>
      <w:lvlText w:val="%3"/>
      <w:lvlJc w:val="left"/>
      <w:pPr>
        <w:ind w:left="2084"/>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3" w:tplc="0298EFDE">
      <w:start w:val="1"/>
      <w:numFmt w:val="decimal"/>
      <w:lvlText w:val="%4"/>
      <w:lvlJc w:val="left"/>
      <w:pPr>
        <w:ind w:left="2804"/>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4" w:tplc="CD642720">
      <w:start w:val="1"/>
      <w:numFmt w:val="lowerLetter"/>
      <w:lvlText w:val="%5"/>
      <w:lvlJc w:val="left"/>
      <w:pPr>
        <w:ind w:left="3524"/>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5" w:tplc="44D4CCCA">
      <w:start w:val="1"/>
      <w:numFmt w:val="lowerRoman"/>
      <w:lvlText w:val="%6"/>
      <w:lvlJc w:val="left"/>
      <w:pPr>
        <w:ind w:left="4244"/>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6" w:tplc="DA965770">
      <w:start w:val="1"/>
      <w:numFmt w:val="decimal"/>
      <w:lvlText w:val="%7"/>
      <w:lvlJc w:val="left"/>
      <w:pPr>
        <w:ind w:left="4964"/>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7" w:tplc="D60C485E">
      <w:start w:val="1"/>
      <w:numFmt w:val="lowerLetter"/>
      <w:lvlText w:val="%8"/>
      <w:lvlJc w:val="left"/>
      <w:pPr>
        <w:ind w:left="5684"/>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8" w:tplc="BD68CF44">
      <w:start w:val="1"/>
      <w:numFmt w:val="lowerRoman"/>
      <w:lvlText w:val="%9"/>
      <w:lvlJc w:val="left"/>
      <w:pPr>
        <w:ind w:left="6404"/>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abstractNum>
  <w:abstractNum w:abstractNumId="61" w15:restartNumberingAfterBreak="0">
    <w:nsid w:val="32437C31"/>
    <w:multiLevelType w:val="hybridMultilevel"/>
    <w:tmpl w:val="8BD4EB4A"/>
    <w:lvl w:ilvl="0" w:tplc="3CA60FB2">
      <w:start w:val="2"/>
      <w:numFmt w:val="lowerLetter"/>
      <w:lvlText w:val="%1)"/>
      <w:lvlJc w:val="left"/>
      <w:pPr>
        <w:ind w:left="862"/>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1" w:tplc="9FBEB3A0">
      <w:start w:val="1"/>
      <w:numFmt w:val="lowerLetter"/>
      <w:lvlText w:val="%2"/>
      <w:lvlJc w:val="left"/>
      <w:pPr>
        <w:ind w:left="1438"/>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2" w:tplc="75BACD4C">
      <w:start w:val="1"/>
      <w:numFmt w:val="lowerRoman"/>
      <w:lvlText w:val="%3"/>
      <w:lvlJc w:val="left"/>
      <w:pPr>
        <w:ind w:left="2158"/>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3" w:tplc="762ABCAA">
      <w:start w:val="1"/>
      <w:numFmt w:val="decimal"/>
      <w:lvlText w:val="%4"/>
      <w:lvlJc w:val="left"/>
      <w:pPr>
        <w:ind w:left="2878"/>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4" w:tplc="5956A3E2">
      <w:start w:val="1"/>
      <w:numFmt w:val="lowerLetter"/>
      <w:lvlText w:val="%5"/>
      <w:lvlJc w:val="left"/>
      <w:pPr>
        <w:ind w:left="3598"/>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5" w:tplc="AB0EA4B4">
      <w:start w:val="1"/>
      <w:numFmt w:val="lowerRoman"/>
      <w:lvlText w:val="%6"/>
      <w:lvlJc w:val="left"/>
      <w:pPr>
        <w:ind w:left="4318"/>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6" w:tplc="254C3DE8">
      <w:start w:val="1"/>
      <w:numFmt w:val="decimal"/>
      <w:lvlText w:val="%7"/>
      <w:lvlJc w:val="left"/>
      <w:pPr>
        <w:ind w:left="5038"/>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7" w:tplc="5178F548">
      <w:start w:val="1"/>
      <w:numFmt w:val="lowerLetter"/>
      <w:lvlText w:val="%8"/>
      <w:lvlJc w:val="left"/>
      <w:pPr>
        <w:ind w:left="5758"/>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8" w:tplc="7F58EE5A">
      <w:start w:val="1"/>
      <w:numFmt w:val="lowerRoman"/>
      <w:lvlText w:val="%9"/>
      <w:lvlJc w:val="left"/>
      <w:pPr>
        <w:ind w:left="6478"/>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abstractNum>
  <w:abstractNum w:abstractNumId="62" w15:restartNumberingAfterBreak="0">
    <w:nsid w:val="3246572B"/>
    <w:multiLevelType w:val="hybridMultilevel"/>
    <w:tmpl w:val="980EE59E"/>
    <w:lvl w:ilvl="0" w:tplc="598E124A">
      <w:start w:val="1"/>
      <w:numFmt w:val="lowerLetter"/>
      <w:lvlText w:val="%1)"/>
      <w:lvlJc w:val="left"/>
      <w:pPr>
        <w:ind w:left="862"/>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1" w:tplc="DF66FC90">
      <w:start w:val="1"/>
      <w:numFmt w:val="lowerLetter"/>
      <w:lvlText w:val="%2"/>
      <w:lvlJc w:val="left"/>
      <w:pPr>
        <w:ind w:left="144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2" w:tplc="A9D2672E">
      <w:start w:val="1"/>
      <w:numFmt w:val="lowerRoman"/>
      <w:lvlText w:val="%3"/>
      <w:lvlJc w:val="left"/>
      <w:pPr>
        <w:ind w:left="216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3" w:tplc="BF84C218">
      <w:start w:val="1"/>
      <w:numFmt w:val="decimal"/>
      <w:lvlText w:val="%4"/>
      <w:lvlJc w:val="left"/>
      <w:pPr>
        <w:ind w:left="288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4" w:tplc="9D7890AC">
      <w:start w:val="1"/>
      <w:numFmt w:val="lowerLetter"/>
      <w:lvlText w:val="%5"/>
      <w:lvlJc w:val="left"/>
      <w:pPr>
        <w:ind w:left="360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5" w:tplc="A462B7CA">
      <w:start w:val="1"/>
      <w:numFmt w:val="lowerRoman"/>
      <w:lvlText w:val="%6"/>
      <w:lvlJc w:val="left"/>
      <w:pPr>
        <w:ind w:left="432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6" w:tplc="3822FEC4">
      <w:start w:val="1"/>
      <w:numFmt w:val="decimal"/>
      <w:lvlText w:val="%7"/>
      <w:lvlJc w:val="left"/>
      <w:pPr>
        <w:ind w:left="504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7" w:tplc="38522DC2">
      <w:start w:val="1"/>
      <w:numFmt w:val="lowerLetter"/>
      <w:lvlText w:val="%8"/>
      <w:lvlJc w:val="left"/>
      <w:pPr>
        <w:ind w:left="576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8" w:tplc="E33C2EF2">
      <w:start w:val="1"/>
      <w:numFmt w:val="lowerRoman"/>
      <w:lvlText w:val="%9"/>
      <w:lvlJc w:val="left"/>
      <w:pPr>
        <w:ind w:left="648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abstractNum>
  <w:abstractNum w:abstractNumId="63" w15:restartNumberingAfterBreak="0">
    <w:nsid w:val="324B34B8"/>
    <w:multiLevelType w:val="hybridMultilevel"/>
    <w:tmpl w:val="4AC6211C"/>
    <w:lvl w:ilvl="0" w:tplc="8FA431CA">
      <w:start w:val="1"/>
      <w:numFmt w:val="decimal"/>
      <w:lvlText w:val="%1"/>
      <w:lvlJc w:val="left"/>
      <w:pPr>
        <w:ind w:left="299"/>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1" w:tplc="679C6AB4">
      <w:start w:val="1"/>
      <w:numFmt w:val="lowerLetter"/>
      <w:lvlText w:val="%2"/>
      <w:lvlJc w:val="left"/>
      <w:pPr>
        <w:ind w:left="108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2" w:tplc="08B8E54C">
      <w:start w:val="1"/>
      <w:numFmt w:val="lowerRoman"/>
      <w:lvlText w:val="%3"/>
      <w:lvlJc w:val="left"/>
      <w:pPr>
        <w:ind w:left="180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3" w:tplc="4CEE9C50">
      <w:start w:val="1"/>
      <w:numFmt w:val="decimal"/>
      <w:lvlText w:val="%4"/>
      <w:lvlJc w:val="left"/>
      <w:pPr>
        <w:ind w:left="252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4" w:tplc="19644FB8">
      <w:start w:val="1"/>
      <w:numFmt w:val="lowerLetter"/>
      <w:lvlText w:val="%5"/>
      <w:lvlJc w:val="left"/>
      <w:pPr>
        <w:ind w:left="324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5" w:tplc="9F18080C">
      <w:start w:val="1"/>
      <w:numFmt w:val="lowerRoman"/>
      <w:lvlText w:val="%6"/>
      <w:lvlJc w:val="left"/>
      <w:pPr>
        <w:ind w:left="396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6" w:tplc="036C9470">
      <w:start w:val="1"/>
      <w:numFmt w:val="decimal"/>
      <w:lvlText w:val="%7"/>
      <w:lvlJc w:val="left"/>
      <w:pPr>
        <w:ind w:left="468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7" w:tplc="071C36D0">
      <w:start w:val="1"/>
      <w:numFmt w:val="lowerLetter"/>
      <w:lvlText w:val="%8"/>
      <w:lvlJc w:val="left"/>
      <w:pPr>
        <w:ind w:left="540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8" w:tplc="247033DC">
      <w:start w:val="1"/>
      <w:numFmt w:val="lowerRoman"/>
      <w:lvlText w:val="%9"/>
      <w:lvlJc w:val="left"/>
      <w:pPr>
        <w:ind w:left="612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abstractNum>
  <w:abstractNum w:abstractNumId="64" w15:restartNumberingAfterBreak="0">
    <w:nsid w:val="32A6C85D"/>
    <w:multiLevelType w:val="hybridMultilevel"/>
    <w:tmpl w:val="FFFFFFFF"/>
    <w:lvl w:ilvl="0" w:tplc="9B1AB9D2">
      <w:start w:val="1"/>
      <w:numFmt w:val="lowerLetter"/>
      <w:lvlText w:val="%1)"/>
      <w:lvlJc w:val="left"/>
      <w:pPr>
        <w:ind w:left="487" w:hanging="360"/>
      </w:pPr>
    </w:lvl>
    <w:lvl w:ilvl="1" w:tplc="5BA410EE">
      <w:start w:val="1"/>
      <w:numFmt w:val="lowerLetter"/>
      <w:lvlText w:val="%2."/>
      <w:lvlJc w:val="left"/>
      <w:pPr>
        <w:ind w:left="1207" w:hanging="360"/>
      </w:pPr>
    </w:lvl>
    <w:lvl w:ilvl="2" w:tplc="F9A242B8">
      <w:start w:val="1"/>
      <w:numFmt w:val="lowerRoman"/>
      <w:lvlText w:val="%3."/>
      <w:lvlJc w:val="right"/>
      <w:pPr>
        <w:ind w:left="1927" w:hanging="180"/>
      </w:pPr>
    </w:lvl>
    <w:lvl w:ilvl="3" w:tplc="E472941C">
      <w:start w:val="1"/>
      <w:numFmt w:val="decimal"/>
      <w:lvlText w:val="%4."/>
      <w:lvlJc w:val="left"/>
      <w:pPr>
        <w:ind w:left="2647" w:hanging="360"/>
      </w:pPr>
    </w:lvl>
    <w:lvl w:ilvl="4" w:tplc="995C09EC">
      <w:start w:val="1"/>
      <w:numFmt w:val="lowerLetter"/>
      <w:lvlText w:val="%5."/>
      <w:lvlJc w:val="left"/>
      <w:pPr>
        <w:ind w:left="3367" w:hanging="360"/>
      </w:pPr>
    </w:lvl>
    <w:lvl w:ilvl="5" w:tplc="1DD48FF2">
      <w:start w:val="1"/>
      <w:numFmt w:val="lowerRoman"/>
      <w:lvlText w:val="%6."/>
      <w:lvlJc w:val="right"/>
      <w:pPr>
        <w:ind w:left="4087" w:hanging="180"/>
      </w:pPr>
    </w:lvl>
    <w:lvl w:ilvl="6" w:tplc="ACD87B96">
      <w:start w:val="1"/>
      <w:numFmt w:val="decimal"/>
      <w:lvlText w:val="%7."/>
      <w:lvlJc w:val="left"/>
      <w:pPr>
        <w:ind w:left="4807" w:hanging="360"/>
      </w:pPr>
    </w:lvl>
    <w:lvl w:ilvl="7" w:tplc="C5226738">
      <w:start w:val="1"/>
      <w:numFmt w:val="lowerLetter"/>
      <w:lvlText w:val="%8."/>
      <w:lvlJc w:val="left"/>
      <w:pPr>
        <w:ind w:left="5527" w:hanging="360"/>
      </w:pPr>
    </w:lvl>
    <w:lvl w:ilvl="8" w:tplc="55CE5C3C">
      <w:start w:val="1"/>
      <w:numFmt w:val="lowerRoman"/>
      <w:lvlText w:val="%9."/>
      <w:lvlJc w:val="right"/>
      <w:pPr>
        <w:ind w:left="6247" w:hanging="180"/>
      </w:pPr>
    </w:lvl>
  </w:abstractNum>
  <w:abstractNum w:abstractNumId="65" w15:restartNumberingAfterBreak="0">
    <w:nsid w:val="349D31EC"/>
    <w:multiLevelType w:val="hybridMultilevel"/>
    <w:tmpl w:val="D93A3890"/>
    <w:lvl w:ilvl="0" w:tplc="42B82018">
      <w:start w:val="1"/>
      <w:numFmt w:val="decimal"/>
      <w:lvlText w:val="%1"/>
      <w:lvlJc w:val="left"/>
      <w:pPr>
        <w:ind w:left="299"/>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1" w:tplc="BD96A076">
      <w:start w:val="1"/>
      <w:numFmt w:val="lowerLetter"/>
      <w:lvlText w:val="%2)"/>
      <w:lvlJc w:val="left"/>
      <w:pPr>
        <w:ind w:left="862"/>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2" w:tplc="411AE8FE">
      <w:start w:val="1"/>
      <w:numFmt w:val="lowerRoman"/>
      <w:lvlText w:val="%3"/>
      <w:lvlJc w:val="left"/>
      <w:pPr>
        <w:ind w:left="144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3" w:tplc="044AF5C8">
      <w:start w:val="1"/>
      <w:numFmt w:val="decimal"/>
      <w:lvlText w:val="%4"/>
      <w:lvlJc w:val="left"/>
      <w:pPr>
        <w:ind w:left="216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4" w:tplc="B4525EF8">
      <w:start w:val="1"/>
      <w:numFmt w:val="lowerLetter"/>
      <w:lvlText w:val="%5"/>
      <w:lvlJc w:val="left"/>
      <w:pPr>
        <w:ind w:left="288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5" w:tplc="DC2AFB2C">
      <w:start w:val="1"/>
      <w:numFmt w:val="lowerRoman"/>
      <w:lvlText w:val="%6"/>
      <w:lvlJc w:val="left"/>
      <w:pPr>
        <w:ind w:left="360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6" w:tplc="7F22A4E6">
      <w:start w:val="1"/>
      <w:numFmt w:val="decimal"/>
      <w:lvlText w:val="%7"/>
      <w:lvlJc w:val="left"/>
      <w:pPr>
        <w:ind w:left="432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7" w:tplc="A4722944">
      <w:start w:val="1"/>
      <w:numFmt w:val="lowerLetter"/>
      <w:lvlText w:val="%8"/>
      <w:lvlJc w:val="left"/>
      <w:pPr>
        <w:ind w:left="504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8" w:tplc="7B3654FC">
      <w:start w:val="1"/>
      <w:numFmt w:val="lowerRoman"/>
      <w:lvlText w:val="%9"/>
      <w:lvlJc w:val="left"/>
      <w:pPr>
        <w:ind w:left="576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abstractNum>
  <w:abstractNum w:abstractNumId="66" w15:restartNumberingAfterBreak="0">
    <w:nsid w:val="34A434B9"/>
    <w:multiLevelType w:val="hybridMultilevel"/>
    <w:tmpl w:val="BF5A572C"/>
    <w:lvl w:ilvl="0" w:tplc="C8DA027C">
      <w:start w:val="1"/>
      <w:numFmt w:val="decimal"/>
      <w:lvlText w:val="%1"/>
      <w:lvlJc w:val="left"/>
      <w:pPr>
        <w:ind w:left="299"/>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1" w:tplc="AC5A8288">
      <w:start w:val="1"/>
      <w:numFmt w:val="lowerLetter"/>
      <w:lvlText w:val="%2"/>
      <w:lvlJc w:val="left"/>
      <w:pPr>
        <w:ind w:left="108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2" w:tplc="35FA353E">
      <w:start w:val="1"/>
      <w:numFmt w:val="lowerRoman"/>
      <w:lvlText w:val="%3"/>
      <w:lvlJc w:val="left"/>
      <w:pPr>
        <w:ind w:left="180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3" w:tplc="0B2CDE1E">
      <w:start w:val="1"/>
      <w:numFmt w:val="decimal"/>
      <w:lvlText w:val="%4"/>
      <w:lvlJc w:val="left"/>
      <w:pPr>
        <w:ind w:left="252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4" w:tplc="DE2856BA">
      <w:start w:val="1"/>
      <w:numFmt w:val="lowerLetter"/>
      <w:lvlText w:val="%5"/>
      <w:lvlJc w:val="left"/>
      <w:pPr>
        <w:ind w:left="324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5" w:tplc="7ECCE8FC">
      <w:start w:val="1"/>
      <w:numFmt w:val="lowerRoman"/>
      <w:lvlText w:val="%6"/>
      <w:lvlJc w:val="left"/>
      <w:pPr>
        <w:ind w:left="396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6" w:tplc="CDC6CDCC">
      <w:start w:val="1"/>
      <w:numFmt w:val="decimal"/>
      <w:lvlText w:val="%7"/>
      <w:lvlJc w:val="left"/>
      <w:pPr>
        <w:ind w:left="468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7" w:tplc="9404D6FA">
      <w:start w:val="1"/>
      <w:numFmt w:val="lowerLetter"/>
      <w:lvlText w:val="%8"/>
      <w:lvlJc w:val="left"/>
      <w:pPr>
        <w:ind w:left="540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8" w:tplc="AFB6806E">
      <w:start w:val="1"/>
      <w:numFmt w:val="lowerRoman"/>
      <w:lvlText w:val="%9"/>
      <w:lvlJc w:val="left"/>
      <w:pPr>
        <w:ind w:left="612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abstractNum>
  <w:abstractNum w:abstractNumId="67" w15:restartNumberingAfterBreak="0">
    <w:nsid w:val="353314B5"/>
    <w:multiLevelType w:val="hybridMultilevel"/>
    <w:tmpl w:val="179279CE"/>
    <w:lvl w:ilvl="0" w:tplc="669AB43E">
      <w:start w:val="1"/>
      <w:numFmt w:val="decimal"/>
      <w:lvlText w:val="%1"/>
      <w:lvlJc w:val="left"/>
      <w:pPr>
        <w:ind w:left="299"/>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1" w:tplc="58566AA6">
      <w:start w:val="1"/>
      <w:numFmt w:val="lowerLetter"/>
      <w:lvlText w:val="%2"/>
      <w:lvlJc w:val="left"/>
      <w:pPr>
        <w:ind w:left="108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2" w:tplc="C94AA170">
      <w:start w:val="1"/>
      <w:numFmt w:val="lowerRoman"/>
      <w:lvlText w:val="%3"/>
      <w:lvlJc w:val="left"/>
      <w:pPr>
        <w:ind w:left="180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3" w:tplc="B712B2CC">
      <w:start w:val="1"/>
      <w:numFmt w:val="decimal"/>
      <w:lvlText w:val="%4"/>
      <w:lvlJc w:val="left"/>
      <w:pPr>
        <w:ind w:left="252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4" w:tplc="D08AED8A">
      <w:start w:val="1"/>
      <w:numFmt w:val="lowerLetter"/>
      <w:lvlText w:val="%5"/>
      <w:lvlJc w:val="left"/>
      <w:pPr>
        <w:ind w:left="324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5" w:tplc="5A90AB22">
      <w:start w:val="1"/>
      <w:numFmt w:val="lowerRoman"/>
      <w:lvlText w:val="%6"/>
      <w:lvlJc w:val="left"/>
      <w:pPr>
        <w:ind w:left="396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6" w:tplc="E60C12BA">
      <w:start w:val="1"/>
      <w:numFmt w:val="decimal"/>
      <w:lvlText w:val="%7"/>
      <w:lvlJc w:val="left"/>
      <w:pPr>
        <w:ind w:left="468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7" w:tplc="A6DCD880">
      <w:start w:val="1"/>
      <w:numFmt w:val="lowerLetter"/>
      <w:lvlText w:val="%8"/>
      <w:lvlJc w:val="left"/>
      <w:pPr>
        <w:ind w:left="540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8" w:tplc="324839E6">
      <w:start w:val="1"/>
      <w:numFmt w:val="lowerRoman"/>
      <w:lvlText w:val="%9"/>
      <w:lvlJc w:val="left"/>
      <w:pPr>
        <w:ind w:left="612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abstractNum>
  <w:abstractNum w:abstractNumId="68" w15:restartNumberingAfterBreak="0">
    <w:nsid w:val="36F5ED1E"/>
    <w:multiLevelType w:val="hybridMultilevel"/>
    <w:tmpl w:val="FFFFFFFF"/>
    <w:lvl w:ilvl="0" w:tplc="F1701896">
      <w:start w:val="1"/>
      <w:numFmt w:val="decimal"/>
      <w:lvlText w:val="%1."/>
      <w:lvlJc w:val="left"/>
      <w:pPr>
        <w:ind w:left="502" w:hanging="360"/>
      </w:pPr>
    </w:lvl>
    <w:lvl w:ilvl="1" w:tplc="7412307E">
      <w:start w:val="1"/>
      <w:numFmt w:val="lowerLetter"/>
      <w:lvlText w:val="%2."/>
      <w:lvlJc w:val="left"/>
      <w:pPr>
        <w:ind w:left="1222" w:hanging="360"/>
      </w:pPr>
    </w:lvl>
    <w:lvl w:ilvl="2" w:tplc="C6B6EF10">
      <w:start w:val="1"/>
      <w:numFmt w:val="lowerRoman"/>
      <w:lvlText w:val="%3."/>
      <w:lvlJc w:val="right"/>
      <w:pPr>
        <w:ind w:left="1942" w:hanging="180"/>
      </w:pPr>
    </w:lvl>
    <w:lvl w:ilvl="3" w:tplc="F0DE303E">
      <w:start w:val="1"/>
      <w:numFmt w:val="decimal"/>
      <w:lvlText w:val="%4."/>
      <w:lvlJc w:val="left"/>
      <w:pPr>
        <w:ind w:left="2662" w:hanging="360"/>
      </w:pPr>
    </w:lvl>
    <w:lvl w:ilvl="4" w:tplc="0FA0BCD4">
      <w:start w:val="1"/>
      <w:numFmt w:val="lowerLetter"/>
      <w:lvlText w:val="%5."/>
      <w:lvlJc w:val="left"/>
      <w:pPr>
        <w:ind w:left="3382" w:hanging="360"/>
      </w:pPr>
    </w:lvl>
    <w:lvl w:ilvl="5" w:tplc="A9E2C07E">
      <w:start w:val="1"/>
      <w:numFmt w:val="lowerRoman"/>
      <w:lvlText w:val="%6."/>
      <w:lvlJc w:val="right"/>
      <w:pPr>
        <w:ind w:left="4102" w:hanging="180"/>
      </w:pPr>
    </w:lvl>
    <w:lvl w:ilvl="6" w:tplc="5C4EB646">
      <w:start w:val="1"/>
      <w:numFmt w:val="decimal"/>
      <w:lvlText w:val="%7."/>
      <w:lvlJc w:val="left"/>
      <w:pPr>
        <w:ind w:left="4822" w:hanging="360"/>
      </w:pPr>
    </w:lvl>
    <w:lvl w:ilvl="7" w:tplc="462A1EEC">
      <w:start w:val="1"/>
      <w:numFmt w:val="lowerLetter"/>
      <w:lvlText w:val="%8."/>
      <w:lvlJc w:val="left"/>
      <w:pPr>
        <w:ind w:left="5542" w:hanging="360"/>
      </w:pPr>
    </w:lvl>
    <w:lvl w:ilvl="8" w:tplc="99329010">
      <w:start w:val="1"/>
      <w:numFmt w:val="lowerRoman"/>
      <w:lvlText w:val="%9."/>
      <w:lvlJc w:val="right"/>
      <w:pPr>
        <w:ind w:left="6262" w:hanging="180"/>
      </w:pPr>
    </w:lvl>
  </w:abstractNum>
  <w:abstractNum w:abstractNumId="69" w15:restartNumberingAfterBreak="0">
    <w:nsid w:val="395419BC"/>
    <w:multiLevelType w:val="hybridMultilevel"/>
    <w:tmpl w:val="E5D22C1A"/>
    <w:lvl w:ilvl="0" w:tplc="3740E358">
      <w:start w:val="2"/>
      <w:numFmt w:val="lowerLetter"/>
      <w:lvlText w:val="%1)"/>
      <w:lvlJc w:val="left"/>
      <w:pPr>
        <w:ind w:left="862"/>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1" w:tplc="49BE7F42">
      <w:start w:val="1"/>
      <w:numFmt w:val="lowerLetter"/>
      <w:lvlText w:val="%2"/>
      <w:lvlJc w:val="left"/>
      <w:pPr>
        <w:ind w:left="144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2" w:tplc="696EFAF8">
      <w:start w:val="1"/>
      <w:numFmt w:val="lowerRoman"/>
      <w:lvlText w:val="%3"/>
      <w:lvlJc w:val="left"/>
      <w:pPr>
        <w:ind w:left="216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3" w:tplc="B4F6EA48">
      <w:start w:val="1"/>
      <w:numFmt w:val="decimal"/>
      <w:lvlText w:val="%4"/>
      <w:lvlJc w:val="left"/>
      <w:pPr>
        <w:ind w:left="288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4" w:tplc="7130B8D4">
      <w:start w:val="1"/>
      <w:numFmt w:val="lowerLetter"/>
      <w:lvlText w:val="%5"/>
      <w:lvlJc w:val="left"/>
      <w:pPr>
        <w:ind w:left="360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5" w:tplc="3670E5EE">
      <w:start w:val="1"/>
      <w:numFmt w:val="lowerRoman"/>
      <w:lvlText w:val="%6"/>
      <w:lvlJc w:val="left"/>
      <w:pPr>
        <w:ind w:left="432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6" w:tplc="85B4F22E">
      <w:start w:val="1"/>
      <w:numFmt w:val="decimal"/>
      <w:lvlText w:val="%7"/>
      <w:lvlJc w:val="left"/>
      <w:pPr>
        <w:ind w:left="504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7" w:tplc="6750D4DE">
      <w:start w:val="1"/>
      <w:numFmt w:val="lowerLetter"/>
      <w:lvlText w:val="%8"/>
      <w:lvlJc w:val="left"/>
      <w:pPr>
        <w:ind w:left="576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8" w:tplc="FE000892">
      <w:start w:val="1"/>
      <w:numFmt w:val="lowerRoman"/>
      <w:lvlText w:val="%9"/>
      <w:lvlJc w:val="left"/>
      <w:pPr>
        <w:ind w:left="648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abstractNum>
  <w:abstractNum w:abstractNumId="70" w15:restartNumberingAfterBreak="0">
    <w:nsid w:val="39F90027"/>
    <w:multiLevelType w:val="hybridMultilevel"/>
    <w:tmpl w:val="FFFFFFFF"/>
    <w:lvl w:ilvl="0" w:tplc="CE5A0CE2">
      <w:start w:val="1"/>
      <w:numFmt w:val="decimal"/>
      <w:lvlText w:val="%1."/>
      <w:lvlJc w:val="left"/>
      <w:pPr>
        <w:ind w:left="502" w:hanging="360"/>
      </w:pPr>
    </w:lvl>
    <w:lvl w:ilvl="1" w:tplc="B686A28E">
      <w:start w:val="1"/>
      <w:numFmt w:val="lowerLetter"/>
      <w:lvlText w:val="%2."/>
      <w:lvlJc w:val="left"/>
      <w:pPr>
        <w:ind w:left="1222" w:hanging="360"/>
      </w:pPr>
    </w:lvl>
    <w:lvl w:ilvl="2" w:tplc="9B2448EC">
      <w:start w:val="1"/>
      <w:numFmt w:val="lowerRoman"/>
      <w:lvlText w:val="%3."/>
      <w:lvlJc w:val="right"/>
      <w:pPr>
        <w:ind w:left="1942" w:hanging="180"/>
      </w:pPr>
    </w:lvl>
    <w:lvl w:ilvl="3" w:tplc="1ACED04A">
      <w:start w:val="1"/>
      <w:numFmt w:val="decimal"/>
      <w:lvlText w:val="%4."/>
      <w:lvlJc w:val="left"/>
      <w:pPr>
        <w:ind w:left="2662" w:hanging="360"/>
      </w:pPr>
    </w:lvl>
    <w:lvl w:ilvl="4" w:tplc="511AD5B2">
      <w:start w:val="1"/>
      <w:numFmt w:val="lowerLetter"/>
      <w:lvlText w:val="%5."/>
      <w:lvlJc w:val="left"/>
      <w:pPr>
        <w:ind w:left="3382" w:hanging="360"/>
      </w:pPr>
    </w:lvl>
    <w:lvl w:ilvl="5" w:tplc="897E26F2">
      <w:start w:val="1"/>
      <w:numFmt w:val="lowerRoman"/>
      <w:lvlText w:val="%6."/>
      <w:lvlJc w:val="right"/>
      <w:pPr>
        <w:ind w:left="4102" w:hanging="180"/>
      </w:pPr>
    </w:lvl>
    <w:lvl w:ilvl="6" w:tplc="7CD8EE44">
      <w:start w:val="1"/>
      <w:numFmt w:val="decimal"/>
      <w:lvlText w:val="%7."/>
      <w:lvlJc w:val="left"/>
      <w:pPr>
        <w:ind w:left="4822" w:hanging="360"/>
      </w:pPr>
    </w:lvl>
    <w:lvl w:ilvl="7" w:tplc="2E1AE588">
      <w:start w:val="1"/>
      <w:numFmt w:val="lowerLetter"/>
      <w:lvlText w:val="%8."/>
      <w:lvlJc w:val="left"/>
      <w:pPr>
        <w:ind w:left="5542" w:hanging="360"/>
      </w:pPr>
    </w:lvl>
    <w:lvl w:ilvl="8" w:tplc="41D62142">
      <w:start w:val="1"/>
      <w:numFmt w:val="lowerRoman"/>
      <w:lvlText w:val="%9."/>
      <w:lvlJc w:val="right"/>
      <w:pPr>
        <w:ind w:left="6262" w:hanging="180"/>
      </w:pPr>
    </w:lvl>
  </w:abstractNum>
  <w:abstractNum w:abstractNumId="71" w15:restartNumberingAfterBreak="0">
    <w:nsid w:val="3A566277"/>
    <w:multiLevelType w:val="hybridMultilevel"/>
    <w:tmpl w:val="FFFFFFFF"/>
    <w:lvl w:ilvl="0" w:tplc="EEAE119C">
      <w:start w:val="1"/>
      <w:numFmt w:val="decimal"/>
      <w:lvlText w:val="%1."/>
      <w:lvlJc w:val="left"/>
      <w:pPr>
        <w:ind w:left="502" w:hanging="360"/>
      </w:pPr>
    </w:lvl>
    <w:lvl w:ilvl="1" w:tplc="F5F8BF16">
      <w:start w:val="1"/>
      <w:numFmt w:val="lowerLetter"/>
      <w:lvlText w:val="%2."/>
      <w:lvlJc w:val="left"/>
      <w:pPr>
        <w:ind w:left="1222" w:hanging="360"/>
      </w:pPr>
    </w:lvl>
    <w:lvl w:ilvl="2" w:tplc="56B02DE6">
      <w:start w:val="1"/>
      <w:numFmt w:val="lowerRoman"/>
      <w:lvlText w:val="%3."/>
      <w:lvlJc w:val="right"/>
      <w:pPr>
        <w:ind w:left="1942" w:hanging="180"/>
      </w:pPr>
    </w:lvl>
    <w:lvl w:ilvl="3" w:tplc="362EF3EC">
      <w:start w:val="1"/>
      <w:numFmt w:val="decimal"/>
      <w:lvlText w:val="%4."/>
      <w:lvlJc w:val="left"/>
      <w:pPr>
        <w:ind w:left="2662" w:hanging="360"/>
      </w:pPr>
    </w:lvl>
    <w:lvl w:ilvl="4" w:tplc="6532B194">
      <w:start w:val="1"/>
      <w:numFmt w:val="lowerLetter"/>
      <w:lvlText w:val="%5."/>
      <w:lvlJc w:val="left"/>
      <w:pPr>
        <w:ind w:left="3382" w:hanging="360"/>
      </w:pPr>
    </w:lvl>
    <w:lvl w:ilvl="5" w:tplc="FF10A50E">
      <w:start w:val="1"/>
      <w:numFmt w:val="lowerRoman"/>
      <w:lvlText w:val="%6."/>
      <w:lvlJc w:val="right"/>
      <w:pPr>
        <w:ind w:left="4102" w:hanging="180"/>
      </w:pPr>
    </w:lvl>
    <w:lvl w:ilvl="6" w:tplc="AFA604EE">
      <w:start w:val="1"/>
      <w:numFmt w:val="decimal"/>
      <w:lvlText w:val="%7."/>
      <w:lvlJc w:val="left"/>
      <w:pPr>
        <w:ind w:left="4822" w:hanging="360"/>
      </w:pPr>
    </w:lvl>
    <w:lvl w:ilvl="7" w:tplc="56C63EF2">
      <w:start w:val="1"/>
      <w:numFmt w:val="lowerLetter"/>
      <w:lvlText w:val="%8."/>
      <w:lvlJc w:val="left"/>
      <w:pPr>
        <w:ind w:left="5542" w:hanging="360"/>
      </w:pPr>
    </w:lvl>
    <w:lvl w:ilvl="8" w:tplc="235CF186">
      <w:start w:val="1"/>
      <w:numFmt w:val="lowerRoman"/>
      <w:lvlText w:val="%9."/>
      <w:lvlJc w:val="right"/>
      <w:pPr>
        <w:ind w:left="6262" w:hanging="180"/>
      </w:pPr>
    </w:lvl>
  </w:abstractNum>
  <w:abstractNum w:abstractNumId="72" w15:restartNumberingAfterBreak="0">
    <w:nsid w:val="3B154625"/>
    <w:multiLevelType w:val="hybridMultilevel"/>
    <w:tmpl w:val="6BB80122"/>
    <w:lvl w:ilvl="0" w:tplc="ADB6CFEA">
      <w:start w:val="1"/>
      <w:numFmt w:val="lowerLetter"/>
      <w:lvlText w:val="%1)"/>
      <w:lvlJc w:val="left"/>
      <w:pPr>
        <w:ind w:left="862"/>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1" w:tplc="F9D6453C">
      <w:start w:val="1"/>
      <w:numFmt w:val="lowerLetter"/>
      <w:lvlText w:val="%2"/>
      <w:lvlJc w:val="left"/>
      <w:pPr>
        <w:ind w:left="144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2" w:tplc="6B0AF110">
      <w:start w:val="1"/>
      <w:numFmt w:val="lowerRoman"/>
      <w:lvlText w:val="%3"/>
      <w:lvlJc w:val="left"/>
      <w:pPr>
        <w:ind w:left="216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3" w:tplc="87043EEC">
      <w:start w:val="1"/>
      <w:numFmt w:val="decimal"/>
      <w:lvlText w:val="%4"/>
      <w:lvlJc w:val="left"/>
      <w:pPr>
        <w:ind w:left="288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4" w:tplc="3F8EB918">
      <w:start w:val="1"/>
      <w:numFmt w:val="lowerLetter"/>
      <w:lvlText w:val="%5"/>
      <w:lvlJc w:val="left"/>
      <w:pPr>
        <w:ind w:left="360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5" w:tplc="6EBC9932">
      <w:start w:val="1"/>
      <w:numFmt w:val="lowerRoman"/>
      <w:lvlText w:val="%6"/>
      <w:lvlJc w:val="left"/>
      <w:pPr>
        <w:ind w:left="432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6" w:tplc="BEF67DF8">
      <w:start w:val="1"/>
      <w:numFmt w:val="decimal"/>
      <w:lvlText w:val="%7"/>
      <w:lvlJc w:val="left"/>
      <w:pPr>
        <w:ind w:left="504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7" w:tplc="F7CC11F4">
      <w:start w:val="1"/>
      <w:numFmt w:val="lowerLetter"/>
      <w:lvlText w:val="%8"/>
      <w:lvlJc w:val="left"/>
      <w:pPr>
        <w:ind w:left="576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8" w:tplc="3DC04E1C">
      <w:start w:val="1"/>
      <w:numFmt w:val="lowerRoman"/>
      <w:lvlText w:val="%9"/>
      <w:lvlJc w:val="left"/>
      <w:pPr>
        <w:ind w:left="648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abstractNum>
  <w:abstractNum w:abstractNumId="73" w15:restartNumberingAfterBreak="0">
    <w:nsid w:val="3BFEE1B4"/>
    <w:multiLevelType w:val="hybridMultilevel"/>
    <w:tmpl w:val="FFFFFFFF"/>
    <w:lvl w:ilvl="0" w:tplc="18409144">
      <w:start w:val="1"/>
      <w:numFmt w:val="decimal"/>
      <w:lvlText w:val="%1."/>
      <w:lvlJc w:val="left"/>
      <w:pPr>
        <w:ind w:left="502" w:hanging="360"/>
      </w:pPr>
    </w:lvl>
    <w:lvl w:ilvl="1" w:tplc="77AA48BA">
      <w:start w:val="1"/>
      <w:numFmt w:val="lowerLetter"/>
      <w:lvlText w:val="%2."/>
      <w:lvlJc w:val="left"/>
      <w:pPr>
        <w:ind w:left="1222" w:hanging="360"/>
      </w:pPr>
    </w:lvl>
    <w:lvl w:ilvl="2" w:tplc="6082CA82">
      <w:start w:val="1"/>
      <w:numFmt w:val="lowerRoman"/>
      <w:lvlText w:val="%3."/>
      <w:lvlJc w:val="right"/>
      <w:pPr>
        <w:ind w:left="1942" w:hanging="180"/>
      </w:pPr>
    </w:lvl>
    <w:lvl w:ilvl="3" w:tplc="85824DDC">
      <w:start w:val="1"/>
      <w:numFmt w:val="decimal"/>
      <w:lvlText w:val="%4."/>
      <w:lvlJc w:val="left"/>
      <w:pPr>
        <w:ind w:left="2662" w:hanging="360"/>
      </w:pPr>
    </w:lvl>
    <w:lvl w:ilvl="4" w:tplc="565ECD60">
      <w:start w:val="1"/>
      <w:numFmt w:val="lowerLetter"/>
      <w:lvlText w:val="%5."/>
      <w:lvlJc w:val="left"/>
      <w:pPr>
        <w:ind w:left="3382" w:hanging="360"/>
      </w:pPr>
    </w:lvl>
    <w:lvl w:ilvl="5" w:tplc="80EA2FDC">
      <w:start w:val="1"/>
      <w:numFmt w:val="lowerRoman"/>
      <w:lvlText w:val="%6."/>
      <w:lvlJc w:val="right"/>
      <w:pPr>
        <w:ind w:left="4102" w:hanging="180"/>
      </w:pPr>
    </w:lvl>
    <w:lvl w:ilvl="6" w:tplc="7A661844">
      <w:start w:val="1"/>
      <w:numFmt w:val="decimal"/>
      <w:lvlText w:val="%7."/>
      <w:lvlJc w:val="left"/>
      <w:pPr>
        <w:ind w:left="4822" w:hanging="360"/>
      </w:pPr>
    </w:lvl>
    <w:lvl w:ilvl="7" w:tplc="52DC3F8E">
      <w:start w:val="1"/>
      <w:numFmt w:val="lowerLetter"/>
      <w:lvlText w:val="%8."/>
      <w:lvlJc w:val="left"/>
      <w:pPr>
        <w:ind w:left="5542" w:hanging="360"/>
      </w:pPr>
    </w:lvl>
    <w:lvl w:ilvl="8" w:tplc="9FBC83DE">
      <w:start w:val="1"/>
      <w:numFmt w:val="lowerRoman"/>
      <w:lvlText w:val="%9."/>
      <w:lvlJc w:val="right"/>
      <w:pPr>
        <w:ind w:left="6262" w:hanging="180"/>
      </w:pPr>
    </w:lvl>
  </w:abstractNum>
  <w:abstractNum w:abstractNumId="74" w15:restartNumberingAfterBreak="0">
    <w:nsid w:val="3C3D2352"/>
    <w:multiLevelType w:val="hybridMultilevel"/>
    <w:tmpl w:val="84D2DE90"/>
    <w:lvl w:ilvl="0" w:tplc="C92079E4">
      <w:start w:val="4"/>
      <w:numFmt w:val="lowerLetter"/>
      <w:lvlText w:val="%1)"/>
      <w:lvlJc w:val="left"/>
      <w:pPr>
        <w:ind w:left="862"/>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1" w:tplc="C6C4DDA2">
      <w:start w:val="1"/>
      <w:numFmt w:val="lowerLetter"/>
      <w:lvlText w:val="%2"/>
      <w:lvlJc w:val="left"/>
      <w:pPr>
        <w:ind w:left="1506"/>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2" w:tplc="44F4A4C8">
      <w:start w:val="1"/>
      <w:numFmt w:val="lowerRoman"/>
      <w:lvlText w:val="%3"/>
      <w:lvlJc w:val="left"/>
      <w:pPr>
        <w:ind w:left="2226"/>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3" w:tplc="2398CF72">
      <w:start w:val="1"/>
      <w:numFmt w:val="decimal"/>
      <w:lvlText w:val="%4"/>
      <w:lvlJc w:val="left"/>
      <w:pPr>
        <w:ind w:left="2946"/>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4" w:tplc="EB1C4E9C">
      <w:start w:val="1"/>
      <w:numFmt w:val="lowerLetter"/>
      <w:lvlText w:val="%5"/>
      <w:lvlJc w:val="left"/>
      <w:pPr>
        <w:ind w:left="3666"/>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5" w:tplc="41D01466">
      <w:start w:val="1"/>
      <w:numFmt w:val="lowerRoman"/>
      <w:lvlText w:val="%6"/>
      <w:lvlJc w:val="left"/>
      <w:pPr>
        <w:ind w:left="4386"/>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6" w:tplc="CFCC8044">
      <w:start w:val="1"/>
      <w:numFmt w:val="decimal"/>
      <w:lvlText w:val="%7"/>
      <w:lvlJc w:val="left"/>
      <w:pPr>
        <w:ind w:left="5106"/>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7" w:tplc="4392B8EA">
      <w:start w:val="1"/>
      <w:numFmt w:val="lowerLetter"/>
      <w:lvlText w:val="%8"/>
      <w:lvlJc w:val="left"/>
      <w:pPr>
        <w:ind w:left="5826"/>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8" w:tplc="8F4A9D0C">
      <w:start w:val="1"/>
      <w:numFmt w:val="lowerRoman"/>
      <w:lvlText w:val="%9"/>
      <w:lvlJc w:val="left"/>
      <w:pPr>
        <w:ind w:left="6546"/>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abstractNum>
  <w:abstractNum w:abstractNumId="75" w15:restartNumberingAfterBreak="0">
    <w:nsid w:val="3C6527A3"/>
    <w:multiLevelType w:val="hybridMultilevel"/>
    <w:tmpl w:val="ACC0CD76"/>
    <w:lvl w:ilvl="0" w:tplc="DFB23B24">
      <w:start w:val="1"/>
      <w:numFmt w:val="decimal"/>
      <w:lvlText w:val="%1"/>
      <w:lvlJc w:val="left"/>
      <w:pPr>
        <w:ind w:left="299"/>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1" w:tplc="339C4E12">
      <w:start w:val="1"/>
      <w:numFmt w:val="lowerLetter"/>
      <w:lvlText w:val="%2"/>
      <w:lvlJc w:val="left"/>
      <w:pPr>
        <w:ind w:left="108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2" w:tplc="90F8EC3E">
      <w:start w:val="1"/>
      <w:numFmt w:val="lowerRoman"/>
      <w:lvlText w:val="%3"/>
      <w:lvlJc w:val="left"/>
      <w:pPr>
        <w:ind w:left="180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3" w:tplc="874CE2B2">
      <w:start w:val="1"/>
      <w:numFmt w:val="decimal"/>
      <w:lvlText w:val="%4"/>
      <w:lvlJc w:val="left"/>
      <w:pPr>
        <w:ind w:left="252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4" w:tplc="5568FF1C">
      <w:start w:val="1"/>
      <w:numFmt w:val="lowerLetter"/>
      <w:lvlText w:val="%5"/>
      <w:lvlJc w:val="left"/>
      <w:pPr>
        <w:ind w:left="324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5" w:tplc="9132D44A">
      <w:start w:val="1"/>
      <w:numFmt w:val="lowerRoman"/>
      <w:lvlText w:val="%6"/>
      <w:lvlJc w:val="left"/>
      <w:pPr>
        <w:ind w:left="396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6" w:tplc="CEBA5B4C">
      <w:start w:val="1"/>
      <w:numFmt w:val="decimal"/>
      <w:lvlText w:val="%7"/>
      <w:lvlJc w:val="left"/>
      <w:pPr>
        <w:ind w:left="468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7" w:tplc="0EE83A06">
      <w:start w:val="1"/>
      <w:numFmt w:val="lowerLetter"/>
      <w:lvlText w:val="%8"/>
      <w:lvlJc w:val="left"/>
      <w:pPr>
        <w:ind w:left="540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8" w:tplc="6C240A4A">
      <w:start w:val="1"/>
      <w:numFmt w:val="lowerRoman"/>
      <w:lvlText w:val="%9"/>
      <w:lvlJc w:val="left"/>
      <w:pPr>
        <w:ind w:left="612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abstractNum>
  <w:abstractNum w:abstractNumId="76" w15:restartNumberingAfterBreak="0">
    <w:nsid w:val="3C7D34E9"/>
    <w:multiLevelType w:val="hybridMultilevel"/>
    <w:tmpl w:val="322E865E"/>
    <w:lvl w:ilvl="0" w:tplc="6E3C8430">
      <w:start w:val="1"/>
      <w:numFmt w:val="decimal"/>
      <w:lvlText w:val="%1"/>
      <w:lvlJc w:val="left"/>
      <w:pPr>
        <w:ind w:left="299"/>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1" w:tplc="AE685BB2">
      <w:start w:val="1"/>
      <w:numFmt w:val="lowerLetter"/>
      <w:lvlText w:val="%2"/>
      <w:lvlJc w:val="left"/>
      <w:pPr>
        <w:ind w:left="108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2" w:tplc="58309A5A">
      <w:start w:val="1"/>
      <w:numFmt w:val="lowerRoman"/>
      <w:lvlText w:val="%3"/>
      <w:lvlJc w:val="left"/>
      <w:pPr>
        <w:ind w:left="180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3" w:tplc="D4101382">
      <w:start w:val="1"/>
      <w:numFmt w:val="decimal"/>
      <w:lvlText w:val="%4"/>
      <w:lvlJc w:val="left"/>
      <w:pPr>
        <w:ind w:left="252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4" w:tplc="C79099A2">
      <w:start w:val="1"/>
      <w:numFmt w:val="lowerLetter"/>
      <w:lvlText w:val="%5"/>
      <w:lvlJc w:val="left"/>
      <w:pPr>
        <w:ind w:left="324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5" w:tplc="56AC8CD6">
      <w:start w:val="1"/>
      <w:numFmt w:val="lowerRoman"/>
      <w:lvlText w:val="%6"/>
      <w:lvlJc w:val="left"/>
      <w:pPr>
        <w:ind w:left="396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6" w:tplc="8640AAF2">
      <w:start w:val="1"/>
      <w:numFmt w:val="decimal"/>
      <w:lvlText w:val="%7"/>
      <w:lvlJc w:val="left"/>
      <w:pPr>
        <w:ind w:left="468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7" w:tplc="8B0A9A20">
      <w:start w:val="1"/>
      <w:numFmt w:val="lowerLetter"/>
      <w:lvlText w:val="%8"/>
      <w:lvlJc w:val="left"/>
      <w:pPr>
        <w:ind w:left="540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8" w:tplc="2E5E1B4C">
      <w:start w:val="1"/>
      <w:numFmt w:val="lowerRoman"/>
      <w:lvlText w:val="%9"/>
      <w:lvlJc w:val="left"/>
      <w:pPr>
        <w:ind w:left="612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abstractNum>
  <w:abstractNum w:abstractNumId="77" w15:restartNumberingAfterBreak="0">
    <w:nsid w:val="3DA4984C"/>
    <w:multiLevelType w:val="hybridMultilevel"/>
    <w:tmpl w:val="FFFFFFFF"/>
    <w:lvl w:ilvl="0" w:tplc="075803F4">
      <w:start w:val="1"/>
      <w:numFmt w:val="decimal"/>
      <w:lvlText w:val="%1."/>
      <w:lvlJc w:val="left"/>
      <w:pPr>
        <w:ind w:left="502" w:hanging="360"/>
      </w:pPr>
    </w:lvl>
    <w:lvl w:ilvl="1" w:tplc="04161DF4">
      <w:start w:val="1"/>
      <w:numFmt w:val="lowerLetter"/>
      <w:lvlText w:val="%2."/>
      <w:lvlJc w:val="left"/>
      <w:pPr>
        <w:ind w:left="1222" w:hanging="360"/>
      </w:pPr>
    </w:lvl>
    <w:lvl w:ilvl="2" w:tplc="8214AC24">
      <w:start w:val="1"/>
      <w:numFmt w:val="lowerRoman"/>
      <w:lvlText w:val="%3."/>
      <w:lvlJc w:val="right"/>
      <w:pPr>
        <w:ind w:left="1942" w:hanging="180"/>
      </w:pPr>
    </w:lvl>
    <w:lvl w:ilvl="3" w:tplc="6238813A">
      <w:start w:val="1"/>
      <w:numFmt w:val="decimal"/>
      <w:lvlText w:val="%4."/>
      <w:lvlJc w:val="left"/>
      <w:pPr>
        <w:ind w:left="2662" w:hanging="360"/>
      </w:pPr>
    </w:lvl>
    <w:lvl w:ilvl="4" w:tplc="0382E3A4">
      <w:start w:val="1"/>
      <w:numFmt w:val="lowerLetter"/>
      <w:lvlText w:val="%5."/>
      <w:lvlJc w:val="left"/>
      <w:pPr>
        <w:ind w:left="3382" w:hanging="360"/>
      </w:pPr>
    </w:lvl>
    <w:lvl w:ilvl="5" w:tplc="9EFCCBF2">
      <w:start w:val="1"/>
      <w:numFmt w:val="lowerRoman"/>
      <w:lvlText w:val="%6."/>
      <w:lvlJc w:val="right"/>
      <w:pPr>
        <w:ind w:left="4102" w:hanging="180"/>
      </w:pPr>
    </w:lvl>
    <w:lvl w:ilvl="6" w:tplc="A498C6B0">
      <w:start w:val="1"/>
      <w:numFmt w:val="decimal"/>
      <w:lvlText w:val="%7."/>
      <w:lvlJc w:val="left"/>
      <w:pPr>
        <w:ind w:left="4822" w:hanging="360"/>
      </w:pPr>
    </w:lvl>
    <w:lvl w:ilvl="7" w:tplc="EA3452D2">
      <w:start w:val="1"/>
      <w:numFmt w:val="lowerLetter"/>
      <w:lvlText w:val="%8."/>
      <w:lvlJc w:val="left"/>
      <w:pPr>
        <w:ind w:left="5542" w:hanging="360"/>
      </w:pPr>
    </w:lvl>
    <w:lvl w:ilvl="8" w:tplc="A684A0DA">
      <w:start w:val="1"/>
      <w:numFmt w:val="lowerRoman"/>
      <w:lvlText w:val="%9."/>
      <w:lvlJc w:val="right"/>
      <w:pPr>
        <w:ind w:left="6262" w:hanging="180"/>
      </w:pPr>
    </w:lvl>
  </w:abstractNum>
  <w:abstractNum w:abstractNumId="78" w15:restartNumberingAfterBreak="0">
    <w:nsid w:val="3DA77149"/>
    <w:multiLevelType w:val="hybridMultilevel"/>
    <w:tmpl w:val="A3069096"/>
    <w:lvl w:ilvl="0" w:tplc="75A00538">
      <w:start w:val="1"/>
      <w:numFmt w:val="decimal"/>
      <w:lvlText w:val="%1"/>
      <w:lvlJc w:val="left"/>
      <w:pPr>
        <w:ind w:left="299"/>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1" w:tplc="B3707E0C">
      <w:start w:val="1"/>
      <w:numFmt w:val="lowerLetter"/>
      <w:lvlText w:val="%2"/>
      <w:lvlJc w:val="left"/>
      <w:pPr>
        <w:ind w:left="108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2" w:tplc="27428450">
      <w:start w:val="1"/>
      <w:numFmt w:val="lowerRoman"/>
      <w:lvlText w:val="%3"/>
      <w:lvlJc w:val="left"/>
      <w:pPr>
        <w:ind w:left="180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3" w:tplc="5DE0BABE">
      <w:start w:val="1"/>
      <w:numFmt w:val="decimal"/>
      <w:lvlText w:val="%4"/>
      <w:lvlJc w:val="left"/>
      <w:pPr>
        <w:ind w:left="252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4" w:tplc="8F205C2C">
      <w:start w:val="1"/>
      <w:numFmt w:val="lowerLetter"/>
      <w:lvlText w:val="%5"/>
      <w:lvlJc w:val="left"/>
      <w:pPr>
        <w:ind w:left="324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5" w:tplc="96060E8E">
      <w:start w:val="1"/>
      <w:numFmt w:val="lowerRoman"/>
      <w:lvlText w:val="%6"/>
      <w:lvlJc w:val="left"/>
      <w:pPr>
        <w:ind w:left="396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6" w:tplc="B8D68C4E">
      <w:start w:val="1"/>
      <w:numFmt w:val="decimal"/>
      <w:lvlText w:val="%7"/>
      <w:lvlJc w:val="left"/>
      <w:pPr>
        <w:ind w:left="468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7" w:tplc="00FADA06">
      <w:start w:val="1"/>
      <w:numFmt w:val="lowerLetter"/>
      <w:lvlText w:val="%8"/>
      <w:lvlJc w:val="left"/>
      <w:pPr>
        <w:ind w:left="540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8" w:tplc="C1CAE2C6">
      <w:start w:val="1"/>
      <w:numFmt w:val="lowerRoman"/>
      <w:lvlText w:val="%9"/>
      <w:lvlJc w:val="left"/>
      <w:pPr>
        <w:ind w:left="612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abstractNum>
  <w:abstractNum w:abstractNumId="79" w15:restartNumberingAfterBreak="0">
    <w:nsid w:val="3E003992"/>
    <w:multiLevelType w:val="hybridMultilevel"/>
    <w:tmpl w:val="8D86AF22"/>
    <w:lvl w:ilvl="0" w:tplc="4FF82C6A">
      <w:start w:val="6"/>
      <w:numFmt w:val="decimal"/>
      <w:lvlText w:val="%1."/>
      <w:lvlJc w:val="left"/>
      <w:pPr>
        <w:ind w:left="1207"/>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1" w:tplc="3A4265D8">
      <w:start w:val="1"/>
      <w:numFmt w:val="lowerLetter"/>
      <w:lvlText w:val="%2"/>
      <w:lvlJc w:val="left"/>
      <w:pPr>
        <w:ind w:left="1786"/>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2" w:tplc="8812B8C6">
      <w:start w:val="1"/>
      <w:numFmt w:val="lowerRoman"/>
      <w:lvlText w:val="%3"/>
      <w:lvlJc w:val="left"/>
      <w:pPr>
        <w:ind w:left="2506"/>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3" w:tplc="2B0CB6DA">
      <w:start w:val="1"/>
      <w:numFmt w:val="decimal"/>
      <w:lvlText w:val="%4"/>
      <w:lvlJc w:val="left"/>
      <w:pPr>
        <w:ind w:left="3226"/>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4" w:tplc="7302955C">
      <w:start w:val="1"/>
      <w:numFmt w:val="lowerLetter"/>
      <w:lvlText w:val="%5"/>
      <w:lvlJc w:val="left"/>
      <w:pPr>
        <w:ind w:left="3946"/>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5" w:tplc="991EBB52">
      <w:start w:val="1"/>
      <w:numFmt w:val="lowerRoman"/>
      <w:lvlText w:val="%6"/>
      <w:lvlJc w:val="left"/>
      <w:pPr>
        <w:ind w:left="4666"/>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6" w:tplc="F336FA4C">
      <w:start w:val="1"/>
      <w:numFmt w:val="decimal"/>
      <w:lvlText w:val="%7"/>
      <w:lvlJc w:val="left"/>
      <w:pPr>
        <w:ind w:left="5386"/>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7" w:tplc="B9F6B89A">
      <w:start w:val="1"/>
      <w:numFmt w:val="lowerLetter"/>
      <w:lvlText w:val="%8"/>
      <w:lvlJc w:val="left"/>
      <w:pPr>
        <w:ind w:left="6106"/>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8" w:tplc="706AF9A2">
      <w:start w:val="1"/>
      <w:numFmt w:val="lowerRoman"/>
      <w:lvlText w:val="%9"/>
      <w:lvlJc w:val="left"/>
      <w:pPr>
        <w:ind w:left="6826"/>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abstractNum>
  <w:abstractNum w:abstractNumId="80" w15:restartNumberingAfterBreak="0">
    <w:nsid w:val="401C452D"/>
    <w:multiLevelType w:val="hybridMultilevel"/>
    <w:tmpl w:val="03BCA1AC"/>
    <w:lvl w:ilvl="0" w:tplc="D3E0B76C">
      <w:start w:val="1"/>
      <w:numFmt w:val="lowerLetter"/>
      <w:lvlText w:val="%1)"/>
      <w:lvlJc w:val="left"/>
      <w:pPr>
        <w:ind w:left="862"/>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1" w:tplc="18A27FFC">
      <w:start w:val="1"/>
      <w:numFmt w:val="lowerLetter"/>
      <w:lvlText w:val="%2"/>
      <w:lvlJc w:val="left"/>
      <w:pPr>
        <w:ind w:left="144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2" w:tplc="7EAABEA6">
      <w:start w:val="1"/>
      <w:numFmt w:val="lowerRoman"/>
      <w:lvlText w:val="%3"/>
      <w:lvlJc w:val="left"/>
      <w:pPr>
        <w:ind w:left="216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3" w:tplc="7D4EA2A4">
      <w:start w:val="1"/>
      <w:numFmt w:val="decimal"/>
      <w:lvlText w:val="%4"/>
      <w:lvlJc w:val="left"/>
      <w:pPr>
        <w:ind w:left="288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4" w:tplc="1E225B6E">
      <w:start w:val="1"/>
      <w:numFmt w:val="lowerLetter"/>
      <w:lvlText w:val="%5"/>
      <w:lvlJc w:val="left"/>
      <w:pPr>
        <w:ind w:left="360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5" w:tplc="EFE272BE">
      <w:start w:val="1"/>
      <w:numFmt w:val="lowerRoman"/>
      <w:lvlText w:val="%6"/>
      <w:lvlJc w:val="left"/>
      <w:pPr>
        <w:ind w:left="432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6" w:tplc="3C54D76E">
      <w:start w:val="1"/>
      <w:numFmt w:val="decimal"/>
      <w:lvlText w:val="%7"/>
      <w:lvlJc w:val="left"/>
      <w:pPr>
        <w:ind w:left="504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7" w:tplc="35C6402E">
      <w:start w:val="1"/>
      <w:numFmt w:val="lowerLetter"/>
      <w:lvlText w:val="%8"/>
      <w:lvlJc w:val="left"/>
      <w:pPr>
        <w:ind w:left="576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8" w:tplc="8FE85EEA">
      <w:start w:val="1"/>
      <w:numFmt w:val="lowerRoman"/>
      <w:lvlText w:val="%9"/>
      <w:lvlJc w:val="left"/>
      <w:pPr>
        <w:ind w:left="648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abstractNum>
  <w:abstractNum w:abstractNumId="81" w15:restartNumberingAfterBreak="0">
    <w:nsid w:val="40BF36A7"/>
    <w:multiLevelType w:val="hybridMultilevel"/>
    <w:tmpl w:val="FFFFFFFF"/>
    <w:lvl w:ilvl="0" w:tplc="D2C8E854">
      <w:start w:val="1"/>
      <w:numFmt w:val="decimal"/>
      <w:lvlText w:val="%1."/>
      <w:lvlJc w:val="left"/>
      <w:pPr>
        <w:ind w:left="502" w:hanging="360"/>
      </w:pPr>
    </w:lvl>
    <w:lvl w:ilvl="1" w:tplc="7AC450DA">
      <w:start w:val="1"/>
      <w:numFmt w:val="lowerLetter"/>
      <w:lvlText w:val="%2."/>
      <w:lvlJc w:val="left"/>
      <w:pPr>
        <w:ind w:left="1222" w:hanging="360"/>
      </w:pPr>
    </w:lvl>
    <w:lvl w:ilvl="2" w:tplc="15C43DA6">
      <w:start w:val="1"/>
      <w:numFmt w:val="lowerRoman"/>
      <w:lvlText w:val="%3."/>
      <w:lvlJc w:val="right"/>
      <w:pPr>
        <w:ind w:left="1942" w:hanging="180"/>
      </w:pPr>
    </w:lvl>
    <w:lvl w:ilvl="3" w:tplc="6F769F3C">
      <w:start w:val="1"/>
      <w:numFmt w:val="decimal"/>
      <w:lvlText w:val="%4."/>
      <w:lvlJc w:val="left"/>
      <w:pPr>
        <w:ind w:left="2662" w:hanging="360"/>
      </w:pPr>
    </w:lvl>
    <w:lvl w:ilvl="4" w:tplc="6F28BD72">
      <w:start w:val="1"/>
      <w:numFmt w:val="lowerLetter"/>
      <w:lvlText w:val="%5."/>
      <w:lvlJc w:val="left"/>
      <w:pPr>
        <w:ind w:left="3382" w:hanging="360"/>
      </w:pPr>
    </w:lvl>
    <w:lvl w:ilvl="5" w:tplc="3076707A">
      <w:start w:val="1"/>
      <w:numFmt w:val="lowerRoman"/>
      <w:lvlText w:val="%6."/>
      <w:lvlJc w:val="right"/>
      <w:pPr>
        <w:ind w:left="4102" w:hanging="180"/>
      </w:pPr>
    </w:lvl>
    <w:lvl w:ilvl="6" w:tplc="6C542E42">
      <w:start w:val="1"/>
      <w:numFmt w:val="decimal"/>
      <w:lvlText w:val="%7."/>
      <w:lvlJc w:val="left"/>
      <w:pPr>
        <w:ind w:left="4822" w:hanging="360"/>
      </w:pPr>
    </w:lvl>
    <w:lvl w:ilvl="7" w:tplc="24C8980E">
      <w:start w:val="1"/>
      <w:numFmt w:val="lowerLetter"/>
      <w:lvlText w:val="%8."/>
      <w:lvlJc w:val="left"/>
      <w:pPr>
        <w:ind w:left="5542" w:hanging="360"/>
      </w:pPr>
    </w:lvl>
    <w:lvl w:ilvl="8" w:tplc="ED0A60DA">
      <w:start w:val="1"/>
      <w:numFmt w:val="lowerRoman"/>
      <w:lvlText w:val="%9."/>
      <w:lvlJc w:val="right"/>
      <w:pPr>
        <w:ind w:left="6262" w:hanging="180"/>
      </w:pPr>
    </w:lvl>
  </w:abstractNum>
  <w:abstractNum w:abstractNumId="82" w15:restartNumberingAfterBreak="0">
    <w:nsid w:val="413F4D8C"/>
    <w:multiLevelType w:val="hybridMultilevel"/>
    <w:tmpl w:val="8724F03E"/>
    <w:lvl w:ilvl="0" w:tplc="0B10CC38">
      <w:start w:val="5"/>
      <w:numFmt w:val="decimal"/>
      <w:lvlText w:val="%1"/>
      <w:lvlJc w:val="left"/>
      <w:pPr>
        <w:ind w:left="291"/>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1" w:tplc="2A18245E">
      <w:start w:val="1"/>
      <w:numFmt w:val="lowerLetter"/>
      <w:lvlText w:val="%2"/>
      <w:lvlJc w:val="left"/>
      <w:pPr>
        <w:ind w:left="108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2" w:tplc="A47A7CE0">
      <w:start w:val="1"/>
      <w:numFmt w:val="lowerRoman"/>
      <w:lvlText w:val="%3"/>
      <w:lvlJc w:val="left"/>
      <w:pPr>
        <w:ind w:left="180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3" w:tplc="44B43BFC">
      <w:start w:val="1"/>
      <w:numFmt w:val="decimal"/>
      <w:lvlText w:val="%4"/>
      <w:lvlJc w:val="left"/>
      <w:pPr>
        <w:ind w:left="252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4" w:tplc="AD760812">
      <w:start w:val="1"/>
      <w:numFmt w:val="lowerLetter"/>
      <w:lvlText w:val="%5"/>
      <w:lvlJc w:val="left"/>
      <w:pPr>
        <w:ind w:left="324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5" w:tplc="E4227782">
      <w:start w:val="1"/>
      <w:numFmt w:val="lowerRoman"/>
      <w:lvlText w:val="%6"/>
      <w:lvlJc w:val="left"/>
      <w:pPr>
        <w:ind w:left="396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6" w:tplc="367225B8">
      <w:start w:val="1"/>
      <w:numFmt w:val="decimal"/>
      <w:lvlText w:val="%7"/>
      <w:lvlJc w:val="left"/>
      <w:pPr>
        <w:ind w:left="468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7" w:tplc="85F6C4F6">
      <w:start w:val="1"/>
      <w:numFmt w:val="lowerLetter"/>
      <w:lvlText w:val="%8"/>
      <w:lvlJc w:val="left"/>
      <w:pPr>
        <w:ind w:left="540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8" w:tplc="BB228006">
      <w:start w:val="1"/>
      <w:numFmt w:val="lowerRoman"/>
      <w:lvlText w:val="%9"/>
      <w:lvlJc w:val="left"/>
      <w:pPr>
        <w:ind w:left="612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abstractNum>
  <w:abstractNum w:abstractNumId="83" w15:restartNumberingAfterBreak="0">
    <w:nsid w:val="4320550C"/>
    <w:multiLevelType w:val="hybridMultilevel"/>
    <w:tmpl w:val="03F8B212"/>
    <w:lvl w:ilvl="0" w:tplc="FD069968">
      <w:start w:val="1"/>
      <w:numFmt w:val="decimal"/>
      <w:lvlText w:val="%1 -"/>
      <w:lvlJc w:val="left"/>
      <w:pPr>
        <w:ind w:left="360" w:hanging="360"/>
      </w:pPr>
      <w:rPr>
        <w:rFonts w:hint="default"/>
      </w:rPr>
    </w:lvl>
    <w:lvl w:ilvl="1" w:tplc="08160019" w:tentative="1">
      <w:start w:val="1"/>
      <w:numFmt w:val="lowerLetter"/>
      <w:lvlText w:val="%2."/>
      <w:lvlJc w:val="left"/>
      <w:pPr>
        <w:ind w:left="826" w:hanging="360"/>
      </w:pPr>
    </w:lvl>
    <w:lvl w:ilvl="2" w:tplc="0816001B" w:tentative="1">
      <w:start w:val="1"/>
      <w:numFmt w:val="lowerRoman"/>
      <w:lvlText w:val="%3."/>
      <w:lvlJc w:val="right"/>
      <w:pPr>
        <w:ind w:left="1546" w:hanging="180"/>
      </w:pPr>
    </w:lvl>
    <w:lvl w:ilvl="3" w:tplc="0816000F" w:tentative="1">
      <w:start w:val="1"/>
      <w:numFmt w:val="decimal"/>
      <w:lvlText w:val="%4."/>
      <w:lvlJc w:val="left"/>
      <w:pPr>
        <w:ind w:left="2266" w:hanging="360"/>
      </w:pPr>
    </w:lvl>
    <w:lvl w:ilvl="4" w:tplc="08160019" w:tentative="1">
      <w:start w:val="1"/>
      <w:numFmt w:val="lowerLetter"/>
      <w:lvlText w:val="%5."/>
      <w:lvlJc w:val="left"/>
      <w:pPr>
        <w:ind w:left="2986" w:hanging="360"/>
      </w:pPr>
    </w:lvl>
    <w:lvl w:ilvl="5" w:tplc="0816001B" w:tentative="1">
      <w:start w:val="1"/>
      <w:numFmt w:val="lowerRoman"/>
      <w:lvlText w:val="%6."/>
      <w:lvlJc w:val="right"/>
      <w:pPr>
        <w:ind w:left="3706" w:hanging="180"/>
      </w:pPr>
    </w:lvl>
    <w:lvl w:ilvl="6" w:tplc="0816000F" w:tentative="1">
      <w:start w:val="1"/>
      <w:numFmt w:val="decimal"/>
      <w:lvlText w:val="%7."/>
      <w:lvlJc w:val="left"/>
      <w:pPr>
        <w:ind w:left="4426" w:hanging="360"/>
      </w:pPr>
    </w:lvl>
    <w:lvl w:ilvl="7" w:tplc="08160019" w:tentative="1">
      <w:start w:val="1"/>
      <w:numFmt w:val="lowerLetter"/>
      <w:lvlText w:val="%8."/>
      <w:lvlJc w:val="left"/>
      <w:pPr>
        <w:ind w:left="5146" w:hanging="360"/>
      </w:pPr>
    </w:lvl>
    <w:lvl w:ilvl="8" w:tplc="0816001B" w:tentative="1">
      <w:start w:val="1"/>
      <w:numFmt w:val="lowerRoman"/>
      <w:lvlText w:val="%9."/>
      <w:lvlJc w:val="right"/>
      <w:pPr>
        <w:ind w:left="5866" w:hanging="180"/>
      </w:pPr>
    </w:lvl>
  </w:abstractNum>
  <w:abstractNum w:abstractNumId="84" w15:restartNumberingAfterBreak="0">
    <w:nsid w:val="43AE2AEB"/>
    <w:multiLevelType w:val="hybridMultilevel"/>
    <w:tmpl w:val="770A348C"/>
    <w:lvl w:ilvl="0" w:tplc="2FD44732">
      <w:start w:val="2"/>
      <w:numFmt w:val="decimal"/>
      <w:lvlText w:val="%1"/>
      <w:lvlJc w:val="left"/>
      <w:pPr>
        <w:ind w:left="315"/>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1" w:tplc="D6040D40">
      <w:start w:val="1"/>
      <w:numFmt w:val="lowerLetter"/>
      <w:lvlText w:val="%2)"/>
      <w:lvlJc w:val="left"/>
      <w:pPr>
        <w:ind w:left="863"/>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2" w:tplc="AFA4B618">
      <w:start w:val="1"/>
      <w:numFmt w:val="lowerRoman"/>
      <w:lvlText w:val="%3"/>
      <w:lvlJc w:val="left"/>
      <w:pPr>
        <w:ind w:left="1438"/>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3" w:tplc="23C24B30">
      <w:start w:val="1"/>
      <w:numFmt w:val="decimal"/>
      <w:lvlText w:val="%4"/>
      <w:lvlJc w:val="left"/>
      <w:pPr>
        <w:ind w:left="2158"/>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4" w:tplc="CA0CB1AA">
      <w:start w:val="1"/>
      <w:numFmt w:val="lowerLetter"/>
      <w:lvlText w:val="%5"/>
      <w:lvlJc w:val="left"/>
      <w:pPr>
        <w:ind w:left="2878"/>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5" w:tplc="34A8A2F4">
      <w:start w:val="1"/>
      <w:numFmt w:val="lowerRoman"/>
      <w:lvlText w:val="%6"/>
      <w:lvlJc w:val="left"/>
      <w:pPr>
        <w:ind w:left="3598"/>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6" w:tplc="D9681AE0">
      <w:start w:val="1"/>
      <w:numFmt w:val="decimal"/>
      <w:lvlText w:val="%7"/>
      <w:lvlJc w:val="left"/>
      <w:pPr>
        <w:ind w:left="4318"/>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7" w:tplc="4AB432CA">
      <w:start w:val="1"/>
      <w:numFmt w:val="lowerLetter"/>
      <w:lvlText w:val="%8"/>
      <w:lvlJc w:val="left"/>
      <w:pPr>
        <w:ind w:left="5038"/>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8" w:tplc="CF3848B8">
      <w:start w:val="1"/>
      <w:numFmt w:val="lowerRoman"/>
      <w:lvlText w:val="%9"/>
      <w:lvlJc w:val="left"/>
      <w:pPr>
        <w:ind w:left="5758"/>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abstractNum>
  <w:abstractNum w:abstractNumId="85" w15:restartNumberingAfterBreak="0">
    <w:nsid w:val="442D420F"/>
    <w:multiLevelType w:val="hybridMultilevel"/>
    <w:tmpl w:val="DFF8F1C2"/>
    <w:lvl w:ilvl="0" w:tplc="26584410">
      <w:start w:val="1"/>
      <w:numFmt w:val="decimal"/>
      <w:lvlText w:val="%1"/>
      <w:lvlJc w:val="left"/>
      <w:pPr>
        <w:ind w:left="295"/>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1" w:tplc="6FA8F274">
      <w:start w:val="1"/>
      <w:numFmt w:val="lowerLetter"/>
      <w:lvlText w:val="%2"/>
      <w:lvlJc w:val="left"/>
      <w:pPr>
        <w:ind w:left="108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2" w:tplc="DB6070B2">
      <w:start w:val="1"/>
      <w:numFmt w:val="lowerRoman"/>
      <w:lvlText w:val="%3"/>
      <w:lvlJc w:val="left"/>
      <w:pPr>
        <w:ind w:left="180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3" w:tplc="B6EE36F6">
      <w:start w:val="1"/>
      <w:numFmt w:val="decimal"/>
      <w:lvlText w:val="%4"/>
      <w:lvlJc w:val="left"/>
      <w:pPr>
        <w:ind w:left="252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4" w:tplc="E8128124">
      <w:start w:val="1"/>
      <w:numFmt w:val="lowerLetter"/>
      <w:lvlText w:val="%5"/>
      <w:lvlJc w:val="left"/>
      <w:pPr>
        <w:ind w:left="324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5" w:tplc="A3F4651A">
      <w:start w:val="1"/>
      <w:numFmt w:val="lowerRoman"/>
      <w:lvlText w:val="%6"/>
      <w:lvlJc w:val="left"/>
      <w:pPr>
        <w:ind w:left="396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6" w:tplc="1C044ABA">
      <w:start w:val="1"/>
      <w:numFmt w:val="decimal"/>
      <w:lvlText w:val="%7"/>
      <w:lvlJc w:val="left"/>
      <w:pPr>
        <w:ind w:left="468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7" w:tplc="58229968">
      <w:start w:val="1"/>
      <w:numFmt w:val="lowerLetter"/>
      <w:lvlText w:val="%8"/>
      <w:lvlJc w:val="left"/>
      <w:pPr>
        <w:ind w:left="540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8" w:tplc="A49698B6">
      <w:start w:val="1"/>
      <w:numFmt w:val="lowerRoman"/>
      <w:lvlText w:val="%9"/>
      <w:lvlJc w:val="left"/>
      <w:pPr>
        <w:ind w:left="612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abstractNum>
  <w:abstractNum w:abstractNumId="86" w15:restartNumberingAfterBreak="0">
    <w:nsid w:val="4459B9B9"/>
    <w:multiLevelType w:val="hybridMultilevel"/>
    <w:tmpl w:val="FFFFFFFF"/>
    <w:lvl w:ilvl="0" w:tplc="3844E8F0">
      <w:start w:val="1"/>
      <w:numFmt w:val="decimal"/>
      <w:lvlText w:val="%1."/>
      <w:lvlJc w:val="left"/>
      <w:pPr>
        <w:ind w:left="502" w:hanging="360"/>
      </w:pPr>
    </w:lvl>
    <w:lvl w:ilvl="1" w:tplc="FF028392">
      <w:start w:val="1"/>
      <w:numFmt w:val="lowerLetter"/>
      <w:lvlText w:val="%2."/>
      <w:lvlJc w:val="left"/>
      <w:pPr>
        <w:ind w:left="1222" w:hanging="360"/>
      </w:pPr>
    </w:lvl>
    <w:lvl w:ilvl="2" w:tplc="10A8673C">
      <w:start w:val="1"/>
      <w:numFmt w:val="lowerRoman"/>
      <w:lvlText w:val="%3."/>
      <w:lvlJc w:val="right"/>
      <w:pPr>
        <w:ind w:left="1942" w:hanging="180"/>
      </w:pPr>
    </w:lvl>
    <w:lvl w:ilvl="3" w:tplc="CFFA50C4">
      <w:start w:val="1"/>
      <w:numFmt w:val="decimal"/>
      <w:lvlText w:val="%4."/>
      <w:lvlJc w:val="left"/>
      <w:pPr>
        <w:ind w:left="2662" w:hanging="360"/>
      </w:pPr>
    </w:lvl>
    <w:lvl w:ilvl="4" w:tplc="FB5A6A06">
      <w:start w:val="1"/>
      <w:numFmt w:val="lowerLetter"/>
      <w:lvlText w:val="%5."/>
      <w:lvlJc w:val="left"/>
      <w:pPr>
        <w:ind w:left="3382" w:hanging="360"/>
      </w:pPr>
    </w:lvl>
    <w:lvl w:ilvl="5" w:tplc="E6140BB6">
      <w:start w:val="1"/>
      <w:numFmt w:val="lowerRoman"/>
      <w:lvlText w:val="%6."/>
      <w:lvlJc w:val="right"/>
      <w:pPr>
        <w:ind w:left="4102" w:hanging="180"/>
      </w:pPr>
    </w:lvl>
    <w:lvl w:ilvl="6" w:tplc="8200D922">
      <w:start w:val="1"/>
      <w:numFmt w:val="decimal"/>
      <w:lvlText w:val="%7."/>
      <w:lvlJc w:val="left"/>
      <w:pPr>
        <w:ind w:left="4822" w:hanging="360"/>
      </w:pPr>
    </w:lvl>
    <w:lvl w:ilvl="7" w:tplc="9D228EA6">
      <w:start w:val="1"/>
      <w:numFmt w:val="lowerLetter"/>
      <w:lvlText w:val="%8."/>
      <w:lvlJc w:val="left"/>
      <w:pPr>
        <w:ind w:left="5542" w:hanging="360"/>
      </w:pPr>
    </w:lvl>
    <w:lvl w:ilvl="8" w:tplc="0BE0CAF2">
      <w:start w:val="1"/>
      <w:numFmt w:val="lowerRoman"/>
      <w:lvlText w:val="%9."/>
      <w:lvlJc w:val="right"/>
      <w:pPr>
        <w:ind w:left="6262" w:hanging="180"/>
      </w:pPr>
    </w:lvl>
  </w:abstractNum>
  <w:abstractNum w:abstractNumId="87" w15:restartNumberingAfterBreak="0">
    <w:nsid w:val="44676A44"/>
    <w:multiLevelType w:val="hybridMultilevel"/>
    <w:tmpl w:val="0026FA44"/>
    <w:lvl w:ilvl="0" w:tplc="9CC6C97A">
      <w:start w:val="1"/>
      <w:numFmt w:val="decimal"/>
      <w:lvlText w:val="%1"/>
      <w:lvlJc w:val="left"/>
      <w:pPr>
        <w:ind w:left="295"/>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1" w:tplc="FF9004B0">
      <w:start w:val="1"/>
      <w:numFmt w:val="lowerLetter"/>
      <w:lvlText w:val="%2)"/>
      <w:lvlJc w:val="left"/>
      <w:pPr>
        <w:ind w:left="862"/>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2" w:tplc="0B8653F0">
      <w:start w:val="1"/>
      <w:numFmt w:val="lowerRoman"/>
      <w:lvlText w:val="%3"/>
      <w:lvlJc w:val="left"/>
      <w:pPr>
        <w:ind w:left="1506"/>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3" w:tplc="9CCCDFCE">
      <w:start w:val="1"/>
      <w:numFmt w:val="decimal"/>
      <w:lvlText w:val="%4"/>
      <w:lvlJc w:val="left"/>
      <w:pPr>
        <w:ind w:left="2226"/>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4" w:tplc="9DD8F448">
      <w:start w:val="1"/>
      <w:numFmt w:val="lowerLetter"/>
      <w:lvlText w:val="%5"/>
      <w:lvlJc w:val="left"/>
      <w:pPr>
        <w:ind w:left="2946"/>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5" w:tplc="159A23E6">
      <w:start w:val="1"/>
      <w:numFmt w:val="lowerRoman"/>
      <w:lvlText w:val="%6"/>
      <w:lvlJc w:val="left"/>
      <w:pPr>
        <w:ind w:left="3666"/>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6" w:tplc="9BD84790">
      <w:start w:val="1"/>
      <w:numFmt w:val="decimal"/>
      <w:lvlText w:val="%7"/>
      <w:lvlJc w:val="left"/>
      <w:pPr>
        <w:ind w:left="4386"/>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7" w:tplc="C02E4532">
      <w:start w:val="1"/>
      <w:numFmt w:val="lowerLetter"/>
      <w:lvlText w:val="%8"/>
      <w:lvlJc w:val="left"/>
      <w:pPr>
        <w:ind w:left="5106"/>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8" w:tplc="EB56E210">
      <w:start w:val="1"/>
      <w:numFmt w:val="lowerRoman"/>
      <w:lvlText w:val="%9"/>
      <w:lvlJc w:val="left"/>
      <w:pPr>
        <w:ind w:left="5826"/>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abstractNum>
  <w:abstractNum w:abstractNumId="88" w15:restartNumberingAfterBreak="0">
    <w:nsid w:val="449C5814"/>
    <w:multiLevelType w:val="hybridMultilevel"/>
    <w:tmpl w:val="6378841C"/>
    <w:lvl w:ilvl="0" w:tplc="0816001B">
      <w:start w:val="1"/>
      <w:numFmt w:val="lowerRoman"/>
      <w:lvlText w:val="%1."/>
      <w:lvlJc w:val="right"/>
      <w:pPr>
        <w:ind w:left="1068" w:hanging="360"/>
      </w:pPr>
    </w:lvl>
    <w:lvl w:ilvl="1" w:tplc="08160019" w:tentative="1">
      <w:start w:val="1"/>
      <w:numFmt w:val="lowerLetter"/>
      <w:lvlText w:val="%2."/>
      <w:lvlJc w:val="left"/>
      <w:pPr>
        <w:ind w:left="1788" w:hanging="360"/>
      </w:pPr>
    </w:lvl>
    <w:lvl w:ilvl="2" w:tplc="0816001B" w:tentative="1">
      <w:start w:val="1"/>
      <w:numFmt w:val="lowerRoman"/>
      <w:lvlText w:val="%3."/>
      <w:lvlJc w:val="right"/>
      <w:pPr>
        <w:ind w:left="2508" w:hanging="180"/>
      </w:pPr>
    </w:lvl>
    <w:lvl w:ilvl="3" w:tplc="0816000F" w:tentative="1">
      <w:start w:val="1"/>
      <w:numFmt w:val="decimal"/>
      <w:lvlText w:val="%4."/>
      <w:lvlJc w:val="left"/>
      <w:pPr>
        <w:ind w:left="3228" w:hanging="360"/>
      </w:pPr>
    </w:lvl>
    <w:lvl w:ilvl="4" w:tplc="08160019" w:tentative="1">
      <w:start w:val="1"/>
      <w:numFmt w:val="lowerLetter"/>
      <w:lvlText w:val="%5."/>
      <w:lvlJc w:val="left"/>
      <w:pPr>
        <w:ind w:left="3948" w:hanging="360"/>
      </w:pPr>
    </w:lvl>
    <w:lvl w:ilvl="5" w:tplc="0816001B" w:tentative="1">
      <w:start w:val="1"/>
      <w:numFmt w:val="lowerRoman"/>
      <w:lvlText w:val="%6."/>
      <w:lvlJc w:val="right"/>
      <w:pPr>
        <w:ind w:left="4668" w:hanging="180"/>
      </w:pPr>
    </w:lvl>
    <w:lvl w:ilvl="6" w:tplc="0816000F" w:tentative="1">
      <w:start w:val="1"/>
      <w:numFmt w:val="decimal"/>
      <w:lvlText w:val="%7."/>
      <w:lvlJc w:val="left"/>
      <w:pPr>
        <w:ind w:left="5388" w:hanging="360"/>
      </w:pPr>
    </w:lvl>
    <w:lvl w:ilvl="7" w:tplc="08160019" w:tentative="1">
      <w:start w:val="1"/>
      <w:numFmt w:val="lowerLetter"/>
      <w:lvlText w:val="%8."/>
      <w:lvlJc w:val="left"/>
      <w:pPr>
        <w:ind w:left="6108" w:hanging="360"/>
      </w:pPr>
    </w:lvl>
    <w:lvl w:ilvl="8" w:tplc="0816001B" w:tentative="1">
      <w:start w:val="1"/>
      <w:numFmt w:val="lowerRoman"/>
      <w:lvlText w:val="%9."/>
      <w:lvlJc w:val="right"/>
      <w:pPr>
        <w:ind w:left="6828" w:hanging="180"/>
      </w:pPr>
    </w:lvl>
  </w:abstractNum>
  <w:abstractNum w:abstractNumId="89" w15:restartNumberingAfterBreak="0">
    <w:nsid w:val="45C5D3CB"/>
    <w:multiLevelType w:val="hybridMultilevel"/>
    <w:tmpl w:val="FFFFFFFF"/>
    <w:lvl w:ilvl="0" w:tplc="9C4EC652">
      <w:start w:val="1"/>
      <w:numFmt w:val="decimal"/>
      <w:lvlText w:val="%1."/>
      <w:lvlJc w:val="left"/>
      <w:pPr>
        <w:ind w:left="502" w:hanging="360"/>
      </w:pPr>
    </w:lvl>
    <w:lvl w:ilvl="1" w:tplc="B1164D02">
      <w:start w:val="1"/>
      <w:numFmt w:val="lowerLetter"/>
      <w:lvlText w:val="%2."/>
      <w:lvlJc w:val="left"/>
      <w:pPr>
        <w:ind w:left="1222" w:hanging="360"/>
      </w:pPr>
    </w:lvl>
    <w:lvl w:ilvl="2" w:tplc="A1C486BE">
      <w:start w:val="1"/>
      <w:numFmt w:val="lowerRoman"/>
      <w:lvlText w:val="%3."/>
      <w:lvlJc w:val="right"/>
      <w:pPr>
        <w:ind w:left="1942" w:hanging="180"/>
      </w:pPr>
    </w:lvl>
    <w:lvl w:ilvl="3" w:tplc="C1A20C76">
      <w:start w:val="1"/>
      <w:numFmt w:val="decimal"/>
      <w:lvlText w:val="%4."/>
      <w:lvlJc w:val="left"/>
      <w:pPr>
        <w:ind w:left="2662" w:hanging="360"/>
      </w:pPr>
    </w:lvl>
    <w:lvl w:ilvl="4" w:tplc="6F8CBF8A">
      <w:start w:val="1"/>
      <w:numFmt w:val="lowerLetter"/>
      <w:lvlText w:val="%5."/>
      <w:lvlJc w:val="left"/>
      <w:pPr>
        <w:ind w:left="3382" w:hanging="360"/>
      </w:pPr>
    </w:lvl>
    <w:lvl w:ilvl="5" w:tplc="9E92D036">
      <w:start w:val="1"/>
      <w:numFmt w:val="lowerRoman"/>
      <w:lvlText w:val="%6."/>
      <w:lvlJc w:val="right"/>
      <w:pPr>
        <w:ind w:left="4102" w:hanging="180"/>
      </w:pPr>
    </w:lvl>
    <w:lvl w:ilvl="6" w:tplc="1E5AADF2">
      <w:start w:val="1"/>
      <w:numFmt w:val="decimal"/>
      <w:lvlText w:val="%7."/>
      <w:lvlJc w:val="left"/>
      <w:pPr>
        <w:ind w:left="4822" w:hanging="360"/>
      </w:pPr>
    </w:lvl>
    <w:lvl w:ilvl="7" w:tplc="8AD826C6">
      <w:start w:val="1"/>
      <w:numFmt w:val="lowerLetter"/>
      <w:lvlText w:val="%8."/>
      <w:lvlJc w:val="left"/>
      <w:pPr>
        <w:ind w:left="5542" w:hanging="360"/>
      </w:pPr>
    </w:lvl>
    <w:lvl w:ilvl="8" w:tplc="E0128EA2">
      <w:start w:val="1"/>
      <w:numFmt w:val="lowerRoman"/>
      <w:lvlText w:val="%9."/>
      <w:lvlJc w:val="right"/>
      <w:pPr>
        <w:ind w:left="6262" w:hanging="180"/>
      </w:pPr>
    </w:lvl>
  </w:abstractNum>
  <w:abstractNum w:abstractNumId="90" w15:restartNumberingAfterBreak="0">
    <w:nsid w:val="488D9A0B"/>
    <w:multiLevelType w:val="hybridMultilevel"/>
    <w:tmpl w:val="33E06960"/>
    <w:lvl w:ilvl="0" w:tplc="0916D626">
      <w:start w:val="1"/>
      <w:numFmt w:val="decimal"/>
      <w:lvlText w:val="%1."/>
      <w:lvlJc w:val="left"/>
      <w:pPr>
        <w:ind w:left="487" w:hanging="360"/>
      </w:pPr>
    </w:lvl>
    <w:lvl w:ilvl="1" w:tplc="1D3601C2">
      <w:start w:val="1"/>
      <w:numFmt w:val="lowerLetter"/>
      <w:lvlText w:val="%2."/>
      <w:lvlJc w:val="left"/>
      <w:pPr>
        <w:ind w:left="1207" w:hanging="360"/>
      </w:pPr>
    </w:lvl>
    <w:lvl w:ilvl="2" w:tplc="DCD8D5D4">
      <w:start w:val="1"/>
      <w:numFmt w:val="lowerRoman"/>
      <w:lvlText w:val="%3."/>
      <w:lvlJc w:val="right"/>
      <w:pPr>
        <w:ind w:left="1927" w:hanging="180"/>
      </w:pPr>
    </w:lvl>
    <w:lvl w:ilvl="3" w:tplc="9F8C5BDE">
      <w:start w:val="1"/>
      <w:numFmt w:val="decimal"/>
      <w:lvlText w:val="%4."/>
      <w:lvlJc w:val="left"/>
      <w:pPr>
        <w:ind w:left="2647" w:hanging="360"/>
      </w:pPr>
    </w:lvl>
    <w:lvl w:ilvl="4" w:tplc="AD0C1B38">
      <w:start w:val="1"/>
      <w:numFmt w:val="lowerLetter"/>
      <w:lvlText w:val="%5."/>
      <w:lvlJc w:val="left"/>
      <w:pPr>
        <w:ind w:left="3367" w:hanging="360"/>
      </w:pPr>
    </w:lvl>
    <w:lvl w:ilvl="5" w:tplc="9050EDD8">
      <w:start w:val="1"/>
      <w:numFmt w:val="lowerRoman"/>
      <w:lvlText w:val="%6."/>
      <w:lvlJc w:val="right"/>
      <w:pPr>
        <w:ind w:left="4087" w:hanging="180"/>
      </w:pPr>
    </w:lvl>
    <w:lvl w:ilvl="6" w:tplc="2182EAD4">
      <w:start w:val="1"/>
      <w:numFmt w:val="decimal"/>
      <w:lvlText w:val="%7."/>
      <w:lvlJc w:val="left"/>
      <w:pPr>
        <w:ind w:left="4807" w:hanging="360"/>
      </w:pPr>
    </w:lvl>
    <w:lvl w:ilvl="7" w:tplc="652A8BB0">
      <w:start w:val="1"/>
      <w:numFmt w:val="lowerLetter"/>
      <w:lvlText w:val="%8."/>
      <w:lvlJc w:val="left"/>
      <w:pPr>
        <w:ind w:left="5527" w:hanging="360"/>
      </w:pPr>
    </w:lvl>
    <w:lvl w:ilvl="8" w:tplc="823A5134">
      <w:start w:val="1"/>
      <w:numFmt w:val="lowerRoman"/>
      <w:lvlText w:val="%9."/>
      <w:lvlJc w:val="right"/>
      <w:pPr>
        <w:ind w:left="6247" w:hanging="180"/>
      </w:pPr>
    </w:lvl>
  </w:abstractNum>
  <w:abstractNum w:abstractNumId="91" w15:restartNumberingAfterBreak="0">
    <w:nsid w:val="48DC63B7"/>
    <w:multiLevelType w:val="hybridMultilevel"/>
    <w:tmpl w:val="3B7C9664"/>
    <w:lvl w:ilvl="0" w:tplc="03AE9CCA">
      <w:start w:val="6"/>
      <w:numFmt w:val="lowerLetter"/>
      <w:lvlText w:val="%1)"/>
      <w:lvlJc w:val="left"/>
      <w:pPr>
        <w:ind w:left="72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1" w:tplc="77C05D66">
      <w:start w:val="1"/>
      <w:numFmt w:val="lowerLetter"/>
      <w:lvlText w:val="%2"/>
      <w:lvlJc w:val="left"/>
      <w:pPr>
        <w:ind w:left="1369"/>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2" w:tplc="7E982926">
      <w:start w:val="1"/>
      <w:numFmt w:val="lowerRoman"/>
      <w:lvlText w:val="%3"/>
      <w:lvlJc w:val="left"/>
      <w:pPr>
        <w:ind w:left="2089"/>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3" w:tplc="DD269A58">
      <w:start w:val="1"/>
      <w:numFmt w:val="decimal"/>
      <w:lvlText w:val="%4"/>
      <w:lvlJc w:val="left"/>
      <w:pPr>
        <w:ind w:left="2809"/>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4" w:tplc="B9A0A92C">
      <w:start w:val="1"/>
      <w:numFmt w:val="lowerLetter"/>
      <w:lvlText w:val="%5"/>
      <w:lvlJc w:val="left"/>
      <w:pPr>
        <w:ind w:left="3529"/>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5" w:tplc="AC5AA410">
      <w:start w:val="1"/>
      <w:numFmt w:val="lowerRoman"/>
      <w:lvlText w:val="%6"/>
      <w:lvlJc w:val="left"/>
      <w:pPr>
        <w:ind w:left="4249"/>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6" w:tplc="6F3E3CFE">
      <w:start w:val="1"/>
      <w:numFmt w:val="decimal"/>
      <w:lvlText w:val="%7"/>
      <w:lvlJc w:val="left"/>
      <w:pPr>
        <w:ind w:left="4969"/>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7" w:tplc="51A0DBD4">
      <w:start w:val="1"/>
      <w:numFmt w:val="lowerLetter"/>
      <w:lvlText w:val="%8"/>
      <w:lvlJc w:val="left"/>
      <w:pPr>
        <w:ind w:left="5689"/>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8" w:tplc="13EE134C">
      <w:start w:val="1"/>
      <w:numFmt w:val="lowerRoman"/>
      <w:lvlText w:val="%9"/>
      <w:lvlJc w:val="left"/>
      <w:pPr>
        <w:ind w:left="6409"/>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abstractNum>
  <w:abstractNum w:abstractNumId="92" w15:restartNumberingAfterBreak="0">
    <w:nsid w:val="48F1413A"/>
    <w:multiLevelType w:val="hybridMultilevel"/>
    <w:tmpl w:val="FFFFFFFF"/>
    <w:lvl w:ilvl="0" w:tplc="E1A28BFE">
      <w:start w:val="1"/>
      <w:numFmt w:val="decimal"/>
      <w:lvlText w:val="%1."/>
      <w:lvlJc w:val="left"/>
      <w:pPr>
        <w:ind w:left="502" w:hanging="360"/>
      </w:pPr>
    </w:lvl>
    <w:lvl w:ilvl="1" w:tplc="F2600366">
      <w:start w:val="1"/>
      <w:numFmt w:val="lowerLetter"/>
      <w:lvlText w:val="%2."/>
      <w:lvlJc w:val="left"/>
      <w:pPr>
        <w:ind w:left="1222" w:hanging="360"/>
      </w:pPr>
    </w:lvl>
    <w:lvl w:ilvl="2" w:tplc="A8A2DE06">
      <w:start w:val="1"/>
      <w:numFmt w:val="lowerRoman"/>
      <w:lvlText w:val="%3."/>
      <w:lvlJc w:val="right"/>
      <w:pPr>
        <w:ind w:left="1942" w:hanging="180"/>
      </w:pPr>
    </w:lvl>
    <w:lvl w:ilvl="3" w:tplc="3F586AF6">
      <w:start w:val="1"/>
      <w:numFmt w:val="decimal"/>
      <w:lvlText w:val="%4."/>
      <w:lvlJc w:val="left"/>
      <w:pPr>
        <w:ind w:left="2662" w:hanging="360"/>
      </w:pPr>
    </w:lvl>
    <w:lvl w:ilvl="4" w:tplc="BB3EB450">
      <w:start w:val="1"/>
      <w:numFmt w:val="lowerLetter"/>
      <w:lvlText w:val="%5."/>
      <w:lvlJc w:val="left"/>
      <w:pPr>
        <w:ind w:left="3382" w:hanging="360"/>
      </w:pPr>
    </w:lvl>
    <w:lvl w:ilvl="5" w:tplc="E4482E90">
      <w:start w:val="1"/>
      <w:numFmt w:val="lowerRoman"/>
      <w:lvlText w:val="%6."/>
      <w:lvlJc w:val="right"/>
      <w:pPr>
        <w:ind w:left="4102" w:hanging="180"/>
      </w:pPr>
    </w:lvl>
    <w:lvl w:ilvl="6" w:tplc="D922B068">
      <w:start w:val="1"/>
      <w:numFmt w:val="decimal"/>
      <w:lvlText w:val="%7."/>
      <w:lvlJc w:val="left"/>
      <w:pPr>
        <w:ind w:left="4822" w:hanging="360"/>
      </w:pPr>
    </w:lvl>
    <w:lvl w:ilvl="7" w:tplc="31F6143A">
      <w:start w:val="1"/>
      <w:numFmt w:val="lowerLetter"/>
      <w:lvlText w:val="%8."/>
      <w:lvlJc w:val="left"/>
      <w:pPr>
        <w:ind w:left="5542" w:hanging="360"/>
      </w:pPr>
    </w:lvl>
    <w:lvl w:ilvl="8" w:tplc="651C7684">
      <w:start w:val="1"/>
      <w:numFmt w:val="lowerRoman"/>
      <w:lvlText w:val="%9."/>
      <w:lvlJc w:val="right"/>
      <w:pPr>
        <w:ind w:left="6262" w:hanging="180"/>
      </w:pPr>
    </w:lvl>
  </w:abstractNum>
  <w:abstractNum w:abstractNumId="93" w15:restartNumberingAfterBreak="0">
    <w:nsid w:val="49881A4D"/>
    <w:multiLevelType w:val="hybridMultilevel"/>
    <w:tmpl w:val="8A1A7DBE"/>
    <w:lvl w:ilvl="0" w:tplc="3FB4400E">
      <w:start w:val="1"/>
      <w:numFmt w:val="decimal"/>
      <w:lvlText w:val="%1"/>
      <w:lvlJc w:val="left"/>
      <w:pPr>
        <w:ind w:left="295"/>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1" w:tplc="EAE62FC6">
      <w:start w:val="1"/>
      <w:numFmt w:val="lowerLetter"/>
      <w:lvlText w:val="%2"/>
      <w:lvlJc w:val="left"/>
      <w:pPr>
        <w:ind w:left="108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2" w:tplc="1D0E2428">
      <w:start w:val="1"/>
      <w:numFmt w:val="lowerRoman"/>
      <w:lvlText w:val="%3"/>
      <w:lvlJc w:val="left"/>
      <w:pPr>
        <w:ind w:left="180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3" w:tplc="78F48AA6">
      <w:start w:val="1"/>
      <w:numFmt w:val="decimal"/>
      <w:lvlText w:val="%4"/>
      <w:lvlJc w:val="left"/>
      <w:pPr>
        <w:ind w:left="252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4" w:tplc="8C564286">
      <w:start w:val="1"/>
      <w:numFmt w:val="lowerLetter"/>
      <w:lvlText w:val="%5"/>
      <w:lvlJc w:val="left"/>
      <w:pPr>
        <w:ind w:left="324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5" w:tplc="922E6902">
      <w:start w:val="1"/>
      <w:numFmt w:val="lowerRoman"/>
      <w:lvlText w:val="%6"/>
      <w:lvlJc w:val="left"/>
      <w:pPr>
        <w:ind w:left="396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6" w:tplc="EC565A56">
      <w:start w:val="1"/>
      <w:numFmt w:val="decimal"/>
      <w:lvlText w:val="%7"/>
      <w:lvlJc w:val="left"/>
      <w:pPr>
        <w:ind w:left="468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7" w:tplc="E796E724">
      <w:start w:val="1"/>
      <w:numFmt w:val="lowerLetter"/>
      <w:lvlText w:val="%8"/>
      <w:lvlJc w:val="left"/>
      <w:pPr>
        <w:ind w:left="540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8" w:tplc="CE4E4202">
      <w:start w:val="1"/>
      <w:numFmt w:val="lowerRoman"/>
      <w:lvlText w:val="%9"/>
      <w:lvlJc w:val="left"/>
      <w:pPr>
        <w:ind w:left="612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abstractNum>
  <w:abstractNum w:abstractNumId="94" w15:restartNumberingAfterBreak="0">
    <w:nsid w:val="4A944146"/>
    <w:multiLevelType w:val="hybridMultilevel"/>
    <w:tmpl w:val="BDFCDC08"/>
    <w:lvl w:ilvl="0" w:tplc="CB82BDEC">
      <w:start w:val="2"/>
      <w:numFmt w:val="decimal"/>
      <w:lvlText w:val="%1"/>
      <w:lvlJc w:val="left"/>
      <w:pPr>
        <w:ind w:left="299"/>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1" w:tplc="90E8A18A">
      <w:start w:val="1"/>
      <w:numFmt w:val="lowerLetter"/>
      <w:lvlText w:val="%2"/>
      <w:lvlJc w:val="left"/>
      <w:pPr>
        <w:ind w:left="108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2" w:tplc="A1CC7B6C">
      <w:start w:val="1"/>
      <w:numFmt w:val="lowerRoman"/>
      <w:lvlText w:val="%3"/>
      <w:lvlJc w:val="left"/>
      <w:pPr>
        <w:ind w:left="180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3" w:tplc="6C067B78">
      <w:start w:val="1"/>
      <w:numFmt w:val="decimal"/>
      <w:lvlText w:val="%4"/>
      <w:lvlJc w:val="left"/>
      <w:pPr>
        <w:ind w:left="252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4" w:tplc="4A2A91F2">
      <w:start w:val="1"/>
      <w:numFmt w:val="lowerLetter"/>
      <w:lvlText w:val="%5"/>
      <w:lvlJc w:val="left"/>
      <w:pPr>
        <w:ind w:left="324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5" w:tplc="9A52B79C">
      <w:start w:val="1"/>
      <w:numFmt w:val="lowerRoman"/>
      <w:lvlText w:val="%6"/>
      <w:lvlJc w:val="left"/>
      <w:pPr>
        <w:ind w:left="396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6" w:tplc="948AD940">
      <w:start w:val="1"/>
      <w:numFmt w:val="decimal"/>
      <w:lvlText w:val="%7"/>
      <w:lvlJc w:val="left"/>
      <w:pPr>
        <w:ind w:left="468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7" w:tplc="FC887EC4">
      <w:start w:val="1"/>
      <w:numFmt w:val="lowerLetter"/>
      <w:lvlText w:val="%8"/>
      <w:lvlJc w:val="left"/>
      <w:pPr>
        <w:ind w:left="540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8" w:tplc="835032A2">
      <w:start w:val="1"/>
      <w:numFmt w:val="lowerRoman"/>
      <w:lvlText w:val="%9"/>
      <w:lvlJc w:val="left"/>
      <w:pPr>
        <w:ind w:left="612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abstractNum>
  <w:abstractNum w:abstractNumId="95" w15:restartNumberingAfterBreak="0">
    <w:nsid w:val="4ACD4FEA"/>
    <w:multiLevelType w:val="hybridMultilevel"/>
    <w:tmpl w:val="1286F2AC"/>
    <w:lvl w:ilvl="0" w:tplc="52E8FF4C">
      <w:start w:val="1"/>
      <w:numFmt w:val="lowerLetter"/>
      <w:lvlText w:val="%1)"/>
      <w:lvlJc w:val="left"/>
      <w:pPr>
        <w:ind w:left="72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1" w:tplc="9BA451F6">
      <w:start w:val="1"/>
      <w:numFmt w:val="lowerLetter"/>
      <w:lvlText w:val="%2"/>
      <w:lvlJc w:val="left"/>
      <w:pPr>
        <w:ind w:left="1369"/>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2" w:tplc="9DAC7572">
      <w:start w:val="1"/>
      <w:numFmt w:val="lowerRoman"/>
      <w:lvlText w:val="%3"/>
      <w:lvlJc w:val="left"/>
      <w:pPr>
        <w:ind w:left="2089"/>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3" w:tplc="3BD494E8">
      <w:start w:val="1"/>
      <w:numFmt w:val="decimal"/>
      <w:lvlText w:val="%4"/>
      <w:lvlJc w:val="left"/>
      <w:pPr>
        <w:ind w:left="2809"/>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4" w:tplc="34D412AC">
      <w:start w:val="1"/>
      <w:numFmt w:val="lowerLetter"/>
      <w:lvlText w:val="%5"/>
      <w:lvlJc w:val="left"/>
      <w:pPr>
        <w:ind w:left="3529"/>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5" w:tplc="9AC4D910">
      <w:start w:val="1"/>
      <w:numFmt w:val="lowerRoman"/>
      <w:lvlText w:val="%6"/>
      <w:lvlJc w:val="left"/>
      <w:pPr>
        <w:ind w:left="4249"/>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6" w:tplc="B62AED24">
      <w:start w:val="1"/>
      <w:numFmt w:val="decimal"/>
      <w:lvlText w:val="%7"/>
      <w:lvlJc w:val="left"/>
      <w:pPr>
        <w:ind w:left="4969"/>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7" w:tplc="3BAC9632">
      <w:start w:val="1"/>
      <w:numFmt w:val="lowerLetter"/>
      <w:lvlText w:val="%8"/>
      <w:lvlJc w:val="left"/>
      <w:pPr>
        <w:ind w:left="5689"/>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8" w:tplc="994C8C0A">
      <w:start w:val="1"/>
      <w:numFmt w:val="lowerRoman"/>
      <w:lvlText w:val="%9"/>
      <w:lvlJc w:val="left"/>
      <w:pPr>
        <w:ind w:left="6409"/>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abstractNum>
  <w:abstractNum w:abstractNumId="96" w15:restartNumberingAfterBreak="0">
    <w:nsid w:val="4AEC76A8"/>
    <w:multiLevelType w:val="hybridMultilevel"/>
    <w:tmpl w:val="DB5E349C"/>
    <w:lvl w:ilvl="0" w:tplc="9FDC5828">
      <w:start w:val="2"/>
      <w:numFmt w:val="lowerLetter"/>
      <w:lvlText w:val="%1)"/>
      <w:lvlJc w:val="left"/>
      <w:pPr>
        <w:ind w:left="862"/>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1" w:tplc="78D02C4A">
      <w:start w:val="1"/>
      <w:numFmt w:val="lowerLetter"/>
      <w:lvlText w:val="%2"/>
      <w:lvlJc w:val="left"/>
      <w:pPr>
        <w:ind w:left="144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2" w:tplc="990CD002">
      <w:start w:val="1"/>
      <w:numFmt w:val="lowerRoman"/>
      <w:lvlText w:val="%3"/>
      <w:lvlJc w:val="left"/>
      <w:pPr>
        <w:ind w:left="216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3" w:tplc="53541C7E">
      <w:start w:val="1"/>
      <w:numFmt w:val="decimal"/>
      <w:lvlText w:val="%4"/>
      <w:lvlJc w:val="left"/>
      <w:pPr>
        <w:ind w:left="288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4" w:tplc="4D8A1F6E">
      <w:start w:val="1"/>
      <w:numFmt w:val="lowerLetter"/>
      <w:lvlText w:val="%5"/>
      <w:lvlJc w:val="left"/>
      <w:pPr>
        <w:ind w:left="360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5" w:tplc="46F48452">
      <w:start w:val="1"/>
      <w:numFmt w:val="lowerRoman"/>
      <w:lvlText w:val="%6"/>
      <w:lvlJc w:val="left"/>
      <w:pPr>
        <w:ind w:left="432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6" w:tplc="A8CE5B04">
      <w:start w:val="1"/>
      <w:numFmt w:val="decimal"/>
      <w:lvlText w:val="%7"/>
      <w:lvlJc w:val="left"/>
      <w:pPr>
        <w:ind w:left="504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7" w:tplc="08C032DA">
      <w:start w:val="1"/>
      <w:numFmt w:val="lowerLetter"/>
      <w:lvlText w:val="%8"/>
      <w:lvlJc w:val="left"/>
      <w:pPr>
        <w:ind w:left="576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8" w:tplc="56DC942C">
      <w:start w:val="1"/>
      <w:numFmt w:val="lowerRoman"/>
      <w:lvlText w:val="%9"/>
      <w:lvlJc w:val="left"/>
      <w:pPr>
        <w:ind w:left="648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abstractNum>
  <w:abstractNum w:abstractNumId="97" w15:restartNumberingAfterBreak="0">
    <w:nsid w:val="4B182BCB"/>
    <w:multiLevelType w:val="hybridMultilevel"/>
    <w:tmpl w:val="AABA55B8"/>
    <w:lvl w:ilvl="0" w:tplc="06925DBE">
      <w:start w:val="2"/>
      <w:numFmt w:val="decimal"/>
      <w:lvlText w:val="%1"/>
      <w:lvlJc w:val="left"/>
      <w:pPr>
        <w:ind w:left="295"/>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1" w:tplc="DA9E614A">
      <w:start w:val="1"/>
      <w:numFmt w:val="lowerLetter"/>
      <w:lvlText w:val="%2)"/>
      <w:lvlJc w:val="left"/>
      <w:pPr>
        <w:ind w:left="862"/>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2" w:tplc="C380B394">
      <w:start w:val="1"/>
      <w:numFmt w:val="lowerRoman"/>
      <w:lvlText w:val="%3"/>
      <w:lvlJc w:val="left"/>
      <w:pPr>
        <w:ind w:left="144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3" w:tplc="C20A893E">
      <w:start w:val="1"/>
      <w:numFmt w:val="decimal"/>
      <w:lvlText w:val="%4"/>
      <w:lvlJc w:val="left"/>
      <w:pPr>
        <w:ind w:left="216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4" w:tplc="7AD49EA2">
      <w:start w:val="1"/>
      <w:numFmt w:val="lowerLetter"/>
      <w:lvlText w:val="%5"/>
      <w:lvlJc w:val="left"/>
      <w:pPr>
        <w:ind w:left="288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5" w:tplc="42ECB78E">
      <w:start w:val="1"/>
      <w:numFmt w:val="lowerRoman"/>
      <w:lvlText w:val="%6"/>
      <w:lvlJc w:val="left"/>
      <w:pPr>
        <w:ind w:left="360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6" w:tplc="35E6055A">
      <w:start w:val="1"/>
      <w:numFmt w:val="decimal"/>
      <w:lvlText w:val="%7"/>
      <w:lvlJc w:val="left"/>
      <w:pPr>
        <w:ind w:left="432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7" w:tplc="CB0E8A58">
      <w:start w:val="1"/>
      <w:numFmt w:val="lowerLetter"/>
      <w:lvlText w:val="%8"/>
      <w:lvlJc w:val="left"/>
      <w:pPr>
        <w:ind w:left="504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8" w:tplc="C2E0A064">
      <w:start w:val="1"/>
      <w:numFmt w:val="lowerRoman"/>
      <w:lvlText w:val="%9"/>
      <w:lvlJc w:val="left"/>
      <w:pPr>
        <w:ind w:left="576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abstractNum>
  <w:abstractNum w:abstractNumId="98" w15:restartNumberingAfterBreak="0">
    <w:nsid w:val="4BCF6966"/>
    <w:multiLevelType w:val="hybridMultilevel"/>
    <w:tmpl w:val="FFFFFFFF"/>
    <w:lvl w:ilvl="0" w:tplc="C0AC355E">
      <w:start w:val="1"/>
      <w:numFmt w:val="decimal"/>
      <w:lvlText w:val="%1."/>
      <w:lvlJc w:val="left"/>
      <w:pPr>
        <w:ind w:left="502" w:hanging="360"/>
      </w:pPr>
    </w:lvl>
    <w:lvl w:ilvl="1" w:tplc="BB542066">
      <w:start w:val="1"/>
      <w:numFmt w:val="lowerLetter"/>
      <w:lvlText w:val="%2."/>
      <w:lvlJc w:val="left"/>
      <w:pPr>
        <w:ind w:left="1222" w:hanging="360"/>
      </w:pPr>
    </w:lvl>
    <w:lvl w:ilvl="2" w:tplc="2C9CAD48">
      <w:start w:val="1"/>
      <w:numFmt w:val="lowerRoman"/>
      <w:lvlText w:val="%3."/>
      <w:lvlJc w:val="right"/>
      <w:pPr>
        <w:ind w:left="1942" w:hanging="180"/>
      </w:pPr>
    </w:lvl>
    <w:lvl w:ilvl="3" w:tplc="4104C110">
      <w:start w:val="1"/>
      <w:numFmt w:val="decimal"/>
      <w:lvlText w:val="%4."/>
      <w:lvlJc w:val="left"/>
      <w:pPr>
        <w:ind w:left="2662" w:hanging="360"/>
      </w:pPr>
    </w:lvl>
    <w:lvl w:ilvl="4" w:tplc="07023EE8">
      <w:start w:val="1"/>
      <w:numFmt w:val="lowerLetter"/>
      <w:lvlText w:val="%5."/>
      <w:lvlJc w:val="left"/>
      <w:pPr>
        <w:ind w:left="3382" w:hanging="360"/>
      </w:pPr>
    </w:lvl>
    <w:lvl w:ilvl="5" w:tplc="A3A4399C">
      <w:start w:val="1"/>
      <w:numFmt w:val="lowerRoman"/>
      <w:lvlText w:val="%6."/>
      <w:lvlJc w:val="right"/>
      <w:pPr>
        <w:ind w:left="4102" w:hanging="180"/>
      </w:pPr>
    </w:lvl>
    <w:lvl w:ilvl="6" w:tplc="7ED04EEC">
      <w:start w:val="1"/>
      <w:numFmt w:val="decimal"/>
      <w:lvlText w:val="%7."/>
      <w:lvlJc w:val="left"/>
      <w:pPr>
        <w:ind w:left="4822" w:hanging="360"/>
      </w:pPr>
    </w:lvl>
    <w:lvl w:ilvl="7" w:tplc="4DBEC40A">
      <w:start w:val="1"/>
      <w:numFmt w:val="lowerLetter"/>
      <w:lvlText w:val="%8."/>
      <w:lvlJc w:val="left"/>
      <w:pPr>
        <w:ind w:left="5542" w:hanging="360"/>
      </w:pPr>
    </w:lvl>
    <w:lvl w:ilvl="8" w:tplc="4650C1B0">
      <w:start w:val="1"/>
      <w:numFmt w:val="lowerRoman"/>
      <w:lvlText w:val="%9."/>
      <w:lvlJc w:val="right"/>
      <w:pPr>
        <w:ind w:left="6262" w:hanging="180"/>
      </w:pPr>
    </w:lvl>
  </w:abstractNum>
  <w:abstractNum w:abstractNumId="99" w15:restartNumberingAfterBreak="0">
    <w:nsid w:val="4CDF5E64"/>
    <w:multiLevelType w:val="hybridMultilevel"/>
    <w:tmpl w:val="D92E3A00"/>
    <w:lvl w:ilvl="0" w:tplc="902C8C94">
      <w:start w:val="5"/>
      <w:numFmt w:val="lowerLetter"/>
      <w:lvlText w:val="%1)"/>
      <w:lvlJc w:val="left"/>
      <w:pPr>
        <w:ind w:left="862"/>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1" w:tplc="7ECE2D0A">
      <w:start w:val="1"/>
      <w:numFmt w:val="lowerLetter"/>
      <w:lvlText w:val="%2"/>
      <w:lvlJc w:val="left"/>
      <w:pPr>
        <w:ind w:left="144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2" w:tplc="53986D82">
      <w:start w:val="1"/>
      <w:numFmt w:val="lowerRoman"/>
      <w:lvlText w:val="%3"/>
      <w:lvlJc w:val="left"/>
      <w:pPr>
        <w:ind w:left="216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3" w:tplc="740A0D8C">
      <w:start w:val="1"/>
      <w:numFmt w:val="decimal"/>
      <w:lvlText w:val="%4"/>
      <w:lvlJc w:val="left"/>
      <w:pPr>
        <w:ind w:left="288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4" w:tplc="18A0191C">
      <w:start w:val="1"/>
      <w:numFmt w:val="lowerLetter"/>
      <w:lvlText w:val="%5"/>
      <w:lvlJc w:val="left"/>
      <w:pPr>
        <w:ind w:left="360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5" w:tplc="8840A3AE">
      <w:start w:val="1"/>
      <w:numFmt w:val="lowerRoman"/>
      <w:lvlText w:val="%6"/>
      <w:lvlJc w:val="left"/>
      <w:pPr>
        <w:ind w:left="432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6" w:tplc="C21895B2">
      <w:start w:val="1"/>
      <w:numFmt w:val="decimal"/>
      <w:lvlText w:val="%7"/>
      <w:lvlJc w:val="left"/>
      <w:pPr>
        <w:ind w:left="504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7" w:tplc="770EF1C8">
      <w:start w:val="1"/>
      <w:numFmt w:val="lowerLetter"/>
      <w:lvlText w:val="%8"/>
      <w:lvlJc w:val="left"/>
      <w:pPr>
        <w:ind w:left="576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8" w:tplc="09F8F43E">
      <w:start w:val="1"/>
      <w:numFmt w:val="lowerRoman"/>
      <w:lvlText w:val="%9"/>
      <w:lvlJc w:val="left"/>
      <w:pPr>
        <w:ind w:left="648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abstractNum>
  <w:abstractNum w:abstractNumId="100" w15:restartNumberingAfterBreak="0">
    <w:nsid w:val="4D186961"/>
    <w:multiLevelType w:val="hybridMultilevel"/>
    <w:tmpl w:val="FA8424EE"/>
    <w:lvl w:ilvl="0" w:tplc="1FAA1D7E">
      <w:start w:val="1"/>
      <w:numFmt w:val="decimal"/>
      <w:lvlText w:val="%1"/>
      <w:lvlJc w:val="left"/>
      <w:pPr>
        <w:ind w:left="299"/>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1" w:tplc="BAC6B8FA">
      <w:start w:val="1"/>
      <w:numFmt w:val="lowerLetter"/>
      <w:lvlText w:val="%2)"/>
      <w:lvlJc w:val="left"/>
      <w:pPr>
        <w:ind w:left="862"/>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2" w:tplc="DC2C0FBC">
      <w:start w:val="1"/>
      <w:numFmt w:val="lowerRoman"/>
      <w:lvlText w:val="%3"/>
      <w:lvlJc w:val="left"/>
      <w:pPr>
        <w:ind w:left="144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3" w:tplc="EA24F818">
      <w:start w:val="1"/>
      <w:numFmt w:val="decimal"/>
      <w:lvlText w:val="%4"/>
      <w:lvlJc w:val="left"/>
      <w:pPr>
        <w:ind w:left="216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4" w:tplc="3760E220">
      <w:start w:val="1"/>
      <w:numFmt w:val="lowerLetter"/>
      <w:lvlText w:val="%5"/>
      <w:lvlJc w:val="left"/>
      <w:pPr>
        <w:ind w:left="288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5" w:tplc="97CE24E8">
      <w:start w:val="1"/>
      <w:numFmt w:val="lowerRoman"/>
      <w:lvlText w:val="%6"/>
      <w:lvlJc w:val="left"/>
      <w:pPr>
        <w:ind w:left="360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6" w:tplc="4AEEE91C">
      <w:start w:val="1"/>
      <w:numFmt w:val="decimal"/>
      <w:lvlText w:val="%7"/>
      <w:lvlJc w:val="left"/>
      <w:pPr>
        <w:ind w:left="432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7" w:tplc="79345F66">
      <w:start w:val="1"/>
      <w:numFmt w:val="lowerLetter"/>
      <w:lvlText w:val="%8"/>
      <w:lvlJc w:val="left"/>
      <w:pPr>
        <w:ind w:left="504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8" w:tplc="27DA3D16">
      <w:start w:val="1"/>
      <w:numFmt w:val="lowerRoman"/>
      <w:lvlText w:val="%9"/>
      <w:lvlJc w:val="left"/>
      <w:pPr>
        <w:ind w:left="576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abstractNum>
  <w:abstractNum w:abstractNumId="101" w15:restartNumberingAfterBreak="0">
    <w:nsid w:val="4DB441AF"/>
    <w:multiLevelType w:val="hybridMultilevel"/>
    <w:tmpl w:val="40741F92"/>
    <w:lvl w:ilvl="0" w:tplc="9DF685F2">
      <w:start w:val="1"/>
      <w:numFmt w:val="decimal"/>
      <w:lvlText w:val="%1"/>
      <w:lvlJc w:val="left"/>
      <w:pPr>
        <w:ind w:left="299"/>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1" w:tplc="FAF05EF4">
      <w:start w:val="1"/>
      <w:numFmt w:val="lowerLetter"/>
      <w:lvlText w:val="%2"/>
      <w:lvlJc w:val="left"/>
      <w:pPr>
        <w:ind w:left="108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2" w:tplc="22DE0B14">
      <w:start w:val="1"/>
      <w:numFmt w:val="lowerRoman"/>
      <w:lvlText w:val="%3"/>
      <w:lvlJc w:val="left"/>
      <w:pPr>
        <w:ind w:left="180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3" w:tplc="69B22B92">
      <w:start w:val="1"/>
      <w:numFmt w:val="decimal"/>
      <w:lvlText w:val="%4"/>
      <w:lvlJc w:val="left"/>
      <w:pPr>
        <w:ind w:left="252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4" w:tplc="FC34E724">
      <w:start w:val="1"/>
      <w:numFmt w:val="lowerLetter"/>
      <w:lvlText w:val="%5"/>
      <w:lvlJc w:val="left"/>
      <w:pPr>
        <w:ind w:left="324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5" w:tplc="EE6C324A">
      <w:start w:val="1"/>
      <w:numFmt w:val="lowerRoman"/>
      <w:lvlText w:val="%6"/>
      <w:lvlJc w:val="left"/>
      <w:pPr>
        <w:ind w:left="396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6" w:tplc="ACCCBD02">
      <w:start w:val="1"/>
      <w:numFmt w:val="decimal"/>
      <w:lvlText w:val="%7"/>
      <w:lvlJc w:val="left"/>
      <w:pPr>
        <w:ind w:left="468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7" w:tplc="8AEE3CC8">
      <w:start w:val="1"/>
      <w:numFmt w:val="lowerLetter"/>
      <w:lvlText w:val="%8"/>
      <w:lvlJc w:val="left"/>
      <w:pPr>
        <w:ind w:left="540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8" w:tplc="220CA82A">
      <w:start w:val="1"/>
      <w:numFmt w:val="lowerRoman"/>
      <w:lvlText w:val="%9"/>
      <w:lvlJc w:val="left"/>
      <w:pPr>
        <w:ind w:left="612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abstractNum>
  <w:abstractNum w:abstractNumId="102" w15:restartNumberingAfterBreak="0">
    <w:nsid w:val="4F3F7B57"/>
    <w:multiLevelType w:val="hybridMultilevel"/>
    <w:tmpl w:val="F8B85168"/>
    <w:lvl w:ilvl="0" w:tplc="65E47D2E">
      <w:start w:val="1"/>
      <w:numFmt w:val="lowerLetter"/>
      <w:lvlText w:val="%1)"/>
      <w:lvlJc w:val="left"/>
      <w:pPr>
        <w:ind w:left="862"/>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1" w:tplc="BCAA6E90">
      <w:start w:val="1"/>
      <w:numFmt w:val="lowerLetter"/>
      <w:lvlText w:val="%2"/>
      <w:lvlJc w:val="left"/>
      <w:pPr>
        <w:ind w:left="144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2" w:tplc="F73A23F0">
      <w:start w:val="1"/>
      <w:numFmt w:val="lowerRoman"/>
      <w:lvlText w:val="%3"/>
      <w:lvlJc w:val="left"/>
      <w:pPr>
        <w:ind w:left="216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3" w:tplc="13202DF8">
      <w:start w:val="1"/>
      <w:numFmt w:val="decimal"/>
      <w:lvlText w:val="%4"/>
      <w:lvlJc w:val="left"/>
      <w:pPr>
        <w:ind w:left="288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4" w:tplc="EFE84144">
      <w:start w:val="1"/>
      <w:numFmt w:val="lowerLetter"/>
      <w:lvlText w:val="%5"/>
      <w:lvlJc w:val="left"/>
      <w:pPr>
        <w:ind w:left="360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5" w:tplc="32AAECAA">
      <w:start w:val="1"/>
      <w:numFmt w:val="lowerRoman"/>
      <w:lvlText w:val="%6"/>
      <w:lvlJc w:val="left"/>
      <w:pPr>
        <w:ind w:left="432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6" w:tplc="C59A3ACE">
      <w:start w:val="1"/>
      <w:numFmt w:val="decimal"/>
      <w:lvlText w:val="%7"/>
      <w:lvlJc w:val="left"/>
      <w:pPr>
        <w:ind w:left="504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7" w:tplc="830E20F4">
      <w:start w:val="1"/>
      <w:numFmt w:val="lowerLetter"/>
      <w:lvlText w:val="%8"/>
      <w:lvlJc w:val="left"/>
      <w:pPr>
        <w:ind w:left="576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8" w:tplc="89A6461A">
      <w:start w:val="1"/>
      <w:numFmt w:val="lowerRoman"/>
      <w:lvlText w:val="%9"/>
      <w:lvlJc w:val="left"/>
      <w:pPr>
        <w:ind w:left="648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abstractNum>
  <w:abstractNum w:abstractNumId="103" w15:restartNumberingAfterBreak="0">
    <w:nsid w:val="50150046"/>
    <w:multiLevelType w:val="hybridMultilevel"/>
    <w:tmpl w:val="AC666B4A"/>
    <w:lvl w:ilvl="0" w:tplc="56F2FF2A">
      <w:start w:val="1"/>
      <w:numFmt w:val="lowerLetter"/>
      <w:lvlText w:val="%1)"/>
      <w:lvlJc w:val="left"/>
      <w:pPr>
        <w:ind w:left="360" w:hanging="360"/>
      </w:pPr>
      <w:rPr>
        <w:b w:val="0"/>
        <w:bCs w:val="0"/>
        <w:strike w:val="0"/>
      </w:rPr>
    </w:lvl>
    <w:lvl w:ilvl="1" w:tplc="08160019" w:tentative="1">
      <w:start w:val="1"/>
      <w:numFmt w:val="lowerLetter"/>
      <w:lvlText w:val="%2."/>
      <w:lvlJc w:val="left"/>
      <w:pPr>
        <w:ind w:left="1207" w:hanging="360"/>
      </w:pPr>
    </w:lvl>
    <w:lvl w:ilvl="2" w:tplc="0816001B" w:tentative="1">
      <w:start w:val="1"/>
      <w:numFmt w:val="lowerRoman"/>
      <w:lvlText w:val="%3."/>
      <w:lvlJc w:val="right"/>
      <w:pPr>
        <w:ind w:left="1927" w:hanging="180"/>
      </w:pPr>
    </w:lvl>
    <w:lvl w:ilvl="3" w:tplc="0816000F" w:tentative="1">
      <w:start w:val="1"/>
      <w:numFmt w:val="decimal"/>
      <w:lvlText w:val="%4."/>
      <w:lvlJc w:val="left"/>
      <w:pPr>
        <w:ind w:left="2647" w:hanging="360"/>
      </w:pPr>
    </w:lvl>
    <w:lvl w:ilvl="4" w:tplc="08160019" w:tentative="1">
      <w:start w:val="1"/>
      <w:numFmt w:val="lowerLetter"/>
      <w:lvlText w:val="%5."/>
      <w:lvlJc w:val="left"/>
      <w:pPr>
        <w:ind w:left="3367" w:hanging="360"/>
      </w:pPr>
    </w:lvl>
    <w:lvl w:ilvl="5" w:tplc="0816001B" w:tentative="1">
      <w:start w:val="1"/>
      <w:numFmt w:val="lowerRoman"/>
      <w:lvlText w:val="%6."/>
      <w:lvlJc w:val="right"/>
      <w:pPr>
        <w:ind w:left="4087" w:hanging="180"/>
      </w:pPr>
    </w:lvl>
    <w:lvl w:ilvl="6" w:tplc="0816000F" w:tentative="1">
      <w:start w:val="1"/>
      <w:numFmt w:val="decimal"/>
      <w:lvlText w:val="%7."/>
      <w:lvlJc w:val="left"/>
      <w:pPr>
        <w:ind w:left="4807" w:hanging="360"/>
      </w:pPr>
    </w:lvl>
    <w:lvl w:ilvl="7" w:tplc="08160019" w:tentative="1">
      <w:start w:val="1"/>
      <w:numFmt w:val="lowerLetter"/>
      <w:lvlText w:val="%8."/>
      <w:lvlJc w:val="left"/>
      <w:pPr>
        <w:ind w:left="5527" w:hanging="360"/>
      </w:pPr>
    </w:lvl>
    <w:lvl w:ilvl="8" w:tplc="0816001B" w:tentative="1">
      <w:start w:val="1"/>
      <w:numFmt w:val="lowerRoman"/>
      <w:lvlText w:val="%9."/>
      <w:lvlJc w:val="right"/>
      <w:pPr>
        <w:ind w:left="6247" w:hanging="180"/>
      </w:pPr>
    </w:lvl>
  </w:abstractNum>
  <w:abstractNum w:abstractNumId="104" w15:restartNumberingAfterBreak="0">
    <w:nsid w:val="504537A7"/>
    <w:multiLevelType w:val="hybridMultilevel"/>
    <w:tmpl w:val="67DE4016"/>
    <w:lvl w:ilvl="0" w:tplc="E7B81096">
      <w:start w:val="1"/>
      <w:numFmt w:val="decimal"/>
      <w:lvlText w:val="%1"/>
      <w:lvlJc w:val="left"/>
      <w:pPr>
        <w:ind w:left="295"/>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1" w:tplc="9E28E510">
      <w:start w:val="1"/>
      <w:numFmt w:val="lowerLetter"/>
      <w:lvlText w:val="%2"/>
      <w:lvlJc w:val="left"/>
      <w:pPr>
        <w:ind w:left="108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2" w:tplc="54DE2E7A">
      <w:start w:val="1"/>
      <w:numFmt w:val="lowerRoman"/>
      <w:lvlText w:val="%3"/>
      <w:lvlJc w:val="left"/>
      <w:pPr>
        <w:ind w:left="180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3" w:tplc="5C3CE202">
      <w:start w:val="1"/>
      <w:numFmt w:val="decimal"/>
      <w:lvlText w:val="%4"/>
      <w:lvlJc w:val="left"/>
      <w:pPr>
        <w:ind w:left="252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4" w:tplc="02BEB1D6">
      <w:start w:val="1"/>
      <w:numFmt w:val="lowerLetter"/>
      <w:lvlText w:val="%5"/>
      <w:lvlJc w:val="left"/>
      <w:pPr>
        <w:ind w:left="324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5" w:tplc="E1146A00">
      <w:start w:val="1"/>
      <w:numFmt w:val="lowerRoman"/>
      <w:lvlText w:val="%6"/>
      <w:lvlJc w:val="left"/>
      <w:pPr>
        <w:ind w:left="396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6" w:tplc="F7B4420E">
      <w:start w:val="1"/>
      <w:numFmt w:val="decimal"/>
      <w:lvlText w:val="%7"/>
      <w:lvlJc w:val="left"/>
      <w:pPr>
        <w:ind w:left="468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7" w:tplc="615EC1F0">
      <w:start w:val="1"/>
      <w:numFmt w:val="lowerLetter"/>
      <w:lvlText w:val="%8"/>
      <w:lvlJc w:val="left"/>
      <w:pPr>
        <w:ind w:left="540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8" w:tplc="8DF46AA8">
      <w:start w:val="1"/>
      <w:numFmt w:val="lowerRoman"/>
      <w:lvlText w:val="%9"/>
      <w:lvlJc w:val="left"/>
      <w:pPr>
        <w:ind w:left="612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abstractNum>
  <w:abstractNum w:abstractNumId="105" w15:restartNumberingAfterBreak="0">
    <w:nsid w:val="508D70FA"/>
    <w:multiLevelType w:val="hybridMultilevel"/>
    <w:tmpl w:val="FDF0860A"/>
    <w:lvl w:ilvl="0" w:tplc="C7F495D0">
      <w:start w:val="1"/>
      <w:numFmt w:val="decimal"/>
      <w:lvlText w:val="%1"/>
      <w:lvlJc w:val="left"/>
      <w:pPr>
        <w:ind w:left="299"/>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1" w:tplc="D50CAB16">
      <w:start w:val="1"/>
      <w:numFmt w:val="lowerLetter"/>
      <w:lvlText w:val="%2"/>
      <w:lvlJc w:val="left"/>
      <w:pPr>
        <w:ind w:left="108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2" w:tplc="1E366D1E">
      <w:start w:val="1"/>
      <w:numFmt w:val="lowerRoman"/>
      <w:lvlText w:val="%3"/>
      <w:lvlJc w:val="left"/>
      <w:pPr>
        <w:ind w:left="180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3" w:tplc="74DEC340">
      <w:start w:val="1"/>
      <w:numFmt w:val="decimal"/>
      <w:lvlText w:val="%4"/>
      <w:lvlJc w:val="left"/>
      <w:pPr>
        <w:ind w:left="252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4" w:tplc="27ECCC7C">
      <w:start w:val="1"/>
      <w:numFmt w:val="lowerLetter"/>
      <w:lvlText w:val="%5"/>
      <w:lvlJc w:val="left"/>
      <w:pPr>
        <w:ind w:left="324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5" w:tplc="4C4EDA88">
      <w:start w:val="1"/>
      <w:numFmt w:val="lowerRoman"/>
      <w:lvlText w:val="%6"/>
      <w:lvlJc w:val="left"/>
      <w:pPr>
        <w:ind w:left="396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6" w:tplc="4B709D0C">
      <w:start w:val="1"/>
      <w:numFmt w:val="decimal"/>
      <w:lvlText w:val="%7"/>
      <w:lvlJc w:val="left"/>
      <w:pPr>
        <w:ind w:left="468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7" w:tplc="7A184C06">
      <w:start w:val="1"/>
      <w:numFmt w:val="lowerLetter"/>
      <w:lvlText w:val="%8"/>
      <w:lvlJc w:val="left"/>
      <w:pPr>
        <w:ind w:left="540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8" w:tplc="00E0EBF6">
      <w:start w:val="1"/>
      <w:numFmt w:val="lowerRoman"/>
      <w:lvlText w:val="%9"/>
      <w:lvlJc w:val="left"/>
      <w:pPr>
        <w:ind w:left="612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abstractNum>
  <w:abstractNum w:abstractNumId="106" w15:restartNumberingAfterBreak="0">
    <w:nsid w:val="50F479E7"/>
    <w:multiLevelType w:val="hybridMultilevel"/>
    <w:tmpl w:val="CF2A2CC0"/>
    <w:lvl w:ilvl="0" w:tplc="23F00D32">
      <w:start w:val="1"/>
      <w:numFmt w:val="decimal"/>
      <w:lvlText w:val="%1"/>
      <w:lvlJc w:val="left"/>
      <w:pPr>
        <w:ind w:left="299"/>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1" w:tplc="BBFAD7CE">
      <w:start w:val="1"/>
      <w:numFmt w:val="lowerLetter"/>
      <w:lvlText w:val="%2"/>
      <w:lvlJc w:val="left"/>
      <w:pPr>
        <w:ind w:left="108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2" w:tplc="B5421D06">
      <w:start w:val="1"/>
      <w:numFmt w:val="lowerRoman"/>
      <w:lvlText w:val="%3"/>
      <w:lvlJc w:val="left"/>
      <w:pPr>
        <w:ind w:left="180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3" w:tplc="D6C0FCDC">
      <w:start w:val="1"/>
      <w:numFmt w:val="decimal"/>
      <w:lvlText w:val="%4"/>
      <w:lvlJc w:val="left"/>
      <w:pPr>
        <w:ind w:left="252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4" w:tplc="183C2F8E">
      <w:start w:val="1"/>
      <w:numFmt w:val="lowerLetter"/>
      <w:lvlText w:val="%5"/>
      <w:lvlJc w:val="left"/>
      <w:pPr>
        <w:ind w:left="324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5" w:tplc="E2485FE8">
      <w:start w:val="1"/>
      <w:numFmt w:val="lowerRoman"/>
      <w:lvlText w:val="%6"/>
      <w:lvlJc w:val="left"/>
      <w:pPr>
        <w:ind w:left="396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6" w:tplc="AD66BAB6">
      <w:start w:val="1"/>
      <w:numFmt w:val="decimal"/>
      <w:lvlText w:val="%7"/>
      <w:lvlJc w:val="left"/>
      <w:pPr>
        <w:ind w:left="468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7" w:tplc="5574AF48">
      <w:start w:val="1"/>
      <w:numFmt w:val="lowerLetter"/>
      <w:lvlText w:val="%8"/>
      <w:lvlJc w:val="left"/>
      <w:pPr>
        <w:ind w:left="540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8" w:tplc="E1A62142">
      <w:start w:val="1"/>
      <w:numFmt w:val="lowerRoman"/>
      <w:lvlText w:val="%9"/>
      <w:lvlJc w:val="left"/>
      <w:pPr>
        <w:ind w:left="612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abstractNum>
  <w:abstractNum w:abstractNumId="107" w15:restartNumberingAfterBreak="0">
    <w:nsid w:val="515149DB"/>
    <w:multiLevelType w:val="hybridMultilevel"/>
    <w:tmpl w:val="523C3B42"/>
    <w:lvl w:ilvl="0" w:tplc="0816001B">
      <w:start w:val="1"/>
      <w:numFmt w:val="lowerRoman"/>
      <w:lvlText w:val="%1."/>
      <w:lvlJc w:val="right"/>
      <w:pPr>
        <w:ind w:left="772" w:hanging="360"/>
      </w:pPr>
    </w:lvl>
    <w:lvl w:ilvl="1" w:tplc="08160019" w:tentative="1">
      <w:start w:val="1"/>
      <w:numFmt w:val="lowerLetter"/>
      <w:lvlText w:val="%2."/>
      <w:lvlJc w:val="left"/>
      <w:pPr>
        <w:ind w:left="1492" w:hanging="360"/>
      </w:pPr>
    </w:lvl>
    <w:lvl w:ilvl="2" w:tplc="0816001B" w:tentative="1">
      <w:start w:val="1"/>
      <w:numFmt w:val="lowerRoman"/>
      <w:lvlText w:val="%3."/>
      <w:lvlJc w:val="right"/>
      <w:pPr>
        <w:ind w:left="2212" w:hanging="180"/>
      </w:pPr>
    </w:lvl>
    <w:lvl w:ilvl="3" w:tplc="0816000F" w:tentative="1">
      <w:start w:val="1"/>
      <w:numFmt w:val="decimal"/>
      <w:lvlText w:val="%4."/>
      <w:lvlJc w:val="left"/>
      <w:pPr>
        <w:ind w:left="2932" w:hanging="360"/>
      </w:pPr>
    </w:lvl>
    <w:lvl w:ilvl="4" w:tplc="08160019" w:tentative="1">
      <w:start w:val="1"/>
      <w:numFmt w:val="lowerLetter"/>
      <w:lvlText w:val="%5."/>
      <w:lvlJc w:val="left"/>
      <w:pPr>
        <w:ind w:left="3652" w:hanging="360"/>
      </w:pPr>
    </w:lvl>
    <w:lvl w:ilvl="5" w:tplc="0816001B" w:tentative="1">
      <w:start w:val="1"/>
      <w:numFmt w:val="lowerRoman"/>
      <w:lvlText w:val="%6."/>
      <w:lvlJc w:val="right"/>
      <w:pPr>
        <w:ind w:left="4372" w:hanging="180"/>
      </w:pPr>
    </w:lvl>
    <w:lvl w:ilvl="6" w:tplc="0816000F" w:tentative="1">
      <w:start w:val="1"/>
      <w:numFmt w:val="decimal"/>
      <w:lvlText w:val="%7."/>
      <w:lvlJc w:val="left"/>
      <w:pPr>
        <w:ind w:left="5092" w:hanging="360"/>
      </w:pPr>
    </w:lvl>
    <w:lvl w:ilvl="7" w:tplc="08160019" w:tentative="1">
      <w:start w:val="1"/>
      <w:numFmt w:val="lowerLetter"/>
      <w:lvlText w:val="%8."/>
      <w:lvlJc w:val="left"/>
      <w:pPr>
        <w:ind w:left="5812" w:hanging="360"/>
      </w:pPr>
    </w:lvl>
    <w:lvl w:ilvl="8" w:tplc="0816001B" w:tentative="1">
      <w:start w:val="1"/>
      <w:numFmt w:val="lowerRoman"/>
      <w:lvlText w:val="%9."/>
      <w:lvlJc w:val="right"/>
      <w:pPr>
        <w:ind w:left="6532" w:hanging="180"/>
      </w:pPr>
    </w:lvl>
  </w:abstractNum>
  <w:abstractNum w:abstractNumId="108" w15:restartNumberingAfterBreak="0">
    <w:nsid w:val="51A85AEF"/>
    <w:multiLevelType w:val="hybridMultilevel"/>
    <w:tmpl w:val="B344B334"/>
    <w:lvl w:ilvl="0" w:tplc="4378CC78">
      <w:start w:val="2"/>
      <w:numFmt w:val="decimal"/>
      <w:lvlText w:val="%1"/>
      <w:lvlJc w:val="left"/>
      <w:pPr>
        <w:ind w:left="299"/>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1" w:tplc="8DD01082">
      <w:start w:val="1"/>
      <w:numFmt w:val="lowerLetter"/>
      <w:lvlText w:val="%2"/>
      <w:lvlJc w:val="left"/>
      <w:pPr>
        <w:ind w:left="108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2" w:tplc="921261B6">
      <w:start w:val="1"/>
      <w:numFmt w:val="lowerRoman"/>
      <w:lvlText w:val="%3"/>
      <w:lvlJc w:val="left"/>
      <w:pPr>
        <w:ind w:left="180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3" w:tplc="E3E428AC">
      <w:start w:val="1"/>
      <w:numFmt w:val="decimal"/>
      <w:lvlText w:val="%4"/>
      <w:lvlJc w:val="left"/>
      <w:pPr>
        <w:ind w:left="252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4" w:tplc="A40AB2C6">
      <w:start w:val="1"/>
      <w:numFmt w:val="lowerLetter"/>
      <w:lvlText w:val="%5"/>
      <w:lvlJc w:val="left"/>
      <w:pPr>
        <w:ind w:left="324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5" w:tplc="D084E95A">
      <w:start w:val="1"/>
      <w:numFmt w:val="lowerRoman"/>
      <w:lvlText w:val="%6"/>
      <w:lvlJc w:val="left"/>
      <w:pPr>
        <w:ind w:left="396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6" w:tplc="DCD20E8C">
      <w:start w:val="1"/>
      <w:numFmt w:val="decimal"/>
      <w:lvlText w:val="%7"/>
      <w:lvlJc w:val="left"/>
      <w:pPr>
        <w:ind w:left="468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7" w:tplc="6B9E1DCE">
      <w:start w:val="1"/>
      <w:numFmt w:val="lowerLetter"/>
      <w:lvlText w:val="%8"/>
      <w:lvlJc w:val="left"/>
      <w:pPr>
        <w:ind w:left="540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8" w:tplc="AC6C3DC2">
      <w:start w:val="1"/>
      <w:numFmt w:val="lowerRoman"/>
      <w:lvlText w:val="%9"/>
      <w:lvlJc w:val="left"/>
      <w:pPr>
        <w:ind w:left="612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abstractNum>
  <w:abstractNum w:abstractNumId="109" w15:restartNumberingAfterBreak="0">
    <w:nsid w:val="52024FED"/>
    <w:multiLevelType w:val="hybridMultilevel"/>
    <w:tmpl w:val="D66A405C"/>
    <w:lvl w:ilvl="0" w:tplc="9D6A8592">
      <w:start w:val="1"/>
      <w:numFmt w:val="decimal"/>
      <w:lvlText w:val="%1"/>
      <w:lvlJc w:val="left"/>
      <w:pPr>
        <w:ind w:left="299"/>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1" w:tplc="CFE2D0D2">
      <w:start w:val="1"/>
      <w:numFmt w:val="lowerLetter"/>
      <w:lvlText w:val="%2"/>
      <w:lvlJc w:val="left"/>
      <w:pPr>
        <w:ind w:left="108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2" w:tplc="C6927982">
      <w:start w:val="1"/>
      <w:numFmt w:val="lowerRoman"/>
      <w:lvlText w:val="%3"/>
      <w:lvlJc w:val="left"/>
      <w:pPr>
        <w:ind w:left="180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3" w:tplc="D9C84746">
      <w:start w:val="1"/>
      <w:numFmt w:val="decimal"/>
      <w:lvlText w:val="%4"/>
      <w:lvlJc w:val="left"/>
      <w:pPr>
        <w:ind w:left="252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4" w:tplc="C68EAA4A">
      <w:start w:val="1"/>
      <w:numFmt w:val="lowerLetter"/>
      <w:lvlText w:val="%5"/>
      <w:lvlJc w:val="left"/>
      <w:pPr>
        <w:ind w:left="324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5" w:tplc="6F2A080C">
      <w:start w:val="1"/>
      <w:numFmt w:val="lowerRoman"/>
      <w:lvlText w:val="%6"/>
      <w:lvlJc w:val="left"/>
      <w:pPr>
        <w:ind w:left="396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6" w:tplc="0EA67842">
      <w:start w:val="1"/>
      <w:numFmt w:val="decimal"/>
      <w:lvlText w:val="%7"/>
      <w:lvlJc w:val="left"/>
      <w:pPr>
        <w:ind w:left="468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7" w:tplc="DFD0B2F2">
      <w:start w:val="1"/>
      <w:numFmt w:val="lowerLetter"/>
      <w:lvlText w:val="%8"/>
      <w:lvlJc w:val="left"/>
      <w:pPr>
        <w:ind w:left="540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8" w:tplc="7A56BDA6">
      <w:start w:val="1"/>
      <w:numFmt w:val="lowerRoman"/>
      <w:lvlText w:val="%9"/>
      <w:lvlJc w:val="left"/>
      <w:pPr>
        <w:ind w:left="612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abstractNum>
  <w:abstractNum w:abstractNumId="110" w15:restartNumberingAfterBreak="0">
    <w:nsid w:val="523D46C6"/>
    <w:multiLevelType w:val="hybridMultilevel"/>
    <w:tmpl w:val="ADC0538E"/>
    <w:lvl w:ilvl="0" w:tplc="08160017">
      <w:start w:val="1"/>
      <w:numFmt w:val="lowerLetter"/>
      <w:lvlText w:val="%1)"/>
      <w:lvlJc w:val="left"/>
      <w:pPr>
        <w:ind w:left="720" w:hanging="360"/>
      </w:p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111" w15:restartNumberingAfterBreak="0">
    <w:nsid w:val="531B69B2"/>
    <w:multiLevelType w:val="multilevel"/>
    <w:tmpl w:val="3618ACEC"/>
    <w:lvl w:ilvl="0">
      <w:start w:val="1"/>
      <w:numFmt w:val="bullet"/>
      <w:lvlText w:val=""/>
      <w:lvlJc w:val="left"/>
      <w:pPr>
        <w:tabs>
          <w:tab w:val="num" w:pos="720"/>
        </w:tabs>
        <w:ind w:left="720" w:hanging="360"/>
      </w:pPr>
      <w:rPr>
        <w:rFonts w:hint="default" w:ascii="Symbol" w:hAnsi="Symbol"/>
        <w:sz w:val="20"/>
      </w:rPr>
    </w:lvl>
    <w:lvl w:ilvl="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12" w15:restartNumberingAfterBreak="0">
    <w:nsid w:val="538A1E6C"/>
    <w:multiLevelType w:val="hybridMultilevel"/>
    <w:tmpl w:val="B7C49066"/>
    <w:lvl w:ilvl="0" w:tplc="00D66A72">
      <w:start w:val="1"/>
      <w:numFmt w:val="decimal"/>
      <w:lvlText w:val="%1"/>
      <w:lvlJc w:val="left"/>
      <w:pPr>
        <w:ind w:left="299"/>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1" w:tplc="058AB8A0">
      <w:start w:val="1"/>
      <w:numFmt w:val="lowerLetter"/>
      <w:lvlText w:val="%2)"/>
      <w:lvlJc w:val="left"/>
      <w:pPr>
        <w:ind w:left="862"/>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2" w:tplc="8C1A3138">
      <w:start w:val="1"/>
      <w:numFmt w:val="lowerRoman"/>
      <w:lvlText w:val="%3"/>
      <w:lvlJc w:val="left"/>
      <w:pPr>
        <w:ind w:left="144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3" w:tplc="9A982BE8">
      <w:start w:val="1"/>
      <w:numFmt w:val="decimal"/>
      <w:lvlText w:val="%4"/>
      <w:lvlJc w:val="left"/>
      <w:pPr>
        <w:ind w:left="216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4" w:tplc="DF149E1C">
      <w:start w:val="1"/>
      <w:numFmt w:val="lowerLetter"/>
      <w:lvlText w:val="%5"/>
      <w:lvlJc w:val="left"/>
      <w:pPr>
        <w:ind w:left="288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5" w:tplc="2BDACCBA">
      <w:start w:val="1"/>
      <w:numFmt w:val="lowerRoman"/>
      <w:lvlText w:val="%6"/>
      <w:lvlJc w:val="left"/>
      <w:pPr>
        <w:ind w:left="360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6" w:tplc="785E4304">
      <w:start w:val="1"/>
      <w:numFmt w:val="decimal"/>
      <w:lvlText w:val="%7"/>
      <w:lvlJc w:val="left"/>
      <w:pPr>
        <w:ind w:left="432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7" w:tplc="5C36DCD2">
      <w:start w:val="1"/>
      <w:numFmt w:val="lowerLetter"/>
      <w:lvlText w:val="%8"/>
      <w:lvlJc w:val="left"/>
      <w:pPr>
        <w:ind w:left="504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8" w:tplc="F578BC2A">
      <w:start w:val="1"/>
      <w:numFmt w:val="lowerRoman"/>
      <w:lvlText w:val="%9"/>
      <w:lvlJc w:val="left"/>
      <w:pPr>
        <w:ind w:left="576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abstractNum>
  <w:abstractNum w:abstractNumId="113" w15:restartNumberingAfterBreak="0">
    <w:nsid w:val="53A34D01"/>
    <w:multiLevelType w:val="hybridMultilevel"/>
    <w:tmpl w:val="A6D6EB08"/>
    <w:lvl w:ilvl="0" w:tplc="2F9CC8CA">
      <w:start w:val="2"/>
      <w:numFmt w:val="decimal"/>
      <w:lvlText w:val="%1"/>
      <w:lvlJc w:val="left"/>
      <w:pPr>
        <w:ind w:left="299"/>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1" w:tplc="6F8CB9B0">
      <w:start w:val="1"/>
      <w:numFmt w:val="lowerLetter"/>
      <w:lvlText w:val="%2)"/>
      <w:lvlJc w:val="left"/>
      <w:pPr>
        <w:ind w:left="862"/>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2" w:tplc="03B80004">
      <w:start w:val="1"/>
      <w:numFmt w:val="lowerRoman"/>
      <w:lvlText w:val="%3"/>
      <w:lvlJc w:val="left"/>
      <w:pPr>
        <w:ind w:left="144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3" w:tplc="DC9E4ADE">
      <w:start w:val="1"/>
      <w:numFmt w:val="decimal"/>
      <w:lvlText w:val="%4"/>
      <w:lvlJc w:val="left"/>
      <w:pPr>
        <w:ind w:left="216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4" w:tplc="B7E8C460">
      <w:start w:val="1"/>
      <w:numFmt w:val="lowerLetter"/>
      <w:lvlText w:val="%5"/>
      <w:lvlJc w:val="left"/>
      <w:pPr>
        <w:ind w:left="288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5" w:tplc="13C0EB10">
      <w:start w:val="1"/>
      <w:numFmt w:val="lowerRoman"/>
      <w:lvlText w:val="%6"/>
      <w:lvlJc w:val="left"/>
      <w:pPr>
        <w:ind w:left="360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6" w:tplc="6548DD48">
      <w:start w:val="1"/>
      <w:numFmt w:val="decimal"/>
      <w:lvlText w:val="%7"/>
      <w:lvlJc w:val="left"/>
      <w:pPr>
        <w:ind w:left="432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7" w:tplc="CB66C0B0">
      <w:start w:val="1"/>
      <w:numFmt w:val="lowerLetter"/>
      <w:lvlText w:val="%8"/>
      <w:lvlJc w:val="left"/>
      <w:pPr>
        <w:ind w:left="504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8" w:tplc="D64E07FE">
      <w:start w:val="1"/>
      <w:numFmt w:val="lowerRoman"/>
      <w:lvlText w:val="%9"/>
      <w:lvlJc w:val="left"/>
      <w:pPr>
        <w:ind w:left="576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abstractNum>
  <w:abstractNum w:abstractNumId="114" w15:restartNumberingAfterBreak="0">
    <w:nsid w:val="53DA172A"/>
    <w:multiLevelType w:val="hybridMultilevel"/>
    <w:tmpl w:val="AE1E2C7A"/>
    <w:lvl w:ilvl="0" w:tplc="B7A25B3A">
      <w:start w:val="1"/>
      <w:numFmt w:val="lowerLetter"/>
      <w:lvlText w:val="%1)"/>
      <w:lvlJc w:val="left"/>
      <w:pPr>
        <w:ind w:left="862"/>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1" w:tplc="3F88D00C">
      <w:start w:val="1"/>
      <w:numFmt w:val="lowerLetter"/>
      <w:lvlText w:val="%2"/>
      <w:lvlJc w:val="left"/>
      <w:pPr>
        <w:ind w:left="1582"/>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2" w:tplc="E64688DA">
      <w:start w:val="1"/>
      <w:numFmt w:val="lowerRoman"/>
      <w:lvlText w:val="%3"/>
      <w:lvlJc w:val="left"/>
      <w:pPr>
        <w:ind w:left="2302"/>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3" w:tplc="8530E124">
      <w:start w:val="1"/>
      <w:numFmt w:val="decimal"/>
      <w:lvlText w:val="%4"/>
      <w:lvlJc w:val="left"/>
      <w:pPr>
        <w:ind w:left="3022"/>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4" w:tplc="B5B8E116">
      <w:start w:val="1"/>
      <w:numFmt w:val="lowerLetter"/>
      <w:lvlText w:val="%5"/>
      <w:lvlJc w:val="left"/>
      <w:pPr>
        <w:ind w:left="3742"/>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5" w:tplc="907A30A4">
      <w:start w:val="1"/>
      <w:numFmt w:val="lowerRoman"/>
      <w:lvlText w:val="%6"/>
      <w:lvlJc w:val="left"/>
      <w:pPr>
        <w:ind w:left="4462"/>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6" w:tplc="6690430C">
      <w:start w:val="1"/>
      <w:numFmt w:val="decimal"/>
      <w:lvlText w:val="%7"/>
      <w:lvlJc w:val="left"/>
      <w:pPr>
        <w:ind w:left="5182"/>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7" w:tplc="A5DC94B6">
      <w:start w:val="1"/>
      <w:numFmt w:val="lowerLetter"/>
      <w:lvlText w:val="%8"/>
      <w:lvlJc w:val="left"/>
      <w:pPr>
        <w:ind w:left="5902"/>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8" w:tplc="800E31A4">
      <w:start w:val="1"/>
      <w:numFmt w:val="lowerRoman"/>
      <w:lvlText w:val="%9"/>
      <w:lvlJc w:val="left"/>
      <w:pPr>
        <w:ind w:left="6622"/>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abstractNum>
  <w:abstractNum w:abstractNumId="115" w15:restartNumberingAfterBreak="0">
    <w:nsid w:val="5428053A"/>
    <w:multiLevelType w:val="hybridMultilevel"/>
    <w:tmpl w:val="FFFFFFFF"/>
    <w:lvl w:ilvl="0" w:tplc="041AD4CE">
      <w:start w:val="1"/>
      <w:numFmt w:val="decimal"/>
      <w:lvlText w:val="%1."/>
      <w:lvlJc w:val="left"/>
      <w:pPr>
        <w:ind w:left="502" w:hanging="360"/>
      </w:pPr>
    </w:lvl>
    <w:lvl w:ilvl="1" w:tplc="6BA28D5A">
      <w:start w:val="1"/>
      <w:numFmt w:val="lowerLetter"/>
      <w:lvlText w:val="%2."/>
      <w:lvlJc w:val="left"/>
      <w:pPr>
        <w:ind w:left="1222" w:hanging="360"/>
      </w:pPr>
    </w:lvl>
    <w:lvl w:ilvl="2" w:tplc="1E8AE73A">
      <w:start w:val="1"/>
      <w:numFmt w:val="lowerRoman"/>
      <w:lvlText w:val="%3."/>
      <w:lvlJc w:val="right"/>
      <w:pPr>
        <w:ind w:left="1942" w:hanging="180"/>
      </w:pPr>
    </w:lvl>
    <w:lvl w:ilvl="3" w:tplc="282C86C4">
      <w:start w:val="1"/>
      <w:numFmt w:val="decimal"/>
      <w:lvlText w:val="%4."/>
      <w:lvlJc w:val="left"/>
      <w:pPr>
        <w:ind w:left="2662" w:hanging="360"/>
      </w:pPr>
    </w:lvl>
    <w:lvl w:ilvl="4" w:tplc="90E89284">
      <w:start w:val="1"/>
      <w:numFmt w:val="lowerLetter"/>
      <w:lvlText w:val="%5."/>
      <w:lvlJc w:val="left"/>
      <w:pPr>
        <w:ind w:left="3382" w:hanging="360"/>
      </w:pPr>
    </w:lvl>
    <w:lvl w:ilvl="5" w:tplc="58E266B6">
      <w:start w:val="1"/>
      <w:numFmt w:val="lowerRoman"/>
      <w:lvlText w:val="%6."/>
      <w:lvlJc w:val="right"/>
      <w:pPr>
        <w:ind w:left="4102" w:hanging="180"/>
      </w:pPr>
    </w:lvl>
    <w:lvl w:ilvl="6" w:tplc="B4BC2658">
      <w:start w:val="1"/>
      <w:numFmt w:val="decimal"/>
      <w:lvlText w:val="%7."/>
      <w:lvlJc w:val="left"/>
      <w:pPr>
        <w:ind w:left="4822" w:hanging="360"/>
      </w:pPr>
    </w:lvl>
    <w:lvl w:ilvl="7" w:tplc="57968DFA">
      <w:start w:val="1"/>
      <w:numFmt w:val="lowerLetter"/>
      <w:lvlText w:val="%8."/>
      <w:lvlJc w:val="left"/>
      <w:pPr>
        <w:ind w:left="5542" w:hanging="360"/>
      </w:pPr>
    </w:lvl>
    <w:lvl w:ilvl="8" w:tplc="4F004672">
      <w:start w:val="1"/>
      <w:numFmt w:val="lowerRoman"/>
      <w:lvlText w:val="%9."/>
      <w:lvlJc w:val="right"/>
      <w:pPr>
        <w:ind w:left="6262" w:hanging="180"/>
      </w:pPr>
    </w:lvl>
  </w:abstractNum>
  <w:abstractNum w:abstractNumId="116" w15:restartNumberingAfterBreak="0">
    <w:nsid w:val="54562DA9"/>
    <w:multiLevelType w:val="hybridMultilevel"/>
    <w:tmpl w:val="B6FA4E2E"/>
    <w:lvl w:ilvl="0" w:tplc="CD1C21A8">
      <w:start w:val="1"/>
      <w:numFmt w:val="decimal"/>
      <w:lvlText w:val="%1"/>
      <w:lvlJc w:val="left"/>
      <w:pPr>
        <w:ind w:left="299"/>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1" w:tplc="9086EEEC">
      <w:start w:val="1"/>
      <w:numFmt w:val="lowerLetter"/>
      <w:lvlText w:val="%2"/>
      <w:lvlJc w:val="left"/>
      <w:pPr>
        <w:ind w:left="108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2" w:tplc="58DA2EE4">
      <w:start w:val="1"/>
      <w:numFmt w:val="lowerRoman"/>
      <w:lvlText w:val="%3"/>
      <w:lvlJc w:val="left"/>
      <w:pPr>
        <w:ind w:left="180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3" w:tplc="57CE0810">
      <w:start w:val="1"/>
      <w:numFmt w:val="decimal"/>
      <w:lvlText w:val="%4"/>
      <w:lvlJc w:val="left"/>
      <w:pPr>
        <w:ind w:left="252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4" w:tplc="B13256F4">
      <w:start w:val="1"/>
      <w:numFmt w:val="lowerLetter"/>
      <w:lvlText w:val="%5"/>
      <w:lvlJc w:val="left"/>
      <w:pPr>
        <w:ind w:left="324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5" w:tplc="60229546">
      <w:start w:val="1"/>
      <w:numFmt w:val="lowerRoman"/>
      <w:lvlText w:val="%6"/>
      <w:lvlJc w:val="left"/>
      <w:pPr>
        <w:ind w:left="396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6" w:tplc="0CA8FAA6">
      <w:start w:val="1"/>
      <w:numFmt w:val="decimal"/>
      <w:lvlText w:val="%7"/>
      <w:lvlJc w:val="left"/>
      <w:pPr>
        <w:ind w:left="468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7" w:tplc="630A0A78">
      <w:start w:val="1"/>
      <w:numFmt w:val="lowerLetter"/>
      <w:lvlText w:val="%8"/>
      <w:lvlJc w:val="left"/>
      <w:pPr>
        <w:ind w:left="540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8" w:tplc="E19A6B66">
      <w:start w:val="1"/>
      <w:numFmt w:val="lowerRoman"/>
      <w:lvlText w:val="%9"/>
      <w:lvlJc w:val="left"/>
      <w:pPr>
        <w:ind w:left="612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abstractNum>
  <w:abstractNum w:abstractNumId="117" w15:restartNumberingAfterBreak="0">
    <w:nsid w:val="54C854E5"/>
    <w:multiLevelType w:val="multilevel"/>
    <w:tmpl w:val="8F6A456A"/>
    <w:lvl w:ilvl="0">
      <w:start w:val="1"/>
      <w:numFmt w:val="bullet"/>
      <w:lvlText w:val=""/>
      <w:lvlJc w:val="left"/>
      <w:pPr>
        <w:tabs>
          <w:tab w:val="num" w:pos="720"/>
        </w:tabs>
        <w:ind w:left="720" w:hanging="360"/>
      </w:pPr>
      <w:rPr>
        <w:rFonts w:hint="default" w:ascii="Symbol" w:hAnsi="Symbol"/>
        <w:sz w:val="20"/>
      </w:rPr>
    </w:lvl>
    <w:lvl w:ilvl="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18" w15:restartNumberingAfterBreak="0">
    <w:nsid w:val="555E3306"/>
    <w:multiLevelType w:val="hybridMultilevel"/>
    <w:tmpl w:val="5296D78A"/>
    <w:lvl w:ilvl="0" w:tplc="6E485BCA">
      <w:start w:val="1"/>
      <w:numFmt w:val="lowerLetter"/>
      <w:lvlText w:val="%1)"/>
      <w:lvlJc w:val="left"/>
      <w:pPr>
        <w:ind w:left="862"/>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1" w:tplc="B344ED2A">
      <w:start w:val="1"/>
      <w:numFmt w:val="lowerLetter"/>
      <w:lvlText w:val="%2"/>
      <w:lvlJc w:val="left"/>
      <w:pPr>
        <w:ind w:left="144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2" w:tplc="1B084E76">
      <w:start w:val="1"/>
      <w:numFmt w:val="lowerRoman"/>
      <w:lvlText w:val="%3"/>
      <w:lvlJc w:val="left"/>
      <w:pPr>
        <w:ind w:left="216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3" w:tplc="550AE4A8">
      <w:start w:val="1"/>
      <w:numFmt w:val="decimal"/>
      <w:lvlText w:val="%4"/>
      <w:lvlJc w:val="left"/>
      <w:pPr>
        <w:ind w:left="288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4" w:tplc="9DD0DBDE">
      <w:start w:val="1"/>
      <w:numFmt w:val="lowerLetter"/>
      <w:lvlText w:val="%5"/>
      <w:lvlJc w:val="left"/>
      <w:pPr>
        <w:ind w:left="360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5" w:tplc="64A4626C">
      <w:start w:val="1"/>
      <w:numFmt w:val="lowerRoman"/>
      <w:lvlText w:val="%6"/>
      <w:lvlJc w:val="left"/>
      <w:pPr>
        <w:ind w:left="432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6" w:tplc="22D21E02">
      <w:start w:val="1"/>
      <w:numFmt w:val="decimal"/>
      <w:lvlText w:val="%7"/>
      <w:lvlJc w:val="left"/>
      <w:pPr>
        <w:ind w:left="504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7" w:tplc="A4BADE52">
      <w:start w:val="1"/>
      <w:numFmt w:val="lowerLetter"/>
      <w:lvlText w:val="%8"/>
      <w:lvlJc w:val="left"/>
      <w:pPr>
        <w:ind w:left="576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8" w:tplc="7A129982">
      <w:start w:val="1"/>
      <w:numFmt w:val="lowerRoman"/>
      <w:lvlText w:val="%9"/>
      <w:lvlJc w:val="left"/>
      <w:pPr>
        <w:ind w:left="648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abstractNum>
  <w:abstractNum w:abstractNumId="119" w15:restartNumberingAfterBreak="0">
    <w:nsid w:val="55BA0BC9"/>
    <w:multiLevelType w:val="hybridMultilevel"/>
    <w:tmpl w:val="28F6EAEE"/>
    <w:lvl w:ilvl="0" w:tplc="324AC178">
      <w:start w:val="3"/>
      <w:numFmt w:val="decimal"/>
      <w:lvlText w:val="3"/>
      <w:lvlJc w:val="left"/>
      <w:pPr>
        <w:ind w:left="502" w:hanging="360"/>
      </w:pPr>
    </w:lvl>
    <w:lvl w:ilvl="1" w:tplc="9DB6E0F6">
      <w:start w:val="1"/>
      <w:numFmt w:val="lowerLetter"/>
      <w:lvlText w:val="%2."/>
      <w:lvlJc w:val="left"/>
      <w:pPr>
        <w:ind w:left="1222" w:hanging="360"/>
      </w:pPr>
    </w:lvl>
    <w:lvl w:ilvl="2" w:tplc="E3444FB8">
      <w:start w:val="1"/>
      <w:numFmt w:val="lowerRoman"/>
      <w:lvlText w:val="%3."/>
      <w:lvlJc w:val="right"/>
      <w:pPr>
        <w:ind w:left="1942" w:hanging="180"/>
      </w:pPr>
    </w:lvl>
    <w:lvl w:ilvl="3" w:tplc="9D1CA18E">
      <w:start w:val="1"/>
      <w:numFmt w:val="decimal"/>
      <w:lvlText w:val="%4."/>
      <w:lvlJc w:val="left"/>
      <w:pPr>
        <w:ind w:left="2662" w:hanging="360"/>
      </w:pPr>
    </w:lvl>
    <w:lvl w:ilvl="4" w:tplc="2E98D378">
      <w:start w:val="1"/>
      <w:numFmt w:val="lowerLetter"/>
      <w:lvlText w:val="%5."/>
      <w:lvlJc w:val="left"/>
      <w:pPr>
        <w:ind w:left="3382" w:hanging="360"/>
      </w:pPr>
    </w:lvl>
    <w:lvl w:ilvl="5" w:tplc="2F228D62">
      <w:start w:val="1"/>
      <w:numFmt w:val="lowerRoman"/>
      <w:lvlText w:val="%6."/>
      <w:lvlJc w:val="right"/>
      <w:pPr>
        <w:ind w:left="4102" w:hanging="180"/>
      </w:pPr>
    </w:lvl>
    <w:lvl w:ilvl="6" w:tplc="555AF2AC">
      <w:start w:val="1"/>
      <w:numFmt w:val="decimal"/>
      <w:lvlText w:val="%7."/>
      <w:lvlJc w:val="left"/>
      <w:pPr>
        <w:ind w:left="4822" w:hanging="360"/>
      </w:pPr>
    </w:lvl>
    <w:lvl w:ilvl="7" w:tplc="51521AE4">
      <w:start w:val="1"/>
      <w:numFmt w:val="lowerLetter"/>
      <w:lvlText w:val="%8."/>
      <w:lvlJc w:val="left"/>
      <w:pPr>
        <w:ind w:left="5542" w:hanging="360"/>
      </w:pPr>
    </w:lvl>
    <w:lvl w:ilvl="8" w:tplc="21F890EE">
      <w:start w:val="1"/>
      <w:numFmt w:val="lowerRoman"/>
      <w:lvlText w:val="%9."/>
      <w:lvlJc w:val="right"/>
      <w:pPr>
        <w:ind w:left="6262" w:hanging="180"/>
      </w:pPr>
    </w:lvl>
  </w:abstractNum>
  <w:abstractNum w:abstractNumId="120" w15:restartNumberingAfterBreak="0">
    <w:nsid w:val="56735216"/>
    <w:multiLevelType w:val="hybridMultilevel"/>
    <w:tmpl w:val="DA326AC6"/>
    <w:lvl w:ilvl="0" w:tplc="BE8CB15E">
      <w:start w:val="1"/>
      <w:numFmt w:val="decimal"/>
      <w:lvlText w:val="%1"/>
      <w:lvlJc w:val="left"/>
      <w:pPr>
        <w:ind w:left="299"/>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1" w:tplc="E43C609C">
      <w:start w:val="1"/>
      <w:numFmt w:val="lowerLetter"/>
      <w:lvlText w:val="%2"/>
      <w:lvlJc w:val="left"/>
      <w:pPr>
        <w:ind w:left="108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2" w:tplc="B164F1E8">
      <w:start w:val="1"/>
      <w:numFmt w:val="lowerRoman"/>
      <w:lvlText w:val="%3"/>
      <w:lvlJc w:val="left"/>
      <w:pPr>
        <w:ind w:left="180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3" w:tplc="18BC63F2">
      <w:start w:val="1"/>
      <w:numFmt w:val="decimal"/>
      <w:lvlText w:val="%4"/>
      <w:lvlJc w:val="left"/>
      <w:pPr>
        <w:ind w:left="252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4" w:tplc="9C6A2D74">
      <w:start w:val="1"/>
      <w:numFmt w:val="lowerLetter"/>
      <w:lvlText w:val="%5"/>
      <w:lvlJc w:val="left"/>
      <w:pPr>
        <w:ind w:left="324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5" w:tplc="02886DA4">
      <w:start w:val="1"/>
      <w:numFmt w:val="lowerRoman"/>
      <w:lvlText w:val="%6"/>
      <w:lvlJc w:val="left"/>
      <w:pPr>
        <w:ind w:left="396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6" w:tplc="ADA6584A">
      <w:start w:val="1"/>
      <w:numFmt w:val="decimal"/>
      <w:lvlText w:val="%7"/>
      <w:lvlJc w:val="left"/>
      <w:pPr>
        <w:ind w:left="468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7" w:tplc="93661EAC">
      <w:start w:val="1"/>
      <w:numFmt w:val="lowerLetter"/>
      <w:lvlText w:val="%8"/>
      <w:lvlJc w:val="left"/>
      <w:pPr>
        <w:ind w:left="540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8" w:tplc="3154EF40">
      <w:start w:val="1"/>
      <w:numFmt w:val="lowerRoman"/>
      <w:lvlText w:val="%9"/>
      <w:lvlJc w:val="left"/>
      <w:pPr>
        <w:ind w:left="612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abstractNum>
  <w:abstractNum w:abstractNumId="121" w15:restartNumberingAfterBreak="0">
    <w:nsid w:val="57243FCA"/>
    <w:multiLevelType w:val="hybridMultilevel"/>
    <w:tmpl w:val="E60AA412"/>
    <w:lvl w:ilvl="0" w:tplc="DC344A36">
      <w:start w:val="1"/>
      <w:numFmt w:val="lowerLetter"/>
      <w:lvlText w:val="%1)"/>
      <w:lvlJc w:val="left"/>
      <w:pPr>
        <w:ind w:left="1582"/>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1" w:tplc="60E6DEA8">
      <w:start w:val="1"/>
      <w:numFmt w:val="lowerLetter"/>
      <w:lvlText w:val="%2"/>
      <w:lvlJc w:val="left"/>
      <w:pPr>
        <w:ind w:left="216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2" w:tplc="87B8356E">
      <w:start w:val="1"/>
      <w:numFmt w:val="lowerRoman"/>
      <w:lvlText w:val="%3"/>
      <w:lvlJc w:val="left"/>
      <w:pPr>
        <w:ind w:left="288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3" w:tplc="35A8C272">
      <w:start w:val="1"/>
      <w:numFmt w:val="decimal"/>
      <w:lvlText w:val="%4"/>
      <w:lvlJc w:val="left"/>
      <w:pPr>
        <w:ind w:left="360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4" w:tplc="32983E20">
      <w:start w:val="1"/>
      <w:numFmt w:val="lowerLetter"/>
      <w:lvlText w:val="%5"/>
      <w:lvlJc w:val="left"/>
      <w:pPr>
        <w:ind w:left="432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5" w:tplc="A4BC6BC4">
      <w:start w:val="1"/>
      <w:numFmt w:val="lowerRoman"/>
      <w:lvlText w:val="%6"/>
      <w:lvlJc w:val="left"/>
      <w:pPr>
        <w:ind w:left="504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6" w:tplc="AC12C30C">
      <w:start w:val="1"/>
      <w:numFmt w:val="decimal"/>
      <w:lvlText w:val="%7"/>
      <w:lvlJc w:val="left"/>
      <w:pPr>
        <w:ind w:left="576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7" w:tplc="496E5706">
      <w:start w:val="1"/>
      <w:numFmt w:val="lowerLetter"/>
      <w:lvlText w:val="%8"/>
      <w:lvlJc w:val="left"/>
      <w:pPr>
        <w:ind w:left="648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8" w:tplc="F4F4C528">
      <w:start w:val="1"/>
      <w:numFmt w:val="lowerRoman"/>
      <w:lvlText w:val="%9"/>
      <w:lvlJc w:val="left"/>
      <w:pPr>
        <w:ind w:left="720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abstractNum>
  <w:abstractNum w:abstractNumId="122" w15:restartNumberingAfterBreak="0">
    <w:nsid w:val="57AF0C1D"/>
    <w:multiLevelType w:val="hybridMultilevel"/>
    <w:tmpl w:val="CA88729A"/>
    <w:lvl w:ilvl="0" w:tplc="1CBE113A">
      <w:start w:val="1"/>
      <w:numFmt w:val="decimal"/>
      <w:lvlText w:val="%1"/>
      <w:lvlJc w:val="left"/>
      <w:pPr>
        <w:ind w:left="299"/>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1" w:tplc="540A75D8">
      <w:start w:val="1"/>
      <w:numFmt w:val="lowerLetter"/>
      <w:lvlText w:val="%2)"/>
      <w:lvlJc w:val="left"/>
      <w:pPr>
        <w:ind w:left="862"/>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2" w:tplc="3BD84264">
      <w:start w:val="1"/>
      <w:numFmt w:val="lowerRoman"/>
      <w:lvlText w:val="%3"/>
      <w:lvlJc w:val="left"/>
      <w:pPr>
        <w:ind w:left="144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3" w:tplc="5684673A">
      <w:start w:val="1"/>
      <w:numFmt w:val="decimal"/>
      <w:lvlText w:val="%4"/>
      <w:lvlJc w:val="left"/>
      <w:pPr>
        <w:ind w:left="216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4" w:tplc="751084B0">
      <w:start w:val="1"/>
      <w:numFmt w:val="lowerLetter"/>
      <w:lvlText w:val="%5"/>
      <w:lvlJc w:val="left"/>
      <w:pPr>
        <w:ind w:left="288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5" w:tplc="FBD26620">
      <w:start w:val="1"/>
      <w:numFmt w:val="lowerRoman"/>
      <w:lvlText w:val="%6"/>
      <w:lvlJc w:val="left"/>
      <w:pPr>
        <w:ind w:left="360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6" w:tplc="7A72D486">
      <w:start w:val="1"/>
      <w:numFmt w:val="decimal"/>
      <w:lvlText w:val="%7"/>
      <w:lvlJc w:val="left"/>
      <w:pPr>
        <w:ind w:left="432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7" w:tplc="B0ECE756">
      <w:start w:val="1"/>
      <w:numFmt w:val="lowerLetter"/>
      <w:lvlText w:val="%8"/>
      <w:lvlJc w:val="left"/>
      <w:pPr>
        <w:ind w:left="504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8" w:tplc="5E345BEE">
      <w:start w:val="1"/>
      <w:numFmt w:val="lowerRoman"/>
      <w:lvlText w:val="%9"/>
      <w:lvlJc w:val="left"/>
      <w:pPr>
        <w:ind w:left="576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abstractNum>
  <w:abstractNum w:abstractNumId="123" w15:restartNumberingAfterBreak="0">
    <w:nsid w:val="5834074E"/>
    <w:multiLevelType w:val="multilevel"/>
    <w:tmpl w:val="96D60E28"/>
    <w:lvl w:ilvl="0">
      <w:start w:val="1"/>
      <w:numFmt w:val="bullet"/>
      <w:lvlText w:val=""/>
      <w:lvlJc w:val="left"/>
      <w:pPr>
        <w:tabs>
          <w:tab w:val="num" w:pos="720"/>
        </w:tabs>
        <w:ind w:left="720" w:hanging="360"/>
      </w:pPr>
      <w:rPr>
        <w:rFonts w:hint="default" w:ascii="Symbol" w:hAnsi="Symbol"/>
        <w:sz w:val="20"/>
      </w:rPr>
    </w:lvl>
    <w:lvl w:ilvl="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24" w15:restartNumberingAfterBreak="0">
    <w:nsid w:val="5910BC4A"/>
    <w:multiLevelType w:val="hybridMultilevel"/>
    <w:tmpl w:val="9F3C51E0"/>
    <w:lvl w:ilvl="0" w:tplc="95F8CA64">
      <w:start w:val="1"/>
      <w:numFmt w:val="decimal"/>
      <w:lvlText w:val="%1."/>
      <w:lvlJc w:val="left"/>
      <w:pPr>
        <w:ind w:left="720" w:hanging="360"/>
      </w:pPr>
    </w:lvl>
    <w:lvl w:ilvl="1" w:tplc="12AEF3BA">
      <w:start w:val="1"/>
      <w:numFmt w:val="lowerLetter"/>
      <w:lvlText w:val="%2."/>
      <w:lvlJc w:val="left"/>
      <w:pPr>
        <w:ind w:left="1440" w:hanging="360"/>
      </w:pPr>
    </w:lvl>
    <w:lvl w:ilvl="2" w:tplc="F04AE76C">
      <w:start w:val="1"/>
      <w:numFmt w:val="lowerRoman"/>
      <w:lvlText w:val="%3."/>
      <w:lvlJc w:val="right"/>
      <w:pPr>
        <w:ind w:left="2160" w:hanging="180"/>
      </w:pPr>
    </w:lvl>
    <w:lvl w:ilvl="3" w:tplc="BCA6BFB8">
      <w:start w:val="1"/>
      <w:numFmt w:val="decimal"/>
      <w:lvlText w:val="%4."/>
      <w:lvlJc w:val="left"/>
      <w:pPr>
        <w:ind w:left="2880" w:hanging="360"/>
      </w:pPr>
    </w:lvl>
    <w:lvl w:ilvl="4" w:tplc="6A76AD6C">
      <w:start w:val="1"/>
      <w:numFmt w:val="lowerLetter"/>
      <w:lvlText w:val="%5."/>
      <w:lvlJc w:val="left"/>
      <w:pPr>
        <w:ind w:left="3600" w:hanging="360"/>
      </w:pPr>
    </w:lvl>
    <w:lvl w:ilvl="5" w:tplc="9D567E66">
      <w:start w:val="1"/>
      <w:numFmt w:val="lowerRoman"/>
      <w:lvlText w:val="%6."/>
      <w:lvlJc w:val="right"/>
      <w:pPr>
        <w:ind w:left="4320" w:hanging="180"/>
      </w:pPr>
    </w:lvl>
    <w:lvl w:ilvl="6" w:tplc="8398F876">
      <w:start w:val="1"/>
      <w:numFmt w:val="decimal"/>
      <w:lvlText w:val="%7."/>
      <w:lvlJc w:val="left"/>
      <w:pPr>
        <w:ind w:left="5040" w:hanging="360"/>
      </w:pPr>
    </w:lvl>
    <w:lvl w:ilvl="7" w:tplc="630AE6F0">
      <w:start w:val="1"/>
      <w:numFmt w:val="lowerLetter"/>
      <w:lvlText w:val="%8."/>
      <w:lvlJc w:val="left"/>
      <w:pPr>
        <w:ind w:left="5760" w:hanging="360"/>
      </w:pPr>
    </w:lvl>
    <w:lvl w:ilvl="8" w:tplc="0BD2B7D4">
      <w:start w:val="1"/>
      <w:numFmt w:val="lowerRoman"/>
      <w:lvlText w:val="%9."/>
      <w:lvlJc w:val="right"/>
      <w:pPr>
        <w:ind w:left="6480" w:hanging="180"/>
      </w:pPr>
    </w:lvl>
  </w:abstractNum>
  <w:abstractNum w:abstractNumId="125" w15:restartNumberingAfterBreak="0">
    <w:nsid w:val="5A290FBB"/>
    <w:multiLevelType w:val="hybridMultilevel"/>
    <w:tmpl w:val="3F864A10"/>
    <w:lvl w:ilvl="0" w:tplc="B596BEE0">
      <w:start w:val="1"/>
      <w:numFmt w:val="lowerLetter"/>
      <w:lvlText w:val="%1)"/>
      <w:lvlJc w:val="left"/>
      <w:pPr>
        <w:ind w:left="862"/>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1" w:tplc="0B5E58AA">
      <w:start w:val="1"/>
      <w:numFmt w:val="lowerLetter"/>
      <w:lvlText w:val="%2"/>
      <w:lvlJc w:val="left"/>
      <w:pPr>
        <w:ind w:left="144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2" w:tplc="FC54C636">
      <w:start w:val="1"/>
      <w:numFmt w:val="lowerRoman"/>
      <w:lvlText w:val="%3"/>
      <w:lvlJc w:val="left"/>
      <w:pPr>
        <w:ind w:left="216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3" w:tplc="B378B7CE">
      <w:start w:val="1"/>
      <w:numFmt w:val="decimal"/>
      <w:lvlText w:val="%4"/>
      <w:lvlJc w:val="left"/>
      <w:pPr>
        <w:ind w:left="288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4" w:tplc="EBC6C59A">
      <w:start w:val="1"/>
      <w:numFmt w:val="lowerLetter"/>
      <w:lvlText w:val="%5"/>
      <w:lvlJc w:val="left"/>
      <w:pPr>
        <w:ind w:left="360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5" w:tplc="18DACDB0">
      <w:start w:val="1"/>
      <w:numFmt w:val="lowerRoman"/>
      <w:lvlText w:val="%6"/>
      <w:lvlJc w:val="left"/>
      <w:pPr>
        <w:ind w:left="432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6" w:tplc="624C742C">
      <w:start w:val="1"/>
      <w:numFmt w:val="decimal"/>
      <w:lvlText w:val="%7"/>
      <w:lvlJc w:val="left"/>
      <w:pPr>
        <w:ind w:left="504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7" w:tplc="3D50B12C">
      <w:start w:val="1"/>
      <w:numFmt w:val="lowerLetter"/>
      <w:lvlText w:val="%8"/>
      <w:lvlJc w:val="left"/>
      <w:pPr>
        <w:ind w:left="576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8" w:tplc="952EA9FC">
      <w:start w:val="1"/>
      <w:numFmt w:val="lowerRoman"/>
      <w:lvlText w:val="%9"/>
      <w:lvlJc w:val="left"/>
      <w:pPr>
        <w:ind w:left="648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abstractNum>
  <w:abstractNum w:abstractNumId="126" w15:restartNumberingAfterBreak="0">
    <w:nsid w:val="5B10971A"/>
    <w:multiLevelType w:val="hybridMultilevel"/>
    <w:tmpl w:val="EC1C7CC6"/>
    <w:lvl w:ilvl="0" w:tplc="4664E766">
      <w:start w:val="1"/>
      <w:numFmt w:val="decimal"/>
      <w:lvlText w:val="%1."/>
      <w:lvlJc w:val="left"/>
      <w:pPr>
        <w:ind w:left="487" w:hanging="360"/>
      </w:pPr>
    </w:lvl>
    <w:lvl w:ilvl="1" w:tplc="DDF0D1B6">
      <w:start w:val="1"/>
      <w:numFmt w:val="lowerLetter"/>
      <w:lvlText w:val="%2."/>
      <w:lvlJc w:val="left"/>
      <w:pPr>
        <w:ind w:left="1207" w:hanging="360"/>
      </w:pPr>
    </w:lvl>
    <w:lvl w:ilvl="2" w:tplc="E09416CA">
      <w:start w:val="1"/>
      <w:numFmt w:val="lowerRoman"/>
      <w:lvlText w:val="%3."/>
      <w:lvlJc w:val="right"/>
      <w:pPr>
        <w:ind w:left="1927" w:hanging="180"/>
      </w:pPr>
    </w:lvl>
    <w:lvl w:ilvl="3" w:tplc="8BF8475A">
      <w:start w:val="1"/>
      <w:numFmt w:val="decimal"/>
      <w:lvlText w:val="%4."/>
      <w:lvlJc w:val="left"/>
      <w:pPr>
        <w:ind w:left="2647" w:hanging="360"/>
      </w:pPr>
    </w:lvl>
    <w:lvl w:ilvl="4" w:tplc="A920C9F4">
      <w:start w:val="1"/>
      <w:numFmt w:val="lowerLetter"/>
      <w:lvlText w:val="%5."/>
      <w:lvlJc w:val="left"/>
      <w:pPr>
        <w:ind w:left="3367" w:hanging="360"/>
      </w:pPr>
    </w:lvl>
    <w:lvl w:ilvl="5" w:tplc="52CE3206">
      <w:start w:val="1"/>
      <w:numFmt w:val="lowerRoman"/>
      <w:lvlText w:val="%6."/>
      <w:lvlJc w:val="right"/>
      <w:pPr>
        <w:ind w:left="4087" w:hanging="180"/>
      </w:pPr>
    </w:lvl>
    <w:lvl w:ilvl="6" w:tplc="58725FD2">
      <w:start w:val="1"/>
      <w:numFmt w:val="decimal"/>
      <w:lvlText w:val="%7."/>
      <w:lvlJc w:val="left"/>
      <w:pPr>
        <w:ind w:left="4807" w:hanging="360"/>
      </w:pPr>
    </w:lvl>
    <w:lvl w:ilvl="7" w:tplc="941EC4A0">
      <w:start w:val="1"/>
      <w:numFmt w:val="lowerLetter"/>
      <w:lvlText w:val="%8."/>
      <w:lvlJc w:val="left"/>
      <w:pPr>
        <w:ind w:left="5527" w:hanging="360"/>
      </w:pPr>
    </w:lvl>
    <w:lvl w:ilvl="8" w:tplc="D7F8C7DE">
      <w:start w:val="1"/>
      <w:numFmt w:val="lowerRoman"/>
      <w:lvlText w:val="%9."/>
      <w:lvlJc w:val="right"/>
      <w:pPr>
        <w:ind w:left="6247" w:hanging="180"/>
      </w:pPr>
    </w:lvl>
  </w:abstractNum>
  <w:abstractNum w:abstractNumId="127" w15:restartNumberingAfterBreak="0">
    <w:nsid w:val="5B580A3E"/>
    <w:multiLevelType w:val="hybridMultilevel"/>
    <w:tmpl w:val="26AAB162"/>
    <w:lvl w:ilvl="0" w:tplc="7298B2FE">
      <w:start w:val="1"/>
      <w:numFmt w:val="decimal"/>
      <w:lvlText w:val="%1"/>
      <w:lvlJc w:val="left"/>
      <w:pPr>
        <w:ind w:left="295"/>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1" w:tplc="4470113C">
      <w:start w:val="1"/>
      <w:numFmt w:val="lowerLetter"/>
      <w:lvlText w:val="%2"/>
      <w:lvlJc w:val="left"/>
      <w:pPr>
        <w:ind w:left="108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2" w:tplc="A63821AE">
      <w:start w:val="1"/>
      <w:numFmt w:val="lowerRoman"/>
      <w:lvlText w:val="%3"/>
      <w:lvlJc w:val="left"/>
      <w:pPr>
        <w:ind w:left="180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3" w:tplc="685C23FC">
      <w:start w:val="1"/>
      <w:numFmt w:val="decimal"/>
      <w:lvlText w:val="%4"/>
      <w:lvlJc w:val="left"/>
      <w:pPr>
        <w:ind w:left="252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4" w:tplc="C560AF9C">
      <w:start w:val="1"/>
      <w:numFmt w:val="lowerLetter"/>
      <w:lvlText w:val="%5"/>
      <w:lvlJc w:val="left"/>
      <w:pPr>
        <w:ind w:left="324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5" w:tplc="700C1C7C">
      <w:start w:val="1"/>
      <w:numFmt w:val="lowerRoman"/>
      <w:lvlText w:val="%6"/>
      <w:lvlJc w:val="left"/>
      <w:pPr>
        <w:ind w:left="396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6" w:tplc="45C621F4">
      <w:start w:val="1"/>
      <w:numFmt w:val="decimal"/>
      <w:lvlText w:val="%7"/>
      <w:lvlJc w:val="left"/>
      <w:pPr>
        <w:ind w:left="468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7" w:tplc="11A41F8A">
      <w:start w:val="1"/>
      <w:numFmt w:val="lowerLetter"/>
      <w:lvlText w:val="%8"/>
      <w:lvlJc w:val="left"/>
      <w:pPr>
        <w:ind w:left="540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8" w:tplc="4768CB52">
      <w:start w:val="1"/>
      <w:numFmt w:val="lowerRoman"/>
      <w:lvlText w:val="%9"/>
      <w:lvlJc w:val="left"/>
      <w:pPr>
        <w:ind w:left="612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abstractNum>
  <w:abstractNum w:abstractNumId="128" w15:restartNumberingAfterBreak="0">
    <w:nsid w:val="5DB378BF"/>
    <w:multiLevelType w:val="hybridMultilevel"/>
    <w:tmpl w:val="EF6ED01E"/>
    <w:lvl w:ilvl="0" w:tplc="9B62AA4A">
      <w:start w:val="4"/>
      <w:numFmt w:val="decimal"/>
      <w:lvlText w:val="%1"/>
      <w:lvlJc w:val="left"/>
      <w:pPr>
        <w:ind w:left="295"/>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1" w:tplc="8C984912">
      <w:start w:val="1"/>
      <w:numFmt w:val="lowerLetter"/>
      <w:lvlText w:val="%2"/>
      <w:lvlJc w:val="left"/>
      <w:pPr>
        <w:ind w:left="108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2" w:tplc="845E80A8">
      <w:start w:val="1"/>
      <w:numFmt w:val="lowerRoman"/>
      <w:lvlText w:val="%3"/>
      <w:lvlJc w:val="left"/>
      <w:pPr>
        <w:ind w:left="180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3" w:tplc="1C2E6198">
      <w:start w:val="1"/>
      <w:numFmt w:val="decimal"/>
      <w:lvlText w:val="%4"/>
      <w:lvlJc w:val="left"/>
      <w:pPr>
        <w:ind w:left="252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4" w:tplc="8A4C06A4">
      <w:start w:val="1"/>
      <w:numFmt w:val="lowerLetter"/>
      <w:lvlText w:val="%5"/>
      <w:lvlJc w:val="left"/>
      <w:pPr>
        <w:ind w:left="324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5" w:tplc="3DBCBC8E">
      <w:start w:val="1"/>
      <w:numFmt w:val="lowerRoman"/>
      <w:lvlText w:val="%6"/>
      <w:lvlJc w:val="left"/>
      <w:pPr>
        <w:ind w:left="396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6" w:tplc="2A1E3F90">
      <w:start w:val="1"/>
      <w:numFmt w:val="decimal"/>
      <w:lvlText w:val="%7"/>
      <w:lvlJc w:val="left"/>
      <w:pPr>
        <w:ind w:left="468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7" w:tplc="0546C51C">
      <w:start w:val="1"/>
      <w:numFmt w:val="lowerLetter"/>
      <w:lvlText w:val="%8"/>
      <w:lvlJc w:val="left"/>
      <w:pPr>
        <w:ind w:left="540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8" w:tplc="6BB6A4F4">
      <w:start w:val="1"/>
      <w:numFmt w:val="lowerRoman"/>
      <w:lvlText w:val="%9"/>
      <w:lvlJc w:val="left"/>
      <w:pPr>
        <w:ind w:left="612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abstractNum>
  <w:abstractNum w:abstractNumId="129" w15:restartNumberingAfterBreak="0">
    <w:nsid w:val="60A6F2FB"/>
    <w:multiLevelType w:val="hybridMultilevel"/>
    <w:tmpl w:val="B360F450"/>
    <w:lvl w:ilvl="0" w:tplc="268A054E">
      <w:start w:val="2"/>
      <w:numFmt w:val="lowerLetter"/>
      <w:lvlText w:val="%1)"/>
      <w:lvlJc w:val="left"/>
      <w:pPr>
        <w:ind w:left="992" w:hanging="360"/>
      </w:pPr>
      <w:rPr>
        <w:rFonts w:hint="default" w:ascii="Garamond" w:hAnsi="Garamond"/>
      </w:rPr>
    </w:lvl>
    <w:lvl w:ilvl="1" w:tplc="C1902AAE">
      <w:start w:val="1"/>
      <w:numFmt w:val="lowerLetter"/>
      <w:lvlText w:val="%2."/>
      <w:lvlJc w:val="left"/>
      <w:pPr>
        <w:ind w:left="1789" w:hanging="360"/>
      </w:pPr>
    </w:lvl>
    <w:lvl w:ilvl="2" w:tplc="CB58808E">
      <w:start w:val="1"/>
      <w:numFmt w:val="lowerRoman"/>
      <w:lvlText w:val="%3."/>
      <w:lvlJc w:val="right"/>
      <w:pPr>
        <w:ind w:left="2509" w:hanging="180"/>
      </w:pPr>
    </w:lvl>
    <w:lvl w:ilvl="3" w:tplc="61346B90">
      <w:start w:val="1"/>
      <w:numFmt w:val="decimal"/>
      <w:lvlText w:val="%4."/>
      <w:lvlJc w:val="left"/>
      <w:pPr>
        <w:ind w:left="3229" w:hanging="360"/>
      </w:pPr>
    </w:lvl>
    <w:lvl w:ilvl="4" w:tplc="D8280920">
      <w:start w:val="1"/>
      <w:numFmt w:val="lowerLetter"/>
      <w:lvlText w:val="%5."/>
      <w:lvlJc w:val="left"/>
      <w:pPr>
        <w:ind w:left="3949" w:hanging="360"/>
      </w:pPr>
    </w:lvl>
    <w:lvl w:ilvl="5" w:tplc="6594607E">
      <w:start w:val="1"/>
      <w:numFmt w:val="lowerRoman"/>
      <w:lvlText w:val="%6."/>
      <w:lvlJc w:val="right"/>
      <w:pPr>
        <w:ind w:left="4669" w:hanging="180"/>
      </w:pPr>
    </w:lvl>
    <w:lvl w:ilvl="6" w:tplc="41388092">
      <w:start w:val="1"/>
      <w:numFmt w:val="decimal"/>
      <w:lvlText w:val="%7."/>
      <w:lvlJc w:val="left"/>
      <w:pPr>
        <w:ind w:left="5389" w:hanging="360"/>
      </w:pPr>
    </w:lvl>
    <w:lvl w:ilvl="7" w:tplc="E982E1D8">
      <w:start w:val="1"/>
      <w:numFmt w:val="lowerLetter"/>
      <w:lvlText w:val="%8."/>
      <w:lvlJc w:val="left"/>
      <w:pPr>
        <w:ind w:left="6109" w:hanging="360"/>
      </w:pPr>
    </w:lvl>
    <w:lvl w:ilvl="8" w:tplc="DC16F806">
      <w:start w:val="1"/>
      <w:numFmt w:val="lowerRoman"/>
      <w:lvlText w:val="%9."/>
      <w:lvlJc w:val="right"/>
      <w:pPr>
        <w:ind w:left="6829" w:hanging="180"/>
      </w:pPr>
    </w:lvl>
  </w:abstractNum>
  <w:abstractNum w:abstractNumId="130" w15:restartNumberingAfterBreak="0">
    <w:nsid w:val="61CE7357"/>
    <w:multiLevelType w:val="hybridMultilevel"/>
    <w:tmpl w:val="29C86A60"/>
    <w:lvl w:ilvl="0" w:tplc="6C243178">
      <w:start w:val="1"/>
      <w:numFmt w:val="lowerLetter"/>
      <w:lvlText w:val="%1)"/>
      <w:lvlJc w:val="left"/>
      <w:pPr>
        <w:ind w:left="862"/>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1" w:tplc="18E214C4">
      <w:start w:val="1"/>
      <w:numFmt w:val="lowerLetter"/>
      <w:lvlText w:val="%2"/>
      <w:lvlJc w:val="left"/>
      <w:pPr>
        <w:ind w:left="144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2" w:tplc="F1CA568A">
      <w:start w:val="1"/>
      <w:numFmt w:val="lowerRoman"/>
      <w:lvlText w:val="%3"/>
      <w:lvlJc w:val="left"/>
      <w:pPr>
        <w:ind w:left="216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3" w:tplc="7F427E62">
      <w:start w:val="1"/>
      <w:numFmt w:val="decimal"/>
      <w:lvlText w:val="%4"/>
      <w:lvlJc w:val="left"/>
      <w:pPr>
        <w:ind w:left="288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4" w:tplc="F5ECF2AE">
      <w:start w:val="1"/>
      <w:numFmt w:val="lowerLetter"/>
      <w:lvlText w:val="%5"/>
      <w:lvlJc w:val="left"/>
      <w:pPr>
        <w:ind w:left="360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5" w:tplc="A9EE8BB4">
      <w:start w:val="1"/>
      <w:numFmt w:val="lowerRoman"/>
      <w:lvlText w:val="%6"/>
      <w:lvlJc w:val="left"/>
      <w:pPr>
        <w:ind w:left="432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6" w:tplc="E7E6FF1A">
      <w:start w:val="1"/>
      <w:numFmt w:val="decimal"/>
      <w:lvlText w:val="%7"/>
      <w:lvlJc w:val="left"/>
      <w:pPr>
        <w:ind w:left="504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7" w:tplc="23C83ADA">
      <w:start w:val="1"/>
      <w:numFmt w:val="lowerLetter"/>
      <w:lvlText w:val="%8"/>
      <w:lvlJc w:val="left"/>
      <w:pPr>
        <w:ind w:left="576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8" w:tplc="19C64064">
      <w:start w:val="1"/>
      <w:numFmt w:val="lowerRoman"/>
      <w:lvlText w:val="%9"/>
      <w:lvlJc w:val="left"/>
      <w:pPr>
        <w:ind w:left="648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abstractNum>
  <w:abstractNum w:abstractNumId="131" w15:restartNumberingAfterBreak="0">
    <w:nsid w:val="61DA4322"/>
    <w:multiLevelType w:val="hybridMultilevel"/>
    <w:tmpl w:val="84866A9A"/>
    <w:lvl w:ilvl="0" w:tplc="23D037CA">
      <w:start w:val="1"/>
      <w:numFmt w:val="lowerLetter"/>
      <w:lvlText w:val="%1)"/>
      <w:lvlJc w:val="left"/>
      <w:pPr>
        <w:ind w:left="1044"/>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1" w:tplc="C96E0448">
      <w:start w:val="1"/>
      <w:numFmt w:val="lowerLetter"/>
      <w:lvlText w:val="%2"/>
      <w:lvlJc w:val="left"/>
      <w:pPr>
        <w:ind w:left="1619"/>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2" w:tplc="AC86124C">
      <w:start w:val="1"/>
      <w:numFmt w:val="lowerRoman"/>
      <w:lvlText w:val="%3"/>
      <w:lvlJc w:val="left"/>
      <w:pPr>
        <w:ind w:left="2339"/>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3" w:tplc="60C2740A">
      <w:start w:val="1"/>
      <w:numFmt w:val="decimal"/>
      <w:lvlText w:val="%4"/>
      <w:lvlJc w:val="left"/>
      <w:pPr>
        <w:ind w:left="3059"/>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4" w:tplc="1BEEE7F0">
      <w:start w:val="1"/>
      <w:numFmt w:val="lowerLetter"/>
      <w:lvlText w:val="%5"/>
      <w:lvlJc w:val="left"/>
      <w:pPr>
        <w:ind w:left="3779"/>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5" w:tplc="93E65206">
      <w:start w:val="1"/>
      <w:numFmt w:val="lowerRoman"/>
      <w:lvlText w:val="%6"/>
      <w:lvlJc w:val="left"/>
      <w:pPr>
        <w:ind w:left="4499"/>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6" w:tplc="2C0C3FAE">
      <w:start w:val="1"/>
      <w:numFmt w:val="decimal"/>
      <w:lvlText w:val="%7"/>
      <w:lvlJc w:val="left"/>
      <w:pPr>
        <w:ind w:left="5219"/>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7" w:tplc="8330623C">
      <w:start w:val="1"/>
      <w:numFmt w:val="lowerLetter"/>
      <w:lvlText w:val="%8"/>
      <w:lvlJc w:val="left"/>
      <w:pPr>
        <w:ind w:left="5939"/>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8" w:tplc="2834E19A">
      <w:start w:val="1"/>
      <w:numFmt w:val="lowerRoman"/>
      <w:lvlText w:val="%9"/>
      <w:lvlJc w:val="left"/>
      <w:pPr>
        <w:ind w:left="6659"/>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abstractNum>
  <w:abstractNum w:abstractNumId="132" w15:restartNumberingAfterBreak="0">
    <w:nsid w:val="622E3B9F"/>
    <w:multiLevelType w:val="hybridMultilevel"/>
    <w:tmpl w:val="E8802D2C"/>
    <w:lvl w:ilvl="0" w:tplc="389E4FBC">
      <w:start w:val="1"/>
      <w:numFmt w:val="decimal"/>
      <w:lvlText w:val="%1"/>
      <w:lvlJc w:val="left"/>
      <w:pPr>
        <w:ind w:left="299"/>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1" w:tplc="77241FEA">
      <w:start w:val="1"/>
      <w:numFmt w:val="lowerLetter"/>
      <w:lvlText w:val="%2)"/>
      <w:lvlJc w:val="left"/>
      <w:pPr>
        <w:ind w:left="861"/>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2" w:tplc="D8DE6788">
      <w:start w:val="1"/>
      <w:numFmt w:val="lowerRoman"/>
      <w:lvlText w:val="%3"/>
      <w:lvlJc w:val="left"/>
      <w:pPr>
        <w:ind w:left="1506"/>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3" w:tplc="4D74E774">
      <w:start w:val="1"/>
      <w:numFmt w:val="decimal"/>
      <w:lvlText w:val="%4"/>
      <w:lvlJc w:val="left"/>
      <w:pPr>
        <w:ind w:left="2226"/>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4" w:tplc="05B0892E">
      <w:start w:val="1"/>
      <w:numFmt w:val="lowerLetter"/>
      <w:lvlText w:val="%5"/>
      <w:lvlJc w:val="left"/>
      <w:pPr>
        <w:ind w:left="2946"/>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5" w:tplc="3822E204">
      <w:start w:val="1"/>
      <w:numFmt w:val="lowerRoman"/>
      <w:lvlText w:val="%6"/>
      <w:lvlJc w:val="left"/>
      <w:pPr>
        <w:ind w:left="3666"/>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6" w:tplc="51F205CC">
      <w:start w:val="1"/>
      <w:numFmt w:val="decimal"/>
      <w:lvlText w:val="%7"/>
      <w:lvlJc w:val="left"/>
      <w:pPr>
        <w:ind w:left="4386"/>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7" w:tplc="B986DCF0">
      <w:start w:val="1"/>
      <w:numFmt w:val="lowerLetter"/>
      <w:lvlText w:val="%8"/>
      <w:lvlJc w:val="left"/>
      <w:pPr>
        <w:ind w:left="5106"/>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8" w:tplc="7378648C">
      <w:start w:val="1"/>
      <w:numFmt w:val="lowerRoman"/>
      <w:lvlText w:val="%9"/>
      <w:lvlJc w:val="left"/>
      <w:pPr>
        <w:ind w:left="5826"/>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abstractNum>
  <w:abstractNum w:abstractNumId="133" w15:restartNumberingAfterBreak="0">
    <w:nsid w:val="623B3DBD"/>
    <w:multiLevelType w:val="hybridMultilevel"/>
    <w:tmpl w:val="9D1CDCB4"/>
    <w:lvl w:ilvl="0" w:tplc="5E02FBAA">
      <w:start w:val="1"/>
      <w:numFmt w:val="decimal"/>
      <w:lvlText w:val="%1"/>
      <w:lvlJc w:val="left"/>
      <w:pPr>
        <w:ind w:left="311"/>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1" w:tplc="6EBCC3A2">
      <w:start w:val="1"/>
      <w:numFmt w:val="lowerLetter"/>
      <w:lvlText w:val="%2)"/>
      <w:lvlJc w:val="left"/>
      <w:pPr>
        <w:ind w:left="1044"/>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2" w:tplc="D234ABBA">
      <w:start w:val="1"/>
      <w:numFmt w:val="lowerRoman"/>
      <w:lvlText w:val="%3"/>
      <w:lvlJc w:val="left"/>
      <w:pPr>
        <w:ind w:left="1619"/>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3" w:tplc="A602208E">
      <w:start w:val="1"/>
      <w:numFmt w:val="decimal"/>
      <w:lvlText w:val="%4"/>
      <w:lvlJc w:val="left"/>
      <w:pPr>
        <w:ind w:left="2339"/>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4" w:tplc="51E066DA">
      <w:start w:val="1"/>
      <w:numFmt w:val="lowerLetter"/>
      <w:lvlText w:val="%5"/>
      <w:lvlJc w:val="left"/>
      <w:pPr>
        <w:ind w:left="3059"/>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5" w:tplc="12465902">
      <w:start w:val="1"/>
      <w:numFmt w:val="lowerRoman"/>
      <w:lvlText w:val="%6"/>
      <w:lvlJc w:val="left"/>
      <w:pPr>
        <w:ind w:left="3779"/>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6" w:tplc="2B584AC4">
      <w:start w:val="1"/>
      <w:numFmt w:val="decimal"/>
      <w:lvlText w:val="%7"/>
      <w:lvlJc w:val="left"/>
      <w:pPr>
        <w:ind w:left="4499"/>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7" w:tplc="D9808A20">
      <w:start w:val="1"/>
      <w:numFmt w:val="lowerLetter"/>
      <w:lvlText w:val="%8"/>
      <w:lvlJc w:val="left"/>
      <w:pPr>
        <w:ind w:left="5219"/>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8" w:tplc="54EC4B72">
      <w:start w:val="1"/>
      <w:numFmt w:val="lowerRoman"/>
      <w:lvlText w:val="%9"/>
      <w:lvlJc w:val="left"/>
      <w:pPr>
        <w:ind w:left="5939"/>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abstractNum>
  <w:abstractNum w:abstractNumId="134" w15:restartNumberingAfterBreak="0">
    <w:nsid w:val="62680DB5"/>
    <w:multiLevelType w:val="hybridMultilevel"/>
    <w:tmpl w:val="13087428"/>
    <w:lvl w:ilvl="0" w:tplc="8FB0C7DE">
      <w:start w:val="5"/>
      <w:numFmt w:val="decimal"/>
      <w:lvlText w:val="%1"/>
      <w:lvlJc w:val="left"/>
      <w:pPr>
        <w:ind w:left="291"/>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1" w:tplc="07C42406">
      <w:start w:val="1"/>
      <w:numFmt w:val="lowerLetter"/>
      <w:lvlText w:val="%2"/>
      <w:lvlJc w:val="left"/>
      <w:pPr>
        <w:ind w:left="108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2" w:tplc="4C92DB9E">
      <w:start w:val="1"/>
      <w:numFmt w:val="lowerRoman"/>
      <w:lvlText w:val="%3"/>
      <w:lvlJc w:val="left"/>
      <w:pPr>
        <w:ind w:left="180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3" w:tplc="C8AAB170">
      <w:start w:val="1"/>
      <w:numFmt w:val="decimal"/>
      <w:lvlText w:val="%4"/>
      <w:lvlJc w:val="left"/>
      <w:pPr>
        <w:ind w:left="252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4" w:tplc="C632F668">
      <w:start w:val="1"/>
      <w:numFmt w:val="lowerLetter"/>
      <w:lvlText w:val="%5"/>
      <w:lvlJc w:val="left"/>
      <w:pPr>
        <w:ind w:left="324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5" w:tplc="BF803CCA">
      <w:start w:val="1"/>
      <w:numFmt w:val="lowerRoman"/>
      <w:lvlText w:val="%6"/>
      <w:lvlJc w:val="left"/>
      <w:pPr>
        <w:ind w:left="396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6" w:tplc="5FACD6F4">
      <w:start w:val="1"/>
      <w:numFmt w:val="decimal"/>
      <w:lvlText w:val="%7"/>
      <w:lvlJc w:val="left"/>
      <w:pPr>
        <w:ind w:left="468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7" w:tplc="FEC8FFC0">
      <w:start w:val="1"/>
      <w:numFmt w:val="lowerLetter"/>
      <w:lvlText w:val="%8"/>
      <w:lvlJc w:val="left"/>
      <w:pPr>
        <w:ind w:left="540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8" w:tplc="F2565414">
      <w:start w:val="1"/>
      <w:numFmt w:val="lowerRoman"/>
      <w:lvlText w:val="%9"/>
      <w:lvlJc w:val="left"/>
      <w:pPr>
        <w:ind w:left="612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abstractNum>
  <w:abstractNum w:abstractNumId="135" w15:restartNumberingAfterBreak="0">
    <w:nsid w:val="63027FA7"/>
    <w:multiLevelType w:val="multilevel"/>
    <w:tmpl w:val="786AF3B6"/>
    <w:lvl w:ilvl="0">
      <w:start w:val="1"/>
      <w:numFmt w:val="bullet"/>
      <w:lvlText w:val=""/>
      <w:lvlJc w:val="left"/>
      <w:pPr>
        <w:tabs>
          <w:tab w:val="num" w:pos="720"/>
        </w:tabs>
        <w:ind w:left="720" w:hanging="360"/>
      </w:pPr>
      <w:rPr>
        <w:rFonts w:hint="default" w:ascii="Symbol" w:hAnsi="Symbol"/>
        <w:sz w:val="20"/>
      </w:rPr>
    </w:lvl>
    <w:lvl w:ilvl="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36" w15:restartNumberingAfterBreak="0">
    <w:nsid w:val="631D0E98"/>
    <w:multiLevelType w:val="hybridMultilevel"/>
    <w:tmpl w:val="1D26A194"/>
    <w:lvl w:ilvl="0" w:tplc="2A7C5A52">
      <w:start w:val="3"/>
      <w:numFmt w:val="decimal"/>
      <w:lvlText w:val="%1"/>
      <w:lvlJc w:val="left"/>
      <w:pPr>
        <w:ind w:left="299"/>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1" w:tplc="5440AE08">
      <w:start w:val="1"/>
      <w:numFmt w:val="lowerLetter"/>
      <w:lvlText w:val="%2"/>
      <w:lvlJc w:val="left"/>
      <w:pPr>
        <w:ind w:left="108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2" w:tplc="E9D88236">
      <w:start w:val="1"/>
      <w:numFmt w:val="lowerRoman"/>
      <w:lvlText w:val="%3"/>
      <w:lvlJc w:val="left"/>
      <w:pPr>
        <w:ind w:left="180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3" w:tplc="C4AC8BAE">
      <w:start w:val="1"/>
      <w:numFmt w:val="decimal"/>
      <w:lvlText w:val="%4"/>
      <w:lvlJc w:val="left"/>
      <w:pPr>
        <w:ind w:left="252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4" w:tplc="1C8EF56E">
      <w:start w:val="1"/>
      <w:numFmt w:val="lowerLetter"/>
      <w:lvlText w:val="%5"/>
      <w:lvlJc w:val="left"/>
      <w:pPr>
        <w:ind w:left="324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5" w:tplc="FFE22922">
      <w:start w:val="1"/>
      <w:numFmt w:val="lowerRoman"/>
      <w:lvlText w:val="%6"/>
      <w:lvlJc w:val="left"/>
      <w:pPr>
        <w:ind w:left="396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6" w:tplc="60949CB8">
      <w:start w:val="1"/>
      <w:numFmt w:val="decimal"/>
      <w:lvlText w:val="%7"/>
      <w:lvlJc w:val="left"/>
      <w:pPr>
        <w:ind w:left="468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7" w:tplc="E92CC9A8">
      <w:start w:val="1"/>
      <w:numFmt w:val="lowerLetter"/>
      <w:lvlText w:val="%8"/>
      <w:lvlJc w:val="left"/>
      <w:pPr>
        <w:ind w:left="540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8" w:tplc="B7609684">
      <w:start w:val="1"/>
      <w:numFmt w:val="lowerRoman"/>
      <w:lvlText w:val="%9"/>
      <w:lvlJc w:val="left"/>
      <w:pPr>
        <w:ind w:left="612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abstractNum>
  <w:abstractNum w:abstractNumId="137" w15:restartNumberingAfterBreak="0">
    <w:nsid w:val="63FB7F17"/>
    <w:multiLevelType w:val="hybridMultilevel"/>
    <w:tmpl w:val="FFFFFFFF"/>
    <w:lvl w:ilvl="0" w:tplc="0EAC2B38">
      <w:start w:val="1"/>
      <w:numFmt w:val="decimal"/>
      <w:lvlText w:val="%1."/>
      <w:lvlJc w:val="left"/>
      <w:pPr>
        <w:ind w:left="502" w:hanging="360"/>
      </w:pPr>
    </w:lvl>
    <w:lvl w:ilvl="1" w:tplc="8B387646">
      <w:start w:val="1"/>
      <w:numFmt w:val="lowerLetter"/>
      <w:lvlText w:val="%2."/>
      <w:lvlJc w:val="left"/>
      <w:pPr>
        <w:ind w:left="1222" w:hanging="360"/>
      </w:pPr>
    </w:lvl>
    <w:lvl w:ilvl="2" w:tplc="C3E6F426">
      <w:start w:val="1"/>
      <w:numFmt w:val="lowerRoman"/>
      <w:lvlText w:val="%3."/>
      <w:lvlJc w:val="right"/>
      <w:pPr>
        <w:ind w:left="1942" w:hanging="180"/>
      </w:pPr>
    </w:lvl>
    <w:lvl w:ilvl="3" w:tplc="FE0CB140">
      <w:start w:val="1"/>
      <w:numFmt w:val="decimal"/>
      <w:lvlText w:val="%4."/>
      <w:lvlJc w:val="left"/>
      <w:pPr>
        <w:ind w:left="2662" w:hanging="360"/>
      </w:pPr>
    </w:lvl>
    <w:lvl w:ilvl="4" w:tplc="6DF0E964">
      <w:start w:val="1"/>
      <w:numFmt w:val="lowerLetter"/>
      <w:lvlText w:val="%5."/>
      <w:lvlJc w:val="left"/>
      <w:pPr>
        <w:ind w:left="3382" w:hanging="360"/>
      </w:pPr>
    </w:lvl>
    <w:lvl w:ilvl="5" w:tplc="42C62314">
      <w:start w:val="1"/>
      <w:numFmt w:val="lowerRoman"/>
      <w:lvlText w:val="%6."/>
      <w:lvlJc w:val="right"/>
      <w:pPr>
        <w:ind w:left="4102" w:hanging="180"/>
      </w:pPr>
    </w:lvl>
    <w:lvl w:ilvl="6" w:tplc="19925D96">
      <w:start w:val="1"/>
      <w:numFmt w:val="decimal"/>
      <w:lvlText w:val="%7."/>
      <w:lvlJc w:val="left"/>
      <w:pPr>
        <w:ind w:left="4822" w:hanging="360"/>
      </w:pPr>
    </w:lvl>
    <w:lvl w:ilvl="7" w:tplc="B4665396">
      <w:start w:val="1"/>
      <w:numFmt w:val="lowerLetter"/>
      <w:lvlText w:val="%8."/>
      <w:lvlJc w:val="left"/>
      <w:pPr>
        <w:ind w:left="5542" w:hanging="360"/>
      </w:pPr>
    </w:lvl>
    <w:lvl w:ilvl="8" w:tplc="2F32F4CC">
      <w:start w:val="1"/>
      <w:numFmt w:val="lowerRoman"/>
      <w:lvlText w:val="%9."/>
      <w:lvlJc w:val="right"/>
      <w:pPr>
        <w:ind w:left="6262" w:hanging="180"/>
      </w:pPr>
    </w:lvl>
  </w:abstractNum>
  <w:abstractNum w:abstractNumId="138" w15:restartNumberingAfterBreak="0">
    <w:nsid w:val="656C2575"/>
    <w:multiLevelType w:val="hybridMultilevel"/>
    <w:tmpl w:val="6088CF64"/>
    <w:lvl w:ilvl="0" w:tplc="BF92D92A">
      <w:start w:val="6"/>
      <w:numFmt w:val="decimal"/>
      <w:lvlText w:val="%1"/>
      <w:lvlJc w:val="left"/>
      <w:pPr>
        <w:ind w:left="401"/>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1" w:tplc="C4EC1238">
      <w:start w:val="1"/>
      <w:numFmt w:val="lowerLetter"/>
      <w:lvlText w:val="%2"/>
      <w:lvlJc w:val="left"/>
      <w:pPr>
        <w:ind w:left="1174"/>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2" w:tplc="69CE680E">
      <w:start w:val="1"/>
      <w:numFmt w:val="lowerRoman"/>
      <w:lvlText w:val="%3"/>
      <w:lvlJc w:val="left"/>
      <w:pPr>
        <w:ind w:left="1894"/>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3" w:tplc="4274BF70">
      <w:start w:val="1"/>
      <w:numFmt w:val="decimal"/>
      <w:lvlText w:val="%4"/>
      <w:lvlJc w:val="left"/>
      <w:pPr>
        <w:ind w:left="2614"/>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4" w:tplc="BAB40CA8">
      <w:start w:val="1"/>
      <w:numFmt w:val="lowerLetter"/>
      <w:lvlText w:val="%5"/>
      <w:lvlJc w:val="left"/>
      <w:pPr>
        <w:ind w:left="3334"/>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5" w:tplc="D1DED26A">
      <w:start w:val="1"/>
      <w:numFmt w:val="lowerRoman"/>
      <w:lvlText w:val="%6"/>
      <w:lvlJc w:val="left"/>
      <w:pPr>
        <w:ind w:left="4054"/>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6" w:tplc="A7C6C9DA">
      <w:start w:val="1"/>
      <w:numFmt w:val="decimal"/>
      <w:lvlText w:val="%7"/>
      <w:lvlJc w:val="left"/>
      <w:pPr>
        <w:ind w:left="4774"/>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7" w:tplc="5066D08C">
      <w:start w:val="1"/>
      <w:numFmt w:val="lowerLetter"/>
      <w:lvlText w:val="%8"/>
      <w:lvlJc w:val="left"/>
      <w:pPr>
        <w:ind w:left="5494"/>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8" w:tplc="35E86D58">
      <w:start w:val="1"/>
      <w:numFmt w:val="lowerRoman"/>
      <w:lvlText w:val="%9"/>
      <w:lvlJc w:val="left"/>
      <w:pPr>
        <w:ind w:left="6214"/>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abstractNum>
  <w:abstractNum w:abstractNumId="139" w15:restartNumberingAfterBreak="0">
    <w:nsid w:val="663C5F8F"/>
    <w:multiLevelType w:val="hybridMultilevel"/>
    <w:tmpl w:val="98BCE490"/>
    <w:lvl w:ilvl="0" w:tplc="2DC415C6">
      <w:start w:val="1"/>
      <w:numFmt w:val="decimal"/>
      <w:lvlText w:val="%1"/>
      <w:lvlJc w:val="left"/>
      <w:pPr>
        <w:ind w:left="299"/>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1" w:tplc="D4881280">
      <w:start w:val="1"/>
      <w:numFmt w:val="lowerLetter"/>
      <w:lvlText w:val="%2"/>
      <w:lvlJc w:val="left"/>
      <w:pPr>
        <w:ind w:left="108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2" w:tplc="13446CC0">
      <w:start w:val="1"/>
      <w:numFmt w:val="lowerRoman"/>
      <w:lvlText w:val="%3"/>
      <w:lvlJc w:val="left"/>
      <w:pPr>
        <w:ind w:left="180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3" w:tplc="6D386C96">
      <w:start w:val="1"/>
      <w:numFmt w:val="decimal"/>
      <w:lvlText w:val="%4"/>
      <w:lvlJc w:val="left"/>
      <w:pPr>
        <w:ind w:left="252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4" w:tplc="20A47DCC">
      <w:start w:val="1"/>
      <w:numFmt w:val="lowerLetter"/>
      <w:lvlText w:val="%5"/>
      <w:lvlJc w:val="left"/>
      <w:pPr>
        <w:ind w:left="324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5" w:tplc="7A6E52E8">
      <w:start w:val="1"/>
      <w:numFmt w:val="lowerRoman"/>
      <w:lvlText w:val="%6"/>
      <w:lvlJc w:val="left"/>
      <w:pPr>
        <w:ind w:left="396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6" w:tplc="0C3236D4">
      <w:start w:val="1"/>
      <w:numFmt w:val="decimal"/>
      <w:lvlText w:val="%7"/>
      <w:lvlJc w:val="left"/>
      <w:pPr>
        <w:ind w:left="468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7" w:tplc="ADEE36BE">
      <w:start w:val="1"/>
      <w:numFmt w:val="lowerLetter"/>
      <w:lvlText w:val="%8"/>
      <w:lvlJc w:val="left"/>
      <w:pPr>
        <w:ind w:left="540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8" w:tplc="698810F6">
      <w:start w:val="1"/>
      <w:numFmt w:val="lowerRoman"/>
      <w:lvlText w:val="%9"/>
      <w:lvlJc w:val="left"/>
      <w:pPr>
        <w:ind w:left="612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abstractNum>
  <w:abstractNum w:abstractNumId="140" w15:restartNumberingAfterBreak="0">
    <w:nsid w:val="665CD568"/>
    <w:multiLevelType w:val="hybridMultilevel"/>
    <w:tmpl w:val="FFFFFFFF"/>
    <w:lvl w:ilvl="0" w:tplc="07221FC4">
      <w:start w:val="1"/>
      <w:numFmt w:val="bullet"/>
      <w:lvlText w:val=""/>
      <w:lvlJc w:val="left"/>
      <w:pPr>
        <w:ind w:left="487" w:hanging="360"/>
      </w:pPr>
      <w:rPr>
        <w:rFonts w:hint="default" w:ascii="Symbol" w:hAnsi="Symbol"/>
      </w:rPr>
    </w:lvl>
    <w:lvl w:ilvl="1" w:tplc="F4B0CB24">
      <w:start w:val="1"/>
      <w:numFmt w:val="bullet"/>
      <w:lvlText w:val="o"/>
      <w:lvlJc w:val="left"/>
      <w:pPr>
        <w:ind w:left="1207" w:hanging="360"/>
      </w:pPr>
      <w:rPr>
        <w:rFonts w:hint="default" w:ascii="Courier New" w:hAnsi="Courier New"/>
      </w:rPr>
    </w:lvl>
    <w:lvl w:ilvl="2" w:tplc="98241ACC">
      <w:start w:val="1"/>
      <w:numFmt w:val="bullet"/>
      <w:lvlText w:val=""/>
      <w:lvlJc w:val="left"/>
      <w:pPr>
        <w:ind w:left="1927" w:hanging="360"/>
      </w:pPr>
      <w:rPr>
        <w:rFonts w:hint="default" w:ascii="Wingdings" w:hAnsi="Wingdings"/>
      </w:rPr>
    </w:lvl>
    <w:lvl w:ilvl="3" w:tplc="6AC4398E">
      <w:start w:val="1"/>
      <w:numFmt w:val="bullet"/>
      <w:lvlText w:val=""/>
      <w:lvlJc w:val="left"/>
      <w:pPr>
        <w:ind w:left="2647" w:hanging="360"/>
      </w:pPr>
      <w:rPr>
        <w:rFonts w:hint="default" w:ascii="Symbol" w:hAnsi="Symbol"/>
      </w:rPr>
    </w:lvl>
    <w:lvl w:ilvl="4" w:tplc="81D0871C">
      <w:start w:val="1"/>
      <w:numFmt w:val="bullet"/>
      <w:lvlText w:val="o"/>
      <w:lvlJc w:val="left"/>
      <w:pPr>
        <w:ind w:left="3367" w:hanging="360"/>
      </w:pPr>
      <w:rPr>
        <w:rFonts w:hint="default" w:ascii="Courier New" w:hAnsi="Courier New"/>
      </w:rPr>
    </w:lvl>
    <w:lvl w:ilvl="5" w:tplc="C7DA86DE">
      <w:start w:val="1"/>
      <w:numFmt w:val="bullet"/>
      <w:lvlText w:val=""/>
      <w:lvlJc w:val="left"/>
      <w:pPr>
        <w:ind w:left="4087" w:hanging="360"/>
      </w:pPr>
      <w:rPr>
        <w:rFonts w:hint="default" w:ascii="Wingdings" w:hAnsi="Wingdings"/>
      </w:rPr>
    </w:lvl>
    <w:lvl w:ilvl="6" w:tplc="5E742334">
      <w:start w:val="1"/>
      <w:numFmt w:val="bullet"/>
      <w:lvlText w:val=""/>
      <w:lvlJc w:val="left"/>
      <w:pPr>
        <w:ind w:left="4807" w:hanging="360"/>
      </w:pPr>
      <w:rPr>
        <w:rFonts w:hint="default" w:ascii="Symbol" w:hAnsi="Symbol"/>
      </w:rPr>
    </w:lvl>
    <w:lvl w:ilvl="7" w:tplc="D2D4993E">
      <w:start w:val="1"/>
      <w:numFmt w:val="bullet"/>
      <w:lvlText w:val="o"/>
      <w:lvlJc w:val="left"/>
      <w:pPr>
        <w:ind w:left="5527" w:hanging="360"/>
      </w:pPr>
      <w:rPr>
        <w:rFonts w:hint="default" w:ascii="Courier New" w:hAnsi="Courier New"/>
      </w:rPr>
    </w:lvl>
    <w:lvl w:ilvl="8" w:tplc="6FE06296">
      <w:start w:val="1"/>
      <w:numFmt w:val="bullet"/>
      <w:lvlText w:val=""/>
      <w:lvlJc w:val="left"/>
      <w:pPr>
        <w:ind w:left="6247" w:hanging="360"/>
      </w:pPr>
      <w:rPr>
        <w:rFonts w:hint="default" w:ascii="Wingdings" w:hAnsi="Wingdings"/>
      </w:rPr>
    </w:lvl>
  </w:abstractNum>
  <w:abstractNum w:abstractNumId="141" w15:restartNumberingAfterBreak="0">
    <w:nsid w:val="66B74EF1"/>
    <w:multiLevelType w:val="hybridMultilevel"/>
    <w:tmpl w:val="C84EE5E2"/>
    <w:lvl w:ilvl="0" w:tplc="FFFFFFFF">
      <w:start w:val="1"/>
      <w:numFmt w:val="decimal"/>
      <w:lvlText w:val="%1 -"/>
      <w:lvlJc w:val="left"/>
      <w:pPr>
        <w:ind w:left="360" w:hanging="360"/>
      </w:pPr>
      <w:rPr>
        <w:rFonts w:hint="default"/>
      </w:rPr>
    </w:lvl>
    <w:lvl w:ilvl="1" w:tplc="FFFFFFFF" w:tentative="1">
      <w:start w:val="1"/>
      <w:numFmt w:val="lowerLetter"/>
      <w:lvlText w:val="%2."/>
      <w:lvlJc w:val="left"/>
      <w:pPr>
        <w:ind w:left="826" w:hanging="360"/>
      </w:pPr>
    </w:lvl>
    <w:lvl w:ilvl="2" w:tplc="FFFFFFFF" w:tentative="1">
      <w:start w:val="1"/>
      <w:numFmt w:val="lowerRoman"/>
      <w:lvlText w:val="%3."/>
      <w:lvlJc w:val="right"/>
      <w:pPr>
        <w:ind w:left="1546" w:hanging="180"/>
      </w:pPr>
    </w:lvl>
    <w:lvl w:ilvl="3" w:tplc="FFFFFFFF" w:tentative="1">
      <w:start w:val="1"/>
      <w:numFmt w:val="decimal"/>
      <w:lvlText w:val="%4."/>
      <w:lvlJc w:val="left"/>
      <w:pPr>
        <w:ind w:left="2266" w:hanging="360"/>
      </w:pPr>
    </w:lvl>
    <w:lvl w:ilvl="4" w:tplc="FFFFFFFF" w:tentative="1">
      <w:start w:val="1"/>
      <w:numFmt w:val="lowerLetter"/>
      <w:lvlText w:val="%5."/>
      <w:lvlJc w:val="left"/>
      <w:pPr>
        <w:ind w:left="2986" w:hanging="360"/>
      </w:pPr>
    </w:lvl>
    <w:lvl w:ilvl="5" w:tplc="FFFFFFFF" w:tentative="1">
      <w:start w:val="1"/>
      <w:numFmt w:val="lowerRoman"/>
      <w:lvlText w:val="%6."/>
      <w:lvlJc w:val="right"/>
      <w:pPr>
        <w:ind w:left="3706" w:hanging="180"/>
      </w:pPr>
    </w:lvl>
    <w:lvl w:ilvl="6" w:tplc="FFFFFFFF" w:tentative="1">
      <w:start w:val="1"/>
      <w:numFmt w:val="decimal"/>
      <w:lvlText w:val="%7."/>
      <w:lvlJc w:val="left"/>
      <w:pPr>
        <w:ind w:left="4426" w:hanging="360"/>
      </w:pPr>
    </w:lvl>
    <w:lvl w:ilvl="7" w:tplc="FFFFFFFF" w:tentative="1">
      <w:start w:val="1"/>
      <w:numFmt w:val="lowerLetter"/>
      <w:lvlText w:val="%8."/>
      <w:lvlJc w:val="left"/>
      <w:pPr>
        <w:ind w:left="5146" w:hanging="360"/>
      </w:pPr>
    </w:lvl>
    <w:lvl w:ilvl="8" w:tplc="FFFFFFFF" w:tentative="1">
      <w:start w:val="1"/>
      <w:numFmt w:val="lowerRoman"/>
      <w:lvlText w:val="%9."/>
      <w:lvlJc w:val="right"/>
      <w:pPr>
        <w:ind w:left="5866" w:hanging="180"/>
      </w:pPr>
    </w:lvl>
  </w:abstractNum>
  <w:abstractNum w:abstractNumId="142" w15:restartNumberingAfterBreak="0">
    <w:nsid w:val="68DF068A"/>
    <w:multiLevelType w:val="hybridMultilevel"/>
    <w:tmpl w:val="3148F6DA"/>
    <w:lvl w:ilvl="0" w:tplc="B47467E4">
      <w:start w:val="1"/>
      <w:numFmt w:val="lowerLetter"/>
      <w:lvlText w:val="%1)"/>
      <w:lvlJc w:val="left"/>
      <w:pPr>
        <w:ind w:left="862"/>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1" w:tplc="122EE1A6">
      <w:start w:val="1"/>
      <w:numFmt w:val="lowerLetter"/>
      <w:lvlText w:val="%2"/>
      <w:lvlJc w:val="left"/>
      <w:pPr>
        <w:ind w:left="144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2" w:tplc="1DC69A28">
      <w:start w:val="1"/>
      <w:numFmt w:val="lowerRoman"/>
      <w:lvlText w:val="%3"/>
      <w:lvlJc w:val="left"/>
      <w:pPr>
        <w:ind w:left="216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3" w:tplc="943EB358">
      <w:start w:val="1"/>
      <w:numFmt w:val="decimal"/>
      <w:lvlText w:val="%4"/>
      <w:lvlJc w:val="left"/>
      <w:pPr>
        <w:ind w:left="288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4" w:tplc="E2A8E974">
      <w:start w:val="1"/>
      <w:numFmt w:val="lowerLetter"/>
      <w:lvlText w:val="%5"/>
      <w:lvlJc w:val="left"/>
      <w:pPr>
        <w:ind w:left="360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5" w:tplc="914A3728">
      <w:start w:val="1"/>
      <w:numFmt w:val="lowerRoman"/>
      <w:lvlText w:val="%6"/>
      <w:lvlJc w:val="left"/>
      <w:pPr>
        <w:ind w:left="432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6" w:tplc="5468AF2E">
      <w:start w:val="1"/>
      <w:numFmt w:val="decimal"/>
      <w:lvlText w:val="%7"/>
      <w:lvlJc w:val="left"/>
      <w:pPr>
        <w:ind w:left="504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7" w:tplc="EDCC3FC4">
      <w:start w:val="1"/>
      <w:numFmt w:val="lowerLetter"/>
      <w:lvlText w:val="%8"/>
      <w:lvlJc w:val="left"/>
      <w:pPr>
        <w:ind w:left="576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8" w:tplc="C1E069B6">
      <w:start w:val="1"/>
      <w:numFmt w:val="lowerRoman"/>
      <w:lvlText w:val="%9"/>
      <w:lvlJc w:val="left"/>
      <w:pPr>
        <w:ind w:left="648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abstractNum>
  <w:abstractNum w:abstractNumId="143" w15:restartNumberingAfterBreak="0">
    <w:nsid w:val="6AEE7A8A"/>
    <w:multiLevelType w:val="hybridMultilevel"/>
    <w:tmpl w:val="93EC4DD2"/>
    <w:lvl w:ilvl="0" w:tplc="DD46531A">
      <w:start w:val="1"/>
      <w:numFmt w:val="decimal"/>
      <w:lvlText w:val="%1"/>
      <w:lvlJc w:val="left"/>
      <w:pPr>
        <w:ind w:left="299"/>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1" w:tplc="5D7274B4">
      <w:start w:val="1"/>
      <w:numFmt w:val="lowerLetter"/>
      <w:lvlText w:val="%2"/>
      <w:lvlJc w:val="left"/>
      <w:pPr>
        <w:ind w:left="108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2" w:tplc="BAD62364">
      <w:start w:val="1"/>
      <w:numFmt w:val="lowerRoman"/>
      <w:lvlText w:val="%3"/>
      <w:lvlJc w:val="left"/>
      <w:pPr>
        <w:ind w:left="180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3" w:tplc="226027AC">
      <w:start w:val="1"/>
      <w:numFmt w:val="decimal"/>
      <w:lvlText w:val="%4"/>
      <w:lvlJc w:val="left"/>
      <w:pPr>
        <w:ind w:left="252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4" w:tplc="5942D16C">
      <w:start w:val="1"/>
      <w:numFmt w:val="lowerLetter"/>
      <w:lvlText w:val="%5"/>
      <w:lvlJc w:val="left"/>
      <w:pPr>
        <w:ind w:left="324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5" w:tplc="B3F07E2E">
      <w:start w:val="1"/>
      <w:numFmt w:val="lowerRoman"/>
      <w:lvlText w:val="%6"/>
      <w:lvlJc w:val="left"/>
      <w:pPr>
        <w:ind w:left="396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6" w:tplc="0E2AAAD6">
      <w:start w:val="1"/>
      <w:numFmt w:val="decimal"/>
      <w:lvlText w:val="%7"/>
      <w:lvlJc w:val="left"/>
      <w:pPr>
        <w:ind w:left="468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7" w:tplc="583C6AA8">
      <w:start w:val="1"/>
      <w:numFmt w:val="lowerLetter"/>
      <w:lvlText w:val="%8"/>
      <w:lvlJc w:val="left"/>
      <w:pPr>
        <w:ind w:left="540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8" w:tplc="1068B644">
      <w:start w:val="1"/>
      <w:numFmt w:val="lowerRoman"/>
      <w:lvlText w:val="%9"/>
      <w:lvlJc w:val="left"/>
      <w:pPr>
        <w:ind w:left="612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abstractNum>
  <w:abstractNum w:abstractNumId="144" w15:restartNumberingAfterBreak="0">
    <w:nsid w:val="6B945683"/>
    <w:multiLevelType w:val="hybridMultilevel"/>
    <w:tmpl w:val="FFFFFFFF"/>
    <w:lvl w:ilvl="0" w:tplc="07A479C4">
      <w:start w:val="1"/>
      <w:numFmt w:val="decimal"/>
      <w:lvlText w:val="%1."/>
      <w:lvlJc w:val="left"/>
      <w:pPr>
        <w:ind w:left="502" w:hanging="360"/>
      </w:pPr>
    </w:lvl>
    <w:lvl w:ilvl="1" w:tplc="B1D02584">
      <w:start w:val="1"/>
      <w:numFmt w:val="lowerLetter"/>
      <w:lvlText w:val="%2."/>
      <w:lvlJc w:val="left"/>
      <w:pPr>
        <w:ind w:left="1222" w:hanging="360"/>
      </w:pPr>
    </w:lvl>
    <w:lvl w:ilvl="2" w:tplc="AECA2396">
      <w:start w:val="1"/>
      <w:numFmt w:val="lowerRoman"/>
      <w:lvlText w:val="%3."/>
      <w:lvlJc w:val="right"/>
      <w:pPr>
        <w:ind w:left="1942" w:hanging="180"/>
      </w:pPr>
    </w:lvl>
    <w:lvl w:ilvl="3" w:tplc="8474F9B6">
      <w:start w:val="1"/>
      <w:numFmt w:val="decimal"/>
      <w:lvlText w:val="%4."/>
      <w:lvlJc w:val="left"/>
      <w:pPr>
        <w:ind w:left="2662" w:hanging="360"/>
      </w:pPr>
    </w:lvl>
    <w:lvl w:ilvl="4" w:tplc="4394E05A">
      <w:start w:val="1"/>
      <w:numFmt w:val="lowerLetter"/>
      <w:lvlText w:val="%5."/>
      <w:lvlJc w:val="left"/>
      <w:pPr>
        <w:ind w:left="3382" w:hanging="360"/>
      </w:pPr>
    </w:lvl>
    <w:lvl w:ilvl="5" w:tplc="9EF81D32">
      <w:start w:val="1"/>
      <w:numFmt w:val="lowerRoman"/>
      <w:lvlText w:val="%6."/>
      <w:lvlJc w:val="right"/>
      <w:pPr>
        <w:ind w:left="4102" w:hanging="180"/>
      </w:pPr>
    </w:lvl>
    <w:lvl w:ilvl="6" w:tplc="6194CFD2">
      <w:start w:val="1"/>
      <w:numFmt w:val="decimal"/>
      <w:lvlText w:val="%7."/>
      <w:lvlJc w:val="left"/>
      <w:pPr>
        <w:ind w:left="4822" w:hanging="360"/>
      </w:pPr>
    </w:lvl>
    <w:lvl w:ilvl="7" w:tplc="41B2A366">
      <w:start w:val="1"/>
      <w:numFmt w:val="lowerLetter"/>
      <w:lvlText w:val="%8."/>
      <w:lvlJc w:val="left"/>
      <w:pPr>
        <w:ind w:left="5542" w:hanging="360"/>
      </w:pPr>
    </w:lvl>
    <w:lvl w:ilvl="8" w:tplc="1D1AF3BE">
      <w:start w:val="1"/>
      <w:numFmt w:val="lowerRoman"/>
      <w:lvlText w:val="%9."/>
      <w:lvlJc w:val="right"/>
      <w:pPr>
        <w:ind w:left="6262" w:hanging="180"/>
      </w:pPr>
    </w:lvl>
  </w:abstractNum>
  <w:abstractNum w:abstractNumId="145" w15:restartNumberingAfterBreak="0">
    <w:nsid w:val="6BB012B0"/>
    <w:multiLevelType w:val="hybridMultilevel"/>
    <w:tmpl w:val="478AEB24"/>
    <w:lvl w:ilvl="0" w:tplc="40EAE446">
      <w:start w:val="1"/>
      <w:numFmt w:val="decimal"/>
      <w:lvlText w:val="%1"/>
      <w:lvlJc w:val="left"/>
      <w:pPr>
        <w:ind w:left="299"/>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1" w:tplc="02B88A6C">
      <w:start w:val="1"/>
      <w:numFmt w:val="lowerLetter"/>
      <w:lvlText w:val="%2"/>
      <w:lvlJc w:val="left"/>
      <w:pPr>
        <w:ind w:left="108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2" w:tplc="ED0438F2">
      <w:start w:val="1"/>
      <w:numFmt w:val="lowerRoman"/>
      <w:lvlText w:val="%3"/>
      <w:lvlJc w:val="left"/>
      <w:pPr>
        <w:ind w:left="180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3" w:tplc="29DE747C">
      <w:start w:val="1"/>
      <w:numFmt w:val="decimal"/>
      <w:lvlText w:val="%4"/>
      <w:lvlJc w:val="left"/>
      <w:pPr>
        <w:ind w:left="252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4" w:tplc="551A54FA">
      <w:start w:val="1"/>
      <w:numFmt w:val="lowerLetter"/>
      <w:lvlText w:val="%5"/>
      <w:lvlJc w:val="left"/>
      <w:pPr>
        <w:ind w:left="324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5" w:tplc="87F690AE">
      <w:start w:val="1"/>
      <w:numFmt w:val="lowerRoman"/>
      <w:lvlText w:val="%6"/>
      <w:lvlJc w:val="left"/>
      <w:pPr>
        <w:ind w:left="396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6" w:tplc="F7A63462">
      <w:start w:val="1"/>
      <w:numFmt w:val="decimal"/>
      <w:lvlText w:val="%7"/>
      <w:lvlJc w:val="left"/>
      <w:pPr>
        <w:ind w:left="468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7" w:tplc="DC5426A4">
      <w:start w:val="1"/>
      <w:numFmt w:val="lowerLetter"/>
      <w:lvlText w:val="%8"/>
      <w:lvlJc w:val="left"/>
      <w:pPr>
        <w:ind w:left="540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8" w:tplc="B3AC7042">
      <w:start w:val="1"/>
      <w:numFmt w:val="lowerRoman"/>
      <w:lvlText w:val="%9"/>
      <w:lvlJc w:val="left"/>
      <w:pPr>
        <w:ind w:left="612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abstractNum>
  <w:abstractNum w:abstractNumId="146" w15:restartNumberingAfterBreak="0">
    <w:nsid w:val="6C496D69"/>
    <w:multiLevelType w:val="hybridMultilevel"/>
    <w:tmpl w:val="6ABE8076"/>
    <w:lvl w:ilvl="0" w:tplc="AC1C201E">
      <w:start w:val="2"/>
      <w:numFmt w:val="lowerLetter"/>
      <w:lvlText w:val="%1)"/>
      <w:lvlJc w:val="left"/>
      <w:pPr>
        <w:ind w:left="862"/>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1" w:tplc="66821352">
      <w:start w:val="1"/>
      <w:numFmt w:val="lowerLetter"/>
      <w:lvlText w:val="%2"/>
      <w:lvlJc w:val="left"/>
      <w:pPr>
        <w:ind w:left="144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2" w:tplc="8506E110">
      <w:start w:val="1"/>
      <w:numFmt w:val="lowerRoman"/>
      <w:lvlText w:val="%3"/>
      <w:lvlJc w:val="left"/>
      <w:pPr>
        <w:ind w:left="216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3" w:tplc="B674F064">
      <w:start w:val="1"/>
      <w:numFmt w:val="decimal"/>
      <w:lvlText w:val="%4"/>
      <w:lvlJc w:val="left"/>
      <w:pPr>
        <w:ind w:left="288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4" w:tplc="B5ECAD2A">
      <w:start w:val="1"/>
      <w:numFmt w:val="lowerLetter"/>
      <w:lvlText w:val="%5"/>
      <w:lvlJc w:val="left"/>
      <w:pPr>
        <w:ind w:left="360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5" w:tplc="D074900C">
      <w:start w:val="1"/>
      <w:numFmt w:val="lowerRoman"/>
      <w:lvlText w:val="%6"/>
      <w:lvlJc w:val="left"/>
      <w:pPr>
        <w:ind w:left="432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6" w:tplc="B2ECA8B4">
      <w:start w:val="1"/>
      <w:numFmt w:val="decimal"/>
      <w:lvlText w:val="%7"/>
      <w:lvlJc w:val="left"/>
      <w:pPr>
        <w:ind w:left="504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7" w:tplc="950E9F9C">
      <w:start w:val="1"/>
      <w:numFmt w:val="lowerLetter"/>
      <w:lvlText w:val="%8"/>
      <w:lvlJc w:val="left"/>
      <w:pPr>
        <w:ind w:left="576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8" w:tplc="8BB8B700">
      <w:start w:val="1"/>
      <w:numFmt w:val="lowerRoman"/>
      <w:lvlText w:val="%9"/>
      <w:lvlJc w:val="left"/>
      <w:pPr>
        <w:ind w:left="648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abstractNum>
  <w:abstractNum w:abstractNumId="147" w15:restartNumberingAfterBreak="0">
    <w:nsid w:val="6C7A5E0B"/>
    <w:multiLevelType w:val="hybridMultilevel"/>
    <w:tmpl w:val="1584E324"/>
    <w:lvl w:ilvl="0" w:tplc="7486CCDA">
      <w:start w:val="4"/>
      <w:numFmt w:val="lowerLetter"/>
      <w:lvlText w:val="%1)"/>
      <w:lvlJc w:val="left"/>
      <w:pPr>
        <w:ind w:left="862"/>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1" w:tplc="7D405E9E">
      <w:start w:val="1"/>
      <w:numFmt w:val="lowerLetter"/>
      <w:lvlText w:val="%2"/>
      <w:lvlJc w:val="left"/>
      <w:pPr>
        <w:ind w:left="144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2" w:tplc="2E62AF20">
      <w:start w:val="1"/>
      <w:numFmt w:val="lowerRoman"/>
      <w:lvlText w:val="%3"/>
      <w:lvlJc w:val="left"/>
      <w:pPr>
        <w:ind w:left="216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3" w:tplc="118A5C78">
      <w:start w:val="1"/>
      <w:numFmt w:val="decimal"/>
      <w:lvlText w:val="%4"/>
      <w:lvlJc w:val="left"/>
      <w:pPr>
        <w:ind w:left="288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4" w:tplc="EDCC3F42">
      <w:start w:val="1"/>
      <w:numFmt w:val="lowerLetter"/>
      <w:lvlText w:val="%5"/>
      <w:lvlJc w:val="left"/>
      <w:pPr>
        <w:ind w:left="360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5" w:tplc="5C602690">
      <w:start w:val="1"/>
      <w:numFmt w:val="lowerRoman"/>
      <w:lvlText w:val="%6"/>
      <w:lvlJc w:val="left"/>
      <w:pPr>
        <w:ind w:left="432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6" w:tplc="A52E509C">
      <w:start w:val="1"/>
      <w:numFmt w:val="decimal"/>
      <w:lvlText w:val="%7"/>
      <w:lvlJc w:val="left"/>
      <w:pPr>
        <w:ind w:left="504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7" w:tplc="D01C40A0">
      <w:start w:val="1"/>
      <w:numFmt w:val="lowerLetter"/>
      <w:lvlText w:val="%8"/>
      <w:lvlJc w:val="left"/>
      <w:pPr>
        <w:ind w:left="576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8" w:tplc="CFA8EE3A">
      <w:start w:val="1"/>
      <w:numFmt w:val="lowerRoman"/>
      <w:lvlText w:val="%9"/>
      <w:lvlJc w:val="left"/>
      <w:pPr>
        <w:ind w:left="648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abstractNum>
  <w:abstractNum w:abstractNumId="148" w15:restartNumberingAfterBreak="0">
    <w:nsid w:val="6CE6060B"/>
    <w:multiLevelType w:val="hybridMultilevel"/>
    <w:tmpl w:val="36C0CA4E"/>
    <w:lvl w:ilvl="0" w:tplc="90BAA7EC">
      <w:start w:val="1"/>
      <w:numFmt w:val="decimal"/>
      <w:lvlText w:val="1"/>
      <w:lvlJc w:val="left"/>
      <w:pPr>
        <w:ind w:left="502" w:hanging="360"/>
      </w:pPr>
    </w:lvl>
    <w:lvl w:ilvl="1" w:tplc="BA8E8D74">
      <w:start w:val="1"/>
      <w:numFmt w:val="lowerLetter"/>
      <w:lvlText w:val="%2."/>
      <w:lvlJc w:val="left"/>
      <w:pPr>
        <w:ind w:left="1222" w:hanging="360"/>
      </w:pPr>
    </w:lvl>
    <w:lvl w:ilvl="2" w:tplc="0E60BBA2">
      <w:start w:val="1"/>
      <w:numFmt w:val="lowerRoman"/>
      <w:lvlText w:val="%3."/>
      <w:lvlJc w:val="right"/>
      <w:pPr>
        <w:ind w:left="1942" w:hanging="180"/>
      </w:pPr>
    </w:lvl>
    <w:lvl w:ilvl="3" w:tplc="BBB6DAEC">
      <w:start w:val="1"/>
      <w:numFmt w:val="decimal"/>
      <w:lvlText w:val="%4."/>
      <w:lvlJc w:val="left"/>
      <w:pPr>
        <w:ind w:left="2662" w:hanging="360"/>
      </w:pPr>
    </w:lvl>
    <w:lvl w:ilvl="4" w:tplc="4F10880C">
      <w:start w:val="1"/>
      <w:numFmt w:val="lowerLetter"/>
      <w:lvlText w:val="%5."/>
      <w:lvlJc w:val="left"/>
      <w:pPr>
        <w:ind w:left="3382" w:hanging="360"/>
      </w:pPr>
    </w:lvl>
    <w:lvl w:ilvl="5" w:tplc="D1AC3CFE">
      <w:start w:val="1"/>
      <w:numFmt w:val="lowerRoman"/>
      <w:lvlText w:val="%6."/>
      <w:lvlJc w:val="right"/>
      <w:pPr>
        <w:ind w:left="4102" w:hanging="180"/>
      </w:pPr>
    </w:lvl>
    <w:lvl w:ilvl="6" w:tplc="714E19E6">
      <w:start w:val="1"/>
      <w:numFmt w:val="decimal"/>
      <w:lvlText w:val="%7."/>
      <w:lvlJc w:val="left"/>
      <w:pPr>
        <w:ind w:left="4822" w:hanging="360"/>
      </w:pPr>
    </w:lvl>
    <w:lvl w:ilvl="7" w:tplc="ED1E210E">
      <w:start w:val="1"/>
      <w:numFmt w:val="lowerLetter"/>
      <w:lvlText w:val="%8."/>
      <w:lvlJc w:val="left"/>
      <w:pPr>
        <w:ind w:left="5542" w:hanging="360"/>
      </w:pPr>
    </w:lvl>
    <w:lvl w:ilvl="8" w:tplc="9F6A2350">
      <w:start w:val="1"/>
      <w:numFmt w:val="lowerRoman"/>
      <w:lvlText w:val="%9."/>
      <w:lvlJc w:val="right"/>
      <w:pPr>
        <w:ind w:left="6262" w:hanging="180"/>
      </w:pPr>
    </w:lvl>
  </w:abstractNum>
  <w:abstractNum w:abstractNumId="149" w15:restartNumberingAfterBreak="0">
    <w:nsid w:val="6CEF1F22"/>
    <w:multiLevelType w:val="hybridMultilevel"/>
    <w:tmpl w:val="FFFFFFFF"/>
    <w:lvl w:ilvl="0" w:tplc="3AB6D146">
      <w:start w:val="1"/>
      <w:numFmt w:val="decimal"/>
      <w:lvlText w:val="%1."/>
      <w:lvlJc w:val="left"/>
      <w:pPr>
        <w:ind w:left="502" w:hanging="360"/>
      </w:pPr>
    </w:lvl>
    <w:lvl w:ilvl="1" w:tplc="F57E9DE0">
      <w:start w:val="1"/>
      <w:numFmt w:val="lowerLetter"/>
      <w:lvlText w:val="%2."/>
      <w:lvlJc w:val="left"/>
      <w:pPr>
        <w:ind w:left="1222" w:hanging="360"/>
      </w:pPr>
    </w:lvl>
    <w:lvl w:ilvl="2" w:tplc="33F6E98C">
      <w:start w:val="1"/>
      <w:numFmt w:val="lowerRoman"/>
      <w:lvlText w:val="%3."/>
      <w:lvlJc w:val="right"/>
      <w:pPr>
        <w:ind w:left="1942" w:hanging="180"/>
      </w:pPr>
    </w:lvl>
    <w:lvl w:ilvl="3" w:tplc="49C448F6">
      <w:start w:val="1"/>
      <w:numFmt w:val="decimal"/>
      <w:lvlText w:val="%4."/>
      <w:lvlJc w:val="left"/>
      <w:pPr>
        <w:ind w:left="2662" w:hanging="360"/>
      </w:pPr>
    </w:lvl>
    <w:lvl w:ilvl="4" w:tplc="5900DBFE">
      <w:start w:val="1"/>
      <w:numFmt w:val="lowerLetter"/>
      <w:lvlText w:val="%5."/>
      <w:lvlJc w:val="left"/>
      <w:pPr>
        <w:ind w:left="3382" w:hanging="360"/>
      </w:pPr>
    </w:lvl>
    <w:lvl w:ilvl="5" w:tplc="1ADE1A52">
      <w:start w:val="1"/>
      <w:numFmt w:val="lowerRoman"/>
      <w:lvlText w:val="%6."/>
      <w:lvlJc w:val="right"/>
      <w:pPr>
        <w:ind w:left="4102" w:hanging="180"/>
      </w:pPr>
    </w:lvl>
    <w:lvl w:ilvl="6" w:tplc="3D72CF3A">
      <w:start w:val="1"/>
      <w:numFmt w:val="decimal"/>
      <w:lvlText w:val="%7."/>
      <w:lvlJc w:val="left"/>
      <w:pPr>
        <w:ind w:left="4822" w:hanging="360"/>
      </w:pPr>
    </w:lvl>
    <w:lvl w:ilvl="7" w:tplc="6E4A8B04">
      <w:start w:val="1"/>
      <w:numFmt w:val="lowerLetter"/>
      <w:lvlText w:val="%8."/>
      <w:lvlJc w:val="left"/>
      <w:pPr>
        <w:ind w:left="5542" w:hanging="360"/>
      </w:pPr>
    </w:lvl>
    <w:lvl w:ilvl="8" w:tplc="7ABAD650">
      <w:start w:val="1"/>
      <w:numFmt w:val="lowerRoman"/>
      <w:lvlText w:val="%9."/>
      <w:lvlJc w:val="right"/>
      <w:pPr>
        <w:ind w:left="6262" w:hanging="180"/>
      </w:pPr>
    </w:lvl>
  </w:abstractNum>
  <w:abstractNum w:abstractNumId="150" w15:restartNumberingAfterBreak="0">
    <w:nsid w:val="6D040584"/>
    <w:multiLevelType w:val="hybridMultilevel"/>
    <w:tmpl w:val="75640150"/>
    <w:lvl w:ilvl="0" w:tplc="B50C2058">
      <w:start w:val="2"/>
      <w:numFmt w:val="decimal"/>
      <w:lvlText w:val="%1"/>
      <w:lvlJc w:val="left"/>
      <w:pPr>
        <w:ind w:left="299"/>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1" w:tplc="5A6A1964">
      <w:start w:val="1"/>
      <w:numFmt w:val="lowerLetter"/>
      <w:lvlText w:val="%2)"/>
      <w:lvlJc w:val="left"/>
      <w:pPr>
        <w:ind w:left="862"/>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2" w:tplc="7700D91E">
      <w:start w:val="1"/>
      <w:numFmt w:val="lowerRoman"/>
      <w:lvlText w:val="%3"/>
      <w:lvlJc w:val="left"/>
      <w:pPr>
        <w:ind w:left="144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3" w:tplc="DB805D4C">
      <w:start w:val="1"/>
      <w:numFmt w:val="decimal"/>
      <w:lvlText w:val="%4"/>
      <w:lvlJc w:val="left"/>
      <w:pPr>
        <w:ind w:left="216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4" w:tplc="9E5CC7C4">
      <w:start w:val="1"/>
      <w:numFmt w:val="lowerLetter"/>
      <w:lvlText w:val="%5"/>
      <w:lvlJc w:val="left"/>
      <w:pPr>
        <w:ind w:left="288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5" w:tplc="278A4854">
      <w:start w:val="1"/>
      <w:numFmt w:val="lowerRoman"/>
      <w:lvlText w:val="%6"/>
      <w:lvlJc w:val="left"/>
      <w:pPr>
        <w:ind w:left="360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6" w:tplc="3DBEECC2">
      <w:start w:val="1"/>
      <w:numFmt w:val="decimal"/>
      <w:lvlText w:val="%7"/>
      <w:lvlJc w:val="left"/>
      <w:pPr>
        <w:ind w:left="432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7" w:tplc="91281902">
      <w:start w:val="1"/>
      <w:numFmt w:val="lowerLetter"/>
      <w:lvlText w:val="%8"/>
      <w:lvlJc w:val="left"/>
      <w:pPr>
        <w:ind w:left="504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8" w:tplc="C29C60FC">
      <w:start w:val="1"/>
      <w:numFmt w:val="lowerRoman"/>
      <w:lvlText w:val="%9"/>
      <w:lvlJc w:val="left"/>
      <w:pPr>
        <w:ind w:left="576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abstractNum>
  <w:abstractNum w:abstractNumId="151" w15:restartNumberingAfterBreak="0">
    <w:nsid w:val="6D511C13"/>
    <w:multiLevelType w:val="hybridMultilevel"/>
    <w:tmpl w:val="9D1E05F2"/>
    <w:lvl w:ilvl="0" w:tplc="7C705288">
      <w:start w:val="4"/>
      <w:numFmt w:val="lowerRoman"/>
      <w:lvlText w:val="%1)"/>
      <w:lvlJc w:val="left"/>
      <w:pPr>
        <w:ind w:left="1582"/>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1" w:tplc="8FBC8CD8">
      <w:start w:val="1"/>
      <w:numFmt w:val="lowerLetter"/>
      <w:lvlText w:val="%2"/>
      <w:lvlJc w:val="left"/>
      <w:pPr>
        <w:ind w:left="216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2" w:tplc="D278039E">
      <w:start w:val="1"/>
      <w:numFmt w:val="lowerRoman"/>
      <w:lvlText w:val="%3"/>
      <w:lvlJc w:val="left"/>
      <w:pPr>
        <w:ind w:left="288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3" w:tplc="1F8C93A2">
      <w:start w:val="1"/>
      <w:numFmt w:val="decimal"/>
      <w:lvlText w:val="%4"/>
      <w:lvlJc w:val="left"/>
      <w:pPr>
        <w:ind w:left="360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4" w:tplc="4BF2D9DE">
      <w:start w:val="1"/>
      <w:numFmt w:val="lowerLetter"/>
      <w:lvlText w:val="%5"/>
      <w:lvlJc w:val="left"/>
      <w:pPr>
        <w:ind w:left="432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5" w:tplc="CE564230">
      <w:start w:val="1"/>
      <w:numFmt w:val="lowerRoman"/>
      <w:lvlText w:val="%6"/>
      <w:lvlJc w:val="left"/>
      <w:pPr>
        <w:ind w:left="504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6" w:tplc="970AC6D0">
      <w:start w:val="1"/>
      <w:numFmt w:val="decimal"/>
      <w:lvlText w:val="%7"/>
      <w:lvlJc w:val="left"/>
      <w:pPr>
        <w:ind w:left="576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7" w:tplc="A84CDD80">
      <w:start w:val="1"/>
      <w:numFmt w:val="lowerLetter"/>
      <w:lvlText w:val="%8"/>
      <w:lvlJc w:val="left"/>
      <w:pPr>
        <w:ind w:left="648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8" w:tplc="F878A0E0">
      <w:start w:val="1"/>
      <w:numFmt w:val="lowerRoman"/>
      <w:lvlText w:val="%9"/>
      <w:lvlJc w:val="left"/>
      <w:pPr>
        <w:ind w:left="720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abstractNum>
  <w:abstractNum w:abstractNumId="152" w15:restartNumberingAfterBreak="0">
    <w:nsid w:val="6E422162"/>
    <w:multiLevelType w:val="hybridMultilevel"/>
    <w:tmpl w:val="B2364668"/>
    <w:lvl w:ilvl="0" w:tplc="8DEE6FA8">
      <w:start w:val="1"/>
      <w:numFmt w:val="decimal"/>
      <w:lvlText w:val="%1"/>
      <w:lvlJc w:val="left"/>
      <w:pPr>
        <w:ind w:left="299"/>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1" w:tplc="0FC67B9C">
      <w:start w:val="1"/>
      <w:numFmt w:val="lowerLetter"/>
      <w:lvlText w:val="%2"/>
      <w:lvlJc w:val="left"/>
      <w:pPr>
        <w:ind w:left="108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2" w:tplc="9FE45D22">
      <w:start w:val="1"/>
      <w:numFmt w:val="lowerRoman"/>
      <w:lvlText w:val="%3"/>
      <w:lvlJc w:val="left"/>
      <w:pPr>
        <w:ind w:left="180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3" w:tplc="750CB4EA">
      <w:start w:val="1"/>
      <w:numFmt w:val="decimal"/>
      <w:lvlText w:val="%4"/>
      <w:lvlJc w:val="left"/>
      <w:pPr>
        <w:ind w:left="252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4" w:tplc="FDAEBEB2">
      <w:start w:val="1"/>
      <w:numFmt w:val="lowerLetter"/>
      <w:lvlText w:val="%5"/>
      <w:lvlJc w:val="left"/>
      <w:pPr>
        <w:ind w:left="324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5" w:tplc="41C8F7E8">
      <w:start w:val="1"/>
      <w:numFmt w:val="lowerRoman"/>
      <w:lvlText w:val="%6"/>
      <w:lvlJc w:val="left"/>
      <w:pPr>
        <w:ind w:left="396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6" w:tplc="0C00A0A8">
      <w:start w:val="1"/>
      <w:numFmt w:val="decimal"/>
      <w:lvlText w:val="%7"/>
      <w:lvlJc w:val="left"/>
      <w:pPr>
        <w:ind w:left="468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7" w:tplc="F07EB13C">
      <w:start w:val="1"/>
      <w:numFmt w:val="lowerLetter"/>
      <w:lvlText w:val="%8"/>
      <w:lvlJc w:val="left"/>
      <w:pPr>
        <w:ind w:left="540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8" w:tplc="D7FC7E9C">
      <w:start w:val="1"/>
      <w:numFmt w:val="lowerRoman"/>
      <w:lvlText w:val="%9"/>
      <w:lvlJc w:val="left"/>
      <w:pPr>
        <w:ind w:left="612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abstractNum>
  <w:abstractNum w:abstractNumId="153" w15:restartNumberingAfterBreak="0">
    <w:nsid w:val="6ECD3197"/>
    <w:multiLevelType w:val="hybridMultilevel"/>
    <w:tmpl w:val="FFFFFFFF"/>
    <w:lvl w:ilvl="0" w:tplc="2FD0C144">
      <w:start w:val="1"/>
      <w:numFmt w:val="decimal"/>
      <w:lvlText w:val="(d)"/>
      <w:lvlJc w:val="left"/>
      <w:pPr>
        <w:ind w:left="720" w:hanging="360"/>
      </w:pPr>
    </w:lvl>
    <w:lvl w:ilvl="1" w:tplc="EDD80172">
      <w:start w:val="1"/>
      <w:numFmt w:val="lowerLetter"/>
      <w:lvlText w:val="%2."/>
      <w:lvlJc w:val="left"/>
      <w:pPr>
        <w:ind w:left="1440" w:hanging="360"/>
      </w:pPr>
    </w:lvl>
    <w:lvl w:ilvl="2" w:tplc="DBA6FFB4">
      <w:start w:val="1"/>
      <w:numFmt w:val="lowerRoman"/>
      <w:lvlText w:val="%3."/>
      <w:lvlJc w:val="right"/>
      <w:pPr>
        <w:ind w:left="2160" w:hanging="180"/>
      </w:pPr>
    </w:lvl>
    <w:lvl w:ilvl="3" w:tplc="4120FDDE">
      <w:start w:val="1"/>
      <w:numFmt w:val="decimal"/>
      <w:lvlText w:val="%4."/>
      <w:lvlJc w:val="left"/>
      <w:pPr>
        <w:ind w:left="2880" w:hanging="360"/>
      </w:pPr>
    </w:lvl>
    <w:lvl w:ilvl="4" w:tplc="E29284AE">
      <w:start w:val="1"/>
      <w:numFmt w:val="lowerLetter"/>
      <w:lvlText w:val="%5."/>
      <w:lvlJc w:val="left"/>
      <w:pPr>
        <w:ind w:left="3600" w:hanging="360"/>
      </w:pPr>
    </w:lvl>
    <w:lvl w:ilvl="5" w:tplc="78EED4EE">
      <w:start w:val="1"/>
      <w:numFmt w:val="lowerRoman"/>
      <w:lvlText w:val="%6."/>
      <w:lvlJc w:val="right"/>
      <w:pPr>
        <w:ind w:left="4320" w:hanging="180"/>
      </w:pPr>
    </w:lvl>
    <w:lvl w:ilvl="6" w:tplc="2E92FD7E">
      <w:start w:val="1"/>
      <w:numFmt w:val="decimal"/>
      <w:lvlText w:val="%7."/>
      <w:lvlJc w:val="left"/>
      <w:pPr>
        <w:ind w:left="5040" w:hanging="360"/>
      </w:pPr>
    </w:lvl>
    <w:lvl w:ilvl="7" w:tplc="6DEC6E06">
      <w:start w:val="1"/>
      <w:numFmt w:val="lowerLetter"/>
      <w:lvlText w:val="%8."/>
      <w:lvlJc w:val="left"/>
      <w:pPr>
        <w:ind w:left="5760" w:hanging="360"/>
      </w:pPr>
    </w:lvl>
    <w:lvl w:ilvl="8" w:tplc="484AD080">
      <w:start w:val="1"/>
      <w:numFmt w:val="lowerRoman"/>
      <w:lvlText w:val="%9."/>
      <w:lvlJc w:val="right"/>
      <w:pPr>
        <w:ind w:left="6480" w:hanging="180"/>
      </w:pPr>
    </w:lvl>
  </w:abstractNum>
  <w:abstractNum w:abstractNumId="154" w15:restartNumberingAfterBreak="0">
    <w:nsid w:val="6F4F7D12"/>
    <w:multiLevelType w:val="hybridMultilevel"/>
    <w:tmpl w:val="BE6A927C"/>
    <w:lvl w:ilvl="0" w:tplc="2A16D678">
      <w:start w:val="1"/>
      <w:numFmt w:val="decimal"/>
      <w:lvlText w:val="%1"/>
      <w:lvlJc w:val="left"/>
      <w:pPr>
        <w:ind w:left="291"/>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1" w:tplc="53AEC298">
      <w:start w:val="1"/>
      <w:numFmt w:val="lowerLetter"/>
      <w:lvlText w:val="%2"/>
      <w:lvlJc w:val="left"/>
      <w:pPr>
        <w:ind w:left="108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2" w:tplc="DECA7610">
      <w:start w:val="1"/>
      <w:numFmt w:val="lowerRoman"/>
      <w:lvlText w:val="%3"/>
      <w:lvlJc w:val="left"/>
      <w:pPr>
        <w:ind w:left="180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3" w:tplc="DA0CAD4E">
      <w:start w:val="1"/>
      <w:numFmt w:val="decimal"/>
      <w:lvlText w:val="%4"/>
      <w:lvlJc w:val="left"/>
      <w:pPr>
        <w:ind w:left="252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4" w:tplc="FAA8A524">
      <w:start w:val="1"/>
      <w:numFmt w:val="lowerLetter"/>
      <w:lvlText w:val="%5"/>
      <w:lvlJc w:val="left"/>
      <w:pPr>
        <w:ind w:left="324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5" w:tplc="DC9E5C32">
      <w:start w:val="1"/>
      <w:numFmt w:val="lowerRoman"/>
      <w:lvlText w:val="%6"/>
      <w:lvlJc w:val="left"/>
      <w:pPr>
        <w:ind w:left="396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6" w:tplc="74A6A514">
      <w:start w:val="1"/>
      <w:numFmt w:val="decimal"/>
      <w:lvlText w:val="%7"/>
      <w:lvlJc w:val="left"/>
      <w:pPr>
        <w:ind w:left="468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7" w:tplc="5EF6976A">
      <w:start w:val="1"/>
      <w:numFmt w:val="lowerLetter"/>
      <w:lvlText w:val="%8"/>
      <w:lvlJc w:val="left"/>
      <w:pPr>
        <w:ind w:left="540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8" w:tplc="4B0455BC">
      <w:start w:val="1"/>
      <w:numFmt w:val="lowerRoman"/>
      <w:lvlText w:val="%9"/>
      <w:lvlJc w:val="left"/>
      <w:pPr>
        <w:ind w:left="612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abstractNum>
  <w:abstractNum w:abstractNumId="155" w15:restartNumberingAfterBreak="0">
    <w:nsid w:val="6F9277F3"/>
    <w:multiLevelType w:val="hybridMultilevel"/>
    <w:tmpl w:val="019AC7C8"/>
    <w:lvl w:ilvl="0" w:tplc="B8F899A8">
      <w:start w:val="1"/>
      <w:numFmt w:val="decimal"/>
      <w:lvlText w:val="%1"/>
      <w:lvlJc w:val="left"/>
      <w:pPr>
        <w:ind w:left="299"/>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1" w:tplc="499C4AD4">
      <w:start w:val="1"/>
      <w:numFmt w:val="lowerLetter"/>
      <w:lvlText w:val="%2)"/>
      <w:lvlJc w:val="left"/>
      <w:pPr>
        <w:ind w:left="862"/>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2" w:tplc="2218639C">
      <w:start w:val="1"/>
      <w:numFmt w:val="lowerRoman"/>
      <w:lvlText w:val="%3"/>
      <w:lvlJc w:val="left"/>
      <w:pPr>
        <w:ind w:left="144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3" w:tplc="D8C6A1D4">
      <w:start w:val="1"/>
      <w:numFmt w:val="decimal"/>
      <w:lvlText w:val="%4"/>
      <w:lvlJc w:val="left"/>
      <w:pPr>
        <w:ind w:left="216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4" w:tplc="AD40116A">
      <w:start w:val="1"/>
      <w:numFmt w:val="lowerLetter"/>
      <w:lvlText w:val="%5"/>
      <w:lvlJc w:val="left"/>
      <w:pPr>
        <w:ind w:left="288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5" w:tplc="7C18256A">
      <w:start w:val="1"/>
      <w:numFmt w:val="lowerRoman"/>
      <w:lvlText w:val="%6"/>
      <w:lvlJc w:val="left"/>
      <w:pPr>
        <w:ind w:left="360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6" w:tplc="B722227A">
      <w:start w:val="1"/>
      <w:numFmt w:val="decimal"/>
      <w:lvlText w:val="%7"/>
      <w:lvlJc w:val="left"/>
      <w:pPr>
        <w:ind w:left="432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7" w:tplc="10D89E40">
      <w:start w:val="1"/>
      <w:numFmt w:val="lowerLetter"/>
      <w:lvlText w:val="%8"/>
      <w:lvlJc w:val="left"/>
      <w:pPr>
        <w:ind w:left="504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8" w:tplc="A0D467F6">
      <w:start w:val="1"/>
      <w:numFmt w:val="lowerRoman"/>
      <w:lvlText w:val="%9"/>
      <w:lvlJc w:val="left"/>
      <w:pPr>
        <w:ind w:left="576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abstractNum>
  <w:abstractNum w:abstractNumId="156" w15:restartNumberingAfterBreak="0">
    <w:nsid w:val="6F9D3B97"/>
    <w:multiLevelType w:val="hybridMultilevel"/>
    <w:tmpl w:val="7CF8C1EC"/>
    <w:lvl w:ilvl="0" w:tplc="FD3A2A24">
      <w:start w:val="1"/>
      <w:numFmt w:val="decimal"/>
      <w:lvlText w:val="%1"/>
      <w:lvlJc w:val="left"/>
      <w:pPr>
        <w:ind w:left="315"/>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1" w:tplc="07E40F9A">
      <w:start w:val="1"/>
      <w:numFmt w:val="lowerLetter"/>
      <w:lvlText w:val="%2)"/>
      <w:lvlJc w:val="left"/>
      <w:pPr>
        <w:ind w:left="861"/>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2" w:tplc="D3980AD0">
      <w:start w:val="1"/>
      <w:numFmt w:val="lowerRoman"/>
      <w:lvlText w:val="%3"/>
      <w:lvlJc w:val="left"/>
      <w:pPr>
        <w:ind w:left="1506"/>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3" w:tplc="1D581B62">
      <w:start w:val="1"/>
      <w:numFmt w:val="decimal"/>
      <w:lvlText w:val="%4"/>
      <w:lvlJc w:val="left"/>
      <w:pPr>
        <w:ind w:left="2226"/>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4" w:tplc="C95E9866">
      <w:start w:val="1"/>
      <w:numFmt w:val="lowerLetter"/>
      <w:lvlText w:val="%5"/>
      <w:lvlJc w:val="left"/>
      <w:pPr>
        <w:ind w:left="2946"/>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5" w:tplc="2A962C46">
      <w:start w:val="1"/>
      <w:numFmt w:val="lowerRoman"/>
      <w:lvlText w:val="%6"/>
      <w:lvlJc w:val="left"/>
      <w:pPr>
        <w:ind w:left="3666"/>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6" w:tplc="C1847F88">
      <w:start w:val="1"/>
      <w:numFmt w:val="decimal"/>
      <w:lvlText w:val="%7"/>
      <w:lvlJc w:val="left"/>
      <w:pPr>
        <w:ind w:left="4386"/>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7" w:tplc="22F0DCA8">
      <w:start w:val="1"/>
      <w:numFmt w:val="lowerLetter"/>
      <w:lvlText w:val="%8"/>
      <w:lvlJc w:val="left"/>
      <w:pPr>
        <w:ind w:left="5106"/>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8" w:tplc="B3DC835A">
      <w:start w:val="1"/>
      <w:numFmt w:val="lowerRoman"/>
      <w:lvlText w:val="%9"/>
      <w:lvlJc w:val="left"/>
      <w:pPr>
        <w:ind w:left="5826"/>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abstractNum>
  <w:abstractNum w:abstractNumId="157" w15:restartNumberingAfterBreak="0">
    <w:nsid w:val="71CC3A4C"/>
    <w:multiLevelType w:val="hybridMultilevel"/>
    <w:tmpl w:val="FFFFFFFF"/>
    <w:lvl w:ilvl="0" w:tplc="F9886FB0">
      <w:start w:val="1"/>
      <w:numFmt w:val="lowerRoman"/>
      <w:lvlText w:val="%1)"/>
      <w:lvlJc w:val="left"/>
      <w:pPr>
        <w:ind w:left="1080" w:hanging="720"/>
      </w:pPr>
      <w:rPr>
        <w:rFonts w:hint="default" w:ascii="Garamond" w:hAnsi="Garamond"/>
      </w:rPr>
    </w:lvl>
    <w:lvl w:ilvl="1" w:tplc="0B12363A">
      <w:start w:val="1"/>
      <w:numFmt w:val="lowerLetter"/>
      <w:lvlText w:val="%2."/>
      <w:lvlJc w:val="left"/>
      <w:pPr>
        <w:ind w:left="1222" w:hanging="360"/>
      </w:pPr>
    </w:lvl>
    <w:lvl w:ilvl="2" w:tplc="A49430FA">
      <w:start w:val="1"/>
      <w:numFmt w:val="lowerRoman"/>
      <w:lvlText w:val="%3."/>
      <w:lvlJc w:val="right"/>
      <w:pPr>
        <w:ind w:left="1942" w:hanging="180"/>
      </w:pPr>
    </w:lvl>
    <w:lvl w:ilvl="3" w:tplc="492EE9F2">
      <w:start w:val="1"/>
      <w:numFmt w:val="decimal"/>
      <w:lvlText w:val="%4."/>
      <w:lvlJc w:val="left"/>
      <w:pPr>
        <w:ind w:left="2662" w:hanging="360"/>
      </w:pPr>
    </w:lvl>
    <w:lvl w:ilvl="4" w:tplc="A0067EBA">
      <w:start w:val="1"/>
      <w:numFmt w:val="lowerLetter"/>
      <w:lvlText w:val="%5."/>
      <w:lvlJc w:val="left"/>
      <w:pPr>
        <w:ind w:left="3382" w:hanging="360"/>
      </w:pPr>
    </w:lvl>
    <w:lvl w:ilvl="5" w:tplc="28FA8436">
      <w:start w:val="1"/>
      <w:numFmt w:val="lowerRoman"/>
      <w:lvlText w:val="%6."/>
      <w:lvlJc w:val="right"/>
      <w:pPr>
        <w:ind w:left="4102" w:hanging="180"/>
      </w:pPr>
    </w:lvl>
    <w:lvl w:ilvl="6" w:tplc="B34AC1CC">
      <w:start w:val="1"/>
      <w:numFmt w:val="decimal"/>
      <w:lvlText w:val="%7."/>
      <w:lvlJc w:val="left"/>
      <w:pPr>
        <w:ind w:left="4822" w:hanging="360"/>
      </w:pPr>
    </w:lvl>
    <w:lvl w:ilvl="7" w:tplc="5642900C">
      <w:start w:val="1"/>
      <w:numFmt w:val="lowerLetter"/>
      <w:lvlText w:val="%8."/>
      <w:lvlJc w:val="left"/>
      <w:pPr>
        <w:ind w:left="5542" w:hanging="360"/>
      </w:pPr>
    </w:lvl>
    <w:lvl w:ilvl="8" w:tplc="A50C2B0C">
      <w:start w:val="1"/>
      <w:numFmt w:val="lowerRoman"/>
      <w:lvlText w:val="%9."/>
      <w:lvlJc w:val="right"/>
      <w:pPr>
        <w:ind w:left="6262" w:hanging="180"/>
      </w:pPr>
    </w:lvl>
  </w:abstractNum>
  <w:abstractNum w:abstractNumId="158" w15:restartNumberingAfterBreak="0">
    <w:nsid w:val="72B614E6"/>
    <w:multiLevelType w:val="hybridMultilevel"/>
    <w:tmpl w:val="FFFFFFFF"/>
    <w:lvl w:ilvl="0" w:tplc="42C4B372">
      <w:start w:val="1"/>
      <w:numFmt w:val="decimal"/>
      <w:lvlText w:val="%1."/>
      <w:lvlJc w:val="left"/>
      <w:pPr>
        <w:ind w:left="502" w:hanging="360"/>
      </w:pPr>
    </w:lvl>
    <w:lvl w:ilvl="1" w:tplc="C1BA6EA4">
      <w:start w:val="1"/>
      <w:numFmt w:val="lowerLetter"/>
      <w:lvlText w:val="%2."/>
      <w:lvlJc w:val="left"/>
      <w:pPr>
        <w:ind w:left="1440" w:hanging="360"/>
      </w:pPr>
    </w:lvl>
    <w:lvl w:ilvl="2" w:tplc="0A22F60A">
      <w:start w:val="1"/>
      <w:numFmt w:val="lowerRoman"/>
      <w:lvlText w:val="%3."/>
      <w:lvlJc w:val="right"/>
      <w:pPr>
        <w:ind w:left="2160" w:hanging="180"/>
      </w:pPr>
    </w:lvl>
    <w:lvl w:ilvl="3" w:tplc="9A1EFD8A">
      <w:start w:val="1"/>
      <w:numFmt w:val="decimal"/>
      <w:lvlText w:val="%4."/>
      <w:lvlJc w:val="left"/>
      <w:pPr>
        <w:ind w:left="2880" w:hanging="360"/>
      </w:pPr>
    </w:lvl>
    <w:lvl w:ilvl="4" w:tplc="45C023FE">
      <w:start w:val="1"/>
      <w:numFmt w:val="lowerLetter"/>
      <w:lvlText w:val="%5."/>
      <w:lvlJc w:val="left"/>
      <w:pPr>
        <w:ind w:left="3600" w:hanging="360"/>
      </w:pPr>
    </w:lvl>
    <w:lvl w:ilvl="5" w:tplc="37F2B9D6">
      <w:start w:val="1"/>
      <w:numFmt w:val="lowerRoman"/>
      <w:lvlText w:val="%6."/>
      <w:lvlJc w:val="right"/>
      <w:pPr>
        <w:ind w:left="4320" w:hanging="180"/>
      </w:pPr>
    </w:lvl>
    <w:lvl w:ilvl="6" w:tplc="C218BCD4">
      <w:start w:val="1"/>
      <w:numFmt w:val="decimal"/>
      <w:lvlText w:val="%7."/>
      <w:lvlJc w:val="left"/>
      <w:pPr>
        <w:ind w:left="5040" w:hanging="360"/>
      </w:pPr>
    </w:lvl>
    <w:lvl w:ilvl="7" w:tplc="9FC6E378">
      <w:start w:val="1"/>
      <w:numFmt w:val="lowerLetter"/>
      <w:lvlText w:val="%8."/>
      <w:lvlJc w:val="left"/>
      <w:pPr>
        <w:ind w:left="5760" w:hanging="360"/>
      </w:pPr>
    </w:lvl>
    <w:lvl w:ilvl="8" w:tplc="2E0E3B86">
      <w:start w:val="1"/>
      <w:numFmt w:val="lowerRoman"/>
      <w:lvlText w:val="%9."/>
      <w:lvlJc w:val="right"/>
      <w:pPr>
        <w:ind w:left="6480" w:hanging="180"/>
      </w:pPr>
    </w:lvl>
  </w:abstractNum>
  <w:abstractNum w:abstractNumId="159" w15:restartNumberingAfterBreak="0">
    <w:nsid w:val="730A0932"/>
    <w:multiLevelType w:val="hybridMultilevel"/>
    <w:tmpl w:val="E2267A80"/>
    <w:lvl w:ilvl="0" w:tplc="E0607286">
      <w:start w:val="2"/>
      <w:numFmt w:val="decimal"/>
      <w:lvlText w:val="%1"/>
      <w:lvlJc w:val="left"/>
      <w:pPr>
        <w:ind w:left="291"/>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1" w:tplc="D9BA2D94">
      <w:start w:val="1"/>
      <w:numFmt w:val="lowerLetter"/>
      <w:lvlText w:val="%2"/>
      <w:lvlJc w:val="left"/>
      <w:pPr>
        <w:ind w:left="108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2" w:tplc="0010B326">
      <w:start w:val="1"/>
      <w:numFmt w:val="lowerRoman"/>
      <w:lvlText w:val="%3"/>
      <w:lvlJc w:val="left"/>
      <w:pPr>
        <w:ind w:left="180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3" w:tplc="52FA93D0">
      <w:start w:val="1"/>
      <w:numFmt w:val="decimal"/>
      <w:lvlText w:val="%4"/>
      <w:lvlJc w:val="left"/>
      <w:pPr>
        <w:ind w:left="252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4" w:tplc="14C88960">
      <w:start w:val="1"/>
      <w:numFmt w:val="lowerLetter"/>
      <w:lvlText w:val="%5"/>
      <w:lvlJc w:val="left"/>
      <w:pPr>
        <w:ind w:left="324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5" w:tplc="A948B4D6">
      <w:start w:val="1"/>
      <w:numFmt w:val="lowerRoman"/>
      <w:lvlText w:val="%6"/>
      <w:lvlJc w:val="left"/>
      <w:pPr>
        <w:ind w:left="396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6" w:tplc="F502FED8">
      <w:start w:val="1"/>
      <w:numFmt w:val="decimal"/>
      <w:lvlText w:val="%7"/>
      <w:lvlJc w:val="left"/>
      <w:pPr>
        <w:ind w:left="468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7" w:tplc="591AA00C">
      <w:start w:val="1"/>
      <w:numFmt w:val="lowerLetter"/>
      <w:lvlText w:val="%8"/>
      <w:lvlJc w:val="left"/>
      <w:pPr>
        <w:ind w:left="540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8" w:tplc="61B4C3D6">
      <w:start w:val="1"/>
      <w:numFmt w:val="lowerRoman"/>
      <w:lvlText w:val="%9"/>
      <w:lvlJc w:val="left"/>
      <w:pPr>
        <w:ind w:left="612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abstractNum>
  <w:abstractNum w:abstractNumId="160" w15:restartNumberingAfterBreak="0">
    <w:nsid w:val="771A050E"/>
    <w:multiLevelType w:val="hybridMultilevel"/>
    <w:tmpl w:val="187A45DA"/>
    <w:lvl w:ilvl="0" w:tplc="1176475C">
      <w:start w:val="1"/>
      <w:numFmt w:val="decimal"/>
      <w:lvlText w:val="%1"/>
      <w:lvlJc w:val="left"/>
      <w:pPr>
        <w:ind w:left="299"/>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1" w:tplc="2402BEEE">
      <w:start w:val="1"/>
      <w:numFmt w:val="lowerLetter"/>
      <w:lvlText w:val="%2"/>
      <w:lvlJc w:val="left"/>
      <w:pPr>
        <w:ind w:left="108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2" w:tplc="65EEF840">
      <w:start w:val="1"/>
      <w:numFmt w:val="lowerRoman"/>
      <w:lvlText w:val="%3"/>
      <w:lvlJc w:val="left"/>
      <w:pPr>
        <w:ind w:left="180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3" w:tplc="64047C3C">
      <w:start w:val="1"/>
      <w:numFmt w:val="decimal"/>
      <w:lvlText w:val="%4"/>
      <w:lvlJc w:val="left"/>
      <w:pPr>
        <w:ind w:left="252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4" w:tplc="90EA0B86">
      <w:start w:val="1"/>
      <w:numFmt w:val="lowerLetter"/>
      <w:lvlText w:val="%5"/>
      <w:lvlJc w:val="left"/>
      <w:pPr>
        <w:ind w:left="324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5" w:tplc="73CA8494">
      <w:start w:val="1"/>
      <w:numFmt w:val="lowerRoman"/>
      <w:lvlText w:val="%6"/>
      <w:lvlJc w:val="left"/>
      <w:pPr>
        <w:ind w:left="396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6" w:tplc="BD72607C">
      <w:start w:val="1"/>
      <w:numFmt w:val="decimal"/>
      <w:lvlText w:val="%7"/>
      <w:lvlJc w:val="left"/>
      <w:pPr>
        <w:ind w:left="468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7" w:tplc="CB342A5A">
      <w:start w:val="1"/>
      <w:numFmt w:val="lowerLetter"/>
      <w:lvlText w:val="%8"/>
      <w:lvlJc w:val="left"/>
      <w:pPr>
        <w:ind w:left="540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8" w:tplc="34F641D2">
      <w:start w:val="1"/>
      <w:numFmt w:val="lowerRoman"/>
      <w:lvlText w:val="%9"/>
      <w:lvlJc w:val="left"/>
      <w:pPr>
        <w:ind w:left="612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abstractNum>
  <w:abstractNum w:abstractNumId="161" w15:restartNumberingAfterBreak="0">
    <w:nsid w:val="776757CB"/>
    <w:multiLevelType w:val="hybridMultilevel"/>
    <w:tmpl w:val="FFFFFFFF"/>
    <w:lvl w:ilvl="0" w:tplc="87CE6B80">
      <w:start w:val="1"/>
      <w:numFmt w:val="decimal"/>
      <w:lvlText w:val="%1."/>
      <w:lvlJc w:val="left"/>
      <w:pPr>
        <w:ind w:left="502" w:hanging="360"/>
      </w:pPr>
    </w:lvl>
    <w:lvl w:ilvl="1" w:tplc="8D30EDB0">
      <w:start w:val="1"/>
      <w:numFmt w:val="lowerLetter"/>
      <w:lvlText w:val="%2."/>
      <w:lvlJc w:val="left"/>
      <w:pPr>
        <w:ind w:left="1222" w:hanging="360"/>
      </w:pPr>
    </w:lvl>
    <w:lvl w:ilvl="2" w:tplc="338E5578">
      <w:start w:val="1"/>
      <w:numFmt w:val="lowerRoman"/>
      <w:lvlText w:val="%3."/>
      <w:lvlJc w:val="right"/>
      <w:pPr>
        <w:ind w:left="1942" w:hanging="180"/>
      </w:pPr>
    </w:lvl>
    <w:lvl w:ilvl="3" w:tplc="6FC68002">
      <w:start w:val="1"/>
      <w:numFmt w:val="decimal"/>
      <w:lvlText w:val="%4."/>
      <w:lvlJc w:val="left"/>
      <w:pPr>
        <w:ind w:left="2662" w:hanging="360"/>
      </w:pPr>
    </w:lvl>
    <w:lvl w:ilvl="4" w:tplc="66042A9E">
      <w:start w:val="1"/>
      <w:numFmt w:val="lowerLetter"/>
      <w:lvlText w:val="%5."/>
      <w:lvlJc w:val="left"/>
      <w:pPr>
        <w:ind w:left="3382" w:hanging="360"/>
      </w:pPr>
    </w:lvl>
    <w:lvl w:ilvl="5" w:tplc="3A0AFC20">
      <w:start w:val="1"/>
      <w:numFmt w:val="lowerRoman"/>
      <w:lvlText w:val="%6."/>
      <w:lvlJc w:val="right"/>
      <w:pPr>
        <w:ind w:left="4102" w:hanging="180"/>
      </w:pPr>
    </w:lvl>
    <w:lvl w:ilvl="6" w:tplc="E74AB0B0">
      <w:start w:val="1"/>
      <w:numFmt w:val="decimal"/>
      <w:lvlText w:val="%7."/>
      <w:lvlJc w:val="left"/>
      <w:pPr>
        <w:ind w:left="4822" w:hanging="360"/>
      </w:pPr>
    </w:lvl>
    <w:lvl w:ilvl="7" w:tplc="E314F0D4">
      <w:start w:val="1"/>
      <w:numFmt w:val="lowerLetter"/>
      <w:lvlText w:val="%8."/>
      <w:lvlJc w:val="left"/>
      <w:pPr>
        <w:ind w:left="5542" w:hanging="360"/>
      </w:pPr>
    </w:lvl>
    <w:lvl w:ilvl="8" w:tplc="AD1C87A2">
      <w:start w:val="1"/>
      <w:numFmt w:val="lowerRoman"/>
      <w:lvlText w:val="%9."/>
      <w:lvlJc w:val="right"/>
      <w:pPr>
        <w:ind w:left="6262" w:hanging="180"/>
      </w:pPr>
    </w:lvl>
  </w:abstractNum>
  <w:abstractNum w:abstractNumId="162" w15:restartNumberingAfterBreak="0">
    <w:nsid w:val="77F432D4"/>
    <w:multiLevelType w:val="hybridMultilevel"/>
    <w:tmpl w:val="FFFFFFFF"/>
    <w:lvl w:ilvl="0" w:tplc="72242FE2">
      <w:start w:val="1"/>
      <w:numFmt w:val="decimal"/>
      <w:lvlText w:val="%1."/>
      <w:lvlJc w:val="left"/>
      <w:pPr>
        <w:ind w:left="502" w:hanging="360"/>
      </w:pPr>
    </w:lvl>
    <w:lvl w:ilvl="1" w:tplc="5D24AFAA">
      <w:start w:val="1"/>
      <w:numFmt w:val="lowerLetter"/>
      <w:lvlText w:val="%2."/>
      <w:lvlJc w:val="left"/>
      <w:pPr>
        <w:ind w:left="1222" w:hanging="360"/>
      </w:pPr>
    </w:lvl>
    <w:lvl w:ilvl="2" w:tplc="C0E8FA7A">
      <w:start w:val="1"/>
      <w:numFmt w:val="lowerRoman"/>
      <w:lvlText w:val="%3."/>
      <w:lvlJc w:val="right"/>
      <w:pPr>
        <w:ind w:left="1942" w:hanging="180"/>
      </w:pPr>
    </w:lvl>
    <w:lvl w:ilvl="3" w:tplc="D3CCB962">
      <w:start w:val="1"/>
      <w:numFmt w:val="decimal"/>
      <w:lvlText w:val="%4."/>
      <w:lvlJc w:val="left"/>
      <w:pPr>
        <w:ind w:left="2662" w:hanging="360"/>
      </w:pPr>
    </w:lvl>
    <w:lvl w:ilvl="4" w:tplc="6FA6BDF8">
      <w:start w:val="1"/>
      <w:numFmt w:val="lowerLetter"/>
      <w:lvlText w:val="%5."/>
      <w:lvlJc w:val="left"/>
      <w:pPr>
        <w:ind w:left="3382" w:hanging="360"/>
      </w:pPr>
    </w:lvl>
    <w:lvl w:ilvl="5" w:tplc="830C0894">
      <w:start w:val="1"/>
      <w:numFmt w:val="lowerRoman"/>
      <w:lvlText w:val="%6."/>
      <w:lvlJc w:val="right"/>
      <w:pPr>
        <w:ind w:left="4102" w:hanging="180"/>
      </w:pPr>
    </w:lvl>
    <w:lvl w:ilvl="6" w:tplc="568CBED4">
      <w:start w:val="1"/>
      <w:numFmt w:val="decimal"/>
      <w:lvlText w:val="%7."/>
      <w:lvlJc w:val="left"/>
      <w:pPr>
        <w:ind w:left="4822" w:hanging="360"/>
      </w:pPr>
    </w:lvl>
    <w:lvl w:ilvl="7" w:tplc="749C274C">
      <w:start w:val="1"/>
      <w:numFmt w:val="lowerLetter"/>
      <w:lvlText w:val="%8."/>
      <w:lvlJc w:val="left"/>
      <w:pPr>
        <w:ind w:left="5542" w:hanging="360"/>
      </w:pPr>
    </w:lvl>
    <w:lvl w:ilvl="8" w:tplc="F72ABD00">
      <w:start w:val="1"/>
      <w:numFmt w:val="lowerRoman"/>
      <w:lvlText w:val="%9."/>
      <w:lvlJc w:val="right"/>
      <w:pPr>
        <w:ind w:left="6262" w:hanging="180"/>
      </w:pPr>
    </w:lvl>
  </w:abstractNum>
  <w:abstractNum w:abstractNumId="163" w15:restartNumberingAfterBreak="0">
    <w:nsid w:val="781E6CB3"/>
    <w:multiLevelType w:val="multilevel"/>
    <w:tmpl w:val="2320DABA"/>
    <w:lvl w:ilvl="0">
      <w:start w:val="1"/>
      <w:numFmt w:val="bullet"/>
      <w:lvlText w:val=""/>
      <w:lvlJc w:val="left"/>
      <w:pPr>
        <w:tabs>
          <w:tab w:val="num" w:pos="720"/>
        </w:tabs>
        <w:ind w:left="720" w:hanging="360"/>
      </w:pPr>
      <w:rPr>
        <w:rFonts w:hint="default" w:ascii="Symbol" w:hAnsi="Symbol"/>
        <w:sz w:val="20"/>
      </w:rPr>
    </w:lvl>
    <w:lvl w:ilvl="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64" w15:restartNumberingAfterBreak="0">
    <w:nsid w:val="78384A12"/>
    <w:multiLevelType w:val="hybridMultilevel"/>
    <w:tmpl w:val="C5C25D66"/>
    <w:lvl w:ilvl="0" w:tplc="74927630">
      <w:start w:val="1"/>
      <w:numFmt w:val="decimal"/>
      <w:lvlText w:val="%1"/>
      <w:lvlJc w:val="left"/>
      <w:pPr>
        <w:ind w:left="299"/>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1" w:tplc="925691A0">
      <w:start w:val="1"/>
      <w:numFmt w:val="lowerLetter"/>
      <w:lvlText w:val="%2"/>
      <w:lvlJc w:val="left"/>
      <w:pPr>
        <w:ind w:left="108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2" w:tplc="44A4A4EC">
      <w:start w:val="1"/>
      <w:numFmt w:val="lowerRoman"/>
      <w:lvlText w:val="%3"/>
      <w:lvlJc w:val="left"/>
      <w:pPr>
        <w:ind w:left="180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3" w:tplc="8632AA6E">
      <w:start w:val="1"/>
      <w:numFmt w:val="decimal"/>
      <w:lvlText w:val="%4"/>
      <w:lvlJc w:val="left"/>
      <w:pPr>
        <w:ind w:left="252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4" w:tplc="A74EF66A">
      <w:start w:val="1"/>
      <w:numFmt w:val="lowerLetter"/>
      <w:lvlText w:val="%5"/>
      <w:lvlJc w:val="left"/>
      <w:pPr>
        <w:ind w:left="324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5" w:tplc="EC980D44">
      <w:start w:val="1"/>
      <w:numFmt w:val="lowerRoman"/>
      <w:lvlText w:val="%6"/>
      <w:lvlJc w:val="left"/>
      <w:pPr>
        <w:ind w:left="396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6" w:tplc="45A8CF92">
      <w:start w:val="1"/>
      <w:numFmt w:val="decimal"/>
      <w:lvlText w:val="%7"/>
      <w:lvlJc w:val="left"/>
      <w:pPr>
        <w:ind w:left="468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7" w:tplc="8C0081E0">
      <w:start w:val="1"/>
      <w:numFmt w:val="lowerLetter"/>
      <w:lvlText w:val="%8"/>
      <w:lvlJc w:val="left"/>
      <w:pPr>
        <w:ind w:left="540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8" w:tplc="1452E318">
      <w:start w:val="1"/>
      <w:numFmt w:val="lowerRoman"/>
      <w:lvlText w:val="%9"/>
      <w:lvlJc w:val="left"/>
      <w:pPr>
        <w:ind w:left="612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abstractNum>
  <w:abstractNum w:abstractNumId="165" w15:restartNumberingAfterBreak="0">
    <w:nsid w:val="78565887"/>
    <w:multiLevelType w:val="multilevel"/>
    <w:tmpl w:val="E76A55A8"/>
    <w:lvl w:ilvl="0">
      <w:start w:val="1"/>
      <w:numFmt w:val="decimal"/>
      <w:lvlText w:val="%1."/>
      <w:lvlJc w:val="left"/>
      <w:pPr>
        <w:ind w:left="1207"/>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1">
      <w:start w:val="1"/>
      <w:numFmt w:val="lowerLetter"/>
      <w:lvlText w:val="%1.%2."/>
      <w:lvlJc w:val="left"/>
      <w:pPr>
        <w:ind w:left="1435"/>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2">
      <w:start w:val="1"/>
      <w:numFmt w:val="lowerRoman"/>
      <w:lvlText w:val="%3"/>
      <w:lvlJc w:val="left"/>
      <w:pPr>
        <w:ind w:left="2146"/>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3">
      <w:start w:val="1"/>
      <w:numFmt w:val="decimal"/>
      <w:lvlText w:val="%4"/>
      <w:lvlJc w:val="left"/>
      <w:pPr>
        <w:ind w:left="2866"/>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4">
      <w:start w:val="1"/>
      <w:numFmt w:val="lowerLetter"/>
      <w:lvlText w:val="%5"/>
      <w:lvlJc w:val="left"/>
      <w:pPr>
        <w:ind w:left="3586"/>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5">
      <w:start w:val="1"/>
      <w:numFmt w:val="lowerRoman"/>
      <w:lvlText w:val="%6"/>
      <w:lvlJc w:val="left"/>
      <w:pPr>
        <w:ind w:left="4306"/>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6">
      <w:start w:val="1"/>
      <w:numFmt w:val="decimal"/>
      <w:lvlText w:val="%7"/>
      <w:lvlJc w:val="left"/>
      <w:pPr>
        <w:ind w:left="5026"/>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7">
      <w:start w:val="1"/>
      <w:numFmt w:val="lowerLetter"/>
      <w:lvlText w:val="%8"/>
      <w:lvlJc w:val="left"/>
      <w:pPr>
        <w:ind w:left="5746"/>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8">
      <w:start w:val="1"/>
      <w:numFmt w:val="lowerRoman"/>
      <w:lvlText w:val="%9"/>
      <w:lvlJc w:val="left"/>
      <w:pPr>
        <w:ind w:left="6466"/>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abstractNum>
  <w:abstractNum w:abstractNumId="166" w15:restartNumberingAfterBreak="0">
    <w:nsid w:val="79212B29"/>
    <w:multiLevelType w:val="multilevel"/>
    <w:tmpl w:val="09A67168"/>
    <w:lvl w:ilvl="0">
      <w:start w:val="1"/>
      <w:numFmt w:val="bullet"/>
      <w:lvlText w:val=""/>
      <w:lvlJc w:val="left"/>
      <w:pPr>
        <w:tabs>
          <w:tab w:val="num" w:pos="720"/>
        </w:tabs>
        <w:ind w:left="720" w:hanging="360"/>
      </w:pPr>
      <w:rPr>
        <w:rFonts w:hint="default" w:ascii="Symbol" w:hAnsi="Symbol"/>
        <w:sz w:val="20"/>
      </w:rPr>
    </w:lvl>
    <w:lvl w:ilvl="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67" w15:restartNumberingAfterBreak="0">
    <w:nsid w:val="7948236B"/>
    <w:multiLevelType w:val="hybridMultilevel"/>
    <w:tmpl w:val="DDEA1E9A"/>
    <w:lvl w:ilvl="0" w:tplc="0816001B">
      <w:start w:val="1"/>
      <w:numFmt w:val="lowerRoman"/>
      <w:lvlText w:val="%1."/>
      <w:lvlJc w:val="right"/>
      <w:pPr>
        <w:ind w:left="862" w:hanging="360"/>
      </w:pPr>
    </w:lvl>
    <w:lvl w:ilvl="1" w:tplc="08160019" w:tentative="1">
      <w:start w:val="1"/>
      <w:numFmt w:val="lowerLetter"/>
      <w:lvlText w:val="%2."/>
      <w:lvlJc w:val="left"/>
      <w:pPr>
        <w:ind w:left="1582" w:hanging="360"/>
      </w:pPr>
    </w:lvl>
    <w:lvl w:ilvl="2" w:tplc="0816001B" w:tentative="1">
      <w:start w:val="1"/>
      <w:numFmt w:val="lowerRoman"/>
      <w:lvlText w:val="%3."/>
      <w:lvlJc w:val="right"/>
      <w:pPr>
        <w:ind w:left="2302" w:hanging="180"/>
      </w:pPr>
    </w:lvl>
    <w:lvl w:ilvl="3" w:tplc="0816000F" w:tentative="1">
      <w:start w:val="1"/>
      <w:numFmt w:val="decimal"/>
      <w:lvlText w:val="%4."/>
      <w:lvlJc w:val="left"/>
      <w:pPr>
        <w:ind w:left="3022" w:hanging="360"/>
      </w:pPr>
    </w:lvl>
    <w:lvl w:ilvl="4" w:tplc="08160019" w:tentative="1">
      <w:start w:val="1"/>
      <w:numFmt w:val="lowerLetter"/>
      <w:lvlText w:val="%5."/>
      <w:lvlJc w:val="left"/>
      <w:pPr>
        <w:ind w:left="3742" w:hanging="360"/>
      </w:pPr>
    </w:lvl>
    <w:lvl w:ilvl="5" w:tplc="0816001B" w:tentative="1">
      <w:start w:val="1"/>
      <w:numFmt w:val="lowerRoman"/>
      <w:lvlText w:val="%6."/>
      <w:lvlJc w:val="right"/>
      <w:pPr>
        <w:ind w:left="4462" w:hanging="180"/>
      </w:pPr>
    </w:lvl>
    <w:lvl w:ilvl="6" w:tplc="0816000F" w:tentative="1">
      <w:start w:val="1"/>
      <w:numFmt w:val="decimal"/>
      <w:lvlText w:val="%7."/>
      <w:lvlJc w:val="left"/>
      <w:pPr>
        <w:ind w:left="5182" w:hanging="360"/>
      </w:pPr>
    </w:lvl>
    <w:lvl w:ilvl="7" w:tplc="08160019" w:tentative="1">
      <w:start w:val="1"/>
      <w:numFmt w:val="lowerLetter"/>
      <w:lvlText w:val="%8."/>
      <w:lvlJc w:val="left"/>
      <w:pPr>
        <w:ind w:left="5902" w:hanging="360"/>
      </w:pPr>
    </w:lvl>
    <w:lvl w:ilvl="8" w:tplc="0816001B" w:tentative="1">
      <w:start w:val="1"/>
      <w:numFmt w:val="lowerRoman"/>
      <w:lvlText w:val="%9."/>
      <w:lvlJc w:val="right"/>
      <w:pPr>
        <w:ind w:left="6622" w:hanging="180"/>
      </w:pPr>
    </w:lvl>
  </w:abstractNum>
  <w:abstractNum w:abstractNumId="168" w15:restartNumberingAfterBreak="0">
    <w:nsid w:val="79A033CB"/>
    <w:multiLevelType w:val="hybridMultilevel"/>
    <w:tmpl w:val="5B16CEE0"/>
    <w:lvl w:ilvl="0" w:tplc="0816001B">
      <w:start w:val="1"/>
      <w:numFmt w:val="lowerRoman"/>
      <w:lvlText w:val="%1."/>
      <w:lvlJc w:val="right"/>
      <w:pPr>
        <w:ind w:left="1068" w:hanging="360"/>
      </w:pPr>
    </w:lvl>
    <w:lvl w:ilvl="1" w:tplc="08160019" w:tentative="1">
      <w:start w:val="1"/>
      <w:numFmt w:val="lowerLetter"/>
      <w:lvlText w:val="%2."/>
      <w:lvlJc w:val="left"/>
      <w:pPr>
        <w:ind w:left="1788" w:hanging="360"/>
      </w:pPr>
    </w:lvl>
    <w:lvl w:ilvl="2" w:tplc="0816001B" w:tentative="1">
      <w:start w:val="1"/>
      <w:numFmt w:val="lowerRoman"/>
      <w:lvlText w:val="%3."/>
      <w:lvlJc w:val="right"/>
      <w:pPr>
        <w:ind w:left="2508" w:hanging="180"/>
      </w:pPr>
    </w:lvl>
    <w:lvl w:ilvl="3" w:tplc="0816000F" w:tentative="1">
      <w:start w:val="1"/>
      <w:numFmt w:val="decimal"/>
      <w:lvlText w:val="%4."/>
      <w:lvlJc w:val="left"/>
      <w:pPr>
        <w:ind w:left="3228" w:hanging="360"/>
      </w:pPr>
    </w:lvl>
    <w:lvl w:ilvl="4" w:tplc="08160019" w:tentative="1">
      <w:start w:val="1"/>
      <w:numFmt w:val="lowerLetter"/>
      <w:lvlText w:val="%5."/>
      <w:lvlJc w:val="left"/>
      <w:pPr>
        <w:ind w:left="3948" w:hanging="360"/>
      </w:pPr>
    </w:lvl>
    <w:lvl w:ilvl="5" w:tplc="0816001B" w:tentative="1">
      <w:start w:val="1"/>
      <w:numFmt w:val="lowerRoman"/>
      <w:lvlText w:val="%6."/>
      <w:lvlJc w:val="right"/>
      <w:pPr>
        <w:ind w:left="4668" w:hanging="180"/>
      </w:pPr>
    </w:lvl>
    <w:lvl w:ilvl="6" w:tplc="0816000F" w:tentative="1">
      <w:start w:val="1"/>
      <w:numFmt w:val="decimal"/>
      <w:lvlText w:val="%7."/>
      <w:lvlJc w:val="left"/>
      <w:pPr>
        <w:ind w:left="5388" w:hanging="360"/>
      </w:pPr>
    </w:lvl>
    <w:lvl w:ilvl="7" w:tplc="08160019" w:tentative="1">
      <w:start w:val="1"/>
      <w:numFmt w:val="lowerLetter"/>
      <w:lvlText w:val="%8."/>
      <w:lvlJc w:val="left"/>
      <w:pPr>
        <w:ind w:left="6108" w:hanging="360"/>
      </w:pPr>
    </w:lvl>
    <w:lvl w:ilvl="8" w:tplc="0816001B" w:tentative="1">
      <w:start w:val="1"/>
      <w:numFmt w:val="lowerRoman"/>
      <w:lvlText w:val="%9."/>
      <w:lvlJc w:val="right"/>
      <w:pPr>
        <w:ind w:left="6828" w:hanging="180"/>
      </w:pPr>
    </w:lvl>
  </w:abstractNum>
  <w:abstractNum w:abstractNumId="169" w15:restartNumberingAfterBreak="0">
    <w:nsid w:val="79D14B45"/>
    <w:multiLevelType w:val="hybridMultilevel"/>
    <w:tmpl w:val="FFFFFFFF"/>
    <w:lvl w:ilvl="0" w:tplc="2334C316">
      <w:start w:val="1"/>
      <w:numFmt w:val="decimal"/>
      <w:lvlText w:val="%1."/>
      <w:lvlJc w:val="left"/>
      <w:pPr>
        <w:ind w:left="502" w:hanging="360"/>
      </w:pPr>
    </w:lvl>
    <w:lvl w:ilvl="1" w:tplc="BA6A02E6">
      <w:start w:val="1"/>
      <w:numFmt w:val="lowerLetter"/>
      <w:lvlText w:val="%2."/>
      <w:lvlJc w:val="left"/>
      <w:pPr>
        <w:ind w:left="1222" w:hanging="360"/>
      </w:pPr>
    </w:lvl>
    <w:lvl w:ilvl="2" w:tplc="8B629B40">
      <w:start w:val="1"/>
      <w:numFmt w:val="lowerRoman"/>
      <w:lvlText w:val="%3."/>
      <w:lvlJc w:val="right"/>
      <w:pPr>
        <w:ind w:left="1942" w:hanging="180"/>
      </w:pPr>
    </w:lvl>
    <w:lvl w:ilvl="3" w:tplc="6218CDA6">
      <w:start w:val="1"/>
      <w:numFmt w:val="decimal"/>
      <w:lvlText w:val="%4."/>
      <w:lvlJc w:val="left"/>
      <w:pPr>
        <w:ind w:left="2662" w:hanging="360"/>
      </w:pPr>
    </w:lvl>
    <w:lvl w:ilvl="4" w:tplc="03344322">
      <w:start w:val="1"/>
      <w:numFmt w:val="lowerLetter"/>
      <w:lvlText w:val="%5."/>
      <w:lvlJc w:val="left"/>
      <w:pPr>
        <w:ind w:left="3382" w:hanging="360"/>
      </w:pPr>
    </w:lvl>
    <w:lvl w:ilvl="5" w:tplc="E3F49E74">
      <w:start w:val="1"/>
      <w:numFmt w:val="lowerRoman"/>
      <w:lvlText w:val="%6."/>
      <w:lvlJc w:val="right"/>
      <w:pPr>
        <w:ind w:left="4102" w:hanging="180"/>
      </w:pPr>
    </w:lvl>
    <w:lvl w:ilvl="6" w:tplc="560EBB8C">
      <w:start w:val="1"/>
      <w:numFmt w:val="decimal"/>
      <w:lvlText w:val="%7."/>
      <w:lvlJc w:val="left"/>
      <w:pPr>
        <w:ind w:left="4822" w:hanging="360"/>
      </w:pPr>
    </w:lvl>
    <w:lvl w:ilvl="7" w:tplc="76D8BD86">
      <w:start w:val="1"/>
      <w:numFmt w:val="lowerLetter"/>
      <w:lvlText w:val="%8."/>
      <w:lvlJc w:val="left"/>
      <w:pPr>
        <w:ind w:left="5542" w:hanging="360"/>
      </w:pPr>
    </w:lvl>
    <w:lvl w:ilvl="8" w:tplc="710AFA0A">
      <w:start w:val="1"/>
      <w:numFmt w:val="lowerRoman"/>
      <w:lvlText w:val="%9."/>
      <w:lvlJc w:val="right"/>
      <w:pPr>
        <w:ind w:left="6262" w:hanging="180"/>
      </w:pPr>
    </w:lvl>
  </w:abstractNum>
  <w:abstractNum w:abstractNumId="170" w15:restartNumberingAfterBreak="0">
    <w:nsid w:val="7B7A383A"/>
    <w:multiLevelType w:val="hybridMultilevel"/>
    <w:tmpl w:val="9C145300"/>
    <w:lvl w:ilvl="0" w:tplc="A2345450">
      <w:start w:val="2"/>
      <w:numFmt w:val="decimal"/>
      <w:lvlText w:val="%1"/>
      <w:lvlJc w:val="left"/>
      <w:pPr>
        <w:ind w:left="291"/>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1" w:tplc="ED40494E">
      <w:start w:val="1"/>
      <w:numFmt w:val="lowerLetter"/>
      <w:lvlText w:val="%2"/>
      <w:lvlJc w:val="left"/>
      <w:pPr>
        <w:ind w:left="108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2" w:tplc="84148786">
      <w:start w:val="1"/>
      <w:numFmt w:val="lowerRoman"/>
      <w:lvlText w:val="%3"/>
      <w:lvlJc w:val="left"/>
      <w:pPr>
        <w:ind w:left="180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3" w:tplc="B2420DE0">
      <w:start w:val="1"/>
      <w:numFmt w:val="decimal"/>
      <w:lvlText w:val="%4"/>
      <w:lvlJc w:val="left"/>
      <w:pPr>
        <w:ind w:left="252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4" w:tplc="AE36B9F8">
      <w:start w:val="1"/>
      <w:numFmt w:val="lowerLetter"/>
      <w:lvlText w:val="%5"/>
      <w:lvlJc w:val="left"/>
      <w:pPr>
        <w:ind w:left="324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5" w:tplc="01D0E3B6">
      <w:start w:val="1"/>
      <w:numFmt w:val="lowerRoman"/>
      <w:lvlText w:val="%6"/>
      <w:lvlJc w:val="left"/>
      <w:pPr>
        <w:ind w:left="396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6" w:tplc="4134C93C">
      <w:start w:val="1"/>
      <w:numFmt w:val="decimal"/>
      <w:lvlText w:val="%7"/>
      <w:lvlJc w:val="left"/>
      <w:pPr>
        <w:ind w:left="468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7" w:tplc="9CA4AE10">
      <w:start w:val="1"/>
      <w:numFmt w:val="lowerLetter"/>
      <w:lvlText w:val="%8"/>
      <w:lvlJc w:val="left"/>
      <w:pPr>
        <w:ind w:left="540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8" w:tplc="19D0C264">
      <w:start w:val="1"/>
      <w:numFmt w:val="lowerRoman"/>
      <w:lvlText w:val="%9"/>
      <w:lvlJc w:val="left"/>
      <w:pPr>
        <w:ind w:left="612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abstractNum>
  <w:abstractNum w:abstractNumId="171" w15:restartNumberingAfterBreak="0">
    <w:nsid w:val="7BED7508"/>
    <w:multiLevelType w:val="hybridMultilevel"/>
    <w:tmpl w:val="154A00C8"/>
    <w:lvl w:ilvl="0" w:tplc="7A14BB0C">
      <w:start w:val="1"/>
      <w:numFmt w:val="decimal"/>
      <w:lvlText w:val="%1"/>
      <w:lvlJc w:val="left"/>
      <w:pPr>
        <w:ind w:left="299"/>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1" w:tplc="51B06668">
      <w:start w:val="1"/>
      <w:numFmt w:val="lowerLetter"/>
      <w:lvlText w:val="%2)"/>
      <w:lvlJc w:val="left"/>
      <w:pPr>
        <w:ind w:left="862"/>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2" w:tplc="33801E6C">
      <w:start w:val="1"/>
      <w:numFmt w:val="lowerRoman"/>
      <w:lvlText w:val="%3"/>
      <w:lvlJc w:val="left"/>
      <w:pPr>
        <w:ind w:left="144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3" w:tplc="5ADCFFC8">
      <w:start w:val="1"/>
      <w:numFmt w:val="decimal"/>
      <w:lvlText w:val="%4"/>
      <w:lvlJc w:val="left"/>
      <w:pPr>
        <w:ind w:left="216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4" w:tplc="55C2742E">
      <w:start w:val="1"/>
      <w:numFmt w:val="lowerLetter"/>
      <w:lvlText w:val="%5"/>
      <w:lvlJc w:val="left"/>
      <w:pPr>
        <w:ind w:left="288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5" w:tplc="702A7C06">
      <w:start w:val="1"/>
      <w:numFmt w:val="lowerRoman"/>
      <w:lvlText w:val="%6"/>
      <w:lvlJc w:val="left"/>
      <w:pPr>
        <w:ind w:left="360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6" w:tplc="9730B7F6">
      <w:start w:val="1"/>
      <w:numFmt w:val="decimal"/>
      <w:lvlText w:val="%7"/>
      <w:lvlJc w:val="left"/>
      <w:pPr>
        <w:ind w:left="432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7" w:tplc="E424E068">
      <w:start w:val="1"/>
      <w:numFmt w:val="lowerLetter"/>
      <w:lvlText w:val="%8"/>
      <w:lvlJc w:val="left"/>
      <w:pPr>
        <w:ind w:left="504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8" w:tplc="72EC6A62">
      <w:start w:val="1"/>
      <w:numFmt w:val="lowerRoman"/>
      <w:lvlText w:val="%9"/>
      <w:lvlJc w:val="left"/>
      <w:pPr>
        <w:ind w:left="576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abstractNum>
  <w:abstractNum w:abstractNumId="172" w15:restartNumberingAfterBreak="0">
    <w:nsid w:val="7C62025E"/>
    <w:multiLevelType w:val="hybridMultilevel"/>
    <w:tmpl w:val="16727460"/>
    <w:lvl w:ilvl="0" w:tplc="2B6060EE">
      <w:start w:val="1"/>
      <w:numFmt w:val="lowerLetter"/>
      <w:lvlText w:val="%1)"/>
      <w:lvlJc w:val="left"/>
      <w:pPr>
        <w:ind w:left="862"/>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1" w:tplc="1A1CFB54">
      <w:start w:val="1"/>
      <w:numFmt w:val="lowerLetter"/>
      <w:lvlText w:val="%2"/>
      <w:lvlJc w:val="left"/>
      <w:pPr>
        <w:ind w:left="144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2" w:tplc="791CC51C">
      <w:start w:val="1"/>
      <w:numFmt w:val="lowerRoman"/>
      <w:lvlText w:val="%3"/>
      <w:lvlJc w:val="left"/>
      <w:pPr>
        <w:ind w:left="216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3" w:tplc="6B841D6E">
      <w:start w:val="1"/>
      <w:numFmt w:val="decimal"/>
      <w:lvlText w:val="%4"/>
      <w:lvlJc w:val="left"/>
      <w:pPr>
        <w:ind w:left="288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4" w:tplc="6608D2AA">
      <w:start w:val="1"/>
      <w:numFmt w:val="lowerLetter"/>
      <w:lvlText w:val="%5"/>
      <w:lvlJc w:val="left"/>
      <w:pPr>
        <w:ind w:left="360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5" w:tplc="42DEC8A0">
      <w:start w:val="1"/>
      <w:numFmt w:val="lowerRoman"/>
      <w:lvlText w:val="%6"/>
      <w:lvlJc w:val="left"/>
      <w:pPr>
        <w:ind w:left="432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6" w:tplc="4586B194">
      <w:start w:val="1"/>
      <w:numFmt w:val="decimal"/>
      <w:lvlText w:val="%7"/>
      <w:lvlJc w:val="left"/>
      <w:pPr>
        <w:ind w:left="504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7" w:tplc="F4A030E6">
      <w:start w:val="1"/>
      <w:numFmt w:val="lowerLetter"/>
      <w:lvlText w:val="%8"/>
      <w:lvlJc w:val="left"/>
      <w:pPr>
        <w:ind w:left="576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8" w:tplc="4B5C6AE8">
      <w:start w:val="1"/>
      <w:numFmt w:val="lowerRoman"/>
      <w:lvlText w:val="%9"/>
      <w:lvlJc w:val="left"/>
      <w:pPr>
        <w:ind w:left="648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abstractNum>
  <w:abstractNum w:abstractNumId="173" w15:restartNumberingAfterBreak="0">
    <w:nsid w:val="7D3C45D4"/>
    <w:multiLevelType w:val="hybridMultilevel"/>
    <w:tmpl w:val="4DF06E84"/>
    <w:lvl w:ilvl="0" w:tplc="2BF4AB10">
      <w:start w:val="1"/>
      <w:numFmt w:val="decimal"/>
      <w:lvlText w:val="%1"/>
      <w:lvlJc w:val="left"/>
      <w:pPr>
        <w:ind w:left="299"/>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1" w:tplc="0C009E2A">
      <w:start w:val="1"/>
      <w:numFmt w:val="lowerLetter"/>
      <w:lvlText w:val="%2"/>
      <w:lvlJc w:val="left"/>
      <w:pPr>
        <w:ind w:left="108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2" w:tplc="595CA034">
      <w:start w:val="1"/>
      <w:numFmt w:val="lowerRoman"/>
      <w:lvlText w:val="%3"/>
      <w:lvlJc w:val="left"/>
      <w:pPr>
        <w:ind w:left="180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3" w:tplc="7C06994E">
      <w:start w:val="1"/>
      <w:numFmt w:val="decimal"/>
      <w:lvlText w:val="%4"/>
      <w:lvlJc w:val="left"/>
      <w:pPr>
        <w:ind w:left="252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4" w:tplc="F042B460">
      <w:start w:val="1"/>
      <w:numFmt w:val="lowerLetter"/>
      <w:lvlText w:val="%5"/>
      <w:lvlJc w:val="left"/>
      <w:pPr>
        <w:ind w:left="324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5" w:tplc="4312544E">
      <w:start w:val="1"/>
      <w:numFmt w:val="lowerRoman"/>
      <w:lvlText w:val="%6"/>
      <w:lvlJc w:val="left"/>
      <w:pPr>
        <w:ind w:left="396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6" w:tplc="922C2B6C">
      <w:start w:val="1"/>
      <w:numFmt w:val="decimal"/>
      <w:lvlText w:val="%7"/>
      <w:lvlJc w:val="left"/>
      <w:pPr>
        <w:ind w:left="468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7" w:tplc="56E04D84">
      <w:start w:val="1"/>
      <w:numFmt w:val="lowerLetter"/>
      <w:lvlText w:val="%8"/>
      <w:lvlJc w:val="left"/>
      <w:pPr>
        <w:ind w:left="540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8" w:tplc="120A7794">
      <w:start w:val="1"/>
      <w:numFmt w:val="lowerRoman"/>
      <w:lvlText w:val="%9"/>
      <w:lvlJc w:val="left"/>
      <w:pPr>
        <w:ind w:left="612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abstractNum>
  <w:abstractNum w:abstractNumId="174" w15:restartNumberingAfterBreak="0">
    <w:nsid w:val="7D4211C1"/>
    <w:multiLevelType w:val="hybridMultilevel"/>
    <w:tmpl w:val="AF1AE366"/>
    <w:lvl w:ilvl="0" w:tplc="868E6F4A">
      <w:start w:val="2"/>
      <w:numFmt w:val="lowerLetter"/>
      <w:lvlText w:val="%1)"/>
      <w:lvlJc w:val="left"/>
      <w:pPr>
        <w:ind w:left="861"/>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1" w:tplc="C7F21F44">
      <w:start w:val="1"/>
      <w:numFmt w:val="lowerLetter"/>
      <w:lvlText w:val="%2"/>
      <w:lvlJc w:val="left"/>
      <w:pPr>
        <w:ind w:left="1506"/>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2" w:tplc="BC569EBA">
      <w:start w:val="1"/>
      <w:numFmt w:val="lowerRoman"/>
      <w:lvlText w:val="%3"/>
      <w:lvlJc w:val="left"/>
      <w:pPr>
        <w:ind w:left="2226"/>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3" w:tplc="D2D255BC">
      <w:start w:val="1"/>
      <w:numFmt w:val="decimal"/>
      <w:lvlText w:val="%4"/>
      <w:lvlJc w:val="left"/>
      <w:pPr>
        <w:ind w:left="2946"/>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4" w:tplc="760C2F96">
      <w:start w:val="1"/>
      <w:numFmt w:val="lowerLetter"/>
      <w:lvlText w:val="%5"/>
      <w:lvlJc w:val="left"/>
      <w:pPr>
        <w:ind w:left="3666"/>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5" w:tplc="F01AA9FA">
      <w:start w:val="1"/>
      <w:numFmt w:val="lowerRoman"/>
      <w:lvlText w:val="%6"/>
      <w:lvlJc w:val="left"/>
      <w:pPr>
        <w:ind w:left="4386"/>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6" w:tplc="8E107BF4">
      <w:start w:val="1"/>
      <w:numFmt w:val="decimal"/>
      <w:lvlText w:val="%7"/>
      <w:lvlJc w:val="left"/>
      <w:pPr>
        <w:ind w:left="5106"/>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7" w:tplc="A6328018">
      <w:start w:val="1"/>
      <w:numFmt w:val="lowerLetter"/>
      <w:lvlText w:val="%8"/>
      <w:lvlJc w:val="left"/>
      <w:pPr>
        <w:ind w:left="5826"/>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8" w:tplc="81669358">
      <w:start w:val="1"/>
      <w:numFmt w:val="lowerRoman"/>
      <w:lvlText w:val="%9"/>
      <w:lvlJc w:val="left"/>
      <w:pPr>
        <w:ind w:left="6546"/>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abstractNum>
  <w:abstractNum w:abstractNumId="175" w15:restartNumberingAfterBreak="0">
    <w:nsid w:val="7DF73D19"/>
    <w:multiLevelType w:val="hybridMultilevel"/>
    <w:tmpl w:val="27041AC2"/>
    <w:lvl w:ilvl="0" w:tplc="DCA2E8FC">
      <w:start w:val="1"/>
      <w:numFmt w:val="decimal"/>
      <w:lvlText w:val="%1."/>
      <w:lvlJc w:val="left"/>
      <w:pPr>
        <w:ind w:left="487" w:hanging="360"/>
      </w:pPr>
    </w:lvl>
    <w:lvl w:ilvl="1" w:tplc="BDDAF090">
      <w:start w:val="1"/>
      <w:numFmt w:val="lowerLetter"/>
      <w:lvlText w:val="%2."/>
      <w:lvlJc w:val="left"/>
      <w:pPr>
        <w:ind w:left="1207" w:hanging="360"/>
      </w:pPr>
    </w:lvl>
    <w:lvl w:ilvl="2" w:tplc="68CE4490">
      <w:start w:val="1"/>
      <w:numFmt w:val="lowerRoman"/>
      <w:lvlText w:val="%3."/>
      <w:lvlJc w:val="right"/>
      <w:pPr>
        <w:ind w:left="1927" w:hanging="180"/>
      </w:pPr>
    </w:lvl>
    <w:lvl w:ilvl="3" w:tplc="D24C39F0">
      <w:start w:val="1"/>
      <w:numFmt w:val="decimal"/>
      <w:lvlText w:val="%4."/>
      <w:lvlJc w:val="left"/>
      <w:pPr>
        <w:ind w:left="2647" w:hanging="360"/>
      </w:pPr>
    </w:lvl>
    <w:lvl w:ilvl="4" w:tplc="F8428344">
      <w:start w:val="1"/>
      <w:numFmt w:val="lowerLetter"/>
      <w:lvlText w:val="%5."/>
      <w:lvlJc w:val="left"/>
      <w:pPr>
        <w:ind w:left="3367" w:hanging="360"/>
      </w:pPr>
    </w:lvl>
    <w:lvl w:ilvl="5" w:tplc="30A45A60">
      <w:start w:val="1"/>
      <w:numFmt w:val="lowerRoman"/>
      <w:lvlText w:val="%6."/>
      <w:lvlJc w:val="right"/>
      <w:pPr>
        <w:ind w:left="4087" w:hanging="180"/>
      </w:pPr>
    </w:lvl>
    <w:lvl w:ilvl="6" w:tplc="8A5216B0">
      <w:start w:val="1"/>
      <w:numFmt w:val="decimal"/>
      <w:lvlText w:val="%7."/>
      <w:lvlJc w:val="left"/>
      <w:pPr>
        <w:ind w:left="4807" w:hanging="360"/>
      </w:pPr>
    </w:lvl>
    <w:lvl w:ilvl="7" w:tplc="B012106E">
      <w:start w:val="1"/>
      <w:numFmt w:val="lowerLetter"/>
      <w:lvlText w:val="%8."/>
      <w:lvlJc w:val="left"/>
      <w:pPr>
        <w:ind w:left="5527" w:hanging="360"/>
      </w:pPr>
    </w:lvl>
    <w:lvl w:ilvl="8" w:tplc="CDBEAAC0">
      <w:start w:val="1"/>
      <w:numFmt w:val="lowerRoman"/>
      <w:lvlText w:val="%9."/>
      <w:lvlJc w:val="right"/>
      <w:pPr>
        <w:ind w:left="6247" w:hanging="180"/>
      </w:pPr>
    </w:lvl>
  </w:abstractNum>
  <w:abstractNum w:abstractNumId="176" w15:restartNumberingAfterBreak="0">
    <w:nsid w:val="7DFF6377"/>
    <w:multiLevelType w:val="hybridMultilevel"/>
    <w:tmpl w:val="1B1085F2"/>
    <w:lvl w:ilvl="0" w:tplc="1C3A3702">
      <w:start w:val="12"/>
      <w:numFmt w:val="lowerLetter"/>
      <w:lvlText w:val="%1)"/>
      <w:lvlJc w:val="left"/>
      <w:pPr>
        <w:ind w:left="992"/>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1" w:tplc="BDE80F3C">
      <w:start w:val="1"/>
      <w:numFmt w:val="lowerLetter"/>
      <w:lvlText w:val="%2"/>
      <w:lvlJc w:val="left"/>
      <w:pPr>
        <w:ind w:left="1648"/>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2" w:tplc="AC804038">
      <w:start w:val="1"/>
      <w:numFmt w:val="lowerRoman"/>
      <w:lvlText w:val="%3"/>
      <w:lvlJc w:val="left"/>
      <w:pPr>
        <w:ind w:left="2368"/>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3" w:tplc="34727CBA">
      <w:start w:val="1"/>
      <w:numFmt w:val="decimal"/>
      <w:lvlText w:val="%4"/>
      <w:lvlJc w:val="left"/>
      <w:pPr>
        <w:ind w:left="3088"/>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4" w:tplc="8DD470F4">
      <w:start w:val="1"/>
      <w:numFmt w:val="lowerLetter"/>
      <w:lvlText w:val="%5"/>
      <w:lvlJc w:val="left"/>
      <w:pPr>
        <w:ind w:left="3808"/>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5" w:tplc="DBA02A14">
      <w:start w:val="1"/>
      <w:numFmt w:val="lowerRoman"/>
      <w:lvlText w:val="%6"/>
      <w:lvlJc w:val="left"/>
      <w:pPr>
        <w:ind w:left="4528"/>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6" w:tplc="BED482FC">
      <w:start w:val="1"/>
      <w:numFmt w:val="decimal"/>
      <w:lvlText w:val="%7"/>
      <w:lvlJc w:val="left"/>
      <w:pPr>
        <w:ind w:left="5248"/>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7" w:tplc="814CD834">
      <w:start w:val="1"/>
      <w:numFmt w:val="lowerLetter"/>
      <w:lvlText w:val="%8"/>
      <w:lvlJc w:val="left"/>
      <w:pPr>
        <w:ind w:left="5968"/>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8" w:tplc="EC3A2596">
      <w:start w:val="1"/>
      <w:numFmt w:val="lowerRoman"/>
      <w:lvlText w:val="%9"/>
      <w:lvlJc w:val="left"/>
      <w:pPr>
        <w:ind w:left="6688"/>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abstractNum>
  <w:abstractNum w:abstractNumId="177" w15:restartNumberingAfterBreak="0">
    <w:nsid w:val="7E7234BC"/>
    <w:multiLevelType w:val="hybridMultilevel"/>
    <w:tmpl w:val="BF20AB80"/>
    <w:lvl w:ilvl="0" w:tplc="C7FA50C4">
      <w:start w:val="4"/>
      <w:numFmt w:val="decimal"/>
      <w:lvlText w:val="%1"/>
      <w:lvlJc w:val="left"/>
      <w:pPr>
        <w:ind w:left="299"/>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1" w:tplc="DB40A97C">
      <w:start w:val="1"/>
      <w:numFmt w:val="lowerLetter"/>
      <w:lvlText w:val="%2"/>
      <w:lvlJc w:val="left"/>
      <w:pPr>
        <w:ind w:left="108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2" w:tplc="AD30ADB8">
      <w:start w:val="1"/>
      <w:numFmt w:val="lowerRoman"/>
      <w:lvlText w:val="%3"/>
      <w:lvlJc w:val="left"/>
      <w:pPr>
        <w:ind w:left="180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3" w:tplc="F67693AC">
      <w:start w:val="1"/>
      <w:numFmt w:val="decimal"/>
      <w:lvlText w:val="%4"/>
      <w:lvlJc w:val="left"/>
      <w:pPr>
        <w:ind w:left="252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4" w:tplc="C1F2D6F4">
      <w:start w:val="1"/>
      <w:numFmt w:val="lowerLetter"/>
      <w:lvlText w:val="%5"/>
      <w:lvlJc w:val="left"/>
      <w:pPr>
        <w:ind w:left="324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5" w:tplc="FFB6B2F6">
      <w:start w:val="1"/>
      <w:numFmt w:val="lowerRoman"/>
      <w:lvlText w:val="%6"/>
      <w:lvlJc w:val="left"/>
      <w:pPr>
        <w:ind w:left="396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6" w:tplc="0078362E">
      <w:start w:val="1"/>
      <w:numFmt w:val="decimal"/>
      <w:lvlText w:val="%7"/>
      <w:lvlJc w:val="left"/>
      <w:pPr>
        <w:ind w:left="468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7" w:tplc="0F348CC8">
      <w:start w:val="1"/>
      <w:numFmt w:val="lowerLetter"/>
      <w:lvlText w:val="%8"/>
      <w:lvlJc w:val="left"/>
      <w:pPr>
        <w:ind w:left="540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8" w:tplc="355802E0">
      <w:start w:val="1"/>
      <w:numFmt w:val="lowerRoman"/>
      <w:lvlText w:val="%9"/>
      <w:lvlJc w:val="left"/>
      <w:pPr>
        <w:ind w:left="612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abstractNum>
  <w:abstractNum w:abstractNumId="178" w15:restartNumberingAfterBreak="0">
    <w:nsid w:val="7EE61D00"/>
    <w:multiLevelType w:val="multilevel"/>
    <w:tmpl w:val="5A7EFF66"/>
    <w:lvl w:ilvl="0">
      <w:start w:val="1"/>
      <w:numFmt w:val="bullet"/>
      <w:lvlText w:val=""/>
      <w:lvlJc w:val="left"/>
      <w:pPr>
        <w:tabs>
          <w:tab w:val="num" w:pos="720"/>
        </w:tabs>
        <w:ind w:left="720" w:hanging="360"/>
      </w:pPr>
      <w:rPr>
        <w:rFonts w:hint="default" w:ascii="Symbol" w:hAnsi="Symbol"/>
        <w:sz w:val="20"/>
      </w:rPr>
    </w:lvl>
    <w:lvl w:ilvl="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79" w15:restartNumberingAfterBreak="0">
    <w:nsid w:val="7F219731"/>
    <w:multiLevelType w:val="hybridMultilevel"/>
    <w:tmpl w:val="FFFFFFFF"/>
    <w:lvl w:ilvl="0" w:tplc="CB94A5A8">
      <w:start w:val="1"/>
      <w:numFmt w:val="decimal"/>
      <w:lvlText w:val="%1."/>
      <w:lvlJc w:val="left"/>
      <w:pPr>
        <w:ind w:left="502" w:hanging="360"/>
      </w:pPr>
    </w:lvl>
    <w:lvl w:ilvl="1" w:tplc="891C633A">
      <w:start w:val="1"/>
      <w:numFmt w:val="lowerLetter"/>
      <w:lvlText w:val="%2."/>
      <w:lvlJc w:val="left"/>
      <w:pPr>
        <w:ind w:left="1222" w:hanging="360"/>
      </w:pPr>
    </w:lvl>
    <w:lvl w:ilvl="2" w:tplc="085CF61A">
      <w:start w:val="1"/>
      <w:numFmt w:val="lowerRoman"/>
      <w:lvlText w:val="%3."/>
      <w:lvlJc w:val="right"/>
      <w:pPr>
        <w:ind w:left="1942" w:hanging="180"/>
      </w:pPr>
    </w:lvl>
    <w:lvl w:ilvl="3" w:tplc="027E1128">
      <w:start w:val="1"/>
      <w:numFmt w:val="decimal"/>
      <w:lvlText w:val="%4."/>
      <w:lvlJc w:val="left"/>
      <w:pPr>
        <w:ind w:left="2662" w:hanging="360"/>
      </w:pPr>
    </w:lvl>
    <w:lvl w:ilvl="4" w:tplc="A24CC7CC">
      <w:start w:val="1"/>
      <w:numFmt w:val="lowerLetter"/>
      <w:lvlText w:val="%5."/>
      <w:lvlJc w:val="left"/>
      <w:pPr>
        <w:ind w:left="3382" w:hanging="360"/>
      </w:pPr>
    </w:lvl>
    <w:lvl w:ilvl="5" w:tplc="52BA2194">
      <w:start w:val="1"/>
      <w:numFmt w:val="lowerRoman"/>
      <w:lvlText w:val="%6."/>
      <w:lvlJc w:val="right"/>
      <w:pPr>
        <w:ind w:left="4102" w:hanging="180"/>
      </w:pPr>
    </w:lvl>
    <w:lvl w:ilvl="6" w:tplc="6D6431D0">
      <w:start w:val="1"/>
      <w:numFmt w:val="decimal"/>
      <w:lvlText w:val="%7."/>
      <w:lvlJc w:val="left"/>
      <w:pPr>
        <w:ind w:left="4822" w:hanging="360"/>
      </w:pPr>
    </w:lvl>
    <w:lvl w:ilvl="7" w:tplc="619E4A8A">
      <w:start w:val="1"/>
      <w:numFmt w:val="lowerLetter"/>
      <w:lvlText w:val="%8."/>
      <w:lvlJc w:val="left"/>
      <w:pPr>
        <w:ind w:left="5542" w:hanging="360"/>
      </w:pPr>
    </w:lvl>
    <w:lvl w:ilvl="8" w:tplc="F4502388">
      <w:start w:val="1"/>
      <w:numFmt w:val="lowerRoman"/>
      <w:lvlText w:val="%9."/>
      <w:lvlJc w:val="right"/>
      <w:pPr>
        <w:ind w:left="6262" w:hanging="180"/>
      </w:pPr>
    </w:lvl>
  </w:abstractNum>
  <w:num w:numId="192">
    <w:abstractNumId w:val="191"/>
  </w:num>
  <w:num w:numId="191">
    <w:abstractNumId w:val="190"/>
  </w:num>
  <w:num w:numId="190">
    <w:abstractNumId w:val="189"/>
  </w:num>
  <w:num w:numId="189">
    <w:abstractNumId w:val="188"/>
  </w:num>
  <w:num w:numId="188">
    <w:abstractNumId w:val="187"/>
  </w:num>
  <w:num w:numId="187">
    <w:abstractNumId w:val="186"/>
  </w:num>
  <w:num w:numId="186">
    <w:abstractNumId w:val="185"/>
  </w:num>
  <w:num w:numId="185">
    <w:abstractNumId w:val="184"/>
  </w:num>
  <w:num w:numId="184">
    <w:abstractNumId w:val="183"/>
  </w:num>
  <w:num w:numId="183">
    <w:abstractNumId w:val="182"/>
  </w:num>
  <w:num w:numId="182">
    <w:abstractNumId w:val="181"/>
  </w:num>
  <w:num w:numId="181">
    <w:abstractNumId w:val="180"/>
  </w:num>
  <w:num w:numId="1" w16cid:durableId="276445445">
    <w:abstractNumId w:val="169"/>
  </w:num>
  <w:num w:numId="2" w16cid:durableId="1700737202">
    <w:abstractNumId w:val="119"/>
  </w:num>
  <w:num w:numId="3" w16cid:durableId="131868423">
    <w:abstractNumId w:val="148"/>
  </w:num>
  <w:num w:numId="4" w16cid:durableId="1915316864">
    <w:abstractNumId w:val="51"/>
  </w:num>
  <w:num w:numId="5" w16cid:durableId="2075539179">
    <w:abstractNumId w:val="12"/>
  </w:num>
  <w:num w:numId="6" w16cid:durableId="2041975442">
    <w:abstractNumId w:val="126"/>
  </w:num>
  <w:num w:numId="7" w16cid:durableId="1731925650">
    <w:abstractNumId w:val="11"/>
  </w:num>
  <w:num w:numId="8" w16cid:durableId="2047172373">
    <w:abstractNumId w:val="90"/>
  </w:num>
  <w:num w:numId="9" w16cid:durableId="618338178">
    <w:abstractNumId w:val="124"/>
  </w:num>
  <w:num w:numId="10" w16cid:durableId="1827356968">
    <w:abstractNumId w:val="175"/>
  </w:num>
  <w:num w:numId="11" w16cid:durableId="1432431501">
    <w:abstractNumId w:val="129"/>
  </w:num>
  <w:num w:numId="12" w16cid:durableId="1735003187">
    <w:abstractNumId w:val="26"/>
  </w:num>
  <w:num w:numId="13" w16cid:durableId="961493472">
    <w:abstractNumId w:val="157"/>
  </w:num>
  <w:num w:numId="14" w16cid:durableId="611741659">
    <w:abstractNumId w:val="153"/>
  </w:num>
  <w:num w:numId="15" w16cid:durableId="379020631">
    <w:abstractNumId w:val="137"/>
  </w:num>
  <w:num w:numId="16" w16cid:durableId="1880122388">
    <w:abstractNumId w:val="158"/>
  </w:num>
  <w:num w:numId="17" w16cid:durableId="245001989">
    <w:abstractNumId w:val="161"/>
  </w:num>
  <w:num w:numId="18" w16cid:durableId="15162053">
    <w:abstractNumId w:val="24"/>
  </w:num>
  <w:num w:numId="19" w16cid:durableId="95758126">
    <w:abstractNumId w:val="34"/>
  </w:num>
  <w:num w:numId="20" w16cid:durableId="1868060460">
    <w:abstractNumId w:val="64"/>
  </w:num>
  <w:num w:numId="21" w16cid:durableId="226840788">
    <w:abstractNumId w:val="32"/>
  </w:num>
  <w:num w:numId="22" w16cid:durableId="945040488">
    <w:abstractNumId w:val="27"/>
  </w:num>
  <w:num w:numId="23" w16cid:durableId="505753461">
    <w:abstractNumId w:val="98"/>
  </w:num>
  <w:num w:numId="24" w16cid:durableId="693072869">
    <w:abstractNumId w:val="70"/>
  </w:num>
  <w:num w:numId="25" w16cid:durableId="701711547">
    <w:abstractNumId w:val="73"/>
  </w:num>
  <w:num w:numId="26" w16cid:durableId="1183473976">
    <w:abstractNumId w:val="35"/>
  </w:num>
  <w:num w:numId="27" w16cid:durableId="1234395006">
    <w:abstractNumId w:val="77"/>
  </w:num>
  <w:num w:numId="28" w16cid:durableId="854727747">
    <w:abstractNumId w:val="52"/>
  </w:num>
  <w:num w:numId="29" w16cid:durableId="1831099338">
    <w:abstractNumId w:val="115"/>
  </w:num>
  <w:num w:numId="30" w16cid:durableId="1593389459">
    <w:abstractNumId w:val="81"/>
  </w:num>
  <w:num w:numId="31" w16cid:durableId="90973077">
    <w:abstractNumId w:val="50"/>
  </w:num>
  <w:num w:numId="32" w16cid:durableId="726996954">
    <w:abstractNumId w:val="144"/>
  </w:num>
  <w:num w:numId="33" w16cid:durableId="111098373">
    <w:abstractNumId w:val="149"/>
  </w:num>
  <w:num w:numId="34" w16cid:durableId="1170146485">
    <w:abstractNumId w:val="92"/>
  </w:num>
  <w:num w:numId="35" w16cid:durableId="795954824">
    <w:abstractNumId w:val="89"/>
  </w:num>
  <w:num w:numId="36" w16cid:durableId="1609042855">
    <w:abstractNumId w:val="71"/>
  </w:num>
  <w:num w:numId="37" w16cid:durableId="821386295">
    <w:abstractNumId w:val="14"/>
  </w:num>
  <w:num w:numId="38" w16cid:durableId="1421636925">
    <w:abstractNumId w:val="162"/>
  </w:num>
  <w:num w:numId="39" w16cid:durableId="485321183">
    <w:abstractNumId w:val="56"/>
  </w:num>
  <w:num w:numId="40" w16cid:durableId="77556991">
    <w:abstractNumId w:val="86"/>
  </w:num>
  <w:num w:numId="41" w16cid:durableId="1908035490">
    <w:abstractNumId w:val="68"/>
  </w:num>
  <w:num w:numId="42" w16cid:durableId="187989905">
    <w:abstractNumId w:val="179"/>
  </w:num>
  <w:num w:numId="43" w16cid:durableId="1954481344">
    <w:abstractNumId w:val="19"/>
  </w:num>
  <w:num w:numId="44" w16cid:durableId="345600157">
    <w:abstractNumId w:val="140"/>
  </w:num>
  <w:num w:numId="45" w16cid:durableId="480345225">
    <w:abstractNumId w:val="41"/>
  </w:num>
  <w:num w:numId="46" w16cid:durableId="435637159">
    <w:abstractNumId w:val="49"/>
  </w:num>
  <w:num w:numId="47" w16cid:durableId="1427115930">
    <w:abstractNumId w:val="176"/>
  </w:num>
  <w:num w:numId="48" w16cid:durableId="1481191421">
    <w:abstractNumId w:val="0"/>
  </w:num>
  <w:num w:numId="49" w16cid:durableId="1732078394">
    <w:abstractNumId w:val="108"/>
  </w:num>
  <w:num w:numId="50" w16cid:durableId="79255561">
    <w:abstractNumId w:val="156"/>
  </w:num>
  <w:num w:numId="51" w16cid:durableId="1609197869">
    <w:abstractNumId w:val="74"/>
  </w:num>
  <w:num w:numId="52" w16cid:durableId="716974038">
    <w:abstractNumId w:val="101"/>
  </w:num>
  <w:num w:numId="53" w16cid:durableId="142939428">
    <w:abstractNumId w:val="113"/>
  </w:num>
  <w:num w:numId="54" w16cid:durableId="1479499405">
    <w:abstractNumId w:val="75"/>
  </w:num>
  <w:num w:numId="55" w16cid:durableId="2083289734">
    <w:abstractNumId w:val="143"/>
  </w:num>
  <w:num w:numId="56" w16cid:durableId="586228545">
    <w:abstractNumId w:val="155"/>
  </w:num>
  <w:num w:numId="57" w16cid:durableId="1421217693">
    <w:abstractNumId w:val="23"/>
  </w:num>
  <w:num w:numId="58" w16cid:durableId="505096829">
    <w:abstractNumId w:val="5"/>
  </w:num>
  <w:num w:numId="59" w16cid:durableId="1717970310">
    <w:abstractNumId w:val="85"/>
  </w:num>
  <w:num w:numId="60" w16cid:durableId="2032144977">
    <w:abstractNumId w:val="177"/>
  </w:num>
  <w:num w:numId="61" w16cid:durableId="1841693219">
    <w:abstractNumId w:val="87"/>
  </w:num>
  <w:num w:numId="62" w16cid:durableId="367487181">
    <w:abstractNumId w:val="42"/>
  </w:num>
  <w:num w:numId="63" w16cid:durableId="1948656144">
    <w:abstractNumId w:val="159"/>
  </w:num>
  <w:num w:numId="64" w16cid:durableId="2044017688">
    <w:abstractNumId w:val="127"/>
  </w:num>
  <w:num w:numId="65" w16cid:durableId="1966692390">
    <w:abstractNumId w:val="20"/>
  </w:num>
  <w:num w:numId="66" w16cid:durableId="247269897">
    <w:abstractNumId w:val="7"/>
  </w:num>
  <w:num w:numId="67" w16cid:durableId="1493445056">
    <w:abstractNumId w:val="72"/>
  </w:num>
  <w:num w:numId="68" w16cid:durableId="99496767">
    <w:abstractNumId w:val="142"/>
  </w:num>
  <w:num w:numId="69" w16cid:durableId="992414806">
    <w:abstractNumId w:val="55"/>
  </w:num>
  <w:num w:numId="70" w16cid:durableId="1354303618">
    <w:abstractNumId w:val="146"/>
  </w:num>
  <w:num w:numId="71" w16cid:durableId="987324724">
    <w:abstractNumId w:val="172"/>
  </w:num>
  <w:num w:numId="72" w16cid:durableId="530261031">
    <w:abstractNumId w:val="104"/>
  </w:num>
  <w:num w:numId="73" w16cid:durableId="754058775">
    <w:abstractNumId w:val="48"/>
  </w:num>
  <w:num w:numId="74" w16cid:durableId="143786062">
    <w:abstractNumId w:val="93"/>
  </w:num>
  <w:num w:numId="75" w16cid:durableId="1922912748">
    <w:abstractNumId w:val="133"/>
  </w:num>
  <w:num w:numId="76" w16cid:durableId="1821266635">
    <w:abstractNumId w:val="37"/>
  </w:num>
  <w:num w:numId="77" w16cid:durableId="598026239">
    <w:abstractNumId w:val="95"/>
  </w:num>
  <w:num w:numId="78" w16cid:durableId="1186947022">
    <w:abstractNumId w:val="91"/>
  </w:num>
  <w:num w:numId="79" w16cid:durableId="1037776176">
    <w:abstractNumId w:val="132"/>
  </w:num>
  <w:num w:numId="80" w16cid:durableId="6182364">
    <w:abstractNumId w:val="174"/>
  </w:num>
  <w:num w:numId="81" w16cid:durableId="1057243311">
    <w:abstractNumId w:val="145"/>
  </w:num>
  <w:num w:numId="82" w16cid:durableId="1931043229">
    <w:abstractNumId w:val="63"/>
  </w:num>
  <w:num w:numId="83" w16cid:durableId="1098526853">
    <w:abstractNumId w:val="46"/>
  </w:num>
  <w:num w:numId="84" w16cid:durableId="1779907618">
    <w:abstractNumId w:val="102"/>
  </w:num>
  <w:num w:numId="85" w16cid:durableId="1349523497">
    <w:abstractNumId w:val="94"/>
  </w:num>
  <w:num w:numId="86" w16cid:durableId="1293829259">
    <w:abstractNumId w:val="15"/>
  </w:num>
  <w:num w:numId="87" w16cid:durableId="1455520784">
    <w:abstractNumId w:val="4"/>
  </w:num>
  <w:num w:numId="88" w16cid:durableId="2007509303">
    <w:abstractNumId w:val="67"/>
  </w:num>
  <w:num w:numId="89" w16cid:durableId="2118674512">
    <w:abstractNumId w:val="10"/>
  </w:num>
  <w:num w:numId="90" w16cid:durableId="830829962">
    <w:abstractNumId w:val="106"/>
  </w:num>
  <w:num w:numId="91" w16cid:durableId="767893439">
    <w:abstractNumId w:val="45"/>
  </w:num>
  <w:num w:numId="92" w16cid:durableId="9186459">
    <w:abstractNumId w:val="58"/>
  </w:num>
  <w:num w:numId="93" w16cid:durableId="2000691035">
    <w:abstractNumId w:val="13"/>
  </w:num>
  <w:num w:numId="94" w16cid:durableId="2011633705">
    <w:abstractNumId w:val="170"/>
  </w:num>
  <w:num w:numId="95" w16cid:durableId="1702391333">
    <w:abstractNumId w:val="9"/>
  </w:num>
  <w:num w:numId="96" w16cid:durableId="1226526144">
    <w:abstractNumId w:val="82"/>
  </w:num>
  <w:num w:numId="97" w16cid:durableId="352263707">
    <w:abstractNumId w:val="54"/>
  </w:num>
  <w:num w:numId="98" w16cid:durableId="86847290">
    <w:abstractNumId w:val="134"/>
  </w:num>
  <w:num w:numId="99" w16cid:durableId="844398029">
    <w:abstractNumId w:val="154"/>
  </w:num>
  <w:num w:numId="100" w16cid:durableId="1778938257">
    <w:abstractNumId w:val="138"/>
  </w:num>
  <w:num w:numId="101" w16cid:durableId="496960071">
    <w:abstractNumId w:val="61"/>
  </w:num>
  <w:num w:numId="102" w16cid:durableId="299844860">
    <w:abstractNumId w:val="39"/>
  </w:num>
  <w:num w:numId="103" w16cid:durableId="644313091">
    <w:abstractNumId w:val="152"/>
  </w:num>
  <w:num w:numId="104" w16cid:durableId="991448534">
    <w:abstractNumId w:val="171"/>
  </w:num>
  <w:num w:numId="105" w16cid:durableId="1917276949">
    <w:abstractNumId w:val="60"/>
  </w:num>
  <w:num w:numId="106" w16cid:durableId="894664408">
    <w:abstractNumId w:val="112"/>
  </w:num>
  <w:num w:numId="107" w16cid:durableId="1407263152">
    <w:abstractNumId w:val="28"/>
  </w:num>
  <w:num w:numId="108" w16cid:durableId="537276481">
    <w:abstractNumId w:val="18"/>
  </w:num>
  <w:num w:numId="109" w16cid:durableId="2011255882">
    <w:abstractNumId w:val="21"/>
  </w:num>
  <w:num w:numId="110" w16cid:durableId="1861972235">
    <w:abstractNumId w:val="130"/>
  </w:num>
  <w:num w:numId="111" w16cid:durableId="882525645">
    <w:abstractNumId w:val="105"/>
  </w:num>
  <w:num w:numId="112" w16cid:durableId="785736637">
    <w:abstractNumId w:val="118"/>
  </w:num>
  <w:num w:numId="113" w16cid:durableId="176581572">
    <w:abstractNumId w:val="16"/>
  </w:num>
  <w:num w:numId="114" w16cid:durableId="1487939866">
    <w:abstractNumId w:val="139"/>
  </w:num>
  <w:num w:numId="115" w16cid:durableId="760223876">
    <w:abstractNumId w:val="76"/>
  </w:num>
  <w:num w:numId="116" w16cid:durableId="631331223">
    <w:abstractNumId w:val="47"/>
  </w:num>
  <w:num w:numId="117" w16cid:durableId="1361276670">
    <w:abstractNumId w:val="59"/>
  </w:num>
  <w:num w:numId="118" w16cid:durableId="1478911505">
    <w:abstractNumId w:val="40"/>
  </w:num>
  <w:num w:numId="119" w16cid:durableId="277955579">
    <w:abstractNumId w:val="25"/>
  </w:num>
  <w:num w:numId="120" w16cid:durableId="599290245">
    <w:abstractNumId w:val="57"/>
  </w:num>
  <w:num w:numId="121" w16cid:durableId="310982012">
    <w:abstractNumId w:val="131"/>
  </w:num>
  <w:num w:numId="122" w16cid:durableId="323317478">
    <w:abstractNumId w:val="97"/>
  </w:num>
  <w:num w:numId="123" w16cid:durableId="699551742">
    <w:abstractNumId w:val="53"/>
  </w:num>
  <w:num w:numId="124" w16cid:durableId="1089158502">
    <w:abstractNumId w:val="43"/>
  </w:num>
  <w:num w:numId="125" w16cid:durableId="1430664504">
    <w:abstractNumId w:val="99"/>
  </w:num>
  <w:num w:numId="126" w16cid:durableId="664819539">
    <w:abstractNumId w:val="128"/>
  </w:num>
  <w:num w:numId="127" w16cid:durableId="1587886293">
    <w:abstractNumId w:val="150"/>
  </w:num>
  <w:num w:numId="128" w16cid:durableId="629019069">
    <w:abstractNumId w:val="44"/>
  </w:num>
  <w:num w:numId="129" w16cid:durableId="2062317029">
    <w:abstractNumId w:val="96"/>
  </w:num>
  <w:num w:numId="130" w16cid:durableId="1239250845">
    <w:abstractNumId w:val="62"/>
  </w:num>
  <w:num w:numId="131" w16cid:durableId="1030230130">
    <w:abstractNumId w:val="151"/>
  </w:num>
  <w:num w:numId="132" w16cid:durableId="632567244">
    <w:abstractNumId w:val="65"/>
  </w:num>
  <w:num w:numId="133" w16cid:durableId="1299847303">
    <w:abstractNumId w:val="17"/>
  </w:num>
  <w:num w:numId="134" w16cid:durableId="1367025598">
    <w:abstractNumId w:val="29"/>
  </w:num>
  <w:num w:numId="135" w16cid:durableId="377245284">
    <w:abstractNumId w:val="30"/>
  </w:num>
  <w:num w:numId="136" w16cid:durableId="990133606">
    <w:abstractNumId w:val="114"/>
  </w:num>
  <w:num w:numId="137" w16cid:durableId="1178813683">
    <w:abstractNumId w:val="147"/>
  </w:num>
  <w:num w:numId="138" w16cid:durableId="1612083234">
    <w:abstractNumId w:val="84"/>
  </w:num>
  <w:num w:numId="139" w16cid:durableId="1544711515">
    <w:abstractNumId w:val="100"/>
  </w:num>
  <w:num w:numId="140" w16cid:durableId="1208642894">
    <w:abstractNumId w:val="38"/>
  </w:num>
  <w:num w:numId="141" w16cid:durableId="541526836">
    <w:abstractNumId w:val="78"/>
  </w:num>
  <w:num w:numId="142" w16cid:durableId="1828010020">
    <w:abstractNumId w:val="164"/>
  </w:num>
  <w:num w:numId="143" w16cid:durableId="1494367660">
    <w:abstractNumId w:val="173"/>
  </w:num>
  <w:num w:numId="144" w16cid:durableId="298193265">
    <w:abstractNumId w:val="160"/>
  </w:num>
  <w:num w:numId="145" w16cid:durableId="1990211903">
    <w:abstractNumId w:val="3"/>
  </w:num>
  <w:num w:numId="146" w16cid:durableId="1744529119">
    <w:abstractNumId w:val="80"/>
  </w:num>
  <w:num w:numId="147" w16cid:durableId="15892191">
    <w:abstractNumId w:val="125"/>
  </w:num>
  <w:num w:numId="148" w16cid:durableId="1725256236">
    <w:abstractNumId w:val="36"/>
  </w:num>
  <w:num w:numId="149" w16cid:durableId="80638218">
    <w:abstractNumId w:val="136"/>
  </w:num>
  <w:num w:numId="150" w16cid:durableId="240867810">
    <w:abstractNumId w:val="122"/>
  </w:num>
  <w:num w:numId="151" w16cid:durableId="1588228746">
    <w:abstractNumId w:val="1"/>
  </w:num>
  <w:num w:numId="152" w16cid:durableId="1284117021">
    <w:abstractNumId w:val="66"/>
  </w:num>
  <w:num w:numId="153" w16cid:durableId="1399278566">
    <w:abstractNumId w:val="116"/>
  </w:num>
  <w:num w:numId="154" w16cid:durableId="1668898763">
    <w:abstractNumId w:val="109"/>
  </w:num>
  <w:num w:numId="155" w16cid:durableId="1607882330">
    <w:abstractNumId w:val="69"/>
  </w:num>
  <w:num w:numId="156" w16cid:durableId="474562907">
    <w:abstractNumId w:val="31"/>
  </w:num>
  <w:num w:numId="157" w16cid:durableId="1775705440">
    <w:abstractNumId w:val="120"/>
  </w:num>
  <w:num w:numId="158" w16cid:durableId="409354158">
    <w:abstractNumId w:val="121"/>
  </w:num>
  <w:num w:numId="159" w16cid:durableId="222958168">
    <w:abstractNumId w:val="2"/>
  </w:num>
  <w:num w:numId="160" w16cid:durableId="352924034">
    <w:abstractNumId w:val="22"/>
  </w:num>
  <w:num w:numId="161" w16cid:durableId="1824152959">
    <w:abstractNumId w:val="165"/>
  </w:num>
  <w:num w:numId="162" w16cid:durableId="1555039749">
    <w:abstractNumId w:val="8"/>
  </w:num>
  <w:num w:numId="163" w16cid:durableId="363405271">
    <w:abstractNumId w:val="79"/>
  </w:num>
  <w:num w:numId="164" w16cid:durableId="1108039202">
    <w:abstractNumId w:val="111"/>
  </w:num>
  <w:num w:numId="165" w16cid:durableId="712119338">
    <w:abstractNumId w:val="117"/>
  </w:num>
  <w:num w:numId="166" w16cid:durableId="213543584">
    <w:abstractNumId w:val="135"/>
  </w:num>
  <w:num w:numId="167" w16cid:durableId="1547179198">
    <w:abstractNumId w:val="6"/>
  </w:num>
  <w:num w:numId="168" w16cid:durableId="1311665747">
    <w:abstractNumId w:val="178"/>
  </w:num>
  <w:num w:numId="169" w16cid:durableId="10884360">
    <w:abstractNumId w:val="166"/>
  </w:num>
  <w:num w:numId="170" w16cid:durableId="2107381239">
    <w:abstractNumId w:val="123"/>
  </w:num>
  <w:num w:numId="171" w16cid:durableId="1526751585">
    <w:abstractNumId w:val="163"/>
  </w:num>
  <w:num w:numId="172" w16cid:durableId="1329595937">
    <w:abstractNumId w:val="83"/>
  </w:num>
  <w:num w:numId="173" w16cid:durableId="767581102">
    <w:abstractNumId w:val="141"/>
  </w:num>
  <w:num w:numId="174" w16cid:durableId="943804029">
    <w:abstractNumId w:val="88"/>
  </w:num>
  <w:num w:numId="175" w16cid:durableId="1273827011">
    <w:abstractNumId w:val="167"/>
  </w:num>
  <w:num w:numId="176" w16cid:durableId="568882856">
    <w:abstractNumId w:val="103"/>
  </w:num>
  <w:num w:numId="177" w16cid:durableId="144595072">
    <w:abstractNumId w:val="168"/>
  </w:num>
  <w:num w:numId="178" w16cid:durableId="2122600608">
    <w:abstractNumId w:val="33"/>
  </w:num>
  <w:num w:numId="179" w16cid:durableId="1636134440">
    <w:abstractNumId w:val="107"/>
  </w:num>
  <w:num w:numId="180" w16cid:durableId="1683820636">
    <w:abstractNumId w:val="110"/>
  </w:num>
  <w:numIdMacAtCleanup w:val="171"/>
</w:numbering>
</file>

<file path=word/people.xml><?xml version="1.0" encoding="utf-8"?>
<w15:people xmlns:mc="http://schemas.openxmlformats.org/markup-compatibility/2006" xmlns:w15="http://schemas.microsoft.com/office/word/2012/wordml" mc:Ignorable="w15">
  <w15:person w15:author="Susana Margarida Gonçalves Silva Santos">
    <w15:presenceInfo w15:providerId="AD" w15:userId="S::susana.goncalves@dgav.pt::5344449e-b367-4f5f-89ff-b1e57063be3e"/>
  </w15:person>
  <w15:person w15:author="Maria Helena Menezes Maia">
    <w15:presenceInfo w15:providerId="AD" w15:userId="S::hmaia@dgav.pt::a66831bd-86ae-4d97-a098-dbb74b989573"/>
  </w15:person>
  <w15:person w15:author="Maria Cristina Tavares Briosa">
    <w15:presenceInfo w15:providerId="AD" w15:userId="S::mtbriosa@dgav.pt::7feb9a51-b643-4227-813a-bf672e441bc0"/>
  </w15:person>
  <w15:person w15:author="Gui Jorge Machado Sarmento">
    <w15:presenceInfo w15:providerId="AD" w15:userId="S::gui.sarmento@dgav.pt::440c1072-2988-4e3c-bf74-1abc93eb1ae1"/>
  </w15:person>
  <w15:person w15:author="Maria Rosário Silva Lemos Cidadão">
    <w15:presenceInfo w15:providerId="AD" w15:userId="S::mcidadao@dgav.pt::6b8a8a9e-dfea-482a-ad22-d282462b5872"/>
  </w15:person>
  <w15:person w15:author="Rui André Vidal">
    <w15:presenceInfo w15:providerId="AD" w15:userId="S::rui.vidal@dgav.pt::59da2f56-57bd-417a-b621-20c009033788"/>
  </w15:person>
</w15:people>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trackRevisions w:val="true"/>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101CF"/>
    <w:rsid w:val="00000ED8"/>
    <w:rsid w:val="00010413"/>
    <w:rsid w:val="0001128C"/>
    <w:rsid w:val="00030161"/>
    <w:rsid w:val="00035FBE"/>
    <w:rsid w:val="00060402"/>
    <w:rsid w:val="00060536"/>
    <w:rsid w:val="00075BA2"/>
    <w:rsid w:val="000812E5"/>
    <w:rsid w:val="00084F71"/>
    <w:rsid w:val="00090C7B"/>
    <w:rsid w:val="000A031E"/>
    <w:rsid w:val="000A41DF"/>
    <w:rsid w:val="000B32E6"/>
    <w:rsid w:val="000B5CE6"/>
    <w:rsid w:val="000B6189"/>
    <w:rsid w:val="000C4BF1"/>
    <w:rsid w:val="000E0509"/>
    <w:rsid w:val="000E5422"/>
    <w:rsid w:val="000F645F"/>
    <w:rsid w:val="001035C9"/>
    <w:rsid w:val="00113354"/>
    <w:rsid w:val="0011793F"/>
    <w:rsid w:val="00144B85"/>
    <w:rsid w:val="00151F5E"/>
    <w:rsid w:val="00152662"/>
    <w:rsid w:val="001667B4"/>
    <w:rsid w:val="00171097"/>
    <w:rsid w:val="00172FB2"/>
    <w:rsid w:val="00173F48"/>
    <w:rsid w:val="00195B87"/>
    <w:rsid w:val="001A0189"/>
    <w:rsid w:val="001A29C4"/>
    <w:rsid w:val="001A7871"/>
    <w:rsid w:val="001C6305"/>
    <w:rsid w:val="001D25FD"/>
    <w:rsid w:val="001D48BF"/>
    <w:rsid w:val="001D4E3A"/>
    <w:rsid w:val="001D5BFE"/>
    <w:rsid w:val="00210E8D"/>
    <w:rsid w:val="00243575"/>
    <w:rsid w:val="0027368E"/>
    <w:rsid w:val="0028194D"/>
    <w:rsid w:val="0028240E"/>
    <w:rsid w:val="00292239"/>
    <w:rsid w:val="002B5462"/>
    <w:rsid w:val="002C1225"/>
    <w:rsid w:val="002C3DD1"/>
    <w:rsid w:val="002C8051"/>
    <w:rsid w:val="002D7F8D"/>
    <w:rsid w:val="002E53E2"/>
    <w:rsid w:val="00324D81"/>
    <w:rsid w:val="003426F5"/>
    <w:rsid w:val="003702F8"/>
    <w:rsid w:val="0037480F"/>
    <w:rsid w:val="00387091"/>
    <w:rsid w:val="003B324B"/>
    <w:rsid w:val="003D615A"/>
    <w:rsid w:val="003EC412"/>
    <w:rsid w:val="003F30B6"/>
    <w:rsid w:val="00400F4F"/>
    <w:rsid w:val="00455B63"/>
    <w:rsid w:val="0046540A"/>
    <w:rsid w:val="00473C10"/>
    <w:rsid w:val="00473DDD"/>
    <w:rsid w:val="00475944"/>
    <w:rsid w:val="004A4E89"/>
    <w:rsid w:val="004C3A1D"/>
    <w:rsid w:val="004FFCA3"/>
    <w:rsid w:val="005101CF"/>
    <w:rsid w:val="00534B20"/>
    <w:rsid w:val="00553601"/>
    <w:rsid w:val="00562803"/>
    <w:rsid w:val="005A0E33"/>
    <w:rsid w:val="005CCF0F"/>
    <w:rsid w:val="005D1F8F"/>
    <w:rsid w:val="005E68AA"/>
    <w:rsid w:val="00610993"/>
    <w:rsid w:val="006127BD"/>
    <w:rsid w:val="0061420C"/>
    <w:rsid w:val="00660800"/>
    <w:rsid w:val="0066262C"/>
    <w:rsid w:val="00664DF7"/>
    <w:rsid w:val="0067507B"/>
    <w:rsid w:val="0067B170"/>
    <w:rsid w:val="00694C5E"/>
    <w:rsid w:val="0069FB10"/>
    <w:rsid w:val="006B2303"/>
    <w:rsid w:val="006C026A"/>
    <w:rsid w:val="006E4AAD"/>
    <w:rsid w:val="007051E1"/>
    <w:rsid w:val="00706F3C"/>
    <w:rsid w:val="00750A42"/>
    <w:rsid w:val="00754D72"/>
    <w:rsid w:val="00791665"/>
    <w:rsid w:val="00792137"/>
    <w:rsid w:val="007931A1"/>
    <w:rsid w:val="007962B7"/>
    <w:rsid w:val="0079D88C"/>
    <w:rsid w:val="007A7EAC"/>
    <w:rsid w:val="007B41DC"/>
    <w:rsid w:val="007C1557"/>
    <w:rsid w:val="007C220D"/>
    <w:rsid w:val="007D2218"/>
    <w:rsid w:val="007E6304"/>
    <w:rsid w:val="007F0F3B"/>
    <w:rsid w:val="008272D3"/>
    <w:rsid w:val="008412FF"/>
    <w:rsid w:val="008452C1"/>
    <w:rsid w:val="00892ACB"/>
    <w:rsid w:val="008A62F1"/>
    <w:rsid w:val="008C1490"/>
    <w:rsid w:val="008E2201"/>
    <w:rsid w:val="008EEBD0"/>
    <w:rsid w:val="00901866"/>
    <w:rsid w:val="009040D6"/>
    <w:rsid w:val="0090432E"/>
    <w:rsid w:val="00915938"/>
    <w:rsid w:val="00915AD1"/>
    <w:rsid w:val="009235CC"/>
    <w:rsid w:val="0093750D"/>
    <w:rsid w:val="00964431"/>
    <w:rsid w:val="00993DC2"/>
    <w:rsid w:val="009944DC"/>
    <w:rsid w:val="00994776"/>
    <w:rsid w:val="009B2364"/>
    <w:rsid w:val="009C4C41"/>
    <w:rsid w:val="009D47F3"/>
    <w:rsid w:val="009D6858"/>
    <w:rsid w:val="009E7E58"/>
    <w:rsid w:val="00A50011"/>
    <w:rsid w:val="00A626AB"/>
    <w:rsid w:val="00A774C2"/>
    <w:rsid w:val="00A83E2A"/>
    <w:rsid w:val="00AF3B6B"/>
    <w:rsid w:val="00AF5A8A"/>
    <w:rsid w:val="00B34286"/>
    <w:rsid w:val="00B531EB"/>
    <w:rsid w:val="00B57CCB"/>
    <w:rsid w:val="00B8318D"/>
    <w:rsid w:val="00BB0838"/>
    <w:rsid w:val="00BB0C7D"/>
    <w:rsid w:val="00BB18A2"/>
    <w:rsid w:val="00BC402D"/>
    <w:rsid w:val="00BCA40F"/>
    <w:rsid w:val="00BE5729"/>
    <w:rsid w:val="00BE65CC"/>
    <w:rsid w:val="00BF21D4"/>
    <w:rsid w:val="00BF30F2"/>
    <w:rsid w:val="00C10CCE"/>
    <w:rsid w:val="00C12350"/>
    <w:rsid w:val="00C156CF"/>
    <w:rsid w:val="00C17EF4"/>
    <w:rsid w:val="00C545D3"/>
    <w:rsid w:val="00C548CE"/>
    <w:rsid w:val="00C8444C"/>
    <w:rsid w:val="00CB19B6"/>
    <w:rsid w:val="00CB60B6"/>
    <w:rsid w:val="00CC7963"/>
    <w:rsid w:val="00CD1912"/>
    <w:rsid w:val="00CD1D6E"/>
    <w:rsid w:val="00CE5392"/>
    <w:rsid w:val="00CF1434"/>
    <w:rsid w:val="00D0396E"/>
    <w:rsid w:val="00D16950"/>
    <w:rsid w:val="00D237C7"/>
    <w:rsid w:val="00D26F20"/>
    <w:rsid w:val="00D331E8"/>
    <w:rsid w:val="00D36507"/>
    <w:rsid w:val="00D93055"/>
    <w:rsid w:val="00DB084B"/>
    <w:rsid w:val="00DB15B0"/>
    <w:rsid w:val="00DD2DA6"/>
    <w:rsid w:val="00DD6510"/>
    <w:rsid w:val="00DD6670"/>
    <w:rsid w:val="00DF1ADE"/>
    <w:rsid w:val="00E00241"/>
    <w:rsid w:val="00E23B81"/>
    <w:rsid w:val="00E24E0E"/>
    <w:rsid w:val="00E33F8F"/>
    <w:rsid w:val="00E3DEB2"/>
    <w:rsid w:val="00E66344"/>
    <w:rsid w:val="00E71D3B"/>
    <w:rsid w:val="00E92717"/>
    <w:rsid w:val="00E97D83"/>
    <w:rsid w:val="00EC6E4A"/>
    <w:rsid w:val="00ED39D2"/>
    <w:rsid w:val="00EE6F5C"/>
    <w:rsid w:val="00F12AD8"/>
    <w:rsid w:val="00F31292"/>
    <w:rsid w:val="00F36B35"/>
    <w:rsid w:val="00F46BC9"/>
    <w:rsid w:val="00F5E14C"/>
    <w:rsid w:val="00F62B29"/>
    <w:rsid w:val="00F6515A"/>
    <w:rsid w:val="00F7A1C2"/>
    <w:rsid w:val="00F94C09"/>
    <w:rsid w:val="00FA0DD5"/>
    <w:rsid w:val="00FA14DA"/>
    <w:rsid w:val="00FA8628"/>
    <w:rsid w:val="00FC060F"/>
    <w:rsid w:val="00FC57CD"/>
    <w:rsid w:val="00FE069C"/>
    <w:rsid w:val="00FF79A7"/>
    <w:rsid w:val="0107E51A"/>
    <w:rsid w:val="010E0306"/>
    <w:rsid w:val="012AB7CC"/>
    <w:rsid w:val="01344596"/>
    <w:rsid w:val="013C1E97"/>
    <w:rsid w:val="015519E4"/>
    <w:rsid w:val="015DBB6C"/>
    <w:rsid w:val="017355AF"/>
    <w:rsid w:val="01850A9C"/>
    <w:rsid w:val="01879CED"/>
    <w:rsid w:val="0190A236"/>
    <w:rsid w:val="0196F5B8"/>
    <w:rsid w:val="019C490F"/>
    <w:rsid w:val="01B1FC81"/>
    <w:rsid w:val="01B72C58"/>
    <w:rsid w:val="01BA4CE8"/>
    <w:rsid w:val="01C2F925"/>
    <w:rsid w:val="01C39E39"/>
    <w:rsid w:val="01D3B879"/>
    <w:rsid w:val="01E51FD0"/>
    <w:rsid w:val="01EA4E47"/>
    <w:rsid w:val="01F15547"/>
    <w:rsid w:val="01F26AEA"/>
    <w:rsid w:val="01F62588"/>
    <w:rsid w:val="01F8C444"/>
    <w:rsid w:val="0206399F"/>
    <w:rsid w:val="020D63AA"/>
    <w:rsid w:val="0211165D"/>
    <w:rsid w:val="02166FB6"/>
    <w:rsid w:val="02178D1C"/>
    <w:rsid w:val="0225E675"/>
    <w:rsid w:val="022A30E3"/>
    <w:rsid w:val="023F6BD0"/>
    <w:rsid w:val="025AF0E3"/>
    <w:rsid w:val="0264B566"/>
    <w:rsid w:val="026780B1"/>
    <w:rsid w:val="0268D2F2"/>
    <w:rsid w:val="026EFFCB"/>
    <w:rsid w:val="027DEC48"/>
    <w:rsid w:val="02807AF7"/>
    <w:rsid w:val="0280EAB6"/>
    <w:rsid w:val="0281E4C2"/>
    <w:rsid w:val="0282E080"/>
    <w:rsid w:val="028F39B6"/>
    <w:rsid w:val="0292D26D"/>
    <w:rsid w:val="0295FE1D"/>
    <w:rsid w:val="029D0FAC"/>
    <w:rsid w:val="02BB4372"/>
    <w:rsid w:val="02CD7F0C"/>
    <w:rsid w:val="02D895D8"/>
    <w:rsid w:val="02DC3D9C"/>
    <w:rsid w:val="02E02CE2"/>
    <w:rsid w:val="02E06F79"/>
    <w:rsid w:val="02EAB0A0"/>
    <w:rsid w:val="02EF92BE"/>
    <w:rsid w:val="02F0CDAC"/>
    <w:rsid w:val="02F12635"/>
    <w:rsid w:val="02FCD2BB"/>
    <w:rsid w:val="030F2C4E"/>
    <w:rsid w:val="031383DE"/>
    <w:rsid w:val="0323EBCB"/>
    <w:rsid w:val="03291B81"/>
    <w:rsid w:val="032D9B0B"/>
    <w:rsid w:val="032E1389"/>
    <w:rsid w:val="03335557"/>
    <w:rsid w:val="0337A92D"/>
    <w:rsid w:val="033CB087"/>
    <w:rsid w:val="03439B0D"/>
    <w:rsid w:val="034E9DBA"/>
    <w:rsid w:val="034F20DB"/>
    <w:rsid w:val="03563BCD"/>
    <w:rsid w:val="03563BE9"/>
    <w:rsid w:val="035A0C2F"/>
    <w:rsid w:val="035CA3E1"/>
    <w:rsid w:val="03718D63"/>
    <w:rsid w:val="0374C52A"/>
    <w:rsid w:val="03772B6D"/>
    <w:rsid w:val="037A59A8"/>
    <w:rsid w:val="037E1E18"/>
    <w:rsid w:val="0384D402"/>
    <w:rsid w:val="039C2DF1"/>
    <w:rsid w:val="03A3C4A4"/>
    <w:rsid w:val="03A58158"/>
    <w:rsid w:val="03BB9EEB"/>
    <w:rsid w:val="03BC550B"/>
    <w:rsid w:val="03C85910"/>
    <w:rsid w:val="03CAD0E5"/>
    <w:rsid w:val="03CB4080"/>
    <w:rsid w:val="03D1587A"/>
    <w:rsid w:val="03DDBD35"/>
    <w:rsid w:val="03EB337D"/>
    <w:rsid w:val="03F0485E"/>
    <w:rsid w:val="03F18EE3"/>
    <w:rsid w:val="0400E8DC"/>
    <w:rsid w:val="0401EBAC"/>
    <w:rsid w:val="04117F13"/>
    <w:rsid w:val="04133695"/>
    <w:rsid w:val="0417E245"/>
    <w:rsid w:val="04236089"/>
    <w:rsid w:val="04276DBD"/>
    <w:rsid w:val="04299D71"/>
    <w:rsid w:val="042F6273"/>
    <w:rsid w:val="043E47E5"/>
    <w:rsid w:val="043E4D24"/>
    <w:rsid w:val="0441E96B"/>
    <w:rsid w:val="0445B604"/>
    <w:rsid w:val="04475D7D"/>
    <w:rsid w:val="044B628A"/>
    <w:rsid w:val="044CC640"/>
    <w:rsid w:val="04508421"/>
    <w:rsid w:val="0450F571"/>
    <w:rsid w:val="04556D41"/>
    <w:rsid w:val="04572742"/>
    <w:rsid w:val="045920A2"/>
    <w:rsid w:val="045A38D2"/>
    <w:rsid w:val="0464DD47"/>
    <w:rsid w:val="04680960"/>
    <w:rsid w:val="04713A8C"/>
    <w:rsid w:val="04728508"/>
    <w:rsid w:val="04748CA5"/>
    <w:rsid w:val="047579A6"/>
    <w:rsid w:val="047B255F"/>
    <w:rsid w:val="04806FD0"/>
    <w:rsid w:val="0488C9AE"/>
    <w:rsid w:val="048CE49E"/>
    <w:rsid w:val="0496F020"/>
    <w:rsid w:val="0497943F"/>
    <w:rsid w:val="0498F6CE"/>
    <w:rsid w:val="04A7DBFA"/>
    <w:rsid w:val="04A9BE2B"/>
    <w:rsid w:val="04AC3A56"/>
    <w:rsid w:val="04B6BE82"/>
    <w:rsid w:val="04BA2483"/>
    <w:rsid w:val="04BD6326"/>
    <w:rsid w:val="04E4103C"/>
    <w:rsid w:val="04ECE39E"/>
    <w:rsid w:val="04ED8467"/>
    <w:rsid w:val="04F61E18"/>
    <w:rsid w:val="04FDEE15"/>
    <w:rsid w:val="04FEF341"/>
    <w:rsid w:val="05023FD9"/>
    <w:rsid w:val="050A3BE9"/>
    <w:rsid w:val="050C3E11"/>
    <w:rsid w:val="05135517"/>
    <w:rsid w:val="0515922C"/>
    <w:rsid w:val="051B5D72"/>
    <w:rsid w:val="051E3AED"/>
    <w:rsid w:val="0525C22A"/>
    <w:rsid w:val="052F8E6B"/>
    <w:rsid w:val="05333B17"/>
    <w:rsid w:val="0533DE25"/>
    <w:rsid w:val="053480F4"/>
    <w:rsid w:val="053B4478"/>
    <w:rsid w:val="0543AEE2"/>
    <w:rsid w:val="0549278E"/>
    <w:rsid w:val="055A791E"/>
    <w:rsid w:val="055D66A3"/>
    <w:rsid w:val="055DACF6"/>
    <w:rsid w:val="056960A4"/>
    <w:rsid w:val="0578F87D"/>
    <w:rsid w:val="0581A9D7"/>
    <w:rsid w:val="058237A5"/>
    <w:rsid w:val="0591227C"/>
    <w:rsid w:val="05A796C2"/>
    <w:rsid w:val="05AC7610"/>
    <w:rsid w:val="05ADC9B6"/>
    <w:rsid w:val="05AE807F"/>
    <w:rsid w:val="05C2D7F4"/>
    <w:rsid w:val="05C46489"/>
    <w:rsid w:val="05CAF1CE"/>
    <w:rsid w:val="05E10C1F"/>
    <w:rsid w:val="05EF3066"/>
    <w:rsid w:val="05F16CF4"/>
    <w:rsid w:val="05F23C10"/>
    <w:rsid w:val="05F27F2D"/>
    <w:rsid w:val="05F34EA3"/>
    <w:rsid w:val="06050E4C"/>
    <w:rsid w:val="061859EA"/>
    <w:rsid w:val="06241B3E"/>
    <w:rsid w:val="06248318"/>
    <w:rsid w:val="062BDF8F"/>
    <w:rsid w:val="062D773C"/>
    <w:rsid w:val="0642D708"/>
    <w:rsid w:val="0647D4A7"/>
    <w:rsid w:val="06486C22"/>
    <w:rsid w:val="0650CEAA"/>
    <w:rsid w:val="06538127"/>
    <w:rsid w:val="065DF215"/>
    <w:rsid w:val="065E0F8C"/>
    <w:rsid w:val="0661140E"/>
    <w:rsid w:val="0671D981"/>
    <w:rsid w:val="0673013B"/>
    <w:rsid w:val="0689FD08"/>
    <w:rsid w:val="068BAC9E"/>
    <w:rsid w:val="0692C2A5"/>
    <w:rsid w:val="06965FF7"/>
    <w:rsid w:val="0699B4A9"/>
    <w:rsid w:val="069CE21C"/>
    <w:rsid w:val="06A69E6C"/>
    <w:rsid w:val="06AAC244"/>
    <w:rsid w:val="06B1ADEA"/>
    <w:rsid w:val="06B406FF"/>
    <w:rsid w:val="06B54444"/>
    <w:rsid w:val="06B7492B"/>
    <w:rsid w:val="06B90AE2"/>
    <w:rsid w:val="06BFE57C"/>
    <w:rsid w:val="06C14D88"/>
    <w:rsid w:val="06D16EE1"/>
    <w:rsid w:val="06D3B2A1"/>
    <w:rsid w:val="06E61825"/>
    <w:rsid w:val="06E70769"/>
    <w:rsid w:val="06EB80D4"/>
    <w:rsid w:val="06F4CFBB"/>
    <w:rsid w:val="06F970B0"/>
    <w:rsid w:val="07080258"/>
    <w:rsid w:val="070A83B1"/>
    <w:rsid w:val="07108223"/>
    <w:rsid w:val="071C06FD"/>
    <w:rsid w:val="0726ACC2"/>
    <w:rsid w:val="07291A8A"/>
    <w:rsid w:val="072C98F4"/>
    <w:rsid w:val="07322B65"/>
    <w:rsid w:val="07378B75"/>
    <w:rsid w:val="0738A8BF"/>
    <w:rsid w:val="073FF035"/>
    <w:rsid w:val="074B4B5F"/>
    <w:rsid w:val="07562EBC"/>
    <w:rsid w:val="0758EDF1"/>
    <w:rsid w:val="07613EF8"/>
    <w:rsid w:val="0765976A"/>
    <w:rsid w:val="07677388"/>
    <w:rsid w:val="076AC345"/>
    <w:rsid w:val="076E2F48"/>
    <w:rsid w:val="07763B43"/>
    <w:rsid w:val="0777725B"/>
    <w:rsid w:val="077E6C6A"/>
    <w:rsid w:val="07834A9B"/>
    <w:rsid w:val="078FDF3D"/>
    <w:rsid w:val="07935EA1"/>
    <w:rsid w:val="0793F7EA"/>
    <w:rsid w:val="079A6C2F"/>
    <w:rsid w:val="079EA1C0"/>
    <w:rsid w:val="07A5E009"/>
    <w:rsid w:val="07A9C75F"/>
    <w:rsid w:val="07ABF2AF"/>
    <w:rsid w:val="07AD9900"/>
    <w:rsid w:val="07AE2745"/>
    <w:rsid w:val="07B927A0"/>
    <w:rsid w:val="07B9BFBB"/>
    <w:rsid w:val="07BD366F"/>
    <w:rsid w:val="07BE9727"/>
    <w:rsid w:val="07C9A0FD"/>
    <w:rsid w:val="07DA9FAD"/>
    <w:rsid w:val="07E2B665"/>
    <w:rsid w:val="07E62009"/>
    <w:rsid w:val="07ED153D"/>
    <w:rsid w:val="07F3A841"/>
    <w:rsid w:val="07FD56D8"/>
    <w:rsid w:val="0800DCA0"/>
    <w:rsid w:val="08017729"/>
    <w:rsid w:val="0809FFBF"/>
    <w:rsid w:val="0815D603"/>
    <w:rsid w:val="081D13ED"/>
    <w:rsid w:val="0829AC1F"/>
    <w:rsid w:val="082B2B15"/>
    <w:rsid w:val="082B69CA"/>
    <w:rsid w:val="08357114"/>
    <w:rsid w:val="083B59DE"/>
    <w:rsid w:val="08412943"/>
    <w:rsid w:val="084448F7"/>
    <w:rsid w:val="0845F007"/>
    <w:rsid w:val="08573EAD"/>
    <w:rsid w:val="08605E1A"/>
    <w:rsid w:val="0863346B"/>
    <w:rsid w:val="0863D69A"/>
    <w:rsid w:val="08649C15"/>
    <w:rsid w:val="086E1077"/>
    <w:rsid w:val="0876AEE0"/>
    <w:rsid w:val="08782CA4"/>
    <w:rsid w:val="087C9C45"/>
    <w:rsid w:val="0887B194"/>
    <w:rsid w:val="088C46C7"/>
    <w:rsid w:val="08919148"/>
    <w:rsid w:val="0891E7C8"/>
    <w:rsid w:val="0895904F"/>
    <w:rsid w:val="0898FDCD"/>
    <w:rsid w:val="089E6CE5"/>
    <w:rsid w:val="08B36A18"/>
    <w:rsid w:val="08B9E60C"/>
    <w:rsid w:val="08BAF7AF"/>
    <w:rsid w:val="08C32904"/>
    <w:rsid w:val="08C36D5F"/>
    <w:rsid w:val="08C695B7"/>
    <w:rsid w:val="08C847A0"/>
    <w:rsid w:val="08CEDC46"/>
    <w:rsid w:val="08CF82DB"/>
    <w:rsid w:val="08D1639C"/>
    <w:rsid w:val="08D4D2DD"/>
    <w:rsid w:val="08D95FD8"/>
    <w:rsid w:val="08DEE539"/>
    <w:rsid w:val="08E078ED"/>
    <w:rsid w:val="08E6B1BC"/>
    <w:rsid w:val="08F96F30"/>
    <w:rsid w:val="0915C724"/>
    <w:rsid w:val="09162438"/>
    <w:rsid w:val="091CE405"/>
    <w:rsid w:val="092CF1A7"/>
    <w:rsid w:val="0931A532"/>
    <w:rsid w:val="09353022"/>
    <w:rsid w:val="093BBEC6"/>
    <w:rsid w:val="093D7990"/>
    <w:rsid w:val="093D9E07"/>
    <w:rsid w:val="0944F5FA"/>
    <w:rsid w:val="0950D1C0"/>
    <w:rsid w:val="095B0D6D"/>
    <w:rsid w:val="095B3457"/>
    <w:rsid w:val="0964DD5F"/>
    <w:rsid w:val="09690FD4"/>
    <w:rsid w:val="096A11B7"/>
    <w:rsid w:val="09710F40"/>
    <w:rsid w:val="0975DA58"/>
    <w:rsid w:val="097F93D2"/>
    <w:rsid w:val="0982C223"/>
    <w:rsid w:val="09846626"/>
    <w:rsid w:val="0995548A"/>
    <w:rsid w:val="099764F5"/>
    <w:rsid w:val="0999A597"/>
    <w:rsid w:val="09A03175"/>
    <w:rsid w:val="09A6D00E"/>
    <w:rsid w:val="09B75B2D"/>
    <w:rsid w:val="09C3FA63"/>
    <w:rsid w:val="09C751A6"/>
    <w:rsid w:val="09CFEE2F"/>
    <w:rsid w:val="09E0BB9B"/>
    <w:rsid w:val="09E2789A"/>
    <w:rsid w:val="09E351FA"/>
    <w:rsid w:val="09E6E7F3"/>
    <w:rsid w:val="09EDC92D"/>
    <w:rsid w:val="09F66693"/>
    <w:rsid w:val="09F9BC8C"/>
    <w:rsid w:val="09FE8255"/>
    <w:rsid w:val="0A038DD8"/>
    <w:rsid w:val="0A044115"/>
    <w:rsid w:val="0A1B9553"/>
    <w:rsid w:val="0A205302"/>
    <w:rsid w:val="0A278D2E"/>
    <w:rsid w:val="0A36EF39"/>
    <w:rsid w:val="0A3E5C26"/>
    <w:rsid w:val="0A456504"/>
    <w:rsid w:val="0A4C4B87"/>
    <w:rsid w:val="0A4F9BA0"/>
    <w:rsid w:val="0A550CEB"/>
    <w:rsid w:val="0A58F5F7"/>
    <w:rsid w:val="0A596ADF"/>
    <w:rsid w:val="0A5FFB73"/>
    <w:rsid w:val="0A66565D"/>
    <w:rsid w:val="0A67409B"/>
    <w:rsid w:val="0A6BEB25"/>
    <w:rsid w:val="0A6D6F66"/>
    <w:rsid w:val="0A6E1445"/>
    <w:rsid w:val="0A7071BB"/>
    <w:rsid w:val="0A79B4CF"/>
    <w:rsid w:val="0A95576D"/>
    <w:rsid w:val="0AAD473C"/>
    <w:rsid w:val="0AB58B02"/>
    <w:rsid w:val="0AB90B68"/>
    <w:rsid w:val="0ABC2C7A"/>
    <w:rsid w:val="0ABE3FE3"/>
    <w:rsid w:val="0ABFBB95"/>
    <w:rsid w:val="0AC2A2EC"/>
    <w:rsid w:val="0AC91B75"/>
    <w:rsid w:val="0ACB6F34"/>
    <w:rsid w:val="0ADA5054"/>
    <w:rsid w:val="0AE1BC0F"/>
    <w:rsid w:val="0AE4BAB1"/>
    <w:rsid w:val="0AE68E99"/>
    <w:rsid w:val="0AF2E4AB"/>
    <w:rsid w:val="0AFDE4D8"/>
    <w:rsid w:val="0B15DAB0"/>
    <w:rsid w:val="0B241317"/>
    <w:rsid w:val="0B290EB8"/>
    <w:rsid w:val="0B2F2D10"/>
    <w:rsid w:val="0B34DC96"/>
    <w:rsid w:val="0B455AC1"/>
    <w:rsid w:val="0B47C973"/>
    <w:rsid w:val="0B4909BA"/>
    <w:rsid w:val="0B4AF5A4"/>
    <w:rsid w:val="0B5E56FE"/>
    <w:rsid w:val="0B60DE11"/>
    <w:rsid w:val="0B612124"/>
    <w:rsid w:val="0B67D664"/>
    <w:rsid w:val="0B6E041E"/>
    <w:rsid w:val="0B74BA41"/>
    <w:rsid w:val="0B75DAEA"/>
    <w:rsid w:val="0B78239F"/>
    <w:rsid w:val="0B7B76F6"/>
    <w:rsid w:val="0B850233"/>
    <w:rsid w:val="0B861554"/>
    <w:rsid w:val="0B8F29A1"/>
    <w:rsid w:val="0B9D20C7"/>
    <w:rsid w:val="0B9FA39B"/>
    <w:rsid w:val="0BB133C3"/>
    <w:rsid w:val="0BB388E2"/>
    <w:rsid w:val="0BB4606A"/>
    <w:rsid w:val="0BC064D2"/>
    <w:rsid w:val="0BC6F3B4"/>
    <w:rsid w:val="0BC7B2AD"/>
    <w:rsid w:val="0BCA9139"/>
    <w:rsid w:val="0BDAA6A9"/>
    <w:rsid w:val="0BDD2D3F"/>
    <w:rsid w:val="0BDFEAA9"/>
    <w:rsid w:val="0BE7C0D9"/>
    <w:rsid w:val="0BE85DF0"/>
    <w:rsid w:val="0BEB3895"/>
    <w:rsid w:val="0BEF29AB"/>
    <w:rsid w:val="0BFA3226"/>
    <w:rsid w:val="0C13372C"/>
    <w:rsid w:val="0C15CD2F"/>
    <w:rsid w:val="0C1F49F2"/>
    <w:rsid w:val="0C2850AB"/>
    <w:rsid w:val="0C2D98C5"/>
    <w:rsid w:val="0C353BF3"/>
    <w:rsid w:val="0C389A85"/>
    <w:rsid w:val="0C3B07EF"/>
    <w:rsid w:val="0C427B8F"/>
    <w:rsid w:val="0C58E7C3"/>
    <w:rsid w:val="0C5ED721"/>
    <w:rsid w:val="0C5F58A2"/>
    <w:rsid w:val="0C6E30EB"/>
    <w:rsid w:val="0C754BC2"/>
    <w:rsid w:val="0C7FAFAB"/>
    <w:rsid w:val="0C8125D4"/>
    <w:rsid w:val="0C81C2F0"/>
    <w:rsid w:val="0C81EEF4"/>
    <w:rsid w:val="0C86D631"/>
    <w:rsid w:val="0C9D0F13"/>
    <w:rsid w:val="0CA1BC0D"/>
    <w:rsid w:val="0CB2FF45"/>
    <w:rsid w:val="0CB4E5E1"/>
    <w:rsid w:val="0CB7A283"/>
    <w:rsid w:val="0CB8E006"/>
    <w:rsid w:val="0CBC7A48"/>
    <w:rsid w:val="0CBEF64F"/>
    <w:rsid w:val="0CC25E3B"/>
    <w:rsid w:val="0CC3EAFE"/>
    <w:rsid w:val="0CC495DF"/>
    <w:rsid w:val="0CD7DB9A"/>
    <w:rsid w:val="0CE44A9C"/>
    <w:rsid w:val="0CED3125"/>
    <w:rsid w:val="0CF36BF6"/>
    <w:rsid w:val="0CF827FC"/>
    <w:rsid w:val="0CFD231C"/>
    <w:rsid w:val="0D0FF874"/>
    <w:rsid w:val="0D0FFD1B"/>
    <w:rsid w:val="0D115BDC"/>
    <w:rsid w:val="0D17BC05"/>
    <w:rsid w:val="0D1B163A"/>
    <w:rsid w:val="0D2BFB8E"/>
    <w:rsid w:val="0D37D704"/>
    <w:rsid w:val="0D3ACDB6"/>
    <w:rsid w:val="0D3CEB08"/>
    <w:rsid w:val="0D7A1806"/>
    <w:rsid w:val="0D828457"/>
    <w:rsid w:val="0D8523EF"/>
    <w:rsid w:val="0D8B32E9"/>
    <w:rsid w:val="0D8CD25A"/>
    <w:rsid w:val="0D8F8CF0"/>
    <w:rsid w:val="0D9196FA"/>
    <w:rsid w:val="0DA27724"/>
    <w:rsid w:val="0DA4CB03"/>
    <w:rsid w:val="0DAC321D"/>
    <w:rsid w:val="0DB0FB2A"/>
    <w:rsid w:val="0DB67513"/>
    <w:rsid w:val="0DC59976"/>
    <w:rsid w:val="0DC83AB8"/>
    <w:rsid w:val="0DCC180A"/>
    <w:rsid w:val="0DD9A21A"/>
    <w:rsid w:val="0DDB1FA2"/>
    <w:rsid w:val="0DEC7142"/>
    <w:rsid w:val="0DECD80A"/>
    <w:rsid w:val="0DF93DC4"/>
    <w:rsid w:val="0DF96DE1"/>
    <w:rsid w:val="0DFC9E06"/>
    <w:rsid w:val="0DFF4CF2"/>
    <w:rsid w:val="0E0056E5"/>
    <w:rsid w:val="0E046939"/>
    <w:rsid w:val="0E0701F3"/>
    <w:rsid w:val="0E0ED85A"/>
    <w:rsid w:val="0E110A63"/>
    <w:rsid w:val="0E146B0E"/>
    <w:rsid w:val="0E160463"/>
    <w:rsid w:val="0E172589"/>
    <w:rsid w:val="0E1A3A72"/>
    <w:rsid w:val="0E1FECA0"/>
    <w:rsid w:val="0E205C6A"/>
    <w:rsid w:val="0E282497"/>
    <w:rsid w:val="0E283A6B"/>
    <w:rsid w:val="0E28857F"/>
    <w:rsid w:val="0E29AC9D"/>
    <w:rsid w:val="0E381D54"/>
    <w:rsid w:val="0E4509C2"/>
    <w:rsid w:val="0E489BF4"/>
    <w:rsid w:val="0E66D560"/>
    <w:rsid w:val="0E6B68DD"/>
    <w:rsid w:val="0E6CCECA"/>
    <w:rsid w:val="0E70A14E"/>
    <w:rsid w:val="0E7120A2"/>
    <w:rsid w:val="0E80804B"/>
    <w:rsid w:val="0E8599DD"/>
    <w:rsid w:val="0E883AB7"/>
    <w:rsid w:val="0E98ABB4"/>
    <w:rsid w:val="0E9F26C8"/>
    <w:rsid w:val="0EA957B1"/>
    <w:rsid w:val="0EB20FD0"/>
    <w:rsid w:val="0EB48866"/>
    <w:rsid w:val="0EC69F91"/>
    <w:rsid w:val="0ECFBFAD"/>
    <w:rsid w:val="0ED3EA5E"/>
    <w:rsid w:val="0ED707BA"/>
    <w:rsid w:val="0EDB275F"/>
    <w:rsid w:val="0EDF8840"/>
    <w:rsid w:val="0EE515A8"/>
    <w:rsid w:val="0EEB60D0"/>
    <w:rsid w:val="0EED4A8E"/>
    <w:rsid w:val="0EEED1C8"/>
    <w:rsid w:val="0EEF1392"/>
    <w:rsid w:val="0EF4BDC6"/>
    <w:rsid w:val="0F004364"/>
    <w:rsid w:val="0F0CB10E"/>
    <w:rsid w:val="0F32AC2B"/>
    <w:rsid w:val="0F36086A"/>
    <w:rsid w:val="0F3C06F5"/>
    <w:rsid w:val="0F4AB496"/>
    <w:rsid w:val="0F511082"/>
    <w:rsid w:val="0F544B91"/>
    <w:rsid w:val="0F54D26C"/>
    <w:rsid w:val="0F5C9770"/>
    <w:rsid w:val="0F60E6B3"/>
    <w:rsid w:val="0F62AFFB"/>
    <w:rsid w:val="0F6DA1D2"/>
    <w:rsid w:val="0F6F19F6"/>
    <w:rsid w:val="0F72E7D6"/>
    <w:rsid w:val="0F789A02"/>
    <w:rsid w:val="0F7E8B7E"/>
    <w:rsid w:val="0F7EAD1F"/>
    <w:rsid w:val="0F80BFE5"/>
    <w:rsid w:val="0F8868A2"/>
    <w:rsid w:val="0F8AD838"/>
    <w:rsid w:val="0F8DB555"/>
    <w:rsid w:val="0F8E2E01"/>
    <w:rsid w:val="0F933D09"/>
    <w:rsid w:val="0F946CBC"/>
    <w:rsid w:val="0F98006D"/>
    <w:rsid w:val="0FA3EBB7"/>
    <w:rsid w:val="0FA8BB7A"/>
    <w:rsid w:val="0FB75DF0"/>
    <w:rsid w:val="0FBAB2CE"/>
    <w:rsid w:val="0FBE6432"/>
    <w:rsid w:val="0FCEFAB8"/>
    <w:rsid w:val="0FD1F3B2"/>
    <w:rsid w:val="0FD6B9CF"/>
    <w:rsid w:val="0FD6BCAB"/>
    <w:rsid w:val="0FD80249"/>
    <w:rsid w:val="0FE4FC36"/>
    <w:rsid w:val="0FEBEA2B"/>
    <w:rsid w:val="10007671"/>
    <w:rsid w:val="100A5C3C"/>
    <w:rsid w:val="100C2EEE"/>
    <w:rsid w:val="100E403E"/>
    <w:rsid w:val="10367839"/>
    <w:rsid w:val="103BB607"/>
    <w:rsid w:val="103E12CF"/>
    <w:rsid w:val="1044D460"/>
    <w:rsid w:val="1052F614"/>
    <w:rsid w:val="10546478"/>
    <w:rsid w:val="10584952"/>
    <w:rsid w:val="106D4ECD"/>
    <w:rsid w:val="10743662"/>
    <w:rsid w:val="107AEDC8"/>
    <w:rsid w:val="107D411F"/>
    <w:rsid w:val="1080861B"/>
    <w:rsid w:val="108669F3"/>
    <w:rsid w:val="108850EA"/>
    <w:rsid w:val="108D3268"/>
    <w:rsid w:val="1097C31B"/>
    <w:rsid w:val="10990D8A"/>
    <w:rsid w:val="10A64DF5"/>
    <w:rsid w:val="10B20347"/>
    <w:rsid w:val="10B3891C"/>
    <w:rsid w:val="10B5DEEA"/>
    <w:rsid w:val="10B7BD90"/>
    <w:rsid w:val="10B8B5CB"/>
    <w:rsid w:val="10BA98EA"/>
    <w:rsid w:val="10BB628A"/>
    <w:rsid w:val="10C1A824"/>
    <w:rsid w:val="10CDDB31"/>
    <w:rsid w:val="10CFB9C5"/>
    <w:rsid w:val="10D26CEB"/>
    <w:rsid w:val="10DEBD3E"/>
    <w:rsid w:val="10DEE991"/>
    <w:rsid w:val="10DF64FB"/>
    <w:rsid w:val="10E1C5B3"/>
    <w:rsid w:val="10E320A1"/>
    <w:rsid w:val="10E4D603"/>
    <w:rsid w:val="10E52516"/>
    <w:rsid w:val="10E95287"/>
    <w:rsid w:val="10E96E14"/>
    <w:rsid w:val="10E9C936"/>
    <w:rsid w:val="10EAF057"/>
    <w:rsid w:val="10ECE745"/>
    <w:rsid w:val="10EE6DA2"/>
    <w:rsid w:val="10F68826"/>
    <w:rsid w:val="10F806B8"/>
    <w:rsid w:val="10FA693C"/>
    <w:rsid w:val="11072AFE"/>
    <w:rsid w:val="1118B580"/>
    <w:rsid w:val="111A0BDE"/>
    <w:rsid w:val="111AB9E7"/>
    <w:rsid w:val="111C3BFE"/>
    <w:rsid w:val="111FF1F8"/>
    <w:rsid w:val="112215C9"/>
    <w:rsid w:val="1127930E"/>
    <w:rsid w:val="1127A279"/>
    <w:rsid w:val="1133560C"/>
    <w:rsid w:val="1134B02E"/>
    <w:rsid w:val="11391AC7"/>
    <w:rsid w:val="113F547A"/>
    <w:rsid w:val="113FDB51"/>
    <w:rsid w:val="1143F8C6"/>
    <w:rsid w:val="11562E40"/>
    <w:rsid w:val="11589B1D"/>
    <w:rsid w:val="1158BE4E"/>
    <w:rsid w:val="115CA969"/>
    <w:rsid w:val="11646C15"/>
    <w:rsid w:val="116ED068"/>
    <w:rsid w:val="11718A95"/>
    <w:rsid w:val="1175AE20"/>
    <w:rsid w:val="117ACCD6"/>
    <w:rsid w:val="117FCAFF"/>
    <w:rsid w:val="117FEF44"/>
    <w:rsid w:val="11812D3C"/>
    <w:rsid w:val="118F5FB2"/>
    <w:rsid w:val="11A73183"/>
    <w:rsid w:val="11AC0058"/>
    <w:rsid w:val="11B8A153"/>
    <w:rsid w:val="11C22153"/>
    <w:rsid w:val="11C2DD9B"/>
    <w:rsid w:val="11C89C39"/>
    <w:rsid w:val="11C94B8D"/>
    <w:rsid w:val="11CB92AF"/>
    <w:rsid w:val="11DB5BB0"/>
    <w:rsid w:val="11E728B6"/>
    <w:rsid w:val="11E99B8B"/>
    <w:rsid w:val="11FEF455"/>
    <w:rsid w:val="1201CE5C"/>
    <w:rsid w:val="12085378"/>
    <w:rsid w:val="120F38D0"/>
    <w:rsid w:val="1211FB7E"/>
    <w:rsid w:val="1212F17B"/>
    <w:rsid w:val="12159AB7"/>
    <w:rsid w:val="121939DC"/>
    <w:rsid w:val="121D2632"/>
    <w:rsid w:val="12208809"/>
    <w:rsid w:val="12231D79"/>
    <w:rsid w:val="1227CC85"/>
    <w:rsid w:val="122FEEDF"/>
    <w:rsid w:val="12377440"/>
    <w:rsid w:val="123C1851"/>
    <w:rsid w:val="123E9E24"/>
    <w:rsid w:val="124E7E66"/>
    <w:rsid w:val="12508148"/>
    <w:rsid w:val="125494ED"/>
    <w:rsid w:val="12592C33"/>
    <w:rsid w:val="127D0AEC"/>
    <w:rsid w:val="1289F1A8"/>
    <w:rsid w:val="128A40F4"/>
    <w:rsid w:val="129AD69B"/>
    <w:rsid w:val="129BC47B"/>
    <w:rsid w:val="12A4E8F0"/>
    <w:rsid w:val="12A764B6"/>
    <w:rsid w:val="12B3BE50"/>
    <w:rsid w:val="12B45DC9"/>
    <w:rsid w:val="12B4736C"/>
    <w:rsid w:val="12B80E79"/>
    <w:rsid w:val="12BCC994"/>
    <w:rsid w:val="12C38F21"/>
    <w:rsid w:val="12C42C51"/>
    <w:rsid w:val="12C57CEE"/>
    <w:rsid w:val="12C79728"/>
    <w:rsid w:val="12CE5461"/>
    <w:rsid w:val="12D9CC90"/>
    <w:rsid w:val="12EA858B"/>
    <w:rsid w:val="12F2EC99"/>
    <w:rsid w:val="12F55D01"/>
    <w:rsid w:val="1305FED6"/>
    <w:rsid w:val="131378B2"/>
    <w:rsid w:val="131F8EC3"/>
    <w:rsid w:val="13335CFB"/>
    <w:rsid w:val="13377723"/>
    <w:rsid w:val="13395894"/>
    <w:rsid w:val="133C8395"/>
    <w:rsid w:val="133FBD3A"/>
    <w:rsid w:val="13406E23"/>
    <w:rsid w:val="13424411"/>
    <w:rsid w:val="135433C8"/>
    <w:rsid w:val="13564D2E"/>
    <w:rsid w:val="135E939E"/>
    <w:rsid w:val="135F2C5C"/>
    <w:rsid w:val="136A8F42"/>
    <w:rsid w:val="136B8657"/>
    <w:rsid w:val="13744886"/>
    <w:rsid w:val="13746243"/>
    <w:rsid w:val="1386C3BD"/>
    <w:rsid w:val="138756D2"/>
    <w:rsid w:val="138868CF"/>
    <w:rsid w:val="138B462D"/>
    <w:rsid w:val="13950A90"/>
    <w:rsid w:val="13A0AF72"/>
    <w:rsid w:val="13A0D317"/>
    <w:rsid w:val="13A294D8"/>
    <w:rsid w:val="13B0AB9A"/>
    <w:rsid w:val="13B485D0"/>
    <w:rsid w:val="13B7D36B"/>
    <w:rsid w:val="13B89254"/>
    <w:rsid w:val="13C7EA6A"/>
    <w:rsid w:val="13C7F36C"/>
    <w:rsid w:val="13C8E19D"/>
    <w:rsid w:val="13CE5404"/>
    <w:rsid w:val="13D7C433"/>
    <w:rsid w:val="13E74B06"/>
    <w:rsid w:val="13EBA7AE"/>
    <w:rsid w:val="13F4F690"/>
    <w:rsid w:val="13FE16DC"/>
    <w:rsid w:val="14011D31"/>
    <w:rsid w:val="14108333"/>
    <w:rsid w:val="1410E14F"/>
    <w:rsid w:val="14153B81"/>
    <w:rsid w:val="141F1750"/>
    <w:rsid w:val="141F8388"/>
    <w:rsid w:val="14222623"/>
    <w:rsid w:val="14291BE2"/>
    <w:rsid w:val="142D8E40"/>
    <w:rsid w:val="143202A6"/>
    <w:rsid w:val="1439849A"/>
    <w:rsid w:val="1440CD9E"/>
    <w:rsid w:val="1441D4B2"/>
    <w:rsid w:val="14509A3E"/>
    <w:rsid w:val="145769F7"/>
    <w:rsid w:val="1457B715"/>
    <w:rsid w:val="14582DDB"/>
    <w:rsid w:val="1462BB57"/>
    <w:rsid w:val="146D9B59"/>
    <w:rsid w:val="147202F5"/>
    <w:rsid w:val="1472B990"/>
    <w:rsid w:val="14768DA6"/>
    <w:rsid w:val="1484BC2C"/>
    <w:rsid w:val="1499B9C2"/>
    <w:rsid w:val="14A4A15F"/>
    <w:rsid w:val="14A4DC8B"/>
    <w:rsid w:val="14AD8C36"/>
    <w:rsid w:val="14AD929D"/>
    <w:rsid w:val="14AEC674"/>
    <w:rsid w:val="14B25BB6"/>
    <w:rsid w:val="14C24789"/>
    <w:rsid w:val="14C3387E"/>
    <w:rsid w:val="14CEB7C0"/>
    <w:rsid w:val="14D22507"/>
    <w:rsid w:val="14D706A1"/>
    <w:rsid w:val="14DBFCB1"/>
    <w:rsid w:val="14E1A4F6"/>
    <w:rsid w:val="14E9BC82"/>
    <w:rsid w:val="14F39F7E"/>
    <w:rsid w:val="14FD8927"/>
    <w:rsid w:val="14FFB273"/>
    <w:rsid w:val="15146AB9"/>
    <w:rsid w:val="151BDE47"/>
    <w:rsid w:val="151E4EE2"/>
    <w:rsid w:val="15263CF1"/>
    <w:rsid w:val="1526999E"/>
    <w:rsid w:val="1527F017"/>
    <w:rsid w:val="1529AAD7"/>
    <w:rsid w:val="152ACBA1"/>
    <w:rsid w:val="15362D87"/>
    <w:rsid w:val="153F414A"/>
    <w:rsid w:val="15410C78"/>
    <w:rsid w:val="154F40C6"/>
    <w:rsid w:val="1551161E"/>
    <w:rsid w:val="155320F7"/>
    <w:rsid w:val="15640AC5"/>
    <w:rsid w:val="156823D3"/>
    <w:rsid w:val="157BEE88"/>
    <w:rsid w:val="157FBDB1"/>
    <w:rsid w:val="15800C0F"/>
    <w:rsid w:val="15814130"/>
    <w:rsid w:val="15A42A17"/>
    <w:rsid w:val="15BB9CC3"/>
    <w:rsid w:val="15C0E39B"/>
    <w:rsid w:val="15C141C6"/>
    <w:rsid w:val="15C40D55"/>
    <w:rsid w:val="15C91C30"/>
    <w:rsid w:val="15D3AFEC"/>
    <w:rsid w:val="15D5CEE0"/>
    <w:rsid w:val="15DA40D7"/>
    <w:rsid w:val="15E9AD28"/>
    <w:rsid w:val="15EEAD3F"/>
    <w:rsid w:val="15EF7739"/>
    <w:rsid w:val="15F36892"/>
    <w:rsid w:val="15F49FCA"/>
    <w:rsid w:val="15FEFF1E"/>
    <w:rsid w:val="1603B0CD"/>
    <w:rsid w:val="160F1371"/>
    <w:rsid w:val="161083C3"/>
    <w:rsid w:val="1616AA12"/>
    <w:rsid w:val="161ED288"/>
    <w:rsid w:val="16293B5F"/>
    <w:rsid w:val="1643705F"/>
    <w:rsid w:val="16442C2E"/>
    <w:rsid w:val="16451D19"/>
    <w:rsid w:val="164779AC"/>
    <w:rsid w:val="16509EA0"/>
    <w:rsid w:val="1655A959"/>
    <w:rsid w:val="1672B09C"/>
    <w:rsid w:val="1674ACCF"/>
    <w:rsid w:val="16781119"/>
    <w:rsid w:val="167A1424"/>
    <w:rsid w:val="167DDBFB"/>
    <w:rsid w:val="16894FD6"/>
    <w:rsid w:val="168FB541"/>
    <w:rsid w:val="1695DEE0"/>
    <w:rsid w:val="1695ED20"/>
    <w:rsid w:val="16995267"/>
    <w:rsid w:val="169E363C"/>
    <w:rsid w:val="16A2E1D0"/>
    <w:rsid w:val="16A3468E"/>
    <w:rsid w:val="16A94A42"/>
    <w:rsid w:val="16A9C456"/>
    <w:rsid w:val="16B28B9D"/>
    <w:rsid w:val="16BDEE31"/>
    <w:rsid w:val="16C44465"/>
    <w:rsid w:val="16DCE1DE"/>
    <w:rsid w:val="16E4888B"/>
    <w:rsid w:val="16EE4107"/>
    <w:rsid w:val="16EF551C"/>
    <w:rsid w:val="16EF6105"/>
    <w:rsid w:val="16F5D496"/>
    <w:rsid w:val="16FCC0E8"/>
    <w:rsid w:val="1701BAA7"/>
    <w:rsid w:val="17144060"/>
    <w:rsid w:val="1714B112"/>
    <w:rsid w:val="171A300C"/>
    <w:rsid w:val="171B9480"/>
    <w:rsid w:val="1722ADF3"/>
    <w:rsid w:val="1723AEEB"/>
    <w:rsid w:val="1723FD10"/>
    <w:rsid w:val="1725E10F"/>
    <w:rsid w:val="17285C82"/>
    <w:rsid w:val="172A1E02"/>
    <w:rsid w:val="172AAA4E"/>
    <w:rsid w:val="172EF84A"/>
    <w:rsid w:val="173187E2"/>
    <w:rsid w:val="17326C64"/>
    <w:rsid w:val="1734EDA0"/>
    <w:rsid w:val="173E8076"/>
    <w:rsid w:val="1749A7AF"/>
    <w:rsid w:val="174D412F"/>
    <w:rsid w:val="1752E95E"/>
    <w:rsid w:val="1758245F"/>
    <w:rsid w:val="17587F14"/>
    <w:rsid w:val="175E2E8C"/>
    <w:rsid w:val="1761AFE7"/>
    <w:rsid w:val="176BEDFC"/>
    <w:rsid w:val="17719FC1"/>
    <w:rsid w:val="177BF505"/>
    <w:rsid w:val="177C12C2"/>
    <w:rsid w:val="1781A943"/>
    <w:rsid w:val="1783A429"/>
    <w:rsid w:val="1790CD8E"/>
    <w:rsid w:val="17945E1F"/>
    <w:rsid w:val="17A2B493"/>
    <w:rsid w:val="17B23C56"/>
    <w:rsid w:val="17B61A5B"/>
    <w:rsid w:val="17BD4021"/>
    <w:rsid w:val="17BDA3FC"/>
    <w:rsid w:val="17C0EC13"/>
    <w:rsid w:val="17C47AA2"/>
    <w:rsid w:val="17C907F7"/>
    <w:rsid w:val="17CAF3AF"/>
    <w:rsid w:val="17CE72F8"/>
    <w:rsid w:val="17DB0B43"/>
    <w:rsid w:val="17E2914E"/>
    <w:rsid w:val="17E4094F"/>
    <w:rsid w:val="17E9C79B"/>
    <w:rsid w:val="17EB8375"/>
    <w:rsid w:val="17EF51D1"/>
    <w:rsid w:val="17F272A7"/>
    <w:rsid w:val="17F2A43B"/>
    <w:rsid w:val="17F7164D"/>
    <w:rsid w:val="17F7EE61"/>
    <w:rsid w:val="18030BDF"/>
    <w:rsid w:val="18095196"/>
    <w:rsid w:val="180A260C"/>
    <w:rsid w:val="182B8451"/>
    <w:rsid w:val="183B55BE"/>
    <w:rsid w:val="18407EC0"/>
    <w:rsid w:val="18434B3B"/>
    <w:rsid w:val="1846CE3D"/>
    <w:rsid w:val="18487A2B"/>
    <w:rsid w:val="184D99FB"/>
    <w:rsid w:val="184DBF65"/>
    <w:rsid w:val="185DCE45"/>
    <w:rsid w:val="18638C9C"/>
    <w:rsid w:val="18653217"/>
    <w:rsid w:val="187A57D7"/>
    <w:rsid w:val="187AF4C4"/>
    <w:rsid w:val="18823116"/>
    <w:rsid w:val="1889507B"/>
    <w:rsid w:val="188F7C1A"/>
    <w:rsid w:val="1893773B"/>
    <w:rsid w:val="189E6A55"/>
    <w:rsid w:val="18A021C0"/>
    <w:rsid w:val="18B9A3FE"/>
    <w:rsid w:val="18BBA8C5"/>
    <w:rsid w:val="18BFE1BA"/>
    <w:rsid w:val="18C9F745"/>
    <w:rsid w:val="18D75C76"/>
    <w:rsid w:val="18DD1280"/>
    <w:rsid w:val="18FF148C"/>
    <w:rsid w:val="18FF9BAF"/>
    <w:rsid w:val="190B224C"/>
    <w:rsid w:val="19152CFA"/>
    <w:rsid w:val="191A3477"/>
    <w:rsid w:val="19271103"/>
    <w:rsid w:val="1927D4BE"/>
    <w:rsid w:val="1936BF6B"/>
    <w:rsid w:val="193B3106"/>
    <w:rsid w:val="1940EC92"/>
    <w:rsid w:val="1941F460"/>
    <w:rsid w:val="194C77F9"/>
    <w:rsid w:val="194E2CBC"/>
    <w:rsid w:val="194E464C"/>
    <w:rsid w:val="19527587"/>
    <w:rsid w:val="195B4BF3"/>
    <w:rsid w:val="195FFF85"/>
    <w:rsid w:val="19622B46"/>
    <w:rsid w:val="1967F8AB"/>
    <w:rsid w:val="19686275"/>
    <w:rsid w:val="196E702F"/>
    <w:rsid w:val="197830B8"/>
    <w:rsid w:val="197EDF2D"/>
    <w:rsid w:val="198621A6"/>
    <w:rsid w:val="19870567"/>
    <w:rsid w:val="19954737"/>
    <w:rsid w:val="1998FCAE"/>
    <w:rsid w:val="199A7AF2"/>
    <w:rsid w:val="199DFA25"/>
    <w:rsid w:val="199FE643"/>
    <w:rsid w:val="19A262EA"/>
    <w:rsid w:val="19A586D0"/>
    <w:rsid w:val="19A70803"/>
    <w:rsid w:val="19B03EB2"/>
    <w:rsid w:val="19B04003"/>
    <w:rsid w:val="19B5DE0D"/>
    <w:rsid w:val="19B7B500"/>
    <w:rsid w:val="19BE1305"/>
    <w:rsid w:val="19CD9F74"/>
    <w:rsid w:val="19CE2183"/>
    <w:rsid w:val="19D08103"/>
    <w:rsid w:val="19D3FE57"/>
    <w:rsid w:val="19DD3923"/>
    <w:rsid w:val="19E32879"/>
    <w:rsid w:val="19E4B59E"/>
    <w:rsid w:val="19E79EA5"/>
    <w:rsid w:val="19F3B75A"/>
    <w:rsid w:val="19F61840"/>
    <w:rsid w:val="1A0B9F71"/>
    <w:rsid w:val="1A13DDFE"/>
    <w:rsid w:val="1A1C7EBB"/>
    <w:rsid w:val="1A24CF40"/>
    <w:rsid w:val="1A26633E"/>
    <w:rsid w:val="1A266893"/>
    <w:rsid w:val="1A2793BF"/>
    <w:rsid w:val="1A31F24F"/>
    <w:rsid w:val="1A347ED7"/>
    <w:rsid w:val="1A4D0C9E"/>
    <w:rsid w:val="1A58D5D5"/>
    <w:rsid w:val="1A5F1FB9"/>
    <w:rsid w:val="1A5F4565"/>
    <w:rsid w:val="1A606CE9"/>
    <w:rsid w:val="1A60AE5E"/>
    <w:rsid w:val="1A61914E"/>
    <w:rsid w:val="1A6CDEF2"/>
    <w:rsid w:val="1A71155C"/>
    <w:rsid w:val="1A72B200"/>
    <w:rsid w:val="1A771260"/>
    <w:rsid w:val="1A789A11"/>
    <w:rsid w:val="1A7F2FC1"/>
    <w:rsid w:val="1A82A918"/>
    <w:rsid w:val="1A83A2AB"/>
    <w:rsid w:val="1A880395"/>
    <w:rsid w:val="1A893216"/>
    <w:rsid w:val="1A8BCFB7"/>
    <w:rsid w:val="1A8C6350"/>
    <w:rsid w:val="1A9C883E"/>
    <w:rsid w:val="1A9CAADA"/>
    <w:rsid w:val="1A9F5268"/>
    <w:rsid w:val="1AA9E3D2"/>
    <w:rsid w:val="1AAC7557"/>
    <w:rsid w:val="1AB2BAEF"/>
    <w:rsid w:val="1AB641D8"/>
    <w:rsid w:val="1AB727C3"/>
    <w:rsid w:val="1AB9C799"/>
    <w:rsid w:val="1ABE0584"/>
    <w:rsid w:val="1ABE851B"/>
    <w:rsid w:val="1ACDF83D"/>
    <w:rsid w:val="1ACF89E2"/>
    <w:rsid w:val="1ADE24E7"/>
    <w:rsid w:val="1AE417E8"/>
    <w:rsid w:val="1AEC9DD4"/>
    <w:rsid w:val="1AEF9616"/>
    <w:rsid w:val="1AF5AAA1"/>
    <w:rsid w:val="1B0E50D7"/>
    <w:rsid w:val="1B19CFDA"/>
    <w:rsid w:val="1B28A9A3"/>
    <w:rsid w:val="1B2F098C"/>
    <w:rsid w:val="1B30DAD8"/>
    <w:rsid w:val="1B44A5D1"/>
    <w:rsid w:val="1B5285FC"/>
    <w:rsid w:val="1B55B01F"/>
    <w:rsid w:val="1B69F04E"/>
    <w:rsid w:val="1B6BC529"/>
    <w:rsid w:val="1B733092"/>
    <w:rsid w:val="1B73A6F2"/>
    <w:rsid w:val="1B7FE454"/>
    <w:rsid w:val="1B806C9A"/>
    <w:rsid w:val="1B80B928"/>
    <w:rsid w:val="1B8172BC"/>
    <w:rsid w:val="1BA0E8F1"/>
    <w:rsid w:val="1BB21A41"/>
    <w:rsid w:val="1BB9B646"/>
    <w:rsid w:val="1BCAC982"/>
    <w:rsid w:val="1BCB1452"/>
    <w:rsid w:val="1BD5DC18"/>
    <w:rsid w:val="1BD7D0F3"/>
    <w:rsid w:val="1BE20570"/>
    <w:rsid w:val="1BE25349"/>
    <w:rsid w:val="1BEB1820"/>
    <w:rsid w:val="1BEB2009"/>
    <w:rsid w:val="1BEBA244"/>
    <w:rsid w:val="1BF187BE"/>
    <w:rsid w:val="1C0BD7BE"/>
    <w:rsid w:val="1C1CBAC8"/>
    <w:rsid w:val="1C207A6D"/>
    <w:rsid w:val="1C3AF91F"/>
    <w:rsid w:val="1C405A43"/>
    <w:rsid w:val="1C4541DA"/>
    <w:rsid w:val="1C4E2104"/>
    <w:rsid w:val="1C56761A"/>
    <w:rsid w:val="1C5E912C"/>
    <w:rsid w:val="1C611F37"/>
    <w:rsid w:val="1C69335E"/>
    <w:rsid w:val="1C69B22A"/>
    <w:rsid w:val="1C86283A"/>
    <w:rsid w:val="1C9CFFC0"/>
    <w:rsid w:val="1C9FFAE5"/>
    <w:rsid w:val="1CA3C6BA"/>
    <w:rsid w:val="1CAAA5C4"/>
    <w:rsid w:val="1CBA5609"/>
    <w:rsid w:val="1CBB6A39"/>
    <w:rsid w:val="1CBE5228"/>
    <w:rsid w:val="1CC1D6EE"/>
    <w:rsid w:val="1CCA8F8A"/>
    <w:rsid w:val="1CCCD7C0"/>
    <w:rsid w:val="1CCDD4E3"/>
    <w:rsid w:val="1CE655CF"/>
    <w:rsid w:val="1CF15450"/>
    <w:rsid w:val="1CF39E0E"/>
    <w:rsid w:val="1D1A5AC0"/>
    <w:rsid w:val="1D244AC5"/>
    <w:rsid w:val="1D29880B"/>
    <w:rsid w:val="1D2D5D4C"/>
    <w:rsid w:val="1D34D1C5"/>
    <w:rsid w:val="1D38C894"/>
    <w:rsid w:val="1D3938EF"/>
    <w:rsid w:val="1D4C514C"/>
    <w:rsid w:val="1D4D464C"/>
    <w:rsid w:val="1D4D5444"/>
    <w:rsid w:val="1D4F7AEB"/>
    <w:rsid w:val="1D5199C4"/>
    <w:rsid w:val="1D545E70"/>
    <w:rsid w:val="1D58EBED"/>
    <w:rsid w:val="1D63B6FE"/>
    <w:rsid w:val="1D69B9E3"/>
    <w:rsid w:val="1D6C8463"/>
    <w:rsid w:val="1D6D0525"/>
    <w:rsid w:val="1D6DC7A7"/>
    <w:rsid w:val="1D8F8A9E"/>
    <w:rsid w:val="1D9167DB"/>
    <w:rsid w:val="1D94C2DF"/>
    <w:rsid w:val="1DA5B00C"/>
    <w:rsid w:val="1DA5C519"/>
    <w:rsid w:val="1DA75B67"/>
    <w:rsid w:val="1DA7DC8B"/>
    <w:rsid w:val="1DAC91B0"/>
    <w:rsid w:val="1DB836E5"/>
    <w:rsid w:val="1DB9A52E"/>
    <w:rsid w:val="1DC23171"/>
    <w:rsid w:val="1DC25807"/>
    <w:rsid w:val="1DC2D820"/>
    <w:rsid w:val="1DC53297"/>
    <w:rsid w:val="1DCBEAB3"/>
    <w:rsid w:val="1DD05D65"/>
    <w:rsid w:val="1DE111A2"/>
    <w:rsid w:val="1DE90B50"/>
    <w:rsid w:val="1DEB9234"/>
    <w:rsid w:val="1DF03BE6"/>
    <w:rsid w:val="1DF13ABD"/>
    <w:rsid w:val="1DFA2FE4"/>
    <w:rsid w:val="1E04E351"/>
    <w:rsid w:val="1E098DED"/>
    <w:rsid w:val="1E1D644C"/>
    <w:rsid w:val="1E253D4E"/>
    <w:rsid w:val="1E28EEE9"/>
    <w:rsid w:val="1E49164C"/>
    <w:rsid w:val="1E4E9F49"/>
    <w:rsid w:val="1E564BFC"/>
    <w:rsid w:val="1E6600F1"/>
    <w:rsid w:val="1E67C56E"/>
    <w:rsid w:val="1E6FD9F6"/>
    <w:rsid w:val="1E709F1F"/>
    <w:rsid w:val="1E758C35"/>
    <w:rsid w:val="1E77EBB1"/>
    <w:rsid w:val="1E7FD706"/>
    <w:rsid w:val="1E807520"/>
    <w:rsid w:val="1E80C877"/>
    <w:rsid w:val="1E884DEF"/>
    <w:rsid w:val="1E8FD4C1"/>
    <w:rsid w:val="1EA23AFC"/>
    <w:rsid w:val="1EA31816"/>
    <w:rsid w:val="1EAAAD89"/>
    <w:rsid w:val="1EB0697F"/>
    <w:rsid w:val="1EB14761"/>
    <w:rsid w:val="1EB8FA21"/>
    <w:rsid w:val="1ED848A9"/>
    <w:rsid w:val="1EDC4425"/>
    <w:rsid w:val="1EDDFCBE"/>
    <w:rsid w:val="1EE090F7"/>
    <w:rsid w:val="1EE58477"/>
    <w:rsid w:val="1EE7C523"/>
    <w:rsid w:val="1EEC5285"/>
    <w:rsid w:val="1EF37415"/>
    <w:rsid w:val="1EF5BFFB"/>
    <w:rsid w:val="1EF81730"/>
    <w:rsid w:val="1EF96BF2"/>
    <w:rsid w:val="1F0008F7"/>
    <w:rsid w:val="1F07AAF5"/>
    <w:rsid w:val="1F0B1EFA"/>
    <w:rsid w:val="1F0F81B0"/>
    <w:rsid w:val="1F12FD84"/>
    <w:rsid w:val="1F177C85"/>
    <w:rsid w:val="1F2797E7"/>
    <w:rsid w:val="1F2A453A"/>
    <w:rsid w:val="1F2E4F9E"/>
    <w:rsid w:val="1F35B71A"/>
    <w:rsid w:val="1F36BC2C"/>
    <w:rsid w:val="1F3766C3"/>
    <w:rsid w:val="1F394EC2"/>
    <w:rsid w:val="1F3C5D79"/>
    <w:rsid w:val="1F424787"/>
    <w:rsid w:val="1F49471D"/>
    <w:rsid w:val="1F4C0215"/>
    <w:rsid w:val="1F56831D"/>
    <w:rsid w:val="1F587683"/>
    <w:rsid w:val="1F591265"/>
    <w:rsid w:val="1F5DA8E8"/>
    <w:rsid w:val="1F6509E8"/>
    <w:rsid w:val="1F6856D0"/>
    <w:rsid w:val="1F75639D"/>
    <w:rsid w:val="1F7A4075"/>
    <w:rsid w:val="1F8033D3"/>
    <w:rsid w:val="1F854CA8"/>
    <w:rsid w:val="1F8DC3D5"/>
    <w:rsid w:val="1F90834F"/>
    <w:rsid w:val="1F921CA3"/>
    <w:rsid w:val="1F96EA3B"/>
    <w:rsid w:val="1F9B2A36"/>
    <w:rsid w:val="1F9FF3A5"/>
    <w:rsid w:val="1FB043FF"/>
    <w:rsid w:val="1FB514C1"/>
    <w:rsid w:val="1FBBCC89"/>
    <w:rsid w:val="1FBCE8EC"/>
    <w:rsid w:val="1FC9E4C6"/>
    <w:rsid w:val="1FCA0F06"/>
    <w:rsid w:val="1FD028A9"/>
    <w:rsid w:val="1FE542ED"/>
    <w:rsid w:val="1FE63E46"/>
    <w:rsid w:val="1FF21187"/>
    <w:rsid w:val="1FF6833B"/>
    <w:rsid w:val="2003D94F"/>
    <w:rsid w:val="200AD03D"/>
    <w:rsid w:val="2011A920"/>
    <w:rsid w:val="2015E7FA"/>
    <w:rsid w:val="20171B9B"/>
    <w:rsid w:val="20289CF7"/>
    <w:rsid w:val="20291A4F"/>
    <w:rsid w:val="2029648A"/>
    <w:rsid w:val="202B1D6F"/>
    <w:rsid w:val="20334138"/>
    <w:rsid w:val="20374ECB"/>
    <w:rsid w:val="20466891"/>
    <w:rsid w:val="2046ECE7"/>
    <w:rsid w:val="2048CD6D"/>
    <w:rsid w:val="2053F61C"/>
    <w:rsid w:val="205BCC78"/>
    <w:rsid w:val="20601378"/>
    <w:rsid w:val="20630C14"/>
    <w:rsid w:val="20630C29"/>
    <w:rsid w:val="20649812"/>
    <w:rsid w:val="2067D55A"/>
    <w:rsid w:val="2075BC90"/>
    <w:rsid w:val="207DB787"/>
    <w:rsid w:val="20827E07"/>
    <w:rsid w:val="2084206B"/>
    <w:rsid w:val="20877ED8"/>
    <w:rsid w:val="2094D380"/>
    <w:rsid w:val="20A5E758"/>
    <w:rsid w:val="20A5EEC6"/>
    <w:rsid w:val="20AB7F7F"/>
    <w:rsid w:val="20AE93BB"/>
    <w:rsid w:val="20AFB083"/>
    <w:rsid w:val="20C2079F"/>
    <w:rsid w:val="20C97009"/>
    <w:rsid w:val="20D24362"/>
    <w:rsid w:val="20D82700"/>
    <w:rsid w:val="20DE7BDC"/>
    <w:rsid w:val="20DFBB2D"/>
    <w:rsid w:val="20E2F4F6"/>
    <w:rsid w:val="20E993BB"/>
    <w:rsid w:val="20F106EE"/>
    <w:rsid w:val="20F92DEF"/>
    <w:rsid w:val="21031F94"/>
    <w:rsid w:val="210BDECD"/>
    <w:rsid w:val="210F7DF8"/>
    <w:rsid w:val="21133EFA"/>
    <w:rsid w:val="2113DCBC"/>
    <w:rsid w:val="211DB382"/>
    <w:rsid w:val="2124F191"/>
    <w:rsid w:val="21256516"/>
    <w:rsid w:val="2128E2B9"/>
    <w:rsid w:val="212CA9A4"/>
    <w:rsid w:val="212D5665"/>
    <w:rsid w:val="212E01C6"/>
    <w:rsid w:val="212F87A2"/>
    <w:rsid w:val="21341B57"/>
    <w:rsid w:val="21441EB3"/>
    <w:rsid w:val="214CCC1A"/>
    <w:rsid w:val="21531B90"/>
    <w:rsid w:val="2157ED0B"/>
    <w:rsid w:val="216C21D4"/>
    <w:rsid w:val="2175BDDC"/>
    <w:rsid w:val="21791349"/>
    <w:rsid w:val="217A32A6"/>
    <w:rsid w:val="21836569"/>
    <w:rsid w:val="2187671D"/>
    <w:rsid w:val="2189D068"/>
    <w:rsid w:val="21902BE4"/>
    <w:rsid w:val="2192648B"/>
    <w:rsid w:val="21A5BC38"/>
    <w:rsid w:val="21AB78F5"/>
    <w:rsid w:val="21C379FA"/>
    <w:rsid w:val="21D1CA3F"/>
    <w:rsid w:val="21E1B85C"/>
    <w:rsid w:val="21E5BF07"/>
    <w:rsid w:val="21E82BAA"/>
    <w:rsid w:val="2208D40F"/>
    <w:rsid w:val="220C4725"/>
    <w:rsid w:val="220D62F9"/>
    <w:rsid w:val="220FF442"/>
    <w:rsid w:val="221A2285"/>
    <w:rsid w:val="22219D04"/>
    <w:rsid w:val="2224612E"/>
    <w:rsid w:val="223868D6"/>
    <w:rsid w:val="223EFFF1"/>
    <w:rsid w:val="22467789"/>
    <w:rsid w:val="224FCDC5"/>
    <w:rsid w:val="224FD6F0"/>
    <w:rsid w:val="225E3A27"/>
    <w:rsid w:val="226D4F1B"/>
    <w:rsid w:val="2277E3B7"/>
    <w:rsid w:val="228207B7"/>
    <w:rsid w:val="228449CA"/>
    <w:rsid w:val="22998B98"/>
    <w:rsid w:val="22A5D7CC"/>
    <w:rsid w:val="22A7E9C2"/>
    <w:rsid w:val="22ACE35D"/>
    <w:rsid w:val="22BC68AD"/>
    <w:rsid w:val="22BFD9C5"/>
    <w:rsid w:val="22C81845"/>
    <w:rsid w:val="22CD57FF"/>
    <w:rsid w:val="22CF5840"/>
    <w:rsid w:val="22DD76DD"/>
    <w:rsid w:val="22DF6117"/>
    <w:rsid w:val="22F34278"/>
    <w:rsid w:val="22FB7D4C"/>
    <w:rsid w:val="230B1BAE"/>
    <w:rsid w:val="230E6D98"/>
    <w:rsid w:val="230F2C7D"/>
    <w:rsid w:val="2310864F"/>
    <w:rsid w:val="23157295"/>
    <w:rsid w:val="2317A45F"/>
    <w:rsid w:val="23217301"/>
    <w:rsid w:val="232B864B"/>
    <w:rsid w:val="232BEDA8"/>
    <w:rsid w:val="232CF489"/>
    <w:rsid w:val="232E8316"/>
    <w:rsid w:val="232FCD02"/>
    <w:rsid w:val="23325CB5"/>
    <w:rsid w:val="23384022"/>
    <w:rsid w:val="233B3501"/>
    <w:rsid w:val="233B9E40"/>
    <w:rsid w:val="2344BFDA"/>
    <w:rsid w:val="2347AF28"/>
    <w:rsid w:val="234CC91D"/>
    <w:rsid w:val="23563BFF"/>
    <w:rsid w:val="23578A44"/>
    <w:rsid w:val="235A5B8F"/>
    <w:rsid w:val="236A2C74"/>
    <w:rsid w:val="236C3E16"/>
    <w:rsid w:val="236E797A"/>
    <w:rsid w:val="2386180E"/>
    <w:rsid w:val="2387729B"/>
    <w:rsid w:val="2392D533"/>
    <w:rsid w:val="23936DBA"/>
    <w:rsid w:val="23A1E32B"/>
    <w:rsid w:val="23AB7419"/>
    <w:rsid w:val="23ADC242"/>
    <w:rsid w:val="23C255B6"/>
    <w:rsid w:val="23D08FF2"/>
    <w:rsid w:val="23D18E22"/>
    <w:rsid w:val="23D37F9F"/>
    <w:rsid w:val="23E1AB9E"/>
    <w:rsid w:val="23ED95FD"/>
    <w:rsid w:val="23F0C083"/>
    <w:rsid w:val="23F15C9F"/>
    <w:rsid w:val="23F3271D"/>
    <w:rsid w:val="2403A8E7"/>
    <w:rsid w:val="24078ADB"/>
    <w:rsid w:val="241777B3"/>
    <w:rsid w:val="241A1536"/>
    <w:rsid w:val="241FC1D9"/>
    <w:rsid w:val="242608A2"/>
    <w:rsid w:val="2427C304"/>
    <w:rsid w:val="243093C7"/>
    <w:rsid w:val="24316059"/>
    <w:rsid w:val="243A9A1C"/>
    <w:rsid w:val="244F02E7"/>
    <w:rsid w:val="24554D13"/>
    <w:rsid w:val="2457444D"/>
    <w:rsid w:val="2465C747"/>
    <w:rsid w:val="24724803"/>
    <w:rsid w:val="247593AC"/>
    <w:rsid w:val="247708BE"/>
    <w:rsid w:val="2477CCD9"/>
    <w:rsid w:val="24795759"/>
    <w:rsid w:val="247F0A69"/>
    <w:rsid w:val="24813BEC"/>
    <w:rsid w:val="24859B86"/>
    <w:rsid w:val="2486149C"/>
    <w:rsid w:val="2486A502"/>
    <w:rsid w:val="24937C5E"/>
    <w:rsid w:val="2497F14E"/>
    <w:rsid w:val="249DD0D6"/>
    <w:rsid w:val="24A8B41C"/>
    <w:rsid w:val="24B3B6CA"/>
    <w:rsid w:val="24B44738"/>
    <w:rsid w:val="24B6FD9C"/>
    <w:rsid w:val="24B9D99B"/>
    <w:rsid w:val="24C5DE16"/>
    <w:rsid w:val="24CA4384"/>
    <w:rsid w:val="24CB3EAB"/>
    <w:rsid w:val="24CBCBE8"/>
    <w:rsid w:val="24CEE060"/>
    <w:rsid w:val="24CFCF25"/>
    <w:rsid w:val="24DAD3A4"/>
    <w:rsid w:val="24E252BB"/>
    <w:rsid w:val="24E286FF"/>
    <w:rsid w:val="24E33EBE"/>
    <w:rsid w:val="24EC70E1"/>
    <w:rsid w:val="24FB1DF2"/>
    <w:rsid w:val="2502AAEF"/>
    <w:rsid w:val="25036034"/>
    <w:rsid w:val="2506652C"/>
    <w:rsid w:val="250F08C1"/>
    <w:rsid w:val="2511B0D4"/>
    <w:rsid w:val="2513DCC3"/>
    <w:rsid w:val="252A9453"/>
    <w:rsid w:val="2540EB0A"/>
    <w:rsid w:val="254A590A"/>
    <w:rsid w:val="254C224D"/>
    <w:rsid w:val="255A71E8"/>
    <w:rsid w:val="255C7669"/>
    <w:rsid w:val="2563B098"/>
    <w:rsid w:val="2570D796"/>
    <w:rsid w:val="25789022"/>
    <w:rsid w:val="25793C9F"/>
    <w:rsid w:val="257B919F"/>
    <w:rsid w:val="2587156B"/>
    <w:rsid w:val="258C3FED"/>
    <w:rsid w:val="258EB3A4"/>
    <w:rsid w:val="258EF7AF"/>
    <w:rsid w:val="259713AB"/>
    <w:rsid w:val="2598BE5A"/>
    <w:rsid w:val="259AE119"/>
    <w:rsid w:val="259DE9B3"/>
    <w:rsid w:val="259FE562"/>
    <w:rsid w:val="25A64E2E"/>
    <w:rsid w:val="25B0F11C"/>
    <w:rsid w:val="25B28411"/>
    <w:rsid w:val="25B37460"/>
    <w:rsid w:val="25C87452"/>
    <w:rsid w:val="25C89628"/>
    <w:rsid w:val="25C98F71"/>
    <w:rsid w:val="25D2F997"/>
    <w:rsid w:val="25D59370"/>
    <w:rsid w:val="25DBE0CF"/>
    <w:rsid w:val="25E17093"/>
    <w:rsid w:val="25E46F86"/>
    <w:rsid w:val="25ED1EFE"/>
    <w:rsid w:val="25F828E2"/>
    <w:rsid w:val="25F923F6"/>
    <w:rsid w:val="25FC1FD6"/>
    <w:rsid w:val="2601B68B"/>
    <w:rsid w:val="2604EA78"/>
    <w:rsid w:val="260B38CE"/>
    <w:rsid w:val="2616E756"/>
    <w:rsid w:val="2618B3DA"/>
    <w:rsid w:val="261A0E2E"/>
    <w:rsid w:val="261B75EB"/>
    <w:rsid w:val="261C350F"/>
    <w:rsid w:val="26232D2F"/>
    <w:rsid w:val="2648FDB2"/>
    <w:rsid w:val="2654A2F3"/>
    <w:rsid w:val="26572EE5"/>
    <w:rsid w:val="266550C2"/>
    <w:rsid w:val="266D709D"/>
    <w:rsid w:val="2678B950"/>
    <w:rsid w:val="268706EA"/>
    <w:rsid w:val="2688119B"/>
    <w:rsid w:val="2688456A"/>
    <w:rsid w:val="2698C646"/>
    <w:rsid w:val="26A2AF62"/>
    <w:rsid w:val="26A33614"/>
    <w:rsid w:val="26A8A122"/>
    <w:rsid w:val="26AB9517"/>
    <w:rsid w:val="26AC3BAB"/>
    <w:rsid w:val="26B0D5FB"/>
    <w:rsid w:val="26BD10A1"/>
    <w:rsid w:val="26BF4E97"/>
    <w:rsid w:val="26C0E9D0"/>
    <w:rsid w:val="26C7FEB2"/>
    <w:rsid w:val="26C9F225"/>
    <w:rsid w:val="26E3B751"/>
    <w:rsid w:val="26E3C739"/>
    <w:rsid w:val="26E76376"/>
    <w:rsid w:val="26E96280"/>
    <w:rsid w:val="26E9FCEE"/>
    <w:rsid w:val="26ED2EE3"/>
    <w:rsid w:val="26F42B7C"/>
    <w:rsid w:val="26F64052"/>
    <w:rsid w:val="27033E62"/>
    <w:rsid w:val="2705CCDE"/>
    <w:rsid w:val="2706765A"/>
    <w:rsid w:val="2707BC2E"/>
    <w:rsid w:val="270A60ED"/>
    <w:rsid w:val="270AE1BA"/>
    <w:rsid w:val="2717B5CF"/>
    <w:rsid w:val="2720E287"/>
    <w:rsid w:val="27245FA9"/>
    <w:rsid w:val="27258528"/>
    <w:rsid w:val="2727DBED"/>
    <w:rsid w:val="272E4264"/>
    <w:rsid w:val="27315E63"/>
    <w:rsid w:val="2738429C"/>
    <w:rsid w:val="273EC005"/>
    <w:rsid w:val="27474EE8"/>
    <w:rsid w:val="274830E3"/>
    <w:rsid w:val="27564BBD"/>
    <w:rsid w:val="2758020C"/>
    <w:rsid w:val="275E6E15"/>
    <w:rsid w:val="2768C2B6"/>
    <w:rsid w:val="276FA7CE"/>
    <w:rsid w:val="276FB1B9"/>
    <w:rsid w:val="27759322"/>
    <w:rsid w:val="27784667"/>
    <w:rsid w:val="2793E1A8"/>
    <w:rsid w:val="279E4517"/>
    <w:rsid w:val="27A02C03"/>
    <w:rsid w:val="27A21979"/>
    <w:rsid w:val="27A3B310"/>
    <w:rsid w:val="27A4EFAE"/>
    <w:rsid w:val="27A67201"/>
    <w:rsid w:val="27A80A3D"/>
    <w:rsid w:val="27AA1048"/>
    <w:rsid w:val="27B162F1"/>
    <w:rsid w:val="27B50932"/>
    <w:rsid w:val="27BC4584"/>
    <w:rsid w:val="27C84356"/>
    <w:rsid w:val="27D23B08"/>
    <w:rsid w:val="27D5AD6A"/>
    <w:rsid w:val="27D8DEFF"/>
    <w:rsid w:val="27DF9AAE"/>
    <w:rsid w:val="27E39180"/>
    <w:rsid w:val="27E6B14A"/>
    <w:rsid w:val="27E70E29"/>
    <w:rsid w:val="27ECAB7C"/>
    <w:rsid w:val="27ED153F"/>
    <w:rsid w:val="27EF8E09"/>
    <w:rsid w:val="27F53BB0"/>
    <w:rsid w:val="27F5AEA0"/>
    <w:rsid w:val="27F5C7BD"/>
    <w:rsid w:val="27F6F52E"/>
    <w:rsid w:val="27FADE2E"/>
    <w:rsid w:val="27FB35BC"/>
    <w:rsid w:val="27FBAF7F"/>
    <w:rsid w:val="27FD5C78"/>
    <w:rsid w:val="2802DAD3"/>
    <w:rsid w:val="280941C4"/>
    <w:rsid w:val="280F72D9"/>
    <w:rsid w:val="280F8529"/>
    <w:rsid w:val="28185951"/>
    <w:rsid w:val="281E0479"/>
    <w:rsid w:val="281E0F52"/>
    <w:rsid w:val="2829763A"/>
    <w:rsid w:val="283B2883"/>
    <w:rsid w:val="2842A06D"/>
    <w:rsid w:val="2850010B"/>
    <w:rsid w:val="2865470E"/>
    <w:rsid w:val="2868F327"/>
    <w:rsid w:val="2874B5B0"/>
    <w:rsid w:val="287AEA3A"/>
    <w:rsid w:val="289713CD"/>
    <w:rsid w:val="28AB0FDF"/>
    <w:rsid w:val="28AE8950"/>
    <w:rsid w:val="28AED08E"/>
    <w:rsid w:val="28B4BA12"/>
    <w:rsid w:val="28C91D5B"/>
    <w:rsid w:val="28D1C3EB"/>
    <w:rsid w:val="28D6077C"/>
    <w:rsid w:val="28DA7A4C"/>
    <w:rsid w:val="28DDD462"/>
    <w:rsid w:val="28EDBF20"/>
    <w:rsid w:val="28F122DD"/>
    <w:rsid w:val="28F26ED4"/>
    <w:rsid w:val="28F57B4E"/>
    <w:rsid w:val="28FEDE5A"/>
    <w:rsid w:val="2901DC36"/>
    <w:rsid w:val="29026DB9"/>
    <w:rsid w:val="29137F25"/>
    <w:rsid w:val="291BE8C0"/>
    <w:rsid w:val="2920E945"/>
    <w:rsid w:val="2928754C"/>
    <w:rsid w:val="292ECA7D"/>
    <w:rsid w:val="294F29D8"/>
    <w:rsid w:val="29523908"/>
    <w:rsid w:val="29528AF7"/>
    <w:rsid w:val="297E5FE7"/>
    <w:rsid w:val="2984B20A"/>
    <w:rsid w:val="2994D41A"/>
    <w:rsid w:val="29969951"/>
    <w:rsid w:val="2997B429"/>
    <w:rsid w:val="29994463"/>
    <w:rsid w:val="29A47961"/>
    <w:rsid w:val="29A584ED"/>
    <w:rsid w:val="29A859F7"/>
    <w:rsid w:val="29B3ADC2"/>
    <w:rsid w:val="29B3C58D"/>
    <w:rsid w:val="29C06ACF"/>
    <w:rsid w:val="29CC6AE2"/>
    <w:rsid w:val="29D348B9"/>
    <w:rsid w:val="29D7E03C"/>
    <w:rsid w:val="29E5253C"/>
    <w:rsid w:val="29E7E10A"/>
    <w:rsid w:val="29E9C0BB"/>
    <w:rsid w:val="29EECFC6"/>
    <w:rsid w:val="29EFB633"/>
    <w:rsid w:val="29F29FBD"/>
    <w:rsid w:val="29FEADEF"/>
    <w:rsid w:val="2A0000B1"/>
    <w:rsid w:val="2A095F4D"/>
    <w:rsid w:val="2A0A1FD4"/>
    <w:rsid w:val="2A12F3C4"/>
    <w:rsid w:val="2A13BCC3"/>
    <w:rsid w:val="2A1BE2C9"/>
    <w:rsid w:val="2A22EE93"/>
    <w:rsid w:val="2A254B28"/>
    <w:rsid w:val="2A2C4D55"/>
    <w:rsid w:val="2A2E7E07"/>
    <w:rsid w:val="2A37CB05"/>
    <w:rsid w:val="2A410308"/>
    <w:rsid w:val="2A482949"/>
    <w:rsid w:val="2A511944"/>
    <w:rsid w:val="2A54E978"/>
    <w:rsid w:val="2A55ED7B"/>
    <w:rsid w:val="2A56A03B"/>
    <w:rsid w:val="2A574C20"/>
    <w:rsid w:val="2A59ECEE"/>
    <w:rsid w:val="2A5ABACF"/>
    <w:rsid w:val="2A5F26C2"/>
    <w:rsid w:val="2A6330EE"/>
    <w:rsid w:val="2A70D854"/>
    <w:rsid w:val="2A744602"/>
    <w:rsid w:val="2A7812CA"/>
    <w:rsid w:val="2A80BF45"/>
    <w:rsid w:val="2A9C7F62"/>
    <w:rsid w:val="2AA087F9"/>
    <w:rsid w:val="2AA48E48"/>
    <w:rsid w:val="2AA92D6B"/>
    <w:rsid w:val="2AAA74AA"/>
    <w:rsid w:val="2ABC3D0A"/>
    <w:rsid w:val="2ACB5DAA"/>
    <w:rsid w:val="2ACF0EE4"/>
    <w:rsid w:val="2AD37EFE"/>
    <w:rsid w:val="2ADBFAC3"/>
    <w:rsid w:val="2AED627C"/>
    <w:rsid w:val="2AF1074C"/>
    <w:rsid w:val="2AF323BB"/>
    <w:rsid w:val="2AF46BF9"/>
    <w:rsid w:val="2AF5FDED"/>
    <w:rsid w:val="2AFB77D0"/>
    <w:rsid w:val="2B082769"/>
    <w:rsid w:val="2B1571EA"/>
    <w:rsid w:val="2B1FAA31"/>
    <w:rsid w:val="2B2766A3"/>
    <w:rsid w:val="2B282420"/>
    <w:rsid w:val="2B2A4979"/>
    <w:rsid w:val="2B2C6427"/>
    <w:rsid w:val="2B3E06FC"/>
    <w:rsid w:val="2B46EBFC"/>
    <w:rsid w:val="2B4C73D3"/>
    <w:rsid w:val="2B54629A"/>
    <w:rsid w:val="2B5C1E09"/>
    <w:rsid w:val="2B5C3D4C"/>
    <w:rsid w:val="2B6CDF12"/>
    <w:rsid w:val="2B75F64D"/>
    <w:rsid w:val="2B77F1C5"/>
    <w:rsid w:val="2B8350E0"/>
    <w:rsid w:val="2B9556F7"/>
    <w:rsid w:val="2B9604A9"/>
    <w:rsid w:val="2B9927E0"/>
    <w:rsid w:val="2BA646C6"/>
    <w:rsid w:val="2BA770A3"/>
    <w:rsid w:val="2BAFD33E"/>
    <w:rsid w:val="2BB08973"/>
    <w:rsid w:val="2BB81818"/>
    <w:rsid w:val="2BBCE917"/>
    <w:rsid w:val="2BC0D8CA"/>
    <w:rsid w:val="2BC2A075"/>
    <w:rsid w:val="2BC567C8"/>
    <w:rsid w:val="2BCC21E3"/>
    <w:rsid w:val="2BCE2CFB"/>
    <w:rsid w:val="2BD16E8D"/>
    <w:rsid w:val="2BDAD48E"/>
    <w:rsid w:val="2BE86B36"/>
    <w:rsid w:val="2BEC329D"/>
    <w:rsid w:val="2BEFD5C0"/>
    <w:rsid w:val="2BF1EBA3"/>
    <w:rsid w:val="2BF7ECD5"/>
    <w:rsid w:val="2BFBBF81"/>
    <w:rsid w:val="2BFC0A1B"/>
    <w:rsid w:val="2BFFC99F"/>
    <w:rsid w:val="2C0A76F4"/>
    <w:rsid w:val="2C0D2FAC"/>
    <w:rsid w:val="2C2742EB"/>
    <w:rsid w:val="2C2DA6AD"/>
    <w:rsid w:val="2C34CE77"/>
    <w:rsid w:val="2C394B04"/>
    <w:rsid w:val="2C4888FE"/>
    <w:rsid w:val="2C4ED129"/>
    <w:rsid w:val="2C4ED610"/>
    <w:rsid w:val="2C63519A"/>
    <w:rsid w:val="2C638132"/>
    <w:rsid w:val="2C6EFD87"/>
    <w:rsid w:val="2C716360"/>
    <w:rsid w:val="2C720BC8"/>
    <w:rsid w:val="2C744783"/>
    <w:rsid w:val="2C892604"/>
    <w:rsid w:val="2C904B3C"/>
    <w:rsid w:val="2CA6128E"/>
    <w:rsid w:val="2CA8FB8A"/>
    <w:rsid w:val="2CB55BED"/>
    <w:rsid w:val="2CC62663"/>
    <w:rsid w:val="2CC98DF3"/>
    <w:rsid w:val="2CCEE9E2"/>
    <w:rsid w:val="2CD66B93"/>
    <w:rsid w:val="2CE4ECDA"/>
    <w:rsid w:val="2CEC4F9B"/>
    <w:rsid w:val="2CED1F32"/>
    <w:rsid w:val="2CF0694D"/>
    <w:rsid w:val="2D0D0221"/>
    <w:rsid w:val="2D10B78E"/>
    <w:rsid w:val="2D11F373"/>
    <w:rsid w:val="2D16A6F9"/>
    <w:rsid w:val="2D18E5E1"/>
    <w:rsid w:val="2D19F0D8"/>
    <w:rsid w:val="2D224FBD"/>
    <w:rsid w:val="2D279452"/>
    <w:rsid w:val="2D374C2A"/>
    <w:rsid w:val="2D38C0C7"/>
    <w:rsid w:val="2D4CD773"/>
    <w:rsid w:val="2D524072"/>
    <w:rsid w:val="2D53C267"/>
    <w:rsid w:val="2D5573DC"/>
    <w:rsid w:val="2D5ABE40"/>
    <w:rsid w:val="2D5C13AD"/>
    <w:rsid w:val="2D62E923"/>
    <w:rsid w:val="2D687CDB"/>
    <w:rsid w:val="2D6A882E"/>
    <w:rsid w:val="2D6F975B"/>
    <w:rsid w:val="2D7869DB"/>
    <w:rsid w:val="2D7C5F10"/>
    <w:rsid w:val="2D9D22E1"/>
    <w:rsid w:val="2DA3C0DA"/>
    <w:rsid w:val="2DB2FCBB"/>
    <w:rsid w:val="2DC58180"/>
    <w:rsid w:val="2DC8E8D1"/>
    <w:rsid w:val="2DD3D351"/>
    <w:rsid w:val="2DDB57C1"/>
    <w:rsid w:val="2DDDCFA8"/>
    <w:rsid w:val="2DDF45AA"/>
    <w:rsid w:val="2DDF48B3"/>
    <w:rsid w:val="2DE29B54"/>
    <w:rsid w:val="2DEF1C43"/>
    <w:rsid w:val="2DFD1751"/>
    <w:rsid w:val="2E03CE91"/>
    <w:rsid w:val="2E10103A"/>
    <w:rsid w:val="2E14AE6E"/>
    <w:rsid w:val="2E166575"/>
    <w:rsid w:val="2E180A9D"/>
    <w:rsid w:val="2E18BE23"/>
    <w:rsid w:val="2E280E64"/>
    <w:rsid w:val="2E2F172C"/>
    <w:rsid w:val="2E31A08F"/>
    <w:rsid w:val="2E3480D7"/>
    <w:rsid w:val="2E3670F1"/>
    <w:rsid w:val="2E3F01B9"/>
    <w:rsid w:val="2E43AB6B"/>
    <w:rsid w:val="2E450F0C"/>
    <w:rsid w:val="2E4AEDBA"/>
    <w:rsid w:val="2E4FB3C6"/>
    <w:rsid w:val="2E590A13"/>
    <w:rsid w:val="2E619201"/>
    <w:rsid w:val="2E61B919"/>
    <w:rsid w:val="2E6469FE"/>
    <w:rsid w:val="2E69F11E"/>
    <w:rsid w:val="2E6A389C"/>
    <w:rsid w:val="2E7356B6"/>
    <w:rsid w:val="2E758A62"/>
    <w:rsid w:val="2E79FE4F"/>
    <w:rsid w:val="2E856FF3"/>
    <w:rsid w:val="2E909CF2"/>
    <w:rsid w:val="2E913D74"/>
    <w:rsid w:val="2E918584"/>
    <w:rsid w:val="2E941393"/>
    <w:rsid w:val="2E9513F3"/>
    <w:rsid w:val="2EA12BF5"/>
    <w:rsid w:val="2EB69C2D"/>
    <w:rsid w:val="2EB73EF0"/>
    <w:rsid w:val="2ECADC61"/>
    <w:rsid w:val="2ED90A0C"/>
    <w:rsid w:val="2EDD86FF"/>
    <w:rsid w:val="2EDFDE6F"/>
    <w:rsid w:val="2EE5AF6C"/>
    <w:rsid w:val="2EE6C8A4"/>
    <w:rsid w:val="2EE8A121"/>
    <w:rsid w:val="2EEF08E6"/>
    <w:rsid w:val="2EF24237"/>
    <w:rsid w:val="2EFD0781"/>
    <w:rsid w:val="2F0669E6"/>
    <w:rsid w:val="2F08082A"/>
    <w:rsid w:val="2F0EBACC"/>
    <w:rsid w:val="2F155654"/>
    <w:rsid w:val="2F1FEEBB"/>
    <w:rsid w:val="2F23DDA8"/>
    <w:rsid w:val="2F2ADEA9"/>
    <w:rsid w:val="2F348FF0"/>
    <w:rsid w:val="2F3B1436"/>
    <w:rsid w:val="2F48FA81"/>
    <w:rsid w:val="2F5A0180"/>
    <w:rsid w:val="2F6340CC"/>
    <w:rsid w:val="2F69D528"/>
    <w:rsid w:val="2F6FABB0"/>
    <w:rsid w:val="2F701076"/>
    <w:rsid w:val="2F766337"/>
    <w:rsid w:val="2F77F214"/>
    <w:rsid w:val="2F795DEB"/>
    <w:rsid w:val="2F7BE2C0"/>
    <w:rsid w:val="2F7C9731"/>
    <w:rsid w:val="2F81DCEC"/>
    <w:rsid w:val="2F871270"/>
    <w:rsid w:val="2F871438"/>
    <w:rsid w:val="2F8CCC8E"/>
    <w:rsid w:val="2F910022"/>
    <w:rsid w:val="2FA1E56A"/>
    <w:rsid w:val="2FA360C9"/>
    <w:rsid w:val="2FAE5896"/>
    <w:rsid w:val="2FB46659"/>
    <w:rsid w:val="2FC1E27B"/>
    <w:rsid w:val="2FDC8081"/>
    <w:rsid w:val="2FDE12D7"/>
    <w:rsid w:val="2FE6093F"/>
    <w:rsid w:val="2FEBCEA4"/>
    <w:rsid w:val="2FED26DF"/>
    <w:rsid w:val="2FFF3DA6"/>
    <w:rsid w:val="300131C0"/>
    <w:rsid w:val="301315BC"/>
    <w:rsid w:val="3019A387"/>
    <w:rsid w:val="3021D1BD"/>
    <w:rsid w:val="302C84FD"/>
    <w:rsid w:val="3039F784"/>
    <w:rsid w:val="3042FCF3"/>
    <w:rsid w:val="3046243B"/>
    <w:rsid w:val="3047FCDF"/>
    <w:rsid w:val="30487068"/>
    <w:rsid w:val="3059C15C"/>
    <w:rsid w:val="30683558"/>
    <w:rsid w:val="306EA723"/>
    <w:rsid w:val="3072F57A"/>
    <w:rsid w:val="3076647F"/>
    <w:rsid w:val="30785791"/>
    <w:rsid w:val="30827B7D"/>
    <w:rsid w:val="30861A77"/>
    <w:rsid w:val="3088929B"/>
    <w:rsid w:val="3092A7D8"/>
    <w:rsid w:val="3096E6C5"/>
    <w:rsid w:val="309E0F1E"/>
    <w:rsid w:val="30A36176"/>
    <w:rsid w:val="30A82727"/>
    <w:rsid w:val="30B9EB8C"/>
    <w:rsid w:val="30BA8868"/>
    <w:rsid w:val="30BB0238"/>
    <w:rsid w:val="30BEBC95"/>
    <w:rsid w:val="30C41B37"/>
    <w:rsid w:val="30D0FED5"/>
    <w:rsid w:val="30F132EF"/>
    <w:rsid w:val="30F6A5CD"/>
    <w:rsid w:val="30F947D9"/>
    <w:rsid w:val="30F982F5"/>
    <w:rsid w:val="3104B065"/>
    <w:rsid w:val="31169790"/>
    <w:rsid w:val="311C7DD5"/>
    <w:rsid w:val="31261E42"/>
    <w:rsid w:val="31286818"/>
    <w:rsid w:val="312E842B"/>
    <w:rsid w:val="312FC50C"/>
    <w:rsid w:val="31301CDA"/>
    <w:rsid w:val="3136894D"/>
    <w:rsid w:val="313D8240"/>
    <w:rsid w:val="313FAE18"/>
    <w:rsid w:val="3140634E"/>
    <w:rsid w:val="3140E90C"/>
    <w:rsid w:val="31471ABD"/>
    <w:rsid w:val="314D3C4D"/>
    <w:rsid w:val="315B05BD"/>
    <w:rsid w:val="315C4E00"/>
    <w:rsid w:val="3162816A"/>
    <w:rsid w:val="3163B1E7"/>
    <w:rsid w:val="3169259C"/>
    <w:rsid w:val="3169E6A7"/>
    <w:rsid w:val="316F4A0A"/>
    <w:rsid w:val="316FF99F"/>
    <w:rsid w:val="3170DFD6"/>
    <w:rsid w:val="31808747"/>
    <w:rsid w:val="3190A538"/>
    <w:rsid w:val="31970C89"/>
    <w:rsid w:val="31970F73"/>
    <w:rsid w:val="319BB440"/>
    <w:rsid w:val="319BEE17"/>
    <w:rsid w:val="31B69062"/>
    <w:rsid w:val="31C2098C"/>
    <w:rsid w:val="31C52322"/>
    <w:rsid w:val="31C94974"/>
    <w:rsid w:val="31DE1E52"/>
    <w:rsid w:val="31E07200"/>
    <w:rsid w:val="31EB7805"/>
    <w:rsid w:val="31ECCA56"/>
    <w:rsid w:val="31EEAA23"/>
    <w:rsid w:val="31EEF8BB"/>
    <w:rsid w:val="31F08A75"/>
    <w:rsid w:val="31F13B3D"/>
    <w:rsid w:val="31F33E59"/>
    <w:rsid w:val="31F7E35B"/>
    <w:rsid w:val="32086CFF"/>
    <w:rsid w:val="320C97FA"/>
    <w:rsid w:val="3217DCC0"/>
    <w:rsid w:val="321D8CEF"/>
    <w:rsid w:val="321F6948"/>
    <w:rsid w:val="322A56B8"/>
    <w:rsid w:val="322BEA3E"/>
    <w:rsid w:val="32327DF7"/>
    <w:rsid w:val="323B484E"/>
    <w:rsid w:val="3240F904"/>
    <w:rsid w:val="3246EEF3"/>
    <w:rsid w:val="32482370"/>
    <w:rsid w:val="32496F48"/>
    <w:rsid w:val="32502C3E"/>
    <w:rsid w:val="32533E83"/>
    <w:rsid w:val="3255CD51"/>
    <w:rsid w:val="325EC782"/>
    <w:rsid w:val="32627C61"/>
    <w:rsid w:val="3277268E"/>
    <w:rsid w:val="32798095"/>
    <w:rsid w:val="3279A348"/>
    <w:rsid w:val="327ABC46"/>
    <w:rsid w:val="327B879F"/>
    <w:rsid w:val="32867A4A"/>
    <w:rsid w:val="3291566C"/>
    <w:rsid w:val="32AAA582"/>
    <w:rsid w:val="32ACB852"/>
    <w:rsid w:val="32B3EF26"/>
    <w:rsid w:val="32BEDE51"/>
    <w:rsid w:val="32C71713"/>
    <w:rsid w:val="32CF9C7B"/>
    <w:rsid w:val="32F463C2"/>
    <w:rsid w:val="32F7D53E"/>
    <w:rsid w:val="32FB2063"/>
    <w:rsid w:val="3309ADAB"/>
    <w:rsid w:val="3318F4C4"/>
    <w:rsid w:val="332C9DA1"/>
    <w:rsid w:val="332D0746"/>
    <w:rsid w:val="333C8161"/>
    <w:rsid w:val="33436E97"/>
    <w:rsid w:val="3344587D"/>
    <w:rsid w:val="3351FA11"/>
    <w:rsid w:val="33525992"/>
    <w:rsid w:val="3355E061"/>
    <w:rsid w:val="335863E2"/>
    <w:rsid w:val="335B05F2"/>
    <w:rsid w:val="33600690"/>
    <w:rsid w:val="336094EC"/>
    <w:rsid w:val="33625B85"/>
    <w:rsid w:val="3363CBA0"/>
    <w:rsid w:val="3369A197"/>
    <w:rsid w:val="336FADC4"/>
    <w:rsid w:val="33704F3C"/>
    <w:rsid w:val="3376A227"/>
    <w:rsid w:val="3377C2BE"/>
    <w:rsid w:val="337AA206"/>
    <w:rsid w:val="337F2709"/>
    <w:rsid w:val="33809CF7"/>
    <w:rsid w:val="3380DF82"/>
    <w:rsid w:val="338232F8"/>
    <w:rsid w:val="3383769F"/>
    <w:rsid w:val="338A56F1"/>
    <w:rsid w:val="33AA8CE9"/>
    <w:rsid w:val="33AE0D86"/>
    <w:rsid w:val="33C88432"/>
    <w:rsid w:val="33DA14AC"/>
    <w:rsid w:val="33E2813F"/>
    <w:rsid w:val="33FC143D"/>
    <w:rsid w:val="3406004D"/>
    <w:rsid w:val="340D4FBA"/>
    <w:rsid w:val="341A4072"/>
    <w:rsid w:val="34213BA0"/>
    <w:rsid w:val="3424B9AE"/>
    <w:rsid w:val="34274163"/>
    <w:rsid w:val="342A88F2"/>
    <w:rsid w:val="3439A3FC"/>
    <w:rsid w:val="343A2FFE"/>
    <w:rsid w:val="343A9C9E"/>
    <w:rsid w:val="34406B84"/>
    <w:rsid w:val="3444F02E"/>
    <w:rsid w:val="3445DD07"/>
    <w:rsid w:val="345E4C76"/>
    <w:rsid w:val="345FDE78"/>
    <w:rsid w:val="3465B671"/>
    <w:rsid w:val="346E416B"/>
    <w:rsid w:val="3472B945"/>
    <w:rsid w:val="34775E7F"/>
    <w:rsid w:val="34809758"/>
    <w:rsid w:val="348582E7"/>
    <w:rsid w:val="348ED122"/>
    <w:rsid w:val="349D59DB"/>
    <w:rsid w:val="34A00A02"/>
    <w:rsid w:val="34A556AD"/>
    <w:rsid w:val="34B27A76"/>
    <w:rsid w:val="34BDF5ED"/>
    <w:rsid w:val="34BE0DE6"/>
    <w:rsid w:val="34C70A08"/>
    <w:rsid w:val="34C92FEB"/>
    <w:rsid w:val="34DA2CB2"/>
    <w:rsid w:val="34DC568F"/>
    <w:rsid w:val="34E0AD3F"/>
    <w:rsid w:val="34F0AD4E"/>
    <w:rsid w:val="3500AA70"/>
    <w:rsid w:val="350516D1"/>
    <w:rsid w:val="3506344D"/>
    <w:rsid w:val="35081422"/>
    <w:rsid w:val="350E168B"/>
    <w:rsid w:val="351C9363"/>
    <w:rsid w:val="35219B01"/>
    <w:rsid w:val="35268E23"/>
    <w:rsid w:val="3542AA85"/>
    <w:rsid w:val="3542CF3A"/>
    <w:rsid w:val="35434E6E"/>
    <w:rsid w:val="354D5A6A"/>
    <w:rsid w:val="354FF41C"/>
    <w:rsid w:val="355C4008"/>
    <w:rsid w:val="355CE812"/>
    <w:rsid w:val="3576F317"/>
    <w:rsid w:val="358A383D"/>
    <w:rsid w:val="35966C8D"/>
    <w:rsid w:val="3599DACB"/>
    <w:rsid w:val="359D6C4F"/>
    <w:rsid w:val="359EF197"/>
    <w:rsid w:val="35B4D8F1"/>
    <w:rsid w:val="35B5F640"/>
    <w:rsid w:val="35C0B1D5"/>
    <w:rsid w:val="35C5683E"/>
    <w:rsid w:val="35CB2CE3"/>
    <w:rsid w:val="35DC5C0B"/>
    <w:rsid w:val="35E6D39D"/>
    <w:rsid w:val="35EB870A"/>
    <w:rsid w:val="35F08AA9"/>
    <w:rsid w:val="35FD94E6"/>
    <w:rsid w:val="360362BA"/>
    <w:rsid w:val="36062DB7"/>
    <w:rsid w:val="3607D895"/>
    <w:rsid w:val="3608EAD3"/>
    <w:rsid w:val="36141C8C"/>
    <w:rsid w:val="3614FCCC"/>
    <w:rsid w:val="361DEC4B"/>
    <w:rsid w:val="36253BFA"/>
    <w:rsid w:val="36273FCA"/>
    <w:rsid w:val="36356D07"/>
    <w:rsid w:val="3638641F"/>
    <w:rsid w:val="363AC18B"/>
    <w:rsid w:val="363B7134"/>
    <w:rsid w:val="363BF695"/>
    <w:rsid w:val="363D04CC"/>
    <w:rsid w:val="3646D571"/>
    <w:rsid w:val="364B46A6"/>
    <w:rsid w:val="36530FF6"/>
    <w:rsid w:val="365C6A93"/>
    <w:rsid w:val="36601AE4"/>
    <w:rsid w:val="367A96F2"/>
    <w:rsid w:val="36885C62"/>
    <w:rsid w:val="36980E6F"/>
    <w:rsid w:val="369CCDA8"/>
    <w:rsid w:val="369E7E16"/>
    <w:rsid w:val="36A619CC"/>
    <w:rsid w:val="36A7ECF5"/>
    <w:rsid w:val="36B1760F"/>
    <w:rsid w:val="36BDAF52"/>
    <w:rsid w:val="36E9F040"/>
    <w:rsid w:val="36F4E11B"/>
    <w:rsid w:val="36F7EAA6"/>
    <w:rsid w:val="36FFDFBE"/>
    <w:rsid w:val="370A21DB"/>
    <w:rsid w:val="3718568F"/>
    <w:rsid w:val="372D0AA8"/>
    <w:rsid w:val="3757271C"/>
    <w:rsid w:val="37733FC5"/>
    <w:rsid w:val="3781C0CE"/>
    <w:rsid w:val="37921B0A"/>
    <w:rsid w:val="379C2318"/>
    <w:rsid w:val="37A7ECE6"/>
    <w:rsid w:val="37AAFF8A"/>
    <w:rsid w:val="37BB828D"/>
    <w:rsid w:val="37BD8032"/>
    <w:rsid w:val="37C9A193"/>
    <w:rsid w:val="37D3364A"/>
    <w:rsid w:val="37E504D0"/>
    <w:rsid w:val="37EE7FD0"/>
    <w:rsid w:val="37F537F5"/>
    <w:rsid w:val="37F5AECB"/>
    <w:rsid w:val="37FA2E56"/>
    <w:rsid w:val="380617A0"/>
    <w:rsid w:val="3809C415"/>
    <w:rsid w:val="380DDC80"/>
    <w:rsid w:val="381DCF6E"/>
    <w:rsid w:val="382BBEC8"/>
    <w:rsid w:val="38324B05"/>
    <w:rsid w:val="38347786"/>
    <w:rsid w:val="383ADE13"/>
    <w:rsid w:val="383DFA19"/>
    <w:rsid w:val="38416C80"/>
    <w:rsid w:val="38425EF9"/>
    <w:rsid w:val="3843EC35"/>
    <w:rsid w:val="384964E9"/>
    <w:rsid w:val="38546713"/>
    <w:rsid w:val="385599C1"/>
    <w:rsid w:val="386312DE"/>
    <w:rsid w:val="38659A55"/>
    <w:rsid w:val="38747298"/>
    <w:rsid w:val="3874B3E4"/>
    <w:rsid w:val="38754E0F"/>
    <w:rsid w:val="387A9C7D"/>
    <w:rsid w:val="3889F60F"/>
    <w:rsid w:val="3894213F"/>
    <w:rsid w:val="389B6DCF"/>
    <w:rsid w:val="38AC7383"/>
    <w:rsid w:val="38AF6376"/>
    <w:rsid w:val="38C7FE79"/>
    <w:rsid w:val="38D281C5"/>
    <w:rsid w:val="38E0851D"/>
    <w:rsid w:val="38E12F31"/>
    <w:rsid w:val="38EE43AA"/>
    <w:rsid w:val="38F0795C"/>
    <w:rsid w:val="38F28082"/>
    <w:rsid w:val="38F3A8AA"/>
    <w:rsid w:val="38F5E692"/>
    <w:rsid w:val="38FE7521"/>
    <w:rsid w:val="390A4ED0"/>
    <w:rsid w:val="390AF002"/>
    <w:rsid w:val="39291EA7"/>
    <w:rsid w:val="392E34B5"/>
    <w:rsid w:val="395AF09C"/>
    <w:rsid w:val="395C284A"/>
    <w:rsid w:val="395E4B57"/>
    <w:rsid w:val="395EC74E"/>
    <w:rsid w:val="3961D86E"/>
    <w:rsid w:val="396244A8"/>
    <w:rsid w:val="396768E5"/>
    <w:rsid w:val="3967EB9A"/>
    <w:rsid w:val="39875862"/>
    <w:rsid w:val="398D0D6B"/>
    <w:rsid w:val="398D8A61"/>
    <w:rsid w:val="39949306"/>
    <w:rsid w:val="399711C9"/>
    <w:rsid w:val="39BF6BF7"/>
    <w:rsid w:val="39D9730C"/>
    <w:rsid w:val="39E72838"/>
    <w:rsid w:val="39EEA1F6"/>
    <w:rsid w:val="3A093268"/>
    <w:rsid w:val="3A0F7F46"/>
    <w:rsid w:val="3A28F6AD"/>
    <w:rsid w:val="3A365483"/>
    <w:rsid w:val="3A36914A"/>
    <w:rsid w:val="3A3829A4"/>
    <w:rsid w:val="3A4D0FAF"/>
    <w:rsid w:val="3A4DB46C"/>
    <w:rsid w:val="3A4F0216"/>
    <w:rsid w:val="3A5606DD"/>
    <w:rsid w:val="3A5A0D34"/>
    <w:rsid w:val="3A5ADC64"/>
    <w:rsid w:val="3A5C8C16"/>
    <w:rsid w:val="3A621261"/>
    <w:rsid w:val="3A62B1F4"/>
    <w:rsid w:val="3A62B7A8"/>
    <w:rsid w:val="3A81F7EC"/>
    <w:rsid w:val="3A85AA1C"/>
    <w:rsid w:val="3A979922"/>
    <w:rsid w:val="3A9C3D19"/>
    <w:rsid w:val="3AAA9FA1"/>
    <w:rsid w:val="3AB1EBA0"/>
    <w:rsid w:val="3AB8F8C8"/>
    <w:rsid w:val="3ABC385B"/>
    <w:rsid w:val="3ABF321F"/>
    <w:rsid w:val="3ACA652D"/>
    <w:rsid w:val="3ACFD432"/>
    <w:rsid w:val="3AD16825"/>
    <w:rsid w:val="3ADA7E74"/>
    <w:rsid w:val="3AE511AB"/>
    <w:rsid w:val="3AE80327"/>
    <w:rsid w:val="3AE91A55"/>
    <w:rsid w:val="3AF12D8B"/>
    <w:rsid w:val="3AF2EB67"/>
    <w:rsid w:val="3AF3DD86"/>
    <w:rsid w:val="3AFDC1D3"/>
    <w:rsid w:val="3AFE4C46"/>
    <w:rsid w:val="3B0BCE3A"/>
    <w:rsid w:val="3B22B9C1"/>
    <w:rsid w:val="3B2A77CF"/>
    <w:rsid w:val="3B2AE540"/>
    <w:rsid w:val="3B2DC2EC"/>
    <w:rsid w:val="3B5197C8"/>
    <w:rsid w:val="3B5A47DC"/>
    <w:rsid w:val="3B5B47EE"/>
    <w:rsid w:val="3B6071F7"/>
    <w:rsid w:val="3B75E7FA"/>
    <w:rsid w:val="3B819C72"/>
    <w:rsid w:val="3B8878AA"/>
    <w:rsid w:val="3B8B0A7A"/>
    <w:rsid w:val="3B90B737"/>
    <w:rsid w:val="3BA15FAA"/>
    <w:rsid w:val="3BB2671C"/>
    <w:rsid w:val="3BB28AE0"/>
    <w:rsid w:val="3BB5089E"/>
    <w:rsid w:val="3BBCF609"/>
    <w:rsid w:val="3BE02F7E"/>
    <w:rsid w:val="3BEA101A"/>
    <w:rsid w:val="3BEB77C8"/>
    <w:rsid w:val="3BEBF04E"/>
    <w:rsid w:val="3BEC0516"/>
    <w:rsid w:val="3BED8919"/>
    <w:rsid w:val="3BEE3007"/>
    <w:rsid w:val="3BF16018"/>
    <w:rsid w:val="3BF7981F"/>
    <w:rsid w:val="3BF945B3"/>
    <w:rsid w:val="3C0330A5"/>
    <w:rsid w:val="3C0C5399"/>
    <w:rsid w:val="3C0FFAAD"/>
    <w:rsid w:val="3C1637CD"/>
    <w:rsid w:val="3C20D5F9"/>
    <w:rsid w:val="3C22A1FE"/>
    <w:rsid w:val="3C2C3E0B"/>
    <w:rsid w:val="3C334D22"/>
    <w:rsid w:val="3C3B114E"/>
    <w:rsid w:val="3C4E3A1A"/>
    <w:rsid w:val="3C62F229"/>
    <w:rsid w:val="3C643202"/>
    <w:rsid w:val="3C6BB207"/>
    <w:rsid w:val="3C6E889D"/>
    <w:rsid w:val="3C73801D"/>
    <w:rsid w:val="3C741162"/>
    <w:rsid w:val="3C779B26"/>
    <w:rsid w:val="3C800735"/>
    <w:rsid w:val="3C8ED947"/>
    <w:rsid w:val="3C9A7B91"/>
    <w:rsid w:val="3CAEA9CE"/>
    <w:rsid w:val="3CB41E8E"/>
    <w:rsid w:val="3CB623CE"/>
    <w:rsid w:val="3CBA9F40"/>
    <w:rsid w:val="3CC1237D"/>
    <w:rsid w:val="3CC21629"/>
    <w:rsid w:val="3CC6EF3D"/>
    <w:rsid w:val="3CCC8E2B"/>
    <w:rsid w:val="3CD211F1"/>
    <w:rsid w:val="3CD7E174"/>
    <w:rsid w:val="3CDDC643"/>
    <w:rsid w:val="3CF36DAA"/>
    <w:rsid w:val="3CFB813C"/>
    <w:rsid w:val="3CFF3A09"/>
    <w:rsid w:val="3D0FA3E0"/>
    <w:rsid w:val="3D1242FF"/>
    <w:rsid w:val="3D12A9DF"/>
    <w:rsid w:val="3D28F220"/>
    <w:rsid w:val="3D29E218"/>
    <w:rsid w:val="3D3C2438"/>
    <w:rsid w:val="3D3E4C0F"/>
    <w:rsid w:val="3D45E7E2"/>
    <w:rsid w:val="3D4AA58A"/>
    <w:rsid w:val="3D50BF40"/>
    <w:rsid w:val="3D560BEB"/>
    <w:rsid w:val="3D5ACEEC"/>
    <w:rsid w:val="3D6F775C"/>
    <w:rsid w:val="3D74580D"/>
    <w:rsid w:val="3D7568A2"/>
    <w:rsid w:val="3D7A536B"/>
    <w:rsid w:val="3D7B53F1"/>
    <w:rsid w:val="3D7ECEB6"/>
    <w:rsid w:val="3D8E00CE"/>
    <w:rsid w:val="3D8ED5E0"/>
    <w:rsid w:val="3D9D794A"/>
    <w:rsid w:val="3D9E0696"/>
    <w:rsid w:val="3DA1D6F4"/>
    <w:rsid w:val="3DAD6B02"/>
    <w:rsid w:val="3DB5DDC3"/>
    <w:rsid w:val="3DBCBAFB"/>
    <w:rsid w:val="3DBCC720"/>
    <w:rsid w:val="3DD08011"/>
    <w:rsid w:val="3DD1E316"/>
    <w:rsid w:val="3DDBD209"/>
    <w:rsid w:val="3DE2DDF1"/>
    <w:rsid w:val="3DF4D7F2"/>
    <w:rsid w:val="3E0928A2"/>
    <w:rsid w:val="3E099E75"/>
    <w:rsid w:val="3E1AB0F8"/>
    <w:rsid w:val="3E1F3EC2"/>
    <w:rsid w:val="3E2CEE24"/>
    <w:rsid w:val="3E2D7D03"/>
    <w:rsid w:val="3E2FEE33"/>
    <w:rsid w:val="3E31C32E"/>
    <w:rsid w:val="3E3248AA"/>
    <w:rsid w:val="3E32CC7E"/>
    <w:rsid w:val="3E335F01"/>
    <w:rsid w:val="3E3DB85E"/>
    <w:rsid w:val="3E423C31"/>
    <w:rsid w:val="3E44D233"/>
    <w:rsid w:val="3E48D42F"/>
    <w:rsid w:val="3E4AB69C"/>
    <w:rsid w:val="3E4D986F"/>
    <w:rsid w:val="3E4FA08E"/>
    <w:rsid w:val="3E502045"/>
    <w:rsid w:val="3E5480A3"/>
    <w:rsid w:val="3E5BACF1"/>
    <w:rsid w:val="3E7181D6"/>
    <w:rsid w:val="3E74E631"/>
    <w:rsid w:val="3EA5E182"/>
    <w:rsid w:val="3EB7D394"/>
    <w:rsid w:val="3EB949F8"/>
    <w:rsid w:val="3EBA6222"/>
    <w:rsid w:val="3EC49A07"/>
    <w:rsid w:val="3EC71B75"/>
    <w:rsid w:val="3ED018EC"/>
    <w:rsid w:val="3ED1AA64"/>
    <w:rsid w:val="3ED5DD21"/>
    <w:rsid w:val="3EE70FD2"/>
    <w:rsid w:val="3EF4A9C1"/>
    <w:rsid w:val="3EFCFC57"/>
    <w:rsid w:val="3F044527"/>
    <w:rsid w:val="3F0DBB73"/>
    <w:rsid w:val="3F0FCF44"/>
    <w:rsid w:val="3F1094D9"/>
    <w:rsid w:val="3F149812"/>
    <w:rsid w:val="3F2313A2"/>
    <w:rsid w:val="3F27789D"/>
    <w:rsid w:val="3F289AE6"/>
    <w:rsid w:val="3F2AFF50"/>
    <w:rsid w:val="3F2FA7E1"/>
    <w:rsid w:val="3F3762AD"/>
    <w:rsid w:val="3F4A4B11"/>
    <w:rsid w:val="3F50EE04"/>
    <w:rsid w:val="3F58DA8E"/>
    <w:rsid w:val="3F5CC5C3"/>
    <w:rsid w:val="3F5DBF13"/>
    <w:rsid w:val="3F5FA17B"/>
    <w:rsid w:val="3F6B7505"/>
    <w:rsid w:val="3F6D24A9"/>
    <w:rsid w:val="3F7A9E47"/>
    <w:rsid w:val="3F7D485A"/>
    <w:rsid w:val="3F86993F"/>
    <w:rsid w:val="3F87D61E"/>
    <w:rsid w:val="3F9A01A5"/>
    <w:rsid w:val="3F9FD306"/>
    <w:rsid w:val="3FA5630E"/>
    <w:rsid w:val="3FA8260B"/>
    <w:rsid w:val="3FAB666C"/>
    <w:rsid w:val="3FB3E217"/>
    <w:rsid w:val="3FB56462"/>
    <w:rsid w:val="3FC43C8C"/>
    <w:rsid w:val="3FC9A2A1"/>
    <w:rsid w:val="3FD00753"/>
    <w:rsid w:val="3FDF6CCC"/>
    <w:rsid w:val="3FE92A64"/>
    <w:rsid w:val="3FEB011E"/>
    <w:rsid w:val="3FFA5611"/>
    <w:rsid w:val="3FFAE987"/>
    <w:rsid w:val="40018991"/>
    <w:rsid w:val="4001962A"/>
    <w:rsid w:val="4010C016"/>
    <w:rsid w:val="4012F5D9"/>
    <w:rsid w:val="40202F81"/>
    <w:rsid w:val="40223508"/>
    <w:rsid w:val="4030FAFE"/>
    <w:rsid w:val="403AEC06"/>
    <w:rsid w:val="403C967F"/>
    <w:rsid w:val="40444F62"/>
    <w:rsid w:val="4045D6E1"/>
    <w:rsid w:val="40468284"/>
    <w:rsid w:val="404A02F8"/>
    <w:rsid w:val="4050B598"/>
    <w:rsid w:val="40591EF6"/>
    <w:rsid w:val="405A8434"/>
    <w:rsid w:val="405B357F"/>
    <w:rsid w:val="40621A6B"/>
    <w:rsid w:val="4066D490"/>
    <w:rsid w:val="4067BAE0"/>
    <w:rsid w:val="406E57D8"/>
    <w:rsid w:val="4075298E"/>
    <w:rsid w:val="407A3F12"/>
    <w:rsid w:val="40840235"/>
    <w:rsid w:val="4084DBFA"/>
    <w:rsid w:val="40947E42"/>
    <w:rsid w:val="409AB357"/>
    <w:rsid w:val="40AB8D46"/>
    <w:rsid w:val="40ACB42F"/>
    <w:rsid w:val="40B0C85E"/>
    <w:rsid w:val="40BC07DB"/>
    <w:rsid w:val="40BFE7A2"/>
    <w:rsid w:val="40C32622"/>
    <w:rsid w:val="40C41D65"/>
    <w:rsid w:val="40CFDC7B"/>
    <w:rsid w:val="40E5A170"/>
    <w:rsid w:val="40E85C9F"/>
    <w:rsid w:val="40E873D3"/>
    <w:rsid w:val="40E8BF4F"/>
    <w:rsid w:val="40EA9BF9"/>
    <w:rsid w:val="40F1236F"/>
    <w:rsid w:val="40F2A74A"/>
    <w:rsid w:val="40FFD8ED"/>
    <w:rsid w:val="410BB453"/>
    <w:rsid w:val="4119120A"/>
    <w:rsid w:val="412388DE"/>
    <w:rsid w:val="41243CDC"/>
    <w:rsid w:val="4124AD51"/>
    <w:rsid w:val="412CD366"/>
    <w:rsid w:val="4133EDD4"/>
    <w:rsid w:val="413FEE05"/>
    <w:rsid w:val="41431560"/>
    <w:rsid w:val="41477E38"/>
    <w:rsid w:val="41488493"/>
    <w:rsid w:val="414D4ADC"/>
    <w:rsid w:val="4152938C"/>
    <w:rsid w:val="41599A0F"/>
    <w:rsid w:val="416B0850"/>
    <w:rsid w:val="4180D9A6"/>
    <w:rsid w:val="418107D1"/>
    <w:rsid w:val="4184AE4B"/>
    <w:rsid w:val="4191100A"/>
    <w:rsid w:val="4198F9DD"/>
    <w:rsid w:val="419975BB"/>
    <w:rsid w:val="41A58E2C"/>
    <w:rsid w:val="41A5DEFA"/>
    <w:rsid w:val="41A6AD5F"/>
    <w:rsid w:val="41A7164B"/>
    <w:rsid w:val="41AE5B17"/>
    <w:rsid w:val="41B26742"/>
    <w:rsid w:val="41BAFE49"/>
    <w:rsid w:val="41C4E19D"/>
    <w:rsid w:val="41C9DA6A"/>
    <w:rsid w:val="41CD0712"/>
    <w:rsid w:val="41CD507E"/>
    <w:rsid w:val="41D08BAE"/>
    <w:rsid w:val="41DE7882"/>
    <w:rsid w:val="41E4C4F7"/>
    <w:rsid w:val="41F16BD5"/>
    <w:rsid w:val="41F514C3"/>
    <w:rsid w:val="420B5F9E"/>
    <w:rsid w:val="420E2B96"/>
    <w:rsid w:val="42123C1A"/>
    <w:rsid w:val="421D4A2C"/>
    <w:rsid w:val="421E0D12"/>
    <w:rsid w:val="4220658F"/>
    <w:rsid w:val="4236AE8F"/>
    <w:rsid w:val="425756AD"/>
    <w:rsid w:val="426C9513"/>
    <w:rsid w:val="426CF799"/>
    <w:rsid w:val="427513C3"/>
    <w:rsid w:val="4283FA85"/>
    <w:rsid w:val="4285A67D"/>
    <w:rsid w:val="429098CE"/>
    <w:rsid w:val="42A1CB55"/>
    <w:rsid w:val="42A26581"/>
    <w:rsid w:val="42A72DDA"/>
    <w:rsid w:val="42AA892A"/>
    <w:rsid w:val="42AC3193"/>
    <w:rsid w:val="42B1C283"/>
    <w:rsid w:val="42B75616"/>
    <w:rsid w:val="42BC2A9D"/>
    <w:rsid w:val="42BF8C35"/>
    <w:rsid w:val="42C07D84"/>
    <w:rsid w:val="42C4347E"/>
    <w:rsid w:val="42C71FCA"/>
    <w:rsid w:val="42D03B4B"/>
    <w:rsid w:val="42D591EE"/>
    <w:rsid w:val="42DCFEC0"/>
    <w:rsid w:val="42DEAD38"/>
    <w:rsid w:val="42DF3CC9"/>
    <w:rsid w:val="42E0AB8C"/>
    <w:rsid w:val="42FD900F"/>
    <w:rsid w:val="43088480"/>
    <w:rsid w:val="430B9B4D"/>
    <w:rsid w:val="4316D35D"/>
    <w:rsid w:val="43175C27"/>
    <w:rsid w:val="431A33DD"/>
    <w:rsid w:val="432AA694"/>
    <w:rsid w:val="432CB60C"/>
    <w:rsid w:val="432D8C31"/>
    <w:rsid w:val="432D9597"/>
    <w:rsid w:val="43325D76"/>
    <w:rsid w:val="4336A798"/>
    <w:rsid w:val="4339DDAB"/>
    <w:rsid w:val="433E6461"/>
    <w:rsid w:val="4340F13D"/>
    <w:rsid w:val="4342CC6A"/>
    <w:rsid w:val="434311C3"/>
    <w:rsid w:val="4348E609"/>
    <w:rsid w:val="43534148"/>
    <w:rsid w:val="43613EE3"/>
    <w:rsid w:val="436A6FE9"/>
    <w:rsid w:val="437CA464"/>
    <w:rsid w:val="437D1839"/>
    <w:rsid w:val="438966F9"/>
    <w:rsid w:val="438C61F0"/>
    <w:rsid w:val="4399165A"/>
    <w:rsid w:val="4399A9E1"/>
    <w:rsid w:val="439C7B1A"/>
    <w:rsid w:val="439FCE80"/>
    <w:rsid w:val="43A28E2E"/>
    <w:rsid w:val="43A3AAF8"/>
    <w:rsid w:val="43AA1ABA"/>
    <w:rsid w:val="43BEE354"/>
    <w:rsid w:val="43C82ED4"/>
    <w:rsid w:val="43D0E620"/>
    <w:rsid w:val="43DB3DC9"/>
    <w:rsid w:val="43E1F6E9"/>
    <w:rsid w:val="43E996E2"/>
    <w:rsid w:val="43EC0F87"/>
    <w:rsid w:val="43ECF672"/>
    <w:rsid w:val="43F0E1A2"/>
    <w:rsid w:val="43F24FA7"/>
    <w:rsid w:val="43F2E029"/>
    <w:rsid w:val="43F53678"/>
    <w:rsid w:val="43F6DA25"/>
    <w:rsid w:val="440C3FA9"/>
    <w:rsid w:val="440C493E"/>
    <w:rsid w:val="44326AB1"/>
    <w:rsid w:val="4442EF6F"/>
    <w:rsid w:val="444F17E6"/>
    <w:rsid w:val="445D6FB6"/>
    <w:rsid w:val="44634D14"/>
    <w:rsid w:val="4469F45A"/>
    <w:rsid w:val="446B839E"/>
    <w:rsid w:val="446D71C1"/>
    <w:rsid w:val="44765339"/>
    <w:rsid w:val="447F1960"/>
    <w:rsid w:val="448D9D81"/>
    <w:rsid w:val="44A62ED0"/>
    <w:rsid w:val="44B13DA5"/>
    <w:rsid w:val="44B2DFDE"/>
    <w:rsid w:val="44BB6BDD"/>
    <w:rsid w:val="44C20F1A"/>
    <w:rsid w:val="44C47326"/>
    <w:rsid w:val="44CBC6FE"/>
    <w:rsid w:val="44E0323F"/>
    <w:rsid w:val="44E63D0F"/>
    <w:rsid w:val="44E6519A"/>
    <w:rsid w:val="44EB0989"/>
    <w:rsid w:val="44F18594"/>
    <w:rsid w:val="44F56EE7"/>
    <w:rsid w:val="44F99240"/>
    <w:rsid w:val="44FB88E6"/>
    <w:rsid w:val="45038580"/>
    <w:rsid w:val="450D9109"/>
    <w:rsid w:val="45158982"/>
    <w:rsid w:val="45213B1A"/>
    <w:rsid w:val="453865E1"/>
    <w:rsid w:val="4542ED04"/>
    <w:rsid w:val="4546DEF8"/>
    <w:rsid w:val="4566F5AC"/>
    <w:rsid w:val="4568C49E"/>
    <w:rsid w:val="45691B74"/>
    <w:rsid w:val="456B6F02"/>
    <w:rsid w:val="456B9149"/>
    <w:rsid w:val="457164B9"/>
    <w:rsid w:val="4574AAC6"/>
    <w:rsid w:val="4587A49D"/>
    <w:rsid w:val="458AC5DB"/>
    <w:rsid w:val="45A229F2"/>
    <w:rsid w:val="45A44925"/>
    <w:rsid w:val="45AC98FD"/>
    <w:rsid w:val="45AF1DD2"/>
    <w:rsid w:val="45B29170"/>
    <w:rsid w:val="45B3436F"/>
    <w:rsid w:val="45BA3FAE"/>
    <w:rsid w:val="45BABB86"/>
    <w:rsid w:val="45C3EB28"/>
    <w:rsid w:val="45D2F1E4"/>
    <w:rsid w:val="45D2FDF0"/>
    <w:rsid w:val="45DE45FD"/>
    <w:rsid w:val="45E1B7A7"/>
    <w:rsid w:val="45E2A538"/>
    <w:rsid w:val="45E62790"/>
    <w:rsid w:val="45E7A39F"/>
    <w:rsid w:val="45E8C05F"/>
    <w:rsid w:val="45F71428"/>
    <w:rsid w:val="4609162F"/>
    <w:rsid w:val="4609AD07"/>
    <w:rsid w:val="46176A75"/>
    <w:rsid w:val="461CBADA"/>
    <w:rsid w:val="4620CB7E"/>
    <w:rsid w:val="4624855F"/>
    <w:rsid w:val="46253D18"/>
    <w:rsid w:val="462F5FC5"/>
    <w:rsid w:val="463ED8BA"/>
    <w:rsid w:val="46517308"/>
    <w:rsid w:val="465392DD"/>
    <w:rsid w:val="465CFF8D"/>
    <w:rsid w:val="466181E8"/>
    <w:rsid w:val="4666FFB0"/>
    <w:rsid w:val="4679D932"/>
    <w:rsid w:val="467B1615"/>
    <w:rsid w:val="467C3E89"/>
    <w:rsid w:val="4690C4EA"/>
    <w:rsid w:val="46A752CD"/>
    <w:rsid w:val="46B6A2A4"/>
    <w:rsid w:val="46BC9B30"/>
    <w:rsid w:val="46C4F329"/>
    <w:rsid w:val="46D23E59"/>
    <w:rsid w:val="46E1FA21"/>
    <w:rsid w:val="46E9FE71"/>
    <w:rsid w:val="46ECEB30"/>
    <w:rsid w:val="46F08F13"/>
    <w:rsid w:val="46F4B9CD"/>
    <w:rsid w:val="46F5E2BC"/>
    <w:rsid w:val="46F8958D"/>
    <w:rsid w:val="46FDA038"/>
    <w:rsid w:val="4709F222"/>
    <w:rsid w:val="470A50E0"/>
    <w:rsid w:val="470C8212"/>
    <w:rsid w:val="4718042A"/>
    <w:rsid w:val="47318974"/>
    <w:rsid w:val="4733280C"/>
    <w:rsid w:val="47346018"/>
    <w:rsid w:val="473CD11C"/>
    <w:rsid w:val="474B42F7"/>
    <w:rsid w:val="47611FEF"/>
    <w:rsid w:val="4768C6B1"/>
    <w:rsid w:val="476CCD56"/>
    <w:rsid w:val="476EA766"/>
    <w:rsid w:val="476F35F0"/>
    <w:rsid w:val="477AEF03"/>
    <w:rsid w:val="4780D88F"/>
    <w:rsid w:val="4781B1C1"/>
    <w:rsid w:val="4789EBF6"/>
    <w:rsid w:val="4797921C"/>
    <w:rsid w:val="479B4A9C"/>
    <w:rsid w:val="479CDCD9"/>
    <w:rsid w:val="47A044DE"/>
    <w:rsid w:val="47A5609F"/>
    <w:rsid w:val="47B3A6D5"/>
    <w:rsid w:val="47B559F5"/>
    <w:rsid w:val="47B951D6"/>
    <w:rsid w:val="47CC85A8"/>
    <w:rsid w:val="47CFCD29"/>
    <w:rsid w:val="47D13424"/>
    <w:rsid w:val="47D410C9"/>
    <w:rsid w:val="47E788B4"/>
    <w:rsid w:val="47EA35D6"/>
    <w:rsid w:val="47ED8F8C"/>
    <w:rsid w:val="47F0B198"/>
    <w:rsid w:val="47F89EE7"/>
    <w:rsid w:val="4801823F"/>
    <w:rsid w:val="48026E5E"/>
    <w:rsid w:val="481CCDB5"/>
    <w:rsid w:val="48311802"/>
    <w:rsid w:val="48325C4D"/>
    <w:rsid w:val="48346D2C"/>
    <w:rsid w:val="483A7367"/>
    <w:rsid w:val="483CF5AA"/>
    <w:rsid w:val="48489DBE"/>
    <w:rsid w:val="484B68B8"/>
    <w:rsid w:val="484DFCBF"/>
    <w:rsid w:val="4854458E"/>
    <w:rsid w:val="485ADB70"/>
    <w:rsid w:val="4874435B"/>
    <w:rsid w:val="4877779C"/>
    <w:rsid w:val="48788A7D"/>
    <w:rsid w:val="488CCC48"/>
    <w:rsid w:val="48937BC3"/>
    <w:rsid w:val="489A5672"/>
    <w:rsid w:val="48A0D2E9"/>
    <w:rsid w:val="48A78C86"/>
    <w:rsid w:val="48B9C229"/>
    <w:rsid w:val="48CB33F9"/>
    <w:rsid w:val="48CCCD35"/>
    <w:rsid w:val="48CF50E1"/>
    <w:rsid w:val="48D2532A"/>
    <w:rsid w:val="48D3DFAD"/>
    <w:rsid w:val="48F22405"/>
    <w:rsid w:val="48F5C6B9"/>
    <w:rsid w:val="48F83249"/>
    <w:rsid w:val="48FB4D28"/>
    <w:rsid w:val="490BC705"/>
    <w:rsid w:val="491372C3"/>
    <w:rsid w:val="4924EAEA"/>
    <w:rsid w:val="49270933"/>
    <w:rsid w:val="49272912"/>
    <w:rsid w:val="49282C72"/>
    <w:rsid w:val="493EC389"/>
    <w:rsid w:val="4949B85A"/>
    <w:rsid w:val="494C83E5"/>
    <w:rsid w:val="4950DAD8"/>
    <w:rsid w:val="495B12DF"/>
    <w:rsid w:val="495E57DB"/>
    <w:rsid w:val="49862129"/>
    <w:rsid w:val="499773B1"/>
    <w:rsid w:val="499C42EB"/>
    <w:rsid w:val="49A16E8C"/>
    <w:rsid w:val="49A7DC3F"/>
    <w:rsid w:val="49A983A8"/>
    <w:rsid w:val="49B171E8"/>
    <w:rsid w:val="49B5FA94"/>
    <w:rsid w:val="49BD68CA"/>
    <w:rsid w:val="49C135CD"/>
    <w:rsid w:val="49CFB3C7"/>
    <w:rsid w:val="49D0ED9F"/>
    <w:rsid w:val="49DE8076"/>
    <w:rsid w:val="49EBCBAF"/>
    <w:rsid w:val="49F211D7"/>
    <w:rsid w:val="49F74906"/>
    <w:rsid w:val="49F79251"/>
    <w:rsid w:val="49FDAD3C"/>
    <w:rsid w:val="4A02F38E"/>
    <w:rsid w:val="4A03E79A"/>
    <w:rsid w:val="4A38B96A"/>
    <w:rsid w:val="4A398589"/>
    <w:rsid w:val="4A3E5A28"/>
    <w:rsid w:val="4A3E73FA"/>
    <w:rsid w:val="4A69EC36"/>
    <w:rsid w:val="4A7872DA"/>
    <w:rsid w:val="4A7DAE93"/>
    <w:rsid w:val="4A80CCB8"/>
    <w:rsid w:val="4A817B23"/>
    <w:rsid w:val="4A84A2C3"/>
    <w:rsid w:val="4A86A5C1"/>
    <w:rsid w:val="4A870BD1"/>
    <w:rsid w:val="4A9563A0"/>
    <w:rsid w:val="4A999F6D"/>
    <w:rsid w:val="4A9D7935"/>
    <w:rsid w:val="4A9FB124"/>
    <w:rsid w:val="4ABC7AA6"/>
    <w:rsid w:val="4ABE7B93"/>
    <w:rsid w:val="4ABFC3CA"/>
    <w:rsid w:val="4ACD00F8"/>
    <w:rsid w:val="4ACFB7B8"/>
    <w:rsid w:val="4ADD5AE6"/>
    <w:rsid w:val="4AE47DD3"/>
    <w:rsid w:val="4AF8B6DB"/>
    <w:rsid w:val="4AFA4E60"/>
    <w:rsid w:val="4B01E211"/>
    <w:rsid w:val="4B12166A"/>
    <w:rsid w:val="4B2BAB9A"/>
    <w:rsid w:val="4B30D59F"/>
    <w:rsid w:val="4B349556"/>
    <w:rsid w:val="4B3E9F91"/>
    <w:rsid w:val="4B4265BD"/>
    <w:rsid w:val="4B4BFDA0"/>
    <w:rsid w:val="4B4FC029"/>
    <w:rsid w:val="4B5B0839"/>
    <w:rsid w:val="4B5BD32A"/>
    <w:rsid w:val="4B5C6121"/>
    <w:rsid w:val="4B60648A"/>
    <w:rsid w:val="4B6064A1"/>
    <w:rsid w:val="4B614483"/>
    <w:rsid w:val="4B6263FF"/>
    <w:rsid w:val="4B6FC19B"/>
    <w:rsid w:val="4B72296F"/>
    <w:rsid w:val="4B75844C"/>
    <w:rsid w:val="4B76AAE6"/>
    <w:rsid w:val="4B775538"/>
    <w:rsid w:val="4B77BFEC"/>
    <w:rsid w:val="4B7C1FA0"/>
    <w:rsid w:val="4B800214"/>
    <w:rsid w:val="4B815BBD"/>
    <w:rsid w:val="4B835FF8"/>
    <w:rsid w:val="4B83AB23"/>
    <w:rsid w:val="4B8CF3AE"/>
    <w:rsid w:val="4B9020AC"/>
    <w:rsid w:val="4B9BA774"/>
    <w:rsid w:val="4BA61BE4"/>
    <w:rsid w:val="4BA691A4"/>
    <w:rsid w:val="4BACC177"/>
    <w:rsid w:val="4BBA5B50"/>
    <w:rsid w:val="4BBA70BF"/>
    <w:rsid w:val="4BBA88FA"/>
    <w:rsid w:val="4BC652ED"/>
    <w:rsid w:val="4BCB11F9"/>
    <w:rsid w:val="4BCF00F9"/>
    <w:rsid w:val="4BCFAAE9"/>
    <w:rsid w:val="4BD616D1"/>
    <w:rsid w:val="4BD73037"/>
    <w:rsid w:val="4BD99C94"/>
    <w:rsid w:val="4BDD114C"/>
    <w:rsid w:val="4BE07D3C"/>
    <w:rsid w:val="4BE1CC06"/>
    <w:rsid w:val="4BE3FBE5"/>
    <w:rsid w:val="4BF5526B"/>
    <w:rsid w:val="4C022614"/>
    <w:rsid w:val="4C0403A9"/>
    <w:rsid w:val="4C1A526A"/>
    <w:rsid w:val="4C232DEE"/>
    <w:rsid w:val="4C23B578"/>
    <w:rsid w:val="4C25F596"/>
    <w:rsid w:val="4C336D95"/>
    <w:rsid w:val="4C39E47A"/>
    <w:rsid w:val="4C3DF56B"/>
    <w:rsid w:val="4C3EADB2"/>
    <w:rsid w:val="4C3FDD12"/>
    <w:rsid w:val="4C449126"/>
    <w:rsid w:val="4C4D38D9"/>
    <w:rsid w:val="4C5B48D9"/>
    <w:rsid w:val="4C647717"/>
    <w:rsid w:val="4C6864A2"/>
    <w:rsid w:val="4C6B753D"/>
    <w:rsid w:val="4C77B8DA"/>
    <w:rsid w:val="4C78AD81"/>
    <w:rsid w:val="4C88F142"/>
    <w:rsid w:val="4C89459F"/>
    <w:rsid w:val="4C8CA634"/>
    <w:rsid w:val="4C8FA30F"/>
    <w:rsid w:val="4C925018"/>
    <w:rsid w:val="4C955C23"/>
    <w:rsid w:val="4C97279D"/>
    <w:rsid w:val="4C97DCF7"/>
    <w:rsid w:val="4C9862BD"/>
    <w:rsid w:val="4C9D71FF"/>
    <w:rsid w:val="4C9F5AB5"/>
    <w:rsid w:val="4CA33988"/>
    <w:rsid w:val="4CA65C9B"/>
    <w:rsid w:val="4CA90ECD"/>
    <w:rsid w:val="4CB74C97"/>
    <w:rsid w:val="4CB74E29"/>
    <w:rsid w:val="4CBCC397"/>
    <w:rsid w:val="4CC7365A"/>
    <w:rsid w:val="4CC94F8B"/>
    <w:rsid w:val="4CCABF8D"/>
    <w:rsid w:val="4CCB09DA"/>
    <w:rsid w:val="4CCCBE5C"/>
    <w:rsid w:val="4CD21310"/>
    <w:rsid w:val="4CD8FEC8"/>
    <w:rsid w:val="4CDF326A"/>
    <w:rsid w:val="4CE07905"/>
    <w:rsid w:val="4D05C65E"/>
    <w:rsid w:val="4D0AC779"/>
    <w:rsid w:val="4D0DE5A2"/>
    <w:rsid w:val="4D13E614"/>
    <w:rsid w:val="4D162939"/>
    <w:rsid w:val="4D1E90CB"/>
    <w:rsid w:val="4D23F2C6"/>
    <w:rsid w:val="4D27C331"/>
    <w:rsid w:val="4D29B47F"/>
    <w:rsid w:val="4D30DA56"/>
    <w:rsid w:val="4D37C9BF"/>
    <w:rsid w:val="4D391E88"/>
    <w:rsid w:val="4D4F084C"/>
    <w:rsid w:val="4D5481DF"/>
    <w:rsid w:val="4D588799"/>
    <w:rsid w:val="4D616CB1"/>
    <w:rsid w:val="4D7B3857"/>
    <w:rsid w:val="4D7DD4DB"/>
    <w:rsid w:val="4D7FDE5F"/>
    <w:rsid w:val="4D840E8F"/>
    <w:rsid w:val="4D8580D2"/>
    <w:rsid w:val="4D942102"/>
    <w:rsid w:val="4DA0E59E"/>
    <w:rsid w:val="4DA0F8D3"/>
    <w:rsid w:val="4DAF516D"/>
    <w:rsid w:val="4DB98282"/>
    <w:rsid w:val="4DC19875"/>
    <w:rsid w:val="4DC8B265"/>
    <w:rsid w:val="4DC95862"/>
    <w:rsid w:val="4DD2D9E8"/>
    <w:rsid w:val="4DE77EDD"/>
    <w:rsid w:val="4DEF1683"/>
    <w:rsid w:val="4DEFE24B"/>
    <w:rsid w:val="4DFD8559"/>
    <w:rsid w:val="4E09FC06"/>
    <w:rsid w:val="4E223715"/>
    <w:rsid w:val="4E256CD4"/>
    <w:rsid w:val="4E27D049"/>
    <w:rsid w:val="4E2ECA5E"/>
    <w:rsid w:val="4E303E10"/>
    <w:rsid w:val="4E3C2F92"/>
    <w:rsid w:val="4E5F386A"/>
    <w:rsid w:val="4E72084E"/>
    <w:rsid w:val="4E79956E"/>
    <w:rsid w:val="4E7A3659"/>
    <w:rsid w:val="4E874596"/>
    <w:rsid w:val="4E8A6489"/>
    <w:rsid w:val="4E966D9F"/>
    <w:rsid w:val="4EA0ECF0"/>
    <w:rsid w:val="4EA23F48"/>
    <w:rsid w:val="4EA2F175"/>
    <w:rsid w:val="4EAC2BA5"/>
    <w:rsid w:val="4EACFC9E"/>
    <w:rsid w:val="4EB36262"/>
    <w:rsid w:val="4EBAD669"/>
    <w:rsid w:val="4EBE5CD8"/>
    <w:rsid w:val="4ED02E59"/>
    <w:rsid w:val="4ED08B7F"/>
    <w:rsid w:val="4ED13820"/>
    <w:rsid w:val="4ED32D46"/>
    <w:rsid w:val="4ED87BDD"/>
    <w:rsid w:val="4EE9178B"/>
    <w:rsid w:val="4EF1B0CC"/>
    <w:rsid w:val="4EF90BEB"/>
    <w:rsid w:val="4F093481"/>
    <w:rsid w:val="4F23A612"/>
    <w:rsid w:val="4F241B87"/>
    <w:rsid w:val="4F28A2EC"/>
    <w:rsid w:val="4F2B8C45"/>
    <w:rsid w:val="4F34BF11"/>
    <w:rsid w:val="4F37F66D"/>
    <w:rsid w:val="4F3A1A54"/>
    <w:rsid w:val="4F3BD22D"/>
    <w:rsid w:val="4F3D1068"/>
    <w:rsid w:val="4F3EC408"/>
    <w:rsid w:val="4F525484"/>
    <w:rsid w:val="4F54532B"/>
    <w:rsid w:val="4F57E4CF"/>
    <w:rsid w:val="4F5BF1D6"/>
    <w:rsid w:val="4F5FFA4F"/>
    <w:rsid w:val="4F60F061"/>
    <w:rsid w:val="4F6265B3"/>
    <w:rsid w:val="4F6642FA"/>
    <w:rsid w:val="4F73E59F"/>
    <w:rsid w:val="4F73F14D"/>
    <w:rsid w:val="4F787216"/>
    <w:rsid w:val="4F840B23"/>
    <w:rsid w:val="4F8BFBE2"/>
    <w:rsid w:val="4F955BA8"/>
    <w:rsid w:val="4F95F30E"/>
    <w:rsid w:val="4F9DF04C"/>
    <w:rsid w:val="4FAE265F"/>
    <w:rsid w:val="4FB0F3E8"/>
    <w:rsid w:val="4FD10BB4"/>
    <w:rsid w:val="4FD75031"/>
    <w:rsid w:val="4FD7B347"/>
    <w:rsid w:val="4FD9F93E"/>
    <w:rsid w:val="4FE7244F"/>
    <w:rsid w:val="4FE7FCDE"/>
    <w:rsid w:val="4FEDFCC7"/>
    <w:rsid w:val="4FFA3C4F"/>
    <w:rsid w:val="4FFCDA76"/>
    <w:rsid w:val="500EED0E"/>
    <w:rsid w:val="501028BC"/>
    <w:rsid w:val="50124B3C"/>
    <w:rsid w:val="5015820A"/>
    <w:rsid w:val="5017BE5D"/>
    <w:rsid w:val="501B5736"/>
    <w:rsid w:val="501B8A21"/>
    <w:rsid w:val="50285ABB"/>
    <w:rsid w:val="502CE460"/>
    <w:rsid w:val="50308C34"/>
    <w:rsid w:val="50369502"/>
    <w:rsid w:val="5037B36C"/>
    <w:rsid w:val="503A5A65"/>
    <w:rsid w:val="503D8294"/>
    <w:rsid w:val="504A585D"/>
    <w:rsid w:val="5083C5DE"/>
    <w:rsid w:val="5089F192"/>
    <w:rsid w:val="50A7AD7D"/>
    <w:rsid w:val="50AA311E"/>
    <w:rsid w:val="50B5EFD8"/>
    <w:rsid w:val="50B7C0F9"/>
    <w:rsid w:val="50B9326B"/>
    <w:rsid w:val="50B9AA3C"/>
    <w:rsid w:val="50BB2484"/>
    <w:rsid w:val="50BFB66D"/>
    <w:rsid w:val="50C8FF61"/>
    <w:rsid w:val="50CE42D7"/>
    <w:rsid w:val="50CFB5FF"/>
    <w:rsid w:val="50D017C3"/>
    <w:rsid w:val="50D7FE53"/>
    <w:rsid w:val="50E163B6"/>
    <w:rsid w:val="50E2D20A"/>
    <w:rsid w:val="50E363C1"/>
    <w:rsid w:val="50E84030"/>
    <w:rsid w:val="50EA1013"/>
    <w:rsid w:val="50F322BA"/>
    <w:rsid w:val="50F72614"/>
    <w:rsid w:val="50FED913"/>
    <w:rsid w:val="510ED7F3"/>
    <w:rsid w:val="511384B3"/>
    <w:rsid w:val="511722B2"/>
    <w:rsid w:val="511AEC29"/>
    <w:rsid w:val="511F1DED"/>
    <w:rsid w:val="511FE85D"/>
    <w:rsid w:val="51201D07"/>
    <w:rsid w:val="51304CD2"/>
    <w:rsid w:val="5130667F"/>
    <w:rsid w:val="51365181"/>
    <w:rsid w:val="5137C346"/>
    <w:rsid w:val="5146C24E"/>
    <w:rsid w:val="514DDE48"/>
    <w:rsid w:val="514FB196"/>
    <w:rsid w:val="51508601"/>
    <w:rsid w:val="51520A77"/>
    <w:rsid w:val="51574E36"/>
    <w:rsid w:val="51588F29"/>
    <w:rsid w:val="5159036B"/>
    <w:rsid w:val="515C0B04"/>
    <w:rsid w:val="51716EED"/>
    <w:rsid w:val="5172A9AE"/>
    <w:rsid w:val="51770B1F"/>
    <w:rsid w:val="517E0E56"/>
    <w:rsid w:val="517F7F92"/>
    <w:rsid w:val="519B8E5C"/>
    <w:rsid w:val="519CC014"/>
    <w:rsid w:val="519D10AF"/>
    <w:rsid w:val="519F590D"/>
    <w:rsid w:val="51A0A304"/>
    <w:rsid w:val="51A758AC"/>
    <w:rsid w:val="51A7EAED"/>
    <w:rsid w:val="51B2D33E"/>
    <w:rsid w:val="51BF7EB5"/>
    <w:rsid w:val="51CEDA83"/>
    <w:rsid w:val="51D219D2"/>
    <w:rsid w:val="51DC5A8F"/>
    <w:rsid w:val="51E04566"/>
    <w:rsid w:val="51ED4C2D"/>
    <w:rsid w:val="51F36EAC"/>
    <w:rsid w:val="51F775D0"/>
    <w:rsid w:val="51FAA13C"/>
    <w:rsid w:val="51FBCA13"/>
    <w:rsid w:val="51FDC0C3"/>
    <w:rsid w:val="51FEF3F7"/>
    <w:rsid w:val="5206C5FE"/>
    <w:rsid w:val="5218ABB4"/>
    <w:rsid w:val="521D6EBE"/>
    <w:rsid w:val="521EACD9"/>
    <w:rsid w:val="5222EE91"/>
    <w:rsid w:val="5227EBFE"/>
    <w:rsid w:val="52296730"/>
    <w:rsid w:val="522F17A1"/>
    <w:rsid w:val="52314BC1"/>
    <w:rsid w:val="5234498B"/>
    <w:rsid w:val="5235EC03"/>
    <w:rsid w:val="523B2748"/>
    <w:rsid w:val="523CE348"/>
    <w:rsid w:val="523F0E2F"/>
    <w:rsid w:val="52418FF1"/>
    <w:rsid w:val="52485F9A"/>
    <w:rsid w:val="5251F34D"/>
    <w:rsid w:val="52590C42"/>
    <w:rsid w:val="525A5A6F"/>
    <w:rsid w:val="525AA6B5"/>
    <w:rsid w:val="5264E521"/>
    <w:rsid w:val="5285AE8E"/>
    <w:rsid w:val="5290B50A"/>
    <w:rsid w:val="52926C31"/>
    <w:rsid w:val="5293CB34"/>
    <w:rsid w:val="5299C0B6"/>
    <w:rsid w:val="52A6FB4F"/>
    <w:rsid w:val="52AA4B33"/>
    <w:rsid w:val="52AB44F5"/>
    <w:rsid w:val="52ACA539"/>
    <w:rsid w:val="52B8E069"/>
    <w:rsid w:val="52BE2C1F"/>
    <w:rsid w:val="52C0BD3F"/>
    <w:rsid w:val="52CD4C55"/>
    <w:rsid w:val="52E36B14"/>
    <w:rsid w:val="52E99307"/>
    <w:rsid w:val="52E9CFEF"/>
    <w:rsid w:val="52F4A039"/>
    <w:rsid w:val="53151F60"/>
    <w:rsid w:val="531713F7"/>
    <w:rsid w:val="5319243B"/>
    <w:rsid w:val="532084BF"/>
    <w:rsid w:val="5329059A"/>
    <w:rsid w:val="53295429"/>
    <w:rsid w:val="5332FD14"/>
    <w:rsid w:val="533C08DF"/>
    <w:rsid w:val="5341D417"/>
    <w:rsid w:val="534B6E9D"/>
    <w:rsid w:val="534EC444"/>
    <w:rsid w:val="53560780"/>
    <w:rsid w:val="5356F56D"/>
    <w:rsid w:val="535C1408"/>
    <w:rsid w:val="53626887"/>
    <w:rsid w:val="5362D418"/>
    <w:rsid w:val="53662D9F"/>
    <w:rsid w:val="5370489A"/>
    <w:rsid w:val="5371AF45"/>
    <w:rsid w:val="537BBFE4"/>
    <w:rsid w:val="537DD322"/>
    <w:rsid w:val="537F8AB3"/>
    <w:rsid w:val="5383B482"/>
    <w:rsid w:val="5383F96B"/>
    <w:rsid w:val="538A93D9"/>
    <w:rsid w:val="5390BAA0"/>
    <w:rsid w:val="53965288"/>
    <w:rsid w:val="53A494EB"/>
    <w:rsid w:val="53B26A04"/>
    <w:rsid w:val="53C5D86F"/>
    <w:rsid w:val="53CEFB9B"/>
    <w:rsid w:val="53D5E2C9"/>
    <w:rsid w:val="53D63CCE"/>
    <w:rsid w:val="53E15380"/>
    <w:rsid w:val="53F72C08"/>
    <w:rsid w:val="540115F3"/>
    <w:rsid w:val="5406F69B"/>
    <w:rsid w:val="54118503"/>
    <w:rsid w:val="5411926C"/>
    <w:rsid w:val="54134CC4"/>
    <w:rsid w:val="54231101"/>
    <w:rsid w:val="5423C804"/>
    <w:rsid w:val="542F1608"/>
    <w:rsid w:val="54385683"/>
    <w:rsid w:val="543A8A12"/>
    <w:rsid w:val="543F5D27"/>
    <w:rsid w:val="54439126"/>
    <w:rsid w:val="544B3F3F"/>
    <w:rsid w:val="544D71E3"/>
    <w:rsid w:val="544E09A4"/>
    <w:rsid w:val="54512EAB"/>
    <w:rsid w:val="545CB79E"/>
    <w:rsid w:val="545E5B62"/>
    <w:rsid w:val="5477543C"/>
    <w:rsid w:val="548C579B"/>
    <w:rsid w:val="549147F3"/>
    <w:rsid w:val="5494B381"/>
    <w:rsid w:val="5498E217"/>
    <w:rsid w:val="549DEE98"/>
    <w:rsid w:val="54ABEFC8"/>
    <w:rsid w:val="54ACCC41"/>
    <w:rsid w:val="54B55A16"/>
    <w:rsid w:val="54BB6188"/>
    <w:rsid w:val="54C166D6"/>
    <w:rsid w:val="54C715FD"/>
    <w:rsid w:val="54C928D1"/>
    <w:rsid w:val="54D8676C"/>
    <w:rsid w:val="54DCBB9E"/>
    <w:rsid w:val="54E36788"/>
    <w:rsid w:val="54E5FAFE"/>
    <w:rsid w:val="54E7801C"/>
    <w:rsid w:val="54ECCF9B"/>
    <w:rsid w:val="54FCADF6"/>
    <w:rsid w:val="54FFB5E3"/>
    <w:rsid w:val="5508176B"/>
    <w:rsid w:val="550C9F14"/>
    <w:rsid w:val="550FAA25"/>
    <w:rsid w:val="55175F82"/>
    <w:rsid w:val="551FFEC7"/>
    <w:rsid w:val="55264F49"/>
    <w:rsid w:val="5527A2BE"/>
    <w:rsid w:val="552F031F"/>
    <w:rsid w:val="55314F2B"/>
    <w:rsid w:val="5540DD88"/>
    <w:rsid w:val="5547E493"/>
    <w:rsid w:val="554943E6"/>
    <w:rsid w:val="555B287A"/>
    <w:rsid w:val="555B3170"/>
    <w:rsid w:val="556946B7"/>
    <w:rsid w:val="5572DAA3"/>
    <w:rsid w:val="557E640C"/>
    <w:rsid w:val="557F85F4"/>
    <w:rsid w:val="5581E95C"/>
    <w:rsid w:val="55823F02"/>
    <w:rsid w:val="55897C2A"/>
    <w:rsid w:val="559F1853"/>
    <w:rsid w:val="55A3E053"/>
    <w:rsid w:val="55B3CD42"/>
    <w:rsid w:val="55C0E62D"/>
    <w:rsid w:val="55C9C62D"/>
    <w:rsid w:val="55CA5B0E"/>
    <w:rsid w:val="55CC9BA4"/>
    <w:rsid w:val="55D038EE"/>
    <w:rsid w:val="55D567FC"/>
    <w:rsid w:val="55D6E693"/>
    <w:rsid w:val="55E66828"/>
    <w:rsid w:val="55E7A146"/>
    <w:rsid w:val="55EB1334"/>
    <w:rsid w:val="55F66203"/>
    <w:rsid w:val="55F7C925"/>
    <w:rsid w:val="5601F0FC"/>
    <w:rsid w:val="562DF2D7"/>
    <w:rsid w:val="563B1469"/>
    <w:rsid w:val="56474A8C"/>
    <w:rsid w:val="564871DC"/>
    <w:rsid w:val="564EB861"/>
    <w:rsid w:val="56581296"/>
    <w:rsid w:val="5661C70E"/>
    <w:rsid w:val="56647D8D"/>
    <w:rsid w:val="566CFEE3"/>
    <w:rsid w:val="566DAC7D"/>
    <w:rsid w:val="56704145"/>
    <w:rsid w:val="567050D7"/>
    <w:rsid w:val="56750442"/>
    <w:rsid w:val="567530F2"/>
    <w:rsid w:val="5679B284"/>
    <w:rsid w:val="567F2716"/>
    <w:rsid w:val="56978336"/>
    <w:rsid w:val="56A1DD73"/>
    <w:rsid w:val="56A5BC89"/>
    <w:rsid w:val="56ABC3AF"/>
    <w:rsid w:val="56B4FE13"/>
    <w:rsid w:val="56B86CC0"/>
    <w:rsid w:val="56BBF61A"/>
    <w:rsid w:val="56BE803A"/>
    <w:rsid w:val="56C1E4E7"/>
    <w:rsid w:val="56C7C276"/>
    <w:rsid w:val="56CEB28D"/>
    <w:rsid w:val="56D107C6"/>
    <w:rsid w:val="56D43DB6"/>
    <w:rsid w:val="56D71C41"/>
    <w:rsid w:val="56DE8059"/>
    <w:rsid w:val="56EAF4E2"/>
    <w:rsid w:val="56FEB9CC"/>
    <w:rsid w:val="5707FD81"/>
    <w:rsid w:val="570C8AF4"/>
    <w:rsid w:val="57111054"/>
    <w:rsid w:val="57155DA3"/>
    <w:rsid w:val="571B7F35"/>
    <w:rsid w:val="571DC158"/>
    <w:rsid w:val="57207C1D"/>
    <w:rsid w:val="57224070"/>
    <w:rsid w:val="57227119"/>
    <w:rsid w:val="5729D929"/>
    <w:rsid w:val="572B6DEA"/>
    <w:rsid w:val="5735812D"/>
    <w:rsid w:val="5738057F"/>
    <w:rsid w:val="573B8F6F"/>
    <w:rsid w:val="574BB538"/>
    <w:rsid w:val="5764284E"/>
    <w:rsid w:val="577891B3"/>
    <w:rsid w:val="5779D729"/>
    <w:rsid w:val="57804CBA"/>
    <w:rsid w:val="57831229"/>
    <w:rsid w:val="57867839"/>
    <w:rsid w:val="57899F74"/>
    <w:rsid w:val="5789F917"/>
    <w:rsid w:val="578B3F27"/>
    <w:rsid w:val="57A538CB"/>
    <w:rsid w:val="57A982AA"/>
    <w:rsid w:val="57AD6F18"/>
    <w:rsid w:val="57ADB0BE"/>
    <w:rsid w:val="57C14BD6"/>
    <w:rsid w:val="57CB1663"/>
    <w:rsid w:val="57CB8323"/>
    <w:rsid w:val="57CFCDE9"/>
    <w:rsid w:val="57D0ABDC"/>
    <w:rsid w:val="57D5E30B"/>
    <w:rsid w:val="57D9D25F"/>
    <w:rsid w:val="57DA0F93"/>
    <w:rsid w:val="57E50D12"/>
    <w:rsid w:val="57EF1E02"/>
    <w:rsid w:val="57F2727C"/>
    <w:rsid w:val="57F6AB2C"/>
    <w:rsid w:val="58003D1A"/>
    <w:rsid w:val="58167DAB"/>
    <w:rsid w:val="581DD4C7"/>
    <w:rsid w:val="5826AD6D"/>
    <w:rsid w:val="5831E7D3"/>
    <w:rsid w:val="5838A300"/>
    <w:rsid w:val="5840AC6D"/>
    <w:rsid w:val="5844D275"/>
    <w:rsid w:val="584A80DC"/>
    <w:rsid w:val="58507FBE"/>
    <w:rsid w:val="58560D58"/>
    <w:rsid w:val="585D732B"/>
    <w:rsid w:val="588445BB"/>
    <w:rsid w:val="588BC60C"/>
    <w:rsid w:val="588C72A5"/>
    <w:rsid w:val="588E286D"/>
    <w:rsid w:val="5893F5F3"/>
    <w:rsid w:val="5894C037"/>
    <w:rsid w:val="58961431"/>
    <w:rsid w:val="58981670"/>
    <w:rsid w:val="589A3C72"/>
    <w:rsid w:val="58AD1019"/>
    <w:rsid w:val="58AF48D1"/>
    <w:rsid w:val="58B6D3FC"/>
    <w:rsid w:val="58BE2707"/>
    <w:rsid w:val="58C4704C"/>
    <w:rsid w:val="58C65464"/>
    <w:rsid w:val="58C76494"/>
    <w:rsid w:val="58D4AF46"/>
    <w:rsid w:val="58DE95F2"/>
    <w:rsid w:val="58DFBF6A"/>
    <w:rsid w:val="58E84864"/>
    <w:rsid w:val="58EA7E12"/>
    <w:rsid w:val="58EB9F17"/>
    <w:rsid w:val="58EE81A3"/>
    <w:rsid w:val="58F62B73"/>
    <w:rsid w:val="58FAEEC5"/>
    <w:rsid w:val="59029654"/>
    <w:rsid w:val="59073B95"/>
    <w:rsid w:val="590B7BE5"/>
    <w:rsid w:val="5915936F"/>
    <w:rsid w:val="591769CA"/>
    <w:rsid w:val="591A0BA5"/>
    <w:rsid w:val="5923B7BD"/>
    <w:rsid w:val="5927FF5C"/>
    <w:rsid w:val="592A6876"/>
    <w:rsid w:val="592E6868"/>
    <w:rsid w:val="59327C51"/>
    <w:rsid w:val="59388916"/>
    <w:rsid w:val="59421D25"/>
    <w:rsid w:val="5946C694"/>
    <w:rsid w:val="59477A16"/>
    <w:rsid w:val="5949C352"/>
    <w:rsid w:val="594E9065"/>
    <w:rsid w:val="5956F060"/>
    <w:rsid w:val="595D3BD5"/>
    <w:rsid w:val="5962A088"/>
    <w:rsid w:val="5969C65D"/>
    <w:rsid w:val="596D6E0D"/>
    <w:rsid w:val="597A838C"/>
    <w:rsid w:val="597B4555"/>
    <w:rsid w:val="598321AD"/>
    <w:rsid w:val="59959DC8"/>
    <w:rsid w:val="59AA1746"/>
    <w:rsid w:val="59AFB330"/>
    <w:rsid w:val="59B3A0DB"/>
    <w:rsid w:val="59B417D6"/>
    <w:rsid w:val="59C10E23"/>
    <w:rsid w:val="59C43CD0"/>
    <w:rsid w:val="59C5B6A3"/>
    <w:rsid w:val="59C8D5FE"/>
    <w:rsid w:val="59CB64A2"/>
    <w:rsid w:val="59D1E71C"/>
    <w:rsid w:val="59D7D0CF"/>
    <w:rsid w:val="59DC2087"/>
    <w:rsid w:val="59E07F4A"/>
    <w:rsid w:val="59E129E8"/>
    <w:rsid w:val="59E6800A"/>
    <w:rsid w:val="59EC420F"/>
    <w:rsid w:val="59F1ECE0"/>
    <w:rsid w:val="5A02B409"/>
    <w:rsid w:val="5A0F72E6"/>
    <w:rsid w:val="5A108EC9"/>
    <w:rsid w:val="5A10A962"/>
    <w:rsid w:val="5A1D9F22"/>
    <w:rsid w:val="5A2217B2"/>
    <w:rsid w:val="5A30189A"/>
    <w:rsid w:val="5A35CCD9"/>
    <w:rsid w:val="5A37645A"/>
    <w:rsid w:val="5A395B09"/>
    <w:rsid w:val="5A40104E"/>
    <w:rsid w:val="5A41599E"/>
    <w:rsid w:val="5A4C2409"/>
    <w:rsid w:val="5A4C357C"/>
    <w:rsid w:val="5A4E6456"/>
    <w:rsid w:val="5A4F81B5"/>
    <w:rsid w:val="5A51072A"/>
    <w:rsid w:val="5A59C0D2"/>
    <w:rsid w:val="5A5E83EE"/>
    <w:rsid w:val="5A6B35C8"/>
    <w:rsid w:val="5A6D8BD6"/>
    <w:rsid w:val="5A6DB5CC"/>
    <w:rsid w:val="5A7653FD"/>
    <w:rsid w:val="5A98B95F"/>
    <w:rsid w:val="5AABFF2C"/>
    <w:rsid w:val="5AB22663"/>
    <w:rsid w:val="5AC4ED79"/>
    <w:rsid w:val="5ACBFDC5"/>
    <w:rsid w:val="5AD0D424"/>
    <w:rsid w:val="5AD77D6D"/>
    <w:rsid w:val="5ADB040C"/>
    <w:rsid w:val="5AE2777B"/>
    <w:rsid w:val="5AE73A59"/>
    <w:rsid w:val="5AF0F2D3"/>
    <w:rsid w:val="5AF55CD1"/>
    <w:rsid w:val="5AF5ACF0"/>
    <w:rsid w:val="5AFA3B2C"/>
    <w:rsid w:val="5AFAEFBF"/>
    <w:rsid w:val="5B00954A"/>
    <w:rsid w:val="5B0CE954"/>
    <w:rsid w:val="5B1DB0D7"/>
    <w:rsid w:val="5B20BA38"/>
    <w:rsid w:val="5B24AAB5"/>
    <w:rsid w:val="5B2B3A38"/>
    <w:rsid w:val="5B3020F6"/>
    <w:rsid w:val="5B34F7ED"/>
    <w:rsid w:val="5B374D38"/>
    <w:rsid w:val="5B4186A4"/>
    <w:rsid w:val="5B4D7E2D"/>
    <w:rsid w:val="5B524995"/>
    <w:rsid w:val="5B5A555D"/>
    <w:rsid w:val="5B5FD0A9"/>
    <w:rsid w:val="5B645AD4"/>
    <w:rsid w:val="5B6921DB"/>
    <w:rsid w:val="5B83204A"/>
    <w:rsid w:val="5B8562EF"/>
    <w:rsid w:val="5B8DDCE3"/>
    <w:rsid w:val="5B9B916F"/>
    <w:rsid w:val="5BA5D608"/>
    <w:rsid w:val="5BA7DAEE"/>
    <w:rsid w:val="5BAA6D1E"/>
    <w:rsid w:val="5BADE8EF"/>
    <w:rsid w:val="5BC29A15"/>
    <w:rsid w:val="5BD2F3F6"/>
    <w:rsid w:val="5BD8EDC1"/>
    <w:rsid w:val="5BE6D93B"/>
    <w:rsid w:val="5BE73791"/>
    <w:rsid w:val="5BE767F6"/>
    <w:rsid w:val="5BEC2AD8"/>
    <w:rsid w:val="5BED5658"/>
    <w:rsid w:val="5BF52E4B"/>
    <w:rsid w:val="5BF9C84C"/>
    <w:rsid w:val="5BFC6FBF"/>
    <w:rsid w:val="5C0E8AD9"/>
    <w:rsid w:val="5C1C78B9"/>
    <w:rsid w:val="5C2B1B96"/>
    <w:rsid w:val="5C2F16B9"/>
    <w:rsid w:val="5C41513B"/>
    <w:rsid w:val="5C417271"/>
    <w:rsid w:val="5C44C176"/>
    <w:rsid w:val="5C4AB9B8"/>
    <w:rsid w:val="5C4DB816"/>
    <w:rsid w:val="5C699F1C"/>
    <w:rsid w:val="5C6BD9B2"/>
    <w:rsid w:val="5C70545E"/>
    <w:rsid w:val="5C8807EB"/>
    <w:rsid w:val="5C8A1D22"/>
    <w:rsid w:val="5C9173EA"/>
    <w:rsid w:val="5C958545"/>
    <w:rsid w:val="5C9A5835"/>
    <w:rsid w:val="5CA118FD"/>
    <w:rsid w:val="5CA4B00F"/>
    <w:rsid w:val="5CBD733C"/>
    <w:rsid w:val="5CD15716"/>
    <w:rsid w:val="5CD87D20"/>
    <w:rsid w:val="5CE1F171"/>
    <w:rsid w:val="5CF44F5C"/>
    <w:rsid w:val="5CF9DE82"/>
    <w:rsid w:val="5D030E22"/>
    <w:rsid w:val="5D07E838"/>
    <w:rsid w:val="5D0AB0BF"/>
    <w:rsid w:val="5D0CE802"/>
    <w:rsid w:val="5D116BCC"/>
    <w:rsid w:val="5D1756E9"/>
    <w:rsid w:val="5D1FD24F"/>
    <w:rsid w:val="5D2157F3"/>
    <w:rsid w:val="5D21A415"/>
    <w:rsid w:val="5D2C89E3"/>
    <w:rsid w:val="5D42BA8F"/>
    <w:rsid w:val="5D43AB80"/>
    <w:rsid w:val="5D4C2E1E"/>
    <w:rsid w:val="5D58A0AB"/>
    <w:rsid w:val="5D59AD59"/>
    <w:rsid w:val="5D7120B9"/>
    <w:rsid w:val="5D765418"/>
    <w:rsid w:val="5D83296C"/>
    <w:rsid w:val="5D856AFF"/>
    <w:rsid w:val="5D99335B"/>
    <w:rsid w:val="5DA58426"/>
    <w:rsid w:val="5DB72893"/>
    <w:rsid w:val="5DBF6567"/>
    <w:rsid w:val="5DBFF453"/>
    <w:rsid w:val="5DC00D61"/>
    <w:rsid w:val="5DC4DBA7"/>
    <w:rsid w:val="5DD26ACA"/>
    <w:rsid w:val="5DD582F7"/>
    <w:rsid w:val="5DD6D4EE"/>
    <w:rsid w:val="5DD8553A"/>
    <w:rsid w:val="5DE18378"/>
    <w:rsid w:val="5DF04B4E"/>
    <w:rsid w:val="5DF12EE6"/>
    <w:rsid w:val="5DF199E2"/>
    <w:rsid w:val="5DF9BAA7"/>
    <w:rsid w:val="5E069699"/>
    <w:rsid w:val="5E09C876"/>
    <w:rsid w:val="5E0C9D49"/>
    <w:rsid w:val="5E0E0B9E"/>
    <w:rsid w:val="5E24A320"/>
    <w:rsid w:val="5E29CFBC"/>
    <w:rsid w:val="5E2ECDA4"/>
    <w:rsid w:val="5E338E72"/>
    <w:rsid w:val="5E44D04F"/>
    <w:rsid w:val="5E472413"/>
    <w:rsid w:val="5E4B850D"/>
    <w:rsid w:val="5E5E2309"/>
    <w:rsid w:val="5E69A84D"/>
    <w:rsid w:val="5E7704D7"/>
    <w:rsid w:val="5E79A2B2"/>
    <w:rsid w:val="5E7FD602"/>
    <w:rsid w:val="5E815D6A"/>
    <w:rsid w:val="5E8FAA4C"/>
    <w:rsid w:val="5E90E71A"/>
    <w:rsid w:val="5E9F7EC9"/>
    <w:rsid w:val="5EA1ACF6"/>
    <w:rsid w:val="5EA1B574"/>
    <w:rsid w:val="5EA22E88"/>
    <w:rsid w:val="5EA3BA4D"/>
    <w:rsid w:val="5EA448AE"/>
    <w:rsid w:val="5EB46249"/>
    <w:rsid w:val="5EC0F4A4"/>
    <w:rsid w:val="5EC2248B"/>
    <w:rsid w:val="5EC23963"/>
    <w:rsid w:val="5EC264A0"/>
    <w:rsid w:val="5ECD7909"/>
    <w:rsid w:val="5ECEB500"/>
    <w:rsid w:val="5ED00808"/>
    <w:rsid w:val="5ED0A403"/>
    <w:rsid w:val="5EDCD229"/>
    <w:rsid w:val="5EE2AD02"/>
    <w:rsid w:val="5EE8AA2F"/>
    <w:rsid w:val="5EEBF502"/>
    <w:rsid w:val="5EEF94BC"/>
    <w:rsid w:val="5EF3D15F"/>
    <w:rsid w:val="5F02471C"/>
    <w:rsid w:val="5F055607"/>
    <w:rsid w:val="5F187076"/>
    <w:rsid w:val="5F1BD61C"/>
    <w:rsid w:val="5F25938F"/>
    <w:rsid w:val="5F29C145"/>
    <w:rsid w:val="5F2ABAE0"/>
    <w:rsid w:val="5F3156F6"/>
    <w:rsid w:val="5F37F598"/>
    <w:rsid w:val="5F43E0C7"/>
    <w:rsid w:val="5F52E907"/>
    <w:rsid w:val="5F553C95"/>
    <w:rsid w:val="5F5FD016"/>
    <w:rsid w:val="5F650CBB"/>
    <w:rsid w:val="5F65FE05"/>
    <w:rsid w:val="5F7855A0"/>
    <w:rsid w:val="5F84F250"/>
    <w:rsid w:val="5F8FB5FB"/>
    <w:rsid w:val="5F9ADD02"/>
    <w:rsid w:val="5F9FD098"/>
    <w:rsid w:val="5FB04F82"/>
    <w:rsid w:val="5FCAE0A6"/>
    <w:rsid w:val="5FCEE566"/>
    <w:rsid w:val="5FD61759"/>
    <w:rsid w:val="5FDACECF"/>
    <w:rsid w:val="5FDD04D3"/>
    <w:rsid w:val="5FE4BC8B"/>
    <w:rsid w:val="5FE5D0B9"/>
    <w:rsid w:val="5FFDEC5D"/>
    <w:rsid w:val="6004B884"/>
    <w:rsid w:val="600652E0"/>
    <w:rsid w:val="600ECC33"/>
    <w:rsid w:val="600EDEE6"/>
    <w:rsid w:val="601A69BA"/>
    <w:rsid w:val="601CC053"/>
    <w:rsid w:val="602D9DE5"/>
    <w:rsid w:val="603AAA66"/>
    <w:rsid w:val="603B533D"/>
    <w:rsid w:val="603EECBD"/>
    <w:rsid w:val="604EF029"/>
    <w:rsid w:val="6056D851"/>
    <w:rsid w:val="6058F714"/>
    <w:rsid w:val="6059A2E3"/>
    <w:rsid w:val="60640C67"/>
    <w:rsid w:val="606765EE"/>
    <w:rsid w:val="6068B547"/>
    <w:rsid w:val="606CE049"/>
    <w:rsid w:val="606D3DE2"/>
    <w:rsid w:val="60800A60"/>
    <w:rsid w:val="608CF210"/>
    <w:rsid w:val="609B5660"/>
    <w:rsid w:val="609B910B"/>
    <w:rsid w:val="60A87A74"/>
    <w:rsid w:val="60B3E816"/>
    <w:rsid w:val="60BAC18A"/>
    <w:rsid w:val="60C181B2"/>
    <w:rsid w:val="60C35F65"/>
    <w:rsid w:val="60C53E13"/>
    <w:rsid w:val="60C6341A"/>
    <w:rsid w:val="60C7238F"/>
    <w:rsid w:val="60C86EA2"/>
    <w:rsid w:val="60C97798"/>
    <w:rsid w:val="60D08CBA"/>
    <w:rsid w:val="60D0C7C7"/>
    <w:rsid w:val="60E1B6F4"/>
    <w:rsid w:val="60E2B7B5"/>
    <w:rsid w:val="60F1B803"/>
    <w:rsid w:val="60FB3F33"/>
    <w:rsid w:val="610FCCB0"/>
    <w:rsid w:val="61155755"/>
    <w:rsid w:val="6117918F"/>
    <w:rsid w:val="611A80AE"/>
    <w:rsid w:val="612791B0"/>
    <w:rsid w:val="61383464"/>
    <w:rsid w:val="6139BB9A"/>
    <w:rsid w:val="6141694D"/>
    <w:rsid w:val="61435F6C"/>
    <w:rsid w:val="614513A5"/>
    <w:rsid w:val="61511C1A"/>
    <w:rsid w:val="61578AC7"/>
    <w:rsid w:val="61590BEE"/>
    <w:rsid w:val="6165D549"/>
    <w:rsid w:val="6168AC6F"/>
    <w:rsid w:val="6169E013"/>
    <w:rsid w:val="6169F1C1"/>
    <w:rsid w:val="616BF547"/>
    <w:rsid w:val="617009B6"/>
    <w:rsid w:val="61759711"/>
    <w:rsid w:val="617C4AD2"/>
    <w:rsid w:val="617E1073"/>
    <w:rsid w:val="6180778A"/>
    <w:rsid w:val="618E0620"/>
    <w:rsid w:val="619648AA"/>
    <w:rsid w:val="619C0C0F"/>
    <w:rsid w:val="61A29B0B"/>
    <w:rsid w:val="61A3A7D1"/>
    <w:rsid w:val="61AA5923"/>
    <w:rsid w:val="61AFA679"/>
    <w:rsid w:val="61B0B977"/>
    <w:rsid w:val="61B2A226"/>
    <w:rsid w:val="61B773EE"/>
    <w:rsid w:val="61C060DB"/>
    <w:rsid w:val="61DBB1CE"/>
    <w:rsid w:val="61DD7146"/>
    <w:rsid w:val="61F2B596"/>
    <w:rsid w:val="61F6B657"/>
    <w:rsid w:val="61F871CC"/>
    <w:rsid w:val="61F8C66D"/>
    <w:rsid w:val="6200340B"/>
    <w:rsid w:val="620A440A"/>
    <w:rsid w:val="620C1ADA"/>
    <w:rsid w:val="620F398E"/>
    <w:rsid w:val="621166A5"/>
    <w:rsid w:val="6219B8B3"/>
    <w:rsid w:val="621B56EA"/>
    <w:rsid w:val="622493D6"/>
    <w:rsid w:val="6224FB60"/>
    <w:rsid w:val="622BD8A4"/>
    <w:rsid w:val="62336D21"/>
    <w:rsid w:val="623E5A31"/>
    <w:rsid w:val="62494A58"/>
    <w:rsid w:val="62576757"/>
    <w:rsid w:val="6264D2B4"/>
    <w:rsid w:val="6275503B"/>
    <w:rsid w:val="627EF605"/>
    <w:rsid w:val="6281C78D"/>
    <w:rsid w:val="6282E6D5"/>
    <w:rsid w:val="6296B4FE"/>
    <w:rsid w:val="62A8802F"/>
    <w:rsid w:val="62B63324"/>
    <w:rsid w:val="62B7AA0F"/>
    <w:rsid w:val="62B9BF5E"/>
    <w:rsid w:val="62BF88CB"/>
    <w:rsid w:val="62C74219"/>
    <w:rsid w:val="62C9FE88"/>
    <w:rsid w:val="62CA0906"/>
    <w:rsid w:val="62CB2754"/>
    <w:rsid w:val="62CFD9FA"/>
    <w:rsid w:val="62D375C8"/>
    <w:rsid w:val="62D5229C"/>
    <w:rsid w:val="62D7CFE2"/>
    <w:rsid w:val="62D9DAA9"/>
    <w:rsid w:val="62DC0673"/>
    <w:rsid w:val="62E974AA"/>
    <w:rsid w:val="62ECA2B3"/>
    <w:rsid w:val="62FBDC53"/>
    <w:rsid w:val="62FFDF23"/>
    <w:rsid w:val="63027209"/>
    <w:rsid w:val="6303C4B3"/>
    <w:rsid w:val="630BF815"/>
    <w:rsid w:val="6313B31D"/>
    <w:rsid w:val="63172604"/>
    <w:rsid w:val="632E60E6"/>
    <w:rsid w:val="63372DB2"/>
    <w:rsid w:val="634382A3"/>
    <w:rsid w:val="63493D03"/>
    <w:rsid w:val="636528A8"/>
    <w:rsid w:val="636A9485"/>
    <w:rsid w:val="6377F256"/>
    <w:rsid w:val="6379F3D0"/>
    <w:rsid w:val="6380CD16"/>
    <w:rsid w:val="63833F54"/>
    <w:rsid w:val="6388AAC1"/>
    <w:rsid w:val="639136F0"/>
    <w:rsid w:val="6395DF1B"/>
    <w:rsid w:val="63AC20BD"/>
    <w:rsid w:val="63AC4AFC"/>
    <w:rsid w:val="63B0937B"/>
    <w:rsid w:val="63BBABD0"/>
    <w:rsid w:val="63BC1505"/>
    <w:rsid w:val="63BEE757"/>
    <w:rsid w:val="63C551B6"/>
    <w:rsid w:val="63C748FE"/>
    <w:rsid w:val="63C86DBE"/>
    <w:rsid w:val="63C8AF68"/>
    <w:rsid w:val="63D0F397"/>
    <w:rsid w:val="63D28688"/>
    <w:rsid w:val="63D54EA5"/>
    <w:rsid w:val="63D76F14"/>
    <w:rsid w:val="63DB9C65"/>
    <w:rsid w:val="63DC6DBB"/>
    <w:rsid w:val="63DD2718"/>
    <w:rsid w:val="63E0FEB5"/>
    <w:rsid w:val="63E13BF1"/>
    <w:rsid w:val="63E3523D"/>
    <w:rsid w:val="63EC3466"/>
    <w:rsid w:val="63EE49F9"/>
    <w:rsid w:val="63EF7C3E"/>
    <w:rsid w:val="63F05838"/>
    <w:rsid w:val="63FCCFA3"/>
    <w:rsid w:val="64131D75"/>
    <w:rsid w:val="64134499"/>
    <w:rsid w:val="6414D657"/>
    <w:rsid w:val="6419DA69"/>
    <w:rsid w:val="641BCFB4"/>
    <w:rsid w:val="6420DA95"/>
    <w:rsid w:val="64218919"/>
    <w:rsid w:val="64313779"/>
    <w:rsid w:val="64393C48"/>
    <w:rsid w:val="6441F066"/>
    <w:rsid w:val="64421673"/>
    <w:rsid w:val="64451A2B"/>
    <w:rsid w:val="64472517"/>
    <w:rsid w:val="644BC31A"/>
    <w:rsid w:val="644C24FC"/>
    <w:rsid w:val="6459A171"/>
    <w:rsid w:val="645B81F2"/>
    <w:rsid w:val="645CF7B0"/>
    <w:rsid w:val="64698C51"/>
    <w:rsid w:val="646CE739"/>
    <w:rsid w:val="647EA10C"/>
    <w:rsid w:val="64A21F38"/>
    <w:rsid w:val="64A4A9F8"/>
    <w:rsid w:val="64A5A6F8"/>
    <w:rsid w:val="64A607CA"/>
    <w:rsid w:val="64C25C48"/>
    <w:rsid w:val="64C4146D"/>
    <w:rsid w:val="64CDA247"/>
    <w:rsid w:val="64D671BF"/>
    <w:rsid w:val="64DC3FEF"/>
    <w:rsid w:val="64E4BE63"/>
    <w:rsid w:val="64FA2BF6"/>
    <w:rsid w:val="64FB9EE9"/>
    <w:rsid w:val="65096B5B"/>
    <w:rsid w:val="6509A58B"/>
    <w:rsid w:val="650B8058"/>
    <w:rsid w:val="651318C4"/>
    <w:rsid w:val="652D423F"/>
    <w:rsid w:val="652E2992"/>
    <w:rsid w:val="65443958"/>
    <w:rsid w:val="6550DB58"/>
    <w:rsid w:val="6552F393"/>
    <w:rsid w:val="65537EC8"/>
    <w:rsid w:val="6553FD29"/>
    <w:rsid w:val="6554B369"/>
    <w:rsid w:val="6559C9B2"/>
    <w:rsid w:val="656A748E"/>
    <w:rsid w:val="656B8FCF"/>
    <w:rsid w:val="656DA51B"/>
    <w:rsid w:val="656E061E"/>
    <w:rsid w:val="6571058C"/>
    <w:rsid w:val="65787EE6"/>
    <w:rsid w:val="657A53FE"/>
    <w:rsid w:val="6599CC88"/>
    <w:rsid w:val="65A1E672"/>
    <w:rsid w:val="65B19FEC"/>
    <w:rsid w:val="65B81824"/>
    <w:rsid w:val="65C24BA0"/>
    <w:rsid w:val="65C40390"/>
    <w:rsid w:val="65CD77F4"/>
    <w:rsid w:val="65D3D618"/>
    <w:rsid w:val="65D69AAC"/>
    <w:rsid w:val="65E08209"/>
    <w:rsid w:val="65E75B55"/>
    <w:rsid w:val="65EBF369"/>
    <w:rsid w:val="65EE3555"/>
    <w:rsid w:val="65FB018E"/>
    <w:rsid w:val="66000647"/>
    <w:rsid w:val="66006D74"/>
    <w:rsid w:val="6604406B"/>
    <w:rsid w:val="6605C032"/>
    <w:rsid w:val="66062632"/>
    <w:rsid w:val="6609B8F3"/>
    <w:rsid w:val="660A978D"/>
    <w:rsid w:val="660BBE40"/>
    <w:rsid w:val="660E66D7"/>
    <w:rsid w:val="66222801"/>
    <w:rsid w:val="6643B003"/>
    <w:rsid w:val="664C18A1"/>
    <w:rsid w:val="6659A855"/>
    <w:rsid w:val="666166C8"/>
    <w:rsid w:val="666ECFF1"/>
    <w:rsid w:val="667111CD"/>
    <w:rsid w:val="66733C9C"/>
    <w:rsid w:val="66753CB0"/>
    <w:rsid w:val="667C9033"/>
    <w:rsid w:val="667D0FA0"/>
    <w:rsid w:val="66937A1B"/>
    <w:rsid w:val="669CBACD"/>
    <w:rsid w:val="66A5E983"/>
    <w:rsid w:val="66A983E7"/>
    <w:rsid w:val="66A9CA5A"/>
    <w:rsid w:val="66AEB6EF"/>
    <w:rsid w:val="66B0E8FD"/>
    <w:rsid w:val="66B58388"/>
    <w:rsid w:val="66D9A115"/>
    <w:rsid w:val="66EE8893"/>
    <w:rsid w:val="66FE7CE0"/>
    <w:rsid w:val="6705B26C"/>
    <w:rsid w:val="670F8740"/>
    <w:rsid w:val="671410B7"/>
    <w:rsid w:val="67244151"/>
    <w:rsid w:val="6735C4C8"/>
    <w:rsid w:val="6737F0BE"/>
    <w:rsid w:val="6739E918"/>
    <w:rsid w:val="673EACB9"/>
    <w:rsid w:val="674C1543"/>
    <w:rsid w:val="674EBA18"/>
    <w:rsid w:val="675B6130"/>
    <w:rsid w:val="677A15AB"/>
    <w:rsid w:val="677DFCBF"/>
    <w:rsid w:val="67812097"/>
    <w:rsid w:val="6782FE7B"/>
    <w:rsid w:val="678D1144"/>
    <w:rsid w:val="678DF009"/>
    <w:rsid w:val="6791E605"/>
    <w:rsid w:val="6799D58F"/>
    <w:rsid w:val="679EC69B"/>
    <w:rsid w:val="679F1546"/>
    <w:rsid w:val="67A626DE"/>
    <w:rsid w:val="67A96F61"/>
    <w:rsid w:val="67C1B172"/>
    <w:rsid w:val="67EB6116"/>
    <w:rsid w:val="67F277C4"/>
    <w:rsid w:val="67F4483A"/>
    <w:rsid w:val="67F577E3"/>
    <w:rsid w:val="6814CBC4"/>
    <w:rsid w:val="68155347"/>
    <w:rsid w:val="681A0601"/>
    <w:rsid w:val="681AE4DC"/>
    <w:rsid w:val="682286F8"/>
    <w:rsid w:val="6830387C"/>
    <w:rsid w:val="6830AF28"/>
    <w:rsid w:val="6834CCEA"/>
    <w:rsid w:val="683DAF13"/>
    <w:rsid w:val="683FC31F"/>
    <w:rsid w:val="68490911"/>
    <w:rsid w:val="685061F1"/>
    <w:rsid w:val="68558909"/>
    <w:rsid w:val="685B68A3"/>
    <w:rsid w:val="685E9245"/>
    <w:rsid w:val="68615117"/>
    <w:rsid w:val="68663FE8"/>
    <w:rsid w:val="686A1D2F"/>
    <w:rsid w:val="686D66D8"/>
    <w:rsid w:val="686D9053"/>
    <w:rsid w:val="687C6EEE"/>
    <w:rsid w:val="687E96F7"/>
    <w:rsid w:val="6884EADA"/>
    <w:rsid w:val="688C4C65"/>
    <w:rsid w:val="6893EF1B"/>
    <w:rsid w:val="6895FA1F"/>
    <w:rsid w:val="68A21BB8"/>
    <w:rsid w:val="68AADA1A"/>
    <w:rsid w:val="68BB469A"/>
    <w:rsid w:val="68C32598"/>
    <w:rsid w:val="68D2F505"/>
    <w:rsid w:val="68D9730A"/>
    <w:rsid w:val="68DC9884"/>
    <w:rsid w:val="68E16069"/>
    <w:rsid w:val="68F15F83"/>
    <w:rsid w:val="68FF1D5D"/>
    <w:rsid w:val="690598A3"/>
    <w:rsid w:val="6909BEE6"/>
    <w:rsid w:val="690A8AFB"/>
    <w:rsid w:val="6912ABCB"/>
    <w:rsid w:val="6912F0FB"/>
    <w:rsid w:val="6916B0E0"/>
    <w:rsid w:val="69235B31"/>
    <w:rsid w:val="6924E336"/>
    <w:rsid w:val="692C6468"/>
    <w:rsid w:val="692F51EC"/>
    <w:rsid w:val="69386E9B"/>
    <w:rsid w:val="693B36F7"/>
    <w:rsid w:val="693D12AB"/>
    <w:rsid w:val="693D2D37"/>
    <w:rsid w:val="693F0D8C"/>
    <w:rsid w:val="693F927A"/>
    <w:rsid w:val="69437E5C"/>
    <w:rsid w:val="694709D2"/>
    <w:rsid w:val="694742E0"/>
    <w:rsid w:val="694E5581"/>
    <w:rsid w:val="694F8306"/>
    <w:rsid w:val="6953CDE5"/>
    <w:rsid w:val="69584FA0"/>
    <w:rsid w:val="6958826F"/>
    <w:rsid w:val="6959E9E7"/>
    <w:rsid w:val="696D7676"/>
    <w:rsid w:val="69711DF0"/>
    <w:rsid w:val="697539C0"/>
    <w:rsid w:val="69768062"/>
    <w:rsid w:val="69821F0C"/>
    <w:rsid w:val="6989DD3E"/>
    <w:rsid w:val="698B2128"/>
    <w:rsid w:val="6990F167"/>
    <w:rsid w:val="6992EAED"/>
    <w:rsid w:val="69940486"/>
    <w:rsid w:val="699881A9"/>
    <w:rsid w:val="699A3906"/>
    <w:rsid w:val="69A087AB"/>
    <w:rsid w:val="69B20608"/>
    <w:rsid w:val="69B922DD"/>
    <w:rsid w:val="69BE9A6B"/>
    <w:rsid w:val="69BF2887"/>
    <w:rsid w:val="69C0A760"/>
    <w:rsid w:val="69D27AA3"/>
    <w:rsid w:val="69D73BB9"/>
    <w:rsid w:val="69DA425F"/>
    <w:rsid w:val="69DE9DAB"/>
    <w:rsid w:val="69F43051"/>
    <w:rsid w:val="6A0E6159"/>
    <w:rsid w:val="6A13DD97"/>
    <w:rsid w:val="6A207375"/>
    <w:rsid w:val="6A2452E8"/>
    <w:rsid w:val="6A285826"/>
    <w:rsid w:val="6A29C2B0"/>
    <w:rsid w:val="6A3CE238"/>
    <w:rsid w:val="6A534DB8"/>
    <w:rsid w:val="6A5952B0"/>
    <w:rsid w:val="6A5C6054"/>
    <w:rsid w:val="6A639393"/>
    <w:rsid w:val="6A6C4B61"/>
    <w:rsid w:val="6A72B427"/>
    <w:rsid w:val="6A72EA14"/>
    <w:rsid w:val="6A7C635F"/>
    <w:rsid w:val="6A80C09C"/>
    <w:rsid w:val="6A813337"/>
    <w:rsid w:val="6A92043E"/>
    <w:rsid w:val="6A94D766"/>
    <w:rsid w:val="6A991841"/>
    <w:rsid w:val="6AA39B52"/>
    <w:rsid w:val="6AAE7F0C"/>
    <w:rsid w:val="6AAFA108"/>
    <w:rsid w:val="6AAFEFA4"/>
    <w:rsid w:val="6AB53A86"/>
    <w:rsid w:val="6AB56A5D"/>
    <w:rsid w:val="6AB6A54C"/>
    <w:rsid w:val="6AB93375"/>
    <w:rsid w:val="6ABAE30D"/>
    <w:rsid w:val="6ABAE6FD"/>
    <w:rsid w:val="6ABB5A7D"/>
    <w:rsid w:val="6AC34932"/>
    <w:rsid w:val="6AD15DDF"/>
    <w:rsid w:val="6AD44ACE"/>
    <w:rsid w:val="6ADA8001"/>
    <w:rsid w:val="6ADF55C0"/>
    <w:rsid w:val="6AE88C82"/>
    <w:rsid w:val="6AE8B322"/>
    <w:rsid w:val="6AEEE2CC"/>
    <w:rsid w:val="6AEFFF13"/>
    <w:rsid w:val="6AF2934B"/>
    <w:rsid w:val="6AF482E7"/>
    <w:rsid w:val="6AF7BD37"/>
    <w:rsid w:val="6AF90335"/>
    <w:rsid w:val="6B023979"/>
    <w:rsid w:val="6B06044A"/>
    <w:rsid w:val="6B09FBB7"/>
    <w:rsid w:val="6B0DE99A"/>
    <w:rsid w:val="6B1313E9"/>
    <w:rsid w:val="6B19928D"/>
    <w:rsid w:val="6B1ACE23"/>
    <w:rsid w:val="6B1C9FE6"/>
    <w:rsid w:val="6B1E6534"/>
    <w:rsid w:val="6B1F5323"/>
    <w:rsid w:val="6B2321B5"/>
    <w:rsid w:val="6B300F66"/>
    <w:rsid w:val="6B312EE8"/>
    <w:rsid w:val="6B52EAB4"/>
    <w:rsid w:val="6B6BAE7B"/>
    <w:rsid w:val="6B71F7E4"/>
    <w:rsid w:val="6B744DB2"/>
    <w:rsid w:val="6B76DCD3"/>
    <w:rsid w:val="6B86C400"/>
    <w:rsid w:val="6B86F204"/>
    <w:rsid w:val="6B879EC8"/>
    <w:rsid w:val="6B89FA52"/>
    <w:rsid w:val="6B957693"/>
    <w:rsid w:val="6BA43C5C"/>
    <w:rsid w:val="6BB01A96"/>
    <w:rsid w:val="6BB3F9D9"/>
    <w:rsid w:val="6BB511B0"/>
    <w:rsid w:val="6BB90FE2"/>
    <w:rsid w:val="6BBA0F6D"/>
    <w:rsid w:val="6BC6061A"/>
    <w:rsid w:val="6BC699D4"/>
    <w:rsid w:val="6BD24E7F"/>
    <w:rsid w:val="6BD3C4A2"/>
    <w:rsid w:val="6BE369C7"/>
    <w:rsid w:val="6BE5A724"/>
    <w:rsid w:val="6BE62816"/>
    <w:rsid w:val="6BE73E46"/>
    <w:rsid w:val="6BE927E7"/>
    <w:rsid w:val="6BED73A8"/>
    <w:rsid w:val="6C0DC571"/>
    <w:rsid w:val="6C1063FD"/>
    <w:rsid w:val="6C1156BD"/>
    <w:rsid w:val="6C179DCF"/>
    <w:rsid w:val="6C1F22B4"/>
    <w:rsid w:val="6C2855DA"/>
    <w:rsid w:val="6C2BCF27"/>
    <w:rsid w:val="6C3583C8"/>
    <w:rsid w:val="6C423457"/>
    <w:rsid w:val="6C42CBD6"/>
    <w:rsid w:val="6C433AFD"/>
    <w:rsid w:val="6C498937"/>
    <w:rsid w:val="6C5213EB"/>
    <w:rsid w:val="6C53010A"/>
    <w:rsid w:val="6C58F8A4"/>
    <w:rsid w:val="6C5BBC98"/>
    <w:rsid w:val="6C677E06"/>
    <w:rsid w:val="6C6C36FD"/>
    <w:rsid w:val="6C6CF380"/>
    <w:rsid w:val="6C72BF6F"/>
    <w:rsid w:val="6C781995"/>
    <w:rsid w:val="6C79ED11"/>
    <w:rsid w:val="6C95EF32"/>
    <w:rsid w:val="6CB48E31"/>
    <w:rsid w:val="6CB5CB65"/>
    <w:rsid w:val="6CB9A19E"/>
    <w:rsid w:val="6CBAFB93"/>
    <w:rsid w:val="6CBD470A"/>
    <w:rsid w:val="6CBF4B5E"/>
    <w:rsid w:val="6CC36C97"/>
    <w:rsid w:val="6CC5B6D0"/>
    <w:rsid w:val="6CC90BC2"/>
    <w:rsid w:val="6CD5F466"/>
    <w:rsid w:val="6CD713AA"/>
    <w:rsid w:val="6CDC22B2"/>
    <w:rsid w:val="6CDD6455"/>
    <w:rsid w:val="6CE72231"/>
    <w:rsid w:val="6CEE009D"/>
    <w:rsid w:val="6CFB1469"/>
    <w:rsid w:val="6CFFACA1"/>
    <w:rsid w:val="6D19BDD9"/>
    <w:rsid w:val="6D1E2BDF"/>
    <w:rsid w:val="6D2789CE"/>
    <w:rsid w:val="6D308933"/>
    <w:rsid w:val="6D35AC3D"/>
    <w:rsid w:val="6D37B4C1"/>
    <w:rsid w:val="6D39282C"/>
    <w:rsid w:val="6D3C3044"/>
    <w:rsid w:val="6D3E65B8"/>
    <w:rsid w:val="6D4A8020"/>
    <w:rsid w:val="6D60C513"/>
    <w:rsid w:val="6D667177"/>
    <w:rsid w:val="6D78B1C1"/>
    <w:rsid w:val="6D7F2A49"/>
    <w:rsid w:val="6D7F4BB6"/>
    <w:rsid w:val="6D81150F"/>
    <w:rsid w:val="6D91F2E3"/>
    <w:rsid w:val="6D9A6969"/>
    <w:rsid w:val="6D9E4328"/>
    <w:rsid w:val="6DA3DFC7"/>
    <w:rsid w:val="6DA50E2B"/>
    <w:rsid w:val="6DA6F2BE"/>
    <w:rsid w:val="6DB657A7"/>
    <w:rsid w:val="6DB7FB4D"/>
    <w:rsid w:val="6DB8C00F"/>
    <w:rsid w:val="6DC7DF4B"/>
    <w:rsid w:val="6DC87378"/>
    <w:rsid w:val="6DCC22A7"/>
    <w:rsid w:val="6DCF1666"/>
    <w:rsid w:val="6DDE9EB3"/>
    <w:rsid w:val="6DE52152"/>
    <w:rsid w:val="6DEF442E"/>
    <w:rsid w:val="6DF15A1B"/>
    <w:rsid w:val="6DF66800"/>
    <w:rsid w:val="6DF7705B"/>
    <w:rsid w:val="6DF83B38"/>
    <w:rsid w:val="6DFABC95"/>
    <w:rsid w:val="6E05969B"/>
    <w:rsid w:val="6E16D668"/>
    <w:rsid w:val="6E1D44AF"/>
    <w:rsid w:val="6E2918E8"/>
    <w:rsid w:val="6E34D1DE"/>
    <w:rsid w:val="6E3D1EDD"/>
    <w:rsid w:val="6E3D30AD"/>
    <w:rsid w:val="6E4977FE"/>
    <w:rsid w:val="6E5450F4"/>
    <w:rsid w:val="6E566964"/>
    <w:rsid w:val="6E5BBC5A"/>
    <w:rsid w:val="6E5C2F71"/>
    <w:rsid w:val="6E6296FD"/>
    <w:rsid w:val="6E68C943"/>
    <w:rsid w:val="6E6BB771"/>
    <w:rsid w:val="6E6EDBA9"/>
    <w:rsid w:val="6E83EA9F"/>
    <w:rsid w:val="6E85DFF9"/>
    <w:rsid w:val="6E8D3822"/>
    <w:rsid w:val="6E92AE40"/>
    <w:rsid w:val="6E9A5A93"/>
    <w:rsid w:val="6E9E0D38"/>
    <w:rsid w:val="6EA0A6F9"/>
    <w:rsid w:val="6EB11A74"/>
    <w:rsid w:val="6EB48A38"/>
    <w:rsid w:val="6EB9F535"/>
    <w:rsid w:val="6EBDCED3"/>
    <w:rsid w:val="6EC067D6"/>
    <w:rsid w:val="6EC74FE1"/>
    <w:rsid w:val="6ECFCC25"/>
    <w:rsid w:val="6ED20AC5"/>
    <w:rsid w:val="6EEC085A"/>
    <w:rsid w:val="6EECF484"/>
    <w:rsid w:val="6EEE87A9"/>
    <w:rsid w:val="6EF7B299"/>
    <w:rsid w:val="6EFB3948"/>
    <w:rsid w:val="6EFE3516"/>
    <w:rsid w:val="6F05A9C5"/>
    <w:rsid w:val="6F159E50"/>
    <w:rsid w:val="6F227D43"/>
    <w:rsid w:val="6F24B8AD"/>
    <w:rsid w:val="6F24DAB7"/>
    <w:rsid w:val="6F2D4857"/>
    <w:rsid w:val="6F3040C0"/>
    <w:rsid w:val="6F40F391"/>
    <w:rsid w:val="6F438ECD"/>
    <w:rsid w:val="6F5C7FCA"/>
    <w:rsid w:val="6F6017CC"/>
    <w:rsid w:val="6F6A4A95"/>
    <w:rsid w:val="6F6CE129"/>
    <w:rsid w:val="6F6DFDCE"/>
    <w:rsid w:val="6F6E9877"/>
    <w:rsid w:val="6F73BE34"/>
    <w:rsid w:val="6F87D2F2"/>
    <w:rsid w:val="6F881E7C"/>
    <w:rsid w:val="6F8B5DE2"/>
    <w:rsid w:val="6F8F0806"/>
    <w:rsid w:val="6FA8D1DA"/>
    <w:rsid w:val="6FAB967D"/>
    <w:rsid w:val="6FABF9E4"/>
    <w:rsid w:val="6FAC6F91"/>
    <w:rsid w:val="6FB04D82"/>
    <w:rsid w:val="6FBAE0AE"/>
    <w:rsid w:val="6FC59884"/>
    <w:rsid w:val="6FCEF1D1"/>
    <w:rsid w:val="6FD83B39"/>
    <w:rsid w:val="6FDC4BA8"/>
    <w:rsid w:val="6FDF4C82"/>
    <w:rsid w:val="6FE0A04D"/>
    <w:rsid w:val="6FEBDD9E"/>
    <w:rsid w:val="6FFF13D1"/>
    <w:rsid w:val="700581CB"/>
    <w:rsid w:val="700EAAE1"/>
    <w:rsid w:val="7016AA4C"/>
    <w:rsid w:val="7016D1EB"/>
    <w:rsid w:val="7019C4DB"/>
    <w:rsid w:val="70220F16"/>
    <w:rsid w:val="702754B6"/>
    <w:rsid w:val="702B2F66"/>
    <w:rsid w:val="703B65AA"/>
    <w:rsid w:val="703EC628"/>
    <w:rsid w:val="704A42A0"/>
    <w:rsid w:val="7056F3E6"/>
    <w:rsid w:val="705748D0"/>
    <w:rsid w:val="7059531C"/>
    <w:rsid w:val="705C227C"/>
    <w:rsid w:val="70647949"/>
    <w:rsid w:val="706C361D"/>
    <w:rsid w:val="706C8622"/>
    <w:rsid w:val="706C87BD"/>
    <w:rsid w:val="706CBB74"/>
    <w:rsid w:val="706F4CE2"/>
    <w:rsid w:val="7072F9B8"/>
    <w:rsid w:val="707DE2B3"/>
    <w:rsid w:val="7081D0E2"/>
    <w:rsid w:val="708DE30B"/>
    <w:rsid w:val="708E8F2B"/>
    <w:rsid w:val="709033DF"/>
    <w:rsid w:val="70906F62"/>
    <w:rsid w:val="709665B2"/>
    <w:rsid w:val="709C2B0D"/>
    <w:rsid w:val="70B241E1"/>
    <w:rsid w:val="70B80CD6"/>
    <w:rsid w:val="70B85456"/>
    <w:rsid w:val="70BD4FD0"/>
    <w:rsid w:val="70BDB75B"/>
    <w:rsid w:val="70BE28BE"/>
    <w:rsid w:val="70BFD1BE"/>
    <w:rsid w:val="70C68255"/>
    <w:rsid w:val="70C86B75"/>
    <w:rsid w:val="70C98808"/>
    <w:rsid w:val="70E8EACF"/>
    <w:rsid w:val="70EF8564"/>
    <w:rsid w:val="70F02CD6"/>
    <w:rsid w:val="70F40BD6"/>
    <w:rsid w:val="70F4E327"/>
    <w:rsid w:val="711136BE"/>
    <w:rsid w:val="71115045"/>
    <w:rsid w:val="711C0E5D"/>
    <w:rsid w:val="711F83E6"/>
    <w:rsid w:val="7129EB33"/>
    <w:rsid w:val="712A4FD7"/>
    <w:rsid w:val="712BA9D3"/>
    <w:rsid w:val="7130FFEB"/>
    <w:rsid w:val="71344483"/>
    <w:rsid w:val="714137B8"/>
    <w:rsid w:val="714EFCE7"/>
    <w:rsid w:val="715858AA"/>
    <w:rsid w:val="715E1D0E"/>
    <w:rsid w:val="715E2A7E"/>
    <w:rsid w:val="7164FAB6"/>
    <w:rsid w:val="7164FC47"/>
    <w:rsid w:val="7173FBE7"/>
    <w:rsid w:val="717E579D"/>
    <w:rsid w:val="71898B89"/>
    <w:rsid w:val="718A7F6E"/>
    <w:rsid w:val="718E6064"/>
    <w:rsid w:val="718FDDFB"/>
    <w:rsid w:val="71954A44"/>
    <w:rsid w:val="719A342E"/>
    <w:rsid w:val="71AB531F"/>
    <w:rsid w:val="71B2674C"/>
    <w:rsid w:val="71B6BC43"/>
    <w:rsid w:val="71C22AAF"/>
    <w:rsid w:val="71C70D02"/>
    <w:rsid w:val="71CE3D5B"/>
    <w:rsid w:val="71D1DF22"/>
    <w:rsid w:val="71DCEECB"/>
    <w:rsid w:val="71DD22F6"/>
    <w:rsid w:val="71E9AE55"/>
    <w:rsid w:val="71FC1A3D"/>
    <w:rsid w:val="71FED6DF"/>
    <w:rsid w:val="7208D204"/>
    <w:rsid w:val="720BC365"/>
    <w:rsid w:val="7210696D"/>
    <w:rsid w:val="721A5BAA"/>
    <w:rsid w:val="721F6BDF"/>
    <w:rsid w:val="7229D70A"/>
    <w:rsid w:val="723059CF"/>
    <w:rsid w:val="7235BD41"/>
    <w:rsid w:val="723C2CA9"/>
    <w:rsid w:val="7241C7D5"/>
    <w:rsid w:val="7248F6E7"/>
    <w:rsid w:val="7249B307"/>
    <w:rsid w:val="7249CECB"/>
    <w:rsid w:val="724A8C4D"/>
    <w:rsid w:val="724B16AE"/>
    <w:rsid w:val="724D832D"/>
    <w:rsid w:val="724E042D"/>
    <w:rsid w:val="725C0E71"/>
    <w:rsid w:val="725C3F1B"/>
    <w:rsid w:val="725E2E2A"/>
    <w:rsid w:val="72691B1E"/>
    <w:rsid w:val="726A91FE"/>
    <w:rsid w:val="72710EE7"/>
    <w:rsid w:val="72752791"/>
    <w:rsid w:val="727620B9"/>
    <w:rsid w:val="7277F085"/>
    <w:rsid w:val="727BC729"/>
    <w:rsid w:val="727EF521"/>
    <w:rsid w:val="7280E1BF"/>
    <w:rsid w:val="728F9AAC"/>
    <w:rsid w:val="72A84953"/>
    <w:rsid w:val="72A8D7BA"/>
    <w:rsid w:val="72AB7290"/>
    <w:rsid w:val="72B088FA"/>
    <w:rsid w:val="72B549E3"/>
    <w:rsid w:val="72C76070"/>
    <w:rsid w:val="72CC6384"/>
    <w:rsid w:val="72DB828F"/>
    <w:rsid w:val="72E4E573"/>
    <w:rsid w:val="7300382C"/>
    <w:rsid w:val="73005D2A"/>
    <w:rsid w:val="73033B2C"/>
    <w:rsid w:val="73090432"/>
    <w:rsid w:val="730A74A8"/>
    <w:rsid w:val="73142729"/>
    <w:rsid w:val="7316B207"/>
    <w:rsid w:val="73178ADF"/>
    <w:rsid w:val="73283376"/>
    <w:rsid w:val="732BFD34"/>
    <w:rsid w:val="732E94CB"/>
    <w:rsid w:val="7330F838"/>
    <w:rsid w:val="734425A9"/>
    <w:rsid w:val="734BE7E3"/>
    <w:rsid w:val="73505662"/>
    <w:rsid w:val="7353237D"/>
    <w:rsid w:val="736F3DAB"/>
    <w:rsid w:val="737F6D89"/>
    <w:rsid w:val="73800474"/>
    <w:rsid w:val="7387C96F"/>
    <w:rsid w:val="73897AFA"/>
    <w:rsid w:val="739E54A2"/>
    <w:rsid w:val="73A6C716"/>
    <w:rsid w:val="73AD674C"/>
    <w:rsid w:val="73B5C99A"/>
    <w:rsid w:val="73BE3FBB"/>
    <w:rsid w:val="73C0FD60"/>
    <w:rsid w:val="73C3057F"/>
    <w:rsid w:val="73CBDF3B"/>
    <w:rsid w:val="73D056CF"/>
    <w:rsid w:val="73D43598"/>
    <w:rsid w:val="73D7CDEA"/>
    <w:rsid w:val="73D92E83"/>
    <w:rsid w:val="73DDF4DB"/>
    <w:rsid w:val="73DEE970"/>
    <w:rsid w:val="73E3B83C"/>
    <w:rsid w:val="73F9BB99"/>
    <w:rsid w:val="73FDC1C9"/>
    <w:rsid w:val="7405F13B"/>
    <w:rsid w:val="740756D4"/>
    <w:rsid w:val="7408E1FF"/>
    <w:rsid w:val="740C184E"/>
    <w:rsid w:val="740F1902"/>
    <w:rsid w:val="7410E3E3"/>
    <w:rsid w:val="7413C5A5"/>
    <w:rsid w:val="7417A7C3"/>
    <w:rsid w:val="7423AC7A"/>
    <w:rsid w:val="742A809E"/>
    <w:rsid w:val="74459CBD"/>
    <w:rsid w:val="744C104A"/>
    <w:rsid w:val="744EE21C"/>
    <w:rsid w:val="745823AF"/>
    <w:rsid w:val="74629F85"/>
    <w:rsid w:val="7464407D"/>
    <w:rsid w:val="747179E1"/>
    <w:rsid w:val="747E01CF"/>
    <w:rsid w:val="748434E4"/>
    <w:rsid w:val="748E101A"/>
    <w:rsid w:val="748F0D5E"/>
    <w:rsid w:val="74922F00"/>
    <w:rsid w:val="7498712E"/>
    <w:rsid w:val="7499D522"/>
    <w:rsid w:val="74A0631C"/>
    <w:rsid w:val="74B34FCB"/>
    <w:rsid w:val="74B91233"/>
    <w:rsid w:val="74C0E3DA"/>
    <w:rsid w:val="74C9B288"/>
    <w:rsid w:val="74CAD551"/>
    <w:rsid w:val="74D316CE"/>
    <w:rsid w:val="74D4D5ED"/>
    <w:rsid w:val="74D6C8B6"/>
    <w:rsid w:val="74DB2BAF"/>
    <w:rsid w:val="74DCD9A7"/>
    <w:rsid w:val="74FB8A9B"/>
    <w:rsid w:val="7508D455"/>
    <w:rsid w:val="750C3CF1"/>
    <w:rsid w:val="750C58C2"/>
    <w:rsid w:val="7516543D"/>
    <w:rsid w:val="751C3F2C"/>
    <w:rsid w:val="752176CF"/>
    <w:rsid w:val="752B9EF0"/>
    <w:rsid w:val="754F8CEC"/>
    <w:rsid w:val="75562477"/>
    <w:rsid w:val="756F5FD9"/>
    <w:rsid w:val="75741EB2"/>
    <w:rsid w:val="757A630E"/>
    <w:rsid w:val="7581A387"/>
    <w:rsid w:val="7583C702"/>
    <w:rsid w:val="75AA7387"/>
    <w:rsid w:val="75AEA48D"/>
    <w:rsid w:val="75D4FC01"/>
    <w:rsid w:val="75EB8809"/>
    <w:rsid w:val="75F3BE56"/>
    <w:rsid w:val="75F805E5"/>
    <w:rsid w:val="75F89835"/>
    <w:rsid w:val="75F8FEA8"/>
    <w:rsid w:val="75FEBAF5"/>
    <w:rsid w:val="760B3756"/>
    <w:rsid w:val="761074A6"/>
    <w:rsid w:val="761891E8"/>
    <w:rsid w:val="76256883"/>
    <w:rsid w:val="76259812"/>
    <w:rsid w:val="762B6911"/>
    <w:rsid w:val="76311D34"/>
    <w:rsid w:val="7631C11A"/>
    <w:rsid w:val="76375D8D"/>
    <w:rsid w:val="763ABA7D"/>
    <w:rsid w:val="763DE1D8"/>
    <w:rsid w:val="76400E0F"/>
    <w:rsid w:val="76464B68"/>
    <w:rsid w:val="7646AEC3"/>
    <w:rsid w:val="76473010"/>
    <w:rsid w:val="76475CBD"/>
    <w:rsid w:val="7649FE72"/>
    <w:rsid w:val="764D892F"/>
    <w:rsid w:val="7658FC9D"/>
    <w:rsid w:val="76599D58"/>
    <w:rsid w:val="765B4ED4"/>
    <w:rsid w:val="76612DF9"/>
    <w:rsid w:val="7669EC22"/>
    <w:rsid w:val="76742F75"/>
    <w:rsid w:val="7679473A"/>
    <w:rsid w:val="767F9AE6"/>
    <w:rsid w:val="768EE10A"/>
    <w:rsid w:val="769931B7"/>
    <w:rsid w:val="76A93EB9"/>
    <w:rsid w:val="76AB8058"/>
    <w:rsid w:val="76BE71EB"/>
    <w:rsid w:val="76BE7ECE"/>
    <w:rsid w:val="76BFC50D"/>
    <w:rsid w:val="76C703E3"/>
    <w:rsid w:val="76D01E91"/>
    <w:rsid w:val="76E3D99E"/>
    <w:rsid w:val="76ECA75D"/>
    <w:rsid w:val="76ED6A99"/>
    <w:rsid w:val="76F0F990"/>
    <w:rsid w:val="76F122C2"/>
    <w:rsid w:val="76F67E8A"/>
    <w:rsid w:val="76FD7BE3"/>
    <w:rsid w:val="76FF9A10"/>
    <w:rsid w:val="76FFA555"/>
    <w:rsid w:val="77048ECA"/>
    <w:rsid w:val="7706131C"/>
    <w:rsid w:val="770A000E"/>
    <w:rsid w:val="770D8CB8"/>
    <w:rsid w:val="77138FFE"/>
    <w:rsid w:val="77179384"/>
    <w:rsid w:val="7722E109"/>
    <w:rsid w:val="77273450"/>
    <w:rsid w:val="7732F15E"/>
    <w:rsid w:val="773340EA"/>
    <w:rsid w:val="7742C06E"/>
    <w:rsid w:val="7742CF75"/>
    <w:rsid w:val="774606C8"/>
    <w:rsid w:val="774668F9"/>
    <w:rsid w:val="774FC9D5"/>
    <w:rsid w:val="7750AD03"/>
    <w:rsid w:val="77568505"/>
    <w:rsid w:val="7766566A"/>
    <w:rsid w:val="7766C442"/>
    <w:rsid w:val="7768E93F"/>
    <w:rsid w:val="77694330"/>
    <w:rsid w:val="776F2A95"/>
    <w:rsid w:val="77806599"/>
    <w:rsid w:val="7783B4C3"/>
    <w:rsid w:val="779B4EEF"/>
    <w:rsid w:val="779B8376"/>
    <w:rsid w:val="779F51F1"/>
    <w:rsid w:val="77A1466E"/>
    <w:rsid w:val="77A3DC2A"/>
    <w:rsid w:val="77AC901D"/>
    <w:rsid w:val="77B29EF4"/>
    <w:rsid w:val="77B5B149"/>
    <w:rsid w:val="77CD4E58"/>
    <w:rsid w:val="77D18BAF"/>
    <w:rsid w:val="77D4704F"/>
    <w:rsid w:val="77D5951A"/>
    <w:rsid w:val="77D5C773"/>
    <w:rsid w:val="77E0D056"/>
    <w:rsid w:val="77E8128A"/>
    <w:rsid w:val="77EA077C"/>
    <w:rsid w:val="77EB24D9"/>
    <w:rsid w:val="77ED0B21"/>
    <w:rsid w:val="77F69D86"/>
    <w:rsid w:val="78030B11"/>
    <w:rsid w:val="7813FC73"/>
    <w:rsid w:val="7818CEC2"/>
    <w:rsid w:val="78318CD4"/>
    <w:rsid w:val="783E8FF4"/>
    <w:rsid w:val="785DB20B"/>
    <w:rsid w:val="7862B3A8"/>
    <w:rsid w:val="78648FC8"/>
    <w:rsid w:val="78695CDB"/>
    <w:rsid w:val="786D1B0C"/>
    <w:rsid w:val="787FDBE8"/>
    <w:rsid w:val="7886D0D5"/>
    <w:rsid w:val="7893474D"/>
    <w:rsid w:val="78A5CB5C"/>
    <w:rsid w:val="78B3D744"/>
    <w:rsid w:val="78C3238B"/>
    <w:rsid w:val="78D3B97A"/>
    <w:rsid w:val="78D4844D"/>
    <w:rsid w:val="78D78068"/>
    <w:rsid w:val="78EE3D89"/>
    <w:rsid w:val="78F23850"/>
    <w:rsid w:val="78F25162"/>
    <w:rsid w:val="78F43FE0"/>
    <w:rsid w:val="78F8CFBD"/>
    <w:rsid w:val="78FAC608"/>
    <w:rsid w:val="78FED211"/>
    <w:rsid w:val="78FFD762"/>
    <w:rsid w:val="7904CAFD"/>
    <w:rsid w:val="790674CA"/>
    <w:rsid w:val="790D75C4"/>
    <w:rsid w:val="790F7D40"/>
    <w:rsid w:val="791367BF"/>
    <w:rsid w:val="791ED202"/>
    <w:rsid w:val="792E8D1D"/>
    <w:rsid w:val="793B0D26"/>
    <w:rsid w:val="793EEC69"/>
    <w:rsid w:val="794569E4"/>
    <w:rsid w:val="79462E9C"/>
    <w:rsid w:val="794678CE"/>
    <w:rsid w:val="79493B8C"/>
    <w:rsid w:val="7966C80C"/>
    <w:rsid w:val="79795344"/>
    <w:rsid w:val="797CEE7F"/>
    <w:rsid w:val="798485C3"/>
    <w:rsid w:val="798C8124"/>
    <w:rsid w:val="79907CDA"/>
    <w:rsid w:val="79A20205"/>
    <w:rsid w:val="79AB0387"/>
    <w:rsid w:val="79AFC5AE"/>
    <w:rsid w:val="79B31922"/>
    <w:rsid w:val="79C87BE3"/>
    <w:rsid w:val="79CBA277"/>
    <w:rsid w:val="79D26A82"/>
    <w:rsid w:val="79D43DBB"/>
    <w:rsid w:val="79D65A6C"/>
    <w:rsid w:val="79E0EDA2"/>
    <w:rsid w:val="79E49BC4"/>
    <w:rsid w:val="79E4B55A"/>
    <w:rsid w:val="79F8F2AA"/>
    <w:rsid w:val="79FBE2CE"/>
    <w:rsid w:val="7A04B6E8"/>
    <w:rsid w:val="7A2088E5"/>
    <w:rsid w:val="7A20B25E"/>
    <w:rsid w:val="7A2D9BEB"/>
    <w:rsid w:val="7A30C565"/>
    <w:rsid w:val="7A4141CB"/>
    <w:rsid w:val="7A56183B"/>
    <w:rsid w:val="7A6882C8"/>
    <w:rsid w:val="7A6A45FF"/>
    <w:rsid w:val="7A71FA25"/>
    <w:rsid w:val="7A83672D"/>
    <w:rsid w:val="7A84E312"/>
    <w:rsid w:val="7A85F58E"/>
    <w:rsid w:val="7A8CACBF"/>
    <w:rsid w:val="7A941AAA"/>
    <w:rsid w:val="7A973636"/>
    <w:rsid w:val="7A97412A"/>
    <w:rsid w:val="7A980219"/>
    <w:rsid w:val="7A99C0F6"/>
    <w:rsid w:val="7A9ACEF6"/>
    <w:rsid w:val="7AA7648A"/>
    <w:rsid w:val="7AAEA046"/>
    <w:rsid w:val="7AB4C941"/>
    <w:rsid w:val="7ABFB594"/>
    <w:rsid w:val="7AC53D4F"/>
    <w:rsid w:val="7AC66395"/>
    <w:rsid w:val="7AD19352"/>
    <w:rsid w:val="7ADBE5B0"/>
    <w:rsid w:val="7AEA57F2"/>
    <w:rsid w:val="7AF2B9CF"/>
    <w:rsid w:val="7AF33146"/>
    <w:rsid w:val="7AF870A8"/>
    <w:rsid w:val="7B08C605"/>
    <w:rsid w:val="7B1CAB85"/>
    <w:rsid w:val="7B2030F8"/>
    <w:rsid w:val="7B21AA14"/>
    <w:rsid w:val="7B24EE91"/>
    <w:rsid w:val="7B27B0A1"/>
    <w:rsid w:val="7B328873"/>
    <w:rsid w:val="7B37DE5C"/>
    <w:rsid w:val="7B4A5240"/>
    <w:rsid w:val="7B555842"/>
    <w:rsid w:val="7B71A339"/>
    <w:rsid w:val="7B8A6846"/>
    <w:rsid w:val="7B8F5BD0"/>
    <w:rsid w:val="7B93CF25"/>
    <w:rsid w:val="7B97E97C"/>
    <w:rsid w:val="7B9C9170"/>
    <w:rsid w:val="7B9E8014"/>
    <w:rsid w:val="7BA7FA25"/>
    <w:rsid w:val="7BAD1561"/>
    <w:rsid w:val="7BB1634B"/>
    <w:rsid w:val="7BB65F7B"/>
    <w:rsid w:val="7BB78307"/>
    <w:rsid w:val="7BC53036"/>
    <w:rsid w:val="7BCE3C8F"/>
    <w:rsid w:val="7BD352D9"/>
    <w:rsid w:val="7BD9D858"/>
    <w:rsid w:val="7BDA251D"/>
    <w:rsid w:val="7BFCA8E8"/>
    <w:rsid w:val="7C052A07"/>
    <w:rsid w:val="7C072AB1"/>
    <w:rsid w:val="7C0A272E"/>
    <w:rsid w:val="7C0A9256"/>
    <w:rsid w:val="7C0E6C64"/>
    <w:rsid w:val="7C152079"/>
    <w:rsid w:val="7C168A39"/>
    <w:rsid w:val="7C211513"/>
    <w:rsid w:val="7C24EC98"/>
    <w:rsid w:val="7C2FF026"/>
    <w:rsid w:val="7C305338"/>
    <w:rsid w:val="7C309ED8"/>
    <w:rsid w:val="7C326AC0"/>
    <w:rsid w:val="7C34A28D"/>
    <w:rsid w:val="7C41F46B"/>
    <w:rsid w:val="7C43ADBC"/>
    <w:rsid w:val="7C4CDF5C"/>
    <w:rsid w:val="7C543C6A"/>
    <w:rsid w:val="7C7C71AB"/>
    <w:rsid w:val="7C7E2EAD"/>
    <w:rsid w:val="7C7F2599"/>
    <w:rsid w:val="7C86D43A"/>
    <w:rsid w:val="7C96475E"/>
    <w:rsid w:val="7C9B1647"/>
    <w:rsid w:val="7C9DEC30"/>
    <w:rsid w:val="7CA32D53"/>
    <w:rsid w:val="7CAB6181"/>
    <w:rsid w:val="7CAEF34D"/>
    <w:rsid w:val="7CAFC698"/>
    <w:rsid w:val="7CB11174"/>
    <w:rsid w:val="7CB85D6B"/>
    <w:rsid w:val="7CBA2FD2"/>
    <w:rsid w:val="7CBFB1D3"/>
    <w:rsid w:val="7CC26663"/>
    <w:rsid w:val="7CC2D82A"/>
    <w:rsid w:val="7CC9DEAB"/>
    <w:rsid w:val="7CCA214D"/>
    <w:rsid w:val="7CFB28DE"/>
    <w:rsid w:val="7D026B2F"/>
    <w:rsid w:val="7D054278"/>
    <w:rsid w:val="7D0A3032"/>
    <w:rsid w:val="7D125648"/>
    <w:rsid w:val="7D1585C5"/>
    <w:rsid w:val="7D2302F7"/>
    <w:rsid w:val="7D2D11A3"/>
    <w:rsid w:val="7D31C368"/>
    <w:rsid w:val="7D3AF03B"/>
    <w:rsid w:val="7D45DA0D"/>
    <w:rsid w:val="7D46A648"/>
    <w:rsid w:val="7D5A85A9"/>
    <w:rsid w:val="7D639F3A"/>
    <w:rsid w:val="7D663B31"/>
    <w:rsid w:val="7D70E90B"/>
    <w:rsid w:val="7D710A79"/>
    <w:rsid w:val="7D75D92E"/>
    <w:rsid w:val="7D7A1E89"/>
    <w:rsid w:val="7D7B9FC0"/>
    <w:rsid w:val="7D7CB1C1"/>
    <w:rsid w:val="7D7E356E"/>
    <w:rsid w:val="7D855E34"/>
    <w:rsid w:val="7DAA0466"/>
    <w:rsid w:val="7DAE23FB"/>
    <w:rsid w:val="7DC45E2A"/>
    <w:rsid w:val="7DC568F0"/>
    <w:rsid w:val="7DC8965F"/>
    <w:rsid w:val="7DD316A4"/>
    <w:rsid w:val="7DD4B4D2"/>
    <w:rsid w:val="7DE55A82"/>
    <w:rsid w:val="7DE6A48B"/>
    <w:rsid w:val="7DEA3C6E"/>
    <w:rsid w:val="7DF87912"/>
    <w:rsid w:val="7DF9B2AF"/>
    <w:rsid w:val="7E0225D9"/>
    <w:rsid w:val="7E08C7E7"/>
    <w:rsid w:val="7E1787A5"/>
    <w:rsid w:val="7E1A9489"/>
    <w:rsid w:val="7E1BC862"/>
    <w:rsid w:val="7E284206"/>
    <w:rsid w:val="7E4AF630"/>
    <w:rsid w:val="7E4F3B39"/>
    <w:rsid w:val="7E5DBCF2"/>
    <w:rsid w:val="7E5F8824"/>
    <w:rsid w:val="7E62BEDC"/>
    <w:rsid w:val="7E6375C8"/>
    <w:rsid w:val="7E6510DD"/>
    <w:rsid w:val="7E6B6735"/>
    <w:rsid w:val="7E6F665E"/>
    <w:rsid w:val="7E72E513"/>
    <w:rsid w:val="7E788B71"/>
    <w:rsid w:val="7E79C76F"/>
    <w:rsid w:val="7E7B3791"/>
    <w:rsid w:val="7E7E00F3"/>
    <w:rsid w:val="7E8718FA"/>
    <w:rsid w:val="7E8B67E2"/>
    <w:rsid w:val="7E903CB0"/>
    <w:rsid w:val="7E9B4444"/>
    <w:rsid w:val="7EA1B699"/>
    <w:rsid w:val="7EA1CCDB"/>
    <w:rsid w:val="7EA360AA"/>
    <w:rsid w:val="7EA8ADDC"/>
    <w:rsid w:val="7EB7ADE5"/>
    <w:rsid w:val="7EC357DE"/>
    <w:rsid w:val="7EC4D017"/>
    <w:rsid w:val="7ECD3DEA"/>
    <w:rsid w:val="7ED3FCCA"/>
    <w:rsid w:val="7EE0926C"/>
    <w:rsid w:val="7EEDAD72"/>
    <w:rsid w:val="7EF8A877"/>
    <w:rsid w:val="7F0116A7"/>
    <w:rsid w:val="7F054DCC"/>
    <w:rsid w:val="7F314C4B"/>
    <w:rsid w:val="7F31831F"/>
    <w:rsid w:val="7F3D3C14"/>
    <w:rsid w:val="7F3F39D5"/>
    <w:rsid w:val="7F44F69F"/>
    <w:rsid w:val="7F4781E0"/>
    <w:rsid w:val="7F4B1D84"/>
    <w:rsid w:val="7F4FC954"/>
    <w:rsid w:val="7F515EB4"/>
    <w:rsid w:val="7F673FED"/>
    <w:rsid w:val="7F70B55B"/>
    <w:rsid w:val="7F79E468"/>
    <w:rsid w:val="7F7BCE8D"/>
    <w:rsid w:val="7F7BD4D8"/>
    <w:rsid w:val="7F7CCA47"/>
    <w:rsid w:val="7F8714B3"/>
    <w:rsid w:val="7F8C2112"/>
    <w:rsid w:val="7F8DEB06"/>
    <w:rsid w:val="7F8E38C0"/>
    <w:rsid w:val="7F8E9D3B"/>
    <w:rsid w:val="7F995E6E"/>
    <w:rsid w:val="7F9CECFA"/>
    <w:rsid w:val="7FA53FEB"/>
    <w:rsid w:val="7FB89B7B"/>
    <w:rsid w:val="7FCC4C4C"/>
    <w:rsid w:val="7FCD1BC7"/>
    <w:rsid w:val="7FD55840"/>
    <w:rsid w:val="7FEE5AA5"/>
    <w:rsid w:val="7FF669F6"/>
    <w:rsid w:val="7FFAC082"/>
    <w:rsid w:val="7FFB9413"/>
  </w:rsids>
  <m:mathPr>
    <m:mathFont m:val="Cambria Math"/>
    <m:brkBin m:val="before"/>
    <m:brkBinSub m:val="--"/>
    <m:smallFrac m:val="0"/>
    <m:dispDef/>
    <m:lMargin m:val="0"/>
    <m:rMargin m:val="0"/>
    <m:defJc m:val="centerGroup"/>
    <m:wrapIndent m:val="1440"/>
    <m:intLim m:val="subSup"/>
    <m:naryLim m:val="undOvr"/>
  </m:mathPr>
  <w:themeFontLang w:val="pt-PT"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89C75FC"/>
  <w15:docId w15:val="{5DFDBCFE-77A3-4933-8E30-5B937368D13E}"/>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EastAsia" w:cstheme="minorBidi"/>
        <w:kern w:val="2"/>
        <w:sz w:val="24"/>
        <w:szCs w:val="24"/>
        <w:lang w:val="pt-PT" w:eastAsia="pt-PT"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spacing w:after="173" w:line="362" w:lineRule="auto"/>
      <w:ind w:left="435" w:right="144" w:hanging="293"/>
      <w:jc w:val="both"/>
    </w:pPr>
    <w:rPr>
      <w:rFonts w:ascii="Garamond" w:hAnsi="Garamond" w:eastAsia="Garamond" w:cs="Garamond"/>
      <w:color w:val="000000"/>
    </w:rPr>
  </w:style>
  <w:style w:type="paragraph" w:styleId="Ttulo1">
    <w:name w:val="heading 1"/>
    <w:next w:val="Normal"/>
    <w:link w:val="Ttulo1Carter"/>
    <w:uiPriority w:val="9"/>
    <w:qFormat/>
    <w:rsid w:val="00D36507"/>
    <w:pPr>
      <w:keepNext/>
      <w:keepLines/>
      <w:spacing w:after="0" w:line="259" w:lineRule="auto"/>
      <w:ind w:left="10" w:right="1039" w:hanging="10"/>
      <w:jc w:val="center"/>
      <w:outlineLvl w:val="0"/>
    </w:pPr>
    <w:rPr>
      <w:rFonts w:ascii="Garamond" w:hAnsi="Garamond" w:eastAsia="Book Antiqua" w:cs="Book Antiqua"/>
      <w:b/>
      <w:color w:val="000000"/>
    </w:rPr>
  </w:style>
  <w:style w:type="paragraph" w:styleId="Ttulo2">
    <w:name w:val="heading 2"/>
    <w:next w:val="Normal"/>
    <w:link w:val="Ttulo2Carter"/>
    <w:uiPriority w:val="9"/>
    <w:unhideWhenUsed/>
    <w:qFormat/>
    <w:rsid w:val="00D36507"/>
    <w:pPr>
      <w:keepNext/>
      <w:keepLines/>
      <w:spacing w:after="0" w:line="259" w:lineRule="auto"/>
      <w:ind w:left="10" w:right="1039" w:hanging="10"/>
      <w:jc w:val="center"/>
      <w:outlineLvl w:val="1"/>
    </w:pPr>
    <w:rPr>
      <w:rFonts w:ascii="Garamond" w:hAnsi="Garamond" w:eastAsia="Book Antiqua" w:cs="Book Antiqua"/>
      <w:b/>
      <w:color w:val="000000"/>
    </w:rPr>
  </w:style>
  <w:style w:type="paragraph" w:styleId="Ttulo3">
    <w:name w:val="heading 3"/>
    <w:basedOn w:val="Normal"/>
    <w:next w:val="Normal"/>
    <w:link w:val="Ttulo3Carter"/>
    <w:uiPriority w:val="9"/>
    <w:unhideWhenUsed/>
    <w:qFormat/>
    <w:rsid w:val="00D36507"/>
    <w:pPr>
      <w:keepNext/>
      <w:keepLines/>
      <w:spacing w:before="40" w:after="0"/>
      <w:jc w:val="center"/>
      <w:outlineLvl w:val="2"/>
    </w:pPr>
    <w:rPr>
      <w:rFonts w:eastAsiaTheme="majorEastAsia" w:cstheme="majorBidi"/>
      <w:b/>
      <w:color w:val="auto"/>
    </w:rPr>
  </w:style>
  <w:style w:type="character" w:styleId="Tipodeletrapredefinidodopargrafo" w:default="1">
    <w:name w:val="Default Paragraph Font"/>
    <w:uiPriority w:val="1"/>
    <w:semiHidden/>
    <w:unhideWhenUsed/>
  </w:style>
  <w:style w:type="table" w:styleId="Tabelanormal" w:default="1">
    <w:name w:val="Normal Table"/>
    <w:uiPriority w:val="99"/>
    <w:semiHidden/>
    <w:unhideWhenUsed/>
    <w:tblPr>
      <w:tblInd w:w="0" w:type="dxa"/>
      <w:tblCellMar>
        <w:top w:w="0" w:type="dxa"/>
        <w:left w:w="108" w:type="dxa"/>
        <w:bottom w:w="0" w:type="dxa"/>
        <w:right w:w="108" w:type="dxa"/>
      </w:tblCellMar>
    </w:tblPr>
  </w:style>
  <w:style w:type="numbering" w:styleId="Semlista" w:default="1">
    <w:name w:val="No List"/>
    <w:uiPriority w:val="99"/>
    <w:semiHidden/>
    <w:unhideWhenUsed/>
  </w:style>
  <w:style w:type="character" w:styleId="Ttulo1Carter" w:customStyle="1">
    <w:name w:val="Título 1 Caráter"/>
    <w:link w:val="Ttulo1"/>
    <w:uiPriority w:val="9"/>
    <w:rsid w:val="00D36507"/>
    <w:rPr>
      <w:rFonts w:ascii="Garamond" w:hAnsi="Garamond" w:eastAsia="Book Antiqua" w:cs="Book Antiqua"/>
      <w:b/>
      <w:color w:val="000000"/>
    </w:rPr>
  </w:style>
  <w:style w:type="character" w:styleId="Ttulo2Carter" w:customStyle="1">
    <w:name w:val="Título 2 Caráter"/>
    <w:link w:val="Ttulo2"/>
    <w:uiPriority w:val="9"/>
    <w:rsid w:val="00D36507"/>
    <w:rPr>
      <w:rFonts w:ascii="Garamond" w:hAnsi="Garamond" w:eastAsia="Book Antiqua" w:cs="Book Antiqua"/>
      <w:b/>
      <w:color w:val="000000"/>
    </w:rPr>
  </w:style>
  <w:style w:type="table" w:styleId="TableGrid" w:customStyle="1">
    <w:name w:val="TableGrid"/>
    <w:pPr>
      <w:spacing w:after="0" w:line="240" w:lineRule="auto"/>
    </w:pPr>
    <w:tblPr>
      <w:tblCellMar>
        <w:top w:w="0" w:type="dxa"/>
        <w:left w:w="0" w:type="dxa"/>
        <w:bottom w:w="0" w:type="dxa"/>
        <w:right w:w="0" w:type="dxa"/>
      </w:tblCellMar>
    </w:tblPr>
  </w:style>
  <w:style w:type="paragraph" w:styleId="Rodap">
    <w:name w:val="footer"/>
    <w:basedOn w:val="Normal"/>
    <w:link w:val="RodapCarter"/>
    <w:uiPriority w:val="99"/>
    <w:unhideWhenUsed/>
    <w:rsid w:val="005E68AA"/>
    <w:pPr>
      <w:tabs>
        <w:tab w:val="center" w:pos="4252"/>
        <w:tab w:val="right" w:pos="8504"/>
      </w:tabs>
      <w:spacing w:after="0" w:line="240" w:lineRule="auto"/>
    </w:pPr>
  </w:style>
  <w:style w:type="character" w:styleId="RodapCarter" w:customStyle="1">
    <w:name w:val="Rodapé Caráter"/>
    <w:basedOn w:val="Tipodeletrapredefinidodopargrafo"/>
    <w:link w:val="Rodap"/>
    <w:uiPriority w:val="99"/>
    <w:rsid w:val="005E68AA"/>
    <w:rPr>
      <w:rFonts w:ascii="Garamond" w:hAnsi="Garamond" w:eastAsia="Garamond" w:cs="Garamond"/>
      <w:color w:val="000000"/>
    </w:rPr>
  </w:style>
  <w:style w:type="paragraph" w:styleId="PargrafodaLista">
    <w:name w:val="List Paragraph"/>
    <w:basedOn w:val="Normal"/>
    <w:uiPriority w:val="34"/>
    <w:qFormat/>
    <w:rsid w:val="00CF1434"/>
    <w:pPr>
      <w:ind w:left="720"/>
      <w:contextualSpacing/>
    </w:pPr>
  </w:style>
  <w:style w:type="character" w:styleId="Ttulo3Carter" w:customStyle="1">
    <w:name w:val="Título 3 Caráter"/>
    <w:basedOn w:val="Tipodeletrapredefinidodopargrafo"/>
    <w:link w:val="Ttulo3"/>
    <w:uiPriority w:val="9"/>
    <w:rsid w:val="00D36507"/>
    <w:rPr>
      <w:rFonts w:ascii="Garamond" w:hAnsi="Garamond" w:eastAsiaTheme="majorEastAsia" w:cstheme="majorBidi"/>
      <w:b/>
    </w:rPr>
  </w:style>
  <w:style w:type="paragraph" w:styleId="Cabealhodondice">
    <w:name w:val="TOC Heading"/>
    <w:basedOn w:val="Ttulo1"/>
    <w:next w:val="Normal"/>
    <w:uiPriority w:val="39"/>
    <w:unhideWhenUsed/>
    <w:qFormat/>
    <w:rsid w:val="00D331E8"/>
    <w:pPr>
      <w:spacing w:before="240"/>
      <w:ind w:left="0" w:right="0" w:firstLine="0"/>
      <w:jc w:val="left"/>
      <w:outlineLvl w:val="9"/>
    </w:pPr>
    <w:rPr>
      <w:rFonts w:asciiTheme="majorHAnsi" w:hAnsiTheme="majorHAnsi" w:eastAsiaTheme="majorEastAsia" w:cstheme="majorBidi"/>
      <w:b w:val="0"/>
      <w:color w:val="0F4761" w:themeColor="accent1" w:themeShade="BF"/>
      <w:kern w:val="0"/>
      <w:sz w:val="32"/>
      <w:szCs w:val="32"/>
      <w14:ligatures w14:val="none"/>
    </w:rPr>
  </w:style>
  <w:style w:type="paragraph" w:styleId="ndice1">
    <w:name w:val="toc 1"/>
    <w:basedOn w:val="Normal"/>
    <w:next w:val="Normal"/>
    <w:autoRedefine/>
    <w:uiPriority w:val="39"/>
    <w:unhideWhenUsed/>
    <w:rsid w:val="00D331E8"/>
    <w:pPr>
      <w:spacing w:after="100"/>
      <w:ind w:left="0"/>
    </w:pPr>
  </w:style>
  <w:style w:type="paragraph" w:styleId="ndice3">
    <w:name w:val="toc 3"/>
    <w:basedOn w:val="Normal"/>
    <w:next w:val="Normal"/>
    <w:autoRedefine/>
    <w:uiPriority w:val="39"/>
    <w:unhideWhenUsed/>
    <w:rsid w:val="00D331E8"/>
    <w:pPr>
      <w:spacing w:after="100"/>
      <w:ind w:left="480"/>
    </w:pPr>
  </w:style>
  <w:style w:type="paragraph" w:styleId="ndice2">
    <w:name w:val="toc 2"/>
    <w:basedOn w:val="Normal"/>
    <w:next w:val="Normal"/>
    <w:autoRedefine/>
    <w:uiPriority w:val="39"/>
    <w:unhideWhenUsed/>
    <w:rsid w:val="00D331E8"/>
    <w:pPr>
      <w:spacing w:after="100"/>
      <w:ind w:left="240"/>
    </w:pPr>
  </w:style>
  <w:style w:type="character" w:styleId="Hiperligao">
    <w:name w:val="Hyperlink"/>
    <w:basedOn w:val="Tipodeletrapredefinidodopargrafo"/>
    <w:uiPriority w:val="99"/>
    <w:unhideWhenUsed/>
    <w:rsid w:val="00D331E8"/>
    <w:rPr>
      <w:color w:val="467886" w:themeColor="hyperlink"/>
      <w:u w:val="single"/>
    </w:rPr>
  </w:style>
  <w:style w:type="paragraph" w:styleId="ndice4">
    <w:name w:val="toc 4"/>
    <w:basedOn w:val="Normal"/>
    <w:next w:val="Normal"/>
    <w:autoRedefine/>
    <w:uiPriority w:val="39"/>
    <w:unhideWhenUsed/>
    <w:rsid w:val="008C1490"/>
    <w:pPr>
      <w:spacing w:after="100" w:line="278" w:lineRule="auto"/>
      <w:ind w:left="720" w:right="0" w:firstLine="0"/>
      <w:jc w:val="left"/>
    </w:pPr>
    <w:rPr>
      <w:rFonts w:asciiTheme="minorHAnsi" w:hAnsiTheme="minorHAnsi" w:eastAsiaTheme="minorEastAsia" w:cstheme="minorBidi"/>
      <w:color w:val="auto"/>
    </w:rPr>
  </w:style>
  <w:style w:type="paragraph" w:styleId="ndice5">
    <w:name w:val="toc 5"/>
    <w:basedOn w:val="Normal"/>
    <w:next w:val="Normal"/>
    <w:autoRedefine/>
    <w:uiPriority w:val="39"/>
    <w:unhideWhenUsed/>
    <w:rsid w:val="008C1490"/>
    <w:pPr>
      <w:spacing w:after="100" w:line="278" w:lineRule="auto"/>
      <w:ind w:left="960" w:right="0" w:firstLine="0"/>
      <w:jc w:val="left"/>
    </w:pPr>
    <w:rPr>
      <w:rFonts w:asciiTheme="minorHAnsi" w:hAnsiTheme="minorHAnsi" w:eastAsiaTheme="minorEastAsia" w:cstheme="minorBidi"/>
      <w:color w:val="auto"/>
    </w:rPr>
  </w:style>
  <w:style w:type="paragraph" w:styleId="ndice6">
    <w:name w:val="toc 6"/>
    <w:basedOn w:val="Normal"/>
    <w:next w:val="Normal"/>
    <w:autoRedefine/>
    <w:uiPriority w:val="39"/>
    <w:unhideWhenUsed/>
    <w:rsid w:val="008C1490"/>
    <w:pPr>
      <w:spacing w:after="100" w:line="278" w:lineRule="auto"/>
      <w:ind w:left="1200" w:right="0" w:firstLine="0"/>
      <w:jc w:val="left"/>
    </w:pPr>
    <w:rPr>
      <w:rFonts w:asciiTheme="minorHAnsi" w:hAnsiTheme="minorHAnsi" w:eastAsiaTheme="minorEastAsia" w:cstheme="minorBidi"/>
      <w:color w:val="auto"/>
    </w:rPr>
  </w:style>
  <w:style w:type="paragraph" w:styleId="ndice7">
    <w:name w:val="toc 7"/>
    <w:basedOn w:val="Normal"/>
    <w:next w:val="Normal"/>
    <w:autoRedefine/>
    <w:uiPriority w:val="39"/>
    <w:unhideWhenUsed/>
    <w:rsid w:val="008C1490"/>
    <w:pPr>
      <w:spacing w:after="100" w:line="278" w:lineRule="auto"/>
      <w:ind w:left="1440" w:right="0" w:firstLine="0"/>
      <w:jc w:val="left"/>
    </w:pPr>
    <w:rPr>
      <w:rFonts w:asciiTheme="minorHAnsi" w:hAnsiTheme="minorHAnsi" w:eastAsiaTheme="minorEastAsia" w:cstheme="minorBidi"/>
      <w:color w:val="auto"/>
    </w:rPr>
  </w:style>
  <w:style w:type="paragraph" w:styleId="ndice8">
    <w:name w:val="toc 8"/>
    <w:basedOn w:val="Normal"/>
    <w:next w:val="Normal"/>
    <w:autoRedefine/>
    <w:uiPriority w:val="39"/>
    <w:unhideWhenUsed/>
    <w:rsid w:val="008C1490"/>
    <w:pPr>
      <w:spacing w:after="100" w:line="278" w:lineRule="auto"/>
      <w:ind w:left="1680" w:right="0" w:firstLine="0"/>
      <w:jc w:val="left"/>
    </w:pPr>
    <w:rPr>
      <w:rFonts w:asciiTheme="minorHAnsi" w:hAnsiTheme="minorHAnsi" w:eastAsiaTheme="minorEastAsia" w:cstheme="minorBidi"/>
      <w:color w:val="auto"/>
    </w:rPr>
  </w:style>
  <w:style w:type="paragraph" w:styleId="ndice9">
    <w:name w:val="toc 9"/>
    <w:basedOn w:val="Normal"/>
    <w:next w:val="Normal"/>
    <w:autoRedefine/>
    <w:uiPriority w:val="39"/>
    <w:unhideWhenUsed/>
    <w:rsid w:val="008C1490"/>
    <w:pPr>
      <w:spacing w:after="100" w:line="278" w:lineRule="auto"/>
      <w:ind w:left="1920" w:right="0" w:firstLine="0"/>
      <w:jc w:val="left"/>
    </w:pPr>
    <w:rPr>
      <w:rFonts w:asciiTheme="minorHAnsi" w:hAnsiTheme="minorHAnsi" w:eastAsiaTheme="minorEastAsia" w:cstheme="minorBidi"/>
      <w:color w:val="auto"/>
    </w:rPr>
  </w:style>
  <w:style w:type="character" w:styleId="MenoNoResolvida">
    <w:name w:val="Unresolved Mention"/>
    <w:basedOn w:val="Tipodeletrapredefinidodopargrafo"/>
    <w:uiPriority w:val="99"/>
    <w:semiHidden/>
    <w:unhideWhenUsed/>
    <w:rsid w:val="008C1490"/>
    <w:rPr>
      <w:color w:val="605E5C"/>
      <w:shd w:val="clear" w:color="auto" w:fill="E1DFDD"/>
    </w:rPr>
  </w:style>
  <w:style w:type="paragraph" w:styleId="Cabealho">
    <w:name w:val="header"/>
    <w:basedOn w:val="Normal"/>
    <w:link w:val="CabealhoCarter"/>
    <w:uiPriority w:val="99"/>
    <w:unhideWhenUsed/>
    <w:rsid w:val="008C1490"/>
    <w:pPr>
      <w:tabs>
        <w:tab w:val="center" w:pos="4252"/>
        <w:tab w:val="right" w:pos="8504"/>
      </w:tabs>
      <w:spacing w:after="0" w:line="240" w:lineRule="auto"/>
    </w:pPr>
  </w:style>
  <w:style w:type="character" w:styleId="CabealhoCarter" w:customStyle="1">
    <w:name w:val="Cabeçalho Caráter"/>
    <w:basedOn w:val="Tipodeletrapredefinidodopargrafo"/>
    <w:link w:val="Cabealho"/>
    <w:uiPriority w:val="99"/>
    <w:rsid w:val="008C1490"/>
    <w:rPr>
      <w:rFonts w:ascii="Garamond" w:hAnsi="Garamond" w:eastAsia="Garamond" w:cs="Garamond"/>
      <w:color w:val="000000"/>
    </w:rPr>
  </w:style>
  <w:style w:type="paragraph" w:styleId="pf0" w:customStyle="1">
    <w:name w:val="pf0"/>
    <w:basedOn w:val="Normal"/>
    <w:uiPriority w:val="1"/>
    <w:rsid w:val="3EC49A07"/>
    <w:pPr>
      <w:spacing w:beforeAutospacing="1" w:afterAutospacing="1"/>
    </w:pPr>
    <w:rPr>
      <w:rFonts w:asciiTheme="minorHAnsi" w:hAnsiTheme="minorHAnsi" w:eastAsiaTheme="minorEastAsia" w:cstheme="minorBidi"/>
    </w:rPr>
  </w:style>
  <w:style w:type="paragraph" w:styleId="Textodecomentrio">
    <w:name w:val="annotation text"/>
    <w:basedOn w:val="Normal"/>
    <w:link w:val="TextodecomentrioCarter"/>
    <w:uiPriority w:val="99"/>
    <w:unhideWhenUsed/>
    <w:pPr>
      <w:spacing w:line="240" w:lineRule="auto"/>
    </w:pPr>
    <w:rPr>
      <w:sz w:val="20"/>
      <w:szCs w:val="20"/>
    </w:rPr>
  </w:style>
  <w:style w:type="character" w:styleId="TextodecomentrioCarter" w:customStyle="1">
    <w:name w:val="Texto de comentário Caráter"/>
    <w:basedOn w:val="Tipodeletrapredefinidodopargrafo"/>
    <w:link w:val="Textodecomentrio"/>
    <w:uiPriority w:val="99"/>
    <w:rPr>
      <w:rFonts w:ascii="Garamond" w:hAnsi="Garamond" w:eastAsia="Garamond" w:cs="Garamond"/>
      <w:color w:val="000000"/>
      <w:sz w:val="20"/>
      <w:szCs w:val="20"/>
    </w:rPr>
  </w:style>
  <w:style w:type="character" w:styleId="Refdecomentrio">
    <w:name w:val="annotation reference"/>
    <w:basedOn w:val="Tipodeletrapredefinidodopargrafo"/>
    <w:uiPriority w:val="99"/>
    <w:semiHidden/>
    <w:unhideWhenUsed/>
    <w:rPr>
      <w:sz w:val="16"/>
      <w:szCs w:val="16"/>
    </w:rPr>
  </w:style>
  <w:style w:type="paragraph" w:styleId="Reviso">
    <w:name w:val="Revision"/>
    <w:hidden/>
    <w:uiPriority w:val="99"/>
    <w:semiHidden/>
    <w:rsid w:val="00E24E0E"/>
    <w:pPr>
      <w:spacing w:after="0" w:line="240" w:lineRule="auto"/>
    </w:pPr>
    <w:rPr>
      <w:rFonts w:ascii="Garamond" w:hAnsi="Garamond" w:eastAsia="Garamond" w:cs="Garamond"/>
      <w:color w:val="000000"/>
    </w:rPr>
  </w:style>
  <w:style w:type="paragraph" w:styleId="Assuntodecomentrio">
    <w:name w:val="annotation subject"/>
    <w:basedOn w:val="Textodecomentrio"/>
    <w:next w:val="Textodecomentrio"/>
    <w:link w:val="AssuntodecomentrioCarter"/>
    <w:uiPriority w:val="99"/>
    <w:semiHidden/>
    <w:unhideWhenUsed/>
    <w:rsid w:val="00E24E0E"/>
    <w:rPr>
      <w:b/>
      <w:bCs/>
    </w:rPr>
  </w:style>
  <w:style w:type="character" w:styleId="AssuntodecomentrioCarter" w:customStyle="1">
    <w:name w:val="Assunto de comentário Caráter"/>
    <w:basedOn w:val="TextodecomentrioCarter"/>
    <w:link w:val="Assuntodecomentrio"/>
    <w:uiPriority w:val="99"/>
    <w:semiHidden/>
    <w:rsid w:val="00E24E0E"/>
    <w:rPr>
      <w:rFonts w:ascii="Garamond" w:hAnsi="Garamond" w:eastAsia="Garamond" w:cs="Garamond"/>
      <w:b/>
      <w:bCs/>
      <w:color w:val="000000"/>
      <w:sz w:val="20"/>
      <w:szCs w:val="20"/>
    </w:rPr>
  </w:style>
  <w:style w:type="paragraph" w:styleId="CommentText" w:customStyle="1">
    <w:name w:val="Comment Text"/>
    <w:basedOn w:val="Normal"/>
    <w:uiPriority w:val="99"/>
    <w:semiHidden/>
    <w:unhideWhenUsed/>
    <w:rsid w:val="00DB084B"/>
    <w:pPr>
      <w:spacing w:line="240" w:lineRule="auto"/>
    </w:pPr>
    <w:rPr>
      <w:sz w:val="20"/>
      <w:szCs w:val="20"/>
    </w:rPr>
  </w:style>
  <w:style w:type="character" w:styleId="CommentReference" w:customStyle="1">
    <w:name w:val="Comment Reference"/>
    <w:basedOn w:val="Tipodeletrapredefinidodopargrafo"/>
    <w:uiPriority w:val="99"/>
    <w:semiHidden/>
    <w:unhideWhenUsed/>
    <w:rsid w:val="00DB084B"/>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comments.xml.rels><?xml version="1.0" encoding="UTF-8" standalone="yes"?>
<Relationships xmlns="http://schemas.openxmlformats.org/package/2006/relationships"><Relationship Id="rId1" Type="http://schemas.openxmlformats.org/officeDocument/2006/relationships/hyperlink" Target="http://data.europa.eu/eli/reg/2022/2065/oj" TargetMode="External"/></Relationship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1/relationships/commentsExtended" Target="commentsExtended.xml"/><Relationship Id="rId18" Type="http://schemas.openxmlformats.org/officeDocument/2006/relationships/footer" Target="footer2.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comments" Target="comments.xml"/><Relationship Id="rId17" Type="http://schemas.openxmlformats.org/officeDocument/2006/relationships/hyperlink" Target="https://diariodarepublica.pt/dr/detalhe/decreto-lei/396-2007-628017" TargetMode="External"/><Relationship Id="rId2" Type="http://schemas.openxmlformats.org/officeDocument/2006/relationships/customXml" Target="../customXml/item2.xml"/><Relationship Id="rId16" Type="http://schemas.openxmlformats.org/officeDocument/2006/relationships/hyperlink" Target="https://euc-word-edit.officeapps.live.com/we/wordeditorframe.aspx?ui=pt-PT&amp;rs=pt-PT&amp;wopisrc=https%3A%2F%2Fdgavgovpt.sharepoint.com%2Fsites%2FBemEstardosAnimaisdeCompanhia%2F_vti_bin%2Fwopi.ashx%2Ffiles%2F341ca8b372be4474b176dea4b33bdd04&amp;wdexp=TEAMS-TREATMENT&amp;wdenableroaming=1&amp;mscc=1&amp;hid=0EDD03A2-803A-0001-16F9-11B1AAC7FFB6.0&amp;uih=sharepointcom&amp;wdlcid=pt-PT&amp;jsapi=1&amp;jsapiver=v2&amp;corrid=6aa77295-f3af-e869-b9cb-7d77af2fd68d&amp;usid=6aa77295-f3af-e869-b9cb-7d77af2fd68d&amp;newsession=1&amp;sftc=1&amp;uihit=docaspx&amp;muv=1&amp;ats=PairwiseBroker&amp;cac=1&amp;sams=1&amp;mtf=1&amp;sfp=1&amp;sdp=1&amp;hch=1&amp;hwfh=1&amp;dchat=1&amp;sc=%7B%22pmo%22%3A%22https%3A%2F%2Fdgavgovpt.sharepoint.com%22%2C%22pmshare%22%3Atrue%7D&amp;ctp=LeastProtected&amp;rct=Normal&amp;wdorigin=TEAMS-MAGLEV.teamsSdk_ns.rwc&amp;wdhostclicktime=1774553663407&amp;afdflight=76&amp;csiro=1&amp;instantedit=1&amp;wopicomplete=1&amp;wdredirectionreason=Unified_SingleFlush" TargetMode="External"/><Relationship Id="rId20" Type="http://schemas.microsoft.com/office/2011/relationships/people" Target="peop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5" Type="http://schemas.microsoft.com/office/2018/08/relationships/commentsExtensible" Target="commentsExtensible.xml"/><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6/09/relationships/commentsIds" Target="commentsIds.xml"/></Relationships>
</file>

<file path=word/theme/theme1.xml><?xml version="1.0" encoding="utf-8"?>
<a:theme xmlns:a="http://schemas.openxmlformats.org/drawingml/2006/main" xmlns:thm15="http://schemas.microsoft.com/office/thememl/2012/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8e8daae1-e91c-47b4-b035-060e24891a16" xsi:nil="true"/>
    <lcf76f155ced4ddcb4097134ff3c332f xmlns="f417b4ed-cc88-4418-8852-4fa6c4315e7a">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DA35C37A4FD36D438D751A658F23A5F1" ma:contentTypeVersion="12" ma:contentTypeDescription="Criar um novo documento." ma:contentTypeScope="" ma:versionID="63e9bfcd95993be5b6711d835b37748e">
  <xsd:schema xmlns:xsd="http://www.w3.org/2001/XMLSchema" xmlns:xs="http://www.w3.org/2001/XMLSchema" xmlns:p="http://schemas.microsoft.com/office/2006/metadata/properties" xmlns:ns2="f417b4ed-cc88-4418-8852-4fa6c4315e7a" xmlns:ns3="8e8daae1-e91c-47b4-b035-060e24891a16" targetNamespace="http://schemas.microsoft.com/office/2006/metadata/properties" ma:root="true" ma:fieldsID="3c4f749345b024f0d3b4c49bff823376" ns2:_="" ns3:_="">
    <xsd:import namespace="f417b4ed-cc88-4418-8852-4fa6c4315e7a"/>
    <xsd:import namespace="8e8daae1-e91c-47b4-b035-060e24891a1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Location" minOccurs="0"/>
                <xsd:element ref="ns2:MediaServiceGenerationTime" minOccurs="0"/>
                <xsd:element ref="ns2:MediaServiceEventHashCode" minOccurs="0"/>
                <xsd:element ref="ns2:lcf76f155ced4ddcb4097134ff3c332f" minOccurs="0"/>
                <xsd:element ref="ns3:TaxCatchAll" minOccurs="0"/>
                <xsd:element ref="ns2:MediaLengthInSeconds"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417b4ed-cc88-4418-8852-4fa6c4315e7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Location" ma:index="12" nillable="true" ma:displayName="Location" ma:indexed="true" ma:internalName="MediaServiceLocatio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lcf76f155ced4ddcb4097134ff3c332f" ma:index="16" nillable="true" ma:taxonomy="true" ma:internalName="lcf76f155ced4ddcb4097134ff3c332f" ma:taxonomyFieldName="MediaServiceImageTags" ma:displayName="Etiquetas de Imagem" ma:readOnly="false" ma:fieldId="{5cf76f15-5ced-4ddc-b409-7134ff3c332f}" ma:taxonomyMulti="true" ma:sspId="ab7b07cb-09f2-4a23-9e1b-5b68a90f848d" ma:termSetId="09814cd3-568e-fe90-9814-8d621ff8fb84" ma:anchorId="fba54fb3-c3e1-fe81-a776-ca4b69148c4d" ma:open="true" ma:isKeyword="false">
      <xsd:complexType>
        <xsd:sequence>
          <xsd:element ref="pc:Terms" minOccurs="0" maxOccurs="1"/>
        </xsd:sequence>
      </xsd:complexType>
    </xsd:element>
    <xsd:element name="MediaLengthInSeconds" ma:index="18" nillable="true" ma:displayName="MediaLengthInSeconds" ma:hidden="true" ma:internalName="MediaLengthInSeconds" ma:readOnly="true">
      <xsd:simpleType>
        <xsd:restriction base="dms:Unknown"/>
      </xsd:simpleType>
    </xsd:element>
    <xsd:element name="MediaServiceOCR" ma:index="19"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8e8daae1-e91c-47b4-b035-060e24891a16"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2cfe9aef-b81a-4ea9-b696-a0df14543b98}" ma:internalName="TaxCatchAll" ma:showField="CatchAllData" ma:web="8e8daae1-e91c-47b4-b035-060e24891a1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53DD685-DB05-4958-A34D-21D2C3F6E63F}">
  <ds:schemaRefs>
    <ds:schemaRef ds:uri="http://schemas.microsoft.com/sharepoint/v3/contenttype/forms"/>
  </ds:schemaRefs>
</ds:datastoreItem>
</file>

<file path=customXml/itemProps2.xml><?xml version="1.0" encoding="utf-8"?>
<ds:datastoreItem xmlns:ds="http://schemas.openxmlformats.org/officeDocument/2006/customXml" ds:itemID="{6849EA36-56B1-4B5F-A5D2-D35490FC653A}">
  <ds:schemaRefs>
    <ds:schemaRef ds:uri="http://schemas.microsoft.com/office/2006/metadata/properties"/>
    <ds:schemaRef ds:uri="http://schemas.microsoft.com/office/infopath/2007/PartnerControls"/>
    <ds:schemaRef ds:uri="8e8daae1-e91c-47b4-b035-060e24891a16"/>
    <ds:schemaRef ds:uri="f417b4ed-cc88-4418-8852-4fa6c4315e7a"/>
  </ds:schemaRefs>
</ds:datastoreItem>
</file>

<file path=customXml/itemProps3.xml><?xml version="1.0" encoding="utf-8"?>
<ds:datastoreItem xmlns:ds="http://schemas.openxmlformats.org/officeDocument/2006/customXml" ds:itemID="{C63F16FA-D2CC-4571-B126-84683DE968E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417b4ed-cc88-4418-8852-4fa6c4315e7a"/>
    <ds:schemaRef ds:uri="8e8daae1-e91c-47b4-b035-060e24891a1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8CF8EDB1-95D4-43D4-B6ED-CB695AF4D699}">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Rui André Vidal</dc:creator>
  <keywords/>
  <lastModifiedBy>Susana Margarida Gonçalves Silva Santos</lastModifiedBy>
  <revision>71</revision>
  <dcterms:created xsi:type="dcterms:W3CDTF">2026-03-17T04:03:00.0000000Z</dcterms:created>
  <dcterms:modified xsi:type="dcterms:W3CDTF">2026-04-30T18:28:10.0447288Z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0x010100DA35C37A4FD36D438D751A658F23A5F1</vt:lpwstr>
  </property>
  <property fmtid="{D5CDD505-2E9C-101B-9397-08002B2CF9AE}" pid="3" name="MediaServiceImageTags">
    <vt:lpwstr/>
  </property>
</Properties>
</file>