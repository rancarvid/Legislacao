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821C9A" w14:textId="587E46E4" w:rsidR="0087053A" w:rsidRDefault="0087053A" w:rsidP="00D67C07">
      <w:pPr>
        <w:widowControl w:val="0"/>
        <w:spacing w:line="360" w:lineRule="auto"/>
        <w:ind w:left="4956" w:hanging="4956"/>
        <w:jc w:val="center"/>
        <w:rPr>
          <w:ins w:id="0" w:author="Maria Jorge Caldeira Carvalho Antunes Correia" w:date="2026-02-19T09:45:00Z" w16du:dateUtc="2026-02-19T09:45:00Z"/>
          <w:rFonts w:ascii="Garamond" w:hAnsi="Garamond"/>
          <w:b/>
        </w:rPr>
      </w:pPr>
      <w:commentRangeStart w:id="1"/>
      <w:r w:rsidRPr="000041C8">
        <w:rPr>
          <w:rFonts w:ascii="Garamond" w:hAnsi="Garamond"/>
          <w:b/>
        </w:rPr>
        <w:t>DECRETO-LE</w:t>
      </w:r>
      <w:r w:rsidR="00263A30" w:rsidRPr="000041C8">
        <w:rPr>
          <w:rFonts w:ascii="Garamond" w:hAnsi="Garamond"/>
          <w:b/>
        </w:rPr>
        <w:t>I</w:t>
      </w:r>
      <w:commentRangeEnd w:id="1"/>
      <w:r w:rsidR="00AE0CDE">
        <w:rPr>
          <w:rStyle w:val="CommentReference"/>
          <w:rFonts w:ascii="Garamond" w:hAnsi="Garamond"/>
          <w:b/>
          <w:sz w:val="24"/>
          <w:szCs w:val="24"/>
        </w:rPr>
        <w:commentReference w:id="1"/>
      </w:r>
    </w:p>
    <w:p w14:paraId="44E63B08" w14:textId="105DA253" w:rsidR="00AE0CDE" w:rsidRPr="000041C8" w:rsidRDefault="00AE0CDE" w:rsidP="00D67C07">
      <w:pPr>
        <w:widowControl w:val="0"/>
        <w:spacing w:line="360" w:lineRule="auto"/>
        <w:ind w:left="4956" w:hanging="4956"/>
        <w:jc w:val="center"/>
        <w:rPr>
          <w:rFonts w:ascii="Garamond" w:hAnsi="Garamond"/>
          <w:b/>
        </w:rPr>
      </w:pPr>
      <w:ins w:id="2" w:author="Maria Jorge Caldeira Carvalho Antunes Correia" w:date="2026-02-19T09:45:00Z" w16du:dateUtc="2026-02-19T09:45:00Z">
        <w:r>
          <w:rPr>
            <w:rFonts w:ascii="Garamond" w:hAnsi="Garamond"/>
            <w:b/>
          </w:rPr>
          <w:t>Regime geral do animal de companhia</w:t>
        </w:r>
      </w:ins>
    </w:p>
    <w:p w14:paraId="55DE0592" w14:textId="13725F2D" w:rsidR="0096196F" w:rsidRPr="0096196F" w:rsidRDefault="0096196F" w:rsidP="0096196F">
      <w:pPr>
        <w:spacing w:line="360" w:lineRule="auto"/>
        <w:jc w:val="both"/>
        <w:rPr>
          <w:rFonts w:ascii="Garamond" w:eastAsia="Times New Roman" w:hAnsi="Garamond" w:cs="Times New Roman"/>
        </w:rPr>
      </w:pPr>
      <w:r w:rsidRPr="0096196F">
        <w:rPr>
          <w:rFonts w:ascii="Garamond" w:eastAsia="Times New Roman" w:hAnsi="Garamond" w:cs="Times New Roman"/>
        </w:rPr>
        <w:t>Nas últimas décadas, o papel dos animais</w:t>
      </w:r>
      <w:r w:rsidR="008A0864">
        <w:rPr>
          <w:rFonts w:ascii="Garamond" w:eastAsia="Times New Roman" w:hAnsi="Garamond" w:cs="Times New Roman"/>
        </w:rPr>
        <w:t xml:space="preserve"> de companhia</w:t>
      </w:r>
      <w:r w:rsidRPr="0096196F">
        <w:rPr>
          <w:rFonts w:ascii="Garamond" w:eastAsia="Times New Roman" w:hAnsi="Garamond" w:cs="Times New Roman"/>
        </w:rPr>
        <w:t xml:space="preserve"> na sociedade tem vindo a sofrer uma forte evolução no sentido da sua valorização e de um crescente reconhecimento do imperativo ético de medidas vocacionadas para a sua proteção.</w:t>
      </w:r>
    </w:p>
    <w:p w14:paraId="41888D14" w14:textId="0958EDF5" w:rsidR="0096196F" w:rsidRPr="0096196F" w:rsidRDefault="0096196F" w:rsidP="0096196F">
      <w:pPr>
        <w:spacing w:line="360" w:lineRule="auto"/>
        <w:jc w:val="both"/>
        <w:rPr>
          <w:rFonts w:ascii="Garamond" w:eastAsia="Times New Roman" w:hAnsi="Garamond" w:cs="Times New Roman"/>
        </w:rPr>
      </w:pPr>
      <w:r w:rsidRPr="578B151F">
        <w:rPr>
          <w:rFonts w:ascii="Garamond" w:eastAsia="Times New Roman" w:hAnsi="Garamond" w:cs="Times New Roman"/>
        </w:rPr>
        <w:t>A evolução dos conhecimentos científicos sobre o bem-estar animal alargou a compreensão sobre a capacidade de animais  de exibirem comportamentos intencionais e experimentarem sensações e estados afetivos complexos que lhes conferem um valor intrínseco e independente da sua utilidade para o ser humano, justificando a necessidade de ir além da mera proteção contra o sofrimento desnecessário e em direção à proteção e promoção do seu bem-estar, incluindo a possibilidade de satisfazer as suas necessidades comportamentais primordiais, incluindo a possibilidade de exercício, descanso, alimentação, entre outros.</w:t>
      </w:r>
    </w:p>
    <w:p w14:paraId="2E990658" w14:textId="106BA5C6" w:rsidR="0096196F" w:rsidRPr="0096196F" w:rsidRDefault="0096196F" w:rsidP="0096196F">
      <w:pPr>
        <w:spacing w:line="360" w:lineRule="auto"/>
        <w:jc w:val="both"/>
        <w:rPr>
          <w:rFonts w:ascii="Garamond" w:eastAsia="Times New Roman" w:hAnsi="Garamond" w:cs="Times New Roman"/>
        </w:rPr>
      </w:pPr>
      <w:r w:rsidRPr="0096196F">
        <w:rPr>
          <w:rFonts w:ascii="Garamond" w:eastAsia="Times New Roman" w:hAnsi="Garamond" w:cs="Times New Roman"/>
        </w:rPr>
        <w:t>O reconhecimento do valor intrínseco dos animais não impede, por si só, a utilização de animais para os fins socialmente aceites, mas obriga a uma ponderação ética sobre os potenciais benefícios e prejuízos inerentes a qualquer utilização ou tratamento dado a um animal específico, refletindo o atual sentir prevalecente na sociedade sobre o valor e a dignidade dos animais</w:t>
      </w:r>
      <w:r w:rsidR="007D4E3F">
        <w:rPr>
          <w:rFonts w:ascii="Garamond" w:eastAsia="Times New Roman" w:hAnsi="Garamond" w:cs="Times New Roman"/>
        </w:rPr>
        <w:t>.</w:t>
      </w:r>
    </w:p>
    <w:p w14:paraId="3F951BC9" w14:textId="77777777" w:rsidR="0096196F" w:rsidRPr="0096196F" w:rsidRDefault="0096196F" w:rsidP="0096196F">
      <w:pPr>
        <w:spacing w:line="360" w:lineRule="auto"/>
        <w:jc w:val="both"/>
        <w:rPr>
          <w:rFonts w:ascii="Garamond" w:eastAsia="Times New Roman" w:hAnsi="Garamond" w:cs="Times New Roman"/>
        </w:rPr>
      </w:pPr>
      <w:r w:rsidRPr="0096196F">
        <w:rPr>
          <w:rFonts w:ascii="Garamond" w:eastAsia="Times New Roman" w:hAnsi="Garamond" w:cs="Times New Roman"/>
        </w:rPr>
        <w:t xml:space="preserve">O valor intrínseco dos animais está já consagrado na legislação da União Europeia, designadamente na Diretiva nº 2010/63/UE relativa à proteção dos animais utilizados para fins científicos, bem como em diretrizes emitidas pela Plataforma da UE para o Bem-Estar Animal. Outrossim, o valor, dignidade e respeito pelos animais estão também consagrados na legislação de proteção animal de vários países europeus, como a Suécia, a Noruega, os Países Baixos, a Finlândia, a Suíça, França e Espanha. </w:t>
      </w:r>
    </w:p>
    <w:p w14:paraId="5657C23D" w14:textId="77777777" w:rsidR="0096196F" w:rsidRPr="0096196F" w:rsidRDefault="0096196F" w:rsidP="0096196F">
      <w:pPr>
        <w:spacing w:line="360" w:lineRule="auto"/>
        <w:jc w:val="both"/>
        <w:rPr>
          <w:rFonts w:ascii="Garamond" w:eastAsia="Times New Roman" w:hAnsi="Garamond" w:cs="Times New Roman"/>
        </w:rPr>
      </w:pPr>
      <w:r w:rsidRPr="0096196F">
        <w:rPr>
          <w:rFonts w:ascii="Garamond" w:eastAsia="Times New Roman" w:hAnsi="Garamond" w:cs="Times New Roman"/>
        </w:rPr>
        <w:t>Também em Portugal, a Lei n.º 8/2017, de 3 de março, veio estabelecer o estatuto jurídico dos animais, reconhecendo-os enquanto seres vivos dotados de sensibilidade e objeto de proteção jurídica em virtude da sua natureza.</w:t>
      </w:r>
    </w:p>
    <w:p w14:paraId="7FC37E4A" w14:textId="77777777" w:rsidR="0096196F" w:rsidRPr="0096196F" w:rsidRDefault="0096196F" w:rsidP="0096196F">
      <w:pPr>
        <w:spacing w:line="360" w:lineRule="auto"/>
        <w:jc w:val="both"/>
        <w:rPr>
          <w:rFonts w:ascii="Garamond" w:eastAsia="Times New Roman" w:hAnsi="Garamond" w:cs="Times New Roman"/>
        </w:rPr>
      </w:pPr>
      <w:r w:rsidRPr="0096196F">
        <w:rPr>
          <w:rFonts w:ascii="Garamond" w:eastAsia="Times New Roman" w:hAnsi="Garamond" w:cs="Times New Roman"/>
        </w:rPr>
        <w:t xml:space="preserve">Particularmente no que concerne aos animais de companhia, este novo estatuto jurídico teve também implicações no contexto das relações familiares, atendendo ao especial relevo destes animais para a própria construção da personalidade humana, designadamente em virtude da partilha do espaço – físico e emocional – da família.  </w:t>
      </w:r>
    </w:p>
    <w:p w14:paraId="09D0DED0" w14:textId="77777777" w:rsidR="0096196F" w:rsidRPr="0096196F" w:rsidRDefault="0096196F" w:rsidP="0096196F">
      <w:pPr>
        <w:spacing w:line="360" w:lineRule="auto"/>
        <w:jc w:val="both"/>
        <w:rPr>
          <w:rFonts w:ascii="Garamond" w:eastAsia="Times New Roman" w:hAnsi="Garamond" w:cs="Times New Roman"/>
        </w:rPr>
      </w:pPr>
      <w:r w:rsidRPr="0096196F">
        <w:rPr>
          <w:rFonts w:ascii="Garamond" w:eastAsia="Times New Roman" w:hAnsi="Garamond" w:cs="Times New Roman"/>
        </w:rPr>
        <w:t xml:space="preserve">Atendendo à necessidade de garantir a detenção responsável de animais de companhia, cuja crescente importância nas famílias portuguesas é indiscutível, e reconhecendo-se a relevo dessa mesma detenção responsável quer para salvaguarda do bem-estar dos animais, quer para salvaguarda do bem-estar dos detentores, por determinação do n.º 1 da Resolução do Conselho de Ministros (RCM) n.º 78/2021, de 25 de junho o Governo resolveu aprovar “o Programa Nacional para os Animais de Companhia, que constitui um novo quadro de política pública em matéria de bem-estar dos animais de companhia, consagrando um tratamento autónomo e reforçado com o propósito de dar uma resposta cabal aos problemas que se têm vindo a colocar com maior acuidade neste domínio”. </w:t>
      </w:r>
    </w:p>
    <w:p w14:paraId="07CEA461" w14:textId="5B178FC7" w:rsidR="0096196F" w:rsidRPr="0096196F" w:rsidRDefault="0096196F" w:rsidP="0096196F">
      <w:pPr>
        <w:spacing w:line="360" w:lineRule="auto"/>
        <w:jc w:val="both"/>
        <w:rPr>
          <w:rFonts w:ascii="Garamond" w:eastAsia="Times New Roman" w:hAnsi="Garamond" w:cs="Times New Roman"/>
        </w:rPr>
      </w:pPr>
      <w:r w:rsidRPr="0096196F">
        <w:rPr>
          <w:rFonts w:ascii="Garamond" w:eastAsia="Times New Roman" w:hAnsi="Garamond" w:cs="Times New Roman"/>
        </w:rPr>
        <w:t>O Regime Geral do Bem-Estar dos Animais de Companhia (RGBEAC) pretende equilibrar um elemento de consolidação do ordenamento jurídico português dedicado ao bem-estar dos animais de companhia, com a introdução de novos mecanismos que potenciem e melhorem esse mesmo bem-estar</w:t>
      </w:r>
      <w:r w:rsidR="007D4E3F">
        <w:rPr>
          <w:rFonts w:ascii="Garamond" w:eastAsia="Times New Roman" w:hAnsi="Garamond" w:cs="Times New Roman"/>
        </w:rPr>
        <w:t xml:space="preserve"> e a detenção responsável destes</w:t>
      </w:r>
      <w:r w:rsidRPr="0096196F">
        <w:rPr>
          <w:rFonts w:ascii="Garamond" w:eastAsia="Times New Roman" w:hAnsi="Garamond" w:cs="Times New Roman"/>
        </w:rPr>
        <w:t xml:space="preserve">. A estrutura e o conteúdo do RGBEAC </w:t>
      </w:r>
      <w:r w:rsidR="00823005" w:rsidRPr="0096196F">
        <w:rPr>
          <w:rFonts w:ascii="Garamond" w:eastAsia="Times New Roman" w:hAnsi="Garamond" w:cs="Times New Roman"/>
        </w:rPr>
        <w:t>refletem</w:t>
      </w:r>
      <w:r w:rsidRPr="0096196F">
        <w:rPr>
          <w:rFonts w:ascii="Garamond" w:eastAsia="Times New Roman" w:hAnsi="Garamond" w:cs="Times New Roman"/>
        </w:rPr>
        <w:t xml:space="preserve"> este desiderato de equilíbrio e reforma. Pretende-se, ao mesmo tempo, assumir o RGBEAC como um verdadeiro regime geral, que concentra o tratamento jurídico de todas as matérias respeitantes ao bem-estar dos animais de companhia, deixando para outros diplomas apenas matérias</w:t>
      </w:r>
      <w:r w:rsidR="00530879">
        <w:rPr>
          <w:rFonts w:ascii="Garamond" w:eastAsia="Times New Roman" w:hAnsi="Garamond" w:cs="Times New Roman"/>
        </w:rPr>
        <w:t xml:space="preserve"> especificas</w:t>
      </w:r>
      <w:r w:rsidRPr="0096196F">
        <w:rPr>
          <w:rFonts w:ascii="Garamond" w:eastAsia="Times New Roman" w:hAnsi="Garamond" w:cs="Times New Roman"/>
        </w:rPr>
        <w:t xml:space="preserve">. </w:t>
      </w:r>
    </w:p>
    <w:p w14:paraId="1D84C57A" w14:textId="76EFC6FB" w:rsidR="0096196F" w:rsidRPr="0096196F" w:rsidRDefault="0096196F" w:rsidP="0096196F">
      <w:pPr>
        <w:spacing w:line="360" w:lineRule="auto"/>
        <w:jc w:val="both"/>
        <w:rPr>
          <w:rFonts w:ascii="Garamond" w:eastAsia="Times New Roman" w:hAnsi="Garamond" w:cs="Times New Roman"/>
        </w:rPr>
      </w:pPr>
      <w:r w:rsidRPr="0096196F">
        <w:rPr>
          <w:rFonts w:ascii="Garamond" w:eastAsia="Times New Roman" w:hAnsi="Garamond" w:cs="Times New Roman"/>
        </w:rPr>
        <w:t xml:space="preserve">O RGBEAC surge assim também como uma forma de combater a dispersão normativa que caracteriza o tratamento jurídico do bem-estar dos animais de companhia, onde apenas o Decreto-Lei n.º 276/2001, de 17 de outubro, contando vinte </w:t>
      </w:r>
      <w:r w:rsidR="00530879">
        <w:rPr>
          <w:rFonts w:ascii="Garamond" w:eastAsia="Times New Roman" w:hAnsi="Garamond" w:cs="Times New Roman"/>
        </w:rPr>
        <w:t xml:space="preserve">e três </w:t>
      </w:r>
      <w:r w:rsidRPr="0096196F">
        <w:rPr>
          <w:rFonts w:ascii="Garamond" w:eastAsia="Times New Roman" w:hAnsi="Garamond" w:cs="Times New Roman"/>
        </w:rPr>
        <w:t>anos e várias alterações, ensejava uma função de regime geral que, no entanto, mercê de muitos diplomas avulsos e da ausência de um critério de tratamento unificador, nunca logrou conseguir. No sentido de procurar superar este estado de dispersão normativa, o RGBEAC busca integrar os principais diplomas que atualmente regulam o tratamento do bem-estar dos animais de companhia, desenhando o remanescente do seu regime a partir destes diplomas, modificando-os e melhorando os seus regimes.</w:t>
      </w:r>
    </w:p>
    <w:p w14:paraId="0998A18E" w14:textId="31F399E3" w:rsidR="0096196F" w:rsidRPr="0096196F" w:rsidRDefault="0096196F" w:rsidP="0096196F">
      <w:pPr>
        <w:spacing w:line="360" w:lineRule="auto"/>
        <w:jc w:val="both"/>
        <w:rPr>
          <w:rFonts w:ascii="Garamond" w:eastAsia="Times New Roman" w:hAnsi="Garamond" w:cs="Times New Roman"/>
        </w:rPr>
      </w:pPr>
      <w:r w:rsidRPr="0096196F">
        <w:rPr>
          <w:rFonts w:ascii="Garamond" w:eastAsia="Times New Roman" w:hAnsi="Garamond" w:cs="Times New Roman"/>
        </w:rPr>
        <w:t>Os dois primeiros aspetos inovadores deste novo regime geral surgem quanto ao âmbito de aplicação do RGBEAC, sobre o qual houve a preocupação de proceder a uma criteriosa delimitação positiva e negativa. No que diz respeito ao âmbito positivo do regime geral ele assenta nas definições legais de “animal de companhia” e de “bem-estar de animal de companhia”. A primeira definição surge agora com uma dupla estrutura, material e formal, construída em torno de uma  Lista Nacional de Animais de Companhia, inscrevendo-se numa tendência internacional, do Parlamento Europeu, da Federação de Veterinários da Europa e a Royal Dutch Veterinary Association,  que advogam a criação de listas positivas que identificam as espécies de animais que podem ser detidos como animais de companhia, com base numa análise científica dos riscos para o bem-estar animal, a biodiversidade, a saúde e a segurança das pessoas. Neste contexto, vários países, como a Bélgica, os Países Baixos, a Finlândia, a França, a Croácia, o Chipre, o Luxemburgo, a Lituânia e a Eslovénia adotaram já listas positivas de animais de companhia.</w:t>
      </w:r>
    </w:p>
    <w:p w14:paraId="3F7A7BF5" w14:textId="3565BFB8" w:rsidR="0096196F" w:rsidRPr="0096196F" w:rsidRDefault="0096196F" w:rsidP="0096196F">
      <w:pPr>
        <w:spacing w:line="360" w:lineRule="auto"/>
        <w:jc w:val="both"/>
        <w:rPr>
          <w:rFonts w:ascii="Garamond" w:eastAsia="Times New Roman" w:hAnsi="Garamond" w:cs="Times New Roman"/>
        </w:rPr>
      </w:pPr>
      <w:r w:rsidRPr="0096196F">
        <w:rPr>
          <w:rFonts w:ascii="Garamond" w:eastAsia="Times New Roman" w:hAnsi="Garamond" w:cs="Times New Roman"/>
        </w:rPr>
        <w:t xml:space="preserve"> Em Portugal, a Lista Nacional de Animais de Companhia é composta por uma componente legal, integrada por espécies previstas pelo próprio RGBEAC, mas também por uma componente administrativa, que permite à administração competente, oficiosamente ou a pedido dos interessados, a atualização da Lista Nacional.  No que diz respeito ao âmbito negativo houve igualmente a preocupação de excluir do âmbito do RGBEAC aqueles animais cujo estatuto jurídico não é compatível com a definição legal de animal de companhia, aí avultando os animais </w:t>
      </w:r>
      <w:r w:rsidR="00530879">
        <w:rPr>
          <w:rFonts w:ascii="Garamond" w:eastAsia="Times New Roman" w:hAnsi="Garamond" w:cs="Times New Roman"/>
        </w:rPr>
        <w:t>de</w:t>
      </w:r>
      <w:r w:rsidRPr="0096196F">
        <w:rPr>
          <w:rFonts w:ascii="Garamond" w:eastAsia="Times New Roman" w:hAnsi="Garamond" w:cs="Times New Roman"/>
        </w:rPr>
        <w:t xml:space="preserve"> pecuária</w:t>
      </w:r>
      <w:r w:rsidR="00530879">
        <w:rPr>
          <w:rFonts w:ascii="Garamond" w:eastAsia="Times New Roman" w:hAnsi="Garamond" w:cs="Times New Roman"/>
        </w:rPr>
        <w:t>.</w:t>
      </w:r>
    </w:p>
    <w:p w14:paraId="58F248C2" w14:textId="77777777" w:rsidR="0096196F" w:rsidRPr="0096196F" w:rsidRDefault="0096196F" w:rsidP="0096196F">
      <w:pPr>
        <w:spacing w:line="360" w:lineRule="auto"/>
        <w:jc w:val="both"/>
        <w:rPr>
          <w:rFonts w:ascii="Garamond" w:eastAsia="Times New Roman" w:hAnsi="Garamond" w:cs="Times New Roman"/>
        </w:rPr>
      </w:pPr>
      <w:r w:rsidRPr="0096196F">
        <w:rPr>
          <w:rFonts w:ascii="Garamond" w:eastAsia="Times New Roman" w:hAnsi="Garamond" w:cs="Times New Roman"/>
        </w:rPr>
        <w:t>Procurou-se igualmente fornecer uma lista adequada de definições legais que permitam melhorar a interpretação e aplicação das diversas normas consolidadas neste novo regime geral, assim contribuindo para a sua adequada aplicação. Assumiu-se igualmente, numa linha de continuidade história, com confirmação empírica, um tratamento específico dos cães e dos gatos no âmbito do regime geral desenvolvido, justificando a previsão expressa de regras especiais no quadro geral aplicável aos animais de companhia.</w:t>
      </w:r>
    </w:p>
    <w:p w14:paraId="61DE23C0" w14:textId="77777777" w:rsidR="0096196F" w:rsidRPr="0096196F" w:rsidRDefault="0096196F" w:rsidP="0096196F">
      <w:pPr>
        <w:spacing w:line="360" w:lineRule="auto"/>
        <w:jc w:val="both"/>
        <w:rPr>
          <w:rFonts w:ascii="Garamond" w:eastAsia="Times New Roman" w:hAnsi="Garamond" w:cs="Times New Roman"/>
        </w:rPr>
      </w:pPr>
      <w:r w:rsidRPr="0096196F">
        <w:rPr>
          <w:rFonts w:ascii="Garamond" w:eastAsia="Times New Roman" w:hAnsi="Garamond" w:cs="Times New Roman"/>
        </w:rPr>
        <w:t>O núcleo material que o Governo entendeu como fundamental para o tratamento jurídico do bem-estar animal tem como base a previsão de princípios de proteção desse mesmo bem-estar, que assumem um papel fundamental de garantia do sistema instituído pelo RGBEAC, bem como a previsão de um conjunto de obrigações e proibições gerais dirigidas aos detentores de animais de companhia.</w:t>
      </w:r>
    </w:p>
    <w:p w14:paraId="1C4A82F3" w14:textId="0A08FBF3" w:rsidR="0096196F" w:rsidRPr="0096196F" w:rsidRDefault="0096196F" w:rsidP="0096196F">
      <w:pPr>
        <w:spacing w:line="360" w:lineRule="auto"/>
        <w:jc w:val="both"/>
        <w:rPr>
          <w:rFonts w:ascii="Garamond" w:eastAsia="Times New Roman" w:hAnsi="Garamond" w:cs="Times New Roman"/>
        </w:rPr>
      </w:pPr>
      <w:r w:rsidRPr="0096196F">
        <w:rPr>
          <w:rFonts w:ascii="Garamond" w:eastAsia="Times New Roman" w:hAnsi="Garamond" w:cs="Times New Roman"/>
        </w:rPr>
        <w:t xml:space="preserve">Estes princípios inspiram-se nas cinco liberdades reconhecidas pela </w:t>
      </w:r>
      <w:r w:rsidR="006912B7" w:rsidRPr="006912B7">
        <w:rPr>
          <w:rFonts w:ascii="Garamond" w:eastAsia="Times New Roman" w:hAnsi="Garamond" w:cs="Times New Roman"/>
        </w:rPr>
        <w:t>World Organisation for Animal Health: WOAH</w:t>
      </w:r>
      <w:r w:rsidR="006912B7">
        <w:rPr>
          <w:rFonts w:ascii="Garamond" w:eastAsia="Times New Roman" w:hAnsi="Garamond" w:cs="Times New Roman"/>
        </w:rPr>
        <w:t xml:space="preserve"> e </w:t>
      </w:r>
      <w:r w:rsidRPr="0096196F">
        <w:rPr>
          <w:rFonts w:ascii="Garamond" w:eastAsia="Times New Roman" w:hAnsi="Garamond" w:cs="Times New Roman"/>
        </w:rPr>
        <w:t>pressupõem igualmente os doze critérios para a determinação do bem-estar animal identificados pelo Projeto de Qualidade do Bem-Estar, uma parceria de investigação composta por cientistas europeus e sul-americanos e financiada pela Comissão Europeia, que procura desenvolver um sistema padronizado para aferir o bem-estar animal. A estrutura e o conteúdo do RGBEAC visam alinhar-se com esses doze critérios, no sentido de melhorar o bem-estar dos animais de companhia através da proteção jurídica assegurada pelo ordenamento jurídico português.</w:t>
      </w:r>
    </w:p>
    <w:p w14:paraId="718E72F3" w14:textId="36B1890E" w:rsidR="0096196F" w:rsidRPr="0096196F" w:rsidRDefault="0096196F" w:rsidP="0096196F">
      <w:pPr>
        <w:spacing w:line="360" w:lineRule="auto"/>
        <w:jc w:val="both"/>
        <w:rPr>
          <w:rFonts w:ascii="Garamond" w:eastAsia="Times New Roman" w:hAnsi="Garamond" w:cs="Times New Roman"/>
        </w:rPr>
      </w:pPr>
      <w:r w:rsidRPr="0096196F">
        <w:rPr>
          <w:rFonts w:ascii="Garamond" w:eastAsia="Times New Roman" w:hAnsi="Garamond" w:cs="Times New Roman"/>
        </w:rPr>
        <w:t xml:space="preserve"> Integram esta lista de obrigações e proibições gerais, algumas novidades importantes alinhadas com os mais recentes desenvolvimentos científicos nas áreas do comportamento e bem-estar animal, designadamente no que concerne aos efeitos nefastos dos métodos aversivos de treino, que frequentemente geram ou agravam comportamentos problemáticos como agressividade, fobias ou desamparo aprendido que colocam em risco o bem-estar animal bem como a segurança das pessoas e de outros animais, e às vantagens das metodologias de reforço positivo, comprovadamente eficazes e mais benéficas para a relação Homem-Animal. Neste contexto, inúmeras associações de medicina veterinária e comportamento animal, como a Sociedade Europeia de Etologia Clínica Veterinária, a British Veterinary Association, a Association Française des Vétérinaires pour Animaux de Compagnie, a Australian Veterinary Association, a New Zealand Veterinary Association, e clubes de canicultura como o britânico The Kennel Club, defendem a proibição da venda e uso de coleiras elétricas em qualquer circunstância e países como a Alemanha, a Dinamarca, a Áustria, a Finlândia, os Países Baixos, a Suíça, a Suécia, a Inglaterra, a França, a Espanha e a Bélgica já proibiram o seu uso. Também a Plataforma da UE para o Bem-Estar Animal se opõe à utilização de métodos aversivos de treino, incluindo as coleiras elétricas. Portugal inscreve-se agora neste quadro de evolução internacional, proibindo-se a utilização ou a comercialização de coleiras elétricas e outros mecanismos de estímulo negativo para os animais. Destaca-se, também, a proibição de manter animais de companhia </w:t>
      </w:r>
      <w:r w:rsidR="00E135E5">
        <w:rPr>
          <w:rFonts w:ascii="Garamond" w:eastAsia="Times New Roman" w:hAnsi="Garamond" w:cs="Times New Roman"/>
        </w:rPr>
        <w:t xml:space="preserve">permanentemente </w:t>
      </w:r>
      <w:r w:rsidRPr="0096196F">
        <w:rPr>
          <w:rFonts w:ascii="Garamond" w:eastAsia="Times New Roman" w:hAnsi="Garamond" w:cs="Times New Roman"/>
        </w:rPr>
        <w:t xml:space="preserve">acorrentados ou mantidos </w:t>
      </w:r>
      <w:r w:rsidR="00E135E5">
        <w:rPr>
          <w:rFonts w:ascii="Garamond" w:eastAsia="Times New Roman" w:hAnsi="Garamond" w:cs="Times New Roman"/>
        </w:rPr>
        <w:t xml:space="preserve">permanentemente </w:t>
      </w:r>
      <w:r w:rsidRPr="0096196F">
        <w:rPr>
          <w:rFonts w:ascii="Garamond" w:eastAsia="Times New Roman" w:hAnsi="Garamond" w:cs="Times New Roman"/>
        </w:rPr>
        <w:t xml:space="preserve">em espaços confinados que não garantam o seu bem-estar, uma prática infelizmente ainda comum no nosso país e que é comprovadamente cruel ao privar animais sociais de satisfazer as suas necessidades mais básicas de estímulo físico e mental e interação social. Animais acorrentados são, frequentemente, animais negligenciados e que desenvolvem problemas comportamentais como agressividade ou excessiva timidez, a que acrescem danos físicos causados pelas correntes e risco de vida pelo facto de não poderem escapar de ameaças. A Ordem dos Médicos Veterinários salienta que o acorrentamento permanente de um animal é suscetível de infligir sofrimento físico e emocional aos animais. Com efeito, reconhecendo que a excessiva restrição de movimentos dos animais é nefasta para o seu bem-estar, vários países, como a Alemanha, os Países Baixos, a Suécia, a Áustria, e o Chipre proíbem já expressamente esta prática. </w:t>
      </w:r>
    </w:p>
    <w:p w14:paraId="00DCC9D8" w14:textId="77777777" w:rsidR="0096196F" w:rsidRPr="0096196F" w:rsidRDefault="0096196F" w:rsidP="0096196F">
      <w:pPr>
        <w:spacing w:line="360" w:lineRule="auto"/>
        <w:jc w:val="both"/>
        <w:rPr>
          <w:rFonts w:ascii="Garamond" w:eastAsia="Times New Roman" w:hAnsi="Garamond" w:cs="Times New Roman"/>
        </w:rPr>
      </w:pPr>
      <w:r w:rsidRPr="0096196F">
        <w:rPr>
          <w:rFonts w:ascii="Garamond" w:eastAsia="Times New Roman" w:hAnsi="Garamond" w:cs="Times New Roman"/>
        </w:rPr>
        <w:t>O RGBEAC prevê e regula a Lista Nacional de Animais de Companhia como principal instrumento delimitador da proteção conferida pelo RGBEAC, integrando também o Sistema de Informação de Animais de Companhia, até agora contido no Decreto-Lei n.º 82/2019, de 27 de junho, passando o registo a ser obrigatório para todos os animais de companhia, como medida de valorização e prevenção do abandono dos animais de companhia e de melhoria do seu acompanhamento e proteção.</w:t>
      </w:r>
    </w:p>
    <w:p w14:paraId="313816CC" w14:textId="77777777" w:rsidR="0096196F" w:rsidRPr="0096196F" w:rsidRDefault="0096196F" w:rsidP="0096196F">
      <w:pPr>
        <w:spacing w:line="360" w:lineRule="auto"/>
        <w:jc w:val="both"/>
        <w:rPr>
          <w:rFonts w:ascii="Garamond" w:eastAsia="Times New Roman" w:hAnsi="Garamond" w:cs="Times New Roman"/>
        </w:rPr>
      </w:pPr>
      <w:r w:rsidRPr="0096196F">
        <w:rPr>
          <w:rFonts w:ascii="Garamond" w:eastAsia="Times New Roman" w:hAnsi="Garamond" w:cs="Times New Roman"/>
        </w:rPr>
        <w:t>Relativamente aos cuidados higiossanitários, generalizam-se e clarificam-se os deveres dos detentores em relação aos seus animais de companhia, numa linha de continuidade com o já previsto nos diplomas legais vigentes.</w:t>
      </w:r>
    </w:p>
    <w:p w14:paraId="4FCF53D8" w14:textId="1D564259" w:rsidR="0096196F" w:rsidRPr="0096196F" w:rsidRDefault="0096196F" w:rsidP="0096196F">
      <w:pPr>
        <w:spacing w:line="360" w:lineRule="auto"/>
        <w:jc w:val="both"/>
        <w:rPr>
          <w:rFonts w:ascii="Garamond" w:eastAsia="Times New Roman" w:hAnsi="Garamond" w:cs="Times New Roman"/>
        </w:rPr>
      </w:pPr>
      <w:r w:rsidRPr="0096196F">
        <w:rPr>
          <w:rFonts w:ascii="Garamond" w:eastAsia="Times New Roman" w:hAnsi="Garamond" w:cs="Times New Roman"/>
        </w:rPr>
        <w:t>Reforçam-se, também, as garantias de proteção dos animais de companhia quando em transporte, assegurando-se igualmente aos seus detentores a possibilidade de se poderem sempre deles acompanhar, inclusive em transporte individual e remunerado de passageiros em veículos descaracterizados a partir de plataforma eletrónica, nos termos da Lei n.º 45/2018, de 10 de agosto</w:t>
      </w:r>
      <w:r w:rsidR="00E135E5">
        <w:rPr>
          <w:rFonts w:ascii="Garamond" w:eastAsia="Times New Roman" w:hAnsi="Garamond" w:cs="Times New Roman"/>
        </w:rPr>
        <w:t>, desde que existam condições físicas para tal.</w:t>
      </w:r>
    </w:p>
    <w:p w14:paraId="5FD0729A" w14:textId="77777777" w:rsidR="0096196F" w:rsidRPr="0096196F" w:rsidRDefault="5DCA9AF0" w:rsidP="0096196F">
      <w:pPr>
        <w:spacing w:line="360" w:lineRule="auto"/>
        <w:jc w:val="both"/>
        <w:rPr>
          <w:rFonts w:ascii="Garamond" w:eastAsia="Times New Roman" w:hAnsi="Garamond" w:cs="Times New Roman"/>
        </w:rPr>
      </w:pPr>
      <w:r w:rsidRPr="578B151F">
        <w:rPr>
          <w:rFonts w:ascii="Garamond" w:eastAsia="Times New Roman" w:hAnsi="Garamond" w:cs="Times New Roman"/>
        </w:rPr>
        <w:t>Por outro lado, refo</w:t>
      </w:r>
      <w:commentRangeStart w:id="3"/>
      <w:r w:rsidRPr="578B151F">
        <w:rPr>
          <w:rFonts w:ascii="Garamond" w:eastAsia="Times New Roman" w:hAnsi="Garamond" w:cs="Times New Roman"/>
        </w:rPr>
        <w:t>rça-se o controlo da participação de animais de companhia em eventos,</w:t>
      </w:r>
      <w:commentRangeEnd w:id="3"/>
      <w:r w:rsidR="0096196F" w:rsidRPr="578B151F">
        <w:rPr>
          <w:rStyle w:val="CommentReference"/>
          <w:rFonts w:ascii="Garamond" w:eastAsia="Times New Roman" w:hAnsi="Garamond" w:cs="Times New Roman"/>
          <w:sz w:val="24"/>
          <w:szCs w:val="24"/>
        </w:rPr>
        <w:commentReference w:id="3"/>
      </w:r>
      <w:r w:rsidRPr="578B151F">
        <w:rPr>
          <w:rFonts w:ascii="Garamond" w:eastAsia="Times New Roman" w:hAnsi="Garamond" w:cs="Times New Roman"/>
        </w:rPr>
        <w:t xml:space="preserve"> de modo a assegurar que o seu bem-estar não é posto em causa. </w:t>
      </w:r>
    </w:p>
    <w:p w14:paraId="5AC95A1B" w14:textId="1E1AED0B" w:rsidR="0096196F" w:rsidRPr="0096196F" w:rsidRDefault="522F6356" w:rsidP="0096196F">
      <w:pPr>
        <w:spacing w:line="360" w:lineRule="auto"/>
        <w:jc w:val="both"/>
        <w:rPr>
          <w:rFonts w:ascii="Garamond" w:eastAsia="Times New Roman" w:hAnsi="Garamond" w:cs="Times New Roman"/>
        </w:rPr>
      </w:pPr>
      <w:r w:rsidRPr="578B151F">
        <w:rPr>
          <w:rFonts w:ascii="Garamond" w:eastAsia="Times New Roman" w:hAnsi="Garamond" w:cs="Times New Roman"/>
        </w:rPr>
        <w:t xml:space="preserve">O RGBEAC procede a uma renovação do tratamento das questões do abandono, recolha, controlo de reprodução e adoção de animais de companhia. </w:t>
      </w:r>
      <w:r w:rsidRPr="00280B3B">
        <w:rPr>
          <w:rFonts w:ascii="Garamond" w:eastAsia="Times New Roman" w:hAnsi="Garamond" w:cs="Times New Roman"/>
          <w:strike/>
          <w:highlight w:val="lightGray"/>
        </w:rPr>
        <w:t xml:space="preserve">Por um lado, </w:t>
      </w:r>
      <w:commentRangeStart w:id="4"/>
      <w:commentRangeStart w:id="5"/>
      <w:commentRangeStart w:id="6"/>
      <w:commentRangeStart w:id="7"/>
      <w:r w:rsidRPr="00280B3B">
        <w:rPr>
          <w:rFonts w:ascii="Garamond" w:eastAsia="Times New Roman" w:hAnsi="Garamond" w:cs="Times New Roman"/>
          <w:strike/>
          <w:highlight w:val="lightGray"/>
        </w:rPr>
        <w:t>reconfigura-se o conceito de centro de recolha oficial para centro de bem-estar animal</w:t>
      </w:r>
      <w:commentRangeEnd w:id="4"/>
      <w:r w:rsidR="0096196F" w:rsidRPr="00280B3B">
        <w:rPr>
          <w:rStyle w:val="CommentReference"/>
          <w:rFonts w:ascii="Garamond" w:eastAsia="Times New Roman" w:hAnsi="Garamond" w:cs="Times New Roman"/>
          <w:strike/>
          <w:sz w:val="24"/>
          <w:szCs w:val="24"/>
          <w:highlight w:val="lightGray"/>
        </w:rPr>
        <w:commentReference w:id="4"/>
      </w:r>
      <w:commentRangeEnd w:id="5"/>
      <w:r w:rsidRPr="00280B3B">
        <w:rPr>
          <w:rStyle w:val="CommentReference"/>
          <w:rFonts w:ascii="Garamond" w:eastAsia="Times New Roman" w:hAnsi="Garamond" w:cs="Times New Roman"/>
          <w:strike/>
          <w:sz w:val="24"/>
          <w:szCs w:val="24"/>
          <w:highlight w:val="lightGray"/>
        </w:rPr>
        <w:commentReference w:id="5"/>
      </w:r>
      <w:commentRangeEnd w:id="6"/>
      <w:r w:rsidRPr="00280B3B">
        <w:rPr>
          <w:rStyle w:val="CommentReference"/>
          <w:rFonts w:ascii="Garamond" w:eastAsia="Times New Roman" w:hAnsi="Garamond" w:cs="Times New Roman"/>
          <w:strike/>
          <w:sz w:val="24"/>
          <w:szCs w:val="24"/>
          <w:highlight w:val="lightGray"/>
        </w:rPr>
        <w:commentReference w:id="6"/>
      </w:r>
      <w:commentRangeEnd w:id="7"/>
      <w:r w:rsidRPr="00280B3B">
        <w:rPr>
          <w:rStyle w:val="CommentReference"/>
          <w:rFonts w:ascii="Garamond" w:eastAsia="Times New Roman" w:hAnsi="Garamond" w:cs="Times New Roman"/>
          <w:strike/>
          <w:sz w:val="24"/>
          <w:szCs w:val="24"/>
          <w:highlight w:val="lightGray"/>
        </w:rPr>
        <w:commentReference w:id="7"/>
      </w:r>
      <w:r w:rsidRPr="00280B3B">
        <w:rPr>
          <w:rFonts w:ascii="Garamond" w:eastAsia="Times New Roman" w:hAnsi="Garamond" w:cs="Times New Roman"/>
          <w:strike/>
          <w:highlight w:val="lightGray"/>
        </w:rPr>
        <w:t>, em</w:t>
      </w:r>
      <w:r w:rsidRPr="00280B3B">
        <w:rPr>
          <w:rFonts w:ascii="Garamond" w:eastAsia="Times New Roman" w:hAnsi="Garamond" w:cs="Times New Roman"/>
          <w:highlight w:val="lightGray"/>
        </w:rPr>
        <w:t xml:space="preserve"> linha com a evolução já verificada em exemplos de boas práticas de norte a sul do país, em que equipamentos de recolha de animais de cariz eminentemente sanitário evoluíram para verdadeiros centros de promoção da saúde e do bem-estar animal, com forte componente educativa e de proximidade às populações</w:t>
      </w:r>
      <w:r w:rsidRPr="578B151F">
        <w:rPr>
          <w:rFonts w:ascii="Garamond" w:eastAsia="Times New Roman" w:hAnsi="Garamond" w:cs="Times New Roman"/>
        </w:rPr>
        <w:t xml:space="preserve">.  Por outro lado, deixa-se claro que a recolha de animais errantes cabe exclusivamente aos </w:t>
      </w:r>
      <w:r w:rsidRPr="00DA30EF">
        <w:rPr>
          <w:rFonts w:ascii="Garamond" w:eastAsia="Times New Roman" w:hAnsi="Garamond" w:cs="Times New Roman"/>
          <w:strike/>
        </w:rPr>
        <w:t>centros de bem-estar animal</w:t>
      </w:r>
      <w:r w:rsidRPr="578B151F">
        <w:rPr>
          <w:rFonts w:ascii="Garamond" w:eastAsia="Times New Roman" w:hAnsi="Garamond" w:cs="Times New Roman"/>
        </w:rPr>
        <w:t>,</w:t>
      </w:r>
      <w:ins w:id="8" w:author="Maria Cristina Tavares Briosa" w:date="2025-10-21T15:50:00Z" w16du:dateUtc="2025-10-21T14:50:00Z">
        <w:r w:rsidR="00DA30EF">
          <w:rPr>
            <w:rFonts w:ascii="Garamond" w:eastAsia="Times New Roman" w:hAnsi="Garamond" w:cs="Times New Roman"/>
          </w:rPr>
          <w:t xml:space="preserve"> Centros de</w:t>
        </w:r>
      </w:ins>
      <w:ins w:id="9" w:author="Maria Cristina Tavares Briosa" w:date="2025-10-21T15:51:00Z" w16du:dateUtc="2025-10-21T14:51:00Z">
        <w:r w:rsidR="00DA30EF">
          <w:rPr>
            <w:rFonts w:ascii="Garamond" w:eastAsia="Times New Roman" w:hAnsi="Garamond" w:cs="Times New Roman"/>
          </w:rPr>
          <w:t xml:space="preserve"> recolha </w:t>
        </w:r>
      </w:ins>
      <w:ins w:id="10" w:author="Maria Cristina Tavares Briosa" w:date="2025-10-21T15:55:00Z" w16du:dateUtc="2025-10-21T14:55:00Z">
        <w:r w:rsidR="00F12676">
          <w:rPr>
            <w:rFonts w:ascii="Garamond" w:eastAsia="Times New Roman" w:hAnsi="Garamond" w:cs="Times New Roman"/>
          </w:rPr>
          <w:t>oficial</w:t>
        </w:r>
      </w:ins>
      <w:r w:rsidRPr="578B151F">
        <w:rPr>
          <w:rFonts w:ascii="Garamond" w:eastAsia="Times New Roman" w:hAnsi="Garamond" w:cs="Times New Roman"/>
        </w:rPr>
        <w:t xml:space="preserve"> sem prejuízo da possibilidade de colaboração com as associações zoófilas legalmente constituídas, também atores protagonistas nesta matéria, estabelecendo-se também uma ligação clara entre a recolha feita pelos </w:t>
      </w:r>
      <w:ins w:id="11" w:author="Maria Cristina Tavares Briosa" w:date="2025-10-21T15:51:00Z" w16du:dateUtc="2025-10-21T14:51:00Z">
        <w:r w:rsidR="00DA30EF">
          <w:rPr>
            <w:rFonts w:ascii="Garamond" w:eastAsia="Times New Roman" w:hAnsi="Garamond" w:cs="Times New Roman"/>
          </w:rPr>
          <w:t xml:space="preserve">centros de recolha </w:t>
        </w:r>
      </w:ins>
      <w:ins w:id="12" w:author="Maria Cristina Tavares Briosa" w:date="2025-10-21T15:55:00Z" w16du:dateUtc="2025-10-21T14:55:00Z">
        <w:r w:rsidR="00F12676">
          <w:rPr>
            <w:rFonts w:ascii="Garamond" w:eastAsia="Times New Roman" w:hAnsi="Garamond" w:cs="Times New Roman"/>
          </w:rPr>
          <w:t>oficial</w:t>
        </w:r>
      </w:ins>
      <w:ins w:id="13" w:author="Maria Cristina Tavares Briosa" w:date="2025-10-21T15:51:00Z" w16du:dateUtc="2025-10-21T14:51:00Z">
        <w:r w:rsidR="00DA30EF">
          <w:rPr>
            <w:rFonts w:ascii="Garamond" w:eastAsia="Times New Roman" w:hAnsi="Garamond" w:cs="Times New Roman"/>
          </w:rPr>
          <w:t xml:space="preserve"> </w:t>
        </w:r>
      </w:ins>
      <w:r w:rsidRPr="00DA30EF">
        <w:rPr>
          <w:rFonts w:ascii="Garamond" w:eastAsia="Times New Roman" w:hAnsi="Garamond" w:cs="Times New Roman"/>
          <w:strike/>
        </w:rPr>
        <w:t>centros de bem-estar animal</w:t>
      </w:r>
      <w:r w:rsidRPr="578B151F">
        <w:rPr>
          <w:rFonts w:ascii="Garamond" w:eastAsia="Times New Roman" w:hAnsi="Garamond" w:cs="Times New Roman"/>
        </w:rPr>
        <w:t xml:space="preserve"> e o novo regime de adoção de animais de </w:t>
      </w:r>
      <w:r w:rsidR="75287E8E" w:rsidRPr="578B151F">
        <w:rPr>
          <w:rFonts w:ascii="Garamond" w:eastAsia="Times New Roman" w:hAnsi="Garamond" w:cs="Times New Roman"/>
        </w:rPr>
        <w:t>companhia</w:t>
      </w:r>
      <w:ins w:id="14" w:author="Maria Cristina Tavares Briosa" w:date="2025-10-21T15:54:00Z" w16du:dateUtc="2025-10-21T14:54:00Z">
        <w:r w:rsidR="00F12676">
          <w:rPr>
            <w:rFonts w:ascii="Garamond" w:eastAsia="Times New Roman" w:hAnsi="Garamond" w:cs="Times New Roman"/>
          </w:rPr>
          <w:t>.</w:t>
        </w:r>
      </w:ins>
      <w:del w:id="15" w:author="Maria Cristina Tavares Briosa" w:date="2025-10-21T15:54:00Z" w16du:dateUtc="2025-10-21T14:54:00Z">
        <w:r w:rsidR="75287E8E" w:rsidRPr="578B151F" w:rsidDel="00F12676">
          <w:rPr>
            <w:rFonts w:ascii="Garamond" w:eastAsia="Times New Roman" w:hAnsi="Garamond" w:cs="Times New Roman"/>
          </w:rPr>
          <w:delText>,</w:delText>
        </w:r>
      </w:del>
      <w:r w:rsidRPr="578B151F">
        <w:rPr>
          <w:rFonts w:ascii="Garamond" w:eastAsia="Times New Roman" w:hAnsi="Garamond" w:cs="Times New Roman"/>
        </w:rPr>
        <w:t xml:space="preserve"> Finalmente, clarificam-se os casos em que pode haver eutanásia de animais </w:t>
      </w:r>
      <w:r w:rsidR="4231BA31" w:rsidRPr="578B151F">
        <w:rPr>
          <w:rFonts w:ascii="Garamond" w:eastAsia="Times New Roman" w:hAnsi="Garamond" w:cs="Times New Roman"/>
        </w:rPr>
        <w:t xml:space="preserve">de </w:t>
      </w:r>
      <w:r w:rsidR="75287E8E" w:rsidRPr="578B151F">
        <w:rPr>
          <w:rFonts w:ascii="Garamond" w:eastAsia="Times New Roman" w:hAnsi="Garamond" w:cs="Times New Roman"/>
        </w:rPr>
        <w:t xml:space="preserve">companhia </w:t>
      </w:r>
      <w:r w:rsidRPr="578B151F">
        <w:rPr>
          <w:rFonts w:ascii="Garamond" w:eastAsia="Times New Roman" w:hAnsi="Garamond" w:cs="Times New Roman"/>
        </w:rPr>
        <w:t xml:space="preserve">em </w:t>
      </w:r>
      <w:r w:rsidRPr="00F12676">
        <w:rPr>
          <w:rFonts w:ascii="Garamond" w:eastAsia="Times New Roman" w:hAnsi="Garamond" w:cs="Times New Roman"/>
          <w:strike/>
        </w:rPr>
        <w:t>centros de bem-estar animal</w:t>
      </w:r>
      <w:r w:rsidRPr="578B151F">
        <w:rPr>
          <w:rFonts w:ascii="Garamond" w:eastAsia="Times New Roman" w:hAnsi="Garamond" w:cs="Times New Roman"/>
        </w:rPr>
        <w:t>.</w:t>
      </w:r>
      <w:ins w:id="16" w:author="Maria Cristina Tavares Briosa" w:date="2025-10-21T15:56:00Z" w16du:dateUtc="2025-10-21T14:56:00Z">
        <w:r w:rsidR="00F12676" w:rsidRPr="00F12676">
          <w:rPr>
            <w:rFonts w:ascii="Garamond" w:eastAsia="Times New Roman" w:hAnsi="Garamond" w:cs="Times New Roman"/>
          </w:rPr>
          <w:t xml:space="preserve"> </w:t>
        </w:r>
        <w:r w:rsidR="00F12676">
          <w:rPr>
            <w:rFonts w:ascii="Garamond" w:eastAsia="Times New Roman" w:hAnsi="Garamond" w:cs="Times New Roman"/>
          </w:rPr>
          <w:t>centros de recolha oficial</w:t>
        </w:r>
      </w:ins>
    </w:p>
    <w:p w14:paraId="7992A7AE" w14:textId="04450D0C" w:rsidR="0096196F" w:rsidRPr="0096196F" w:rsidRDefault="5DCA9AF0" w:rsidP="0096196F">
      <w:pPr>
        <w:spacing w:line="360" w:lineRule="auto"/>
        <w:jc w:val="both"/>
        <w:rPr>
          <w:rFonts w:ascii="Garamond" w:eastAsia="Times New Roman" w:hAnsi="Garamond" w:cs="Times New Roman"/>
        </w:rPr>
      </w:pPr>
      <w:r w:rsidRPr="54EE4B9D">
        <w:rPr>
          <w:rFonts w:ascii="Garamond" w:eastAsia="Times New Roman" w:hAnsi="Garamond" w:cs="Times New Roman"/>
        </w:rPr>
        <w:t xml:space="preserve">Em matéria de alojamentos para hospedagem, remete-se para regulamentação as diferentes tipologias de alojamento </w:t>
      </w:r>
      <w:commentRangeStart w:id="17"/>
      <w:r w:rsidRPr="54EE4B9D">
        <w:rPr>
          <w:rFonts w:ascii="Garamond" w:eastAsia="Times New Roman" w:hAnsi="Garamond" w:cs="Times New Roman"/>
        </w:rPr>
        <w:t>procedendo, também, a uma importante alteração procedimental</w:t>
      </w:r>
      <w:commentRangeEnd w:id="17"/>
      <w:r w:rsidR="006C11B2" w:rsidRPr="54EE4B9D">
        <w:rPr>
          <w:rStyle w:val="CommentReference"/>
          <w:rFonts w:ascii="Garamond" w:eastAsia="Times New Roman" w:hAnsi="Garamond" w:cs="Times New Roman"/>
          <w:sz w:val="24"/>
          <w:szCs w:val="24"/>
        </w:rPr>
        <w:commentReference w:id="17"/>
      </w:r>
      <w:r w:rsidRPr="54EE4B9D">
        <w:rPr>
          <w:rFonts w:ascii="Garamond" w:eastAsia="Times New Roman" w:hAnsi="Garamond" w:cs="Times New Roman"/>
        </w:rPr>
        <w:t xml:space="preserve">. Tendo sido detetados no passado recente vários casos de funcionamento ilegal de alojamentos para hospedagem de animais, com graves consequência para o bem-estar e a própria vida dos animais de companhia e das pessoas, </w:t>
      </w:r>
      <w:commentRangeStart w:id="18"/>
      <w:r w:rsidRPr="54EE4B9D">
        <w:rPr>
          <w:rFonts w:ascii="Garamond" w:eastAsia="Times New Roman" w:hAnsi="Garamond" w:cs="Times New Roman"/>
        </w:rPr>
        <w:t xml:space="preserve">entendeu o Governo introduzir no momento da fiscalização preventiva do início deste tipo de atividades uma alteração ao atual regime de comunicação prévia, prevendo um prazo de um mês para que </w:t>
      </w:r>
      <w:r w:rsidR="7B69136F" w:rsidRPr="54EE4B9D">
        <w:rPr>
          <w:rFonts w:ascii="Garamond" w:eastAsia="Times New Roman" w:hAnsi="Garamond" w:cs="Times New Roman"/>
        </w:rPr>
        <w:t xml:space="preserve">a Direção Geral de </w:t>
      </w:r>
      <w:commentRangeStart w:id="19"/>
      <w:r w:rsidR="7B69136F" w:rsidRPr="54EE4B9D">
        <w:rPr>
          <w:rFonts w:ascii="Garamond" w:eastAsia="Times New Roman" w:hAnsi="Garamond" w:cs="Times New Roman"/>
        </w:rPr>
        <w:t>Alimentação e Veterinária (DGAV)</w:t>
      </w:r>
      <w:r w:rsidRPr="54EE4B9D">
        <w:rPr>
          <w:rFonts w:ascii="Garamond" w:eastAsia="Times New Roman" w:hAnsi="Garamond" w:cs="Times New Roman"/>
        </w:rPr>
        <w:t xml:space="preserve">, possa, querendo, evitar a produção dos efeitos da comunicação prévia, </w:t>
      </w:r>
      <w:commentRangeEnd w:id="19"/>
      <w:r w:rsidR="0096196F" w:rsidRPr="54EE4B9D">
        <w:rPr>
          <w:rStyle w:val="CommentReference"/>
          <w:rFonts w:ascii="Garamond" w:eastAsia="Times New Roman" w:hAnsi="Garamond" w:cs="Times New Roman"/>
          <w:sz w:val="24"/>
          <w:szCs w:val="24"/>
        </w:rPr>
        <w:commentReference w:id="19"/>
      </w:r>
      <w:r w:rsidRPr="54EE4B9D">
        <w:rPr>
          <w:rFonts w:ascii="Garamond" w:eastAsia="Times New Roman" w:hAnsi="Garamond" w:cs="Times New Roman"/>
        </w:rPr>
        <w:t>através de um ato fundamentado de controlo, em que se justifiquem as razões que não permitem o início da atividade de hospedagem.</w:t>
      </w:r>
      <w:commentRangeEnd w:id="18"/>
      <w:r w:rsidR="0096196F" w:rsidRPr="54EE4B9D">
        <w:rPr>
          <w:rStyle w:val="CommentReference"/>
          <w:rFonts w:ascii="Garamond" w:eastAsia="Times New Roman" w:hAnsi="Garamond" w:cs="Times New Roman"/>
          <w:sz w:val="24"/>
          <w:szCs w:val="24"/>
        </w:rPr>
        <w:commentReference w:id="18"/>
      </w:r>
      <w:r w:rsidRPr="54EE4B9D">
        <w:rPr>
          <w:rFonts w:ascii="Garamond" w:eastAsia="Times New Roman" w:hAnsi="Garamond" w:cs="Times New Roman"/>
        </w:rPr>
        <w:t xml:space="preserve"> No plano material, entre as principais alterações a registar encontram-se a regulação da atividade de criação de animais de companhia, em particular de cães e gatos, em linha com as melhores práticas internacionais e as diretrizes da Plataforma da UE para o Bem-Estar Animal para a criação responsável de </w:t>
      </w:r>
      <w:r w:rsidR="7B69136F" w:rsidRPr="54EE4B9D">
        <w:rPr>
          <w:rFonts w:ascii="Garamond" w:eastAsia="Times New Roman" w:hAnsi="Garamond" w:cs="Times New Roman"/>
        </w:rPr>
        <w:t>animais de comp</w:t>
      </w:r>
      <w:r w:rsidR="60F4D51F" w:rsidRPr="54EE4B9D">
        <w:rPr>
          <w:rFonts w:ascii="Garamond" w:eastAsia="Times New Roman" w:hAnsi="Garamond" w:cs="Times New Roman"/>
        </w:rPr>
        <w:t>a</w:t>
      </w:r>
      <w:r w:rsidR="7B69136F" w:rsidRPr="54EE4B9D">
        <w:rPr>
          <w:rFonts w:ascii="Garamond" w:eastAsia="Times New Roman" w:hAnsi="Garamond" w:cs="Times New Roman"/>
        </w:rPr>
        <w:t>nhia</w:t>
      </w:r>
      <w:r w:rsidRPr="54EE4B9D">
        <w:rPr>
          <w:rFonts w:ascii="Garamond" w:eastAsia="Times New Roman" w:hAnsi="Garamond" w:cs="Times New Roman"/>
        </w:rPr>
        <w:t xml:space="preserve">. A referida Plataforma salienta a importância das boas práticas, em qualquer contexto de criação de </w:t>
      </w:r>
      <w:r w:rsidR="7B69136F" w:rsidRPr="54EE4B9D">
        <w:rPr>
          <w:rFonts w:ascii="Garamond" w:eastAsia="Times New Roman" w:hAnsi="Garamond" w:cs="Times New Roman"/>
        </w:rPr>
        <w:t>animais de comp</w:t>
      </w:r>
      <w:r w:rsidR="60F4D51F" w:rsidRPr="54EE4B9D">
        <w:rPr>
          <w:rFonts w:ascii="Garamond" w:eastAsia="Times New Roman" w:hAnsi="Garamond" w:cs="Times New Roman"/>
        </w:rPr>
        <w:t>a</w:t>
      </w:r>
      <w:r w:rsidR="7B69136F" w:rsidRPr="54EE4B9D">
        <w:rPr>
          <w:rFonts w:ascii="Garamond" w:eastAsia="Times New Roman" w:hAnsi="Garamond" w:cs="Times New Roman"/>
        </w:rPr>
        <w:t>nhia</w:t>
      </w:r>
      <w:r w:rsidRPr="54EE4B9D">
        <w:rPr>
          <w:rFonts w:ascii="Garamond" w:eastAsia="Times New Roman" w:hAnsi="Garamond" w:cs="Times New Roman"/>
        </w:rPr>
        <w:t xml:space="preserve"> como fator crucial para garantir o bem-estar animal mas também para o desenvolvimento da sua aptidão para virem a ser animais de companhia física e mentalmente saudáveis e equilibrados, associando más práticas de criação ao desenvolvimento de doenças e de problemas comportamentais graves, incluindo excessiva timidez e agressividade para com pessoas e outros animais, e consequente abandono ou eutanásia. </w:t>
      </w:r>
    </w:p>
    <w:p w14:paraId="0A37B14E" w14:textId="77777777" w:rsidR="0096196F" w:rsidRPr="0096196F" w:rsidRDefault="522F6356" w:rsidP="0096196F">
      <w:pPr>
        <w:spacing w:line="360" w:lineRule="auto"/>
        <w:jc w:val="both"/>
        <w:rPr>
          <w:rFonts w:ascii="Garamond" w:eastAsia="Times New Roman" w:hAnsi="Garamond" w:cs="Times New Roman"/>
        </w:rPr>
      </w:pPr>
      <w:r w:rsidRPr="592F0569">
        <w:rPr>
          <w:rFonts w:ascii="Garamond" w:eastAsia="Times New Roman" w:hAnsi="Garamond" w:cs="Times New Roman"/>
        </w:rPr>
        <w:t xml:space="preserve">Por outro lado, e no contexto da Resolução do Parlamento Europeu, de 12 de fevereiro de 2020, sobre a proteção do mercado interno e dos direitos dos consumidores da UE das consequências negativas do comércio ilegal de animais de companhia que enfatiza a necessidade de combater este comércio ilegal, regular a criação e comercialização de cães e gatos na UE e, em particular, a publicidade online, bem como incentivar a adoção animal em detrimento da sua compra, salienta-se a proibição de venda de cães, gatos </w:t>
      </w:r>
      <w:commentRangeStart w:id="20"/>
      <w:commentRangeStart w:id="21"/>
      <w:r w:rsidRPr="592F0569">
        <w:rPr>
          <w:rFonts w:ascii="Garamond" w:eastAsia="Times New Roman" w:hAnsi="Garamond" w:cs="Times New Roman"/>
        </w:rPr>
        <w:t>e furões</w:t>
      </w:r>
      <w:commentRangeEnd w:id="20"/>
      <w:r w:rsidR="0096196F" w:rsidRPr="592F0569">
        <w:rPr>
          <w:rStyle w:val="CommentReference"/>
          <w:rFonts w:ascii="Garamond" w:eastAsia="Times New Roman" w:hAnsi="Garamond" w:cs="Times New Roman"/>
          <w:sz w:val="24"/>
          <w:szCs w:val="24"/>
        </w:rPr>
        <w:commentReference w:id="20"/>
      </w:r>
      <w:commentRangeEnd w:id="21"/>
      <w:r w:rsidRPr="592F0569">
        <w:rPr>
          <w:rStyle w:val="CommentReference"/>
          <w:rFonts w:ascii="Garamond" w:eastAsia="Times New Roman" w:hAnsi="Garamond" w:cs="Times New Roman"/>
          <w:sz w:val="24"/>
          <w:szCs w:val="24"/>
        </w:rPr>
        <w:commentReference w:id="21"/>
      </w:r>
      <w:r w:rsidRPr="592F0569">
        <w:rPr>
          <w:rFonts w:ascii="Garamond" w:eastAsia="Times New Roman" w:hAnsi="Garamond" w:cs="Times New Roman"/>
        </w:rPr>
        <w:t xml:space="preserve"> </w:t>
      </w:r>
      <w:commentRangeStart w:id="22"/>
      <w:r w:rsidRPr="592F0569">
        <w:rPr>
          <w:rFonts w:ascii="Garamond" w:eastAsia="Times New Roman" w:hAnsi="Garamond" w:cs="Times New Roman"/>
        </w:rPr>
        <w:t xml:space="preserve">em </w:t>
      </w:r>
      <w:r w:rsidRPr="003E1838">
        <w:rPr>
          <w:rFonts w:ascii="Garamond" w:eastAsia="Times New Roman" w:hAnsi="Garamond" w:cs="Times New Roman"/>
          <w:strike/>
        </w:rPr>
        <w:t>lojas</w:t>
      </w:r>
      <w:commentRangeEnd w:id="22"/>
      <w:r w:rsidR="003E1838" w:rsidRPr="003E1838">
        <w:rPr>
          <w:rStyle w:val="CommentReference"/>
          <w:rFonts w:ascii="Garamond" w:eastAsia="Times New Roman" w:hAnsi="Garamond" w:cs="Times New Roman"/>
          <w:strike/>
          <w:sz w:val="24"/>
          <w:szCs w:val="24"/>
        </w:rPr>
        <w:commentReference w:id="22"/>
      </w:r>
      <w:r w:rsidRPr="003E1838">
        <w:rPr>
          <w:rFonts w:ascii="Garamond" w:eastAsia="Times New Roman" w:hAnsi="Garamond" w:cs="Times New Roman"/>
          <w:strike/>
        </w:rPr>
        <w:t>,</w:t>
      </w:r>
      <w:r w:rsidRPr="592F0569">
        <w:rPr>
          <w:rFonts w:ascii="Garamond" w:eastAsia="Times New Roman" w:hAnsi="Garamond" w:cs="Times New Roman"/>
        </w:rPr>
        <w:t xml:space="preserve"> garantindo-se o acesso dos compradores às condições sanitárias e de bem-estar em que os mesmos foram criados, sendo também clarificado e densificado o regime de transmissão, quer gratuito, quer oneroso, de animais de companhia, procurando-se evitar a aquisição irrefletida e garantir a detenção responsável e uma adequada adaptação do animal à sua nova família. </w:t>
      </w:r>
    </w:p>
    <w:p w14:paraId="1599B0D1" w14:textId="77777777" w:rsidR="0096196F" w:rsidRPr="0096196F" w:rsidRDefault="0096196F" w:rsidP="0096196F">
      <w:pPr>
        <w:spacing w:line="360" w:lineRule="auto"/>
        <w:jc w:val="both"/>
        <w:rPr>
          <w:rFonts w:ascii="Garamond" w:eastAsia="Times New Roman" w:hAnsi="Garamond" w:cs="Times New Roman"/>
        </w:rPr>
      </w:pPr>
      <w:r w:rsidRPr="0096196F">
        <w:rPr>
          <w:rFonts w:ascii="Garamond" w:eastAsia="Times New Roman" w:hAnsi="Garamond" w:cs="Times New Roman"/>
        </w:rPr>
        <w:t>O RGBEAC recebe, também, o regime, já hoje existente, mas disperso, respeitante ao acesso de animais de companhia a estabelecimentos abertos ao público.</w:t>
      </w:r>
    </w:p>
    <w:p w14:paraId="4420ED3C" w14:textId="77777777" w:rsidR="0096196F" w:rsidRPr="0096196F" w:rsidRDefault="0096196F" w:rsidP="0096196F">
      <w:pPr>
        <w:spacing w:line="360" w:lineRule="auto"/>
        <w:jc w:val="both"/>
        <w:rPr>
          <w:rFonts w:ascii="Garamond" w:eastAsia="Times New Roman" w:hAnsi="Garamond" w:cs="Times New Roman"/>
        </w:rPr>
      </w:pPr>
      <w:r w:rsidRPr="0096196F">
        <w:rPr>
          <w:rFonts w:ascii="Garamond" w:eastAsia="Times New Roman" w:hAnsi="Garamond" w:cs="Times New Roman"/>
        </w:rPr>
        <w:t xml:space="preserve">Este regime geral prevê a informação e a formação em matéria de bem-estar dos animais de companhia como uma tarefa do Estado, das Regiões Autónomas e das Autarquias Locais, nomeadamente quanto à prevenção e combate ao abandono, mas também com especial destaque no âmbito do sistema de ensino. Assume-se igualmente um princípio de cooperação das entidades públicas com associações zoófilas na prossecução de tarefas de informação e formação quanto à proteção e ao bem-estar dos animais de companhia. </w:t>
      </w:r>
    </w:p>
    <w:p w14:paraId="3E39F030" w14:textId="75105E00" w:rsidR="0096196F" w:rsidRPr="0096196F" w:rsidRDefault="5DCA9AF0" w:rsidP="0096196F">
      <w:pPr>
        <w:spacing w:line="360" w:lineRule="auto"/>
        <w:jc w:val="both"/>
        <w:rPr>
          <w:rFonts w:ascii="Garamond" w:eastAsia="Times New Roman" w:hAnsi="Garamond" w:cs="Times New Roman"/>
        </w:rPr>
      </w:pPr>
      <w:r w:rsidRPr="54EE4B9D">
        <w:rPr>
          <w:rFonts w:ascii="Garamond" w:eastAsia="Times New Roman" w:hAnsi="Garamond" w:cs="Times New Roman"/>
        </w:rPr>
        <w:t>Neste contexto, o RGBEAC ocupa-se das associações zoófilas e</w:t>
      </w:r>
      <w:ins w:id="23" w:author="Maria Cristina Tavares Briosa" w:date="2025-10-24T14:35:00Z" w16du:dateUtc="2025-10-24T13:35:00Z">
        <w:r w:rsidR="000C7333">
          <w:rPr>
            <w:rFonts w:ascii="Garamond" w:eastAsia="Times New Roman" w:hAnsi="Garamond" w:cs="Times New Roman"/>
          </w:rPr>
          <w:t xml:space="preserve"> dos </w:t>
        </w:r>
      </w:ins>
      <w:ins w:id="24" w:author="Maria Cristina Tavares Briosa" w:date="2025-10-24T14:34:00Z" w16du:dateUtc="2025-10-24T13:34:00Z">
        <w:r w:rsidR="000C7333">
          <w:rPr>
            <w:rFonts w:ascii="Garamond" w:eastAsia="Times New Roman" w:hAnsi="Garamond" w:cs="Times New Roman"/>
          </w:rPr>
          <w:t>lares</w:t>
        </w:r>
      </w:ins>
      <w:r w:rsidRPr="54EE4B9D">
        <w:rPr>
          <w:rFonts w:ascii="Garamond" w:eastAsia="Times New Roman" w:hAnsi="Garamond" w:cs="Times New Roman"/>
        </w:rPr>
        <w:t xml:space="preserve"> </w:t>
      </w:r>
      <w:r w:rsidRPr="000C7333">
        <w:rPr>
          <w:rFonts w:ascii="Garamond" w:eastAsia="Times New Roman" w:hAnsi="Garamond" w:cs="Times New Roman"/>
          <w:strike/>
        </w:rPr>
        <w:t>das famílias</w:t>
      </w:r>
      <w:r w:rsidRPr="54EE4B9D">
        <w:rPr>
          <w:rFonts w:ascii="Garamond" w:eastAsia="Times New Roman" w:hAnsi="Garamond" w:cs="Times New Roman"/>
        </w:rPr>
        <w:t xml:space="preserve"> de acolhimento temporário, reforçando o papel motriz destas neste domínio e qualificando as associações zoófilas</w:t>
      </w:r>
      <w:r w:rsidR="7B69136F" w:rsidRPr="54EE4B9D">
        <w:rPr>
          <w:rFonts w:ascii="Garamond" w:eastAsia="Times New Roman" w:hAnsi="Garamond" w:cs="Times New Roman"/>
        </w:rPr>
        <w:t xml:space="preserve">, legalmente </w:t>
      </w:r>
      <w:r w:rsidR="60F4D51F" w:rsidRPr="54EE4B9D">
        <w:rPr>
          <w:rFonts w:ascii="Garamond" w:eastAsia="Times New Roman" w:hAnsi="Garamond" w:cs="Times New Roman"/>
        </w:rPr>
        <w:t>estabelecidas</w:t>
      </w:r>
      <w:r w:rsidR="7B69136F" w:rsidRPr="54EE4B9D">
        <w:rPr>
          <w:rFonts w:ascii="Garamond" w:eastAsia="Times New Roman" w:hAnsi="Garamond" w:cs="Times New Roman"/>
        </w:rPr>
        <w:t>,</w:t>
      </w:r>
      <w:r w:rsidR="60F4D51F" w:rsidRPr="54EE4B9D">
        <w:rPr>
          <w:rFonts w:ascii="Garamond" w:eastAsia="Times New Roman" w:hAnsi="Garamond" w:cs="Times New Roman"/>
        </w:rPr>
        <w:t xml:space="preserve"> </w:t>
      </w:r>
      <w:r w:rsidRPr="54EE4B9D">
        <w:rPr>
          <w:rFonts w:ascii="Garamond" w:eastAsia="Times New Roman" w:hAnsi="Garamond" w:cs="Times New Roman"/>
        </w:rPr>
        <w:t xml:space="preserve">como associações elegíveis para o estatuto de Organizações Não-Governamentais do Ambiente, nos termos da Lei n.º 35/98, de 18 de julho. </w:t>
      </w:r>
    </w:p>
    <w:p w14:paraId="4FC02FA9" w14:textId="77777777" w:rsidR="0096196F" w:rsidRPr="000C7333" w:rsidRDefault="5DCA9AF0" w:rsidP="0096196F">
      <w:pPr>
        <w:spacing w:line="360" w:lineRule="auto"/>
        <w:jc w:val="both"/>
        <w:rPr>
          <w:rFonts w:ascii="Garamond" w:eastAsia="Times New Roman" w:hAnsi="Garamond" w:cs="Times New Roman"/>
          <w:strike/>
        </w:rPr>
      </w:pPr>
      <w:commentRangeStart w:id="25"/>
      <w:r w:rsidRPr="000C7333">
        <w:rPr>
          <w:rFonts w:ascii="Garamond" w:eastAsia="Times New Roman" w:hAnsi="Garamond" w:cs="Times New Roman"/>
          <w:strike/>
        </w:rPr>
        <w:t xml:space="preserve">Adicionalmente, o RGBEAC integra o regime até agora previsto no Decreto-Lei n.º 315/2009, de 29 de outubro, respeitante à detenção de animais perigosos e potencialmente perigosos enquanto animais de companhia, </w:t>
      </w:r>
      <w:commentRangeEnd w:id="25"/>
      <w:r w:rsidR="0096196F" w:rsidRPr="000C7333">
        <w:rPr>
          <w:rStyle w:val="CommentReference"/>
          <w:rFonts w:ascii="Garamond" w:eastAsia="Times New Roman" w:hAnsi="Garamond" w:cs="Times New Roman"/>
          <w:strike/>
          <w:sz w:val="24"/>
          <w:szCs w:val="24"/>
        </w:rPr>
        <w:commentReference w:id="25"/>
      </w:r>
      <w:r w:rsidRPr="000C7333">
        <w:rPr>
          <w:rFonts w:ascii="Garamond" w:eastAsia="Times New Roman" w:hAnsi="Garamond" w:cs="Times New Roman"/>
          <w:strike/>
        </w:rPr>
        <w:t xml:space="preserve">prevendo-se a revisão da sua regulamentação atendendo à evolução do conhecimento científico nesta área, que tem demonstrado a falta de fundamentação científica e a ineficácia de classificações genéricas baseadas na raça, salientando-se antes a detenção irresponsável, bem como a deficiente sociabilização, o alojamento inapropriado e o recurso a métodos de reprodução, criação e treino inadequados como principais causas do desenvolvimento de comportamentos agressivos e outros problemas comportamentais.    </w:t>
      </w:r>
    </w:p>
    <w:p w14:paraId="1AF15883" w14:textId="0A0E35E4" w:rsidR="0096196F" w:rsidRPr="0096196F" w:rsidRDefault="0096196F" w:rsidP="0096196F">
      <w:pPr>
        <w:spacing w:line="360" w:lineRule="auto"/>
        <w:jc w:val="both"/>
        <w:rPr>
          <w:rFonts w:ascii="Garamond" w:eastAsia="Times New Roman" w:hAnsi="Garamond" w:cs="Times New Roman"/>
        </w:rPr>
      </w:pPr>
      <w:r w:rsidRPr="0096196F">
        <w:rPr>
          <w:rFonts w:ascii="Garamond" w:eastAsia="Times New Roman" w:hAnsi="Garamond" w:cs="Times New Roman"/>
        </w:rPr>
        <w:t xml:space="preserve">Em matéria de fiscalização, direito contraordenacional e sanções acessórias, reforça-se um aspeto transversal de todo o RGBEAC, a atribuição das principais competências administrativas em matéria de bem-estar de animais de companhia </w:t>
      </w:r>
      <w:r w:rsidR="00893796">
        <w:rPr>
          <w:rFonts w:ascii="Garamond" w:eastAsia="Times New Roman" w:hAnsi="Garamond" w:cs="Times New Roman"/>
        </w:rPr>
        <w:t>à DGAV</w:t>
      </w:r>
      <w:r w:rsidRPr="0096196F">
        <w:rPr>
          <w:rFonts w:ascii="Garamond" w:eastAsia="Times New Roman" w:hAnsi="Garamond" w:cs="Times New Roman"/>
        </w:rPr>
        <w:t xml:space="preserve"> reforçando-se igualmente a intensidade do seu poder fiscalizador. Merece especial destaque um regime bicéfalo assente na distinção entre fiscalização de estabelecimentos abertos ao público, sobre os quais impende um dever de cooperação e acesso decorrente das atividades desenvolvidas nesses estabelecimentos, e a fiscalização em propriedade privada não aberta ao público. No primeiro caso, prevê-se a possibilidade de utilizar o mecanismo do suprimento judicial para conseguir aceder a locais ondem animais de companhia possam estar em perigo. No segundo caso, toma-se o mandado judicial, decidido num curto espaço de tempo, como o único meio compatível com a salvaguarda do bem-estar animal e outros direitos que possam conflituar com os seus meios de defesa.</w:t>
      </w:r>
    </w:p>
    <w:p w14:paraId="37DD6591" w14:textId="77777777" w:rsidR="0096196F" w:rsidRPr="0096196F" w:rsidRDefault="0096196F" w:rsidP="0096196F">
      <w:pPr>
        <w:spacing w:line="360" w:lineRule="auto"/>
        <w:jc w:val="both"/>
        <w:rPr>
          <w:rFonts w:ascii="Garamond" w:eastAsia="Times New Roman" w:hAnsi="Garamond" w:cs="Times New Roman"/>
        </w:rPr>
      </w:pPr>
      <w:r w:rsidRPr="0096196F">
        <w:rPr>
          <w:rFonts w:ascii="Garamond" w:eastAsia="Times New Roman" w:hAnsi="Garamond" w:cs="Times New Roman"/>
        </w:rPr>
        <w:t xml:space="preserve">Neste âmbito, reforma-se a abordagem contraordenacional, adotando-se um quadro de graduação de intensidade das contraordenações, entre leves, graves e muito graves, ao mesmo tempo que se eleva também a moldura das coimas e se diversifica o espectro de sanções acessórias. </w:t>
      </w:r>
    </w:p>
    <w:p w14:paraId="438E4C8F" w14:textId="77777777" w:rsidR="0096196F" w:rsidRPr="0096196F" w:rsidRDefault="5DCA9AF0" w:rsidP="0096196F">
      <w:pPr>
        <w:spacing w:line="360" w:lineRule="auto"/>
        <w:jc w:val="both"/>
        <w:rPr>
          <w:rFonts w:ascii="Garamond" w:eastAsia="Times New Roman" w:hAnsi="Garamond" w:cs="Times New Roman"/>
        </w:rPr>
      </w:pPr>
      <w:r w:rsidRPr="000C7333">
        <w:rPr>
          <w:rFonts w:ascii="Garamond" w:eastAsia="Times New Roman" w:hAnsi="Garamond" w:cs="Times New Roman"/>
          <w:strike/>
        </w:rPr>
        <w:t>Finalmente, o RGBEAC recebe a matéria penal que até aqui estava prevista no Decreto-Lei n.º 315/2009, de 29 de outubro</w:t>
      </w:r>
      <w:r w:rsidRPr="54EE4B9D">
        <w:rPr>
          <w:rFonts w:ascii="Garamond" w:eastAsia="Times New Roman" w:hAnsi="Garamond" w:cs="Times New Roman"/>
        </w:rPr>
        <w:t>.</w:t>
      </w:r>
    </w:p>
    <w:p w14:paraId="4C034BDC" w14:textId="2F63F72F" w:rsidR="0087053A" w:rsidRDefault="0096196F" w:rsidP="0096196F">
      <w:pPr>
        <w:spacing w:line="360" w:lineRule="auto"/>
        <w:jc w:val="both"/>
        <w:rPr>
          <w:rFonts w:ascii="Garamond" w:eastAsia="Times New Roman" w:hAnsi="Garamond" w:cs="Times New Roman"/>
        </w:rPr>
      </w:pPr>
      <w:r w:rsidRPr="0096196F">
        <w:rPr>
          <w:rFonts w:ascii="Garamond" w:eastAsia="Times New Roman" w:hAnsi="Garamond" w:cs="Times New Roman"/>
        </w:rPr>
        <w:t>O presente decreto-lei, prosseguindo o desiderato supra anunciado de consolidar o subsistema normativo de proteção do bem-estar dos animais de companhia, preocupou-se igualmente em alterar e revogar regimes jurídicos que devem doravante harmonizar-se com o RGBEAC, quer do ponto de vista material, quer procedimental. Estas modificações e revogações completam o modelo de proteção do bem-estar animal do qual o RGBEAC é a peça central.</w:t>
      </w:r>
    </w:p>
    <w:p w14:paraId="290EA337" w14:textId="77777777" w:rsidR="009F4EE9" w:rsidRPr="000041C8" w:rsidRDefault="009F4EE9" w:rsidP="0096196F">
      <w:pPr>
        <w:spacing w:line="360" w:lineRule="auto"/>
        <w:jc w:val="both"/>
        <w:rPr>
          <w:rFonts w:ascii="Garamond" w:eastAsia="Times New Roman" w:hAnsi="Garamond" w:cs="Times New Roman"/>
        </w:rPr>
      </w:pPr>
    </w:p>
    <w:p w14:paraId="09A4E340" w14:textId="4E974A20" w:rsidR="723FCD21" w:rsidRPr="000041C8" w:rsidRDefault="723FCD21" w:rsidP="00A95B79">
      <w:pPr>
        <w:spacing w:line="360" w:lineRule="auto"/>
        <w:jc w:val="both"/>
        <w:rPr>
          <w:rFonts w:ascii="Garamond" w:eastAsia="Times New Roman" w:hAnsi="Garamond" w:cs="Times New Roman"/>
        </w:rPr>
      </w:pPr>
      <w:r w:rsidRPr="000041C8">
        <w:rPr>
          <w:rFonts w:ascii="Garamond" w:eastAsia="Times New Roman" w:hAnsi="Garamond" w:cs="Times New Roman"/>
        </w:rPr>
        <w:t>Assim:</w:t>
      </w:r>
    </w:p>
    <w:p w14:paraId="5FE3B2C8" w14:textId="2E39700C" w:rsidR="723FCD21" w:rsidRPr="000041C8" w:rsidRDefault="00C67E0E" w:rsidP="00A95B79">
      <w:pPr>
        <w:spacing w:line="360" w:lineRule="auto"/>
        <w:jc w:val="both"/>
        <w:rPr>
          <w:rFonts w:ascii="Garamond" w:eastAsia="Times New Roman" w:hAnsi="Garamond" w:cs="Times New Roman"/>
        </w:rPr>
      </w:pPr>
      <w:r w:rsidRPr="000041C8">
        <w:rPr>
          <w:rFonts w:ascii="Garamond" w:eastAsia="Times New Roman" w:hAnsi="Garamond" w:cs="Times New Roman"/>
        </w:rPr>
        <w:t>N</w:t>
      </w:r>
      <w:r w:rsidR="723FCD21" w:rsidRPr="000041C8">
        <w:rPr>
          <w:rFonts w:ascii="Garamond" w:eastAsia="Times New Roman" w:hAnsi="Garamond" w:cs="Times New Roman"/>
        </w:rPr>
        <w:t>os termos da alínea a)</w:t>
      </w:r>
      <w:r w:rsidR="003D15F2" w:rsidRPr="000041C8">
        <w:rPr>
          <w:rFonts w:ascii="Garamond" w:eastAsia="Times New Roman" w:hAnsi="Garamond" w:cs="Times New Roman"/>
        </w:rPr>
        <w:t xml:space="preserve"> </w:t>
      </w:r>
      <w:r w:rsidR="723FCD21" w:rsidRPr="000041C8">
        <w:rPr>
          <w:rFonts w:ascii="Garamond" w:eastAsia="Times New Roman" w:hAnsi="Garamond" w:cs="Times New Roman"/>
        </w:rPr>
        <w:t>do n.º 1 do artigo 198.º da Constituição o Governo decreta o seguinte:</w:t>
      </w:r>
    </w:p>
    <w:p w14:paraId="6FB92C88" w14:textId="5693C085" w:rsidR="723FCD21" w:rsidRPr="000041C8" w:rsidRDefault="723FCD21" w:rsidP="00A95B79">
      <w:pPr>
        <w:spacing w:line="360" w:lineRule="auto"/>
        <w:jc w:val="both"/>
        <w:rPr>
          <w:rFonts w:ascii="Garamond" w:eastAsia="Times New Roman" w:hAnsi="Garamond" w:cs="Times New Roman"/>
        </w:rPr>
      </w:pPr>
      <w:r w:rsidRPr="000041C8">
        <w:rPr>
          <w:rFonts w:ascii="Garamond" w:eastAsia="Times New Roman" w:hAnsi="Garamond" w:cs="Times New Roman"/>
        </w:rPr>
        <w:t xml:space="preserve"> </w:t>
      </w:r>
    </w:p>
    <w:p w14:paraId="3A9B88A6" w14:textId="380F6682" w:rsidR="723FCD21" w:rsidRPr="000041C8" w:rsidRDefault="723FCD21" w:rsidP="00A95B79">
      <w:pPr>
        <w:spacing w:line="360" w:lineRule="auto"/>
        <w:jc w:val="center"/>
        <w:rPr>
          <w:rFonts w:ascii="Garamond" w:eastAsia="Times New Roman" w:hAnsi="Garamond" w:cs="Times New Roman"/>
          <w:b/>
        </w:rPr>
      </w:pPr>
      <w:r w:rsidRPr="000041C8">
        <w:rPr>
          <w:rFonts w:ascii="Garamond" w:eastAsia="Times New Roman" w:hAnsi="Garamond" w:cs="Times New Roman"/>
          <w:b/>
        </w:rPr>
        <w:t>Artigo 1.º</w:t>
      </w:r>
    </w:p>
    <w:p w14:paraId="636679DC" w14:textId="1BBD44FA" w:rsidR="723FCD21" w:rsidRPr="000041C8" w:rsidRDefault="723FCD21" w:rsidP="00A95B79">
      <w:pPr>
        <w:spacing w:line="360" w:lineRule="auto"/>
        <w:jc w:val="center"/>
        <w:rPr>
          <w:rFonts w:ascii="Garamond" w:eastAsia="Times New Roman" w:hAnsi="Garamond" w:cs="Times New Roman"/>
        </w:rPr>
      </w:pPr>
      <w:r w:rsidRPr="000041C8">
        <w:rPr>
          <w:rFonts w:ascii="Garamond" w:eastAsia="Times New Roman" w:hAnsi="Garamond" w:cs="Times New Roman"/>
        </w:rPr>
        <w:t>Objeto</w:t>
      </w:r>
    </w:p>
    <w:p w14:paraId="3D7D834E" w14:textId="078DE2BF" w:rsidR="723FCD21" w:rsidRPr="000041C8" w:rsidRDefault="723FCD21" w:rsidP="00A95B79">
      <w:pPr>
        <w:spacing w:line="360" w:lineRule="auto"/>
        <w:jc w:val="both"/>
        <w:rPr>
          <w:rFonts w:ascii="Garamond" w:eastAsia="Times New Roman" w:hAnsi="Garamond" w:cs="Times New Roman"/>
        </w:rPr>
      </w:pPr>
      <w:r w:rsidRPr="000041C8">
        <w:rPr>
          <w:rFonts w:ascii="Garamond" w:eastAsia="Times New Roman" w:hAnsi="Garamond" w:cs="Times New Roman"/>
        </w:rPr>
        <w:t xml:space="preserve"> O presente decreto-lei procede:</w:t>
      </w:r>
    </w:p>
    <w:p w14:paraId="78841662" w14:textId="5FBC39BA" w:rsidR="723FCD21" w:rsidRDefault="723FCD21" w:rsidP="00AE0CDE">
      <w:pPr>
        <w:pStyle w:val="ListParagraph"/>
        <w:numPr>
          <w:ilvl w:val="0"/>
          <w:numId w:val="44"/>
        </w:numPr>
        <w:spacing w:line="360" w:lineRule="auto"/>
        <w:jc w:val="both"/>
        <w:rPr>
          <w:ins w:id="26" w:author="Maria Jorge Caldeira Carvalho Antunes Correia" w:date="2026-02-19T09:48:00Z" w16du:dateUtc="2026-02-19T09:48:00Z"/>
          <w:rFonts w:ascii="Garamond" w:hAnsi="Garamond"/>
        </w:rPr>
      </w:pPr>
      <w:del w:id="27" w:author="Maria Jorge Caldeira Carvalho Antunes Correia" w:date="2026-02-19T09:47:00Z" w16du:dateUtc="2026-02-19T09:47:00Z">
        <w:r w:rsidRPr="00AE0CDE" w:rsidDel="00AE0CDE">
          <w:rPr>
            <w:rFonts w:ascii="Garamond" w:hAnsi="Garamond"/>
          </w:rPr>
          <w:delText xml:space="preserve"> </w:delText>
        </w:r>
        <w:r w:rsidR="03EBB232" w:rsidRPr="00AE0CDE" w:rsidDel="00AE0CDE">
          <w:rPr>
            <w:rFonts w:ascii="Garamond" w:hAnsi="Garamond"/>
          </w:rPr>
          <w:delText>a)  À aprovação</w:delText>
        </w:r>
      </w:del>
      <w:ins w:id="28" w:author="Maria Jorge Caldeira Carvalho Antunes Correia" w:date="2026-02-19T09:47:00Z" w16du:dateUtc="2026-02-19T09:47:00Z">
        <w:r w:rsidR="00AE0CDE">
          <w:rPr>
            <w:rFonts w:ascii="Garamond" w:hAnsi="Garamond"/>
          </w:rPr>
          <w:t>Aprova</w:t>
        </w:r>
      </w:ins>
      <w:r w:rsidR="03EBB232" w:rsidRPr="00AE0CDE">
        <w:rPr>
          <w:rFonts w:ascii="Garamond" w:hAnsi="Garamond"/>
        </w:rPr>
        <w:t xml:space="preserve"> do Regime Geral do </w:t>
      </w:r>
      <w:del w:id="29" w:author="Maria Jorge Caldeira Carvalho Antunes Correia" w:date="2026-02-19T09:45:00Z" w16du:dateUtc="2026-02-19T09:45:00Z">
        <w:r w:rsidR="03EBB232" w:rsidRPr="00AE0CDE" w:rsidDel="00AE0CDE">
          <w:rPr>
            <w:rFonts w:ascii="Garamond" w:hAnsi="Garamond"/>
          </w:rPr>
          <w:delText>Bem-Estar dos Animais de Companhia</w:delText>
        </w:r>
      </w:del>
      <w:ins w:id="30" w:author="Maria Jorge Caldeira Carvalho Antunes Correia" w:date="2026-02-19T09:45:00Z" w16du:dateUtc="2026-02-19T09:45:00Z">
        <w:r w:rsidR="00AE0CDE" w:rsidRPr="00AE0CDE">
          <w:rPr>
            <w:rFonts w:ascii="Garamond" w:hAnsi="Garamond"/>
          </w:rPr>
          <w:t>A</w:t>
        </w:r>
      </w:ins>
      <w:ins w:id="31" w:author="Maria Jorge Caldeira Carvalho Antunes Correia" w:date="2026-02-19T09:46:00Z" w16du:dateUtc="2026-02-19T09:46:00Z">
        <w:r w:rsidR="00AE0CDE" w:rsidRPr="00AE0CDE">
          <w:rPr>
            <w:rFonts w:ascii="Garamond" w:hAnsi="Garamond"/>
          </w:rPr>
          <w:t>nimal de companhia</w:t>
        </w:r>
      </w:ins>
      <w:r w:rsidR="03EBB232" w:rsidRPr="00AE0CDE">
        <w:rPr>
          <w:rFonts w:ascii="Garamond" w:hAnsi="Garamond"/>
        </w:rPr>
        <w:t>,</w:t>
      </w:r>
      <w:r w:rsidR="002F297D" w:rsidRPr="00AE0CDE">
        <w:rPr>
          <w:rFonts w:ascii="Garamond" w:hAnsi="Garamond"/>
        </w:rPr>
        <w:t xml:space="preserve"> </w:t>
      </w:r>
      <w:r w:rsidR="03EBB232" w:rsidRPr="00AE0CDE">
        <w:rPr>
          <w:rFonts w:ascii="Garamond" w:hAnsi="Garamond"/>
          <w:highlight w:val="yellow"/>
        </w:rPr>
        <w:t>em anexo ao presente decreto-lei</w:t>
      </w:r>
      <w:r w:rsidR="03EBB232" w:rsidRPr="00AE0CDE">
        <w:rPr>
          <w:rFonts w:ascii="Garamond" w:hAnsi="Garamond"/>
        </w:rPr>
        <w:t>;</w:t>
      </w:r>
    </w:p>
    <w:p w14:paraId="05A760F2" w14:textId="27FE8F56" w:rsidR="00AE0CDE" w:rsidRDefault="00AE0CDE" w:rsidP="00AE0CDE">
      <w:pPr>
        <w:pStyle w:val="ListParagraph"/>
        <w:numPr>
          <w:ilvl w:val="0"/>
          <w:numId w:val="44"/>
        </w:numPr>
        <w:spacing w:line="360" w:lineRule="auto"/>
        <w:jc w:val="both"/>
        <w:rPr>
          <w:ins w:id="32" w:author="Maria Jorge Caldeira Carvalho Antunes Correia" w:date="2026-02-19T10:21:00Z" w16du:dateUtc="2026-02-19T10:21:00Z"/>
          <w:rFonts w:ascii="Garamond" w:hAnsi="Garamond"/>
        </w:rPr>
      </w:pPr>
      <w:ins w:id="33" w:author="Maria Jorge Caldeira Carvalho Antunes Correia" w:date="2026-02-19T09:48:00Z" w16du:dateUtc="2026-02-19T09:48:00Z">
        <w:r>
          <w:rPr>
            <w:rFonts w:ascii="Garamond" w:hAnsi="Garamond"/>
          </w:rPr>
          <w:t xml:space="preserve">Referência ao </w:t>
        </w:r>
        <w:commentRangeStart w:id="34"/>
        <w:r>
          <w:rPr>
            <w:rFonts w:ascii="Garamond" w:hAnsi="Garamond"/>
          </w:rPr>
          <w:t>Regulamento</w:t>
        </w:r>
      </w:ins>
      <w:commentRangeEnd w:id="34"/>
      <w:r w:rsidR="00C747D4">
        <w:rPr>
          <w:rStyle w:val="CommentReference"/>
          <w:rFonts w:ascii="Garamond" w:hAnsi="Garamond"/>
          <w:sz w:val="24"/>
          <w:szCs w:val="24"/>
        </w:rPr>
        <w:commentReference w:id="34"/>
      </w:r>
      <w:ins w:id="35" w:author="Maria Jorge Caldeira Carvalho Antunes Correia" w:date="2026-02-19T09:48:00Z" w16du:dateUtc="2026-02-19T09:48:00Z">
        <w:r>
          <w:rPr>
            <w:rFonts w:ascii="Garamond" w:hAnsi="Garamond"/>
          </w:rPr>
          <w:t xml:space="preserve"> Comunitário</w:t>
        </w:r>
      </w:ins>
    </w:p>
    <w:p w14:paraId="43F7889A" w14:textId="6E24D62A" w:rsidR="00AE0CDE" w:rsidRDefault="00AE0CDE" w:rsidP="00AE0CDE">
      <w:pPr>
        <w:pStyle w:val="ListParagraph"/>
        <w:numPr>
          <w:ilvl w:val="0"/>
          <w:numId w:val="44"/>
        </w:numPr>
        <w:spacing w:line="360" w:lineRule="auto"/>
        <w:jc w:val="both"/>
        <w:rPr>
          <w:ins w:id="36" w:author="Maria Jorge Caldeira Carvalho Antunes Correia" w:date="2026-02-19T10:29:00Z" w16du:dateUtc="2026-02-19T10:29:00Z"/>
          <w:rFonts w:ascii="Garamond" w:hAnsi="Garamond"/>
        </w:rPr>
      </w:pPr>
      <w:ins w:id="37" w:author="Maria Jorge Caldeira Carvalho Antunes Correia" w:date="2026-02-19T09:47:00Z" w16du:dateUtc="2026-02-19T09:47:00Z">
        <w:r w:rsidRPr="00AE0CDE">
          <w:rPr>
            <w:rFonts w:ascii="Garamond" w:hAnsi="Garamond"/>
          </w:rPr>
          <w:t>O presente diploma estabelece as normas a que obedece a reprodução, a criação, a detenção, o maneio</w:t>
        </w:r>
      </w:ins>
      <w:ins w:id="38" w:author="Maria Jorge Caldeira Carvalho Antunes Correia" w:date="2026-02-19T09:49:00Z" w16du:dateUtc="2026-02-19T09:49:00Z">
        <w:r>
          <w:rPr>
            <w:rFonts w:ascii="Garamond" w:hAnsi="Garamond"/>
          </w:rPr>
          <w:t>,</w:t>
        </w:r>
      </w:ins>
      <w:ins w:id="39" w:author="Maria Jorge Caldeira Carvalho Antunes Correia" w:date="2026-02-19T09:47:00Z" w16du:dateUtc="2026-02-19T09:47:00Z">
        <w:r w:rsidRPr="00AE0CDE">
          <w:rPr>
            <w:rFonts w:ascii="Garamond" w:hAnsi="Garamond"/>
          </w:rPr>
          <w:t xml:space="preserve"> o comércio de animais de companhia, o controlo sanitário dos animais de companhia, designadamente o controlo das principais zoonoses dos cães e gatos</w:t>
        </w:r>
      </w:ins>
      <w:ins w:id="40" w:author="Maria Jorge Caldeira Carvalho Antunes Correia" w:date="2026-02-19T09:50:00Z" w16du:dateUtc="2026-02-19T09:50:00Z">
        <w:r>
          <w:rPr>
            <w:rFonts w:ascii="Garamond" w:hAnsi="Garamond"/>
          </w:rPr>
          <w:t xml:space="preserve"> </w:t>
        </w:r>
        <w:r w:rsidRPr="006F08B6">
          <w:rPr>
            <w:rFonts w:ascii="Garamond" w:hAnsi="Garamond"/>
            <w:highlight w:val="yellow"/>
          </w:rPr>
          <w:t xml:space="preserve">e o registo e identificação de </w:t>
        </w:r>
        <w:r w:rsidRPr="00AE0CDE">
          <w:rPr>
            <w:rFonts w:ascii="Garamond" w:hAnsi="Garamond"/>
            <w:highlight w:val="yellow"/>
          </w:rPr>
          <w:t>animais de companhia</w:t>
        </w:r>
      </w:ins>
      <w:ins w:id="41" w:author="Maria Jorge Caldeira Carvalho Antunes Correia" w:date="2026-02-19T09:47:00Z" w16du:dateUtc="2026-02-19T09:47:00Z">
        <w:r w:rsidRPr="00AE0CDE">
          <w:rPr>
            <w:rFonts w:ascii="Garamond" w:hAnsi="Garamond"/>
          </w:rPr>
          <w:t xml:space="preserve">. </w:t>
        </w:r>
      </w:ins>
    </w:p>
    <w:p w14:paraId="1B3B4B91" w14:textId="153D55DA" w:rsidR="00E04200" w:rsidRDefault="00A65868" w:rsidP="00AE0CDE">
      <w:pPr>
        <w:pStyle w:val="ListParagraph"/>
        <w:numPr>
          <w:ilvl w:val="0"/>
          <w:numId w:val="44"/>
        </w:numPr>
        <w:spacing w:line="360" w:lineRule="auto"/>
        <w:jc w:val="both"/>
        <w:rPr>
          <w:ins w:id="42" w:author="Maria Jorge Caldeira Carvalho Antunes Correia" w:date="2026-02-19T10:24:00Z" w16du:dateUtc="2026-02-19T10:24:00Z"/>
          <w:rFonts w:ascii="Garamond" w:hAnsi="Garamond"/>
        </w:rPr>
      </w:pPr>
      <w:commentRangeStart w:id="43"/>
      <w:ins w:id="44" w:author="Maria Jorge Caldeira Carvalho Antunes Correia" w:date="2026-02-19T10:30:00Z" w16du:dateUtc="2026-02-19T10:30:00Z">
        <w:r>
          <w:rPr>
            <w:rFonts w:ascii="Garamond" w:hAnsi="Garamond"/>
          </w:rPr>
          <w:t xml:space="preserve">Referência a outros regulamentos- </w:t>
        </w:r>
      </w:ins>
      <w:ins w:id="45" w:author="Maria Jorge Caldeira Carvalho Antunes Correia" w:date="2026-02-19T10:31:00Z" w16du:dateUtc="2026-02-19T10:31:00Z">
        <w:r w:rsidR="00B707BF">
          <w:rPr>
            <w:rFonts w:ascii="Garamond" w:hAnsi="Garamond"/>
          </w:rPr>
          <w:t>saúde e circulação de animais de companhia</w:t>
        </w:r>
      </w:ins>
      <w:commentRangeEnd w:id="43"/>
      <w:r w:rsidR="00C541C5">
        <w:rPr>
          <w:rStyle w:val="CommentReference"/>
          <w:rFonts w:ascii="Garamond" w:hAnsi="Garamond"/>
          <w:sz w:val="24"/>
          <w:szCs w:val="24"/>
        </w:rPr>
        <w:commentReference w:id="43"/>
      </w:r>
    </w:p>
    <w:p w14:paraId="71323C5C" w14:textId="77777777" w:rsidR="00AE0CDE" w:rsidRPr="00AE0CDE" w:rsidRDefault="00AE0CDE" w:rsidP="00AE0CDE">
      <w:pPr>
        <w:pStyle w:val="ListParagraph"/>
        <w:spacing w:line="360" w:lineRule="auto"/>
        <w:ind w:left="420"/>
        <w:jc w:val="both"/>
        <w:rPr>
          <w:ins w:id="46" w:author="Maria Jorge Caldeira Carvalho Antunes Correia" w:date="2026-02-19T09:47:00Z" w16du:dateUtc="2026-02-19T09:47:00Z"/>
          <w:rFonts w:ascii="Garamond" w:hAnsi="Garamond"/>
        </w:rPr>
      </w:pPr>
    </w:p>
    <w:p w14:paraId="3249039E" w14:textId="77777777" w:rsidR="00C727C4" w:rsidRDefault="00AE0CDE" w:rsidP="00AE0CDE">
      <w:pPr>
        <w:spacing w:line="360" w:lineRule="auto"/>
        <w:jc w:val="both"/>
        <w:rPr>
          <w:ins w:id="47" w:author="Maria Jorge Caldeira Carvalho Antunes Correia" w:date="2026-02-19T10:34:00Z" w16du:dateUtc="2026-02-19T10:34:00Z"/>
          <w:rFonts w:ascii="Garamond" w:hAnsi="Garamond"/>
        </w:rPr>
      </w:pPr>
      <w:ins w:id="48" w:author="Maria Jorge Caldeira Carvalho Antunes Correia" w:date="2026-02-19T09:47:00Z" w16du:dateUtc="2026-02-19T09:47:00Z">
        <w:r w:rsidRPr="00AE0CDE">
          <w:rPr>
            <w:rFonts w:ascii="Garamond" w:hAnsi="Garamond"/>
          </w:rPr>
          <w:t>2 - Excluem-se do âmbito de aplicação deste diploma</w:t>
        </w:r>
      </w:ins>
      <w:ins w:id="49" w:author="Maria Jorge Caldeira Carvalho Antunes Correia" w:date="2026-02-19T10:34:00Z" w16du:dateUtc="2026-02-19T10:34:00Z">
        <w:r w:rsidR="00C727C4">
          <w:rPr>
            <w:rFonts w:ascii="Garamond" w:hAnsi="Garamond"/>
          </w:rPr>
          <w:t>:</w:t>
        </w:r>
      </w:ins>
    </w:p>
    <w:p w14:paraId="70529819" w14:textId="77777777" w:rsidR="00C727C4" w:rsidRDefault="00C727C4" w:rsidP="00AE0CDE">
      <w:pPr>
        <w:spacing w:line="360" w:lineRule="auto"/>
        <w:jc w:val="both"/>
        <w:rPr>
          <w:ins w:id="50" w:author="Maria Jorge Caldeira Carvalho Antunes Correia" w:date="2026-02-19T10:34:00Z" w16du:dateUtc="2026-02-19T10:34:00Z"/>
          <w:rFonts w:ascii="Garamond" w:hAnsi="Garamond"/>
        </w:rPr>
      </w:pPr>
    </w:p>
    <w:p w14:paraId="622CCEB4" w14:textId="22484DE2" w:rsidR="003A726D" w:rsidRPr="00EA578E" w:rsidRDefault="00C727C4" w:rsidP="00EA578E">
      <w:pPr>
        <w:pStyle w:val="ListParagraph"/>
        <w:numPr>
          <w:ilvl w:val="0"/>
          <w:numId w:val="45"/>
        </w:numPr>
        <w:spacing w:line="360" w:lineRule="auto"/>
        <w:jc w:val="both"/>
        <w:rPr>
          <w:ins w:id="51" w:author="Maria Jorge Caldeira Carvalho Antunes Correia" w:date="2026-02-19T10:36:00Z" w16du:dateUtc="2026-02-19T10:36:00Z"/>
          <w:rFonts w:ascii="Garamond" w:hAnsi="Garamond"/>
        </w:rPr>
      </w:pPr>
      <w:ins w:id="52" w:author="Maria Jorge Caldeira Carvalho Antunes Correia" w:date="2026-02-19T10:35:00Z" w16du:dateUtc="2026-02-19T10:35:00Z">
        <w:r w:rsidRPr="00EA578E">
          <w:rPr>
            <w:rFonts w:ascii="Garamond" w:hAnsi="Garamond"/>
          </w:rPr>
          <w:t>A</w:t>
        </w:r>
      </w:ins>
      <w:ins w:id="53" w:author="Maria Jorge Caldeira Carvalho Antunes Correia" w:date="2026-02-19T09:47:00Z" w16du:dateUtc="2026-02-19T09:47:00Z">
        <w:r w:rsidR="00AE0CDE" w:rsidRPr="00EA578E">
          <w:rPr>
            <w:rFonts w:ascii="Garamond" w:hAnsi="Garamond"/>
          </w:rPr>
          <w:t>s espécies da fauna selvagem autóctone e exótica e os seus descendentes criados em cativeiro</w:t>
        </w:r>
      </w:ins>
      <w:ins w:id="54" w:author="Maria Jorge Caldeira Carvalho Antunes Correia" w:date="2026-02-19T11:08:00Z" w16du:dateUtc="2026-02-19T11:08:00Z">
        <w:r w:rsidR="00E2670D" w:rsidRPr="00EA578E">
          <w:rPr>
            <w:rFonts w:ascii="Garamond" w:hAnsi="Garamond"/>
          </w:rPr>
          <w:t xml:space="preserve">, abrangidos pelo </w:t>
        </w:r>
      </w:ins>
      <w:ins w:id="55" w:author="Maria Jorge Caldeira Carvalho Antunes Correia" w:date="2026-02-19T11:06:00Z" w16du:dateUtc="2026-02-19T11:06:00Z">
        <w:r w:rsidR="00DC0116" w:rsidRPr="00EA578E">
          <w:rPr>
            <w:rFonts w:ascii="Garamond" w:hAnsi="Garamond"/>
          </w:rPr>
          <w:t>DL 38/2021, DL 92/2019, DL121/2017</w:t>
        </w:r>
      </w:ins>
      <w:ins w:id="56" w:author="Maria Jorge Caldeira Carvalho Antunes Correia" w:date="2026-02-19T11:09:00Z" w16du:dateUtc="2026-02-19T11:09:00Z">
        <w:r w:rsidR="00906B4C" w:rsidRPr="00EA578E">
          <w:rPr>
            <w:rFonts w:ascii="Garamond" w:hAnsi="Garamond"/>
          </w:rPr>
          <w:t>.</w:t>
        </w:r>
      </w:ins>
      <w:ins w:id="57" w:author="Maria Jorge Caldeira Carvalho Antunes Correia" w:date="2026-02-19T11:08:00Z" w16du:dateUtc="2026-02-19T11:08:00Z">
        <w:r w:rsidR="00673CA6" w:rsidRPr="00EA578E">
          <w:rPr>
            <w:rFonts w:ascii="Garamond" w:hAnsi="Garamond"/>
          </w:rPr>
          <w:t xml:space="preserve"> (Lista positiva)</w:t>
        </w:r>
      </w:ins>
      <w:ins w:id="58" w:author="Maria Jorge Caldeira Carvalho Antunes Correia" w:date="2026-02-19T11:06:00Z" w16du:dateUtc="2026-02-19T11:06:00Z">
        <w:r w:rsidR="00DC0116" w:rsidRPr="00EA578E">
          <w:rPr>
            <w:rFonts w:ascii="Garamond" w:hAnsi="Garamond"/>
          </w:rPr>
          <w:t>.</w:t>
        </w:r>
      </w:ins>
    </w:p>
    <w:p w14:paraId="019E4B43" w14:textId="2B6691C4" w:rsidR="004F4ED8" w:rsidRPr="00EA578E" w:rsidRDefault="00BF157B" w:rsidP="00EA578E">
      <w:pPr>
        <w:pStyle w:val="ListParagraph"/>
        <w:numPr>
          <w:ilvl w:val="0"/>
          <w:numId w:val="45"/>
        </w:numPr>
        <w:spacing w:line="360" w:lineRule="auto"/>
        <w:jc w:val="both"/>
        <w:rPr>
          <w:ins w:id="59" w:author="Maria Jorge Caldeira Carvalho Antunes Correia" w:date="2026-02-19T10:45:00Z" w16du:dateUtc="2026-02-19T10:45:00Z"/>
          <w:rFonts w:ascii="Garamond" w:hAnsi="Garamond"/>
        </w:rPr>
      </w:pPr>
      <w:ins w:id="60" w:author="Maria Jorge Caldeira Carvalho Antunes Correia" w:date="2026-02-19T10:36:00Z" w16du:dateUtc="2026-02-19T10:36:00Z">
        <w:r w:rsidRPr="00EA578E">
          <w:rPr>
            <w:rFonts w:ascii="Garamond" w:hAnsi="Garamond"/>
          </w:rPr>
          <w:t xml:space="preserve">Animais </w:t>
        </w:r>
      </w:ins>
      <w:ins w:id="61" w:author="Maria Jorge Caldeira Carvalho Antunes Correia" w:date="2026-02-19T10:45:00Z" w16du:dateUtc="2026-02-19T10:45:00Z">
        <w:r w:rsidR="00A62215" w:rsidRPr="00EA578E">
          <w:rPr>
            <w:rFonts w:ascii="Garamond" w:hAnsi="Garamond"/>
          </w:rPr>
          <w:t xml:space="preserve">utilizados </w:t>
        </w:r>
      </w:ins>
      <w:ins w:id="62" w:author="Maria Jorge Caldeira Carvalho Antunes Correia" w:date="2026-02-19T10:36:00Z" w16du:dateUtc="2026-02-19T10:36:00Z">
        <w:r w:rsidRPr="00EA578E">
          <w:rPr>
            <w:rFonts w:ascii="Garamond" w:hAnsi="Garamond"/>
          </w:rPr>
          <w:t xml:space="preserve">para fins </w:t>
        </w:r>
      </w:ins>
      <w:ins w:id="63" w:author="Maria Jorge Caldeira Carvalho Antunes Correia" w:date="2026-02-19T10:37:00Z" w16du:dateUtc="2026-02-19T10:37:00Z">
        <w:r w:rsidRPr="00EA578E">
          <w:rPr>
            <w:rFonts w:ascii="Garamond" w:hAnsi="Garamond"/>
          </w:rPr>
          <w:t>experimentais e ensaios clínicos</w:t>
        </w:r>
      </w:ins>
      <w:ins w:id="64" w:author="Maria Jorge Caldeira Carvalho Antunes Correia" w:date="2026-02-19T10:45:00Z" w16du:dateUtc="2026-02-19T10:45:00Z">
        <w:r w:rsidR="00A62215" w:rsidRPr="00EA578E">
          <w:rPr>
            <w:rFonts w:ascii="Garamond" w:hAnsi="Garamond"/>
          </w:rPr>
          <w:t xml:space="preserve"> que possuem legislação </w:t>
        </w:r>
        <w:r w:rsidR="006A4FA6" w:rsidRPr="00EA578E">
          <w:rPr>
            <w:rFonts w:ascii="Garamond" w:hAnsi="Garamond"/>
          </w:rPr>
          <w:t>própria</w:t>
        </w:r>
      </w:ins>
    </w:p>
    <w:p w14:paraId="44F3035D" w14:textId="691C52B1" w:rsidR="006A4FA6" w:rsidRPr="00EA578E" w:rsidRDefault="00E5393E" w:rsidP="00EA578E">
      <w:pPr>
        <w:pStyle w:val="ListParagraph"/>
        <w:numPr>
          <w:ilvl w:val="0"/>
          <w:numId w:val="45"/>
        </w:numPr>
        <w:spacing w:line="360" w:lineRule="auto"/>
        <w:jc w:val="both"/>
        <w:rPr>
          <w:ins w:id="65" w:author="Maria Jorge Caldeira Carvalho Antunes Correia" w:date="2026-02-19T10:53:00Z" w16du:dateUtc="2026-02-19T10:53:00Z"/>
          <w:rFonts w:ascii="Garamond" w:hAnsi="Garamond"/>
        </w:rPr>
      </w:pPr>
      <w:ins w:id="66" w:author="Maria Jorge Caldeira Carvalho Antunes Correia" w:date="2026-02-19T10:46:00Z" w16du:dateUtc="2026-02-19T10:46:00Z">
        <w:r w:rsidRPr="00EA578E">
          <w:rPr>
            <w:rFonts w:ascii="Garamond" w:hAnsi="Garamond"/>
          </w:rPr>
          <w:t>Animais de produção</w:t>
        </w:r>
      </w:ins>
    </w:p>
    <w:p w14:paraId="45B78B8C" w14:textId="03B54693" w:rsidR="00320C4F" w:rsidRPr="00EA578E" w:rsidRDefault="00320C4F" w:rsidP="00EA578E">
      <w:pPr>
        <w:pStyle w:val="ListParagraph"/>
        <w:numPr>
          <w:ilvl w:val="0"/>
          <w:numId w:val="45"/>
        </w:numPr>
        <w:spacing w:line="360" w:lineRule="auto"/>
        <w:jc w:val="both"/>
        <w:rPr>
          <w:ins w:id="67" w:author="Maria Jorge Caldeira Carvalho Antunes Correia" w:date="2026-02-19T10:47:00Z" w16du:dateUtc="2026-02-19T10:47:00Z"/>
          <w:rFonts w:ascii="Garamond" w:hAnsi="Garamond"/>
        </w:rPr>
      </w:pPr>
      <w:commentRangeStart w:id="68"/>
      <w:ins w:id="69" w:author="Maria Jorge Caldeira Carvalho Antunes Correia" w:date="2026-02-19T10:53:00Z" w16du:dateUtc="2026-02-19T10:53:00Z">
        <w:r w:rsidRPr="00EA578E">
          <w:rPr>
            <w:rFonts w:ascii="Garamond" w:hAnsi="Garamond"/>
            <w:highlight w:val="yellow"/>
          </w:rPr>
          <w:t xml:space="preserve">Animais </w:t>
        </w:r>
      </w:ins>
      <w:ins w:id="70" w:author="Maria Jorge Caldeira Carvalho Antunes Correia" w:date="2026-02-19T10:58:00Z" w16du:dateUtc="2026-02-19T10:58:00Z">
        <w:r w:rsidR="00AF48E7" w:rsidRPr="00EA578E">
          <w:rPr>
            <w:rFonts w:ascii="Garamond" w:hAnsi="Garamond"/>
            <w:highlight w:val="yellow"/>
          </w:rPr>
          <w:t>utilizados em</w:t>
        </w:r>
      </w:ins>
      <w:ins w:id="71" w:author="Maria Jorge Caldeira Carvalho Antunes Correia" w:date="2026-02-19T10:53:00Z" w16du:dateUtc="2026-02-19T10:53:00Z">
        <w:r w:rsidRPr="00EA578E">
          <w:rPr>
            <w:rFonts w:ascii="Garamond" w:hAnsi="Garamond"/>
            <w:highlight w:val="yellow"/>
          </w:rPr>
          <w:t xml:space="preserve"> circo e ou</w:t>
        </w:r>
      </w:ins>
      <w:ins w:id="72" w:author="Maria Jorge Caldeira Carvalho Antunes Correia" w:date="2026-02-19T10:54:00Z" w16du:dateUtc="2026-02-19T10:54:00Z">
        <w:r w:rsidRPr="00EA578E">
          <w:rPr>
            <w:rFonts w:ascii="Garamond" w:hAnsi="Garamond"/>
            <w:highlight w:val="yellow"/>
          </w:rPr>
          <w:t>tras manifestações similares</w:t>
        </w:r>
      </w:ins>
      <w:commentRangeEnd w:id="68"/>
      <w:r w:rsidR="0046367A" w:rsidRPr="00EA578E">
        <w:rPr>
          <w:rStyle w:val="CommentReference"/>
          <w:rFonts w:ascii="Garamond" w:hAnsi="Garamond"/>
          <w:sz w:val="24"/>
          <w:szCs w:val="24"/>
        </w:rPr>
        <w:commentReference w:id="68"/>
      </w:r>
    </w:p>
    <w:p w14:paraId="598FD69E" w14:textId="5D26207D" w:rsidR="00094285" w:rsidRPr="00EA578E" w:rsidRDefault="00094285" w:rsidP="00EA578E">
      <w:pPr>
        <w:pStyle w:val="ListParagraph"/>
        <w:numPr>
          <w:ilvl w:val="0"/>
          <w:numId w:val="45"/>
        </w:numPr>
        <w:spacing w:line="360" w:lineRule="auto"/>
        <w:jc w:val="both"/>
        <w:rPr>
          <w:ins w:id="73" w:author="Maria Jorge Caldeira Carvalho Antunes Correia" w:date="2026-02-19T10:47:00Z" w16du:dateUtc="2026-02-19T10:47:00Z"/>
          <w:rFonts w:ascii="Garamond" w:hAnsi="Garamond"/>
        </w:rPr>
      </w:pPr>
      <w:commentRangeStart w:id="74"/>
      <w:ins w:id="75" w:author="Maria Jorge Caldeira Carvalho Antunes Correia" w:date="2026-02-19T10:50:00Z" w16du:dateUtc="2026-02-19T10:50:00Z">
        <w:r w:rsidRPr="00EA578E">
          <w:rPr>
            <w:rFonts w:ascii="Garamond" w:hAnsi="Garamond"/>
          </w:rPr>
          <w:t>Aos animais de companhia pertencentes às Forças Armadas e às Forças de Segurança e Serviços de Segurança do Estado</w:t>
        </w:r>
      </w:ins>
      <w:commentRangeEnd w:id="74"/>
      <w:r w:rsidR="00F32E8C" w:rsidRPr="00EA578E">
        <w:rPr>
          <w:rStyle w:val="CommentReference"/>
          <w:rFonts w:ascii="Garamond" w:hAnsi="Garamond"/>
          <w:sz w:val="24"/>
          <w:szCs w:val="24"/>
        </w:rPr>
        <w:commentReference w:id="74"/>
      </w:r>
    </w:p>
    <w:p w14:paraId="0B0915DB" w14:textId="77777777" w:rsidR="005234F9" w:rsidRDefault="005234F9" w:rsidP="00AE0CDE">
      <w:pPr>
        <w:spacing w:line="360" w:lineRule="auto"/>
        <w:jc w:val="both"/>
        <w:rPr>
          <w:ins w:id="76" w:author="Maria Jorge Caldeira Carvalho Antunes Correia" w:date="2026-02-19T10:37:00Z" w16du:dateUtc="2026-02-19T10:37:00Z"/>
          <w:rFonts w:ascii="Garamond" w:hAnsi="Garamond"/>
        </w:rPr>
      </w:pPr>
    </w:p>
    <w:p w14:paraId="71D839EC" w14:textId="77777777" w:rsidR="00BF157B" w:rsidRDefault="00BF157B" w:rsidP="00AE0CDE">
      <w:pPr>
        <w:spacing w:line="360" w:lineRule="auto"/>
        <w:jc w:val="both"/>
        <w:rPr>
          <w:ins w:id="77" w:author="Maria Jorge Caldeira Carvalho Antunes Correia" w:date="2026-02-19T10:40:00Z" w16du:dateUtc="2026-02-19T10:40:00Z"/>
          <w:rFonts w:ascii="Garamond" w:hAnsi="Garamond"/>
        </w:rPr>
      </w:pPr>
    </w:p>
    <w:p w14:paraId="71D7076A" w14:textId="3B5F8E44" w:rsidR="00BF66E2" w:rsidRPr="0026235F" w:rsidRDefault="00BF66E2" w:rsidP="00AE0CDE">
      <w:pPr>
        <w:spacing w:line="360" w:lineRule="auto"/>
        <w:jc w:val="both"/>
        <w:rPr>
          <w:ins w:id="78" w:author="Maria Jorge Caldeira Carvalho Antunes Correia" w:date="2026-02-19T10:35:00Z" w16du:dateUtc="2026-02-19T10:35:00Z"/>
          <w:rFonts w:ascii="Garamond" w:hAnsi="Garamond"/>
          <w:lang w:val="en-US"/>
        </w:rPr>
      </w:pPr>
      <w:commentRangeStart w:id="79"/>
      <w:ins w:id="80" w:author="Maria Jorge Caldeira Carvalho Antunes Correia" w:date="2026-02-19T10:40:00Z" w16du:dateUtc="2026-02-19T10:40:00Z">
        <w:r w:rsidRPr="0026235F">
          <w:rPr>
            <w:rFonts w:ascii="Garamond" w:hAnsi="Garamond"/>
            <w:lang w:val="en-US"/>
          </w:rPr>
          <w:t>This Regulation shall not apply to farmers offering refuge on their holdings to free-roaming stray cats that are useful for pest control, and who are not operators and do not place them on the market.</w:t>
        </w:r>
      </w:ins>
      <w:commentRangeEnd w:id="79"/>
      <w:r w:rsidR="00AA74E9" w:rsidRPr="0026235F">
        <w:rPr>
          <w:rStyle w:val="CommentReference"/>
          <w:rFonts w:ascii="Garamond" w:hAnsi="Garamond"/>
          <w:sz w:val="24"/>
          <w:szCs w:val="24"/>
          <w:lang w:val="en-US"/>
        </w:rPr>
        <w:commentReference w:id="79"/>
      </w:r>
    </w:p>
    <w:p w14:paraId="0E84D101" w14:textId="446D3A4D" w:rsidR="003A726D" w:rsidRPr="00C340C3" w:rsidRDefault="0062085D" w:rsidP="00AE0CDE">
      <w:pPr>
        <w:spacing w:line="360" w:lineRule="auto"/>
        <w:jc w:val="both"/>
        <w:rPr>
          <w:ins w:id="81" w:author="Maria Jorge Caldeira Carvalho Antunes Correia" w:date="2026-02-19T10:35:00Z" w16du:dateUtc="2026-02-19T10:35:00Z"/>
          <w:rFonts w:ascii="Garamond" w:hAnsi="Garamond"/>
        </w:rPr>
      </w:pPr>
      <w:ins w:id="82" w:author="Maria Jorge Caldeira Carvalho Antunes Correia" w:date="2026-02-19T11:13:00Z" w16du:dateUtc="2026-02-19T11:13:00Z">
        <w:r w:rsidRPr="00C340C3">
          <w:rPr>
            <w:rFonts w:ascii="Garamond" w:hAnsi="Garamond"/>
          </w:rPr>
          <w:t>Revogações:</w:t>
        </w:r>
      </w:ins>
    </w:p>
    <w:p w14:paraId="66E852B4" w14:textId="77777777" w:rsidR="00505912" w:rsidRDefault="00505912" w:rsidP="00AE0CDE">
      <w:pPr>
        <w:spacing w:line="360" w:lineRule="auto"/>
        <w:jc w:val="both"/>
        <w:rPr>
          <w:ins w:id="83" w:author="Maria Jorge Caldeira Carvalho Antunes Correia" w:date="2026-02-19T11:16:00Z" w16du:dateUtc="2026-02-19T11:16:00Z"/>
          <w:rFonts w:ascii="Garamond" w:hAnsi="Garamond"/>
        </w:rPr>
      </w:pPr>
    </w:p>
    <w:p w14:paraId="0A405A6F" w14:textId="630F8EDB" w:rsidR="00AE0CDE" w:rsidRDefault="00CE3F84" w:rsidP="00AE0CDE">
      <w:pPr>
        <w:spacing w:line="360" w:lineRule="auto"/>
        <w:jc w:val="both"/>
        <w:rPr>
          <w:ins w:id="84" w:author="Maria Jorge Caldeira Carvalho Antunes Correia" w:date="2026-02-19T11:15:00Z" w16du:dateUtc="2026-02-19T11:15:00Z"/>
          <w:rFonts w:ascii="Garamond" w:hAnsi="Garamond"/>
        </w:rPr>
      </w:pPr>
      <w:ins w:id="85" w:author="Maria Jorge Caldeira Carvalho Antunes Correia" w:date="2026-02-19T11:15:00Z" w16du:dateUtc="2026-02-19T11:15:00Z">
        <w:r>
          <w:rPr>
            <w:rFonts w:ascii="Garamond" w:hAnsi="Garamond"/>
          </w:rPr>
          <w:t>Decreto-Lei 314/2003</w:t>
        </w:r>
      </w:ins>
    </w:p>
    <w:p w14:paraId="49CDAB1B" w14:textId="3C41F336" w:rsidR="00CE3F84" w:rsidRDefault="00CE3F84" w:rsidP="00AE0CDE">
      <w:pPr>
        <w:spacing w:line="360" w:lineRule="auto"/>
        <w:jc w:val="both"/>
        <w:rPr>
          <w:ins w:id="86" w:author="Maria Jorge Caldeira Carvalho Antunes Correia" w:date="2026-02-19T11:15:00Z" w16du:dateUtc="2026-02-19T11:15:00Z"/>
          <w:rFonts w:ascii="Garamond" w:hAnsi="Garamond"/>
        </w:rPr>
      </w:pPr>
      <w:ins w:id="87" w:author="Maria Jorge Caldeira Carvalho Antunes Correia" w:date="2026-02-19T11:15:00Z" w16du:dateUtc="2026-02-19T11:15:00Z">
        <w:r>
          <w:rPr>
            <w:rFonts w:ascii="Garamond" w:hAnsi="Garamond"/>
          </w:rPr>
          <w:t>Decreto-</w:t>
        </w:r>
      </w:ins>
      <w:ins w:id="88" w:author="Maria Jorge Caldeira Carvalho Antunes Correia" w:date="2026-02-19T11:17:00Z" w16du:dateUtc="2026-02-19T11:17:00Z">
        <w:r w:rsidR="00B32C30">
          <w:rPr>
            <w:rFonts w:ascii="Garamond" w:hAnsi="Garamond"/>
          </w:rPr>
          <w:t>L</w:t>
        </w:r>
      </w:ins>
      <w:ins w:id="89" w:author="Maria Jorge Caldeira Carvalho Antunes Correia" w:date="2026-02-19T11:15:00Z" w16du:dateUtc="2026-02-19T11:15:00Z">
        <w:r>
          <w:rPr>
            <w:rFonts w:ascii="Garamond" w:hAnsi="Garamond"/>
          </w:rPr>
          <w:t>ei 315/2009</w:t>
        </w:r>
      </w:ins>
    </w:p>
    <w:p w14:paraId="4337D565" w14:textId="499C85DD" w:rsidR="00CE3F84" w:rsidRDefault="00CE3F84" w:rsidP="00AE0CDE">
      <w:pPr>
        <w:spacing w:line="360" w:lineRule="auto"/>
        <w:jc w:val="both"/>
        <w:rPr>
          <w:ins w:id="90" w:author="Maria Jorge Caldeira Carvalho Antunes Correia" w:date="2026-02-19T11:15:00Z" w16du:dateUtc="2026-02-19T11:15:00Z"/>
          <w:rFonts w:ascii="Garamond" w:hAnsi="Garamond"/>
        </w:rPr>
      </w:pPr>
      <w:ins w:id="91" w:author="Maria Jorge Caldeira Carvalho Antunes Correia" w:date="2026-02-19T11:15:00Z" w16du:dateUtc="2026-02-19T11:15:00Z">
        <w:r>
          <w:rPr>
            <w:rFonts w:ascii="Garamond" w:hAnsi="Garamond"/>
          </w:rPr>
          <w:t>Decreto-</w:t>
        </w:r>
      </w:ins>
      <w:ins w:id="92" w:author="Maria Jorge Caldeira Carvalho Antunes Correia" w:date="2026-02-19T11:18:00Z" w16du:dateUtc="2026-02-19T11:18:00Z">
        <w:r w:rsidR="00B32C30">
          <w:rPr>
            <w:rFonts w:ascii="Garamond" w:hAnsi="Garamond"/>
          </w:rPr>
          <w:t>L</w:t>
        </w:r>
      </w:ins>
      <w:ins w:id="93" w:author="Maria Jorge Caldeira Carvalho Antunes Correia" w:date="2026-02-19T11:15:00Z" w16du:dateUtc="2026-02-19T11:15:00Z">
        <w:r>
          <w:rPr>
            <w:rFonts w:ascii="Garamond" w:hAnsi="Garamond"/>
          </w:rPr>
          <w:t xml:space="preserve">ei </w:t>
        </w:r>
        <w:r w:rsidR="00E07EB8">
          <w:rPr>
            <w:rFonts w:ascii="Garamond" w:hAnsi="Garamond"/>
          </w:rPr>
          <w:t>82/2019</w:t>
        </w:r>
      </w:ins>
    </w:p>
    <w:p w14:paraId="0B5C4955" w14:textId="25886C2F" w:rsidR="00E07EB8" w:rsidRDefault="00E07EB8" w:rsidP="00AE0CDE">
      <w:pPr>
        <w:spacing w:line="360" w:lineRule="auto"/>
        <w:jc w:val="both"/>
        <w:rPr>
          <w:ins w:id="94" w:author="Maria Jorge Caldeira Carvalho Antunes Correia" w:date="2026-02-19T11:16:00Z" w16du:dateUtc="2026-02-19T11:16:00Z"/>
          <w:rFonts w:ascii="Garamond" w:hAnsi="Garamond"/>
        </w:rPr>
      </w:pPr>
      <w:ins w:id="95" w:author="Maria Jorge Caldeira Carvalho Antunes Correia" w:date="2026-02-19T11:15:00Z" w16du:dateUtc="2026-02-19T11:15:00Z">
        <w:r>
          <w:rPr>
            <w:rFonts w:ascii="Garamond" w:hAnsi="Garamond"/>
          </w:rPr>
          <w:t>Decreto-</w:t>
        </w:r>
      </w:ins>
      <w:ins w:id="96" w:author="Maria Jorge Caldeira Carvalho Antunes Correia" w:date="2026-02-19T11:18:00Z" w16du:dateUtc="2026-02-19T11:18:00Z">
        <w:r w:rsidR="00B32C30">
          <w:rPr>
            <w:rFonts w:ascii="Garamond" w:hAnsi="Garamond"/>
          </w:rPr>
          <w:t>L</w:t>
        </w:r>
      </w:ins>
      <w:ins w:id="97" w:author="Maria Jorge Caldeira Carvalho Antunes Correia" w:date="2026-02-19T11:15:00Z" w16du:dateUtc="2026-02-19T11:15:00Z">
        <w:r>
          <w:rPr>
            <w:rFonts w:ascii="Garamond" w:hAnsi="Garamond"/>
          </w:rPr>
          <w:t xml:space="preserve">ei </w:t>
        </w:r>
      </w:ins>
      <w:ins w:id="98" w:author="Maria Jorge Caldeira Carvalho Antunes Correia" w:date="2026-02-19T11:16:00Z" w16du:dateUtc="2026-02-19T11:16:00Z">
        <w:r w:rsidR="00CD4F98">
          <w:rPr>
            <w:rFonts w:ascii="Garamond" w:hAnsi="Garamond"/>
          </w:rPr>
          <w:t>27/2016</w:t>
        </w:r>
      </w:ins>
    </w:p>
    <w:p w14:paraId="147D74F9" w14:textId="532107AB" w:rsidR="00CD4F98" w:rsidRPr="00AE0CDE" w:rsidRDefault="00164D0F" w:rsidP="00AE0CDE">
      <w:pPr>
        <w:spacing w:line="360" w:lineRule="auto"/>
        <w:jc w:val="both"/>
        <w:rPr>
          <w:ins w:id="99" w:author="Maria Jorge Caldeira Carvalho Antunes Correia" w:date="2026-02-19T09:47:00Z" w16du:dateUtc="2026-02-19T09:47:00Z"/>
          <w:rFonts w:ascii="Garamond" w:hAnsi="Garamond"/>
        </w:rPr>
      </w:pPr>
      <w:ins w:id="100" w:author="Maria Jorge Caldeira Carvalho Antunes Correia" w:date="2026-02-19T11:18:00Z" w16du:dateUtc="2026-02-19T11:18:00Z">
        <w:r>
          <w:rPr>
            <w:rFonts w:ascii="Garamond" w:hAnsi="Garamond"/>
          </w:rPr>
          <w:t>……</w:t>
        </w:r>
      </w:ins>
    </w:p>
    <w:p w14:paraId="6D8CC1E9" w14:textId="73547880" w:rsidR="00AE0CDE" w:rsidRPr="00AE0CDE" w:rsidDel="0062085D" w:rsidRDefault="00AE0CDE" w:rsidP="00AE0CDE">
      <w:pPr>
        <w:spacing w:line="360" w:lineRule="auto"/>
        <w:jc w:val="both"/>
        <w:rPr>
          <w:del w:id="101" w:author="Maria Jorge Caldeira Carvalho Antunes Correia" w:date="2026-02-19T11:12:00Z" w16du:dateUtc="2026-02-19T11:12:00Z"/>
          <w:rFonts w:ascii="Garamond" w:hAnsi="Garamond"/>
        </w:rPr>
      </w:pPr>
    </w:p>
    <w:p w14:paraId="60DBA4B8" w14:textId="4D006301" w:rsidR="005C2713" w:rsidRPr="000041C8" w:rsidRDefault="723FCD21" w:rsidP="00A95B79">
      <w:pPr>
        <w:spacing w:line="360" w:lineRule="auto"/>
        <w:ind w:left="360" w:hanging="360"/>
        <w:jc w:val="both"/>
        <w:rPr>
          <w:rFonts w:ascii="Garamond" w:eastAsia="Times New Roman" w:hAnsi="Garamond" w:cs="Times New Roman"/>
        </w:rPr>
      </w:pPr>
      <w:r w:rsidRPr="000041C8">
        <w:rPr>
          <w:rFonts w:ascii="Garamond" w:eastAsia="Times New Roman" w:hAnsi="Garamond" w:cs="Times New Roman"/>
        </w:rPr>
        <w:t>b</w:t>
      </w:r>
      <w:r w:rsidRPr="002E7F38">
        <w:rPr>
          <w:rFonts w:ascii="Garamond" w:eastAsia="Times New Roman" w:hAnsi="Garamond" w:cs="Times New Roman"/>
          <w:highlight w:val="green"/>
        </w:rPr>
        <w:t xml:space="preserve">) </w:t>
      </w:r>
      <w:commentRangeStart w:id="102"/>
      <w:r w:rsidRPr="002E7F38">
        <w:rPr>
          <w:rFonts w:ascii="Garamond" w:eastAsia="Times New Roman" w:hAnsi="Garamond" w:cs="Times New Roman"/>
          <w:highlight w:val="green"/>
        </w:rPr>
        <w:t xml:space="preserve">À revogação </w:t>
      </w:r>
      <w:r w:rsidR="005C2713" w:rsidRPr="002E7F38">
        <w:rPr>
          <w:rFonts w:ascii="Garamond" w:eastAsia="Times New Roman" w:hAnsi="Garamond" w:cs="Times New Roman"/>
          <w:highlight w:val="green"/>
        </w:rPr>
        <w:t>dos artigos 1.º-A,</w:t>
      </w:r>
      <w:r w:rsidR="00B124C6" w:rsidRPr="002E7F38">
        <w:rPr>
          <w:rFonts w:ascii="Garamond" w:eastAsia="Times New Roman" w:hAnsi="Garamond" w:cs="Times New Roman"/>
          <w:highlight w:val="green"/>
        </w:rPr>
        <w:t xml:space="preserve"> 5.º, 6.º,</w:t>
      </w:r>
      <w:r w:rsidR="005C2713" w:rsidRPr="002E7F38">
        <w:rPr>
          <w:rFonts w:ascii="Garamond" w:eastAsia="Times New Roman" w:hAnsi="Garamond" w:cs="Times New Roman"/>
          <w:highlight w:val="green"/>
        </w:rPr>
        <w:t xml:space="preserve"> 7.º e 8.º </w:t>
      </w:r>
      <w:r w:rsidRPr="002E7F38">
        <w:rPr>
          <w:rFonts w:ascii="Garamond" w:eastAsia="Times New Roman" w:hAnsi="Garamond" w:cs="Times New Roman"/>
          <w:highlight w:val="green"/>
        </w:rPr>
        <w:t>da Lei n.º 92/95, de 12 de setembro, sobre proteção aos animais</w:t>
      </w:r>
      <w:commentRangeEnd w:id="102"/>
      <w:r w:rsidR="00905CF4" w:rsidRPr="002E7F38">
        <w:rPr>
          <w:rStyle w:val="CommentReference"/>
          <w:rFonts w:ascii="Garamond" w:eastAsia="Times New Roman" w:hAnsi="Garamond" w:cs="Times New Roman"/>
          <w:sz w:val="24"/>
          <w:szCs w:val="24"/>
          <w:highlight w:val="green"/>
        </w:rPr>
        <w:commentReference w:id="102"/>
      </w:r>
      <w:r w:rsidRPr="002E7F38">
        <w:rPr>
          <w:rFonts w:ascii="Garamond" w:eastAsia="Times New Roman" w:hAnsi="Garamond" w:cs="Times New Roman"/>
          <w:highlight w:val="green"/>
        </w:rPr>
        <w:t>;</w:t>
      </w:r>
    </w:p>
    <w:p w14:paraId="5CC5B947" w14:textId="0A31E94D" w:rsidR="723FCD21" w:rsidRPr="000041C8" w:rsidRDefault="723FCD21" w:rsidP="00A95B79">
      <w:pPr>
        <w:spacing w:line="360" w:lineRule="auto"/>
        <w:ind w:left="360" w:hanging="360"/>
        <w:jc w:val="both"/>
        <w:rPr>
          <w:rFonts w:ascii="Garamond" w:eastAsia="Times New Roman" w:hAnsi="Garamond" w:cs="Times New Roman"/>
        </w:rPr>
      </w:pPr>
      <w:r w:rsidRPr="000041C8">
        <w:rPr>
          <w:rFonts w:ascii="Garamond" w:eastAsia="Times New Roman" w:hAnsi="Garamond" w:cs="Times New Roman"/>
        </w:rPr>
        <w:t>d) À revogação do Decreto-Lei n.º 276/2001, de 17 de outubro, que estabelece as normas legais tendentes a pôr em aplicação em Portugal a Convenção Europeia para a Proteção dos Animais de Companhia e um regime especial para a detenção de animais potencialmente perigosos;</w:t>
      </w:r>
    </w:p>
    <w:p w14:paraId="31B042DA" w14:textId="668C0E2E" w:rsidR="002229C8" w:rsidRPr="000041C8" w:rsidRDefault="002229C8" w:rsidP="00B374EC">
      <w:pPr>
        <w:spacing w:line="360" w:lineRule="auto"/>
        <w:ind w:left="360" w:hanging="360"/>
        <w:jc w:val="both"/>
        <w:rPr>
          <w:rFonts w:ascii="Garamond" w:eastAsia="Times New Roman" w:hAnsi="Garamond" w:cs="Times New Roman"/>
        </w:rPr>
      </w:pPr>
    </w:p>
    <w:p w14:paraId="66B79F3F" w14:textId="5F836BCA" w:rsidR="723FCD21" w:rsidRPr="000041C8" w:rsidRDefault="0957F522" w:rsidP="00A95B79">
      <w:pPr>
        <w:spacing w:line="360" w:lineRule="auto"/>
        <w:ind w:left="360" w:hanging="360"/>
        <w:jc w:val="both"/>
        <w:rPr>
          <w:rFonts w:ascii="Garamond" w:eastAsia="Times New Roman" w:hAnsi="Garamond" w:cs="Times New Roman"/>
        </w:rPr>
      </w:pPr>
      <w:r w:rsidRPr="54EE4B9D">
        <w:rPr>
          <w:rFonts w:ascii="Garamond" w:eastAsia="Times New Roman" w:hAnsi="Garamond" w:cs="Times New Roman"/>
        </w:rPr>
        <w:t>k</w:t>
      </w:r>
      <w:r w:rsidR="6615ECB2" w:rsidRPr="54EE4B9D">
        <w:rPr>
          <w:rFonts w:ascii="Garamond" w:eastAsia="Times New Roman" w:hAnsi="Garamond" w:cs="Times New Roman"/>
        </w:rPr>
        <w:t>) À revogação, na sua redação atual</w:t>
      </w:r>
      <w:r w:rsidR="3F9BB7C5" w:rsidRPr="54EE4B9D">
        <w:rPr>
          <w:rFonts w:ascii="Garamond" w:eastAsia="Times New Roman" w:hAnsi="Garamond" w:cs="Times New Roman"/>
        </w:rPr>
        <w:t>,</w:t>
      </w:r>
      <w:r w:rsidR="6615ECB2" w:rsidRPr="54EE4B9D">
        <w:rPr>
          <w:rFonts w:ascii="Garamond" w:eastAsia="Times New Roman" w:hAnsi="Garamond" w:cs="Times New Roman"/>
        </w:rPr>
        <w:t xml:space="preserve"> da Lei n.º 27/2016, de 23 de agosto, que aprova medidas para a criação de uma rede de centros de recolha oficial de animais e estabelece a proibição do abate de animais errantes como forma de controlo da população;</w:t>
      </w:r>
    </w:p>
    <w:p w14:paraId="60045583" w14:textId="23A9F76D" w:rsidR="723FCD21" w:rsidRDefault="456E5B22" w:rsidP="00805217">
      <w:pPr>
        <w:spacing w:line="360" w:lineRule="auto"/>
        <w:ind w:left="360" w:hanging="360"/>
        <w:jc w:val="both"/>
        <w:rPr>
          <w:rFonts w:ascii="Garamond" w:eastAsia="Times New Roman" w:hAnsi="Garamond" w:cs="Times New Roman"/>
        </w:rPr>
      </w:pPr>
      <w:commentRangeStart w:id="103"/>
      <w:commentRangeStart w:id="104"/>
      <w:r w:rsidRPr="036812A3">
        <w:rPr>
          <w:rFonts w:ascii="Garamond" w:eastAsia="Times New Roman" w:hAnsi="Garamond" w:cs="Times New Roman"/>
        </w:rPr>
        <w:t>m</w:t>
      </w:r>
      <w:r w:rsidR="1628D9C4" w:rsidRPr="036812A3">
        <w:rPr>
          <w:rFonts w:ascii="Garamond" w:eastAsia="Times New Roman" w:hAnsi="Garamond" w:cs="Times New Roman"/>
        </w:rPr>
        <w:t>) À revogação do Decreto-Lei n.º 82/2019, de 27 de junho, que estabelece as regras de identificação dos animais de companhia, criando o Sistema de Informação de Animais de Companhia;</w:t>
      </w:r>
      <w:commentRangeEnd w:id="103"/>
      <w:r w:rsidR="00AB24E9">
        <w:rPr>
          <w:rStyle w:val="CommentReference"/>
          <w:rFonts w:ascii="Garamond" w:eastAsia="Times New Roman" w:hAnsi="Garamond" w:cs="Times New Roman"/>
          <w:sz w:val="24"/>
          <w:szCs w:val="24"/>
        </w:rPr>
        <w:commentReference w:id="103"/>
      </w:r>
      <w:commentRangeEnd w:id="104"/>
      <w:r>
        <w:rPr>
          <w:rStyle w:val="CommentReference"/>
          <w:rFonts w:ascii="Garamond" w:eastAsia="Times New Roman" w:hAnsi="Garamond" w:cs="Times New Roman"/>
          <w:sz w:val="24"/>
          <w:szCs w:val="24"/>
        </w:rPr>
        <w:commentReference w:id="104"/>
      </w:r>
    </w:p>
    <w:p w14:paraId="2997F081" w14:textId="77777777" w:rsidR="002006B9" w:rsidRPr="000041C8" w:rsidRDefault="002006B9" w:rsidP="00BB132F">
      <w:pPr>
        <w:spacing w:line="360" w:lineRule="auto"/>
        <w:jc w:val="both"/>
        <w:rPr>
          <w:rFonts w:ascii="Garamond" w:eastAsia="Times New Roman" w:hAnsi="Garamond" w:cs="Times New Roman"/>
        </w:rPr>
      </w:pPr>
    </w:p>
    <w:p w14:paraId="43620DDD" w14:textId="249AFCA2" w:rsidR="002E15DA" w:rsidRPr="000C7333" w:rsidRDefault="0957F522" w:rsidP="00A95B79">
      <w:pPr>
        <w:spacing w:line="360" w:lineRule="auto"/>
        <w:ind w:left="360" w:hanging="360"/>
        <w:jc w:val="both"/>
        <w:rPr>
          <w:rFonts w:ascii="Garamond" w:eastAsia="Times New Roman" w:hAnsi="Garamond" w:cs="Times New Roman"/>
          <w:strike/>
        </w:rPr>
      </w:pPr>
      <w:r w:rsidRPr="54EE4B9D">
        <w:rPr>
          <w:rFonts w:ascii="Garamond" w:eastAsia="Times New Roman" w:hAnsi="Garamond" w:cs="Times New Roman"/>
        </w:rPr>
        <w:t>o</w:t>
      </w:r>
      <w:r w:rsidR="7D3F8EC6" w:rsidRPr="54EE4B9D">
        <w:rPr>
          <w:rFonts w:ascii="Garamond" w:eastAsia="Times New Roman" w:hAnsi="Garamond" w:cs="Times New Roman"/>
        </w:rPr>
        <w:t xml:space="preserve">) </w:t>
      </w:r>
      <w:r w:rsidR="7D3F8EC6" w:rsidRPr="005C0EA2">
        <w:rPr>
          <w:rFonts w:ascii="Garamond" w:eastAsia="Times New Roman" w:hAnsi="Garamond" w:cs="Times New Roman"/>
          <w:strike/>
          <w:highlight w:val="yellow"/>
        </w:rPr>
        <w:t xml:space="preserve">À primeira alteração à Lei n.º 20/2019, de 22 de fevereiro, que reforça a proteção dos animais utilizados em </w:t>
      </w:r>
      <w:commentRangeStart w:id="105"/>
      <w:r w:rsidR="7D3F8EC6" w:rsidRPr="005C0EA2">
        <w:rPr>
          <w:rFonts w:ascii="Garamond" w:eastAsia="Times New Roman" w:hAnsi="Garamond" w:cs="Times New Roman"/>
          <w:strike/>
          <w:highlight w:val="yellow"/>
        </w:rPr>
        <w:t>circos</w:t>
      </w:r>
      <w:commentRangeEnd w:id="105"/>
      <w:r w:rsidR="005C0EA2" w:rsidRPr="005C0EA2">
        <w:rPr>
          <w:rStyle w:val="CommentReference"/>
          <w:rFonts w:ascii="Garamond" w:eastAsia="Times New Roman" w:hAnsi="Garamond" w:cs="Times New Roman"/>
          <w:strike/>
          <w:sz w:val="24"/>
          <w:szCs w:val="24"/>
          <w:highlight w:val="yellow"/>
        </w:rPr>
        <w:commentReference w:id="105"/>
      </w:r>
      <w:r w:rsidR="7D3F8EC6" w:rsidRPr="005C0EA2">
        <w:rPr>
          <w:rFonts w:ascii="Garamond" w:eastAsia="Times New Roman" w:hAnsi="Garamond" w:cs="Times New Roman"/>
          <w:strike/>
          <w:highlight w:val="yellow"/>
        </w:rPr>
        <w:t>;</w:t>
      </w:r>
    </w:p>
    <w:p w14:paraId="7A04D8A4" w14:textId="53648B26" w:rsidR="004D3682" w:rsidRDefault="004D3682" w:rsidP="00A95B79">
      <w:pPr>
        <w:spacing w:line="360" w:lineRule="auto"/>
        <w:ind w:left="360" w:hanging="360"/>
        <w:jc w:val="both"/>
        <w:rPr>
          <w:rFonts w:ascii="Garamond" w:eastAsia="Times New Roman" w:hAnsi="Garamond" w:cs="Times New Roman"/>
        </w:rPr>
      </w:pPr>
    </w:p>
    <w:p w14:paraId="47DECBDD" w14:textId="77777777" w:rsidR="002E6C41" w:rsidRPr="000041C8" w:rsidRDefault="002E6C41" w:rsidP="00A95B79">
      <w:pPr>
        <w:spacing w:line="360" w:lineRule="auto"/>
        <w:ind w:left="360" w:hanging="360"/>
        <w:jc w:val="both"/>
        <w:rPr>
          <w:rFonts w:ascii="Garamond" w:eastAsia="Times New Roman" w:hAnsi="Garamond" w:cs="Times New Roman"/>
        </w:rPr>
      </w:pPr>
    </w:p>
    <w:p w14:paraId="61378B65" w14:textId="26455281" w:rsidR="00451A18" w:rsidRDefault="00451A18" w:rsidP="00A95B79">
      <w:pPr>
        <w:spacing w:line="360" w:lineRule="auto"/>
        <w:jc w:val="both"/>
        <w:rPr>
          <w:rFonts w:ascii="Garamond" w:eastAsia="Times New Roman" w:hAnsi="Garamond" w:cs="Times New Roman"/>
          <w:b/>
          <w:bCs/>
        </w:rPr>
      </w:pPr>
    </w:p>
    <w:p w14:paraId="3C6E1C80" w14:textId="0AF72CF0" w:rsidR="00B114B5" w:rsidRDefault="00B114B5" w:rsidP="00A95B79">
      <w:pPr>
        <w:spacing w:line="360" w:lineRule="auto"/>
        <w:jc w:val="both"/>
        <w:rPr>
          <w:rFonts w:ascii="Garamond" w:eastAsia="Times New Roman" w:hAnsi="Garamond" w:cs="Times New Roman"/>
        </w:rPr>
      </w:pPr>
    </w:p>
    <w:p w14:paraId="74A20078" w14:textId="65138400" w:rsidR="00B23C0C" w:rsidRPr="000041C8" w:rsidRDefault="00B23C0C" w:rsidP="00A95B79">
      <w:pPr>
        <w:spacing w:line="360" w:lineRule="auto"/>
        <w:jc w:val="both"/>
        <w:rPr>
          <w:rFonts w:ascii="Garamond" w:eastAsia="Times New Roman" w:hAnsi="Garamond" w:cs="Times New Roman"/>
        </w:rPr>
      </w:pPr>
    </w:p>
    <w:p w14:paraId="755AD719" w14:textId="38FAD351" w:rsidR="00822449" w:rsidRPr="000041C8" w:rsidRDefault="00822449" w:rsidP="00A95B79">
      <w:pPr>
        <w:spacing w:line="360" w:lineRule="auto"/>
        <w:jc w:val="center"/>
        <w:rPr>
          <w:rFonts w:ascii="Garamond" w:eastAsia="Times New Roman" w:hAnsi="Garamond" w:cs="Times New Roman"/>
          <w:b/>
        </w:rPr>
      </w:pPr>
    </w:p>
    <w:p w14:paraId="76BE4675" w14:textId="221D13AE" w:rsidR="00822449" w:rsidRPr="000041C8" w:rsidDel="00837B6E" w:rsidRDefault="00822449" w:rsidP="00822449">
      <w:pPr>
        <w:spacing w:line="360" w:lineRule="auto"/>
        <w:ind w:left="360" w:hanging="360"/>
        <w:jc w:val="center"/>
        <w:rPr>
          <w:del w:id="106" w:author="Maria Jorge Caldeira Carvalho Antunes Correia" w:date="2026-02-19T11:49:00Z" w16du:dateUtc="2026-02-19T11:49:00Z"/>
          <w:rFonts w:ascii="Garamond" w:eastAsia="Times New Roman" w:hAnsi="Garamond" w:cs="Times New Roman"/>
          <w:b/>
        </w:rPr>
      </w:pPr>
      <w:commentRangeStart w:id="107"/>
      <w:del w:id="108" w:author="Maria Jorge Caldeira Carvalho Antunes Correia" w:date="2026-02-19T11:49:00Z" w16du:dateUtc="2026-02-19T11:49:00Z">
        <w:r w:rsidRPr="000041C8" w:rsidDel="00837B6E">
          <w:rPr>
            <w:rFonts w:ascii="Garamond" w:eastAsia="Times New Roman" w:hAnsi="Garamond" w:cs="Times New Roman"/>
            <w:b/>
          </w:rPr>
          <w:delText>Artigo 2.º-A</w:delText>
        </w:r>
      </w:del>
    </w:p>
    <w:p w14:paraId="7CA1E6F8" w14:textId="2A252073" w:rsidR="00822449" w:rsidRPr="000041C8" w:rsidDel="00837B6E" w:rsidRDefault="00822449" w:rsidP="00822449">
      <w:pPr>
        <w:spacing w:line="360" w:lineRule="auto"/>
        <w:jc w:val="center"/>
        <w:rPr>
          <w:del w:id="109" w:author="Maria Jorge Caldeira Carvalho Antunes Correia" w:date="2026-02-19T11:49:00Z" w16du:dateUtc="2026-02-19T11:49:00Z"/>
          <w:rFonts w:ascii="Garamond" w:eastAsia="Times New Roman" w:hAnsi="Garamond" w:cs="Times New Roman"/>
        </w:rPr>
      </w:pPr>
      <w:del w:id="110" w:author="Maria Jorge Caldeira Carvalho Antunes Correia" w:date="2026-02-19T11:49:00Z" w16du:dateUtc="2026-02-19T11:49:00Z">
        <w:r w:rsidRPr="578B151F" w:rsidDel="00837B6E">
          <w:rPr>
            <w:rFonts w:ascii="Garamond" w:eastAsia="Times New Roman" w:hAnsi="Garamond" w:cs="Times New Roman"/>
          </w:rPr>
          <w:delText xml:space="preserve">Alteração ao Decreto-Lei n.º 314/2003, de 17 </w:delText>
        </w:r>
      </w:del>
      <w:commentRangeEnd w:id="107"/>
      <w:r w:rsidR="00B11202" w:rsidRPr="578B151F">
        <w:rPr>
          <w:rStyle w:val="CommentReference"/>
          <w:rFonts w:ascii="Garamond" w:eastAsia="Times New Roman" w:hAnsi="Garamond" w:cs="Times New Roman"/>
          <w:sz w:val="24"/>
          <w:szCs w:val="24"/>
        </w:rPr>
        <w:commentReference w:id="107"/>
      </w:r>
      <w:del w:id="111" w:author="Maria Jorge Caldeira Carvalho Antunes Correia" w:date="2026-02-19T11:49:00Z" w16du:dateUtc="2026-02-19T11:49:00Z">
        <w:r w:rsidRPr="578B151F" w:rsidDel="00837B6E">
          <w:rPr>
            <w:rFonts w:ascii="Garamond" w:eastAsia="Times New Roman" w:hAnsi="Garamond" w:cs="Times New Roman"/>
          </w:rPr>
          <w:delText>de dezembro</w:delText>
        </w:r>
      </w:del>
    </w:p>
    <w:p w14:paraId="0B682B67" w14:textId="3FE99125" w:rsidR="00C258FD" w:rsidRDefault="00C258FD" w:rsidP="00227807">
      <w:pPr>
        <w:spacing w:line="360" w:lineRule="auto"/>
        <w:jc w:val="both"/>
        <w:rPr>
          <w:rFonts w:ascii="Garamond" w:eastAsia="Times New Roman" w:hAnsi="Garamond" w:cs="Times New Roman"/>
        </w:rPr>
      </w:pPr>
    </w:p>
    <w:p w14:paraId="148AF23A" w14:textId="77777777" w:rsidR="00C258FD" w:rsidRDefault="00C258FD" w:rsidP="00822449">
      <w:pPr>
        <w:spacing w:line="360" w:lineRule="auto"/>
        <w:jc w:val="both"/>
        <w:rPr>
          <w:rFonts w:ascii="Garamond" w:eastAsia="Times New Roman" w:hAnsi="Garamond" w:cs="Times New Roman"/>
        </w:rPr>
      </w:pPr>
    </w:p>
    <w:p w14:paraId="0F295BC3" w14:textId="77777777" w:rsidR="00191B08" w:rsidRPr="000041C8" w:rsidRDefault="00191B08" w:rsidP="00822449">
      <w:pPr>
        <w:spacing w:line="360" w:lineRule="auto"/>
        <w:jc w:val="both"/>
        <w:rPr>
          <w:rFonts w:ascii="Garamond" w:eastAsia="Times New Roman" w:hAnsi="Garamond" w:cs="Times New Roman"/>
        </w:rPr>
      </w:pPr>
    </w:p>
    <w:p w14:paraId="70026557" w14:textId="2BC41E6A" w:rsidR="00822449" w:rsidRPr="00883A75" w:rsidRDefault="00822449" w:rsidP="00822449">
      <w:pPr>
        <w:spacing w:line="360" w:lineRule="auto"/>
        <w:jc w:val="both"/>
        <w:rPr>
          <w:rFonts w:ascii="Garamond" w:eastAsia="Times New Roman" w:hAnsi="Garamond" w:cs="Times New Roman"/>
          <w:highlight w:val="yellow"/>
        </w:rPr>
      </w:pPr>
      <w:r w:rsidRPr="00883A75">
        <w:rPr>
          <w:rFonts w:ascii="Garamond" w:eastAsia="Times New Roman" w:hAnsi="Garamond" w:cs="Times New Roman"/>
          <w:highlight w:val="yellow"/>
        </w:rPr>
        <w:t xml:space="preserve">«Artigo </w:t>
      </w:r>
      <w:r w:rsidR="005017A2" w:rsidRPr="00883A75">
        <w:rPr>
          <w:rFonts w:ascii="Garamond" w:eastAsia="Times New Roman" w:hAnsi="Garamond" w:cs="Times New Roman"/>
          <w:highlight w:val="yellow"/>
        </w:rPr>
        <w:t>3</w:t>
      </w:r>
      <w:r w:rsidRPr="00883A75">
        <w:rPr>
          <w:rFonts w:ascii="Garamond" w:eastAsia="Times New Roman" w:hAnsi="Garamond" w:cs="Times New Roman"/>
          <w:highlight w:val="yellow"/>
        </w:rPr>
        <w:t>.º</w:t>
      </w:r>
    </w:p>
    <w:p w14:paraId="26F6A96D" w14:textId="7377CE9A" w:rsidR="00822449" w:rsidRPr="00883A75" w:rsidRDefault="005017A2" w:rsidP="00822449">
      <w:pPr>
        <w:spacing w:line="360" w:lineRule="auto"/>
        <w:jc w:val="both"/>
        <w:rPr>
          <w:rFonts w:ascii="Garamond" w:eastAsia="Times New Roman" w:hAnsi="Garamond" w:cs="Times New Roman"/>
          <w:highlight w:val="yellow"/>
        </w:rPr>
      </w:pPr>
      <w:r w:rsidRPr="00883A75">
        <w:rPr>
          <w:rFonts w:ascii="Garamond" w:eastAsia="Times New Roman" w:hAnsi="Garamond" w:cs="Times New Roman"/>
          <w:highlight w:val="yellow"/>
        </w:rPr>
        <w:t>Detenção de cães e gatos</w:t>
      </w:r>
    </w:p>
    <w:p w14:paraId="5886C2D6" w14:textId="77777777" w:rsidR="00464F3F" w:rsidRPr="00883A75" w:rsidRDefault="005017A2" w:rsidP="005017A2">
      <w:pPr>
        <w:spacing w:line="360" w:lineRule="auto"/>
        <w:rPr>
          <w:ins w:id="112" w:author="Maria Jorge Caldeira Carvalho Antunes Correia" w:date="2025-08-20T11:50:00Z" w16du:dateUtc="2025-08-20T10:50:00Z"/>
          <w:rFonts w:ascii="Garamond" w:eastAsia="Times New Roman" w:hAnsi="Garamond" w:cs="Times New Roman"/>
          <w:b/>
          <w:bCs/>
          <w:highlight w:val="yellow"/>
        </w:rPr>
      </w:pPr>
      <w:r w:rsidRPr="00883A75">
        <w:rPr>
          <w:rFonts w:ascii="Garamond" w:eastAsia="Times New Roman" w:hAnsi="Garamond" w:cs="Times New Roman"/>
          <w:highlight w:val="yellow"/>
        </w:rPr>
        <w:t>1 - (...).</w:t>
      </w:r>
      <w:r w:rsidRPr="00883A75">
        <w:rPr>
          <w:rFonts w:ascii="Garamond" w:eastAsia="Times New Roman" w:hAnsi="Garamond" w:cs="Times New Roman"/>
          <w:highlight w:val="yellow"/>
        </w:rPr>
        <w:br/>
        <w:t>2 - (revogado).</w:t>
      </w:r>
      <w:r w:rsidRPr="00883A75">
        <w:rPr>
          <w:rFonts w:ascii="Garamond" w:eastAsia="Times New Roman" w:hAnsi="Garamond" w:cs="Times New Roman"/>
          <w:highlight w:val="yellow"/>
        </w:rPr>
        <w:br/>
        <w:t>3 - (revogado).</w:t>
      </w:r>
      <w:r w:rsidRPr="00883A75">
        <w:rPr>
          <w:rFonts w:ascii="Garamond" w:eastAsia="Times New Roman" w:hAnsi="Garamond" w:cs="Times New Roman"/>
          <w:highlight w:val="yellow"/>
        </w:rPr>
        <w:br/>
        <w:t>4 - (revogado).</w:t>
      </w:r>
      <w:r w:rsidRPr="00883A75">
        <w:rPr>
          <w:rFonts w:ascii="Garamond" w:eastAsia="Times New Roman" w:hAnsi="Garamond" w:cs="Times New Roman"/>
          <w:highlight w:val="yellow"/>
        </w:rPr>
        <w:br/>
        <w:t xml:space="preserve">5 - Em caso de não cumprimento do disposto </w:t>
      </w:r>
      <w:r w:rsidRPr="00883A75">
        <w:rPr>
          <w:rFonts w:ascii="Garamond" w:eastAsia="Times New Roman" w:hAnsi="Garamond" w:cs="Times New Roman"/>
          <w:b/>
          <w:bCs/>
          <w:highlight w:val="yellow"/>
        </w:rPr>
        <w:t>no número 1, aplica-se o previsto nos artigos 9.º e 112.º do Regime Geral do Bem-Estar dos Animais de Companhia.</w:t>
      </w:r>
    </w:p>
    <w:p w14:paraId="0ADFDB73" w14:textId="77777777" w:rsidR="00464F3F" w:rsidRPr="00883A75" w:rsidRDefault="00464F3F" w:rsidP="005017A2">
      <w:pPr>
        <w:spacing w:line="360" w:lineRule="auto"/>
        <w:rPr>
          <w:ins w:id="113" w:author="Maria Jorge Caldeira Carvalho Antunes Correia" w:date="2025-08-20T12:00:00Z" w16du:dateUtc="2025-08-20T11:00:00Z"/>
          <w:rFonts w:ascii="Garamond" w:eastAsia="Times New Roman" w:hAnsi="Garamond" w:cs="Times New Roman"/>
          <w:b/>
          <w:bCs/>
          <w:highlight w:val="yellow"/>
        </w:rPr>
      </w:pPr>
    </w:p>
    <w:p w14:paraId="53DFA20A" w14:textId="08A0F560" w:rsidR="00D166F1" w:rsidRPr="00883A75" w:rsidRDefault="00D166F1" w:rsidP="005017A2">
      <w:pPr>
        <w:spacing w:line="360" w:lineRule="auto"/>
        <w:rPr>
          <w:ins w:id="114" w:author="Maria Jorge Caldeira Carvalho Antunes Correia" w:date="2025-08-20T12:00:00Z" w16du:dateUtc="2025-08-20T11:00:00Z"/>
          <w:rFonts w:ascii="Garamond" w:eastAsia="Times New Roman" w:hAnsi="Garamond" w:cs="Times New Roman"/>
          <w:highlight w:val="yellow"/>
        </w:rPr>
      </w:pPr>
      <w:ins w:id="115" w:author="Maria Jorge Caldeira Carvalho Antunes Correia" w:date="2025-08-20T12:00:00Z" w16du:dateUtc="2025-08-20T11:00:00Z">
        <w:r w:rsidRPr="00883A75">
          <w:rPr>
            <w:rFonts w:ascii="Garamond" w:eastAsia="Times New Roman" w:hAnsi="Garamond" w:cs="Times New Roman"/>
            <w:highlight w:val="yellow"/>
          </w:rPr>
          <w:t>Propostas:</w:t>
        </w:r>
      </w:ins>
    </w:p>
    <w:p w14:paraId="4A9B4AC2" w14:textId="5BE3958E" w:rsidR="00D166F1" w:rsidRPr="00883A75" w:rsidRDefault="00D166F1" w:rsidP="005017A2">
      <w:pPr>
        <w:spacing w:line="360" w:lineRule="auto"/>
        <w:rPr>
          <w:ins w:id="116" w:author="Maria Jorge Caldeira Carvalho Antunes Correia" w:date="2025-08-20T12:46:00Z" w16du:dateUtc="2025-08-20T11:46:00Z"/>
          <w:rFonts w:ascii="Garamond" w:eastAsia="Times New Roman" w:hAnsi="Garamond" w:cs="Times New Roman"/>
          <w:highlight w:val="yellow"/>
        </w:rPr>
      </w:pPr>
      <w:ins w:id="117" w:author="Maria Jorge Caldeira Carvalho Antunes Correia" w:date="2025-08-20T12:00:00Z" w16du:dateUtc="2025-08-20T11:00:00Z">
        <w:r w:rsidRPr="00883A75">
          <w:rPr>
            <w:rFonts w:ascii="Garamond" w:eastAsia="Times New Roman" w:hAnsi="Garamond" w:cs="Times New Roman"/>
            <w:highlight w:val="yellow"/>
          </w:rPr>
          <w:t xml:space="preserve">Alterar o </w:t>
        </w:r>
      </w:ins>
      <w:ins w:id="118" w:author="Maria Jorge Caldeira Carvalho Antunes Correia" w:date="2025-08-20T12:40:00Z" w16du:dateUtc="2025-08-20T11:40:00Z">
        <w:r w:rsidR="00E97658" w:rsidRPr="00883A75">
          <w:rPr>
            <w:rFonts w:ascii="Garamond" w:eastAsia="Times New Roman" w:hAnsi="Garamond" w:cs="Times New Roman"/>
            <w:highlight w:val="yellow"/>
          </w:rPr>
          <w:t>título</w:t>
        </w:r>
      </w:ins>
      <w:ins w:id="119" w:author="Maria Jorge Caldeira Carvalho Antunes Correia" w:date="2025-08-20T12:01:00Z" w16du:dateUtc="2025-08-20T11:01:00Z">
        <w:r w:rsidR="00045D8F" w:rsidRPr="00883A75">
          <w:rPr>
            <w:rFonts w:ascii="Garamond" w:eastAsia="Times New Roman" w:hAnsi="Garamond" w:cs="Times New Roman"/>
            <w:highlight w:val="yellow"/>
          </w:rPr>
          <w:t xml:space="preserve"> para detenção </w:t>
        </w:r>
      </w:ins>
      <w:ins w:id="120" w:author="Maria Jorge Caldeira Carvalho Antunes Correia" w:date="2025-08-20T12:46:00Z" w16du:dateUtc="2025-08-20T11:46:00Z">
        <w:r w:rsidR="004F74CC" w:rsidRPr="00883A75">
          <w:rPr>
            <w:rFonts w:ascii="Garamond" w:eastAsia="Times New Roman" w:hAnsi="Garamond" w:cs="Times New Roman"/>
            <w:b/>
            <w:bCs/>
            <w:highlight w:val="yellow"/>
          </w:rPr>
          <w:t xml:space="preserve">para fins privados </w:t>
        </w:r>
      </w:ins>
      <w:ins w:id="121" w:author="Maria Jorge Caldeira Carvalho Antunes Correia" w:date="2025-08-20T12:41:00Z" w16du:dateUtc="2025-08-20T11:41:00Z">
        <w:r w:rsidR="007F4B29" w:rsidRPr="00883A75">
          <w:rPr>
            <w:rFonts w:ascii="Garamond" w:eastAsia="Times New Roman" w:hAnsi="Garamond" w:cs="Times New Roman"/>
            <w:highlight w:val="yellow"/>
          </w:rPr>
          <w:t xml:space="preserve"> </w:t>
        </w:r>
      </w:ins>
      <w:ins w:id="122" w:author="Maria Jorge Caldeira Carvalho Antunes Correia" w:date="2025-08-20T12:01:00Z" w16du:dateUtc="2025-08-20T11:01:00Z">
        <w:r w:rsidR="00045D8F" w:rsidRPr="00883A75">
          <w:rPr>
            <w:rFonts w:ascii="Garamond" w:eastAsia="Times New Roman" w:hAnsi="Garamond" w:cs="Times New Roman"/>
            <w:highlight w:val="yellow"/>
          </w:rPr>
          <w:t>de cães, gatos e furões</w:t>
        </w:r>
      </w:ins>
    </w:p>
    <w:p w14:paraId="4EE97DE2" w14:textId="7B73AB48" w:rsidR="00D6011C" w:rsidRPr="00883A75" w:rsidRDefault="0076231A" w:rsidP="005017A2">
      <w:pPr>
        <w:spacing w:line="360" w:lineRule="auto"/>
        <w:rPr>
          <w:ins w:id="123" w:author="Maria Jorge Caldeira Carvalho Antunes Correia" w:date="2025-08-20T12:46:00Z" w16du:dateUtc="2025-08-20T11:46:00Z"/>
          <w:rFonts w:ascii="Garamond" w:eastAsia="Times New Roman" w:hAnsi="Garamond" w:cs="Times New Roman"/>
          <w:highlight w:val="yellow"/>
        </w:rPr>
      </w:pPr>
      <w:ins w:id="124" w:author="Maria Jorge Caldeira Carvalho Antunes Correia" w:date="2025-08-20T12:49:00Z" w16du:dateUtc="2025-08-20T11:49:00Z">
        <w:r w:rsidRPr="00883A75">
          <w:rPr>
            <w:rFonts w:ascii="Garamond" w:eastAsia="Times New Roman" w:hAnsi="Garamond" w:cs="Times New Roman"/>
            <w:highlight w:val="yellow"/>
          </w:rPr>
          <w:t xml:space="preserve">Detenção para fins </w:t>
        </w:r>
      </w:ins>
      <w:ins w:id="125" w:author="Maria Jorge Caldeira Carvalho Antunes Correia" w:date="2025-08-20T12:46:00Z" w16du:dateUtc="2025-08-20T11:46:00Z">
        <w:r w:rsidR="00D6011C" w:rsidRPr="00883A75">
          <w:rPr>
            <w:rFonts w:ascii="Garamond" w:eastAsia="Times New Roman" w:hAnsi="Garamond" w:cs="Times New Roman"/>
            <w:highlight w:val="yellow"/>
          </w:rPr>
          <w:t>privado</w:t>
        </w:r>
      </w:ins>
      <w:ins w:id="126" w:author="Maria Jorge Caldeira Carvalho Antunes Correia" w:date="2025-08-20T12:47:00Z" w16du:dateUtc="2025-08-20T11:47:00Z">
        <w:r w:rsidR="00D30F66" w:rsidRPr="00883A75">
          <w:rPr>
            <w:rFonts w:ascii="Garamond" w:eastAsia="Times New Roman" w:hAnsi="Garamond" w:cs="Times New Roman"/>
            <w:highlight w:val="yellow"/>
          </w:rPr>
          <w:t>s</w:t>
        </w:r>
      </w:ins>
      <w:ins w:id="127" w:author="Maria Jorge Caldeira Carvalho Antunes Correia" w:date="2025-08-20T12:46:00Z" w16du:dateUtc="2025-08-20T11:46:00Z">
        <w:r w:rsidR="00D6011C" w:rsidRPr="00883A75">
          <w:rPr>
            <w:rFonts w:ascii="Garamond" w:eastAsia="Times New Roman" w:hAnsi="Garamond" w:cs="Times New Roman"/>
            <w:highlight w:val="yellow"/>
          </w:rPr>
          <w:t xml:space="preserve"> </w:t>
        </w:r>
      </w:ins>
      <w:ins w:id="128" w:author="Maria Jorge Caldeira Carvalho Antunes Correia" w:date="2025-08-20T12:47:00Z" w16du:dateUtc="2025-08-20T11:47:00Z">
        <w:r w:rsidR="00FF7EC2" w:rsidRPr="00883A75">
          <w:rPr>
            <w:rFonts w:ascii="Garamond" w:eastAsia="Times New Roman" w:hAnsi="Garamond" w:cs="Times New Roman"/>
            <w:highlight w:val="yellow"/>
          </w:rPr>
          <w:t>–</w:t>
        </w:r>
      </w:ins>
      <w:ins w:id="129" w:author="Maria Jorge Caldeira Carvalho Antunes Correia" w:date="2025-08-20T12:46:00Z" w16du:dateUtc="2025-08-20T11:46:00Z">
        <w:r w:rsidR="00D6011C" w:rsidRPr="00883A75">
          <w:rPr>
            <w:rFonts w:ascii="Garamond" w:eastAsia="Times New Roman" w:hAnsi="Garamond" w:cs="Times New Roman"/>
            <w:highlight w:val="yellow"/>
          </w:rPr>
          <w:t xml:space="preserve"> </w:t>
        </w:r>
      </w:ins>
      <w:ins w:id="130" w:author="Maria Jorge Caldeira Carvalho Antunes Correia" w:date="2025-08-20T12:47:00Z" w16du:dateUtc="2025-08-20T11:47:00Z">
        <w:r w:rsidR="00FF7EC2" w:rsidRPr="00883A75">
          <w:rPr>
            <w:rFonts w:ascii="Garamond" w:eastAsia="Times New Roman" w:hAnsi="Garamond" w:cs="Times New Roman"/>
            <w:highlight w:val="yellow"/>
          </w:rPr>
          <w:t>detenção de animais de companhia por particular</w:t>
        </w:r>
      </w:ins>
      <w:ins w:id="131" w:author="Maria Jorge Caldeira Carvalho Antunes Correia" w:date="2025-08-20T12:48:00Z" w16du:dateUtc="2025-08-20T11:48:00Z">
        <w:r w:rsidR="00C907D9" w:rsidRPr="00883A75">
          <w:rPr>
            <w:rFonts w:ascii="Garamond" w:eastAsia="Times New Roman" w:hAnsi="Garamond" w:cs="Times New Roman"/>
            <w:highlight w:val="yellow"/>
          </w:rPr>
          <w:t xml:space="preserve">, </w:t>
        </w:r>
      </w:ins>
      <w:ins w:id="132" w:author="Maria Jorge Caldeira Carvalho Antunes Correia" w:date="2025-08-20T12:49:00Z" w16du:dateUtc="2025-08-20T11:49:00Z">
        <w:r w:rsidR="00BB00A9" w:rsidRPr="00883A75">
          <w:rPr>
            <w:rFonts w:ascii="Garamond" w:eastAsia="Times New Roman" w:hAnsi="Garamond" w:cs="Times New Roman"/>
            <w:highlight w:val="yellow"/>
          </w:rPr>
          <w:t xml:space="preserve">na sua habitação, excluindo-se </w:t>
        </w:r>
        <w:r w:rsidRPr="00883A75">
          <w:rPr>
            <w:rFonts w:ascii="Garamond" w:eastAsia="Times New Roman" w:hAnsi="Garamond" w:cs="Times New Roman"/>
            <w:highlight w:val="yellow"/>
          </w:rPr>
          <w:t xml:space="preserve">os </w:t>
        </w:r>
      </w:ins>
      <w:ins w:id="133" w:author="Maria Jorge Caldeira Carvalho Antunes Correia" w:date="2025-08-20T12:48:00Z" w16du:dateUtc="2025-08-20T11:48:00Z">
        <w:r w:rsidR="00C907D9" w:rsidRPr="00883A75">
          <w:rPr>
            <w:rFonts w:ascii="Garamond" w:eastAsia="Times New Roman" w:hAnsi="Garamond" w:cs="Times New Roman"/>
            <w:highlight w:val="yellow"/>
          </w:rPr>
          <w:t xml:space="preserve">animais </w:t>
        </w:r>
      </w:ins>
      <w:ins w:id="134" w:author="Maria Jorge Caldeira Carvalho Antunes Correia" w:date="2025-08-20T12:49:00Z" w16du:dateUtc="2025-08-20T11:49:00Z">
        <w:r w:rsidRPr="00883A75">
          <w:rPr>
            <w:rFonts w:ascii="Garamond" w:eastAsia="Times New Roman" w:hAnsi="Garamond" w:cs="Times New Roman"/>
            <w:highlight w:val="yellow"/>
          </w:rPr>
          <w:t xml:space="preserve">mantidos </w:t>
        </w:r>
      </w:ins>
      <w:ins w:id="135" w:author="Maria Jorge Caldeira Carvalho Antunes Correia" w:date="2025-08-20T12:48:00Z" w16du:dateUtc="2025-08-20T11:48:00Z">
        <w:r w:rsidR="00C907D9" w:rsidRPr="00883A75">
          <w:rPr>
            <w:rFonts w:ascii="Garamond" w:eastAsia="Times New Roman" w:hAnsi="Garamond" w:cs="Times New Roman"/>
            <w:highlight w:val="yellow"/>
          </w:rPr>
          <w:t xml:space="preserve"> em alojamentos </w:t>
        </w:r>
        <w:r w:rsidR="00BB00A9" w:rsidRPr="00883A75">
          <w:rPr>
            <w:rFonts w:ascii="Garamond" w:eastAsia="Times New Roman" w:hAnsi="Garamond" w:cs="Times New Roman"/>
            <w:highlight w:val="yellow"/>
          </w:rPr>
          <w:t xml:space="preserve">com e sem fins </w:t>
        </w:r>
      </w:ins>
      <w:ins w:id="136" w:author="Maria Jorge Caldeira Carvalho Antunes Correia" w:date="2025-08-20T12:49:00Z" w16du:dateUtc="2025-08-20T11:49:00Z">
        <w:r w:rsidR="00BB00A9" w:rsidRPr="00883A75">
          <w:rPr>
            <w:rFonts w:ascii="Garamond" w:eastAsia="Times New Roman" w:hAnsi="Garamond" w:cs="Times New Roman"/>
            <w:highlight w:val="yellow"/>
          </w:rPr>
          <w:t>comer</w:t>
        </w:r>
        <w:r w:rsidRPr="00883A75">
          <w:rPr>
            <w:rFonts w:ascii="Garamond" w:eastAsia="Times New Roman" w:hAnsi="Garamond" w:cs="Times New Roman"/>
            <w:highlight w:val="yellow"/>
          </w:rPr>
          <w:t xml:space="preserve">ciais </w:t>
        </w:r>
      </w:ins>
    </w:p>
    <w:p w14:paraId="77BFED21" w14:textId="77777777" w:rsidR="00D6011C" w:rsidRPr="00883A75" w:rsidRDefault="00D6011C" w:rsidP="005017A2">
      <w:pPr>
        <w:spacing w:line="360" w:lineRule="auto"/>
        <w:rPr>
          <w:ins w:id="137" w:author="Maria Jorge Caldeira Carvalho Antunes Correia" w:date="2025-08-20T12:03:00Z" w16du:dateUtc="2025-08-20T11:03:00Z"/>
          <w:rFonts w:ascii="Garamond" w:eastAsia="Times New Roman" w:hAnsi="Garamond" w:cs="Times New Roman"/>
          <w:highlight w:val="yellow"/>
        </w:rPr>
      </w:pPr>
    </w:p>
    <w:p w14:paraId="09F02BCB" w14:textId="083A59A9" w:rsidR="004E755E" w:rsidRPr="00883A75" w:rsidRDefault="004E755E" w:rsidP="005017A2">
      <w:pPr>
        <w:spacing w:line="360" w:lineRule="auto"/>
        <w:rPr>
          <w:ins w:id="138" w:author="Maria Jorge Caldeira Carvalho Antunes Correia" w:date="2025-08-20T12:03:00Z" w16du:dateUtc="2025-08-20T11:03:00Z"/>
          <w:rFonts w:ascii="Garamond" w:eastAsia="Times New Roman" w:hAnsi="Garamond" w:cs="Times New Roman"/>
          <w:highlight w:val="yellow"/>
        </w:rPr>
      </w:pPr>
      <w:ins w:id="139" w:author="Maria Jorge Caldeira Carvalho Antunes Correia" w:date="2025-08-20T12:03:00Z" w16du:dateUtc="2025-08-20T11:03:00Z">
        <w:r w:rsidRPr="00883A75">
          <w:rPr>
            <w:rFonts w:ascii="Garamond" w:eastAsia="Times New Roman" w:hAnsi="Garamond" w:cs="Times New Roman"/>
            <w:highlight w:val="yellow"/>
          </w:rPr>
          <w:t xml:space="preserve">Alterar todo o artigo 3 , por forma a introduzir os </w:t>
        </w:r>
        <w:r w:rsidR="008808BB" w:rsidRPr="00883A75">
          <w:rPr>
            <w:rFonts w:ascii="Garamond" w:eastAsia="Times New Roman" w:hAnsi="Garamond" w:cs="Times New Roman"/>
            <w:highlight w:val="yellow"/>
          </w:rPr>
          <w:t>furões</w:t>
        </w:r>
      </w:ins>
    </w:p>
    <w:p w14:paraId="03C00EE2" w14:textId="177893F1" w:rsidR="008808BB" w:rsidRPr="00883A75" w:rsidRDefault="005C323E" w:rsidP="005017A2">
      <w:pPr>
        <w:spacing w:line="360" w:lineRule="auto"/>
        <w:rPr>
          <w:ins w:id="140" w:author="Maria Jorge Caldeira Carvalho Antunes Correia" w:date="2025-08-20T12:30:00Z" w16du:dateUtc="2025-08-20T11:30:00Z"/>
          <w:rFonts w:ascii="Garamond" w:eastAsia="Times New Roman" w:hAnsi="Garamond" w:cs="Times New Roman"/>
          <w:b/>
          <w:bCs/>
          <w:highlight w:val="yellow"/>
        </w:rPr>
      </w:pPr>
      <w:ins w:id="141" w:author="Maria Jorge Caldeira Carvalho Antunes Correia" w:date="2025-08-20T12:30:00Z" w16du:dateUtc="2025-08-20T11:30:00Z">
        <w:r w:rsidRPr="00883A75">
          <w:rPr>
            <w:rFonts w:ascii="Garamond" w:eastAsia="Times New Roman" w:hAnsi="Garamond" w:cs="Times New Roman"/>
            <w:b/>
            <w:bCs/>
            <w:highlight w:val="yellow"/>
          </w:rPr>
          <w:t>Alterar o nº 2</w:t>
        </w:r>
      </w:ins>
    </w:p>
    <w:p w14:paraId="5E922EF9" w14:textId="094A34BD" w:rsidR="005C323E" w:rsidRPr="00883A75" w:rsidRDefault="005C323E" w:rsidP="005C323E">
      <w:pPr>
        <w:spacing w:line="360" w:lineRule="auto"/>
        <w:rPr>
          <w:ins w:id="142" w:author="Maria Jorge Caldeira Carvalho Antunes Correia" w:date="2025-08-20T12:30:00Z"/>
          <w:rFonts w:ascii="Garamond" w:eastAsia="Times New Roman" w:hAnsi="Garamond" w:cs="Times New Roman"/>
          <w:b/>
          <w:bCs/>
          <w:highlight w:val="yellow"/>
        </w:rPr>
      </w:pPr>
      <w:ins w:id="143" w:author="Maria Jorge Caldeira Carvalho Antunes Correia" w:date="2025-08-20T12:30:00Z">
        <w:r w:rsidRPr="00883A75">
          <w:rPr>
            <w:rFonts w:ascii="Garamond" w:eastAsia="Times New Roman" w:hAnsi="Garamond" w:cs="Times New Roman"/>
            <w:b/>
            <w:bCs/>
            <w:highlight w:val="yellow"/>
          </w:rPr>
          <w:t>2 — Nos prédios urbanos podem ser alojados até três</w:t>
        </w:r>
      </w:ins>
      <w:ins w:id="144" w:author="Maria Jorge Caldeira Carvalho Antunes Correia" w:date="2025-08-20T12:30:00Z" w16du:dateUtc="2025-08-20T11:30:00Z">
        <w:r w:rsidR="00B0353B" w:rsidRPr="00883A75">
          <w:rPr>
            <w:rFonts w:ascii="Garamond" w:eastAsia="Times New Roman" w:hAnsi="Garamond" w:cs="Times New Roman"/>
            <w:b/>
            <w:bCs/>
            <w:highlight w:val="yellow"/>
          </w:rPr>
          <w:t xml:space="preserve"> </w:t>
        </w:r>
      </w:ins>
      <w:ins w:id="145" w:author="Maria Jorge Caldeira Carvalho Antunes Correia" w:date="2025-08-20T12:31:00Z" w16du:dateUtc="2025-08-20T11:31:00Z">
        <w:r w:rsidR="00B0353B" w:rsidRPr="00883A75">
          <w:rPr>
            <w:rFonts w:ascii="Garamond" w:eastAsia="Times New Roman" w:hAnsi="Garamond" w:cs="Times New Roman"/>
            <w:b/>
            <w:bCs/>
            <w:highlight w:val="yellow"/>
          </w:rPr>
          <w:t>c</w:t>
        </w:r>
      </w:ins>
      <w:ins w:id="146" w:author="Maria Jorge Caldeira Carvalho Antunes Correia" w:date="2025-08-20T12:30:00Z">
        <w:r w:rsidRPr="00883A75">
          <w:rPr>
            <w:rFonts w:ascii="Garamond" w:eastAsia="Times New Roman" w:hAnsi="Garamond" w:cs="Times New Roman"/>
            <w:b/>
            <w:bCs/>
            <w:highlight w:val="yellow"/>
          </w:rPr>
          <w:t>ães</w:t>
        </w:r>
      </w:ins>
      <w:ins w:id="147" w:author="Maria Jorge Caldeira Carvalho Antunes Correia" w:date="2025-08-20T12:30:00Z" w16du:dateUtc="2025-08-20T11:30:00Z">
        <w:r w:rsidRPr="00883A75">
          <w:rPr>
            <w:rFonts w:ascii="Garamond" w:eastAsia="Times New Roman" w:hAnsi="Garamond" w:cs="Times New Roman"/>
            <w:b/>
            <w:bCs/>
            <w:highlight w:val="yellow"/>
          </w:rPr>
          <w:t xml:space="preserve"> </w:t>
        </w:r>
      </w:ins>
      <w:ins w:id="148" w:author="Maria Jorge Caldeira Carvalho Antunes Correia" w:date="2025-08-20T12:31:00Z" w16du:dateUtc="2025-08-20T11:31:00Z">
        <w:r w:rsidR="00BE47B3" w:rsidRPr="00883A75">
          <w:rPr>
            <w:rFonts w:ascii="Garamond" w:eastAsia="Times New Roman" w:hAnsi="Garamond" w:cs="Times New Roman"/>
            <w:b/>
            <w:bCs/>
            <w:highlight w:val="yellow"/>
          </w:rPr>
          <w:t xml:space="preserve">adultos </w:t>
        </w:r>
      </w:ins>
      <w:ins w:id="149" w:author="Maria Jorge Caldeira Carvalho Antunes Correia" w:date="2025-08-20T12:30:00Z">
        <w:r w:rsidRPr="00883A75">
          <w:rPr>
            <w:rFonts w:ascii="Garamond" w:eastAsia="Times New Roman" w:hAnsi="Garamond" w:cs="Times New Roman"/>
            <w:b/>
            <w:bCs/>
            <w:highlight w:val="yellow"/>
          </w:rPr>
          <w:t xml:space="preserve">ou quatro gatos </w:t>
        </w:r>
      </w:ins>
      <w:ins w:id="150" w:author="Maria Jorge Caldeira Carvalho Antunes Correia" w:date="2025-08-20T12:30:00Z" w16du:dateUtc="2025-08-20T11:30:00Z">
        <w:r w:rsidRPr="00883A75">
          <w:rPr>
            <w:rFonts w:ascii="Garamond" w:eastAsia="Times New Roman" w:hAnsi="Garamond" w:cs="Times New Roman"/>
            <w:b/>
            <w:bCs/>
            <w:highlight w:val="yellow"/>
          </w:rPr>
          <w:t xml:space="preserve">ou </w:t>
        </w:r>
      </w:ins>
      <w:ins w:id="151" w:author="Maria Jorge Caldeira Carvalho Antunes Correia" w:date="2025-08-20T12:31:00Z" w16du:dateUtc="2025-08-20T11:31:00Z">
        <w:r w:rsidR="00B0353B" w:rsidRPr="00883A75">
          <w:rPr>
            <w:rFonts w:ascii="Garamond" w:eastAsia="Times New Roman" w:hAnsi="Garamond" w:cs="Times New Roman"/>
            <w:b/>
            <w:bCs/>
            <w:highlight w:val="yellow"/>
          </w:rPr>
          <w:t>f</w:t>
        </w:r>
      </w:ins>
      <w:ins w:id="152" w:author="Maria Jorge Caldeira Carvalho Antunes Correia" w:date="2025-08-20T12:30:00Z" w16du:dateUtc="2025-08-20T11:30:00Z">
        <w:r w:rsidRPr="00883A75">
          <w:rPr>
            <w:rFonts w:ascii="Garamond" w:eastAsia="Times New Roman" w:hAnsi="Garamond" w:cs="Times New Roman"/>
            <w:b/>
            <w:bCs/>
            <w:highlight w:val="yellow"/>
          </w:rPr>
          <w:t xml:space="preserve">urões </w:t>
        </w:r>
      </w:ins>
      <w:ins w:id="153" w:author="Maria Jorge Caldeira Carvalho Antunes Correia" w:date="2025-08-20T12:30:00Z">
        <w:r w:rsidRPr="00883A75">
          <w:rPr>
            <w:rFonts w:ascii="Garamond" w:eastAsia="Times New Roman" w:hAnsi="Garamond" w:cs="Times New Roman"/>
            <w:b/>
            <w:bCs/>
            <w:highlight w:val="yellow"/>
          </w:rPr>
          <w:t>adultos por cada fogo, não podendo</w:t>
        </w:r>
      </w:ins>
      <w:ins w:id="154" w:author="Maria Jorge Caldeira Carvalho Antunes Correia" w:date="2025-08-20T12:31:00Z" w16du:dateUtc="2025-08-20T11:31:00Z">
        <w:r w:rsidR="00B0353B" w:rsidRPr="00883A75">
          <w:rPr>
            <w:rFonts w:ascii="Garamond" w:eastAsia="Times New Roman" w:hAnsi="Garamond" w:cs="Times New Roman"/>
            <w:b/>
            <w:bCs/>
            <w:highlight w:val="yellow"/>
          </w:rPr>
          <w:t xml:space="preserve"> </w:t>
        </w:r>
      </w:ins>
      <w:ins w:id="155" w:author="Maria Jorge Caldeira Carvalho Antunes Correia" w:date="2025-08-20T12:30:00Z">
        <w:r w:rsidRPr="00883A75">
          <w:rPr>
            <w:rFonts w:ascii="Garamond" w:eastAsia="Times New Roman" w:hAnsi="Garamond" w:cs="Times New Roman"/>
            <w:b/>
            <w:bCs/>
            <w:highlight w:val="yellow"/>
          </w:rPr>
          <w:t>no total ser excedido o número de quatro animais,</w:t>
        </w:r>
      </w:ins>
      <w:ins w:id="156" w:author="Maria Jorge Caldeira Carvalho Antunes Correia" w:date="2025-08-20T12:31:00Z" w16du:dateUtc="2025-08-20T11:31:00Z">
        <w:r w:rsidR="00B0353B" w:rsidRPr="00883A75">
          <w:rPr>
            <w:rFonts w:ascii="Garamond" w:eastAsia="Times New Roman" w:hAnsi="Garamond" w:cs="Times New Roman"/>
            <w:b/>
            <w:bCs/>
            <w:highlight w:val="yellow"/>
          </w:rPr>
          <w:t xml:space="preserve"> </w:t>
        </w:r>
      </w:ins>
      <w:ins w:id="157" w:author="Maria Jorge Caldeira Carvalho Antunes Correia" w:date="2025-08-20T12:30:00Z">
        <w:del w:id="158" w:author="Maria Cristina Tavares Briosa" w:date="2025-10-24T14:46:00Z" w16du:dateUtc="2025-10-24T13:46:00Z">
          <w:r w:rsidRPr="00883A75" w:rsidDel="00D76302">
            <w:rPr>
              <w:rFonts w:ascii="Garamond" w:eastAsia="Times New Roman" w:hAnsi="Garamond" w:cs="Times New Roman"/>
              <w:b/>
              <w:bCs/>
              <w:highlight w:val="yellow"/>
            </w:rPr>
            <w:delText>excepto</w:delText>
          </w:r>
        </w:del>
      </w:ins>
      <w:ins w:id="159" w:author="Maria Cristina Tavares Briosa" w:date="2025-10-24T14:46:00Z" w16du:dateUtc="2025-10-24T13:46:00Z">
        <w:r w:rsidR="00D76302" w:rsidRPr="00883A75">
          <w:rPr>
            <w:rFonts w:ascii="Garamond" w:eastAsia="Times New Roman" w:hAnsi="Garamond" w:cs="Times New Roman"/>
            <w:b/>
            <w:bCs/>
            <w:highlight w:val="yellow"/>
          </w:rPr>
          <w:t>exceto</w:t>
        </w:r>
      </w:ins>
      <w:ins w:id="160" w:author="Maria Jorge Caldeira Carvalho Antunes Correia" w:date="2025-08-20T12:30:00Z">
        <w:r w:rsidRPr="00883A75">
          <w:rPr>
            <w:rFonts w:ascii="Garamond" w:eastAsia="Times New Roman" w:hAnsi="Garamond" w:cs="Times New Roman"/>
            <w:b/>
            <w:bCs/>
            <w:highlight w:val="yellow"/>
          </w:rPr>
          <w:t xml:space="preserve"> se, a </w:t>
        </w:r>
        <w:commentRangeStart w:id="161"/>
        <w:r w:rsidRPr="00883A75">
          <w:rPr>
            <w:rFonts w:ascii="Garamond" w:eastAsia="Times New Roman" w:hAnsi="Garamond" w:cs="Times New Roman"/>
            <w:b/>
            <w:bCs/>
            <w:highlight w:val="yellow"/>
          </w:rPr>
          <w:t>pedido</w:t>
        </w:r>
      </w:ins>
      <w:commentRangeEnd w:id="161"/>
      <w:r w:rsidR="00883A75" w:rsidRPr="00883A75">
        <w:rPr>
          <w:rStyle w:val="CommentReference"/>
          <w:rFonts w:ascii="Garamond" w:eastAsia="Times New Roman" w:hAnsi="Garamond" w:cs="Times New Roman"/>
          <w:b/>
          <w:bCs/>
          <w:sz w:val="24"/>
          <w:szCs w:val="24"/>
          <w:highlight w:val="yellow"/>
        </w:rPr>
        <w:commentReference w:id="161"/>
      </w:r>
      <w:ins w:id="162" w:author="Maria Jorge Caldeira Carvalho Antunes Correia" w:date="2025-08-20T12:30:00Z">
        <w:r w:rsidRPr="00883A75">
          <w:rPr>
            <w:rFonts w:ascii="Garamond" w:eastAsia="Times New Roman" w:hAnsi="Garamond" w:cs="Times New Roman"/>
            <w:b/>
            <w:bCs/>
            <w:highlight w:val="yellow"/>
          </w:rPr>
          <w:t xml:space="preserve"> do detentor, e mediante parecer</w:t>
        </w:r>
      </w:ins>
    </w:p>
    <w:p w14:paraId="2920E372" w14:textId="77777777" w:rsidR="005C323E" w:rsidRPr="00883A75" w:rsidRDefault="005C323E" w:rsidP="005C323E">
      <w:pPr>
        <w:spacing w:line="360" w:lineRule="auto"/>
        <w:rPr>
          <w:ins w:id="163" w:author="Maria Jorge Caldeira Carvalho Antunes Correia" w:date="2025-08-20T12:30:00Z"/>
          <w:rFonts w:ascii="Garamond" w:eastAsia="Times New Roman" w:hAnsi="Garamond" w:cs="Times New Roman"/>
          <w:b/>
          <w:bCs/>
          <w:highlight w:val="yellow"/>
        </w:rPr>
      </w:pPr>
      <w:ins w:id="164" w:author="Maria Jorge Caldeira Carvalho Antunes Correia" w:date="2025-08-20T12:30:00Z">
        <w:r w:rsidRPr="00883A75">
          <w:rPr>
            <w:rFonts w:ascii="Garamond" w:eastAsia="Times New Roman" w:hAnsi="Garamond" w:cs="Times New Roman"/>
            <w:b/>
            <w:bCs/>
            <w:highlight w:val="yellow"/>
          </w:rPr>
          <w:t>vinculativo do médico veterinário municipal e do delegado</w:t>
        </w:r>
      </w:ins>
    </w:p>
    <w:p w14:paraId="4C3625AD" w14:textId="543838FC" w:rsidR="005C323E" w:rsidRPr="00883A75" w:rsidRDefault="005C323E" w:rsidP="005C323E">
      <w:pPr>
        <w:spacing w:line="360" w:lineRule="auto"/>
        <w:rPr>
          <w:ins w:id="165" w:author="Maria Jorge Caldeira Carvalho Antunes Correia" w:date="2025-08-20T12:30:00Z"/>
          <w:rFonts w:ascii="Garamond" w:eastAsia="Times New Roman" w:hAnsi="Garamond" w:cs="Times New Roman"/>
          <w:b/>
          <w:bCs/>
          <w:highlight w:val="yellow"/>
        </w:rPr>
      </w:pPr>
      <w:ins w:id="166" w:author="Maria Jorge Caldeira Carvalho Antunes Correia" w:date="2025-08-20T12:30:00Z">
        <w:r w:rsidRPr="00883A75">
          <w:rPr>
            <w:rFonts w:ascii="Garamond" w:eastAsia="Times New Roman" w:hAnsi="Garamond" w:cs="Times New Roman"/>
            <w:b/>
            <w:bCs/>
            <w:highlight w:val="yellow"/>
          </w:rPr>
          <w:t>de saúde, for autorizado alojamento até ao máximo</w:t>
        </w:r>
      </w:ins>
      <w:ins w:id="167" w:author="Maria Jorge Caldeira Carvalho Antunes Correia" w:date="2025-08-20T12:32:00Z" w16du:dateUtc="2025-08-20T11:32:00Z">
        <w:r w:rsidR="00276F55" w:rsidRPr="00883A75">
          <w:rPr>
            <w:rFonts w:ascii="Garamond" w:eastAsia="Times New Roman" w:hAnsi="Garamond" w:cs="Times New Roman"/>
            <w:b/>
            <w:bCs/>
            <w:highlight w:val="yellow"/>
          </w:rPr>
          <w:t xml:space="preserve"> </w:t>
        </w:r>
      </w:ins>
      <w:ins w:id="168" w:author="Maria Jorge Caldeira Carvalho Antunes Correia" w:date="2025-08-20T12:30:00Z">
        <w:r w:rsidRPr="00883A75">
          <w:rPr>
            <w:rFonts w:ascii="Garamond" w:eastAsia="Times New Roman" w:hAnsi="Garamond" w:cs="Times New Roman"/>
            <w:b/>
            <w:bCs/>
            <w:highlight w:val="yellow"/>
          </w:rPr>
          <w:t>de seis animais adultos, desde que se verifiquem todos</w:t>
        </w:r>
      </w:ins>
      <w:ins w:id="169" w:author="Maria Jorge Caldeira Carvalho Antunes Correia" w:date="2025-08-20T12:32:00Z" w16du:dateUtc="2025-08-20T11:32:00Z">
        <w:r w:rsidR="00276F55" w:rsidRPr="00883A75">
          <w:rPr>
            <w:rFonts w:ascii="Garamond" w:eastAsia="Times New Roman" w:hAnsi="Garamond" w:cs="Times New Roman"/>
            <w:b/>
            <w:bCs/>
            <w:highlight w:val="yellow"/>
          </w:rPr>
          <w:t xml:space="preserve"> </w:t>
        </w:r>
      </w:ins>
      <w:ins w:id="170" w:author="Maria Jorge Caldeira Carvalho Antunes Correia" w:date="2025-08-20T12:30:00Z">
        <w:r w:rsidRPr="00883A75">
          <w:rPr>
            <w:rFonts w:ascii="Garamond" w:eastAsia="Times New Roman" w:hAnsi="Garamond" w:cs="Times New Roman"/>
            <w:b/>
            <w:bCs/>
            <w:highlight w:val="yellow"/>
          </w:rPr>
          <w:t>os requisitos hígio-sanitários e de bem-estar animal</w:t>
        </w:r>
      </w:ins>
    </w:p>
    <w:p w14:paraId="5A20C31D" w14:textId="5450361D" w:rsidR="005C323E" w:rsidRPr="00883A75" w:rsidRDefault="005C323E" w:rsidP="005C323E">
      <w:pPr>
        <w:spacing w:line="360" w:lineRule="auto"/>
        <w:rPr>
          <w:ins w:id="171" w:author="Maria Jorge Caldeira Carvalho Antunes Correia" w:date="2025-08-20T12:39:00Z" w16du:dateUtc="2025-08-20T11:39:00Z"/>
          <w:rFonts w:ascii="Garamond" w:eastAsia="Times New Roman" w:hAnsi="Garamond" w:cs="Times New Roman"/>
          <w:b/>
          <w:bCs/>
          <w:highlight w:val="yellow"/>
        </w:rPr>
      </w:pPr>
      <w:ins w:id="172" w:author="Maria Jorge Caldeira Carvalho Antunes Correia" w:date="2025-08-20T12:30:00Z">
        <w:r w:rsidRPr="00883A75">
          <w:rPr>
            <w:rFonts w:ascii="Garamond" w:eastAsia="Times New Roman" w:hAnsi="Garamond" w:cs="Times New Roman"/>
            <w:b/>
            <w:bCs/>
            <w:highlight w:val="yellow"/>
          </w:rPr>
          <w:t>legalmente exigidos</w:t>
        </w:r>
      </w:ins>
    </w:p>
    <w:p w14:paraId="70A53C1A" w14:textId="77777777" w:rsidR="00A41455" w:rsidRPr="00883A75" w:rsidRDefault="00A41455" w:rsidP="005C323E">
      <w:pPr>
        <w:spacing w:line="360" w:lineRule="auto"/>
        <w:rPr>
          <w:ins w:id="173" w:author="Maria Jorge Caldeira Carvalho Antunes Correia" w:date="2025-08-20T12:39:00Z" w16du:dateUtc="2025-08-20T11:39:00Z"/>
          <w:rFonts w:ascii="Garamond" w:eastAsia="Times New Roman" w:hAnsi="Garamond" w:cs="Times New Roman"/>
          <w:b/>
          <w:bCs/>
          <w:highlight w:val="yellow"/>
        </w:rPr>
      </w:pPr>
    </w:p>
    <w:p w14:paraId="34F1016C" w14:textId="1966A8C1" w:rsidR="00A41455" w:rsidRPr="00883A75" w:rsidRDefault="00A41455" w:rsidP="005C323E">
      <w:pPr>
        <w:spacing w:line="360" w:lineRule="auto"/>
        <w:rPr>
          <w:ins w:id="174" w:author="Maria Jorge Caldeira Carvalho Antunes Correia" w:date="2025-08-20T12:39:00Z" w16du:dateUtc="2025-08-20T11:39:00Z"/>
          <w:rFonts w:ascii="Garamond" w:eastAsia="Times New Roman" w:hAnsi="Garamond" w:cs="Times New Roman"/>
          <w:b/>
          <w:bCs/>
          <w:highlight w:val="yellow"/>
        </w:rPr>
      </w:pPr>
      <w:ins w:id="175" w:author="Maria Jorge Caldeira Carvalho Antunes Correia" w:date="2025-08-20T12:39:00Z" w16du:dateUtc="2025-08-20T11:39:00Z">
        <w:r w:rsidRPr="00883A75">
          <w:rPr>
            <w:rFonts w:ascii="Garamond" w:eastAsia="Times New Roman" w:hAnsi="Garamond" w:cs="Times New Roman"/>
            <w:b/>
            <w:bCs/>
            <w:highlight w:val="yellow"/>
          </w:rPr>
          <w:t>Alterar o nº 4</w:t>
        </w:r>
      </w:ins>
    </w:p>
    <w:p w14:paraId="58D89888" w14:textId="1461CFF1" w:rsidR="00A41455" w:rsidRPr="00883A75" w:rsidRDefault="00A41455" w:rsidP="00A41455">
      <w:pPr>
        <w:spacing w:line="360" w:lineRule="auto"/>
        <w:rPr>
          <w:ins w:id="176" w:author="Maria Jorge Caldeira Carvalho Antunes Correia" w:date="2025-08-20T12:39:00Z"/>
          <w:rFonts w:ascii="Garamond" w:eastAsia="Times New Roman" w:hAnsi="Garamond" w:cs="Times New Roman"/>
          <w:b/>
          <w:bCs/>
          <w:highlight w:val="yellow"/>
        </w:rPr>
      </w:pPr>
      <w:ins w:id="177" w:author="Maria Jorge Caldeira Carvalho Antunes Correia" w:date="2025-08-20T12:39:00Z">
        <w:r w:rsidRPr="00883A75">
          <w:rPr>
            <w:rFonts w:ascii="Garamond" w:eastAsia="Times New Roman" w:hAnsi="Garamond" w:cs="Times New Roman"/>
            <w:b/>
            <w:bCs/>
            <w:highlight w:val="yellow"/>
          </w:rPr>
          <w:t>4 — Nos prédios rústicos ou mistos podem ser alojados</w:t>
        </w:r>
      </w:ins>
      <w:ins w:id="178" w:author="Maria Jorge Caldeira Carvalho Antunes Correia" w:date="2025-08-20T12:39:00Z" w16du:dateUtc="2025-08-20T11:39:00Z">
        <w:r w:rsidRPr="00883A75">
          <w:rPr>
            <w:rFonts w:ascii="Garamond" w:eastAsia="Times New Roman" w:hAnsi="Garamond" w:cs="Times New Roman"/>
            <w:b/>
            <w:bCs/>
            <w:highlight w:val="yellow"/>
          </w:rPr>
          <w:t xml:space="preserve"> </w:t>
        </w:r>
      </w:ins>
      <w:ins w:id="179" w:author="Maria Jorge Caldeira Carvalho Antunes Correia" w:date="2025-08-20T12:39:00Z">
        <w:r w:rsidRPr="00883A75">
          <w:rPr>
            <w:rFonts w:ascii="Garamond" w:eastAsia="Times New Roman" w:hAnsi="Garamond" w:cs="Times New Roman"/>
            <w:b/>
            <w:bCs/>
            <w:highlight w:val="yellow"/>
          </w:rPr>
          <w:t>até seis animais adultos, podendo tal número ser</w:t>
        </w:r>
      </w:ins>
      <w:ins w:id="180" w:author="Maria Jorge Caldeira Carvalho Antunes Correia" w:date="2025-08-20T12:39:00Z" w16du:dateUtc="2025-08-20T11:39:00Z">
        <w:r w:rsidRPr="00883A75">
          <w:rPr>
            <w:rFonts w:ascii="Garamond" w:eastAsia="Times New Roman" w:hAnsi="Garamond" w:cs="Times New Roman"/>
            <w:b/>
            <w:bCs/>
            <w:highlight w:val="yellow"/>
          </w:rPr>
          <w:t xml:space="preserve"> </w:t>
        </w:r>
      </w:ins>
      <w:ins w:id="181" w:author="Maria Jorge Caldeira Carvalho Antunes Correia" w:date="2025-08-20T12:39:00Z">
        <w:r w:rsidRPr="00883A75">
          <w:rPr>
            <w:rFonts w:ascii="Garamond" w:eastAsia="Times New Roman" w:hAnsi="Garamond" w:cs="Times New Roman"/>
            <w:b/>
            <w:bCs/>
            <w:highlight w:val="yellow"/>
          </w:rPr>
          <w:t>excedido se</w:t>
        </w:r>
      </w:ins>
      <w:ins w:id="182" w:author="Maria Jorge Caldeira Carvalho Antunes Correia" w:date="2025-08-20T12:40:00Z" w16du:dateUtc="2025-08-20T11:40:00Z">
        <w:r w:rsidRPr="00883A75">
          <w:rPr>
            <w:rFonts w:ascii="Garamond" w:eastAsia="Times New Roman" w:hAnsi="Garamond" w:cs="Times New Roman"/>
            <w:b/>
            <w:bCs/>
            <w:highlight w:val="yellow"/>
          </w:rPr>
          <w:t xml:space="preserve"> </w:t>
        </w:r>
      </w:ins>
      <w:ins w:id="183" w:author="Maria Jorge Caldeira Carvalho Antunes Correia" w:date="2025-08-20T12:39:00Z">
        <w:r w:rsidRPr="00883A75">
          <w:rPr>
            <w:rFonts w:ascii="Garamond" w:eastAsia="Times New Roman" w:hAnsi="Garamond" w:cs="Times New Roman"/>
            <w:b/>
            <w:bCs/>
            <w:highlight w:val="yellow"/>
          </w:rPr>
          <w:t xml:space="preserve"> a dimensão do terreno o permitir e desde</w:t>
        </w:r>
      </w:ins>
    </w:p>
    <w:p w14:paraId="1924B5BD" w14:textId="46977115" w:rsidR="00A41455" w:rsidRPr="00883A75" w:rsidRDefault="00A41455" w:rsidP="00A41455">
      <w:pPr>
        <w:spacing w:line="360" w:lineRule="auto"/>
        <w:rPr>
          <w:ins w:id="184" w:author="Maria Jorge Caldeira Carvalho Antunes Correia" w:date="2025-08-20T11:50:00Z" w16du:dateUtc="2025-08-20T10:50:00Z"/>
          <w:rFonts w:ascii="Garamond" w:eastAsia="Times New Roman" w:hAnsi="Garamond" w:cs="Times New Roman"/>
          <w:b/>
          <w:bCs/>
          <w:highlight w:val="yellow"/>
        </w:rPr>
      </w:pPr>
      <w:ins w:id="185" w:author="Maria Jorge Caldeira Carvalho Antunes Correia" w:date="2025-08-20T12:39:00Z">
        <w:r w:rsidRPr="00883A75">
          <w:rPr>
            <w:rFonts w:ascii="Garamond" w:eastAsia="Times New Roman" w:hAnsi="Garamond" w:cs="Times New Roman"/>
            <w:b/>
            <w:bCs/>
            <w:highlight w:val="yellow"/>
          </w:rPr>
          <w:t>que as condições de alojamento obedeçam aos requisitos</w:t>
        </w:r>
      </w:ins>
      <w:ins w:id="186" w:author="Maria Jorge Caldeira Carvalho Antunes Correia" w:date="2025-08-20T12:39:00Z" w16du:dateUtc="2025-08-20T11:39:00Z">
        <w:r w:rsidRPr="00883A75">
          <w:rPr>
            <w:rFonts w:ascii="Garamond" w:eastAsia="Times New Roman" w:hAnsi="Garamond" w:cs="Times New Roman"/>
            <w:b/>
            <w:bCs/>
            <w:highlight w:val="yellow"/>
          </w:rPr>
          <w:t xml:space="preserve"> </w:t>
        </w:r>
      </w:ins>
      <w:ins w:id="187" w:author="Maria Jorge Caldeira Carvalho Antunes Correia" w:date="2025-08-20T12:39:00Z">
        <w:r w:rsidRPr="00883A75">
          <w:rPr>
            <w:rFonts w:ascii="Garamond" w:eastAsia="Times New Roman" w:hAnsi="Garamond" w:cs="Times New Roman"/>
            <w:b/>
            <w:bCs/>
            <w:highlight w:val="yellow"/>
          </w:rPr>
          <w:t>estabelecidos no n.o 1.</w:t>
        </w:r>
      </w:ins>
      <w:ins w:id="188" w:author="Maria Jorge Caldeira Carvalho Antunes Correia" w:date="2025-08-20T12:40:00Z" w16du:dateUtc="2025-08-20T11:40:00Z">
        <w:r w:rsidRPr="00883A75">
          <w:rPr>
            <w:rFonts w:ascii="Garamond" w:eastAsia="Times New Roman" w:hAnsi="Garamond" w:cs="Times New Roman"/>
            <w:b/>
            <w:bCs/>
            <w:highlight w:val="yellow"/>
          </w:rPr>
          <w:t xml:space="preserve"> e mediante parecer vinculativo do médico veterinário municipal e do delegado de saúde,</w:t>
        </w:r>
      </w:ins>
    </w:p>
    <w:p w14:paraId="378BED49" w14:textId="3D9CF17A" w:rsidR="005017A2" w:rsidRPr="00883A75" w:rsidRDefault="005017A2" w:rsidP="005017A2">
      <w:pPr>
        <w:spacing w:line="360" w:lineRule="auto"/>
        <w:rPr>
          <w:rFonts w:ascii="Garamond" w:eastAsia="Times New Roman" w:hAnsi="Garamond" w:cs="Times New Roman"/>
          <w:highlight w:val="yellow"/>
        </w:rPr>
      </w:pPr>
      <w:r w:rsidRPr="00883A75">
        <w:rPr>
          <w:rFonts w:ascii="Garamond" w:eastAsia="Times New Roman" w:hAnsi="Garamond" w:cs="Times New Roman"/>
          <w:highlight w:val="yellow"/>
        </w:rPr>
        <w:br/>
      </w:r>
    </w:p>
    <w:p w14:paraId="101AC98E" w14:textId="3E813465" w:rsidR="00906CE4" w:rsidRPr="000041C8" w:rsidRDefault="79CE2AA2">
      <w:pPr>
        <w:spacing w:line="360" w:lineRule="auto"/>
        <w:jc w:val="both"/>
        <w:rPr>
          <w:ins w:id="189" w:author="Maria Helena Menezes Maia" w:date="2025-08-25T10:55:00Z" w16du:dateUtc="2025-08-25T10:55:03Z"/>
          <w:rFonts w:ascii="Garamond" w:eastAsia="Garamond" w:hAnsi="Garamond" w:cs="Garamond"/>
          <w:color w:val="881798"/>
        </w:rPr>
        <w:pPrChange w:id="190" w:author="Maria Helena Menezes Maia" w:date="2025-08-25T10:55:00Z">
          <w:pPr/>
        </w:pPrChange>
      </w:pPr>
      <w:ins w:id="191" w:author="Maria Helena Menezes Maia" w:date="2025-08-25T10:55:00Z">
        <w:r w:rsidRPr="40CAF8F4">
          <w:rPr>
            <w:rFonts w:ascii="Garamond" w:eastAsia="Garamond" w:hAnsi="Garamond" w:cs="Garamond"/>
            <w:b/>
            <w:bCs/>
            <w:color w:val="881798"/>
            <w:u w:val="single"/>
          </w:rPr>
          <w:t>Entrada de animais de companhia suscetíveis à raiva em território nacional</w:t>
        </w:r>
      </w:ins>
    </w:p>
    <w:p w14:paraId="7ADFA8F0" w14:textId="0C964797" w:rsidR="00906CE4" w:rsidRPr="000041C8" w:rsidRDefault="00906CE4">
      <w:pPr>
        <w:spacing w:line="360" w:lineRule="auto"/>
        <w:rPr>
          <w:ins w:id="192" w:author="Maria Helena Menezes Maia" w:date="2025-08-25T10:55:00Z" w16du:dateUtc="2025-08-25T10:55:03Z"/>
          <w:rFonts w:ascii="Garamond" w:eastAsia="Garamond" w:hAnsi="Garamond" w:cs="Garamond"/>
          <w:color w:val="881798"/>
        </w:rPr>
        <w:pPrChange w:id="193" w:author="Maria Helena Menezes Maia" w:date="2025-08-25T10:55:00Z">
          <w:pPr/>
        </w:pPrChange>
      </w:pPr>
    </w:p>
    <w:p w14:paraId="3DD4987D" w14:textId="0387E50A" w:rsidR="00906CE4" w:rsidRPr="000041C8" w:rsidRDefault="79CE2AA2">
      <w:pPr>
        <w:spacing w:line="360" w:lineRule="auto"/>
        <w:jc w:val="both"/>
        <w:rPr>
          <w:ins w:id="194" w:author="Maria Helena Menezes Maia" w:date="2025-08-25T10:55:00Z" w16du:dateUtc="2025-08-25T10:55:03Z"/>
          <w:rFonts w:ascii="Garamond" w:eastAsia="Garamond" w:hAnsi="Garamond" w:cs="Garamond"/>
          <w:color w:val="881798"/>
        </w:rPr>
        <w:pPrChange w:id="195" w:author="Maria Helena Menezes Maia" w:date="2025-08-25T10:55:00Z">
          <w:pPr/>
        </w:pPrChange>
      </w:pPr>
      <w:ins w:id="196" w:author="Maria Helena Menezes Maia" w:date="2025-08-25T10:55:00Z">
        <w:r w:rsidRPr="40CAF8F4">
          <w:rPr>
            <w:rFonts w:ascii="Garamond" w:eastAsia="Garamond" w:hAnsi="Garamond" w:cs="Garamond"/>
            <w:color w:val="881798"/>
            <w:u w:val="single"/>
          </w:rPr>
          <w:t>1 —A entrada em território nacional de animais de companhia suscetíveis à raiva destinados ao comércio, não abrangidos pelo disposto no Decreto-Lei n.º 79/2011, de 20 de junho, e no Regulamento (UE) n.º 2017/625, do Parlamento Europeu e do Conselho, de 15 de março, provenientes, quer de estados-membros da União Europeia, quer de países terceiros e territórios constantes das listas previstas no Anexo II do Regulamento de Execução (UE) n. ° 577/2013 da Comissão, de 28 de junho, quer de outros países terceiros, carece de autorização prévia da DGAV, bem como do Instituto de Conservação da Natureza e das Florestas. I.P., no que se refere aos furões.</w:t>
        </w:r>
      </w:ins>
    </w:p>
    <w:p w14:paraId="1945BA1C" w14:textId="15C6BD4C" w:rsidR="00906CE4" w:rsidRPr="000041C8" w:rsidRDefault="79CE2AA2">
      <w:pPr>
        <w:spacing w:line="360" w:lineRule="auto"/>
        <w:jc w:val="both"/>
        <w:rPr>
          <w:ins w:id="197" w:author="Maria Helena Menezes Maia" w:date="2025-08-25T10:55:00Z" w16du:dateUtc="2025-08-25T10:55:03Z"/>
          <w:rFonts w:ascii="Garamond" w:eastAsia="Garamond" w:hAnsi="Garamond" w:cs="Garamond"/>
          <w:color w:val="881798"/>
        </w:rPr>
        <w:pPrChange w:id="198" w:author="Maria Helena Menezes Maia" w:date="2025-08-25T10:55:00Z">
          <w:pPr/>
        </w:pPrChange>
      </w:pPr>
      <w:ins w:id="199" w:author="Maria Helena Menezes Maia" w:date="2025-08-25T10:55:00Z">
        <w:r w:rsidRPr="40CAF8F4">
          <w:rPr>
            <w:rFonts w:ascii="Garamond" w:eastAsia="Garamond" w:hAnsi="Garamond" w:cs="Garamond"/>
            <w:color w:val="881798"/>
            <w:u w:val="single"/>
          </w:rPr>
          <w:t>2 — A entrada em território nacional de cães, gatos e furões que circulem sem carácter comercial, provenientes, quer de estados-membros da União Europeia, quer de países terceiros e territórios constantes das listas previstas no Anexo II do Regulamento de Execução (UE) n. ° 577/2013 da Comissão, de 28 de junho, quer de outros países terceiros, está sujeita às condições previstas no Regulamento (UE) n.º 576/2013, do Parlamento Europeu e do Conselho, de 12 de junho.</w:t>
        </w:r>
      </w:ins>
    </w:p>
    <w:p w14:paraId="77079A10" w14:textId="339A5753" w:rsidR="00906CE4" w:rsidRPr="000041C8" w:rsidRDefault="79CE2AA2">
      <w:pPr>
        <w:spacing w:line="360" w:lineRule="auto"/>
        <w:jc w:val="both"/>
        <w:rPr>
          <w:ins w:id="200" w:author="Maria Helena Menezes Maia" w:date="2025-08-25T10:55:00Z" w16du:dateUtc="2025-08-25T10:55:03Z"/>
          <w:rFonts w:ascii="Garamond" w:eastAsia="Garamond" w:hAnsi="Garamond" w:cs="Garamond"/>
          <w:color w:val="881798"/>
        </w:rPr>
        <w:pPrChange w:id="201" w:author="Maria Helena Menezes Maia" w:date="2025-08-25T10:55:00Z">
          <w:pPr/>
        </w:pPrChange>
      </w:pPr>
      <w:ins w:id="202" w:author="Maria Helena Menezes Maia" w:date="2025-08-25T10:55:00Z">
        <w:r w:rsidRPr="40CAF8F4">
          <w:rPr>
            <w:rFonts w:ascii="Garamond" w:eastAsia="Garamond" w:hAnsi="Garamond" w:cs="Garamond"/>
            <w:color w:val="881798"/>
            <w:u w:val="single"/>
          </w:rPr>
          <w:t>3 — A entrada em território nacional de animais de companhia suscetíveis à raiva que não cães, gatos ou furões, que circulem sem carácter comercial, provenientes, quer de estados-membros, quer de países terceiros e territórios constantes das listas previstas no Anexo II do Regulamento de Execução (UE) n. ° 577/2013 da Comissão, de 28 de junho, quer de outros países terceiros, carece de autorização prévia da DGV.</w:t>
        </w:r>
      </w:ins>
    </w:p>
    <w:p w14:paraId="3B0D5DD9" w14:textId="31F4BE21" w:rsidR="00906CE4" w:rsidRPr="000041C8" w:rsidRDefault="79CE2AA2">
      <w:pPr>
        <w:spacing w:line="360" w:lineRule="auto"/>
        <w:jc w:val="both"/>
        <w:rPr>
          <w:ins w:id="203" w:author="Maria Helena Menezes Maia" w:date="2025-08-25T10:55:00Z" w16du:dateUtc="2025-08-25T10:55:03Z"/>
          <w:rFonts w:ascii="Garamond" w:eastAsia="Garamond" w:hAnsi="Garamond" w:cs="Garamond"/>
          <w:color w:val="881798"/>
        </w:rPr>
        <w:pPrChange w:id="204" w:author="Maria Helena Menezes Maia" w:date="2025-08-25T10:55:00Z">
          <w:pPr/>
        </w:pPrChange>
      </w:pPr>
      <w:ins w:id="205" w:author="Maria Helena Menezes Maia" w:date="2025-08-25T10:55:00Z">
        <w:r w:rsidRPr="40CAF8F4">
          <w:rPr>
            <w:rFonts w:ascii="Garamond" w:eastAsia="Garamond" w:hAnsi="Garamond" w:cs="Garamond"/>
            <w:color w:val="881798"/>
            <w:u w:val="single"/>
          </w:rPr>
          <w:t>4 - No caso de incumprimento das condições previstas nos números 2 e 3, pode ser determinado o retorno imediato do animal ao país de origem ou o isolamento sob controlo oficial, a expensas do detentor, durante o período necessário para cumprimento das condições em falta ou até à sua saída do País.</w:t>
        </w:r>
      </w:ins>
    </w:p>
    <w:p w14:paraId="5CEB8DAD" w14:textId="7402C79A" w:rsidR="00906CE4" w:rsidRPr="000041C8" w:rsidRDefault="79CE2AA2">
      <w:pPr>
        <w:spacing w:line="360" w:lineRule="auto"/>
        <w:jc w:val="both"/>
        <w:rPr>
          <w:del w:id="206" w:author="Maria Helena Menezes Maia" w:date="2025-08-25T10:45:00Z" w16du:dateUtc="2025-08-25T10:45:03Z"/>
          <w:rFonts w:ascii="Garamond" w:eastAsia="Times New Roman" w:hAnsi="Garamond" w:cs="Times New Roman"/>
        </w:rPr>
        <w:pPrChange w:id="207" w:author="Maria Helena Menezes Maia" w:date="2025-08-25T10:55:00Z">
          <w:pPr/>
        </w:pPrChange>
      </w:pPr>
      <w:ins w:id="208" w:author="Maria Helena Menezes Maia" w:date="2025-08-25T10:55:00Z">
        <w:r w:rsidRPr="40CAF8F4">
          <w:rPr>
            <w:rFonts w:ascii="Garamond" w:eastAsia="Garamond" w:hAnsi="Garamond" w:cs="Garamond"/>
            <w:color w:val="881798"/>
            <w:u w:val="single"/>
          </w:rPr>
          <w:t>5 – O disposto no número anterior não prejudica quaisquer medidas de profilaxia médica e sanitária, ou outras que a autoridade sanitária veterinária nacional entenda que devam ser tomadas.</w:t>
        </w:r>
      </w:ins>
      <w:del w:id="209" w:author="Maria Helena Menezes Maia" w:date="2025-08-25T10:45:00Z">
        <w:r w:rsidR="00906CE4" w:rsidRPr="40CAF8F4" w:rsidDel="00906CE4">
          <w:rPr>
            <w:rFonts w:ascii="Garamond" w:eastAsia="Times New Roman" w:hAnsi="Garamond" w:cs="Times New Roman"/>
          </w:rPr>
          <w:delText>»</w:delText>
        </w:r>
      </w:del>
    </w:p>
    <w:p w14:paraId="69A07EE0" w14:textId="66CA35B9" w:rsidR="00D2252B" w:rsidRPr="00D2252B" w:rsidRDefault="3467498A" w:rsidP="40CAF8F4">
      <w:pPr>
        <w:spacing w:line="360" w:lineRule="auto"/>
        <w:jc w:val="both"/>
        <w:rPr>
          <w:ins w:id="210" w:author="Maria Helena Menezes Maia" w:date="2025-08-25T11:00:00Z" w16du:dateUtc="2025-08-25T11:00:20Z"/>
          <w:rFonts w:ascii="Garamond" w:eastAsia="Garamond" w:hAnsi="Garamond" w:cs="Garamond"/>
          <w:color w:val="881798"/>
        </w:rPr>
      </w:pPr>
      <w:ins w:id="211" w:author="Maria Helena Menezes Maia" w:date="2025-08-25T11:00:00Z">
        <w:r w:rsidRPr="40CAF8F4">
          <w:rPr>
            <w:rFonts w:ascii="Garamond" w:eastAsia="Garamond" w:hAnsi="Garamond" w:cs="Garamond"/>
            <w:color w:val="881798"/>
            <w:u w:val="single"/>
          </w:rPr>
          <w:t>1 - No exercício das suas competências e atribuições de vigilância epidemiológica e de luta contra a raiva animal e outras zoonoses, pode a DGAV determinar a captura ou eliminação dos cães ou gatos que deambulem em quaisquer zonas, devendo anunciar previamente, por intermédio das DSAVR e por editais a afixar nos locais públicos do costume, com pelo menos oito dias de antecedência, quais as áreas e os dias em que terão lugar a prática de tais medidas, que, no caso de eliminação direta, serão sempre executadas em conformidade com o disposto no Regime Geral do Bem-Estar dos Animais de Companhia.</w:t>
        </w:r>
      </w:ins>
    </w:p>
    <w:p w14:paraId="0E890426" w14:textId="39CC6114" w:rsidR="00D2252B" w:rsidRPr="00D2252B" w:rsidRDefault="3467498A">
      <w:pPr>
        <w:spacing w:line="360" w:lineRule="auto"/>
        <w:jc w:val="both"/>
        <w:rPr>
          <w:ins w:id="212" w:author="Maria Helena Menezes Maia" w:date="2025-08-25T11:00:00Z" w16du:dateUtc="2025-08-25T11:00:20Z"/>
          <w:rFonts w:ascii="Garamond" w:eastAsia="Garamond" w:hAnsi="Garamond" w:cs="Garamond"/>
          <w:color w:val="881798"/>
        </w:rPr>
        <w:pPrChange w:id="213" w:author="Maria Helena Menezes Maia" w:date="2025-08-25T11:00:00Z">
          <w:pPr/>
        </w:pPrChange>
      </w:pPr>
      <w:ins w:id="214" w:author="Maria Helena Menezes Maia" w:date="2025-08-25T11:00:00Z">
        <w:r w:rsidRPr="40CAF8F4">
          <w:rPr>
            <w:rFonts w:ascii="Garamond" w:eastAsia="Garamond" w:hAnsi="Garamond" w:cs="Garamond"/>
            <w:color w:val="881798"/>
            <w:u w:val="single"/>
          </w:rPr>
          <w:t>2 - Ainda no exercício daquelas competências, a DGAV pode determinar a execução de levantamentos, ações de rastreio, programas de luta ou ações de epidemiovigilância com vista a prevenir a raiva, melhor conhecer, reduzir a incidência e controlar outras zoonoses, bem como, desencadear ações com vista a diminuir a população de animais suscetíveis infetados ou em risco de infeção.</w:t>
        </w:r>
      </w:ins>
    </w:p>
    <w:p w14:paraId="10A87FAF" w14:textId="0CEA4036" w:rsidR="00D2252B" w:rsidRPr="00D2252B" w:rsidRDefault="3467498A">
      <w:pPr>
        <w:spacing w:line="360" w:lineRule="auto"/>
        <w:jc w:val="both"/>
        <w:rPr>
          <w:ins w:id="215" w:author="Maria Helena Menezes Maia" w:date="2025-08-25T11:00:00Z" w16du:dateUtc="2025-08-25T11:00:20Z"/>
          <w:rFonts w:ascii="Garamond" w:eastAsia="Times New Roman" w:hAnsi="Garamond" w:cs="Times New Roman"/>
        </w:rPr>
        <w:pPrChange w:id="216" w:author="Maria Helena Menezes Maia" w:date="2025-08-25T11:00:00Z">
          <w:pPr/>
        </w:pPrChange>
      </w:pPr>
      <w:ins w:id="217" w:author="Maria Helena Menezes Maia" w:date="2025-08-25T11:00:00Z">
        <w:r w:rsidRPr="40CAF8F4">
          <w:rPr>
            <w:rFonts w:ascii="Garamond" w:eastAsia="Garamond" w:hAnsi="Garamond" w:cs="Garamond"/>
            <w:color w:val="881798"/>
            <w:u w:val="single"/>
          </w:rPr>
          <w:t>3 - Na execução das medidas previstas nos números anteriores, a DSAVR solicita a necessária colaboração de todas as autoridades e entidades para tal expressamente solicitadas, com especial referência para o ICNF, I.P., autarquias locais, Guarda Nacional Republicana, Polícia de Segurança Pública e a Autoridade Nacional de Emergência e Proteção Civil.</w:t>
        </w:r>
        <w:r w:rsidRPr="40CAF8F4">
          <w:rPr>
            <w:rFonts w:ascii="Garamond" w:eastAsia="Garamond" w:hAnsi="Garamond" w:cs="Garamond"/>
            <w:color w:val="000000" w:themeColor="text1"/>
          </w:rPr>
          <w:t>»</w:t>
        </w:r>
        <w:r w:rsidRPr="40CAF8F4">
          <w:rPr>
            <w:rFonts w:ascii="Garamond" w:eastAsia="Times New Roman" w:hAnsi="Garamond" w:cs="Times New Roman"/>
          </w:rPr>
          <w:t xml:space="preserve"> </w:t>
        </w:r>
      </w:ins>
    </w:p>
    <w:p w14:paraId="60BBCBB7" w14:textId="0A27B55B" w:rsidR="00D2252B" w:rsidRPr="008D2A77" w:rsidRDefault="00D2252B" w:rsidP="00D2252B">
      <w:pPr>
        <w:spacing w:line="360" w:lineRule="auto"/>
        <w:jc w:val="both"/>
        <w:rPr>
          <w:ins w:id="218" w:author="Maria Jorge Caldeira Carvalho Antunes Correia" w:date="2025-08-20T11:48:00Z"/>
          <w:rFonts w:ascii="Garamond" w:eastAsia="Times New Roman" w:hAnsi="Garamond" w:cs="Times New Roman"/>
          <w:color w:val="EE0000"/>
        </w:rPr>
      </w:pPr>
      <w:ins w:id="219" w:author="Maria Jorge Caldeira Carvalho Antunes Correia" w:date="2025-08-20T11:48:00Z">
        <w:r w:rsidRPr="008D2A77">
          <w:rPr>
            <w:rFonts w:ascii="Garamond" w:eastAsia="Times New Roman" w:hAnsi="Garamond" w:cs="Times New Roman"/>
            <w:color w:val="EE0000"/>
          </w:rPr>
          <w:t>Artigo 11.o</w:t>
        </w:r>
      </w:ins>
    </w:p>
    <w:p w14:paraId="0B7479CF" w14:textId="1F83113C" w:rsidR="0086733D" w:rsidRPr="008D2A77" w:rsidRDefault="00D2252B" w:rsidP="00D2252B">
      <w:pPr>
        <w:spacing w:line="360" w:lineRule="auto"/>
        <w:jc w:val="both"/>
        <w:rPr>
          <w:ins w:id="220" w:author="Maria Jorge Caldeira Carvalho Antunes Correia" w:date="2025-08-20T11:49:00Z" w16du:dateUtc="2025-08-20T10:49:00Z"/>
          <w:rFonts w:ascii="Garamond" w:eastAsia="Times New Roman" w:hAnsi="Garamond" w:cs="Times New Roman"/>
          <w:b/>
          <w:bCs/>
          <w:color w:val="EE0000"/>
        </w:rPr>
      </w:pPr>
      <w:commentRangeStart w:id="221"/>
      <w:ins w:id="222" w:author="Maria Jorge Caldeira Carvalho Antunes Correia" w:date="2025-08-20T11:48:00Z">
        <w:r w:rsidRPr="008D2A77">
          <w:rPr>
            <w:rFonts w:ascii="Garamond" w:eastAsia="Times New Roman" w:hAnsi="Garamond" w:cs="Times New Roman"/>
            <w:b/>
            <w:bCs/>
            <w:color w:val="EE0000"/>
          </w:rPr>
          <w:t>Canis e gatis municipais</w:t>
        </w:r>
      </w:ins>
      <w:commentRangeEnd w:id="221"/>
      <w:r w:rsidR="008D2A77" w:rsidRPr="008D2A77">
        <w:rPr>
          <w:rStyle w:val="CommentReference"/>
          <w:rFonts w:ascii="Garamond" w:eastAsia="Times New Roman" w:hAnsi="Garamond" w:cs="Times New Roman"/>
          <w:b/>
          <w:bCs/>
          <w:color w:val="EE0000"/>
          <w:sz w:val="24"/>
          <w:szCs w:val="24"/>
        </w:rPr>
        <w:commentReference w:id="221"/>
      </w:r>
    </w:p>
    <w:p w14:paraId="7C521E95" w14:textId="77777777" w:rsidR="00CE5461" w:rsidRPr="008D2A77" w:rsidRDefault="00CE5461" w:rsidP="00D2252B">
      <w:pPr>
        <w:spacing w:line="360" w:lineRule="auto"/>
        <w:jc w:val="both"/>
        <w:rPr>
          <w:ins w:id="223" w:author="Maria Jorge Caldeira Carvalho Antunes Correia" w:date="2025-08-20T11:49:00Z" w16du:dateUtc="2025-08-20T10:49:00Z"/>
          <w:rFonts w:ascii="Garamond" w:eastAsia="Times New Roman" w:hAnsi="Garamond" w:cs="Times New Roman"/>
          <w:b/>
          <w:bCs/>
          <w:color w:val="EE0000"/>
        </w:rPr>
      </w:pPr>
    </w:p>
    <w:p w14:paraId="22EC0DBD" w14:textId="4EA8F44A" w:rsidR="00ED6926" w:rsidRPr="00ED6926" w:rsidRDefault="00CE5461" w:rsidP="00ED6926">
      <w:pPr>
        <w:spacing w:line="360" w:lineRule="auto"/>
        <w:jc w:val="both"/>
        <w:rPr>
          <w:ins w:id="224" w:author="Maria Jorge Caldeira Carvalho Antunes Correia" w:date="2025-08-20T11:49:00Z"/>
          <w:rFonts w:ascii="Garamond" w:eastAsia="Times New Roman" w:hAnsi="Garamond" w:cs="Times New Roman"/>
        </w:rPr>
      </w:pPr>
      <w:ins w:id="225" w:author="Maria Jorge Caldeira Carvalho Antunes Correia" w:date="2025-08-20T11:49:00Z">
        <w:r w:rsidRPr="00CE5461">
          <w:rPr>
            <w:rFonts w:ascii="Garamond" w:eastAsia="Times New Roman" w:hAnsi="Garamond" w:cs="Times New Roman"/>
          </w:rPr>
          <w:t xml:space="preserve">2 — </w:t>
        </w:r>
      </w:ins>
      <w:ins w:id="226" w:author="Maria Jorge Caldeira Carvalho Antunes Correia" w:date="2025-08-20T11:49:00Z" w16du:dateUtc="2025-08-20T10:49:00Z">
        <w:r w:rsidR="00ED6926">
          <w:rPr>
            <w:rFonts w:ascii="Garamond" w:eastAsia="Times New Roman" w:hAnsi="Garamond" w:cs="Times New Roman"/>
          </w:rPr>
          <w:t>T</w:t>
        </w:r>
      </w:ins>
      <w:ins w:id="227" w:author="Maria Jorge Caldeira Carvalho Antunes Correia" w:date="2025-08-20T11:49:00Z">
        <w:r w:rsidR="00ED6926" w:rsidRPr="00ED6926">
          <w:rPr>
            <w:rFonts w:ascii="Garamond" w:hAnsi="Garamond"/>
          </w:rPr>
          <w:t xml:space="preserve">odos os </w:t>
        </w:r>
        <w:r w:rsidR="00ED6926" w:rsidRPr="008D2A77">
          <w:rPr>
            <w:rFonts w:ascii="Garamond" w:hAnsi="Garamond"/>
            <w:highlight w:val="yellow"/>
          </w:rPr>
          <w:t>canis e gatis municipais</w:t>
        </w:r>
        <w:r w:rsidR="00ED6926" w:rsidRPr="00ED6926">
          <w:rPr>
            <w:rFonts w:ascii="Garamond" w:hAnsi="Garamond"/>
          </w:rPr>
          <w:t xml:space="preserve"> devem possuir,</w:t>
        </w:r>
      </w:ins>
      <w:ins w:id="228" w:author="Maria Jorge Caldeira Carvalho Antunes Correia" w:date="2025-08-20T11:49:00Z" w16du:dateUtc="2025-08-20T10:49:00Z">
        <w:r w:rsidR="00ED6926">
          <w:rPr>
            <w:rFonts w:ascii="Garamond" w:hAnsi="Garamond"/>
          </w:rPr>
          <w:t xml:space="preserve"> </w:t>
        </w:r>
      </w:ins>
      <w:ins w:id="229" w:author="Maria Jorge Caldeira Carvalho Antunes Correia" w:date="2025-08-20T11:49:00Z">
        <w:r w:rsidR="00ED6926" w:rsidRPr="00ED6926">
          <w:rPr>
            <w:rFonts w:ascii="Garamond" w:eastAsia="Times New Roman" w:hAnsi="Garamond" w:cs="Times New Roman"/>
          </w:rPr>
          <w:t>pelo menos, duas celas semicirculares ou com conformação que propicie as mesmas condições, para isolamento e quarentena de animais suspeitos de raiva</w:t>
        </w:r>
      </w:ins>
    </w:p>
    <w:p w14:paraId="3DA33369" w14:textId="54D7C7D4" w:rsidR="00D2252B" w:rsidRDefault="00D2252B" w:rsidP="005017A2">
      <w:pPr>
        <w:spacing w:line="360" w:lineRule="auto"/>
        <w:jc w:val="both"/>
        <w:rPr>
          <w:ins w:id="230" w:author="Maria Jorge Caldeira Carvalho Antunes Correia" w:date="2025-08-20T11:48:00Z" w16du:dateUtc="2025-08-20T10:48:00Z"/>
          <w:rFonts w:ascii="Garamond" w:eastAsia="Times New Roman" w:hAnsi="Garamond" w:cs="Times New Roman"/>
        </w:rPr>
      </w:pPr>
    </w:p>
    <w:p w14:paraId="1EE1DF3A" w14:textId="77777777" w:rsidR="00D2252B" w:rsidRPr="000041C8" w:rsidRDefault="00D2252B" w:rsidP="005017A2">
      <w:pPr>
        <w:spacing w:line="360" w:lineRule="auto"/>
        <w:jc w:val="both"/>
        <w:rPr>
          <w:rFonts w:ascii="Garamond" w:eastAsia="Times New Roman" w:hAnsi="Garamond" w:cs="Times New Roman"/>
        </w:rPr>
      </w:pPr>
    </w:p>
    <w:p w14:paraId="5AC9E90B" w14:textId="03A3B773" w:rsidR="005B24BE" w:rsidRPr="008D2A77" w:rsidRDefault="005B24BE" w:rsidP="005B24BE">
      <w:pPr>
        <w:spacing w:line="360" w:lineRule="auto"/>
        <w:jc w:val="both"/>
        <w:rPr>
          <w:rFonts w:ascii="Garamond" w:eastAsia="Times New Roman" w:hAnsi="Garamond" w:cs="Times New Roman"/>
          <w:highlight w:val="lightGray"/>
        </w:rPr>
      </w:pPr>
      <w:r w:rsidRPr="000041C8">
        <w:rPr>
          <w:rFonts w:ascii="Garamond" w:eastAsia="Times New Roman" w:hAnsi="Garamond" w:cs="Times New Roman"/>
        </w:rPr>
        <w:t>«</w:t>
      </w:r>
      <w:r w:rsidRPr="008D2A77">
        <w:rPr>
          <w:rFonts w:ascii="Garamond" w:eastAsia="Times New Roman" w:hAnsi="Garamond" w:cs="Times New Roman"/>
          <w:highlight w:val="lightGray"/>
        </w:rPr>
        <w:t>Artigo 18.º</w:t>
      </w:r>
    </w:p>
    <w:p w14:paraId="0EFE42BC" w14:textId="4542FFA6" w:rsidR="005B24BE" w:rsidRPr="008D2A77" w:rsidRDefault="005B24BE" w:rsidP="005B24BE">
      <w:pPr>
        <w:spacing w:line="360" w:lineRule="auto"/>
        <w:jc w:val="both"/>
        <w:rPr>
          <w:rFonts w:ascii="Garamond" w:eastAsia="Times New Roman" w:hAnsi="Garamond" w:cs="Times New Roman"/>
          <w:highlight w:val="lightGray"/>
        </w:rPr>
      </w:pPr>
      <w:commentRangeStart w:id="231"/>
      <w:r w:rsidRPr="008D2A77">
        <w:rPr>
          <w:rFonts w:ascii="Garamond" w:eastAsia="Times New Roman" w:hAnsi="Garamond" w:cs="Times New Roman"/>
          <w:highlight w:val="lightGray"/>
        </w:rPr>
        <w:t>Disposições regulamentares</w:t>
      </w:r>
    </w:p>
    <w:p w14:paraId="494BFFDE" w14:textId="27B5A439" w:rsidR="005B24BE" w:rsidRPr="00101E58" w:rsidRDefault="005B24BE" w:rsidP="0098318B">
      <w:pPr>
        <w:spacing w:line="360" w:lineRule="auto"/>
        <w:jc w:val="both"/>
        <w:rPr>
          <w:rFonts w:ascii="Garamond" w:eastAsia="Times New Roman" w:hAnsi="Garamond" w:cs="Times New Roman"/>
        </w:rPr>
      </w:pPr>
      <w:r w:rsidRPr="008D2A77">
        <w:rPr>
          <w:rFonts w:ascii="Garamond" w:eastAsia="Times New Roman" w:hAnsi="Garamond" w:cs="Times New Roman"/>
          <w:highlight w:val="lightGray"/>
        </w:rPr>
        <w:t xml:space="preserve">As normas técnicas de execução regulamentar do presente diploma são aprovadas por portaria do membro do Governo responsável pelas áreas da Agricultura e </w:t>
      </w:r>
      <w:r w:rsidR="00101E58" w:rsidRPr="008D2A77">
        <w:rPr>
          <w:rFonts w:ascii="Garamond" w:eastAsia="Times New Roman" w:hAnsi="Garamond" w:cs="Times New Roman"/>
          <w:highlight w:val="lightGray"/>
        </w:rPr>
        <w:t>Pescas</w:t>
      </w:r>
      <w:r w:rsidRPr="008D2A77">
        <w:rPr>
          <w:rFonts w:ascii="Garamond" w:eastAsia="Times New Roman" w:hAnsi="Garamond" w:cs="Times New Roman"/>
          <w:highlight w:val="lightGray"/>
        </w:rPr>
        <w:t>.»</w:t>
      </w:r>
      <w:commentRangeEnd w:id="231"/>
      <w:r w:rsidR="008D2A77" w:rsidRPr="00101E58">
        <w:rPr>
          <w:rStyle w:val="CommentReference"/>
          <w:rFonts w:ascii="Garamond" w:eastAsia="Times New Roman" w:hAnsi="Garamond" w:cs="Times New Roman"/>
          <w:sz w:val="24"/>
          <w:szCs w:val="24"/>
        </w:rPr>
        <w:commentReference w:id="231"/>
      </w:r>
    </w:p>
    <w:p w14:paraId="51CA7267" w14:textId="4B9A2900" w:rsidR="723FCD21" w:rsidRPr="000041C8" w:rsidDel="00E34430" w:rsidRDefault="36716D46" w:rsidP="00A95B79">
      <w:pPr>
        <w:spacing w:line="360" w:lineRule="auto"/>
        <w:jc w:val="center"/>
        <w:rPr>
          <w:del w:id="232" w:author="Maria Jorge Caldeira Carvalho Antunes Correia" w:date="2026-02-19T11:57:00Z" w16du:dateUtc="2026-02-19T11:57:00Z"/>
          <w:rFonts w:ascii="Garamond" w:eastAsia="Times New Roman" w:hAnsi="Garamond" w:cs="Times New Roman"/>
          <w:b/>
        </w:rPr>
      </w:pPr>
      <w:commentRangeStart w:id="233"/>
      <w:del w:id="234" w:author="Maria Jorge Caldeira Carvalho Antunes Correia" w:date="2026-02-19T11:57:00Z" w16du:dateUtc="2026-02-19T11:57:00Z">
        <w:r w:rsidRPr="000041C8" w:rsidDel="00E34430">
          <w:rPr>
            <w:rFonts w:ascii="Garamond" w:eastAsia="Times New Roman" w:hAnsi="Garamond" w:cs="Times New Roman"/>
            <w:b/>
          </w:rPr>
          <w:delText>Artigo 3.º</w:delText>
        </w:r>
      </w:del>
    </w:p>
    <w:p w14:paraId="0CAC0C0E" w14:textId="1CCFB396" w:rsidR="723FCD21" w:rsidRPr="000041C8" w:rsidDel="00E34430" w:rsidRDefault="36716D46" w:rsidP="00A95B79">
      <w:pPr>
        <w:spacing w:line="360" w:lineRule="auto"/>
        <w:jc w:val="center"/>
        <w:rPr>
          <w:del w:id="235" w:author="Maria Jorge Caldeira Carvalho Antunes Correia" w:date="2026-02-19T11:57:00Z" w16du:dateUtc="2026-02-19T11:57:00Z"/>
          <w:rFonts w:ascii="Garamond" w:eastAsia="Times New Roman" w:hAnsi="Garamond" w:cs="Times New Roman"/>
        </w:rPr>
      </w:pPr>
      <w:bookmarkStart w:id="236" w:name="_Hlk123905762"/>
      <w:del w:id="237" w:author="Maria Jorge Caldeira Carvalho Antunes Correia" w:date="2026-02-19T11:57:00Z" w16du:dateUtc="2026-02-19T11:57:00Z">
        <w:r w:rsidRPr="000041C8" w:rsidDel="00E34430">
          <w:rPr>
            <w:rFonts w:ascii="Garamond" w:eastAsia="Times New Roman" w:hAnsi="Garamond" w:cs="Times New Roman"/>
          </w:rPr>
          <w:delText>Alteração ao Decreto-Lei n.º 58/2008, de 26 de março</w:delText>
        </w:r>
      </w:del>
      <w:commentRangeEnd w:id="233"/>
      <w:r w:rsidR="00093435" w:rsidRPr="000041C8">
        <w:rPr>
          <w:rStyle w:val="CommentReference"/>
          <w:rFonts w:ascii="Garamond" w:eastAsia="Times New Roman" w:hAnsi="Garamond" w:cs="Times New Roman"/>
          <w:sz w:val="24"/>
          <w:szCs w:val="24"/>
        </w:rPr>
        <w:commentReference w:id="233"/>
      </w:r>
    </w:p>
    <w:p w14:paraId="1916C096" w14:textId="7E69F911" w:rsidR="723FCD21" w:rsidRDefault="7DE75901" w:rsidP="54EE4B9D">
      <w:pPr>
        <w:spacing w:line="360" w:lineRule="auto"/>
        <w:jc w:val="both"/>
        <w:rPr>
          <w:ins w:id="238" w:author="Maria Jorge Caldeira Carvalho Antunes Correia" w:date="2025-08-20T14:51:00Z" w16du:dateUtc="2025-08-20T13:51:00Z"/>
          <w:rFonts w:ascii="Garamond" w:eastAsia="Times New Roman" w:hAnsi="Garamond" w:cs="Times New Roman"/>
        </w:rPr>
      </w:pPr>
      <w:bookmarkStart w:id="239" w:name="_Hlk113948554"/>
      <w:r w:rsidRPr="0090578C">
        <w:rPr>
          <w:rFonts w:ascii="Garamond" w:eastAsia="Times New Roman" w:hAnsi="Garamond" w:cs="Times New Roman"/>
          <w:highlight w:val="yellow"/>
        </w:rPr>
        <w:t xml:space="preserve">5 - </w:t>
      </w:r>
      <w:r w:rsidR="29603DCA" w:rsidRPr="0090578C">
        <w:rPr>
          <w:rFonts w:ascii="Garamond" w:eastAsia="Times New Roman" w:hAnsi="Garamond" w:cs="Times New Roman"/>
          <w:highlight w:val="yellow"/>
        </w:rPr>
        <w:t>É</w:t>
      </w:r>
      <w:r w:rsidRPr="0090578C">
        <w:rPr>
          <w:rFonts w:ascii="Garamond" w:eastAsia="Times New Roman" w:hAnsi="Garamond" w:cs="Times New Roman"/>
          <w:highlight w:val="yellow"/>
        </w:rPr>
        <w:t xml:space="preserve"> também </w:t>
      </w:r>
      <w:r w:rsidR="29603DCA" w:rsidRPr="0090578C">
        <w:rPr>
          <w:rFonts w:ascii="Garamond" w:eastAsia="Times New Roman" w:hAnsi="Garamond" w:cs="Times New Roman"/>
          <w:highlight w:val="yellow"/>
        </w:rPr>
        <w:t>permitido</w:t>
      </w:r>
      <w:r w:rsidRPr="0090578C">
        <w:rPr>
          <w:rFonts w:ascii="Garamond" w:eastAsia="Times New Roman" w:hAnsi="Garamond" w:cs="Times New Roman"/>
          <w:highlight w:val="yellow"/>
        </w:rPr>
        <w:t xml:space="preserve"> o transporte de cães </w:t>
      </w:r>
      <w:commentRangeStart w:id="240"/>
      <w:commentRangeStart w:id="241"/>
      <w:r w:rsidRPr="0090578C">
        <w:rPr>
          <w:rFonts w:ascii="Garamond" w:eastAsia="Times New Roman" w:hAnsi="Garamond" w:cs="Times New Roman"/>
          <w:highlight w:val="yellow"/>
        </w:rPr>
        <w:t>não</w:t>
      </w:r>
      <w:commentRangeEnd w:id="240"/>
      <w:r w:rsidR="00A200C0" w:rsidRPr="0090578C">
        <w:rPr>
          <w:rStyle w:val="CommentReference"/>
          <w:rFonts w:ascii="Garamond" w:eastAsia="Times New Roman" w:hAnsi="Garamond" w:cs="Times New Roman"/>
          <w:sz w:val="24"/>
          <w:szCs w:val="24"/>
          <w:highlight w:val="yellow"/>
        </w:rPr>
        <w:commentReference w:id="240"/>
      </w:r>
      <w:commentRangeEnd w:id="241"/>
      <w:r w:rsidRPr="0090578C">
        <w:rPr>
          <w:rStyle w:val="CommentReference"/>
          <w:rFonts w:ascii="Garamond" w:eastAsia="Times New Roman" w:hAnsi="Garamond" w:cs="Times New Roman"/>
          <w:sz w:val="24"/>
          <w:szCs w:val="24"/>
          <w:highlight w:val="yellow"/>
        </w:rPr>
        <w:commentReference w:id="241"/>
      </w:r>
      <w:r w:rsidRPr="0090578C">
        <w:rPr>
          <w:rFonts w:ascii="Garamond" w:eastAsia="Times New Roman" w:hAnsi="Garamond" w:cs="Times New Roman"/>
          <w:highlight w:val="yellow"/>
        </w:rPr>
        <w:t xml:space="preserve"> </w:t>
      </w:r>
      <w:r w:rsidR="3CE4BB4D" w:rsidRPr="0090578C">
        <w:rPr>
          <w:rFonts w:ascii="Garamond" w:eastAsia="Times New Roman" w:hAnsi="Garamond" w:cs="Times New Roman"/>
          <w:highlight w:val="yellow"/>
        </w:rPr>
        <w:t>acondicionados</w:t>
      </w:r>
      <w:r w:rsidRPr="0090578C">
        <w:rPr>
          <w:rFonts w:ascii="Garamond" w:eastAsia="Times New Roman" w:hAnsi="Garamond" w:cs="Times New Roman"/>
          <w:highlight w:val="yellow"/>
        </w:rPr>
        <w:t xml:space="preserve"> desde que </w:t>
      </w:r>
      <w:r w:rsidR="383E9C34" w:rsidRPr="0090578C">
        <w:rPr>
          <w:rFonts w:ascii="Garamond" w:eastAsia="Times New Roman" w:hAnsi="Garamond" w:cs="Times New Roman"/>
          <w:highlight w:val="yellow"/>
        </w:rPr>
        <w:t>sejam contidos</w:t>
      </w:r>
      <w:r w:rsidR="4231CDA7" w:rsidRPr="0090578C">
        <w:rPr>
          <w:rFonts w:ascii="Garamond" w:eastAsia="Times New Roman" w:hAnsi="Garamond" w:cs="Times New Roman"/>
          <w:highlight w:val="yellow"/>
        </w:rPr>
        <w:t xml:space="preserve"> nos termos previstos no Regime Geral do Bem-Estar dos Animais de Companhia,</w:t>
      </w:r>
      <w:r w:rsidR="383E9C34" w:rsidRPr="0090578C">
        <w:rPr>
          <w:rFonts w:ascii="Garamond" w:eastAsia="Times New Roman" w:hAnsi="Garamond" w:cs="Times New Roman"/>
          <w:highlight w:val="yellow"/>
        </w:rPr>
        <w:t xml:space="preserve"> à trela curta e</w:t>
      </w:r>
      <w:r w:rsidRPr="0090578C">
        <w:rPr>
          <w:rFonts w:ascii="Garamond" w:eastAsia="Times New Roman" w:hAnsi="Garamond" w:cs="Times New Roman"/>
          <w:highlight w:val="yellow"/>
        </w:rPr>
        <w:t xml:space="preserve"> </w:t>
      </w:r>
      <w:r w:rsidR="383E9C34" w:rsidRPr="0090578C">
        <w:rPr>
          <w:rFonts w:ascii="Garamond" w:eastAsia="Times New Roman" w:hAnsi="Garamond" w:cs="Times New Roman"/>
          <w:highlight w:val="yellow"/>
        </w:rPr>
        <w:t>com</w:t>
      </w:r>
      <w:r w:rsidR="580165E3" w:rsidRPr="0090578C">
        <w:rPr>
          <w:rFonts w:ascii="Garamond" w:eastAsia="Times New Roman" w:hAnsi="Garamond" w:cs="Times New Roman"/>
          <w:highlight w:val="yellow"/>
        </w:rPr>
        <w:t xml:space="preserve"> </w:t>
      </w:r>
      <w:r w:rsidRPr="0090578C">
        <w:rPr>
          <w:rFonts w:ascii="Garamond" w:eastAsia="Times New Roman" w:hAnsi="Garamond" w:cs="Times New Roman"/>
          <w:highlight w:val="yellow"/>
        </w:rPr>
        <w:t>açaim</w:t>
      </w:r>
      <w:r w:rsidR="383E9C34" w:rsidRPr="0090578C">
        <w:rPr>
          <w:rFonts w:ascii="Garamond" w:eastAsia="Times New Roman" w:hAnsi="Garamond" w:cs="Times New Roman"/>
          <w:highlight w:val="yellow"/>
        </w:rPr>
        <w:t>os funcionais, que sem d</w:t>
      </w:r>
      <w:r w:rsidR="580165E3" w:rsidRPr="0090578C">
        <w:rPr>
          <w:rFonts w:ascii="Garamond" w:eastAsia="Times New Roman" w:hAnsi="Garamond" w:cs="Times New Roman"/>
          <w:highlight w:val="yellow"/>
        </w:rPr>
        <w:t>ificul</w:t>
      </w:r>
      <w:r w:rsidR="383E9C34" w:rsidRPr="0090578C">
        <w:rPr>
          <w:rFonts w:ascii="Garamond" w:eastAsia="Times New Roman" w:hAnsi="Garamond" w:cs="Times New Roman"/>
          <w:highlight w:val="yellow"/>
        </w:rPr>
        <w:t>tar</w:t>
      </w:r>
      <w:r w:rsidR="580165E3" w:rsidRPr="0090578C">
        <w:rPr>
          <w:rFonts w:ascii="Garamond" w:eastAsia="Times New Roman" w:hAnsi="Garamond" w:cs="Times New Roman"/>
          <w:highlight w:val="yellow"/>
        </w:rPr>
        <w:t xml:space="preserve"> a função respiratória ou provo</w:t>
      </w:r>
      <w:r w:rsidR="383E9C34" w:rsidRPr="0090578C">
        <w:rPr>
          <w:rFonts w:ascii="Garamond" w:eastAsia="Times New Roman" w:hAnsi="Garamond" w:cs="Times New Roman"/>
          <w:highlight w:val="yellow"/>
        </w:rPr>
        <w:t>car</w:t>
      </w:r>
      <w:r w:rsidR="580165E3" w:rsidRPr="0090578C">
        <w:rPr>
          <w:rFonts w:ascii="Garamond" w:eastAsia="Times New Roman" w:hAnsi="Garamond" w:cs="Times New Roman"/>
          <w:highlight w:val="yellow"/>
        </w:rPr>
        <w:t xml:space="preserve"> ferimentos, não lhe</w:t>
      </w:r>
      <w:r w:rsidR="383E9C34" w:rsidRPr="0090578C">
        <w:rPr>
          <w:rFonts w:ascii="Garamond" w:eastAsia="Times New Roman" w:hAnsi="Garamond" w:cs="Times New Roman"/>
          <w:highlight w:val="yellow"/>
        </w:rPr>
        <w:t>s</w:t>
      </w:r>
      <w:r w:rsidR="580165E3" w:rsidRPr="0090578C">
        <w:rPr>
          <w:rFonts w:ascii="Garamond" w:eastAsia="Times New Roman" w:hAnsi="Garamond" w:cs="Times New Roman"/>
          <w:highlight w:val="yellow"/>
        </w:rPr>
        <w:t xml:space="preserve"> permita</w:t>
      </w:r>
      <w:r w:rsidR="383E9C34" w:rsidRPr="0090578C">
        <w:rPr>
          <w:rFonts w:ascii="Garamond" w:eastAsia="Times New Roman" w:hAnsi="Garamond" w:cs="Times New Roman"/>
          <w:highlight w:val="yellow"/>
        </w:rPr>
        <w:t>m</w:t>
      </w:r>
      <w:r w:rsidR="580165E3" w:rsidRPr="0090578C">
        <w:rPr>
          <w:rFonts w:ascii="Garamond" w:eastAsia="Times New Roman" w:hAnsi="Garamond" w:cs="Times New Roman"/>
          <w:highlight w:val="yellow"/>
        </w:rPr>
        <w:t xml:space="preserve"> morder</w:t>
      </w:r>
      <w:r w:rsidRPr="0090578C">
        <w:rPr>
          <w:rFonts w:ascii="Garamond" w:eastAsia="Times New Roman" w:hAnsi="Garamond" w:cs="Times New Roman"/>
          <w:highlight w:val="yellow"/>
        </w:rPr>
        <w:t xml:space="preserve">, </w:t>
      </w:r>
      <w:r w:rsidR="08C2F7FE" w:rsidRPr="0090578C">
        <w:rPr>
          <w:rFonts w:ascii="Garamond" w:eastAsia="Times New Roman" w:hAnsi="Garamond" w:cs="Times New Roman"/>
          <w:highlight w:val="yellow"/>
        </w:rPr>
        <w:t xml:space="preserve">acompanhados do </w:t>
      </w:r>
      <w:commentRangeStart w:id="242"/>
      <w:commentRangeStart w:id="243"/>
      <w:commentRangeStart w:id="244"/>
      <w:r w:rsidR="08C2F7FE" w:rsidRPr="0090578C">
        <w:rPr>
          <w:rFonts w:ascii="Garamond" w:eastAsia="Times New Roman" w:hAnsi="Garamond" w:cs="Times New Roman"/>
          <w:highlight w:val="yellow"/>
        </w:rPr>
        <w:t xml:space="preserve">Documento de Identificação </w:t>
      </w:r>
      <w:r w:rsidR="2CA952BD" w:rsidRPr="0090578C">
        <w:rPr>
          <w:rFonts w:ascii="Garamond" w:eastAsia="Times New Roman" w:hAnsi="Garamond" w:cs="Times New Roman"/>
          <w:highlight w:val="yellow"/>
        </w:rPr>
        <w:t>d</w:t>
      </w:r>
      <w:r w:rsidR="08C2F7FE" w:rsidRPr="0090578C">
        <w:rPr>
          <w:rFonts w:ascii="Garamond" w:eastAsia="Times New Roman" w:hAnsi="Garamond" w:cs="Times New Roman"/>
          <w:highlight w:val="yellow"/>
        </w:rPr>
        <w:t>e</w:t>
      </w:r>
      <w:r w:rsidR="2CA952BD" w:rsidRPr="0090578C">
        <w:rPr>
          <w:rFonts w:ascii="Garamond" w:eastAsia="Times New Roman" w:hAnsi="Garamond" w:cs="Times New Roman"/>
          <w:highlight w:val="yellow"/>
        </w:rPr>
        <w:t xml:space="preserve"> Animal de Companhia</w:t>
      </w:r>
      <w:r w:rsidR="08C2F7FE" w:rsidRPr="0090578C">
        <w:rPr>
          <w:rFonts w:ascii="Garamond" w:eastAsia="Times New Roman" w:hAnsi="Garamond" w:cs="Times New Roman"/>
          <w:highlight w:val="yellow"/>
        </w:rPr>
        <w:t xml:space="preserve"> ou do </w:t>
      </w:r>
      <w:commentRangeStart w:id="245"/>
      <w:r w:rsidR="08C2F7FE" w:rsidRPr="0090578C">
        <w:rPr>
          <w:rFonts w:ascii="Garamond" w:eastAsia="Times New Roman" w:hAnsi="Garamond" w:cs="Times New Roman"/>
          <w:highlight w:val="yellow"/>
        </w:rPr>
        <w:t>Passaporte de Animal de Companhia</w:t>
      </w:r>
      <w:r w:rsidR="2CA952BD" w:rsidRPr="0090578C">
        <w:rPr>
          <w:rFonts w:ascii="Garamond" w:eastAsia="Times New Roman" w:hAnsi="Garamond" w:cs="Times New Roman"/>
          <w:highlight w:val="yellow"/>
        </w:rPr>
        <w:t>,</w:t>
      </w:r>
      <w:commentRangeEnd w:id="245"/>
      <w:r w:rsidR="00A200C0" w:rsidRPr="0090578C">
        <w:rPr>
          <w:rStyle w:val="CommentReference"/>
          <w:rFonts w:ascii="Garamond" w:eastAsia="Times New Roman" w:hAnsi="Garamond" w:cs="Times New Roman"/>
          <w:sz w:val="24"/>
          <w:szCs w:val="24"/>
          <w:highlight w:val="yellow"/>
        </w:rPr>
        <w:commentReference w:id="245"/>
      </w:r>
      <w:r w:rsidR="2CA952BD" w:rsidRPr="0090578C">
        <w:rPr>
          <w:rFonts w:ascii="Garamond" w:eastAsia="Times New Roman" w:hAnsi="Garamond" w:cs="Times New Roman"/>
          <w:highlight w:val="yellow"/>
        </w:rPr>
        <w:t xml:space="preserve"> em formato físico de papel ou em formato </w:t>
      </w:r>
      <w:r w:rsidR="18F835D9" w:rsidRPr="0090578C">
        <w:rPr>
          <w:rFonts w:ascii="Garamond" w:eastAsia="Times New Roman" w:hAnsi="Garamond" w:cs="Times New Roman"/>
          <w:highlight w:val="yellow"/>
        </w:rPr>
        <w:t>digital</w:t>
      </w:r>
      <w:r w:rsidR="383E9C34" w:rsidRPr="0090578C">
        <w:rPr>
          <w:rFonts w:ascii="Garamond" w:eastAsia="Times New Roman" w:hAnsi="Garamond" w:cs="Times New Roman"/>
          <w:highlight w:val="yellow"/>
        </w:rPr>
        <w:t>.</w:t>
      </w:r>
      <w:commentRangeEnd w:id="242"/>
      <w:r w:rsidR="00A200C0">
        <w:rPr>
          <w:rStyle w:val="CommentReference"/>
          <w:rFonts w:ascii="Garamond" w:eastAsia="Times New Roman" w:hAnsi="Garamond" w:cs="Times New Roman"/>
          <w:sz w:val="24"/>
          <w:szCs w:val="24"/>
        </w:rPr>
        <w:commentReference w:id="242"/>
      </w:r>
      <w:commentRangeEnd w:id="243"/>
      <w:r>
        <w:rPr>
          <w:rStyle w:val="CommentReference"/>
          <w:rFonts w:ascii="Garamond" w:eastAsia="Times New Roman" w:hAnsi="Garamond" w:cs="Times New Roman"/>
          <w:sz w:val="24"/>
          <w:szCs w:val="24"/>
        </w:rPr>
        <w:commentReference w:id="243"/>
      </w:r>
      <w:commentRangeEnd w:id="244"/>
      <w:r>
        <w:rPr>
          <w:rStyle w:val="CommentReference"/>
          <w:rFonts w:ascii="Garamond" w:eastAsia="Times New Roman" w:hAnsi="Garamond" w:cs="Times New Roman"/>
          <w:sz w:val="24"/>
          <w:szCs w:val="24"/>
        </w:rPr>
        <w:commentReference w:id="244"/>
      </w:r>
    </w:p>
    <w:p w14:paraId="1CE1E390" w14:textId="77777777" w:rsidR="00BF71A9" w:rsidRDefault="00BF71A9" w:rsidP="00BF71A9">
      <w:pPr>
        <w:spacing w:line="360" w:lineRule="auto"/>
        <w:jc w:val="both"/>
        <w:rPr>
          <w:ins w:id="246" w:author="Maria Jorge Caldeira Carvalho Antunes Correia" w:date="2025-08-20T14:53:00Z" w16du:dateUtc="2025-08-20T13:53:00Z"/>
          <w:rFonts w:ascii="Garamond" w:eastAsia="Times New Roman" w:hAnsi="Garamond" w:cs="Times New Roman"/>
        </w:rPr>
      </w:pPr>
    </w:p>
    <w:p w14:paraId="7045B942" w14:textId="3B60D3D2" w:rsidR="002F3B01" w:rsidRDefault="009A2E74" w:rsidP="00BF71A9">
      <w:pPr>
        <w:spacing w:line="360" w:lineRule="auto"/>
        <w:jc w:val="both"/>
        <w:rPr>
          <w:ins w:id="247" w:author="Maria Jorge Caldeira Carvalho Antunes Correia" w:date="2025-08-20T14:56:00Z" w16du:dateUtc="2025-08-20T13:56:00Z"/>
          <w:rFonts w:ascii="Garamond" w:eastAsia="Times New Roman" w:hAnsi="Garamond" w:cs="Times New Roman"/>
        </w:rPr>
      </w:pPr>
      <w:ins w:id="248" w:author="Maria Jorge Caldeira Carvalho Antunes Correia" w:date="2025-08-20T14:54:00Z" w16du:dateUtc="2025-08-20T13:54:00Z">
        <w:r>
          <w:rPr>
            <w:rFonts w:ascii="Garamond" w:eastAsia="Times New Roman" w:hAnsi="Garamond" w:cs="Times New Roman"/>
          </w:rPr>
          <w:t xml:space="preserve">Propomos que as regras de transporte sejam idênticas para </w:t>
        </w:r>
      </w:ins>
      <w:ins w:id="249" w:author="Maria Jorge Caldeira Carvalho Antunes Correia" w:date="2025-08-20T14:56:00Z" w16du:dateUtc="2025-08-20T13:56:00Z">
        <w:r w:rsidR="002F3B01">
          <w:rPr>
            <w:rFonts w:ascii="Garamond" w:eastAsia="Times New Roman" w:hAnsi="Garamond" w:cs="Times New Roman"/>
          </w:rPr>
          <w:t>todos os tipos</w:t>
        </w:r>
      </w:ins>
      <w:ins w:id="250" w:author="Maria Jorge Caldeira Carvalho Antunes Correia" w:date="2025-08-20T14:54:00Z" w16du:dateUtc="2025-08-20T13:54:00Z">
        <w:r>
          <w:rPr>
            <w:rFonts w:ascii="Garamond" w:eastAsia="Times New Roman" w:hAnsi="Garamond" w:cs="Times New Roman"/>
          </w:rPr>
          <w:t xml:space="preserve"> de cães. </w:t>
        </w:r>
      </w:ins>
      <w:ins w:id="251" w:author="Maria Jorge Caldeira Carvalho Antunes Correia" w:date="2025-08-20T15:06:00Z" w16du:dateUtc="2025-08-20T14:06:00Z">
        <w:r w:rsidR="00C3136C">
          <w:rPr>
            <w:rFonts w:ascii="Garamond" w:eastAsia="Times New Roman" w:hAnsi="Garamond" w:cs="Times New Roman"/>
          </w:rPr>
          <w:t>A definição de açaimo funcional já descreve as suas características pelo que nã</w:t>
        </w:r>
      </w:ins>
      <w:ins w:id="252" w:author="Maria Jorge Caldeira Carvalho Antunes Correia" w:date="2025-08-20T15:07:00Z" w16du:dateUtc="2025-08-20T14:07:00Z">
        <w:r w:rsidR="00C3136C">
          <w:rPr>
            <w:rFonts w:ascii="Garamond" w:eastAsia="Times New Roman" w:hAnsi="Garamond" w:cs="Times New Roman"/>
          </w:rPr>
          <w:t>o faz sentido a descrição neste ponto</w:t>
        </w:r>
      </w:ins>
    </w:p>
    <w:p w14:paraId="0D704E70" w14:textId="65E3D3EB" w:rsidR="009A2E74" w:rsidRDefault="009A2E74" w:rsidP="00BF71A9">
      <w:pPr>
        <w:spacing w:line="360" w:lineRule="auto"/>
        <w:jc w:val="both"/>
        <w:rPr>
          <w:ins w:id="253" w:author="Maria Jorge Caldeira Carvalho Antunes Correia" w:date="2025-08-20T14:54:00Z" w16du:dateUtc="2025-08-20T13:54:00Z"/>
          <w:rFonts w:ascii="Garamond" w:eastAsia="Times New Roman" w:hAnsi="Garamond" w:cs="Times New Roman"/>
        </w:rPr>
      </w:pPr>
      <w:ins w:id="254" w:author="Maria Jorge Caldeira Carvalho Antunes Correia" w:date="2025-08-20T14:54:00Z" w16du:dateUtc="2025-08-20T13:54:00Z">
        <w:r>
          <w:rPr>
            <w:rFonts w:ascii="Garamond" w:eastAsia="Times New Roman" w:hAnsi="Garamond" w:cs="Times New Roman"/>
          </w:rPr>
          <w:t>Propomos a seguinte alteração:</w:t>
        </w:r>
      </w:ins>
    </w:p>
    <w:p w14:paraId="00614B00" w14:textId="77777777" w:rsidR="009A2E74" w:rsidRDefault="009A2E74" w:rsidP="00BF71A9">
      <w:pPr>
        <w:spacing w:line="360" w:lineRule="auto"/>
        <w:jc w:val="both"/>
        <w:rPr>
          <w:ins w:id="255" w:author="Maria Jorge Caldeira Carvalho Antunes Correia" w:date="2025-08-20T14:52:00Z" w16du:dateUtc="2025-08-20T13:52:00Z"/>
          <w:rFonts w:ascii="Garamond" w:eastAsia="Times New Roman" w:hAnsi="Garamond" w:cs="Times New Roman"/>
        </w:rPr>
      </w:pPr>
    </w:p>
    <w:p w14:paraId="7FB17DBA" w14:textId="73615E47" w:rsidR="00BF71A9" w:rsidRPr="000041C8" w:rsidRDefault="5B6122F0" w:rsidP="5564F2A7">
      <w:pPr>
        <w:spacing w:line="360" w:lineRule="auto"/>
        <w:jc w:val="both"/>
        <w:rPr>
          <w:ins w:id="256" w:author="Maria Jorge Caldeira Carvalho Antunes Correia" w:date="2025-08-20T14:52:00Z" w16du:dateUtc="2025-08-20T13:52:00Z"/>
          <w:rFonts w:ascii="Garamond" w:eastAsia="Times New Roman" w:hAnsi="Garamond" w:cs="Times New Roman"/>
        </w:rPr>
      </w:pPr>
      <w:ins w:id="257" w:author="Maria Jorge Caldeira Carvalho Antunes Correia" w:date="2025-08-20T14:52:00Z">
        <w:r w:rsidRPr="5564F2A7">
          <w:rPr>
            <w:rFonts w:ascii="Garamond" w:eastAsia="Times New Roman" w:hAnsi="Garamond" w:cs="Times New Roman"/>
          </w:rPr>
          <w:t xml:space="preserve">5 - </w:t>
        </w:r>
        <w:r w:rsidRPr="5564F2A7">
          <w:rPr>
            <w:rFonts w:ascii="Garamond" w:eastAsia="Times New Roman" w:hAnsi="Garamond" w:cs="Times New Roman"/>
            <w:highlight w:val="yellow"/>
          </w:rPr>
          <w:t xml:space="preserve">É também permitido o transporte de cães não acondicionados desde que sejam contidos </w:t>
        </w:r>
        <w:r w:rsidRPr="5564F2A7">
          <w:rPr>
            <w:rFonts w:ascii="Garamond" w:eastAsia="Times New Roman" w:hAnsi="Garamond" w:cs="Times New Roman"/>
            <w:strike/>
            <w:highlight w:val="yellow"/>
          </w:rPr>
          <w:t>nos termos previstos no Regime Geral do Bem-Estar dos Animais de Companhia</w:t>
        </w:r>
        <w:r w:rsidRPr="5564F2A7">
          <w:rPr>
            <w:rFonts w:ascii="Garamond" w:eastAsia="Times New Roman" w:hAnsi="Garamond" w:cs="Times New Roman"/>
            <w:highlight w:val="yellow"/>
          </w:rPr>
          <w:t>, à trela curta até 1 m de comprimento</w:t>
        </w:r>
        <w:r w:rsidRPr="5564F2A7">
          <w:rPr>
            <w:rFonts w:ascii="Garamond" w:eastAsia="Times New Roman" w:hAnsi="Garamond" w:cs="Times New Roman"/>
          </w:rPr>
          <w:t>, que deve estar fixa a coleira ou a peitoral</w:t>
        </w:r>
      </w:ins>
      <w:ins w:id="258" w:author="Maria Jorge Caldeira Carvalho Antunes Correia" w:date="2025-08-20T14:53:00Z">
        <w:r w:rsidR="18842022" w:rsidRPr="5564F2A7">
          <w:rPr>
            <w:rFonts w:ascii="Garamond" w:eastAsia="Times New Roman" w:hAnsi="Garamond" w:cs="Times New Roman"/>
          </w:rPr>
          <w:t xml:space="preserve"> </w:t>
        </w:r>
      </w:ins>
      <w:ins w:id="259" w:author="Maria Jorge Caldeira Carvalho Antunes Correia" w:date="2025-08-20T14:52:00Z">
        <w:r w:rsidRPr="5564F2A7">
          <w:rPr>
            <w:rFonts w:ascii="Garamond" w:eastAsia="Times New Roman" w:hAnsi="Garamond" w:cs="Times New Roman"/>
          </w:rPr>
          <w:t>e com açaimo</w:t>
        </w:r>
        <w:r w:rsidRPr="5564F2A7">
          <w:rPr>
            <w:rFonts w:ascii="Garamond" w:eastAsia="Times New Roman" w:hAnsi="Garamond" w:cs="Times New Roman"/>
            <w:strike/>
          </w:rPr>
          <w:t>s</w:t>
        </w:r>
        <w:r w:rsidRPr="5564F2A7">
          <w:rPr>
            <w:rFonts w:ascii="Garamond" w:eastAsia="Times New Roman" w:hAnsi="Garamond" w:cs="Times New Roman"/>
          </w:rPr>
          <w:t xml:space="preserve"> funciona</w:t>
        </w:r>
      </w:ins>
      <w:ins w:id="260" w:author="Maria Cristina Tavares Briosa" w:date="2025-10-24T15:29:00Z">
        <w:r w:rsidR="1C1753C5" w:rsidRPr="5564F2A7">
          <w:rPr>
            <w:rFonts w:ascii="Garamond" w:eastAsia="Times New Roman" w:hAnsi="Garamond" w:cs="Times New Roman"/>
          </w:rPr>
          <w:t>l</w:t>
        </w:r>
      </w:ins>
      <w:ins w:id="261" w:author="Maria Jorge Caldeira Carvalho Antunes Correia" w:date="2025-08-20T14:52:00Z">
        <w:r w:rsidRPr="5564F2A7">
          <w:rPr>
            <w:rFonts w:ascii="Garamond" w:eastAsia="Times New Roman" w:hAnsi="Garamond" w:cs="Times New Roman"/>
            <w:strike/>
          </w:rPr>
          <w:t>is</w:t>
        </w:r>
        <w:r w:rsidRPr="5564F2A7">
          <w:rPr>
            <w:rFonts w:ascii="Garamond" w:eastAsia="Times New Roman" w:hAnsi="Garamond" w:cs="Times New Roman"/>
          </w:rPr>
          <w:t xml:space="preserve">, </w:t>
        </w:r>
        <w:r w:rsidRPr="5564F2A7">
          <w:rPr>
            <w:rFonts w:ascii="Garamond" w:eastAsia="Times New Roman" w:hAnsi="Garamond" w:cs="Times New Roman"/>
            <w:strike/>
          </w:rPr>
          <w:t>que sem dificultar a função respiratória ou provocar ferimentos, não lhes permitam morder</w:t>
        </w:r>
        <w:r w:rsidRPr="5564F2A7">
          <w:rPr>
            <w:rFonts w:ascii="Garamond" w:eastAsia="Times New Roman" w:hAnsi="Garamond" w:cs="Times New Roman"/>
          </w:rPr>
          <w:t xml:space="preserve">, </w:t>
        </w:r>
        <w:r w:rsidRPr="5564F2A7">
          <w:rPr>
            <w:rFonts w:ascii="Garamond" w:eastAsia="Times New Roman" w:hAnsi="Garamond" w:cs="Times New Roman"/>
            <w:highlight w:val="yellow"/>
          </w:rPr>
          <w:t xml:space="preserve">acompanhados do </w:t>
        </w:r>
        <w:commentRangeStart w:id="262"/>
        <w:commentRangeStart w:id="263"/>
        <w:commentRangeStart w:id="264"/>
        <w:r w:rsidRPr="5564F2A7">
          <w:rPr>
            <w:rFonts w:ascii="Garamond" w:eastAsia="Times New Roman" w:hAnsi="Garamond" w:cs="Times New Roman"/>
            <w:highlight w:val="yellow"/>
          </w:rPr>
          <w:t>Documento de Identificação de Animal de Companhia</w:t>
        </w:r>
      </w:ins>
      <w:ins w:id="265" w:author="Maria Rosário Silva Lemos Cidadão" w:date="2025-10-28T09:32:00Z">
        <w:r w:rsidR="6325AB21" w:rsidRPr="5564F2A7">
          <w:rPr>
            <w:rFonts w:ascii="Garamond" w:eastAsia="Times New Roman" w:hAnsi="Garamond" w:cs="Times New Roman"/>
            <w:highlight w:val="yellow"/>
          </w:rPr>
          <w:t xml:space="preserve"> em formato físico ou em formato digital</w:t>
        </w:r>
      </w:ins>
      <w:ins w:id="266" w:author="Maria Jorge Caldeira Carvalho Antunes Correia" w:date="2025-08-20T14:52:00Z">
        <w:r w:rsidRPr="5564F2A7">
          <w:rPr>
            <w:rFonts w:ascii="Garamond" w:eastAsia="Times New Roman" w:hAnsi="Garamond" w:cs="Times New Roman"/>
            <w:highlight w:val="yellow"/>
          </w:rPr>
          <w:t xml:space="preserve"> ou </w:t>
        </w:r>
      </w:ins>
      <w:ins w:id="267" w:author="Maria Rosário Silva Lemos Cidadão" w:date="2025-10-28T09:36:00Z">
        <w:r w:rsidR="32561B09" w:rsidRPr="5564F2A7">
          <w:rPr>
            <w:rFonts w:ascii="Garamond" w:eastAsia="Times New Roman" w:hAnsi="Garamond" w:cs="Times New Roman"/>
            <w:highlight w:val="yellow"/>
          </w:rPr>
          <w:t>do</w:t>
        </w:r>
      </w:ins>
      <w:ins w:id="268" w:author="Maria Jorge Caldeira Carvalho Antunes Correia" w:date="2025-08-20T14:52:00Z">
        <w:del w:id="269" w:author="Maria Rosário Silva Lemos Cidadão" w:date="2025-10-28T09:36:00Z">
          <w:r w:rsidR="00BF71A9" w:rsidRPr="5564F2A7" w:rsidDel="5B6122F0">
            <w:rPr>
              <w:rFonts w:ascii="Garamond" w:eastAsia="Times New Roman" w:hAnsi="Garamond" w:cs="Times New Roman"/>
              <w:highlight w:val="yellow"/>
            </w:rPr>
            <w:delText xml:space="preserve">o </w:delText>
          </w:r>
        </w:del>
        <w:commentRangeStart w:id="270"/>
        <w:r w:rsidRPr="5564F2A7">
          <w:rPr>
            <w:rFonts w:ascii="Garamond" w:eastAsia="Times New Roman" w:hAnsi="Garamond" w:cs="Times New Roman"/>
            <w:highlight w:val="yellow"/>
          </w:rPr>
          <w:t>Passaporte de Animal de Companhia</w:t>
        </w:r>
      </w:ins>
      <w:ins w:id="271" w:author="Maria Jorge Caldeira Carvalho Antunes Correia" w:date="2025-08-20T14:56:00Z">
        <w:r w:rsidR="4D23431F" w:rsidRPr="5564F2A7">
          <w:rPr>
            <w:rFonts w:ascii="Garamond" w:eastAsia="Times New Roman" w:hAnsi="Garamond" w:cs="Times New Roman"/>
            <w:highlight w:val="yellow"/>
          </w:rPr>
          <w:t xml:space="preserve"> </w:t>
        </w:r>
      </w:ins>
      <w:ins w:id="272" w:author="Maria Jorge Caldeira Carvalho Antunes Correia" w:date="2025-08-20T14:58:00Z">
        <w:r w:rsidR="4C173364" w:rsidRPr="5564F2A7">
          <w:rPr>
            <w:rFonts w:ascii="Garamond" w:eastAsia="Times New Roman" w:hAnsi="Garamond" w:cs="Times New Roman"/>
            <w:highlight w:val="yellow"/>
          </w:rPr>
          <w:t>ou</w:t>
        </w:r>
      </w:ins>
      <w:ins w:id="273" w:author="Maria Jorge Caldeira Carvalho Antunes Correia" w:date="2025-08-20T14:56:00Z">
        <w:r w:rsidR="4D23431F" w:rsidRPr="5564F2A7">
          <w:rPr>
            <w:rFonts w:ascii="Garamond" w:eastAsia="Times New Roman" w:hAnsi="Garamond" w:cs="Times New Roman"/>
            <w:highlight w:val="yellow"/>
          </w:rPr>
          <w:t xml:space="preserve"> </w:t>
        </w:r>
      </w:ins>
      <w:ins w:id="274" w:author="Maria Jorge Caldeira Carvalho Antunes Correia" w:date="2025-08-20T14:58:00Z">
        <w:r w:rsidR="4C173364" w:rsidRPr="5564F2A7">
          <w:rPr>
            <w:rFonts w:ascii="Garamond" w:eastAsia="Times New Roman" w:hAnsi="Garamond" w:cs="Times New Roman"/>
            <w:highlight w:val="yellow"/>
          </w:rPr>
          <w:t>d</w:t>
        </w:r>
      </w:ins>
      <w:ins w:id="275" w:author="Maria Jorge Caldeira Carvalho Antunes Correia" w:date="2025-08-20T14:56:00Z">
        <w:r w:rsidR="4D23431F" w:rsidRPr="5564F2A7">
          <w:rPr>
            <w:rFonts w:ascii="Garamond" w:eastAsia="Times New Roman" w:hAnsi="Garamond" w:cs="Times New Roman"/>
            <w:highlight w:val="yellow"/>
          </w:rPr>
          <w:t xml:space="preserve">o </w:t>
        </w:r>
      </w:ins>
      <w:ins w:id="276" w:author="Maria Rosário Silva Lemos Cidadão" w:date="2025-10-28T09:36:00Z">
        <w:r w:rsidR="6891939A" w:rsidRPr="5564F2A7">
          <w:rPr>
            <w:rFonts w:ascii="Garamond" w:eastAsia="Times New Roman" w:hAnsi="Garamond" w:cs="Times New Roman"/>
            <w:highlight w:val="yellow"/>
          </w:rPr>
          <w:t>B</w:t>
        </w:r>
      </w:ins>
      <w:ins w:id="277" w:author="Maria Jorge Caldeira Carvalho Antunes Correia" w:date="2025-08-20T14:56:00Z">
        <w:del w:id="278" w:author="Maria Rosário Silva Lemos Cidadão" w:date="2025-10-28T09:36:00Z">
          <w:r w:rsidR="00BF71A9" w:rsidRPr="5564F2A7" w:rsidDel="4D23431F">
            <w:rPr>
              <w:rFonts w:ascii="Garamond" w:eastAsia="Times New Roman" w:hAnsi="Garamond" w:cs="Times New Roman"/>
              <w:highlight w:val="yellow"/>
            </w:rPr>
            <w:delText>b</w:delText>
          </w:r>
        </w:del>
        <w:r w:rsidR="4D23431F" w:rsidRPr="5564F2A7">
          <w:rPr>
            <w:rFonts w:ascii="Garamond" w:eastAsia="Times New Roman" w:hAnsi="Garamond" w:cs="Times New Roman"/>
            <w:highlight w:val="yellow"/>
          </w:rPr>
          <w:t xml:space="preserve">oletim </w:t>
        </w:r>
        <w:del w:id="279" w:author="Maria Rosário Silva Lemos Cidadão" w:date="2025-10-28T09:36:00Z">
          <w:r w:rsidR="00BF71A9" w:rsidRPr="5564F2A7" w:rsidDel="6A54138D">
            <w:rPr>
              <w:rFonts w:ascii="Garamond" w:eastAsia="Times New Roman" w:hAnsi="Garamond" w:cs="Times New Roman"/>
              <w:highlight w:val="yellow"/>
            </w:rPr>
            <w:delText>s</w:delText>
          </w:r>
        </w:del>
      </w:ins>
      <w:ins w:id="280" w:author="Maria Rosário Silva Lemos Cidadão" w:date="2025-10-28T09:36:00Z">
        <w:r w:rsidR="67293BC4" w:rsidRPr="5564F2A7">
          <w:rPr>
            <w:rFonts w:ascii="Garamond" w:eastAsia="Times New Roman" w:hAnsi="Garamond" w:cs="Times New Roman"/>
            <w:highlight w:val="yellow"/>
          </w:rPr>
          <w:t>S</w:t>
        </w:r>
      </w:ins>
      <w:ins w:id="281" w:author="Maria Jorge Caldeira Carvalho Antunes Correia" w:date="2025-08-20T14:56:00Z">
        <w:r w:rsidR="6A54138D" w:rsidRPr="5564F2A7">
          <w:rPr>
            <w:rFonts w:ascii="Garamond" w:eastAsia="Times New Roman" w:hAnsi="Garamond" w:cs="Times New Roman"/>
            <w:highlight w:val="yellow"/>
          </w:rPr>
          <w:t>anitário</w:t>
        </w:r>
      </w:ins>
      <w:ins w:id="282" w:author="Maria Jorge Caldeira Carvalho Antunes Correia" w:date="2025-08-20T14:52:00Z">
        <w:r w:rsidRPr="5564F2A7">
          <w:rPr>
            <w:rFonts w:ascii="Garamond" w:eastAsia="Times New Roman" w:hAnsi="Garamond" w:cs="Times New Roman"/>
            <w:highlight w:val="yellow"/>
          </w:rPr>
          <w:t>,</w:t>
        </w:r>
      </w:ins>
      <w:commentRangeEnd w:id="270"/>
      <w:r w:rsidR="00A200C0" w:rsidRPr="5564F2A7">
        <w:rPr>
          <w:rStyle w:val="CommentReference"/>
          <w:rFonts w:ascii="Garamond" w:eastAsia="Times New Roman" w:hAnsi="Garamond" w:cs="Times New Roman"/>
          <w:sz w:val="24"/>
          <w:szCs w:val="24"/>
          <w:highlight w:val="yellow"/>
        </w:rPr>
        <w:commentReference w:id="270"/>
      </w:r>
      <w:ins w:id="283" w:author="Maria Jorge Caldeira Carvalho Antunes Correia" w:date="2025-08-20T14:52:00Z">
        <w:r w:rsidRPr="5564F2A7">
          <w:rPr>
            <w:rFonts w:ascii="Garamond" w:eastAsia="Times New Roman" w:hAnsi="Garamond" w:cs="Times New Roman"/>
            <w:highlight w:val="yellow"/>
          </w:rPr>
          <w:t xml:space="preserve"> </w:t>
        </w:r>
      </w:ins>
      <w:ins w:id="284" w:author="Maria Rosário Silva Lemos Cidadão" w:date="2025-10-28T09:32:00Z">
        <w:r w:rsidR="472FEE0E" w:rsidRPr="5564F2A7">
          <w:rPr>
            <w:rFonts w:ascii="Garamond" w:eastAsia="Times New Roman" w:hAnsi="Garamond" w:cs="Times New Roman"/>
            <w:highlight w:val="yellow"/>
          </w:rPr>
          <w:t>em formato fisico.</w:t>
        </w:r>
      </w:ins>
      <w:ins w:id="285" w:author="Maria Jorge Caldeira Carvalho Antunes Correia" w:date="2025-08-20T14:52:00Z">
        <w:del w:id="286" w:author="Maria Rosário Silva Lemos Cidadão" w:date="2025-10-28T09:32:00Z">
          <w:r w:rsidR="00BF71A9" w:rsidRPr="5564F2A7" w:rsidDel="5B6122F0">
            <w:rPr>
              <w:rFonts w:ascii="Garamond" w:eastAsia="Times New Roman" w:hAnsi="Garamond" w:cs="Times New Roman"/>
              <w:highlight w:val="yellow"/>
            </w:rPr>
            <w:delText>em formato físico de papel ou em formato digital</w:delText>
          </w:r>
        </w:del>
        <w:r w:rsidRPr="5564F2A7">
          <w:rPr>
            <w:rFonts w:ascii="Garamond" w:eastAsia="Times New Roman" w:hAnsi="Garamond" w:cs="Times New Roman"/>
            <w:highlight w:val="yellow"/>
          </w:rPr>
          <w:t>.</w:t>
        </w:r>
      </w:ins>
      <w:commentRangeEnd w:id="262"/>
      <w:r w:rsidR="00A200C0" w:rsidRPr="00E61DAC">
        <w:rPr>
          <w:rStyle w:val="CommentReference"/>
          <w:rFonts w:ascii="Garamond" w:eastAsia="Times New Roman" w:hAnsi="Garamond" w:cs="Times New Roman"/>
          <w:sz w:val="24"/>
          <w:szCs w:val="24"/>
          <w:highlight w:val="yellow"/>
        </w:rPr>
        <w:commentReference w:id="262"/>
      </w:r>
      <w:commentRangeEnd w:id="263"/>
      <w:r w:rsidRPr="00E61DAC">
        <w:rPr>
          <w:rStyle w:val="CommentReference"/>
          <w:rFonts w:ascii="Garamond" w:eastAsia="Times New Roman" w:hAnsi="Garamond" w:cs="Times New Roman"/>
          <w:sz w:val="24"/>
          <w:szCs w:val="24"/>
          <w:highlight w:val="yellow"/>
        </w:rPr>
        <w:commentReference w:id="263"/>
      </w:r>
      <w:commentRangeEnd w:id="264"/>
      <w:r w:rsidRPr="00E61DAC">
        <w:rPr>
          <w:rStyle w:val="CommentReference"/>
          <w:rFonts w:ascii="Garamond" w:eastAsia="Times New Roman" w:hAnsi="Garamond" w:cs="Times New Roman"/>
          <w:sz w:val="24"/>
          <w:szCs w:val="24"/>
          <w:highlight w:val="yellow"/>
        </w:rPr>
        <w:commentReference w:id="264"/>
      </w:r>
      <w:ins w:id="287" w:author="Maria Jorge Caldeira Carvalho Antunes Correia" w:date="2025-08-20T14:52:00Z" w16du:dateUtc="2025-08-20T13:52:00Z">
        <w:r w:rsidR="00BF71A9" w:rsidRPr="00E61DAC">
          <w:rPr>
            <w:rFonts w:ascii="Garamond" w:eastAsia="Times New Roman" w:hAnsi="Garamond" w:cs="Times New Roman"/>
            <w:highlight w:val="yellow"/>
          </w:rPr>
          <w:t xml:space="preserve"> em formato físico de papel ou em formato digital.</w:t>
        </w:r>
      </w:ins>
    </w:p>
    <w:p w14:paraId="301ECC5C" w14:textId="77777777" w:rsidR="003716D4" w:rsidRDefault="003716D4" w:rsidP="54EE4B9D">
      <w:pPr>
        <w:spacing w:line="360" w:lineRule="auto"/>
        <w:jc w:val="both"/>
        <w:rPr>
          <w:ins w:id="288" w:author="Maria Jorge Caldeira Carvalho Antunes Correia" w:date="2025-08-20T14:51:00Z" w16du:dateUtc="2025-08-20T13:51:00Z"/>
          <w:rFonts w:ascii="Garamond" w:eastAsia="Times New Roman" w:hAnsi="Garamond" w:cs="Times New Roman"/>
        </w:rPr>
      </w:pPr>
    </w:p>
    <w:bookmarkEnd w:id="236"/>
    <w:bookmarkEnd w:id="239"/>
    <w:p w14:paraId="0F19AE6B" w14:textId="0CCAF7BA" w:rsidR="723FCD21" w:rsidRPr="000041C8" w:rsidDel="0090493E" w:rsidRDefault="36716D46" w:rsidP="00A95B79">
      <w:pPr>
        <w:spacing w:line="360" w:lineRule="auto"/>
        <w:jc w:val="center"/>
        <w:rPr>
          <w:del w:id="289" w:author="Maria Jorge Caldeira Carvalho Antunes Correia" w:date="2026-02-19T12:00:00Z" w16du:dateUtc="2026-02-19T12:00:00Z"/>
          <w:rFonts w:ascii="Garamond" w:eastAsia="Times New Roman" w:hAnsi="Garamond" w:cs="Times New Roman"/>
          <w:b/>
        </w:rPr>
      </w:pPr>
      <w:del w:id="290" w:author="Maria Jorge Caldeira Carvalho Antunes Correia" w:date="2026-02-19T12:00:00Z" w16du:dateUtc="2026-02-19T12:00:00Z">
        <w:r w:rsidRPr="000041C8" w:rsidDel="0090493E">
          <w:rPr>
            <w:rFonts w:ascii="Garamond" w:eastAsia="Times New Roman" w:hAnsi="Garamond" w:cs="Times New Roman"/>
            <w:b/>
          </w:rPr>
          <w:delText>Artigo 4.º</w:delText>
        </w:r>
      </w:del>
    </w:p>
    <w:p w14:paraId="1B380A51" w14:textId="2AD0B9FB" w:rsidR="36716D46" w:rsidRPr="000041C8" w:rsidDel="0090493E" w:rsidRDefault="36716D46" w:rsidP="00A95B79">
      <w:pPr>
        <w:spacing w:line="360" w:lineRule="auto"/>
        <w:jc w:val="center"/>
        <w:rPr>
          <w:del w:id="291" w:author="Maria Jorge Caldeira Carvalho Antunes Correia" w:date="2026-02-19T12:00:00Z" w16du:dateUtc="2026-02-19T12:00:00Z"/>
          <w:rFonts w:ascii="Garamond" w:eastAsia="Times New Roman" w:hAnsi="Garamond" w:cs="Times New Roman"/>
        </w:rPr>
      </w:pPr>
      <w:del w:id="292" w:author="Maria Jorge Caldeira Carvalho Antunes Correia" w:date="2026-02-19T12:00:00Z" w16du:dateUtc="2026-02-19T12:00:00Z">
        <w:r w:rsidRPr="000041C8" w:rsidDel="0090493E">
          <w:rPr>
            <w:rFonts w:ascii="Garamond" w:eastAsia="Times New Roman" w:hAnsi="Garamond" w:cs="Times New Roman"/>
          </w:rPr>
          <w:delText>Alteração ao Decreto-Lei n.º 9/2015, de 15 de janeiro</w:delText>
        </w:r>
      </w:del>
    </w:p>
    <w:p w14:paraId="02A8709A" w14:textId="581149FD" w:rsidR="001748CD" w:rsidRPr="00666197" w:rsidRDefault="0B8CC340" w:rsidP="5564F2A7">
      <w:pPr>
        <w:spacing w:line="360" w:lineRule="auto"/>
        <w:jc w:val="both"/>
        <w:rPr>
          <w:rFonts w:ascii="Garamond" w:hAnsi="Garamond" w:cs="Times New Roman"/>
        </w:rPr>
      </w:pPr>
      <w:r w:rsidRPr="5564F2A7">
        <w:rPr>
          <w:rFonts w:ascii="Garamond" w:hAnsi="Garamond" w:cs="Times New Roman"/>
          <w:highlight w:val="yellow"/>
        </w:rPr>
        <w:t xml:space="preserve">5 - </w:t>
      </w:r>
      <w:r w:rsidR="53DD99C5" w:rsidRPr="5564F2A7">
        <w:rPr>
          <w:rFonts w:ascii="Garamond" w:eastAsia="Times New Roman" w:hAnsi="Garamond" w:cs="Times New Roman"/>
          <w:highlight w:val="yellow"/>
        </w:rPr>
        <w:t xml:space="preserve">É também permitido o transporte de cães não acondicionados desde que sejam contidos </w:t>
      </w:r>
      <w:r w:rsidR="53DD99C5" w:rsidRPr="5564F2A7">
        <w:rPr>
          <w:rFonts w:ascii="Garamond" w:eastAsia="Times New Roman" w:hAnsi="Garamond" w:cs="Times New Roman"/>
          <w:strike/>
          <w:highlight w:val="yellow"/>
        </w:rPr>
        <w:t>nos termos previstos no Regime Geral do Bem-Estar dos Animais de</w:t>
      </w:r>
      <w:r w:rsidR="53DD99C5" w:rsidRPr="5564F2A7">
        <w:rPr>
          <w:rFonts w:ascii="Garamond" w:eastAsia="Times New Roman" w:hAnsi="Garamond" w:cs="Times New Roman"/>
          <w:b/>
          <w:bCs/>
          <w:strike/>
          <w:highlight w:val="yellow"/>
        </w:rPr>
        <w:t xml:space="preserve"> </w:t>
      </w:r>
      <w:r w:rsidR="53DD99C5" w:rsidRPr="5564F2A7">
        <w:rPr>
          <w:rFonts w:ascii="Garamond" w:eastAsia="Times New Roman" w:hAnsi="Garamond" w:cs="Times New Roman"/>
          <w:strike/>
          <w:highlight w:val="yellow"/>
        </w:rPr>
        <w:t>Companhia</w:t>
      </w:r>
      <w:r w:rsidR="53DD99C5" w:rsidRPr="5564F2A7">
        <w:rPr>
          <w:rFonts w:ascii="Garamond" w:eastAsia="Times New Roman" w:hAnsi="Garamond" w:cs="Times New Roman"/>
          <w:highlight w:val="yellow"/>
        </w:rPr>
        <w:t>, à trela curta e com açaimo</w:t>
      </w:r>
      <w:del w:id="293" w:author="Maria Cristina Tavares Briosa" w:date="2025-10-24T15:31:00Z">
        <w:r w:rsidR="23450BC6" w:rsidRPr="5564F2A7" w:rsidDel="53DD99C5">
          <w:rPr>
            <w:rFonts w:ascii="Garamond" w:eastAsia="Times New Roman" w:hAnsi="Garamond" w:cs="Times New Roman"/>
            <w:highlight w:val="yellow"/>
          </w:rPr>
          <w:delText>s</w:delText>
        </w:r>
      </w:del>
      <w:r w:rsidR="53DD99C5" w:rsidRPr="5564F2A7">
        <w:rPr>
          <w:rFonts w:ascii="Garamond" w:eastAsia="Times New Roman" w:hAnsi="Garamond" w:cs="Times New Roman"/>
          <w:highlight w:val="yellow"/>
        </w:rPr>
        <w:t xml:space="preserve"> funciona</w:t>
      </w:r>
      <w:ins w:id="294" w:author="Maria Cristina Tavares Briosa" w:date="2025-10-24T15:31:00Z">
        <w:r w:rsidR="1C1753C5" w:rsidRPr="5564F2A7">
          <w:rPr>
            <w:rFonts w:ascii="Garamond" w:eastAsia="Times New Roman" w:hAnsi="Garamond" w:cs="Times New Roman"/>
            <w:highlight w:val="yellow"/>
          </w:rPr>
          <w:t>l</w:t>
        </w:r>
      </w:ins>
      <w:r w:rsidR="53DD99C5" w:rsidRPr="5564F2A7">
        <w:rPr>
          <w:rFonts w:ascii="Garamond" w:eastAsia="Times New Roman" w:hAnsi="Garamond" w:cs="Times New Roman"/>
          <w:strike/>
          <w:highlight w:val="yellow"/>
        </w:rPr>
        <w:t>is</w:t>
      </w:r>
      <w:r w:rsidR="53DD99C5" w:rsidRPr="5564F2A7">
        <w:rPr>
          <w:rFonts w:ascii="Garamond" w:eastAsia="Times New Roman" w:hAnsi="Garamond" w:cs="Times New Roman"/>
          <w:highlight w:val="yellow"/>
        </w:rPr>
        <w:t>, que sem dificultar a função respiratória ou provocar ferimentos, não lhes permitam morder,</w:t>
      </w:r>
      <w:commentRangeStart w:id="295"/>
      <w:commentRangeStart w:id="296"/>
      <w:commentRangeStart w:id="297"/>
      <w:r w:rsidR="53DD99C5" w:rsidRPr="5564F2A7">
        <w:rPr>
          <w:rFonts w:ascii="Garamond" w:eastAsia="Times New Roman" w:hAnsi="Garamond" w:cs="Times New Roman"/>
          <w:highlight w:val="yellow"/>
        </w:rPr>
        <w:t xml:space="preserve"> acompanhados do Documento de Identificação </w:t>
      </w:r>
      <w:r w:rsidR="2F28A2C7" w:rsidRPr="5564F2A7">
        <w:rPr>
          <w:rFonts w:ascii="Garamond" w:eastAsia="Times New Roman" w:hAnsi="Garamond" w:cs="Times New Roman"/>
          <w:highlight w:val="yellow"/>
        </w:rPr>
        <w:t>de Animal de Comp</w:t>
      </w:r>
      <w:r w:rsidR="242BC254" w:rsidRPr="5564F2A7">
        <w:rPr>
          <w:rFonts w:ascii="Garamond" w:eastAsia="Times New Roman" w:hAnsi="Garamond" w:cs="Times New Roman"/>
          <w:highlight w:val="yellow"/>
        </w:rPr>
        <w:t>a</w:t>
      </w:r>
      <w:r w:rsidR="2F28A2C7" w:rsidRPr="5564F2A7">
        <w:rPr>
          <w:rFonts w:ascii="Garamond" w:eastAsia="Times New Roman" w:hAnsi="Garamond" w:cs="Times New Roman"/>
          <w:highlight w:val="yellow"/>
        </w:rPr>
        <w:t>nhia</w:t>
      </w:r>
      <w:ins w:id="298" w:author="Maria Rosário Silva Lemos Cidadão" w:date="2025-10-28T09:34:00Z">
        <w:r w:rsidR="738520D5" w:rsidRPr="5564F2A7">
          <w:rPr>
            <w:rFonts w:ascii="Garamond" w:eastAsia="Times New Roman" w:hAnsi="Garamond" w:cs="Times New Roman"/>
            <w:highlight w:val="yellow"/>
          </w:rPr>
          <w:t>, em formato fis</w:t>
        </w:r>
      </w:ins>
      <w:ins w:id="299" w:author="Maria Rosário Silva Lemos Cidadão" w:date="2025-10-28T09:35:00Z">
        <w:r w:rsidR="738520D5" w:rsidRPr="5564F2A7">
          <w:rPr>
            <w:rFonts w:ascii="Garamond" w:eastAsia="Times New Roman" w:hAnsi="Garamond" w:cs="Times New Roman"/>
            <w:highlight w:val="yellow"/>
          </w:rPr>
          <w:t>i</w:t>
        </w:r>
      </w:ins>
      <w:ins w:id="300" w:author="Maria Rosário Silva Lemos Cidadão" w:date="2025-10-28T09:34:00Z">
        <w:r w:rsidR="738520D5" w:rsidRPr="5564F2A7">
          <w:rPr>
            <w:rFonts w:ascii="Garamond" w:eastAsia="Times New Roman" w:hAnsi="Garamond" w:cs="Times New Roman"/>
            <w:highlight w:val="yellow"/>
          </w:rPr>
          <w:t>co</w:t>
        </w:r>
      </w:ins>
      <w:ins w:id="301" w:author="Maria Rosário Silva Lemos Cidadão" w:date="2025-10-28T09:35:00Z">
        <w:r w:rsidR="738520D5" w:rsidRPr="5564F2A7">
          <w:rPr>
            <w:rFonts w:ascii="Garamond" w:eastAsia="Times New Roman" w:hAnsi="Garamond" w:cs="Times New Roman"/>
            <w:highlight w:val="yellow"/>
          </w:rPr>
          <w:t xml:space="preserve"> ou digital</w:t>
        </w:r>
      </w:ins>
      <w:r w:rsidR="242BC254" w:rsidRPr="5564F2A7">
        <w:rPr>
          <w:rFonts w:ascii="Garamond" w:eastAsia="Times New Roman" w:hAnsi="Garamond" w:cs="Times New Roman"/>
          <w:highlight w:val="yellow"/>
        </w:rPr>
        <w:t xml:space="preserve"> </w:t>
      </w:r>
      <w:r w:rsidR="53DD99C5" w:rsidRPr="5564F2A7">
        <w:rPr>
          <w:rFonts w:ascii="Garamond" w:eastAsia="Times New Roman" w:hAnsi="Garamond" w:cs="Times New Roman"/>
          <w:highlight w:val="yellow"/>
        </w:rPr>
        <w:t>ou do Passaporte de Animal de Companhia</w:t>
      </w:r>
      <w:ins w:id="302" w:author="Maria Rosário Silva Lemos Cidadão" w:date="2025-10-28T09:35:00Z">
        <w:r w:rsidR="54B96EA8" w:rsidRPr="5564F2A7">
          <w:rPr>
            <w:rFonts w:ascii="Garamond" w:eastAsia="Times New Roman" w:hAnsi="Garamond" w:cs="Times New Roman"/>
            <w:highlight w:val="yellow"/>
          </w:rPr>
          <w:t xml:space="preserve"> </w:t>
        </w:r>
        <w:commentRangeStart w:id="303"/>
        <w:r w:rsidR="54B96EA8" w:rsidRPr="5564F2A7">
          <w:rPr>
            <w:rFonts w:ascii="Garamond" w:eastAsia="Times New Roman" w:hAnsi="Garamond" w:cs="Times New Roman"/>
            <w:highlight w:val="yellow"/>
          </w:rPr>
          <w:t xml:space="preserve">ou do </w:t>
        </w:r>
      </w:ins>
      <w:ins w:id="304" w:author="Maria Rosário Silva Lemos Cidadão" w:date="2025-10-28T09:36:00Z">
        <w:r w:rsidR="54B96EA8" w:rsidRPr="5564F2A7">
          <w:rPr>
            <w:rFonts w:ascii="Garamond" w:eastAsia="Times New Roman" w:hAnsi="Garamond" w:cs="Times New Roman"/>
            <w:highlight w:val="yellow"/>
          </w:rPr>
          <w:t>B</w:t>
        </w:r>
      </w:ins>
      <w:ins w:id="305" w:author="Maria Rosário Silva Lemos Cidadão" w:date="2025-10-28T09:35:00Z">
        <w:r w:rsidR="54B96EA8" w:rsidRPr="5564F2A7">
          <w:rPr>
            <w:rFonts w:ascii="Garamond" w:eastAsia="Times New Roman" w:hAnsi="Garamond" w:cs="Times New Roman"/>
            <w:highlight w:val="yellow"/>
          </w:rPr>
          <w:t xml:space="preserve">oletim </w:t>
        </w:r>
      </w:ins>
      <w:ins w:id="306" w:author="Maria Rosário Silva Lemos Cidadão" w:date="2025-10-28T09:36:00Z">
        <w:r w:rsidR="54B96EA8" w:rsidRPr="5564F2A7">
          <w:rPr>
            <w:rFonts w:ascii="Garamond" w:eastAsia="Times New Roman" w:hAnsi="Garamond" w:cs="Times New Roman"/>
            <w:highlight w:val="yellow"/>
          </w:rPr>
          <w:t>S</w:t>
        </w:r>
      </w:ins>
      <w:ins w:id="307" w:author="Maria Rosário Silva Lemos Cidadão" w:date="2025-10-28T09:35:00Z">
        <w:r w:rsidR="54B96EA8" w:rsidRPr="5564F2A7">
          <w:rPr>
            <w:rFonts w:ascii="Garamond" w:eastAsia="Times New Roman" w:hAnsi="Garamond" w:cs="Times New Roman"/>
            <w:highlight w:val="yellow"/>
          </w:rPr>
          <w:t>anitário,</w:t>
        </w:r>
      </w:ins>
      <w:commentRangeEnd w:id="303"/>
      <w:r w:rsidR="23450BC6" w:rsidRPr="5564F2A7">
        <w:rPr>
          <w:rStyle w:val="CommentReference"/>
          <w:rFonts w:ascii="Garamond" w:eastAsia="Times New Roman" w:hAnsi="Garamond" w:cs="Times New Roman"/>
          <w:sz w:val="24"/>
          <w:szCs w:val="24"/>
          <w:highlight w:val="yellow"/>
        </w:rPr>
        <w:commentReference w:id="303"/>
      </w:r>
      <w:ins w:id="308" w:author="Maria Rosário Silva Lemos Cidadão" w:date="2025-10-28T09:35:00Z">
        <w:r w:rsidR="54B96EA8" w:rsidRPr="5564F2A7">
          <w:rPr>
            <w:rFonts w:ascii="Garamond" w:eastAsia="Times New Roman" w:hAnsi="Garamond" w:cs="Times New Roman"/>
            <w:highlight w:val="yellow"/>
          </w:rPr>
          <w:t xml:space="preserve"> em formato fisico</w:t>
        </w:r>
      </w:ins>
      <w:r w:rsidR="53DD99C5" w:rsidRPr="5564F2A7">
        <w:rPr>
          <w:rFonts w:ascii="Garamond" w:eastAsia="Times New Roman" w:hAnsi="Garamond" w:cs="Times New Roman"/>
          <w:highlight w:val="yellow"/>
        </w:rPr>
        <w:t>.</w:t>
      </w:r>
      <w:commentRangeEnd w:id="295"/>
      <w:r w:rsidR="23450BC6" w:rsidRPr="00666197">
        <w:rPr>
          <w:rStyle w:val="CommentReference"/>
          <w:rFonts w:ascii="Garamond" w:hAnsi="Garamond" w:cs="Times New Roman"/>
          <w:sz w:val="24"/>
          <w:szCs w:val="24"/>
        </w:rPr>
        <w:commentReference w:id="295"/>
      </w:r>
      <w:commentRangeEnd w:id="296"/>
      <w:r w:rsidRPr="00666197">
        <w:rPr>
          <w:rStyle w:val="CommentReference"/>
          <w:rFonts w:ascii="Garamond" w:hAnsi="Garamond" w:cs="Times New Roman"/>
          <w:sz w:val="24"/>
          <w:szCs w:val="24"/>
        </w:rPr>
        <w:commentReference w:id="296"/>
      </w:r>
      <w:commentRangeEnd w:id="297"/>
      <w:r w:rsidRPr="00666197">
        <w:rPr>
          <w:rStyle w:val="CommentReference"/>
          <w:rFonts w:ascii="Garamond" w:hAnsi="Garamond" w:cs="Times New Roman"/>
          <w:sz w:val="24"/>
          <w:szCs w:val="24"/>
        </w:rPr>
        <w:commentReference w:id="297"/>
      </w:r>
    </w:p>
    <w:p w14:paraId="045B1F01" w14:textId="32F6F04C" w:rsidR="007D6C91" w:rsidRPr="000041C8" w:rsidRDefault="00F950B1" w:rsidP="00F950B1">
      <w:pPr>
        <w:spacing w:line="360" w:lineRule="auto"/>
        <w:ind w:left="3540"/>
        <w:jc w:val="both"/>
        <w:rPr>
          <w:rFonts w:ascii="Garamond" w:hAnsi="Garamond" w:cs="Times New Roman"/>
        </w:rPr>
      </w:pPr>
      <w:commentRangeStart w:id="309"/>
      <w:r w:rsidRPr="000041C8">
        <w:rPr>
          <w:rFonts w:ascii="Garamond" w:hAnsi="Garamond" w:cs="Times New Roman"/>
        </w:rPr>
        <w:t xml:space="preserve">    Artigo 7.º</w:t>
      </w:r>
    </w:p>
    <w:p w14:paraId="2341116F" w14:textId="782498B9" w:rsidR="00F950B1" w:rsidRDefault="00F950B1" w:rsidP="00F950B1">
      <w:pPr>
        <w:spacing w:line="360" w:lineRule="auto"/>
        <w:jc w:val="center"/>
        <w:rPr>
          <w:ins w:id="310" w:author="Maria Jorge Caldeira Carvalho Antunes Correia" w:date="2026-02-19T12:02:00Z" w16du:dateUtc="2026-02-19T12:02:00Z"/>
          <w:rFonts w:ascii="Garamond" w:eastAsia="Times New Roman" w:hAnsi="Garamond" w:cs="Times New Roman"/>
        </w:rPr>
      </w:pPr>
      <w:r w:rsidRPr="000041C8">
        <w:rPr>
          <w:rFonts w:ascii="Garamond" w:eastAsia="Times New Roman" w:hAnsi="Garamond" w:cs="Times New Roman"/>
        </w:rPr>
        <w:t xml:space="preserve">Alteração à </w:t>
      </w:r>
      <w:bookmarkStart w:id="311" w:name="_Hlk123906261"/>
      <w:r w:rsidRPr="000041C8">
        <w:rPr>
          <w:rFonts w:ascii="Garamond" w:eastAsia="Times New Roman" w:hAnsi="Garamond" w:cs="Times New Roman"/>
        </w:rPr>
        <w:t>Lei n.º 20/2019, de 22 de fevereiro</w:t>
      </w:r>
      <w:bookmarkEnd w:id="311"/>
      <w:commentRangeEnd w:id="309"/>
      <w:r w:rsidR="00672628">
        <w:rPr>
          <w:rStyle w:val="CommentReference"/>
          <w:rFonts w:ascii="Garamond" w:eastAsia="Times New Roman" w:hAnsi="Garamond" w:cs="Times New Roman"/>
          <w:sz w:val="24"/>
          <w:szCs w:val="24"/>
        </w:rPr>
        <w:commentReference w:id="309"/>
      </w:r>
    </w:p>
    <w:p w14:paraId="38FCB4A1" w14:textId="77777777" w:rsidR="00935FAE" w:rsidRDefault="00935FAE" w:rsidP="00F950B1">
      <w:pPr>
        <w:spacing w:line="360" w:lineRule="auto"/>
        <w:jc w:val="center"/>
        <w:rPr>
          <w:ins w:id="312" w:author="Maria Jorge Caldeira Carvalho Antunes Correia" w:date="2025-08-20T15:07:00Z" w16du:dateUtc="2025-08-20T14:07:00Z"/>
          <w:rFonts w:ascii="Garamond" w:eastAsia="Times New Roman" w:hAnsi="Garamond" w:cs="Times New Roman"/>
        </w:rPr>
      </w:pPr>
    </w:p>
    <w:p w14:paraId="47E64CBC" w14:textId="77777777" w:rsidR="0006595E" w:rsidRDefault="0006595E" w:rsidP="00F950B1">
      <w:pPr>
        <w:spacing w:line="360" w:lineRule="auto"/>
        <w:jc w:val="center"/>
        <w:rPr>
          <w:ins w:id="313" w:author="Maria Jorge Caldeira Carvalho Antunes Correia" w:date="2025-08-20T15:07:00Z" w16du:dateUtc="2025-08-20T14:07:00Z"/>
          <w:rFonts w:ascii="Garamond" w:eastAsia="Times New Roman" w:hAnsi="Garamond" w:cs="Times New Roman"/>
        </w:rPr>
      </w:pPr>
    </w:p>
    <w:p w14:paraId="063ECB25" w14:textId="3E675A4E" w:rsidR="723FCD21" w:rsidRPr="000041C8" w:rsidRDefault="007E3D8E" w:rsidP="001A000E">
      <w:pPr>
        <w:spacing w:line="360" w:lineRule="auto"/>
        <w:jc w:val="center"/>
        <w:rPr>
          <w:rFonts w:ascii="Garamond" w:eastAsia="Times New Roman" w:hAnsi="Garamond" w:cs="Times New Roman"/>
        </w:rPr>
      </w:pPr>
      <w:r w:rsidRPr="000041C8">
        <w:rPr>
          <w:rFonts w:ascii="Garamond" w:eastAsia="Times New Roman" w:hAnsi="Garamond" w:cs="Times New Roman"/>
        </w:rPr>
        <w:t xml:space="preserve">Artigo </w:t>
      </w:r>
      <w:r w:rsidR="00864420" w:rsidRPr="000041C8">
        <w:rPr>
          <w:rFonts w:ascii="Garamond" w:eastAsia="Times New Roman" w:hAnsi="Garamond" w:cs="Times New Roman"/>
        </w:rPr>
        <w:t>8</w:t>
      </w:r>
      <w:r w:rsidRPr="000041C8">
        <w:rPr>
          <w:rFonts w:ascii="Garamond" w:eastAsia="Times New Roman" w:hAnsi="Garamond" w:cs="Times New Roman"/>
        </w:rPr>
        <w:t>.º</w:t>
      </w:r>
    </w:p>
    <w:p w14:paraId="1A310F43" w14:textId="77777777" w:rsidR="007E3D8E" w:rsidRPr="000041C8" w:rsidRDefault="007E3D8E" w:rsidP="00A95B79">
      <w:pPr>
        <w:spacing w:line="360" w:lineRule="auto"/>
        <w:jc w:val="center"/>
        <w:rPr>
          <w:rFonts w:ascii="Garamond" w:hAnsi="Garamond"/>
          <w:b/>
        </w:rPr>
      </w:pPr>
      <w:r w:rsidRPr="000041C8">
        <w:rPr>
          <w:rFonts w:ascii="Garamond" w:hAnsi="Garamond"/>
          <w:b/>
        </w:rPr>
        <w:t>Entrada em vigor</w:t>
      </w:r>
    </w:p>
    <w:p w14:paraId="4C0921F0" w14:textId="5633E1F0" w:rsidR="007E3D8E" w:rsidRPr="000041C8" w:rsidRDefault="007E3D8E" w:rsidP="00A95B79">
      <w:pPr>
        <w:spacing w:line="360" w:lineRule="auto"/>
        <w:jc w:val="both"/>
        <w:rPr>
          <w:rFonts w:ascii="Garamond" w:eastAsia="Times New Roman" w:hAnsi="Garamond" w:cs="Times New Roman"/>
        </w:rPr>
      </w:pPr>
      <w:r w:rsidRPr="000041C8">
        <w:rPr>
          <w:rFonts w:ascii="Garamond" w:eastAsia="Times New Roman" w:hAnsi="Garamond" w:cs="Times New Roman"/>
        </w:rPr>
        <w:t xml:space="preserve">O presente decreto-lei entra em vigor </w:t>
      </w:r>
      <w:r w:rsidR="006D066B" w:rsidRPr="000041C8">
        <w:rPr>
          <w:rFonts w:ascii="Garamond" w:eastAsia="Times New Roman" w:hAnsi="Garamond" w:cs="Times New Roman"/>
        </w:rPr>
        <w:t>a</w:t>
      </w:r>
      <w:del w:id="314" w:author="Maria Jorge Caldeira Carvalho Antunes Correia" w:date="2026-02-19T12:08:00Z" w16du:dateUtc="2026-02-19T12:08:00Z">
        <w:r w:rsidR="006D066B" w:rsidRPr="000041C8" w:rsidDel="00D918A7">
          <w:rPr>
            <w:rFonts w:ascii="Garamond" w:eastAsia="Times New Roman" w:hAnsi="Garamond" w:cs="Times New Roman"/>
          </w:rPr>
          <w:delText xml:space="preserve"> 1 de janeiro de 202</w:delText>
        </w:r>
        <w:r w:rsidR="00D30B25" w:rsidDel="00D918A7">
          <w:rPr>
            <w:rFonts w:ascii="Garamond" w:eastAsia="Times New Roman" w:hAnsi="Garamond" w:cs="Times New Roman"/>
          </w:rPr>
          <w:delText>6</w:delText>
        </w:r>
      </w:del>
      <w:r w:rsidRPr="000041C8">
        <w:rPr>
          <w:rFonts w:ascii="Garamond" w:eastAsia="Times New Roman" w:hAnsi="Garamond" w:cs="Times New Roman"/>
        </w:rPr>
        <w:t>.</w:t>
      </w:r>
    </w:p>
    <w:p w14:paraId="3CA69D8F" w14:textId="77777777" w:rsidR="0087053A" w:rsidRPr="000041C8" w:rsidRDefault="0087053A" w:rsidP="00A95B79">
      <w:pPr>
        <w:widowControl w:val="0"/>
        <w:spacing w:line="360" w:lineRule="auto"/>
        <w:jc w:val="both"/>
        <w:rPr>
          <w:rFonts w:ascii="Garamond" w:hAnsi="Garamond"/>
        </w:rPr>
      </w:pPr>
    </w:p>
    <w:p w14:paraId="5EF756B5" w14:textId="77777777" w:rsidR="0087053A" w:rsidRPr="000041C8" w:rsidRDefault="0087053A" w:rsidP="00A95B79">
      <w:pPr>
        <w:widowControl w:val="0"/>
        <w:spacing w:line="360" w:lineRule="auto"/>
        <w:jc w:val="both"/>
        <w:rPr>
          <w:rFonts w:ascii="Garamond" w:hAnsi="Garamond"/>
        </w:rPr>
      </w:pPr>
    </w:p>
    <w:p w14:paraId="51C63CD6" w14:textId="77777777" w:rsidR="0087053A" w:rsidRPr="000041C8" w:rsidRDefault="0087053A" w:rsidP="00A95B79">
      <w:pPr>
        <w:widowControl w:val="0"/>
        <w:spacing w:line="360" w:lineRule="auto"/>
        <w:jc w:val="both"/>
        <w:rPr>
          <w:rFonts w:ascii="Garamond" w:hAnsi="Garamond"/>
        </w:rPr>
      </w:pPr>
    </w:p>
    <w:p w14:paraId="3D18CAD7" w14:textId="77777777" w:rsidR="0087053A" w:rsidRPr="000041C8" w:rsidRDefault="0087053A" w:rsidP="00C53E61">
      <w:pPr>
        <w:widowControl w:val="0"/>
        <w:spacing w:line="360" w:lineRule="auto"/>
        <w:ind w:left="708" w:hanging="708"/>
        <w:jc w:val="both"/>
        <w:rPr>
          <w:rFonts w:ascii="Garamond" w:hAnsi="Garamond"/>
        </w:rPr>
      </w:pPr>
      <w:r w:rsidRPr="000041C8">
        <w:rPr>
          <w:rFonts w:ascii="Garamond" w:hAnsi="Garamond"/>
        </w:rPr>
        <w:t>Visto e aprovado em Conselho de Ministros de […]. [</w:t>
      </w:r>
      <w:r w:rsidRPr="000041C8">
        <w:rPr>
          <w:rFonts w:ascii="Garamond" w:hAnsi="Garamond"/>
          <w:i/>
        </w:rPr>
        <w:t>assinaturas</w:t>
      </w:r>
      <w:r w:rsidRPr="000041C8">
        <w:rPr>
          <w:rFonts w:ascii="Garamond" w:hAnsi="Garamond"/>
        </w:rPr>
        <w:t>].</w:t>
      </w:r>
    </w:p>
    <w:p w14:paraId="5FD2951B" w14:textId="2CAF07A0" w:rsidR="00864420" w:rsidRPr="000041C8" w:rsidRDefault="00864420" w:rsidP="00A95B79">
      <w:pPr>
        <w:spacing w:line="360" w:lineRule="auto"/>
        <w:jc w:val="both"/>
        <w:rPr>
          <w:rFonts w:ascii="Garamond" w:eastAsia="Times New Roman" w:hAnsi="Garamond" w:cs="Times New Roman"/>
        </w:rPr>
      </w:pPr>
    </w:p>
    <w:p w14:paraId="51C43E4B" w14:textId="7096B3C9" w:rsidR="00864420" w:rsidRPr="000041C8" w:rsidRDefault="00864420" w:rsidP="00A95B79">
      <w:pPr>
        <w:spacing w:line="360" w:lineRule="auto"/>
        <w:jc w:val="both"/>
        <w:rPr>
          <w:rFonts w:ascii="Garamond" w:eastAsia="Times New Roman" w:hAnsi="Garamond" w:cs="Times New Roman"/>
        </w:rPr>
      </w:pPr>
    </w:p>
    <w:p w14:paraId="2008A146" w14:textId="10A49663" w:rsidR="007E3D8E" w:rsidRPr="000041C8" w:rsidRDefault="007E3D8E" w:rsidP="00A95B79">
      <w:pPr>
        <w:spacing w:line="360" w:lineRule="auto"/>
        <w:jc w:val="center"/>
        <w:rPr>
          <w:rFonts w:ascii="Garamond" w:eastAsia="Times New Roman" w:hAnsi="Garamond" w:cs="Times New Roman"/>
        </w:rPr>
      </w:pPr>
      <w:r w:rsidRPr="000041C8">
        <w:rPr>
          <w:rFonts w:ascii="Garamond" w:eastAsia="Times New Roman" w:hAnsi="Garamond" w:cs="Times New Roman"/>
        </w:rPr>
        <w:t>ANEXO</w:t>
      </w:r>
    </w:p>
    <w:p w14:paraId="6CD4A0B6" w14:textId="338623ED" w:rsidR="007E3D8E" w:rsidRPr="000041C8" w:rsidRDefault="007E3D8E" w:rsidP="00A95B79">
      <w:pPr>
        <w:spacing w:line="360" w:lineRule="auto"/>
        <w:jc w:val="center"/>
        <w:rPr>
          <w:rFonts w:ascii="Garamond" w:eastAsia="Times New Roman" w:hAnsi="Garamond" w:cs="Times New Roman"/>
        </w:rPr>
      </w:pPr>
      <w:r w:rsidRPr="000041C8">
        <w:rPr>
          <w:rFonts w:ascii="Garamond" w:eastAsia="Times New Roman" w:hAnsi="Garamond" w:cs="Times New Roman"/>
        </w:rPr>
        <w:t>(a que se refere a alínea a) do artigo 1.º)</w:t>
      </w:r>
    </w:p>
    <w:p w14:paraId="1AE59D40" w14:textId="05A82C02" w:rsidR="723FCD21" w:rsidRPr="000041C8" w:rsidRDefault="723FCD21" w:rsidP="00A95B79">
      <w:pPr>
        <w:spacing w:line="360" w:lineRule="auto"/>
        <w:jc w:val="both"/>
        <w:rPr>
          <w:rFonts w:ascii="Garamond" w:eastAsia="Times New Roman" w:hAnsi="Garamond" w:cs="Times New Roman"/>
          <w:color w:val="000000" w:themeColor="text1"/>
        </w:rPr>
      </w:pPr>
      <w:r w:rsidRPr="000041C8">
        <w:rPr>
          <w:rFonts w:ascii="Garamond" w:eastAsia="Times New Roman" w:hAnsi="Garamond" w:cs="Times New Roman"/>
          <w:color w:val="000000" w:themeColor="text1"/>
        </w:rPr>
        <w:t xml:space="preserve"> </w:t>
      </w:r>
    </w:p>
    <w:p w14:paraId="1FACEBB8" w14:textId="485B6D08" w:rsidR="001604A0" w:rsidRPr="000041C8" w:rsidRDefault="001604A0" w:rsidP="00A95B79">
      <w:pPr>
        <w:spacing w:line="360" w:lineRule="auto"/>
        <w:jc w:val="center"/>
        <w:rPr>
          <w:rFonts w:ascii="Garamond" w:eastAsia="Times New Roman" w:hAnsi="Garamond" w:cs="Times New Roman"/>
          <w:b/>
          <w:bCs/>
          <w:color w:val="000000" w:themeColor="text1"/>
        </w:rPr>
      </w:pPr>
      <w:r w:rsidRPr="000041C8">
        <w:rPr>
          <w:rFonts w:ascii="Garamond" w:eastAsia="Times New Roman" w:hAnsi="Garamond" w:cs="Times New Roman"/>
          <w:b/>
          <w:bCs/>
          <w:color w:val="000000" w:themeColor="text1"/>
        </w:rPr>
        <w:t>REGIME GERAL DO</w:t>
      </w:r>
      <w:r w:rsidR="00D918A7">
        <w:rPr>
          <w:rFonts w:ascii="Garamond" w:eastAsia="Times New Roman" w:hAnsi="Garamond" w:cs="Times New Roman"/>
          <w:b/>
          <w:bCs/>
          <w:color w:val="000000" w:themeColor="text1"/>
        </w:rPr>
        <w:t>S</w:t>
      </w:r>
      <w:r w:rsidRPr="000041C8">
        <w:rPr>
          <w:rFonts w:ascii="Garamond" w:eastAsia="Times New Roman" w:hAnsi="Garamond" w:cs="Times New Roman"/>
          <w:b/>
          <w:bCs/>
          <w:color w:val="000000" w:themeColor="text1"/>
        </w:rPr>
        <w:t xml:space="preserve">  ANIMAIS DE COMPANHIA</w:t>
      </w:r>
    </w:p>
    <w:p w14:paraId="5B458931" w14:textId="77777777" w:rsidR="003D15F2" w:rsidRPr="000041C8" w:rsidRDefault="003D15F2" w:rsidP="00A95B79">
      <w:pPr>
        <w:spacing w:line="360" w:lineRule="auto"/>
        <w:jc w:val="both"/>
        <w:rPr>
          <w:rFonts w:ascii="Garamond" w:eastAsia="Times New Roman" w:hAnsi="Garamond" w:cs="Times New Roman"/>
          <w:lang w:eastAsia="pt-PT"/>
        </w:rPr>
      </w:pPr>
    </w:p>
    <w:p w14:paraId="15AD024B" w14:textId="77777777" w:rsidR="003D15F2" w:rsidRPr="000041C8" w:rsidRDefault="003D15F2" w:rsidP="00A95B7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TÍTULO I</w:t>
      </w:r>
    </w:p>
    <w:p w14:paraId="293DBF2E" w14:textId="77777777" w:rsidR="003D15F2" w:rsidRPr="000041C8" w:rsidRDefault="003D15F2" w:rsidP="00A95B7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DISPOSIÇÕES GERAIS</w:t>
      </w:r>
    </w:p>
    <w:p w14:paraId="40DC0993" w14:textId="77777777" w:rsidR="003D15F2" w:rsidRPr="000041C8" w:rsidRDefault="003D15F2" w:rsidP="00A95B79">
      <w:pPr>
        <w:spacing w:line="360" w:lineRule="auto"/>
        <w:rPr>
          <w:rFonts w:ascii="Garamond" w:eastAsia="Times New Roman" w:hAnsi="Garamond" w:cs="Times New Roman"/>
          <w:b/>
          <w:bCs/>
          <w:lang w:eastAsia="pt-PT"/>
        </w:rPr>
      </w:pPr>
    </w:p>
    <w:p w14:paraId="54681947" w14:textId="77777777" w:rsidR="003D15F2" w:rsidRPr="000041C8" w:rsidRDefault="003D15F2" w:rsidP="00A95B7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Artigo 1.º</w:t>
      </w:r>
    </w:p>
    <w:p w14:paraId="389EA092" w14:textId="77777777" w:rsidR="003D15F2" w:rsidRPr="000041C8" w:rsidRDefault="003D15F2" w:rsidP="00A95B79">
      <w:pPr>
        <w:spacing w:line="360" w:lineRule="auto"/>
        <w:jc w:val="center"/>
        <w:rPr>
          <w:rFonts w:ascii="Garamond" w:eastAsia="Times New Roman" w:hAnsi="Garamond" w:cs="Times New Roman"/>
          <w:lang w:eastAsia="pt-PT"/>
        </w:rPr>
      </w:pPr>
      <w:r w:rsidRPr="000041C8">
        <w:rPr>
          <w:rFonts w:ascii="Garamond" w:eastAsia="Times New Roman" w:hAnsi="Garamond" w:cs="Times New Roman"/>
          <w:lang w:eastAsia="pt-PT"/>
        </w:rPr>
        <w:t>Objeto</w:t>
      </w:r>
    </w:p>
    <w:p w14:paraId="0C9E37BC" w14:textId="2EAF2170"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O presente decreto-lei estabelece o regime dos animais de companhia</w:t>
      </w:r>
      <w:r w:rsidR="00565ED9" w:rsidRPr="000041C8">
        <w:rPr>
          <w:rFonts w:ascii="Garamond" w:eastAsia="Times New Roman" w:hAnsi="Garamond" w:cs="Times New Roman"/>
          <w:lang w:eastAsia="pt-PT"/>
        </w:rPr>
        <w:t>.</w:t>
      </w:r>
    </w:p>
    <w:p w14:paraId="4CE5AD97" w14:textId="494194C5" w:rsidR="003D15F2" w:rsidRPr="000041C8" w:rsidRDefault="003D15F2" w:rsidP="00A95B7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 xml:space="preserve">Artigo 2.º </w:t>
      </w:r>
    </w:p>
    <w:p w14:paraId="22414995" w14:textId="77777777" w:rsidR="003D15F2" w:rsidRPr="000041C8" w:rsidRDefault="003D15F2" w:rsidP="00A95B79">
      <w:pPr>
        <w:spacing w:line="360" w:lineRule="auto"/>
        <w:jc w:val="center"/>
        <w:rPr>
          <w:rFonts w:ascii="Garamond" w:eastAsia="Times New Roman" w:hAnsi="Garamond" w:cs="Times New Roman"/>
          <w:lang w:eastAsia="pt-PT"/>
        </w:rPr>
      </w:pPr>
      <w:r w:rsidRPr="000041C8">
        <w:rPr>
          <w:rFonts w:ascii="Garamond" w:eastAsia="Times New Roman" w:hAnsi="Garamond" w:cs="Times New Roman"/>
          <w:lang w:eastAsia="pt-PT"/>
        </w:rPr>
        <w:t>Objetivos</w:t>
      </w:r>
    </w:p>
    <w:p w14:paraId="3A95D665" w14:textId="759AA24A"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São objetivos do presente decreto-lei:</w:t>
      </w:r>
    </w:p>
    <w:p w14:paraId="214EA2B5" w14:textId="5528E32C"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a) Atingir o mais alto nível de proteção e bem-estar dos animais de companhia</w:t>
      </w:r>
      <w:r w:rsidR="00D1111E" w:rsidRPr="000041C8">
        <w:rPr>
          <w:rFonts w:ascii="Garamond" w:eastAsia="Times New Roman" w:hAnsi="Garamond" w:cs="Times New Roman"/>
          <w:lang w:eastAsia="pt-PT"/>
        </w:rPr>
        <w:t xml:space="preserve"> de acordo com a sua natureza </w:t>
      </w:r>
      <w:r w:rsidR="00F269DA" w:rsidRPr="000041C8">
        <w:rPr>
          <w:rFonts w:ascii="Garamond" w:eastAsia="Times New Roman" w:hAnsi="Garamond" w:cs="Times New Roman"/>
          <w:lang w:eastAsia="pt-PT"/>
        </w:rPr>
        <w:t>enquanto</w:t>
      </w:r>
      <w:r w:rsidR="00D1111E" w:rsidRPr="000041C8">
        <w:rPr>
          <w:rFonts w:ascii="Garamond" w:eastAsia="Times New Roman" w:hAnsi="Garamond" w:cs="Times New Roman"/>
          <w:lang w:eastAsia="pt-PT"/>
        </w:rPr>
        <w:t xml:space="preserve"> seres sencientes</w:t>
      </w:r>
      <w:r w:rsidRPr="000041C8">
        <w:rPr>
          <w:rFonts w:ascii="Garamond" w:eastAsia="Times New Roman" w:hAnsi="Garamond" w:cs="Times New Roman"/>
          <w:lang w:eastAsia="pt-PT"/>
        </w:rPr>
        <w:t xml:space="preserve">; </w:t>
      </w:r>
    </w:p>
    <w:p w14:paraId="60C4AE34" w14:textId="2FDE027D" w:rsidR="003D15F2"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b) Garantir um tratamento adequado aos animais, evitando situações de abuso, </w:t>
      </w:r>
      <w:r w:rsidR="00A26BFA" w:rsidRPr="000041C8">
        <w:rPr>
          <w:rFonts w:ascii="Garamond" w:eastAsia="Times New Roman" w:hAnsi="Garamond" w:cs="Times New Roman"/>
          <w:lang w:eastAsia="pt-PT"/>
        </w:rPr>
        <w:t>maus-tratos</w:t>
      </w:r>
      <w:r w:rsidRPr="000041C8">
        <w:rPr>
          <w:rFonts w:ascii="Garamond" w:eastAsia="Times New Roman" w:hAnsi="Garamond" w:cs="Times New Roman"/>
          <w:lang w:eastAsia="pt-PT"/>
        </w:rPr>
        <w:t xml:space="preserve"> ou sofrimento, assegurando-lhes ótimas condições higiossanitárias e a possibilidade de manifestarem um comportamento natural de acordo com a espécie, idade e atividade;</w:t>
      </w:r>
    </w:p>
    <w:p w14:paraId="22A37A08" w14:textId="735E8690" w:rsidR="00D80248" w:rsidRPr="000041C8" w:rsidRDefault="00D80248" w:rsidP="00A95B79">
      <w:pPr>
        <w:spacing w:line="360" w:lineRule="auto"/>
        <w:jc w:val="both"/>
        <w:rPr>
          <w:rFonts w:ascii="Garamond" w:eastAsia="Times New Roman" w:hAnsi="Garamond" w:cs="Times New Roman"/>
          <w:lang w:eastAsia="pt-PT"/>
        </w:rPr>
      </w:pPr>
      <w:r>
        <w:rPr>
          <w:rFonts w:ascii="Garamond" w:eastAsia="Times New Roman" w:hAnsi="Garamond" w:cs="Times New Roman"/>
          <w:lang w:eastAsia="pt-PT"/>
        </w:rPr>
        <w:t>c) Garantir a detenção responsável de animais de companhia;</w:t>
      </w:r>
    </w:p>
    <w:p w14:paraId="745BE06C" w14:textId="180E2F18"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c) Incentivar a </w:t>
      </w:r>
      <w:r w:rsidR="00D1111E" w:rsidRPr="000041C8">
        <w:rPr>
          <w:rFonts w:ascii="Garamond" w:eastAsia="Times New Roman" w:hAnsi="Garamond" w:cs="Times New Roman"/>
          <w:lang w:eastAsia="pt-PT"/>
        </w:rPr>
        <w:t>adoção</w:t>
      </w:r>
      <w:r w:rsidR="0027147A">
        <w:rPr>
          <w:rFonts w:ascii="Garamond" w:eastAsia="Times New Roman" w:hAnsi="Garamond" w:cs="Times New Roman"/>
          <w:lang w:eastAsia="pt-PT"/>
        </w:rPr>
        <w:t xml:space="preserve"> </w:t>
      </w:r>
      <w:r w:rsidR="005303FB" w:rsidRPr="000041C8">
        <w:rPr>
          <w:rFonts w:ascii="Garamond" w:eastAsia="Times New Roman" w:hAnsi="Garamond" w:cs="Times New Roman"/>
          <w:lang w:eastAsia="pt-PT"/>
        </w:rPr>
        <w:t>e</w:t>
      </w:r>
      <w:r w:rsidRPr="000041C8">
        <w:rPr>
          <w:rFonts w:ascii="Garamond" w:eastAsia="Times New Roman" w:hAnsi="Garamond" w:cs="Times New Roman"/>
          <w:lang w:eastAsia="pt-PT"/>
        </w:rPr>
        <w:t xml:space="preserve"> o combate ao abandono</w:t>
      </w:r>
      <w:r w:rsidR="00F269DA" w:rsidRPr="000041C8">
        <w:rPr>
          <w:rFonts w:ascii="Garamond" w:eastAsia="Times New Roman" w:hAnsi="Garamond" w:cs="Times New Roman"/>
          <w:lang w:eastAsia="pt-PT"/>
        </w:rPr>
        <w:t xml:space="preserve"> animal</w:t>
      </w:r>
      <w:r w:rsidRPr="000041C8">
        <w:rPr>
          <w:rFonts w:ascii="Garamond" w:eastAsia="Times New Roman" w:hAnsi="Garamond" w:cs="Times New Roman"/>
          <w:lang w:eastAsia="pt-PT"/>
        </w:rPr>
        <w:t>;</w:t>
      </w:r>
    </w:p>
    <w:p w14:paraId="03BD7FC8" w14:textId="7E4B1906"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d)</w:t>
      </w:r>
      <w:r w:rsidR="00357651" w:rsidRPr="000041C8">
        <w:rPr>
          <w:rFonts w:ascii="Garamond" w:eastAsia="Times New Roman" w:hAnsi="Garamond" w:cs="Times New Roman"/>
          <w:lang w:eastAsia="pt-PT"/>
        </w:rPr>
        <w:t xml:space="preserve"> </w:t>
      </w:r>
      <w:r w:rsidRPr="000041C8">
        <w:rPr>
          <w:rFonts w:ascii="Garamond" w:eastAsia="Times New Roman" w:hAnsi="Garamond" w:cs="Times New Roman"/>
          <w:lang w:eastAsia="pt-PT"/>
        </w:rPr>
        <w:t>Promover atividades</w:t>
      </w:r>
      <w:r w:rsidR="009E7EA6" w:rsidRPr="000041C8">
        <w:rPr>
          <w:rFonts w:ascii="Garamond" w:eastAsia="Times New Roman" w:hAnsi="Garamond" w:cs="Times New Roman"/>
          <w:lang w:eastAsia="pt-PT"/>
        </w:rPr>
        <w:t xml:space="preserve"> </w:t>
      </w:r>
      <w:r w:rsidRPr="000041C8">
        <w:rPr>
          <w:rFonts w:ascii="Garamond" w:eastAsia="Times New Roman" w:hAnsi="Garamond" w:cs="Times New Roman"/>
          <w:lang w:eastAsia="pt-PT"/>
        </w:rPr>
        <w:t>informativas e formativas sobre proteção</w:t>
      </w:r>
      <w:r w:rsidR="00F269DA" w:rsidRPr="000041C8">
        <w:rPr>
          <w:rFonts w:ascii="Garamond" w:eastAsia="Times New Roman" w:hAnsi="Garamond" w:cs="Times New Roman"/>
          <w:lang w:eastAsia="pt-PT"/>
        </w:rPr>
        <w:t xml:space="preserve"> e bem-estar</w:t>
      </w:r>
      <w:r w:rsidRPr="000041C8">
        <w:rPr>
          <w:rFonts w:ascii="Garamond" w:eastAsia="Times New Roman" w:hAnsi="Garamond" w:cs="Times New Roman"/>
          <w:lang w:eastAsia="pt-PT"/>
        </w:rPr>
        <w:t xml:space="preserve"> animal, etologia</w:t>
      </w:r>
      <w:r w:rsidR="005303FB" w:rsidRPr="000041C8">
        <w:rPr>
          <w:rFonts w:ascii="Garamond" w:eastAsia="Times New Roman" w:hAnsi="Garamond" w:cs="Times New Roman"/>
          <w:lang w:eastAsia="pt-PT"/>
        </w:rPr>
        <w:t>, comportamento</w:t>
      </w:r>
      <w:r w:rsidRPr="000041C8">
        <w:rPr>
          <w:rFonts w:ascii="Garamond" w:eastAsia="Times New Roman" w:hAnsi="Garamond" w:cs="Times New Roman"/>
          <w:lang w:eastAsia="pt-PT"/>
        </w:rPr>
        <w:t xml:space="preserve"> e mane</w:t>
      </w:r>
      <w:r w:rsidR="005303FB" w:rsidRPr="000041C8">
        <w:rPr>
          <w:rFonts w:ascii="Garamond" w:eastAsia="Times New Roman" w:hAnsi="Garamond" w:cs="Times New Roman"/>
          <w:lang w:eastAsia="pt-PT"/>
        </w:rPr>
        <w:t>i</w:t>
      </w:r>
      <w:r w:rsidRPr="000041C8">
        <w:rPr>
          <w:rFonts w:ascii="Garamond" w:eastAsia="Times New Roman" w:hAnsi="Garamond" w:cs="Times New Roman"/>
          <w:lang w:eastAsia="pt-PT"/>
        </w:rPr>
        <w:t xml:space="preserve">o de animais de </w:t>
      </w:r>
      <w:commentRangeStart w:id="315"/>
      <w:r w:rsidRPr="000041C8">
        <w:rPr>
          <w:rFonts w:ascii="Garamond" w:eastAsia="Times New Roman" w:hAnsi="Garamond" w:cs="Times New Roman"/>
          <w:lang w:eastAsia="pt-PT"/>
        </w:rPr>
        <w:t>companhia</w:t>
      </w:r>
      <w:commentRangeEnd w:id="315"/>
      <w:r w:rsidR="00C36632" w:rsidRPr="000041C8">
        <w:rPr>
          <w:rStyle w:val="CommentReference"/>
          <w:rFonts w:ascii="Garamond" w:eastAsia="Times New Roman" w:hAnsi="Garamond" w:cs="Times New Roman"/>
          <w:sz w:val="24"/>
          <w:szCs w:val="24"/>
          <w:lang w:eastAsia="pt-PT"/>
        </w:rPr>
        <w:commentReference w:id="315"/>
      </w:r>
      <w:r w:rsidRPr="000041C8">
        <w:rPr>
          <w:rFonts w:ascii="Garamond" w:eastAsia="Times New Roman" w:hAnsi="Garamond" w:cs="Times New Roman"/>
          <w:lang w:eastAsia="pt-PT"/>
        </w:rPr>
        <w:t>.</w:t>
      </w:r>
    </w:p>
    <w:p w14:paraId="257FE231" w14:textId="77777777" w:rsidR="003D15F2" w:rsidRPr="000041C8" w:rsidRDefault="003D15F2" w:rsidP="00A95B7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Artigo 3.º</w:t>
      </w:r>
    </w:p>
    <w:p w14:paraId="69150EFB" w14:textId="4F6A6CEF" w:rsidR="003D15F2" w:rsidRDefault="003D15F2" w:rsidP="001C3746">
      <w:pPr>
        <w:spacing w:line="360" w:lineRule="auto"/>
        <w:jc w:val="center"/>
        <w:rPr>
          <w:rFonts w:ascii="Garamond" w:eastAsia="Times New Roman" w:hAnsi="Garamond" w:cs="Times New Roman"/>
          <w:lang w:eastAsia="pt-PT"/>
        </w:rPr>
      </w:pPr>
      <w:r w:rsidRPr="000041C8">
        <w:rPr>
          <w:rFonts w:ascii="Garamond" w:eastAsia="Times New Roman" w:hAnsi="Garamond" w:cs="Times New Roman"/>
          <w:lang w:eastAsia="pt-PT"/>
        </w:rPr>
        <w:t>Âmbito de aplicação</w:t>
      </w:r>
    </w:p>
    <w:p w14:paraId="4A4E8778" w14:textId="105F314C" w:rsidR="008805DA" w:rsidRDefault="008805DA" w:rsidP="001C3746">
      <w:pPr>
        <w:spacing w:line="360" w:lineRule="auto"/>
        <w:jc w:val="center"/>
        <w:rPr>
          <w:rFonts w:ascii="Garamond" w:eastAsia="Times New Roman" w:hAnsi="Garamond" w:cs="Times New Roman"/>
          <w:lang w:eastAsia="pt-PT"/>
        </w:rPr>
      </w:pPr>
      <w:r>
        <w:rPr>
          <w:rFonts w:ascii="Garamond" w:eastAsia="Times New Roman" w:hAnsi="Garamond" w:cs="Times New Roman"/>
          <w:lang w:eastAsia="pt-PT"/>
        </w:rPr>
        <w:t>Ter um ponto sobre o que se aplica e o que não se aplica</w:t>
      </w:r>
    </w:p>
    <w:p w14:paraId="286DA9FF" w14:textId="77777777" w:rsidR="008805DA" w:rsidRPr="000041C8" w:rsidRDefault="008805DA" w:rsidP="001C3746">
      <w:pPr>
        <w:spacing w:line="360" w:lineRule="auto"/>
        <w:jc w:val="center"/>
        <w:rPr>
          <w:rFonts w:ascii="Garamond" w:eastAsia="Times New Roman" w:hAnsi="Garamond" w:cs="Times New Roman"/>
          <w:lang w:eastAsia="pt-PT"/>
        </w:rPr>
      </w:pPr>
    </w:p>
    <w:p w14:paraId="67ECAFB6" w14:textId="403378E3"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1</w:t>
      </w:r>
      <w:r w:rsidR="00565ED9" w:rsidRPr="000041C8">
        <w:rPr>
          <w:rFonts w:ascii="Garamond" w:eastAsia="Times New Roman" w:hAnsi="Garamond" w:cs="Times New Roman"/>
          <w:lang w:eastAsia="pt-PT"/>
        </w:rPr>
        <w:t xml:space="preserve"> - </w:t>
      </w:r>
      <w:r w:rsidRPr="000041C8">
        <w:rPr>
          <w:rFonts w:ascii="Garamond" w:eastAsia="Times New Roman" w:hAnsi="Garamond" w:cs="Times New Roman"/>
          <w:lang w:eastAsia="pt-PT"/>
        </w:rPr>
        <w:t xml:space="preserve">O presente decreto-lei aplica-se </w:t>
      </w:r>
      <w:r w:rsidR="00506F22">
        <w:rPr>
          <w:rFonts w:ascii="Garamond" w:eastAsia="Times New Roman" w:hAnsi="Garamond" w:cs="Times New Roman"/>
          <w:lang w:eastAsia="pt-PT"/>
        </w:rPr>
        <w:t>aos</w:t>
      </w:r>
      <w:r w:rsidRPr="000041C8">
        <w:rPr>
          <w:rFonts w:ascii="Garamond" w:eastAsia="Times New Roman" w:hAnsi="Garamond" w:cs="Times New Roman"/>
          <w:lang w:eastAsia="pt-PT"/>
        </w:rPr>
        <w:t xml:space="preserve"> animais de companhia, nos termos da alínea </w:t>
      </w:r>
      <w:r w:rsidR="003219E9">
        <w:rPr>
          <w:rFonts w:ascii="Garamond" w:eastAsia="Times New Roman" w:hAnsi="Garamond" w:cs="Times New Roman"/>
          <w:lang w:eastAsia="pt-PT"/>
        </w:rPr>
        <w:t>i</w:t>
      </w:r>
      <w:r w:rsidRPr="000041C8">
        <w:rPr>
          <w:rFonts w:ascii="Garamond" w:eastAsia="Times New Roman" w:hAnsi="Garamond" w:cs="Times New Roman"/>
          <w:lang w:eastAsia="pt-PT"/>
        </w:rPr>
        <w:t xml:space="preserve">) </w:t>
      </w:r>
      <w:r w:rsidR="00E238BA">
        <w:rPr>
          <w:rFonts w:ascii="Garamond" w:eastAsia="Times New Roman" w:hAnsi="Garamond" w:cs="Times New Roman"/>
          <w:lang w:eastAsia="pt-PT"/>
        </w:rPr>
        <w:t xml:space="preserve">do n.º 1 </w:t>
      </w:r>
      <w:r w:rsidRPr="000041C8">
        <w:rPr>
          <w:rFonts w:ascii="Garamond" w:eastAsia="Times New Roman" w:hAnsi="Garamond" w:cs="Times New Roman"/>
          <w:lang w:eastAsia="pt-PT"/>
        </w:rPr>
        <w:t>do artigo 4.º, presentes no território nacional.</w:t>
      </w:r>
    </w:p>
    <w:p w14:paraId="06895B40" w14:textId="1104A026" w:rsidR="00F147F4" w:rsidRDefault="17207806" w:rsidP="00781AF6">
      <w:pPr>
        <w:spacing w:line="360" w:lineRule="auto"/>
        <w:jc w:val="both"/>
        <w:rPr>
          <w:ins w:id="316" w:author="Maria Jorge Caldeira Carvalho Antunes Correia" w:date="2025-08-20T15:13:00Z" w16du:dateUtc="2025-08-20T14:13:00Z"/>
          <w:rFonts w:ascii="Garamond" w:eastAsia="Times New Roman" w:hAnsi="Garamond" w:cs="Times New Roman"/>
          <w:lang w:eastAsia="pt-PT"/>
        </w:rPr>
      </w:pPr>
      <w:r w:rsidRPr="592F0569">
        <w:rPr>
          <w:rFonts w:ascii="Garamond" w:eastAsia="Times New Roman" w:hAnsi="Garamond" w:cs="Times New Roman"/>
          <w:lang w:eastAsia="pt-PT"/>
        </w:rPr>
        <w:t xml:space="preserve">2 - As espécies da fauna selvagem autóctone e exótica e os seus descendentes criados em cativeiro apenas podem ser detidas enquanto animais de companhia, quando permitido ao abrigo do </w:t>
      </w:r>
      <w:r w:rsidRPr="008220CC">
        <w:rPr>
          <w:rFonts w:ascii="Garamond" w:eastAsia="Times New Roman" w:hAnsi="Garamond" w:cs="Times New Roman"/>
          <w:highlight w:val="yellow"/>
          <w:lang w:eastAsia="pt-PT"/>
        </w:rPr>
        <w:t>Decreto-Lei n.º 38/2021, de 31 de maio, e do Decreto-Lei n.º 92/2019, Decreto-Lei n.º 121/2017, de 20 de setembro</w:t>
      </w:r>
      <w:r w:rsidRPr="592F0569">
        <w:rPr>
          <w:rFonts w:ascii="Garamond" w:eastAsia="Times New Roman" w:hAnsi="Garamond" w:cs="Times New Roman"/>
          <w:lang w:eastAsia="pt-PT"/>
        </w:rPr>
        <w:t xml:space="preserve"> e </w:t>
      </w:r>
      <w:r w:rsidR="6BE6ADAC" w:rsidRPr="592F0569">
        <w:rPr>
          <w:rFonts w:ascii="Garamond" w:eastAsia="Times New Roman" w:hAnsi="Garamond" w:cs="Times New Roman"/>
          <w:lang w:eastAsia="pt-PT"/>
        </w:rPr>
        <w:t xml:space="preserve">desde que </w:t>
      </w:r>
      <w:r w:rsidRPr="592F0569">
        <w:rPr>
          <w:rFonts w:ascii="Garamond" w:eastAsia="Times New Roman" w:hAnsi="Garamond" w:cs="Times New Roman"/>
          <w:lang w:eastAsia="pt-PT"/>
        </w:rPr>
        <w:t xml:space="preserve">incluídas na </w:t>
      </w:r>
      <w:commentRangeStart w:id="317"/>
      <w:commentRangeStart w:id="318"/>
      <w:r w:rsidRPr="592F0569">
        <w:rPr>
          <w:rFonts w:ascii="Garamond" w:eastAsia="Times New Roman" w:hAnsi="Garamond" w:cs="Times New Roman"/>
          <w:lang w:eastAsia="pt-PT"/>
        </w:rPr>
        <w:t>Lista Nacional de Animais de Companhia</w:t>
      </w:r>
      <w:r w:rsidR="470A8EF7" w:rsidRPr="592F0569">
        <w:rPr>
          <w:rFonts w:ascii="Garamond" w:eastAsia="Times New Roman" w:hAnsi="Garamond" w:cs="Times New Roman"/>
          <w:lang w:eastAsia="pt-PT"/>
        </w:rPr>
        <w:t>,</w:t>
      </w:r>
      <w:commentRangeEnd w:id="317"/>
      <w:r w:rsidR="00F147F4" w:rsidRPr="592F0569">
        <w:rPr>
          <w:rStyle w:val="CommentReference"/>
          <w:rFonts w:ascii="Garamond" w:eastAsia="Times New Roman" w:hAnsi="Garamond" w:cs="Times New Roman"/>
          <w:sz w:val="24"/>
          <w:szCs w:val="24"/>
          <w:lang w:eastAsia="pt-PT"/>
        </w:rPr>
        <w:commentReference w:id="317"/>
      </w:r>
      <w:commentRangeEnd w:id="318"/>
      <w:r w:rsidRPr="592F0569">
        <w:rPr>
          <w:rStyle w:val="CommentReference"/>
          <w:rFonts w:ascii="Garamond" w:eastAsia="Times New Roman" w:hAnsi="Garamond" w:cs="Times New Roman"/>
          <w:sz w:val="24"/>
          <w:szCs w:val="24"/>
          <w:lang w:eastAsia="pt-PT"/>
        </w:rPr>
        <w:commentReference w:id="318"/>
      </w:r>
      <w:r w:rsidR="470A8EF7" w:rsidRPr="592F0569">
        <w:rPr>
          <w:rFonts w:ascii="Garamond" w:eastAsia="Times New Roman" w:hAnsi="Garamond" w:cs="Times New Roman"/>
          <w:lang w:eastAsia="pt-PT"/>
        </w:rPr>
        <w:t xml:space="preserve"> sem prejuízo da </w:t>
      </w:r>
      <w:commentRangeStart w:id="319"/>
      <w:r w:rsidR="470A8EF7" w:rsidRPr="592F0569">
        <w:rPr>
          <w:rFonts w:ascii="Garamond" w:eastAsia="Times New Roman" w:hAnsi="Garamond" w:cs="Times New Roman"/>
          <w:lang w:eastAsia="pt-PT"/>
        </w:rPr>
        <w:t>demais legislação especial aplicável.</w:t>
      </w:r>
      <w:commentRangeEnd w:id="319"/>
      <w:r w:rsidR="00F147F4">
        <w:rPr>
          <w:rStyle w:val="CommentReference"/>
          <w:rFonts w:ascii="Garamond" w:eastAsia="Times New Roman" w:hAnsi="Garamond" w:cs="Times New Roman"/>
          <w:sz w:val="24"/>
          <w:szCs w:val="24"/>
          <w:lang w:eastAsia="pt-PT"/>
        </w:rPr>
        <w:commentReference w:id="319"/>
      </w:r>
    </w:p>
    <w:p w14:paraId="13B1A447" w14:textId="77777777" w:rsidR="006A585F" w:rsidRDefault="006A585F" w:rsidP="00781AF6">
      <w:pPr>
        <w:spacing w:line="360" w:lineRule="auto"/>
        <w:jc w:val="both"/>
        <w:rPr>
          <w:ins w:id="320" w:author="Maria Jorge Caldeira Carvalho Antunes Correia" w:date="2025-08-20T15:19:00Z" w16du:dateUtc="2025-08-20T14:19:00Z"/>
          <w:rFonts w:ascii="Garamond" w:eastAsia="Times New Roman" w:hAnsi="Garamond" w:cs="Times New Roman"/>
          <w:lang w:eastAsia="pt-PT"/>
        </w:rPr>
      </w:pPr>
    </w:p>
    <w:p w14:paraId="4ACA0E41" w14:textId="77777777" w:rsidR="00F12B50" w:rsidRDefault="00675356" w:rsidP="00781AF6">
      <w:pPr>
        <w:spacing w:line="360" w:lineRule="auto"/>
        <w:jc w:val="both"/>
        <w:rPr>
          <w:ins w:id="321" w:author="Maria Jorge Caldeira Carvalho Antunes Correia" w:date="2025-08-20T15:26:00Z" w16du:dateUtc="2025-08-20T14:26:00Z"/>
          <w:rFonts w:ascii="Garamond" w:eastAsia="Times New Roman" w:hAnsi="Garamond" w:cs="Times New Roman"/>
          <w:lang w:eastAsia="pt-PT"/>
        </w:rPr>
      </w:pPr>
      <w:ins w:id="322" w:author="Maria Jorge Caldeira Carvalho Antunes Correia" w:date="2025-08-20T15:13:00Z" w16du:dateUtc="2025-08-20T14:13:00Z">
        <w:r w:rsidRPr="00A2364B">
          <w:rPr>
            <w:rFonts w:ascii="Garamond" w:eastAsia="Times New Roman" w:hAnsi="Garamond" w:cs="Times New Roman"/>
            <w:highlight w:val="yellow"/>
            <w:lang w:eastAsia="pt-PT"/>
          </w:rPr>
          <w:t xml:space="preserve">Explicar que o Regulamento </w:t>
        </w:r>
      </w:ins>
      <w:ins w:id="323" w:author="Maria Jorge Caldeira Carvalho Antunes Correia" w:date="2025-08-20T15:15:00Z" w16du:dateUtc="2025-08-20T14:15:00Z">
        <w:r w:rsidR="00A2364B" w:rsidRPr="00A2364B">
          <w:rPr>
            <w:rFonts w:ascii="Garamond" w:eastAsia="Times New Roman" w:hAnsi="Garamond" w:cs="Times New Roman"/>
            <w:highlight w:val="yellow"/>
            <w:lang w:eastAsia="pt-PT"/>
          </w:rPr>
          <w:t xml:space="preserve">do BEA dos cães e gatos que se encontram </w:t>
        </w:r>
      </w:ins>
      <w:ins w:id="324" w:author="Maria Jorge Caldeira Carvalho Antunes Correia" w:date="2025-08-20T15:13:00Z" w16du:dateUtc="2025-08-20T14:13:00Z">
        <w:r w:rsidR="007539E1" w:rsidRPr="00A2364B">
          <w:rPr>
            <w:rFonts w:ascii="Garamond" w:eastAsia="Times New Roman" w:hAnsi="Garamond" w:cs="Times New Roman"/>
            <w:highlight w:val="yellow"/>
            <w:lang w:eastAsia="pt-PT"/>
          </w:rPr>
          <w:t>em discussão</w:t>
        </w:r>
      </w:ins>
      <w:ins w:id="325" w:author="Maria Jorge Caldeira Carvalho Antunes Correia" w:date="2025-08-20T15:16:00Z" w16du:dateUtc="2025-08-20T14:16:00Z">
        <w:r w:rsidR="00A2364B" w:rsidRPr="00A2364B">
          <w:rPr>
            <w:rFonts w:ascii="Garamond" w:eastAsia="Times New Roman" w:hAnsi="Garamond" w:cs="Times New Roman"/>
            <w:highlight w:val="yellow"/>
            <w:lang w:eastAsia="pt-PT"/>
          </w:rPr>
          <w:t>, refere …..,</w:t>
        </w:r>
        <w:r w:rsidR="00A2364B">
          <w:rPr>
            <w:rFonts w:ascii="Garamond" w:eastAsia="Times New Roman" w:hAnsi="Garamond" w:cs="Times New Roman"/>
            <w:lang w:eastAsia="pt-PT"/>
          </w:rPr>
          <w:t xml:space="preserve"> </w:t>
        </w:r>
      </w:ins>
      <w:ins w:id="326" w:author="Maria Jorge Caldeira Carvalho Antunes Correia" w:date="2025-08-20T15:13:00Z" w16du:dateUtc="2025-08-20T14:13:00Z">
        <w:r w:rsidR="007539E1">
          <w:rPr>
            <w:rFonts w:ascii="Garamond" w:eastAsia="Times New Roman" w:hAnsi="Garamond" w:cs="Times New Roman"/>
            <w:lang w:eastAsia="pt-PT"/>
          </w:rPr>
          <w:t xml:space="preserve"> </w:t>
        </w:r>
      </w:ins>
      <w:ins w:id="327" w:author="Maria Jorge Caldeira Carvalho Antunes Correia" w:date="2025-08-20T15:16:00Z" w16du:dateUtc="2025-08-20T14:16:00Z">
        <w:r w:rsidR="00A2364B">
          <w:rPr>
            <w:rFonts w:ascii="Garamond" w:eastAsia="Times New Roman" w:hAnsi="Garamond" w:cs="Times New Roman"/>
            <w:lang w:eastAsia="pt-PT"/>
          </w:rPr>
          <w:t>a necessidade de uma lista positiva de animais de companhia, por causa dos híbridos</w:t>
        </w:r>
      </w:ins>
      <w:ins w:id="328" w:author="Maria Jorge Caldeira Carvalho Antunes Correia" w:date="2025-08-20T15:25:00Z" w16du:dateUtc="2025-08-20T14:25:00Z">
        <w:r w:rsidR="00F76CA6">
          <w:rPr>
            <w:rFonts w:ascii="Garamond" w:eastAsia="Times New Roman" w:hAnsi="Garamond" w:cs="Times New Roman"/>
            <w:lang w:eastAsia="pt-PT"/>
          </w:rPr>
          <w:t>. Concordamos com a existência desta</w:t>
        </w:r>
      </w:ins>
      <w:ins w:id="329" w:author="Maria Jorge Caldeira Carvalho Antunes Correia" w:date="2025-08-20T15:26:00Z" w16du:dateUtc="2025-08-20T14:26:00Z">
        <w:r w:rsidR="00F76CA6">
          <w:rPr>
            <w:rFonts w:ascii="Garamond" w:eastAsia="Times New Roman" w:hAnsi="Garamond" w:cs="Times New Roman"/>
            <w:lang w:eastAsia="pt-PT"/>
          </w:rPr>
          <w:t xml:space="preserve"> lista em conformidade com </w:t>
        </w:r>
        <w:r w:rsidR="00F12B50">
          <w:rPr>
            <w:rFonts w:ascii="Garamond" w:eastAsia="Times New Roman" w:hAnsi="Garamond" w:cs="Times New Roman"/>
            <w:lang w:eastAsia="pt-PT"/>
          </w:rPr>
          <w:t>aquilo que venha a ser acordado:</w:t>
        </w:r>
      </w:ins>
    </w:p>
    <w:p w14:paraId="24AC61D2" w14:textId="77777777" w:rsidR="00F12B50" w:rsidRDefault="00F12B50" w:rsidP="00781AF6">
      <w:pPr>
        <w:spacing w:line="360" w:lineRule="auto"/>
        <w:jc w:val="both"/>
        <w:rPr>
          <w:ins w:id="330" w:author="Maria Jorge Caldeira Carvalho Antunes Correia" w:date="2025-08-20T15:26:00Z" w16du:dateUtc="2025-08-20T14:26:00Z"/>
          <w:rFonts w:ascii="Garamond" w:eastAsia="Times New Roman" w:hAnsi="Garamond" w:cs="Times New Roman"/>
          <w:lang w:eastAsia="pt-PT"/>
        </w:rPr>
      </w:pPr>
    </w:p>
    <w:p w14:paraId="212F15D4" w14:textId="6F801827" w:rsidR="00675356" w:rsidRDefault="008805DA" w:rsidP="00781AF6">
      <w:pPr>
        <w:spacing w:line="360" w:lineRule="auto"/>
        <w:jc w:val="both"/>
        <w:rPr>
          <w:ins w:id="331" w:author="Maria Jorge Caldeira Carvalho Antunes Correia" w:date="2025-08-20T15:16:00Z" w16du:dateUtc="2025-08-20T14:16:00Z"/>
          <w:rFonts w:ascii="Garamond" w:eastAsia="Times New Roman" w:hAnsi="Garamond" w:cs="Times New Roman"/>
          <w:lang w:eastAsia="pt-PT"/>
        </w:rPr>
      </w:pPr>
      <w:ins w:id="332" w:author="Maria Jorge Caldeira Carvalho Antunes Correia" w:date="2025-08-20T15:26:00Z">
        <w:r w:rsidRPr="008805DA">
          <w:rPr>
            <w:rFonts w:ascii="Garamond" w:eastAsia="Times New Roman" w:hAnsi="Garamond" w:cs="Times New Roman"/>
            <w:b/>
            <w:bCs/>
            <w:i/>
            <w:iCs/>
            <w:lang w:eastAsia="pt-PT"/>
          </w:rPr>
          <w:t>Embora vários Estados-Membros já tenham estabelecido listas positivas a nível nacional para regular a propriedade privada de animais, a ausência de um quadro comum da União Europeia com disposições sobre o bem-estar dos animais que regulem a criação, a detenção e a colocação no mercado de espécies animais que não cães e gatos, bem como a diversidade de regras nacionais, dá origem a incoerências e lacunas na aplicação da legislação, confunde os consumidores, tem frequentemente consequências graves para o bem-estar animal no caso das espécies que não são adequadas para serem mantidas como animais de companhia, e comporta riscos para a biodiversidade, a saúde e a segurança humanas e a conservação da natureza;</w:t>
        </w:r>
      </w:ins>
      <w:ins w:id="333" w:author="Maria Jorge Caldeira Carvalho Antunes Correia" w:date="2025-08-20T15:26:00Z" w16du:dateUtc="2025-08-20T14:26:00Z">
        <w:r w:rsidR="00F12B50">
          <w:rPr>
            <w:rFonts w:ascii="Garamond" w:eastAsia="Times New Roman" w:hAnsi="Garamond" w:cs="Times New Roman"/>
            <w:lang w:eastAsia="pt-PT"/>
          </w:rPr>
          <w:t xml:space="preserve"> </w:t>
        </w:r>
      </w:ins>
    </w:p>
    <w:p w14:paraId="2F95D23B" w14:textId="77777777" w:rsidR="008805DA" w:rsidRDefault="008805DA" w:rsidP="00781AF6">
      <w:pPr>
        <w:spacing w:line="360" w:lineRule="auto"/>
        <w:jc w:val="both"/>
        <w:rPr>
          <w:ins w:id="334" w:author="Maria Jorge Caldeira Carvalho Antunes Correia" w:date="2025-08-20T15:26:00Z" w16du:dateUtc="2025-08-20T14:26:00Z"/>
          <w:rFonts w:ascii="Garamond" w:eastAsia="Times New Roman" w:hAnsi="Garamond" w:cs="Times New Roman"/>
          <w:lang w:eastAsia="pt-PT"/>
        </w:rPr>
      </w:pPr>
    </w:p>
    <w:p w14:paraId="79650092" w14:textId="77777777" w:rsidR="000434FF" w:rsidRDefault="000434FF" w:rsidP="00781AF6">
      <w:pPr>
        <w:spacing w:line="360" w:lineRule="auto"/>
        <w:jc w:val="both"/>
        <w:rPr>
          <w:ins w:id="335" w:author="Maria Jorge Caldeira Carvalho Antunes Correia" w:date="2025-08-20T15:31:00Z" w16du:dateUtc="2025-08-20T14:31:00Z"/>
          <w:rFonts w:ascii="Garamond" w:eastAsia="Times New Roman" w:hAnsi="Garamond" w:cs="Times New Roman"/>
          <w:lang w:eastAsia="pt-PT"/>
        </w:rPr>
      </w:pPr>
    </w:p>
    <w:p w14:paraId="052A1CA3" w14:textId="77777777" w:rsidR="000434FF" w:rsidRDefault="000434FF" w:rsidP="00781AF6">
      <w:pPr>
        <w:spacing w:line="360" w:lineRule="auto"/>
        <w:jc w:val="both"/>
        <w:rPr>
          <w:ins w:id="336" w:author="Maria Jorge Caldeira Carvalho Antunes Correia" w:date="2025-08-20T15:31:00Z" w16du:dateUtc="2025-08-20T14:31:00Z"/>
          <w:rFonts w:ascii="Garamond" w:eastAsia="Times New Roman" w:hAnsi="Garamond" w:cs="Times New Roman"/>
          <w:lang w:eastAsia="pt-PT"/>
        </w:rPr>
      </w:pPr>
    </w:p>
    <w:p w14:paraId="7841052C" w14:textId="32D3DF4B" w:rsidR="00A2364B" w:rsidRDefault="00F812BB" w:rsidP="00781AF6">
      <w:pPr>
        <w:spacing w:line="360" w:lineRule="auto"/>
        <w:jc w:val="both"/>
        <w:rPr>
          <w:ins w:id="337" w:author="Maria Jorge Caldeira Carvalho Antunes Correia" w:date="2025-08-20T15:20:00Z" w16du:dateUtc="2025-08-20T14:20:00Z"/>
          <w:rFonts w:ascii="Garamond" w:eastAsia="Times New Roman" w:hAnsi="Garamond" w:cs="Times New Roman"/>
          <w:lang w:eastAsia="pt-PT"/>
        </w:rPr>
      </w:pPr>
      <w:ins w:id="338" w:author="Maria Jorge Caldeira Carvalho Antunes Correia" w:date="2025-08-20T15:20:00Z" w16du:dateUtc="2025-08-20T14:20:00Z">
        <w:r>
          <w:rPr>
            <w:rFonts w:ascii="Garamond" w:eastAsia="Times New Roman" w:hAnsi="Garamond" w:cs="Times New Roman"/>
            <w:lang w:eastAsia="pt-PT"/>
          </w:rPr>
          <w:t xml:space="preserve">Propomos manter </w:t>
        </w:r>
      </w:ins>
      <w:ins w:id="339" w:author="Maria Jorge Caldeira Carvalho Antunes Correia" w:date="2025-08-20T15:27:00Z" w16du:dateUtc="2025-08-20T14:27:00Z">
        <w:r w:rsidR="008805DA">
          <w:rPr>
            <w:rFonts w:ascii="Garamond" w:eastAsia="Times New Roman" w:hAnsi="Garamond" w:cs="Times New Roman"/>
            <w:lang w:eastAsia="pt-PT"/>
          </w:rPr>
          <w:t>o texto atual no ponto da exclusão:</w:t>
        </w:r>
      </w:ins>
    </w:p>
    <w:p w14:paraId="41C5DC09" w14:textId="77777777" w:rsidR="00F812BB" w:rsidRDefault="00F812BB" w:rsidP="00781AF6">
      <w:pPr>
        <w:spacing w:line="360" w:lineRule="auto"/>
        <w:jc w:val="both"/>
        <w:rPr>
          <w:ins w:id="340" w:author="Maria Jorge Caldeira Carvalho Antunes Correia" w:date="2025-08-20T15:20:00Z" w16du:dateUtc="2025-08-20T14:20:00Z"/>
          <w:rFonts w:ascii="Garamond" w:eastAsia="Times New Roman" w:hAnsi="Garamond" w:cs="Times New Roman"/>
          <w:lang w:eastAsia="pt-PT"/>
        </w:rPr>
      </w:pPr>
    </w:p>
    <w:p w14:paraId="1C4E4F42" w14:textId="3AB3563B" w:rsidR="00F812BB" w:rsidRDefault="00BF4040" w:rsidP="00BF4040">
      <w:pPr>
        <w:spacing w:line="360" w:lineRule="auto"/>
        <w:jc w:val="both"/>
        <w:rPr>
          <w:ins w:id="341" w:author="Maria Jorge Caldeira Carvalho Antunes Correia" w:date="2025-08-20T15:30:00Z" w16du:dateUtc="2025-08-20T14:30:00Z"/>
          <w:rFonts w:ascii="Garamond" w:eastAsia="Times New Roman" w:hAnsi="Garamond" w:cs="Times New Roman"/>
          <w:lang w:eastAsia="pt-PT"/>
        </w:rPr>
      </w:pPr>
      <w:ins w:id="342" w:author="Maria Jorge Caldeira Carvalho Antunes Correia" w:date="2025-08-20T15:21:00Z">
        <w:r w:rsidRPr="00BF4040">
          <w:rPr>
            <w:rFonts w:ascii="Garamond" w:eastAsia="Times New Roman" w:hAnsi="Garamond" w:cs="Times New Roman"/>
            <w:lang w:eastAsia="pt-PT"/>
          </w:rPr>
          <w:t>Excluem -se do âmbito de aplicação deste diploma</w:t>
        </w:r>
      </w:ins>
      <w:ins w:id="343" w:author="Maria Jorge Caldeira Carvalho Antunes Correia" w:date="2025-08-20T15:21:00Z" w16du:dateUtc="2025-08-20T14:21:00Z">
        <w:r>
          <w:rPr>
            <w:rFonts w:ascii="Garamond" w:eastAsia="Times New Roman" w:hAnsi="Garamond" w:cs="Times New Roman"/>
            <w:lang w:eastAsia="pt-PT"/>
          </w:rPr>
          <w:t xml:space="preserve"> </w:t>
        </w:r>
      </w:ins>
      <w:ins w:id="344" w:author="Maria Jorge Caldeira Carvalho Antunes Correia" w:date="2025-08-20T15:21:00Z">
        <w:r w:rsidRPr="00BF4040">
          <w:rPr>
            <w:rFonts w:ascii="Garamond" w:eastAsia="Times New Roman" w:hAnsi="Garamond" w:cs="Times New Roman"/>
            <w:lang w:eastAsia="pt-PT"/>
          </w:rPr>
          <w:t>as espécies da fauna selvagem autóctone e exótica e os</w:t>
        </w:r>
      </w:ins>
      <w:ins w:id="345" w:author="Maria Jorge Caldeira Carvalho Antunes Correia" w:date="2025-08-20T15:21:00Z" w16du:dateUtc="2025-08-20T14:21:00Z">
        <w:r>
          <w:rPr>
            <w:rFonts w:ascii="Garamond" w:eastAsia="Times New Roman" w:hAnsi="Garamond" w:cs="Times New Roman"/>
            <w:lang w:eastAsia="pt-PT"/>
          </w:rPr>
          <w:t xml:space="preserve"> </w:t>
        </w:r>
      </w:ins>
      <w:ins w:id="346" w:author="Maria Jorge Caldeira Carvalho Antunes Correia" w:date="2025-08-20T15:21:00Z">
        <w:r w:rsidRPr="00BF4040">
          <w:rPr>
            <w:rFonts w:ascii="Garamond" w:eastAsia="Times New Roman" w:hAnsi="Garamond" w:cs="Times New Roman"/>
            <w:lang w:eastAsia="pt-PT"/>
          </w:rPr>
          <w:t xml:space="preserve">seus descendentes criados em cativeiro, </w:t>
        </w:r>
        <w:r w:rsidRPr="00BF4040">
          <w:rPr>
            <w:rFonts w:ascii="Garamond" w:eastAsia="Times New Roman" w:hAnsi="Garamond" w:cs="Times New Roman"/>
            <w:highlight w:val="yellow"/>
            <w:lang w:eastAsia="pt-PT"/>
          </w:rPr>
          <w:t>objeto de regulamentação</w:t>
        </w:r>
      </w:ins>
      <w:ins w:id="347" w:author="Maria Jorge Caldeira Carvalho Antunes Correia" w:date="2025-08-20T15:21:00Z" w16du:dateUtc="2025-08-20T14:21:00Z">
        <w:r w:rsidRPr="003708AE">
          <w:rPr>
            <w:rFonts w:ascii="Garamond" w:eastAsia="Times New Roman" w:hAnsi="Garamond" w:cs="Times New Roman"/>
            <w:highlight w:val="yellow"/>
            <w:lang w:eastAsia="pt-PT"/>
          </w:rPr>
          <w:t xml:space="preserve"> </w:t>
        </w:r>
      </w:ins>
      <w:ins w:id="348" w:author="Maria Jorge Caldeira Carvalho Antunes Correia" w:date="2025-08-20T15:21:00Z">
        <w:r w:rsidRPr="003708AE">
          <w:rPr>
            <w:rFonts w:ascii="Garamond" w:eastAsia="Times New Roman" w:hAnsi="Garamond" w:cs="Times New Roman"/>
            <w:highlight w:val="yellow"/>
            <w:lang w:eastAsia="pt-PT"/>
          </w:rPr>
          <w:t>específica</w:t>
        </w:r>
      </w:ins>
      <w:ins w:id="349" w:author="Maria Jorge Caldeira Carvalho Antunes Correia" w:date="2025-08-20T15:29:00Z" w16du:dateUtc="2025-08-20T14:29:00Z">
        <w:r w:rsidR="00894C05">
          <w:rPr>
            <w:rFonts w:ascii="Garamond" w:eastAsia="Times New Roman" w:hAnsi="Garamond" w:cs="Times New Roman"/>
            <w:lang w:eastAsia="pt-PT"/>
          </w:rPr>
          <w:t xml:space="preserve">, relativa </w:t>
        </w:r>
        <w:r w:rsidR="00012CE8">
          <w:rPr>
            <w:rFonts w:ascii="Garamond" w:eastAsia="Times New Roman" w:hAnsi="Garamond" w:cs="Times New Roman"/>
            <w:lang w:eastAsia="pt-PT"/>
          </w:rPr>
          <w:t>à proibição ou restrição da dete</w:t>
        </w:r>
      </w:ins>
      <w:ins w:id="350" w:author="Maria Jorge Caldeira Carvalho Antunes Correia" w:date="2025-08-20T15:30:00Z" w16du:dateUtc="2025-08-20T14:30:00Z">
        <w:r w:rsidR="00012CE8">
          <w:rPr>
            <w:rFonts w:ascii="Garamond" w:eastAsia="Times New Roman" w:hAnsi="Garamond" w:cs="Times New Roman"/>
            <w:lang w:eastAsia="pt-PT"/>
          </w:rPr>
          <w:t>nção</w:t>
        </w:r>
      </w:ins>
      <w:ins w:id="351" w:author="Maria Jorge Caldeira Carvalho Antunes Correia" w:date="2025-08-20T15:21:00Z">
        <w:r w:rsidRPr="00BF4040">
          <w:rPr>
            <w:rFonts w:ascii="Garamond" w:eastAsia="Times New Roman" w:hAnsi="Garamond" w:cs="Times New Roman"/>
            <w:lang w:eastAsia="pt-PT"/>
          </w:rPr>
          <w:t>.</w:t>
        </w:r>
      </w:ins>
    </w:p>
    <w:p w14:paraId="6B036084" w14:textId="77777777" w:rsidR="00012CE8" w:rsidRDefault="00012CE8" w:rsidP="00BF4040">
      <w:pPr>
        <w:spacing w:line="360" w:lineRule="auto"/>
        <w:jc w:val="both"/>
        <w:rPr>
          <w:ins w:id="352" w:author="Maria Jorge Caldeira Carvalho Antunes Correia" w:date="2025-08-20T15:30:00Z" w16du:dateUtc="2025-08-20T14:30:00Z"/>
          <w:rFonts w:ascii="Garamond" w:eastAsia="Times New Roman" w:hAnsi="Garamond" w:cs="Times New Roman"/>
          <w:lang w:eastAsia="pt-PT"/>
        </w:rPr>
      </w:pPr>
    </w:p>
    <w:p w14:paraId="50B9AA3F" w14:textId="3BA3280B" w:rsidR="00012CE8" w:rsidRPr="0007096D" w:rsidRDefault="00012CE8" w:rsidP="0007096D">
      <w:pPr>
        <w:spacing w:line="360" w:lineRule="auto"/>
        <w:jc w:val="both"/>
        <w:rPr>
          <w:ins w:id="353" w:author="Maria Jorge Caldeira Carvalho Antunes Correia" w:date="2025-08-20T15:30:00Z" w16du:dateUtc="2025-08-20T14:30:00Z"/>
          <w:rFonts w:ascii="Garamond" w:hAnsi="Garamond"/>
        </w:rPr>
      </w:pPr>
      <w:ins w:id="354" w:author="Maria Jorge Caldeira Carvalho Antunes Correia" w:date="2025-08-20T15:30:00Z" w16du:dateUtc="2025-08-20T14:30:00Z">
        <w:r w:rsidRPr="0007096D">
          <w:rPr>
            <w:rFonts w:ascii="Garamond" w:hAnsi="Garamond"/>
          </w:rPr>
          <w:t xml:space="preserve">Incluir um ponto </w:t>
        </w:r>
        <w:r w:rsidR="00A52594" w:rsidRPr="0007096D">
          <w:rPr>
            <w:rFonts w:ascii="Garamond" w:hAnsi="Garamond"/>
          </w:rPr>
          <w:t>em que se indique que apenas podem ser detidos como animais de companhia:</w:t>
        </w:r>
      </w:ins>
    </w:p>
    <w:p w14:paraId="50B2ACE5" w14:textId="77777777" w:rsidR="00A52594" w:rsidRDefault="00A52594" w:rsidP="00BF4040">
      <w:pPr>
        <w:spacing w:line="360" w:lineRule="auto"/>
        <w:jc w:val="both"/>
        <w:rPr>
          <w:ins w:id="355" w:author="Maria Jorge Caldeira Carvalho Antunes Correia" w:date="2025-08-20T15:30:00Z" w16du:dateUtc="2025-08-20T14:30:00Z"/>
          <w:rFonts w:ascii="Garamond" w:eastAsia="Times New Roman" w:hAnsi="Garamond" w:cs="Times New Roman"/>
          <w:lang w:eastAsia="pt-PT"/>
        </w:rPr>
      </w:pPr>
    </w:p>
    <w:p w14:paraId="1739142A" w14:textId="7504EACB" w:rsidR="00A52594" w:rsidRPr="0007096D" w:rsidRDefault="00420343" w:rsidP="0007096D">
      <w:pPr>
        <w:pStyle w:val="ListParagraph"/>
        <w:numPr>
          <w:ilvl w:val="0"/>
          <w:numId w:val="33"/>
        </w:numPr>
        <w:spacing w:line="360" w:lineRule="auto"/>
        <w:jc w:val="both"/>
        <w:rPr>
          <w:ins w:id="356" w:author="Maria Jorge Caldeira Carvalho Antunes Correia" w:date="2025-08-20T15:40:00Z" w16du:dateUtc="2025-08-20T14:40:00Z"/>
          <w:rFonts w:ascii="Garamond" w:hAnsi="Garamond"/>
        </w:rPr>
      </w:pPr>
      <w:ins w:id="357" w:author="Maria Jorge Caldeira Carvalho Antunes Correia" w:date="2025-08-20T15:36:00Z" w16du:dateUtc="2025-08-20T14:36:00Z">
        <w:r w:rsidRPr="0007096D">
          <w:rPr>
            <w:rFonts w:ascii="Garamond" w:hAnsi="Garamond"/>
          </w:rPr>
          <w:t>Animai</w:t>
        </w:r>
      </w:ins>
      <w:ins w:id="358" w:author="Maria Jorge Caldeira Carvalho Antunes Correia" w:date="2025-08-20T15:37:00Z" w16du:dateUtc="2025-08-20T14:37:00Z">
        <w:r w:rsidRPr="0007096D">
          <w:rPr>
            <w:rFonts w:ascii="Garamond" w:hAnsi="Garamond"/>
          </w:rPr>
          <w:t>s que c</w:t>
        </w:r>
      </w:ins>
      <w:ins w:id="359" w:author="Maria Jorge Caldeira Carvalho Antunes Correia" w:date="2025-08-20T15:30:00Z" w16du:dateUtc="2025-08-20T14:30:00Z">
        <w:r w:rsidR="00A52594" w:rsidRPr="0007096D">
          <w:rPr>
            <w:rFonts w:ascii="Garamond" w:hAnsi="Garamond"/>
          </w:rPr>
          <w:t>onstam da lista da Lei da saúde animal</w:t>
        </w:r>
        <w:r w:rsidR="004B0AB6" w:rsidRPr="0007096D">
          <w:rPr>
            <w:rFonts w:ascii="Garamond" w:hAnsi="Garamond"/>
          </w:rPr>
          <w:t xml:space="preserve"> e os da lista positiva</w:t>
        </w:r>
      </w:ins>
    </w:p>
    <w:p w14:paraId="309171FF" w14:textId="77777777" w:rsidR="00713434" w:rsidRDefault="00713434" w:rsidP="00BF4040">
      <w:pPr>
        <w:spacing w:line="360" w:lineRule="auto"/>
        <w:jc w:val="both"/>
        <w:rPr>
          <w:ins w:id="360" w:author="Maria Jorge Caldeira Carvalho Antunes Correia" w:date="2025-08-20T15:40:00Z" w16du:dateUtc="2025-08-20T14:40:00Z"/>
          <w:rFonts w:ascii="Garamond" w:eastAsia="Times New Roman" w:hAnsi="Garamond" w:cs="Times New Roman"/>
          <w:lang w:eastAsia="pt-PT"/>
        </w:rPr>
      </w:pPr>
    </w:p>
    <w:p w14:paraId="6A64D987" w14:textId="0B1552B9" w:rsidR="00713434" w:rsidRPr="0007096D" w:rsidRDefault="00713434" w:rsidP="0007096D">
      <w:pPr>
        <w:pStyle w:val="ListParagraph"/>
        <w:numPr>
          <w:ilvl w:val="0"/>
          <w:numId w:val="33"/>
        </w:numPr>
        <w:spacing w:line="360" w:lineRule="auto"/>
        <w:jc w:val="both"/>
        <w:rPr>
          <w:ins w:id="361" w:author="Maria Jorge Caldeira Carvalho Antunes Correia" w:date="2025-08-20T15:30:00Z" w16du:dateUtc="2025-08-20T14:30:00Z"/>
          <w:rFonts w:ascii="Garamond" w:hAnsi="Garamond"/>
        </w:rPr>
      </w:pPr>
      <w:ins w:id="362" w:author="Maria Jorge Caldeira Carvalho Antunes Correia" w:date="2025-08-20T15:40:00Z" w16du:dateUtc="2025-08-20T14:40:00Z">
        <w:r w:rsidRPr="0007096D">
          <w:rPr>
            <w:rFonts w:ascii="Garamond" w:hAnsi="Garamond"/>
          </w:rPr>
          <w:t>Quais os fins dos animais</w:t>
        </w:r>
        <w:r w:rsidR="0007096D" w:rsidRPr="0007096D">
          <w:rPr>
            <w:rFonts w:ascii="Garamond" w:hAnsi="Garamond"/>
          </w:rPr>
          <w:t>-detenção, criação, venda, etc..</w:t>
        </w:r>
      </w:ins>
    </w:p>
    <w:p w14:paraId="34BFC911" w14:textId="77777777" w:rsidR="00A52594" w:rsidRDefault="00A52594" w:rsidP="00BF4040">
      <w:pPr>
        <w:spacing w:line="360" w:lineRule="auto"/>
        <w:jc w:val="both"/>
        <w:rPr>
          <w:ins w:id="363" w:author="Maria Jorge Caldeira Carvalho Antunes Correia" w:date="2025-08-20T15:13:00Z" w16du:dateUtc="2025-08-20T14:13:00Z"/>
          <w:rFonts w:ascii="Garamond" w:eastAsia="Times New Roman" w:hAnsi="Garamond" w:cs="Times New Roman"/>
          <w:lang w:eastAsia="pt-PT"/>
        </w:rPr>
      </w:pPr>
    </w:p>
    <w:p w14:paraId="46273C92" w14:textId="77777777" w:rsidR="00675356" w:rsidRPr="000041C8" w:rsidRDefault="00675356" w:rsidP="00781AF6">
      <w:pPr>
        <w:spacing w:line="360" w:lineRule="auto"/>
        <w:jc w:val="both"/>
        <w:rPr>
          <w:rFonts w:ascii="Garamond" w:eastAsia="Times New Roman" w:hAnsi="Garamond" w:cs="Times New Roman"/>
          <w:lang w:eastAsia="pt-PT"/>
        </w:rPr>
      </w:pPr>
    </w:p>
    <w:p w14:paraId="32E6D40A" w14:textId="7E205098" w:rsidR="003F7C9F" w:rsidRDefault="1DDAA746" w:rsidP="00781AF6">
      <w:pPr>
        <w:spacing w:line="360" w:lineRule="auto"/>
        <w:jc w:val="both"/>
        <w:rPr>
          <w:ins w:id="364" w:author="Maria Jorge Caldeira Carvalho Antunes Correia" w:date="2025-08-20T15:33:00Z" w16du:dateUtc="2025-08-20T14:33:00Z"/>
          <w:rFonts w:ascii="Garamond" w:eastAsia="Times New Roman" w:hAnsi="Garamond" w:cs="Times New Roman"/>
          <w:lang w:eastAsia="pt-PT"/>
        </w:rPr>
      </w:pPr>
      <w:r w:rsidRPr="578B151F">
        <w:rPr>
          <w:rFonts w:ascii="Garamond" w:eastAsia="Times New Roman" w:hAnsi="Garamond" w:cs="Times New Roman"/>
          <w:lang w:eastAsia="pt-PT"/>
        </w:rPr>
        <w:t>3 –</w:t>
      </w:r>
      <w:commentRangeStart w:id="365"/>
      <w:r w:rsidRPr="578B151F">
        <w:rPr>
          <w:rFonts w:ascii="Garamond" w:eastAsia="Times New Roman" w:hAnsi="Garamond" w:cs="Times New Roman"/>
          <w:lang w:eastAsia="pt-PT"/>
        </w:rPr>
        <w:t xml:space="preserve"> Aos animais de companhia pertencentes às Forças Armadas e às </w:t>
      </w:r>
      <w:bookmarkStart w:id="366" w:name="_Hlk134534785"/>
      <w:r w:rsidRPr="578B151F">
        <w:rPr>
          <w:rFonts w:ascii="Garamond" w:eastAsia="Times New Roman" w:hAnsi="Garamond" w:cs="Times New Roman"/>
          <w:lang w:eastAsia="pt-PT"/>
        </w:rPr>
        <w:t>Forças de Segurança e Serviços de Segurança do Estado</w:t>
      </w:r>
      <w:bookmarkEnd w:id="366"/>
      <w:r w:rsidRPr="578B151F">
        <w:rPr>
          <w:rFonts w:ascii="Garamond" w:eastAsia="Times New Roman" w:hAnsi="Garamond" w:cs="Times New Roman"/>
          <w:lang w:eastAsia="pt-PT"/>
        </w:rPr>
        <w:t>, bem como os detidos em centros de investigação ou experimentação, aplicam-se as normas deste decreto-lei, sem prejuízo do disposto em legislação especial.</w:t>
      </w:r>
      <w:commentRangeEnd w:id="365"/>
      <w:r w:rsidR="003F7C9F">
        <w:rPr>
          <w:rStyle w:val="CommentReference"/>
          <w:rFonts w:ascii="Garamond" w:eastAsia="Times New Roman" w:hAnsi="Garamond" w:cs="Times New Roman"/>
          <w:sz w:val="24"/>
          <w:szCs w:val="24"/>
          <w:lang w:eastAsia="pt-PT"/>
        </w:rPr>
        <w:commentReference w:id="365"/>
      </w:r>
    </w:p>
    <w:p w14:paraId="67593047" w14:textId="77777777" w:rsidR="00511065" w:rsidRDefault="00511065" w:rsidP="00781AF6">
      <w:pPr>
        <w:spacing w:line="360" w:lineRule="auto"/>
        <w:jc w:val="both"/>
        <w:rPr>
          <w:ins w:id="367" w:author="Maria Jorge Caldeira Carvalho Antunes Correia" w:date="2025-08-20T15:33:00Z" w16du:dateUtc="2025-08-20T14:33:00Z"/>
          <w:rFonts w:ascii="Garamond" w:eastAsia="Times New Roman" w:hAnsi="Garamond" w:cs="Times New Roman"/>
          <w:lang w:eastAsia="pt-PT"/>
        </w:rPr>
      </w:pPr>
    </w:p>
    <w:p w14:paraId="5095486A" w14:textId="52AFD37E" w:rsidR="00381670" w:rsidRDefault="007259DC" w:rsidP="00781AF6">
      <w:pPr>
        <w:spacing w:line="360" w:lineRule="auto"/>
        <w:jc w:val="both"/>
        <w:rPr>
          <w:ins w:id="368" w:author="Maria Jorge Caldeira Carvalho Antunes Correia" w:date="2025-08-20T15:41:00Z" w16du:dateUtc="2025-08-20T14:41:00Z"/>
          <w:rFonts w:ascii="Garamond" w:eastAsia="Times New Roman" w:hAnsi="Garamond" w:cs="Times New Roman"/>
          <w:lang w:eastAsia="pt-PT"/>
        </w:rPr>
      </w:pPr>
      <w:ins w:id="369" w:author="Maria Jorge Caldeira Carvalho Antunes Correia" w:date="2025-08-20T15:33:00Z" w16du:dateUtc="2025-08-20T14:33:00Z">
        <w:r>
          <w:rPr>
            <w:rFonts w:ascii="Garamond" w:eastAsia="Times New Roman" w:hAnsi="Garamond" w:cs="Times New Roman"/>
            <w:lang w:eastAsia="pt-PT"/>
          </w:rPr>
          <w:t>Os animais para fins experimentais devem ser excl</w:t>
        </w:r>
      </w:ins>
      <w:ins w:id="370" w:author="Maria Jorge Caldeira Carvalho Antunes Correia" w:date="2025-08-20T15:34:00Z" w16du:dateUtc="2025-08-20T14:34:00Z">
        <w:r>
          <w:rPr>
            <w:rFonts w:ascii="Garamond" w:eastAsia="Times New Roman" w:hAnsi="Garamond" w:cs="Times New Roman"/>
            <w:lang w:eastAsia="pt-PT"/>
          </w:rPr>
          <w:t xml:space="preserve">uídos porque não são </w:t>
        </w:r>
        <w:r w:rsidR="00BA30E0">
          <w:rPr>
            <w:rFonts w:ascii="Garamond" w:eastAsia="Times New Roman" w:hAnsi="Garamond" w:cs="Times New Roman"/>
            <w:lang w:eastAsia="pt-PT"/>
          </w:rPr>
          <w:t>animais de companhia</w:t>
        </w:r>
      </w:ins>
      <w:ins w:id="371" w:author="Maria Jorge Caldeira Carvalho Antunes Correia" w:date="2025-08-20T15:48:00Z" w16du:dateUtc="2025-08-20T14:48:00Z">
        <w:r w:rsidR="00AF1317">
          <w:rPr>
            <w:rFonts w:ascii="Garamond" w:eastAsia="Times New Roman" w:hAnsi="Garamond" w:cs="Times New Roman"/>
            <w:lang w:eastAsia="pt-PT"/>
          </w:rPr>
          <w:t xml:space="preserve"> e estão abrangidos </w:t>
        </w:r>
        <w:r w:rsidR="0011540C">
          <w:rPr>
            <w:rFonts w:ascii="Garamond" w:eastAsia="Times New Roman" w:hAnsi="Garamond" w:cs="Times New Roman"/>
            <w:lang w:eastAsia="pt-PT"/>
          </w:rPr>
          <w:t>por legislação própria (Diretiva)</w:t>
        </w:r>
      </w:ins>
      <w:ins w:id="372" w:author="Maria Jorge Caldeira Carvalho Antunes Correia" w:date="2025-08-20T15:35:00Z" w16du:dateUtc="2025-08-20T14:35:00Z">
        <w:r w:rsidR="00602A85">
          <w:rPr>
            <w:rFonts w:ascii="Garamond" w:eastAsia="Times New Roman" w:hAnsi="Garamond" w:cs="Times New Roman"/>
            <w:lang w:eastAsia="pt-PT"/>
          </w:rPr>
          <w:t xml:space="preserve">. </w:t>
        </w:r>
      </w:ins>
    </w:p>
    <w:p w14:paraId="0F837615" w14:textId="31DEDF6B" w:rsidR="00BA30E0" w:rsidRDefault="00A32C8F" w:rsidP="00781AF6">
      <w:pPr>
        <w:spacing w:line="360" w:lineRule="auto"/>
        <w:jc w:val="both"/>
        <w:rPr>
          <w:ins w:id="373" w:author="Maria Jorge Caldeira Carvalho Antunes Correia" w:date="2025-08-20T15:59:00Z" w16du:dateUtc="2025-08-20T14:59:00Z"/>
          <w:rFonts w:ascii="Garamond" w:eastAsia="Times New Roman" w:hAnsi="Garamond" w:cs="Times New Roman"/>
          <w:lang w:eastAsia="pt-PT"/>
        </w:rPr>
      </w:pPr>
      <w:ins w:id="374" w:author="Maria Jorge Caldeira Carvalho Antunes Correia" w:date="2025-08-20T15:59:00Z" w16du:dateUtc="2025-08-20T14:59:00Z">
        <w:r>
          <w:rPr>
            <w:rFonts w:ascii="Garamond" w:eastAsia="Times New Roman" w:hAnsi="Garamond" w:cs="Times New Roman"/>
            <w:lang w:eastAsia="pt-PT"/>
          </w:rPr>
          <w:t>Propomos retirar este ponto.</w:t>
        </w:r>
      </w:ins>
    </w:p>
    <w:p w14:paraId="68C68EC1" w14:textId="28FF5AC7" w:rsidR="00BA30E0" w:rsidRPr="000041C8" w:rsidRDefault="00283E98" w:rsidP="00781AF6">
      <w:pPr>
        <w:spacing w:line="360" w:lineRule="auto"/>
        <w:jc w:val="both"/>
        <w:rPr>
          <w:rFonts w:ascii="Garamond" w:eastAsia="Times New Roman" w:hAnsi="Garamond" w:cs="Times New Roman"/>
          <w:lang w:eastAsia="pt-PT"/>
        </w:rPr>
      </w:pPr>
      <w:ins w:id="375" w:author="Maria Jorge Caldeira Carvalho Antunes Correia" w:date="2025-08-20T15:59:00Z" w16du:dateUtc="2025-08-20T14:59:00Z">
        <w:r w:rsidRPr="00D46B53">
          <w:rPr>
            <w:rFonts w:ascii="Garamond" w:eastAsia="Times New Roman" w:hAnsi="Garamond" w:cs="Times New Roman"/>
            <w:highlight w:val="yellow"/>
            <w:lang w:eastAsia="pt-PT"/>
          </w:rPr>
          <w:t>Forças Armadas e às Forças de Segurança e Serviços de Segurança do Estado</w:t>
        </w:r>
      </w:ins>
      <w:ins w:id="376" w:author="Maria Jorge Caldeira Carvalho Antunes Correia" w:date="2025-08-20T16:00:00Z" w16du:dateUtc="2025-08-20T15:00:00Z">
        <w:r w:rsidR="00D46B53">
          <w:rPr>
            <w:rFonts w:ascii="Garamond" w:eastAsia="Times New Roman" w:hAnsi="Garamond" w:cs="Times New Roman"/>
            <w:lang w:eastAsia="pt-PT"/>
          </w:rPr>
          <w:t>???</w:t>
        </w:r>
      </w:ins>
    </w:p>
    <w:p w14:paraId="2B273559" w14:textId="4443893B" w:rsidR="003D15F2" w:rsidRDefault="003F7C9F" w:rsidP="00A95B79">
      <w:pPr>
        <w:spacing w:line="360" w:lineRule="auto"/>
        <w:jc w:val="both"/>
        <w:rPr>
          <w:ins w:id="377" w:author="Maria Jorge Caldeira Carvalho Antunes Correia" w:date="2025-08-20T15:32:00Z" w16du:dateUtc="2025-08-20T14:32:00Z"/>
          <w:rFonts w:ascii="Garamond" w:eastAsia="Times New Roman" w:hAnsi="Garamond" w:cs="Times New Roman"/>
          <w:lang w:eastAsia="pt-PT"/>
        </w:rPr>
      </w:pPr>
      <w:r w:rsidRPr="000041C8">
        <w:rPr>
          <w:rFonts w:ascii="Garamond" w:eastAsia="Times New Roman" w:hAnsi="Garamond" w:cs="Times New Roman"/>
          <w:lang w:eastAsia="pt-PT"/>
        </w:rPr>
        <w:t>4</w:t>
      </w:r>
      <w:r w:rsidR="00565ED9" w:rsidRPr="000041C8">
        <w:rPr>
          <w:rFonts w:ascii="Garamond" w:eastAsia="Times New Roman" w:hAnsi="Garamond" w:cs="Times New Roman"/>
          <w:lang w:eastAsia="pt-PT"/>
        </w:rPr>
        <w:t xml:space="preserve"> -</w:t>
      </w:r>
      <w:r w:rsidR="003D15F2" w:rsidRPr="000041C8">
        <w:rPr>
          <w:rFonts w:ascii="Garamond" w:eastAsia="Times New Roman" w:hAnsi="Garamond" w:cs="Times New Roman"/>
          <w:lang w:eastAsia="pt-PT"/>
        </w:rPr>
        <w:t xml:space="preserve"> Excluem-se do âmbito de aplicação do presente decreto-lei</w:t>
      </w:r>
      <w:r w:rsidR="00AC65BE" w:rsidRPr="000041C8">
        <w:rPr>
          <w:rFonts w:ascii="Garamond" w:eastAsia="Times New Roman" w:hAnsi="Garamond" w:cs="Times New Roman"/>
          <w:lang w:eastAsia="pt-PT"/>
        </w:rPr>
        <w:t xml:space="preserve"> o</w:t>
      </w:r>
      <w:r w:rsidR="003D15F2" w:rsidRPr="000041C8">
        <w:rPr>
          <w:rFonts w:ascii="Garamond" w:eastAsia="Times New Roman" w:hAnsi="Garamond" w:cs="Times New Roman"/>
          <w:lang w:eastAsia="pt-PT"/>
        </w:rPr>
        <w:t>s animais de produção</w:t>
      </w:r>
      <w:r w:rsidR="00781AF6" w:rsidRPr="000041C8">
        <w:rPr>
          <w:rFonts w:ascii="Garamond" w:eastAsia="Times New Roman" w:hAnsi="Garamond" w:cs="Times New Roman"/>
          <w:lang w:eastAsia="pt-PT"/>
        </w:rPr>
        <w:t xml:space="preserve"> pecuária</w:t>
      </w:r>
      <w:r w:rsidR="003D15F2" w:rsidRPr="000041C8">
        <w:rPr>
          <w:rFonts w:ascii="Garamond" w:eastAsia="Times New Roman" w:hAnsi="Garamond" w:cs="Times New Roman"/>
          <w:lang w:eastAsia="pt-PT"/>
        </w:rPr>
        <w:t>,</w:t>
      </w:r>
      <w:r w:rsidR="00B329D1" w:rsidRPr="000041C8">
        <w:rPr>
          <w:rFonts w:ascii="Garamond" w:eastAsia="Times New Roman" w:hAnsi="Garamond" w:cs="Times New Roman"/>
          <w:lang w:eastAsia="pt-PT"/>
        </w:rPr>
        <w:t xml:space="preserve"> abrangidos pel</w:t>
      </w:r>
      <w:r w:rsidR="003D15F2" w:rsidRPr="000041C8">
        <w:rPr>
          <w:rFonts w:ascii="Garamond" w:eastAsia="Times New Roman" w:hAnsi="Garamond" w:cs="Times New Roman"/>
          <w:lang w:eastAsia="pt-PT"/>
        </w:rPr>
        <w:t xml:space="preserve">a alínea </w:t>
      </w:r>
      <w:r w:rsidR="00E238BA">
        <w:rPr>
          <w:rFonts w:ascii="Garamond" w:eastAsia="Times New Roman" w:hAnsi="Garamond" w:cs="Times New Roman"/>
          <w:lang w:eastAsia="pt-PT"/>
        </w:rPr>
        <w:t>j</w:t>
      </w:r>
      <w:r w:rsidR="003D15F2" w:rsidRPr="000041C8">
        <w:rPr>
          <w:rFonts w:ascii="Garamond" w:eastAsia="Times New Roman" w:hAnsi="Garamond" w:cs="Times New Roman"/>
          <w:lang w:eastAsia="pt-PT"/>
        </w:rPr>
        <w:t>) do artigo seguinte</w:t>
      </w:r>
      <w:r w:rsidR="00B329D1" w:rsidRPr="000041C8">
        <w:rPr>
          <w:rFonts w:ascii="Garamond" w:eastAsia="Times New Roman" w:hAnsi="Garamond" w:cs="Times New Roman"/>
          <w:lang w:eastAsia="pt-PT"/>
        </w:rPr>
        <w:t>,</w:t>
      </w:r>
      <w:r w:rsidR="00AC65BE" w:rsidRPr="000041C8">
        <w:rPr>
          <w:rFonts w:ascii="Garamond" w:eastAsia="Times New Roman" w:hAnsi="Garamond" w:cs="Times New Roman"/>
          <w:lang w:eastAsia="pt-PT"/>
        </w:rPr>
        <w:t>.</w:t>
      </w:r>
    </w:p>
    <w:p w14:paraId="4A25796A" w14:textId="77777777" w:rsidR="00882EDC" w:rsidRDefault="00882EDC" w:rsidP="00A95B79">
      <w:pPr>
        <w:spacing w:line="360" w:lineRule="auto"/>
        <w:jc w:val="both"/>
        <w:rPr>
          <w:ins w:id="378" w:author="Maria Jorge Caldeira Carvalho Antunes Correia" w:date="2025-08-20T15:35:00Z" w16du:dateUtc="2025-08-20T14:35:00Z"/>
          <w:rFonts w:ascii="Garamond" w:eastAsia="Times New Roman" w:hAnsi="Garamond" w:cs="Times New Roman"/>
          <w:lang w:eastAsia="pt-PT"/>
        </w:rPr>
      </w:pPr>
    </w:p>
    <w:p w14:paraId="7D3A350A" w14:textId="5BCA6A54" w:rsidR="00337C5E" w:rsidRDefault="00337C5E" w:rsidP="00A95B79">
      <w:pPr>
        <w:spacing w:line="360" w:lineRule="auto"/>
        <w:jc w:val="both"/>
        <w:rPr>
          <w:ins w:id="379" w:author="Maria Jorge Caldeira Carvalho Antunes Correia" w:date="2025-08-20T15:35:00Z" w16du:dateUtc="2025-08-20T14:35:00Z"/>
          <w:rFonts w:ascii="Garamond" w:eastAsia="Times New Roman" w:hAnsi="Garamond" w:cs="Times New Roman"/>
          <w:lang w:eastAsia="pt-PT"/>
        </w:rPr>
      </w:pPr>
      <w:ins w:id="380" w:author="Maria Jorge Caldeira Carvalho Antunes Correia" w:date="2025-08-20T15:35:00Z" w16du:dateUtc="2025-08-20T14:35:00Z">
        <w:r>
          <w:rPr>
            <w:rFonts w:ascii="Garamond" w:eastAsia="Times New Roman" w:hAnsi="Garamond" w:cs="Times New Roman"/>
            <w:lang w:eastAsia="pt-PT"/>
          </w:rPr>
          <w:t xml:space="preserve">Propomos </w:t>
        </w:r>
      </w:ins>
    </w:p>
    <w:p w14:paraId="6CA47382" w14:textId="77777777" w:rsidR="00337C5E" w:rsidRDefault="00337C5E" w:rsidP="00A95B79">
      <w:pPr>
        <w:spacing w:line="360" w:lineRule="auto"/>
        <w:jc w:val="both"/>
        <w:rPr>
          <w:ins w:id="381" w:author="Maria Jorge Caldeira Carvalho Antunes Correia" w:date="2025-08-20T15:35:00Z" w16du:dateUtc="2025-08-20T14:35:00Z"/>
          <w:rFonts w:ascii="Garamond" w:eastAsia="Times New Roman" w:hAnsi="Garamond" w:cs="Times New Roman"/>
          <w:lang w:eastAsia="pt-PT"/>
        </w:rPr>
      </w:pPr>
    </w:p>
    <w:p w14:paraId="098D9CF6" w14:textId="67D39DE5" w:rsidR="00337C5E" w:rsidRDefault="00337C5E" w:rsidP="00A95B79">
      <w:pPr>
        <w:spacing w:line="360" w:lineRule="auto"/>
        <w:jc w:val="both"/>
        <w:rPr>
          <w:ins w:id="382" w:author="Maria Jorge Caldeira Carvalho Antunes Correia" w:date="2025-08-20T15:32:00Z" w16du:dateUtc="2025-08-20T14:32:00Z"/>
          <w:rFonts w:ascii="Garamond" w:eastAsia="Times New Roman" w:hAnsi="Garamond" w:cs="Times New Roman"/>
          <w:lang w:eastAsia="pt-PT"/>
        </w:rPr>
      </w:pPr>
      <w:ins w:id="383" w:author="Maria Jorge Caldeira Carvalho Antunes Correia" w:date="2025-08-20T15:35:00Z">
        <w:r w:rsidRPr="00337C5E">
          <w:rPr>
            <w:rFonts w:ascii="Garamond" w:eastAsia="Times New Roman" w:hAnsi="Garamond" w:cs="Times New Roman"/>
            <w:i/>
            <w:iCs/>
            <w:lang w:eastAsia="pt-PT"/>
          </w:rPr>
          <w:t>Excluem.se do ãmbito de aplicação do presente decreto-lei os animais de produção pecuária abrangidos pela alínea j) doa rtigo seguinte, os animais intervenientes em espetáculos tauromáquicos, nos termos do DL nº 80/2014 de 11 de junho, os animais utilizados em circos e outras manifestações similares, conforme previsto no DL nº 255/2009, animais para fins experimentais confome previsto no DL nº 113/2013 de 7 de agosto, na sua versão atua</w:t>
        </w:r>
      </w:ins>
    </w:p>
    <w:p w14:paraId="6022614A" w14:textId="77777777" w:rsidR="00882EDC" w:rsidRDefault="00882EDC" w:rsidP="00A95B79">
      <w:pPr>
        <w:spacing w:line="360" w:lineRule="auto"/>
        <w:jc w:val="both"/>
        <w:rPr>
          <w:ins w:id="384" w:author="Maria Jorge Caldeira Carvalho Antunes Correia" w:date="2025-08-20T15:32:00Z" w16du:dateUtc="2025-08-20T14:32:00Z"/>
          <w:rFonts w:ascii="Garamond" w:eastAsia="Times New Roman" w:hAnsi="Garamond" w:cs="Times New Roman"/>
          <w:lang w:eastAsia="pt-PT"/>
        </w:rPr>
      </w:pPr>
    </w:p>
    <w:p w14:paraId="3D327713" w14:textId="77777777" w:rsidR="00882EDC" w:rsidRDefault="00882EDC" w:rsidP="00A95B79">
      <w:pPr>
        <w:spacing w:line="360" w:lineRule="auto"/>
        <w:jc w:val="both"/>
        <w:rPr>
          <w:ins w:id="385" w:author="Maria Jorge Caldeira Carvalho Antunes Correia" w:date="2025-08-20T15:32:00Z" w16du:dateUtc="2025-08-20T14:32:00Z"/>
          <w:rFonts w:ascii="Garamond" w:eastAsia="Times New Roman" w:hAnsi="Garamond" w:cs="Times New Roman"/>
          <w:lang w:eastAsia="pt-PT"/>
        </w:rPr>
      </w:pPr>
    </w:p>
    <w:p w14:paraId="5DCBAC49" w14:textId="77777777" w:rsidR="00882EDC" w:rsidRPr="000041C8" w:rsidRDefault="00882EDC" w:rsidP="00A95B79">
      <w:pPr>
        <w:spacing w:line="360" w:lineRule="auto"/>
        <w:jc w:val="both"/>
        <w:rPr>
          <w:rFonts w:ascii="Garamond" w:eastAsia="Times New Roman" w:hAnsi="Garamond" w:cs="Times New Roman"/>
          <w:lang w:eastAsia="pt-PT"/>
        </w:rPr>
      </w:pPr>
    </w:p>
    <w:p w14:paraId="71F3CE23" w14:textId="77777777" w:rsidR="003D15F2" w:rsidRPr="000041C8" w:rsidRDefault="003D15F2" w:rsidP="00A95B7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Artigo 4.º</w:t>
      </w:r>
    </w:p>
    <w:p w14:paraId="3138191D" w14:textId="77777777" w:rsidR="003D15F2" w:rsidRPr="000041C8" w:rsidRDefault="003D15F2" w:rsidP="00A95B79">
      <w:pPr>
        <w:spacing w:line="360" w:lineRule="auto"/>
        <w:jc w:val="center"/>
        <w:rPr>
          <w:rFonts w:ascii="Garamond" w:eastAsia="Times New Roman" w:hAnsi="Garamond" w:cs="Times New Roman"/>
          <w:lang w:eastAsia="pt-PT"/>
        </w:rPr>
      </w:pPr>
      <w:r w:rsidRPr="000041C8">
        <w:rPr>
          <w:rFonts w:ascii="Garamond" w:eastAsia="Times New Roman" w:hAnsi="Garamond" w:cs="Times New Roman"/>
          <w:lang w:eastAsia="pt-PT"/>
        </w:rPr>
        <w:t>Definições</w:t>
      </w:r>
    </w:p>
    <w:p w14:paraId="340D8222" w14:textId="2C7316F4" w:rsidR="003D15F2" w:rsidRDefault="006C5599" w:rsidP="00A95B79">
      <w:pPr>
        <w:spacing w:line="360" w:lineRule="auto"/>
        <w:jc w:val="both"/>
        <w:rPr>
          <w:ins w:id="386" w:author="Maria Jorge Caldeira Carvalho Antunes Correia" w:date="2025-08-20T12:43:00Z" w16du:dateUtc="2025-08-20T11:43:00Z"/>
          <w:rFonts w:ascii="Garamond" w:eastAsia="Times New Roman" w:hAnsi="Garamond" w:cs="Times New Roman"/>
          <w:lang w:eastAsia="pt-PT"/>
        </w:rPr>
      </w:pPr>
      <w:r w:rsidRPr="000041C8">
        <w:rPr>
          <w:rFonts w:ascii="Garamond" w:eastAsia="Times New Roman" w:hAnsi="Garamond" w:cs="Times New Roman"/>
          <w:lang w:eastAsia="pt-PT"/>
        </w:rPr>
        <w:t xml:space="preserve">1 - </w:t>
      </w:r>
      <w:r w:rsidR="003D15F2" w:rsidRPr="000041C8">
        <w:rPr>
          <w:rFonts w:ascii="Garamond" w:eastAsia="Times New Roman" w:hAnsi="Garamond" w:cs="Times New Roman"/>
          <w:lang w:eastAsia="pt-PT"/>
        </w:rPr>
        <w:t>Para efeitos do presente decreto-lei, entende-se por:</w:t>
      </w:r>
    </w:p>
    <w:p w14:paraId="3844A126" w14:textId="77777777" w:rsidR="00A228EC" w:rsidRDefault="00A228EC" w:rsidP="00A95B79">
      <w:pPr>
        <w:spacing w:line="360" w:lineRule="auto"/>
        <w:jc w:val="both"/>
        <w:rPr>
          <w:ins w:id="387" w:author="Maria Jorge Caldeira Carvalho Antunes Correia" w:date="2025-08-20T12:43:00Z" w16du:dateUtc="2025-08-20T11:43:00Z"/>
          <w:rFonts w:ascii="Garamond" w:eastAsia="Times New Roman" w:hAnsi="Garamond" w:cs="Times New Roman"/>
          <w:lang w:eastAsia="pt-PT"/>
        </w:rPr>
      </w:pPr>
    </w:p>
    <w:p w14:paraId="044EEE9E" w14:textId="77777777" w:rsidR="00467806" w:rsidRPr="000041C8" w:rsidRDefault="00467806" w:rsidP="00467806">
      <w:pPr>
        <w:spacing w:line="360" w:lineRule="auto"/>
        <w:rPr>
          <w:ins w:id="388" w:author="Maria Jorge Caldeira Carvalho Antunes Correia" w:date="2026-02-19T11:51:00Z" w16du:dateUtc="2026-02-19T11:51:00Z"/>
          <w:rFonts w:ascii="Garamond" w:eastAsia="Times New Roman" w:hAnsi="Garamond" w:cs="Times New Roman"/>
        </w:rPr>
      </w:pPr>
      <w:ins w:id="389" w:author="Maria Jorge Caldeira Carvalho Antunes Correia" w:date="2026-02-19T11:51:00Z" w16du:dateUtc="2026-02-19T11:51:00Z">
        <w:r>
          <w:rPr>
            <w:rFonts w:ascii="Garamond" w:eastAsia="Times New Roman" w:hAnsi="Garamond" w:cs="Times New Roman"/>
          </w:rPr>
          <w:t xml:space="preserve">Furão adulto- </w:t>
        </w:r>
        <w:r w:rsidRPr="00221955">
          <w:rPr>
            <w:rFonts w:ascii="Garamond" w:eastAsia="Times New Roman" w:hAnsi="Garamond" w:cs="Times New Roman"/>
          </w:rPr>
          <w:t>furão-doméstico</w:t>
        </w:r>
        <w:r w:rsidRPr="00FD5500">
          <w:rPr>
            <w:rFonts w:ascii="Garamond" w:eastAsia="Times New Roman" w:hAnsi="Garamond" w:cs="Times New Roman"/>
          </w:rPr>
          <w:t xml:space="preserve"> da espécie </w:t>
        </w:r>
        <w:r w:rsidRPr="00221955">
          <w:rPr>
            <w:rFonts w:ascii="Garamond" w:eastAsia="Times New Roman" w:hAnsi="Garamond" w:cs="Times New Roman"/>
            <w:i/>
            <w:iCs/>
          </w:rPr>
          <w:t>Mustela putorius furo</w:t>
        </w:r>
        <w:r w:rsidRPr="00FD5500">
          <w:rPr>
            <w:rFonts w:ascii="Garamond" w:eastAsia="Times New Roman" w:hAnsi="Garamond" w:cs="Times New Roman"/>
          </w:rPr>
          <w:t xml:space="preserve"> com idade igual ou superior a 1 ano de idad</w:t>
        </w:r>
        <w:r>
          <w:rPr>
            <w:rFonts w:ascii="Garamond" w:eastAsia="Times New Roman" w:hAnsi="Garamond" w:cs="Times New Roman"/>
          </w:rPr>
          <w:t>e</w:t>
        </w:r>
      </w:ins>
    </w:p>
    <w:p w14:paraId="4E130713" w14:textId="77777777" w:rsidR="00A228EC" w:rsidRDefault="00A228EC" w:rsidP="00A95B79">
      <w:pPr>
        <w:spacing w:line="360" w:lineRule="auto"/>
        <w:jc w:val="both"/>
        <w:rPr>
          <w:ins w:id="390" w:author="Maria Jorge Caldeira Carvalho Antunes Correia" w:date="2025-08-20T12:43:00Z" w16du:dateUtc="2025-08-20T11:43:00Z"/>
          <w:rFonts w:ascii="Garamond" w:eastAsia="Times New Roman" w:hAnsi="Garamond" w:cs="Times New Roman"/>
          <w:lang w:eastAsia="pt-PT"/>
        </w:rPr>
      </w:pPr>
    </w:p>
    <w:p w14:paraId="74D8CCBA" w14:textId="77777777" w:rsidR="00A228EC" w:rsidRPr="000041C8" w:rsidRDefault="00A228EC" w:rsidP="00A95B79">
      <w:pPr>
        <w:spacing w:line="360" w:lineRule="auto"/>
        <w:jc w:val="both"/>
        <w:rPr>
          <w:rFonts w:ascii="Garamond" w:eastAsia="Times New Roman" w:hAnsi="Garamond" w:cs="Times New Roman"/>
          <w:lang w:eastAsia="pt-PT"/>
        </w:rPr>
      </w:pPr>
    </w:p>
    <w:p w14:paraId="05463171" w14:textId="1A0B28E0" w:rsidR="003D15F2" w:rsidRPr="000041C8" w:rsidRDefault="1FE25D7D" w:rsidP="004F4B5A">
      <w:pPr>
        <w:numPr>
          <w:ilvl w:val="0"/>
          <w:numId w:val="1"/>
        </w:numPr>
        <w:spacing w:line="360" w:lineRule="auto"/>
        <w:contextualSpacing/>
        <w:jc w:val="both"/>
        <w:rPr>
          <w:rFonts w:ascii="Garamond" w:eastAsia="Times New Roman" w:hAnsi="Garamond" w:cs="Times New Roman"/>
          <w:lang w:eastAsia="pt-PT"/>
        </w:rPr>
      </w:pPr>
      <w:r w:rsidRPr="54EE4B9D">
        <w:rPr>
          <w:rFonts w:ascii="Garamond" w:eastAsia="Times New Roman" w:hAnsi="Garamond" w:cs="Times New Roman"/>
          <w:lang w:eastAsia="pt-PT"/>
        </w:rPr>
        <w:t>«Abandono» a não prestação de cuidados no alojamento, bem como a remoção de animais de companhia efetuada pelos seus detentores para fora do domicílio ou dos locais onde costumam estar mantidos, com vista a pôr termo à sua detenção, sem que procedam à</w:t>
      </w:r>
      <w:r w:rsidR="6A38DA07" w:rsidRPr="54EE4B9D">
        <w:rPr>
          <w:rFonts w:ascii="Garamond" w:eastAsia="Times New Roman" w:hAnsi="Garamond" w:cs="Times New Roman"/>
          <w:lang w:eastAsia="pt-PT"/>
        </w:rPr>
        <w:t xml:space="preserve"> </w:t>
      </w:r>
      <w:r w:rsidRPr="54EE4B9D">
        <w:rPr>
          <w:rFonts w:ascii="Garamond" w:eastAsia="Times New Roman" w:hAnsi="Garamond" w:cs="Times New Roman"/>
          <w:lang w:eastAsia="pt-PT"/>
        </w:rPr>
        <w:t>transmissão</w:t>
      </w:r>
      <w:r w:rsidR="790B0F1C" w:rsidRPr="54EE4B9D">
        <w:rPr>
          <w:rFonts w:ascii="Garamond" w:eastAsia="Times New Roman" w:hAnsi="Garamond" w:cs="Times New Roman"/>
          <w:lang w:eastAsia="pt-PT"/>
        </w:rPr>
        <w:t xml:space="preserve"> do seu registo</w:t>
      </w:r>
      <w:r w:rsidR="6A38DA07" w:rsidRPr="54EE4B9D">
        <w:rPr>
          <w:rFonts w:ascii="Garamond" w:eastAsia="Times New Roman" w:hAnsi="Garamond" w:cs="Times New Roman"/>
          <w:lang w:eastAsia="pt-PT"/>
        </w:rPr>
        <w:t>, nos termos d</w:t>
      </w:r>
      <w:r w:rsidR="579B8F48" w:rsidRPr="54EE4B9D">
        <w:rPr>
          <w:rFonts w:ascii="Garamond" w:eastAsia="Times New Roman" w:hAnsi="Garamond" w:cs="Times New Roman"/>
          <w:lang w:eastAsia="pt-PT"/>
        </w:rPr>
        <w:t>a alínea a) do n.º 2 do artigo 26.º</w:t>
      </w:r>
      <w:r w:rsidR="4F4C00B6" w:rsidRPr="54EE4B9D">
        <w:rPr>
          <w:rFonts w:ascii="Garamond" w:eastAsia="Times New Roman" w:hAnsi="Garamond" w:cs="Times New Roman"/>
          <w:lang w:eastAsia="pt-PT"/>
        </w:rPr>
        <w:t>, para</w:t>
      </w:r>
      <w:r w:rsidRPr="54EE4B9D">
        <w:rPr>
          <w:rFonts w:ascii="Garamond" w:eastAsia="Times New Roman" w:hAnsi="Garamond" w:cs="Times New Roman"/>
          <w:lang w:eastAsia="pt-PT"/>
        </w:rPr>
        <w:t xml:space="preserve"> a guarda e responsabilidade de outras pessoas, das autarquias locais ou das associações zoófilas;</w:t>
      </w:r>
    </w:p>
    <w:p w14:paraId="51A82FCD" w14:textId="717921F8" w:rsidR="009D5205" w:rsidRDefault="4D30B1AB" w:rsidP="004F4B5A">
      <w:pPr>
        <w:numPr>
          <w:ilvl w:val="0"/>
          <w:numId w:val="1"/>
        </w:numPr>
        <w:spacing w:line="360" w:lineRule="auto"/>
        <w:contextualSpacing/>
        <w:jc w:val="both"/>
        <w:rPr>
          <w:ins w:id="391" w:author="Maria Jorge Caldeira Carvalho Antunes Correia" w:date="2025-08-20T16:07:00Z" w16du:dateUtc="2025-08-20T15:07:00Z"/>
          <w:rFonts w:ascii="Garamond" w:eastAsia="Times New Roman" w:hAnsi="Garamond" w:cs="Times New Roman"/>
          <w:lang w:eastAsia="pt-PT"/>
        </w:rPr>
      </w:pPr>
      <w:r w:rsidRPr="578B151F">
        <w:rPr>
          <w:rFonts w:ascii="Garamond" w:eastAsia="Times New Roman" w:hAnsi="Garamond" w:cs="Times New Roman"/>
          <w:lang w:eastAsia="pt-PT"/>
        </w:rPr>
        <w:t xml:space="preserve">“Açaimo funcional” utensílio que, aplicado ao animal sem lhe </w:t>
      </w:r>
      <w:r w:rsidR="4D2885AC" w:rsidRPr="578B151F">
        <w:rPr>
          <w:rFonts w:ascii="Garamond" w:eastAsia="Times New Roman" w:hAnsi="Garamond" w:cs="Times New Roman"/>
          <w:lang w:eastAsia="pt-PT"/>
        </w:rPr>
        <w:t xml:space="preserve">provocar ferimentos ou </w:t>
      </w:r>
      <w:r w:rsidRPr="578B151F">
        <w:rPr>
          <w:rFonts w:ascii="Garamond" w:eastAsia="Times New Roman" w:hAnsi="Garamond" w:cs="Times New Roman"/>
          <w:lang w:eastAsia="pt-PT"/>
        </w:rPr>
        <w:t>dificultar a função respiratória</w:t>
      </w:r>
      <w:r w:rsidR="4D2885AC" w:rsidRPr="578B151F">
        <w:rPr>
          <w:rFonts w:ascii="Garamond" w:eastAsia="Times New Roman" w:hAnsi="Garamond" w:cs="Times New Roman"/>
          <w:lang w:eastAsia="pt-PT"/>
        </w:rPr>
        <w:t>,</w:t>
      </w:r>
      <w:r w:rsidR="270D953E" w:rsidRPr="578B151F">
        <w:rPr>
          <w:rFonts w:ascii="Garamond" w:eastAsia="Times New Roman" w:hAnsi="Garamond" w:cs="Times New Roman"/>
          <w:lang w:eastAsia="pt-PT"/>
        </w:rPr>
        <w:t xml:space="preserve"> </w:t>
      </w:r>
      <w:r w:rsidR="270D953E" w:rsidRPr="00EF0D02">
        <w:rPr>
          <w:rFonts w:ascii="Garamond" w:eastAsia="Times New Roman" w:hAnsi="Garamond" w:cs="Times New Roman"/>
          <w:strike/>
          <w:lang w:eastAsia="pt-PT"/>
        </w:rPr>
        <w:t xml:space="preserve">e </w:t>
      </w:r>
      <w:r w:rsidR="4D2885AC" w:rsidRPr="00EF0D02">
        <w:rPr>
          <w:rFonts w:ascii="Garamond" w:eastAsia="Times New Roman" w:hAnsi="Garamond" w:cs="Times New Roman"/>
          <w:strike/>
          <w:lang w:eastAsia="pt-PT"/>
        </w:rPr>
        <w:t>permitindo-lhe</w:t>
      </w:r>
      <w:r w:rsidR="270D953E" w:rsidRPr="00EF0D02">
        <w:rPr>
          <w:rFonts w:ascii="Garamond" w:eastAsia="Times New Roman" w:hAnsi="Garamond" w:cs="Times New Roman"/>
          <w:strike/>
          <w:lang w:eastAsia="pt-PT"/>
        </w:rPr>
        <w:t xml:space="preserve"> arfar sem dificuldade</w:t>
      </w:r>
      <w:r w:rsidRPr="578B151F">
        <w:rPr>
          <w:rFonts w:ascii="Garamond" w:eastAsia="Times New Roman" w:hAnsi="Garamond" w:cs="Times New Roman"/>
          <w:lang w:eastAsia="pt-PT"/>
        </w:rPr>
        <w:t>, não lhe permita morder;</w:t>
      </w:r>
    </w:p>
    <w:p w14:paraId="692CDE96" w14:textId="738D0733" w:rsidR="00192F17" w:rsidRDefault="00192F17" w:rsidP="00192F17">
      <w:pPr>
        <w:spacing w:line="360" w:lineRule="auto"/>
        <w:contextualSpacing/>
        <w:jc w:val="both"/>
        <w:rPr>
          <w:ins w:id="392" w:author="Maria Jorge Caldeira Carvalho Antunes Correia" w:date="2025-08-20T16:08:00Z" w16du:dateUtc="2025-08-20T15:08:00Z"/>
          <w:rFonts w:ascii="Garamond" w:eastAsia="Times New Roman" w:hAnsi="Garamond" w:cs="Times New Roman"/>
          <w:lang w:eastAsia="pt-PT"/>
        </w:rPr>
      </w:pPr>
      <w:ins w:id="393" w:author="Maria Jorge Caldeira Carvalho Antunes Correia" w:date="2025-08-20T16:07:00Z" w16du:dateUtc="2025-08-20T15:07:00Z">
        <w:r>
          <w:rPr>
            <w:rFonts w:ascii="Garamond" w:eastAsia="Times New Roman" w:hAnsi="Garamond" w:cs="Times New Roman"/>
            <w:lang w:eastAsia="pt-PT"/>
          </w:rPr>
          <w:t xml:space="preserve">Propomos </w:t>
        </w:r>
        <w:r w:rsidR="00E57DC2">
          <w:rPr>
            <w:rFonts w:ascii="Garamond" w:eastAsia="Times New Roman" w:hAnsi="Garamond" w:cs="Times New Roman"/>
            <w:lang w:eastAsia="pt-PT"/>
          </w:rPr>
          <w:t>retirar a frase “</w:t>
        </w:r>
      </w:ins>
      <w:ins w:id="394" w:author="Maria Jorge Caldeira Carvalho Antunes Correia" w:date="2025-08-20T16:08:00Z" w16du:dateUtc="2025-08-20T15:08:00Z">
        <w:r w:rsidR="00E57DC2" w:rsidRPr="578B151F">
          <w:rPr>
            <w:rFonts w:ascii="Garamond" w:eastAsia="Times New Roman" w:hAnsi="Garamond" w:cs="Times New Roman"/>
            <w:lang w:eastAsia="pt-PT"/>
          </w:rPr>
          <w:t>e permitindo-lhe arfar sem dificuldade</w:t>
        </w:r>
        <w:r w:rsidR="00E57DC2">
          <w:rPr>
            <w:rFonts w:ascii="Garamond" w:eastAsia="Times New Roman" w:hAnsi="Garamond" w:cs="Times New Roman"/>
            <w:lang w:eastAsia="pt-PT"/>
          </w:rPr>
          <w:t>”, uma vez que já existe menção a dificultar a função respiratória</w:t>
        </w:r>
      </w:ins>
    </w:p>
    <w:p w14:paraId="7C5FBBCD" w14:textId="77777777" w:rsidR="00E57DC2" w:rsidRPr="000041C8" w:rsidRDefault="00E57DC2" w:rsidP="00192F17">
      <w:pPr>
        <w:spacing w:line="360" w:lineRule="auto"/>
        <w:contextualSpacing/>
        <w:jc w:val="both"/>
        <w:rPr>
          <w:rFonts w:ascii="Garamond" w:eastAsia="Times New Roman" w:hAnsi="Garamond" w:cs="Times New Roman"/>
          <w:lang w:eastAsia="pt-PT"/>
        </w:rPr>
      </w:pPr>
    </w:p>
    <w:p w14:paraId="0D2B0842" w14:textId="24895837" w:rsidR="00F822CA" w:rsidRPr="000041C8" w:rsidRDefault="00F822CA" w:rsidP="004F4B5A">
      <w:pPr>
        <w:numPr>
          <w:ilvl w:val="0"/>
          <w:numId w:val="1"/>
        </w:numPr>
        <w:spacing w:line="360" w:lineRule="auto"/>
        <w:contextualSpacing/>
        <w:jc w:val="both"/>
        <w:rPr>
          <w:rFonts w:ascii="Garamond" w:eastAsia="Times New Roman" w:hAnsi="Garamond" w:cs="Times New Roman"/>
          <w:lang w:eastAsia="pt-PT"/>
        </w:rPr>
      </w:pPr>
      <w:r w:rsidRPr="000041C8">
        <w:rPr>
          <w:rFonts w:ascii="Garamond" w:eastAsia="Times New Roman" w:hAnsi="Garamond" w:cs="Times New Roman"/>
          <w:lang w:eastAsia="pt-PT"/>
        </w:rPr>
        <w:t>«Adoção» a transmissão</w:t>
      </w:r>
      <w:r w:rsidR="009C5B9F" w:rsidRPr="000041C8">
        <w:rPr>
          <w:rFonts w:ascii="Garamond" w:eastAsia="Times New Roman" w:hAnsi="Garamond" w:cs="Times New Roman"/>
          <w:lang w:eastAsia="pt-PT"/>
        </w:rPr>
        <w:t xml:space="preserve"> da propriedade</w:t>
      </w:r>
      <w:r w:rsidRPr="000041C8">
        <w:rPr>
          <w:rFonts w:ascii="Garamond" w:eastAsia="Times New Roman" w:hAnsi="Garamond" w:cs="Times New Roman"/>
          <w:lang w:eastAsia="pt-PT"/>
        </w:rPr>
        <w:t xml:space="preserve"> a título gratuito de um animal de companhia;</w:t>
      </w:r>
    </w:p>
    <w:p w14:paraId="70E35C6B" w14:textId="3727CE88" w:rsidR="003D15F2" w:rsidRDefault="003D15F2" w:rsidP="004F4B5A">
      <w:pPr>
        <w:numPr>
          <w:ilvl w:val="0"/>
          <w:numId w:val="1"/>
        </w:numPr>
        <w:spacing w:line="360" w:lineRule="auto"/>
        <w:contextualSpacing/>
        <w:jc w:val="both"/>
        <w:rPr>
          <w:ins w:id="395" w:author="Maria Jorge Caldeira Carvalho Antunes Correia" w:date="2025-08-20T16:25:00Z" w16du:dateUtc="2025-08-20T15:25:00Z"/>
          <w:rFonts w:ascii="Garamond" w:eastAsia="Times New Roman" w:hAnsi="Garamond" w:cs="Times New Roman"/>
          <w:lang w:eastAsia="pt-PT"/>
        </w:rPr>
      </w:pPr>
      <w:commentRangeStart w:id="396"/>
      <w:r w:rsidRPr="578B151F">
        <w:rPr>
          <w:rFonts w:ascii="Garamond" w:eastAsia="Times New Roman" w:hAnsi="Garamond" w:cs="Times New Roman"/>
          <w:lang w:eastAsia="pt-PT"/>
        </w:rPr>
        <w:t>«Alojamento»</w:t>
      </w:r>
      <w:commentRangeEnd w:id="396"/>
      <w:r w:rsidRPr="578B151F">
        <w:rPr>
          <w:rStyle w:val="CommentReference"/>
          <w:rFonts w:ascii="Garamond" w:eastAsia="Times New Roman" w:hAnsi="Garamond" w:cs="Times New Roman"/>
          <w:sz w:val="24"/>
          <w:szCs w:val="24"/>
          <w:lang w:eastAsia="pt-PT"/>
        </w:rPr>
        <w:commentReference w:id="396"/>
      </w:r>
      <w:r w:rsidRPr="578B151F">
        <w:rPr>
          <w:rFonts w:ascii="Garamond" w:eastAsia="Times New Roman" w:hAnsi="Garamond" w:cs="Times New Roman"/>
          <w:lang w:eastAsia="pt-PT"/>
        </w:rPr>
        <w:t xml:space="preserve"> qualquer instalação, edifício, grupo de edifícios ou outro local, podendo incluir zona não completamente fechada, onde os animais de companhia se encontram mantidos; </w:t>
      </w:r>
    </w:p>
    <w:p w14:paraId="08B8CCD9" w14:textId="2A20F1FE" w:rsidR="001D047C" w:rsidRDefault="001D047C" w:rsidP="001D047C">
      <w:pPr>
        <w:spacing w:line="360" w:lineRule="auto"/>
        <w:contextualSpacing/>
        <w:jc w:val="both"/>
        <w:rPr>
          <w:ins w:id="397" w:author="Maria Cristina Tavares Briosa" w:date="2025-10-24T15:44:00Z" w16du:dateUtc="2025-10-24T14:44:00Z"/>
          <w:rFonts w:ascii="Garamond" w:eastAsia="Times New Roman" w:hAnsi="Garamond" w:cs="Times New Roman"/>
          <w:lang w:eastAsia="pt-PT"/>
        </w:rPr>
      </w:pPr>
      <w:ins w:id="398" w:author="Maria Jorge Caldeira Carvalho Antunes Correia" w:date="2025-08-20T16:25:00Z" w16du:dateUtc="2025-08-20T15:25:00Z">
        <w:r>
          <w:rPr>
            <w:rFonts w:ascii="Garamond" w:eastAsia="Times New Roman" w:hAnsi="Garamond" w:cs="Times New Roman"/>
            <w:lang w:eastAsia="pt-PT"/>
          </w:rPr>
          <w:t>Referir o novo Regulamento do BEA dos cães e gatos</w:t>
        </w:r>
      </w:ins>
      <w:ins w:id="399" w:author="Maria Jorge Caldeira Carvalho Antunes Correia" w:date="2025-08-20T16:29:00Z" w16du:dateUtc="2025-08-20T15:29:00Z">
        <w:r w:rsidR="00F01FA2">
          <w:rPr>
            <w:rFonts w:ascii="Garamond" w:eastAsia="Times New Roman" w:hAnsi="Garamond" w:cs="Times New Roman"/>
            <w:lang w:eastAsia="pt-PT"/>
          </w:rPr>
          <w:t xml:space="preserve"> e a necessidade de se adaptar as de</w:t>
        </w:r>
      </w:ins>
      <w:ins w:id="400" w:author="Maria Jorge Caldeira Carvalho Antunes Correia" w:date="2025-08-20T16:30:00Z" w16du:dateUtc="2025-08-20T15:30:00Z">
        <w:r w:rsidR="00F01FA2">
          <w:rPr>
            <w:rFonts w:ascii="Garamond" w:eastAsia="Times New Roman" w:hAnsi="Garamond" w:cs="Times New Roman"/>
            <w:lang w:eastAsia="pt-PT"/>
          </w:rPr>
          <w:t>finições:</w:t>
        </w:r>
      </w:ins>
      <w:ins w:id="401" w:author="Maria Cristina Tavares Briosa" w:date="2025-10-24T15:43:00Z" w16du:dateUtc="2025-10-24T14:43:00Z">
        <w:r w:rsidR="00EF0D02">
          <w:rPr>
            <w:rFonts w:ascii="Garamond" w:eastAsia="Times New Roman" w:hAnsi="Garamond" w:cs="Times New Roman"/>
            <w:lang w:eastAsia="pt-PT"/>
          </w:rPr>
          <w:t xml:space="preserve"> </w:t>
        </w:r>
      </w:ins>
    </w:p>
    <w:p w14:paraId="21287CFC" w14:textId="77777777" w:rsidR="00EF0D02" w:rsidRDefault="00EF0D02" w:rsidP="001D047C">
      <w:pPr>
        <w:spacing w:line="360" w:lineRule="auto"/>
        <w:contextualSpacing/>
        <w:jc w:val="both"/>
        <w:rPr>
          <w:ins w:id="402" w:author="Maria Jorge Caldeira Carvalho Antunes Correia" w:date="2025-08-20T16:14:00Z" w16du:dateUtc="2025-08-20T15:14:00Z"/>
          <w:rFonts w:ascii="Garamond" w:eastAsia="Times New Roman" w:hAnsi="Garamond" w:cs="Times New Roman"/>
          <w:lang w:eastAsia="pt-PT"/>
        </w:rPr>
      </w:pPr>
    </w:p>
    <w:p w14:paraId="5BDF772C" w14:textId="55615D9E" w:rsidR="00C4616E" w:rsidRDefault="00EF0D02" w:rsidP="00C4616E">
      <w:pPr>
        <w:spacing w:line="360" w:lineRule="auto"/>
        <w:contextualSpacing/>
        <w:jc w:val="both"/>
        <w:rPr>
          <w:ins w:id="403" w:author="Maria Jorge Caldeira Carvalho Antunes Correia" w:date="2025-08-20T16:27:00Z" w16du:dateUtc="2025-08-20T15:27:00Z"/>
          <w:rFonts w:ascii="Garamond" w:eastAsia="Times New Roman" w:hAnsi="Garamond" w:cs="Times New Roman"/>
          <w:lang w:eastAsia="pt-PT"/>
        </w:rPr>
      </w:pPr>
      <w:ins w:id="404" w:author="Maria Cristina Tavares Briosa" w:date="2025-10-24T15:43:00Z" w16du:dateUtc="2025-10-24T14:43:00Z">
        <w:r>
          <w:rPr>
            <w:rFonts w:ascii="Garamond" w:eastAsia="Times New Roman" w:hAnsi="Garamond" w:cs="Times New Roman"/>
            <w:lang w:eastAsia="pt-PT"/>
          </w:rPr>
          <w:t>Adaptar as definiçõ</w:t>
        </w:r>
      </w:ins>
      <w:ins w:id="405" w:author="Maria Cristina Tavares Briosa" w:date="2025-10-24T15:44:00Z" w16du:dateUtc="2025-10-24T14:44:00Z">
        <w:r>
          <w:rPr>
            <w:rFonts w:ascii="Garamond" w:eastAsia="Times New Roman" w:hAnsi="Garamond" w:cs="Times New Roman"/>
            <w:lang w:eastAsia="pt-PT"/>
          </w:rPr>
          <w:t>es a todos os animais de companhia, não é só cães e gatos</w:t>
        </w:r>
      </w:ins>
    </w:p>
    <w:p w14:paraId="68AF04AD" w14:textId="77777777" w:rsidR="00E74EE8" w:rsidRDefault="00E74EE8" w:rsidP="00C4616E">
      <w:pPr>
        <w:spacing w:line="360" w:lineRule="auto"/>
        <w:contextualSpacing/>
        <w:jc w:val="both"/>
        <w:rPr>
          <w:ins w:id="406" w:author="Maria Jorge Caldeira Carvalho Antunes Correia" w:date="2025-08-20T16:27:00Z" w16du:dateUtc="2025-08-20T15:27:00Z"/>
          <w:rFonts w:ascii="Garamond" w:eastAsia="Times New Roman" w:hAnsi="Garamond" w:cs="Times New Roman"/>
          <w:lang w:eastAsia="pt-PT"/>
        </w:rPr>
      </w:pPr>
    </w:p>
    <w:p w14:paraId="20CDB7C5" w14:textId="0B1ED767" w:rsidR="00E74EE8" w:rsidRDefault="00E74EE8" w:rsidP="00C4616E">
      <w:pPr>
        <w:spacing w:line="360" w:lineRule="auto"/>
        <w:contextualSpacing/>
        <w:jc w:val="both"/>
        <w:rPr>
          <w:ins w:id="407" w:author="Maria Jorge Caldeira Carvalho Antunes Correia" w:date="2025-08-20T16:28:00Z" w16du:dateUtc="2025-08-20T15:28:00Z"/>
          <w:rFonts w:ascii="Garamond" w:eastAsia="Times New Roman" w:hAnsi="Garamond" w:cs="Times New Roman"/>
          <w:lang w:eastAsia="pt-PT"/>
        </w:rPr>
      </w:pPr>
      <w:ins w:id="408" w:author="Maria Jorge Caldeira Carvalho Antunes Correia" w:date="2025-08-20T16:27:00Z">
        <w:r w:rsidRPr="00E74EE8">
          <w:rPr>
            <w:rFonts w:ascii="Garamond" w:eastAsia="Times New Roman" w:hAnsi="Garamond" w:cs="Times New Roman"/>
            <w:lang w:eastAsia="pt-PT"/>
          </w:rPr>
          <w:t xml:space="preserve">«Alojamento», edifícios ou espaço exterior delimitado em estabelecimentos onde são detidos </w:t>
        </w:r>
        <w:r w:rsidRPr="00EF0D02">
          <w:rPr>
            <w:rFonts w:ascii="Garamond" w:eastAsia="Times New Roman" w:hAnsi="Garamond" w:cs="Times New Roman"/>
            <w:highlight w:val="lightGray"/>
            <w:lang w:eastAsia="pt-PT"/>
          </w:rPr>
          <w:t>cães e gatos</w:t>
        </w:r>
      </w:ins>
    </w:p>
    <w:p w14:paraId="4E072AD0" w14:textId="77777777" w:rsidR="002811E6" w:rsidRDefault="002811E6" w:rsidP="00C4616E">
      <w:pPr>
        <w:spacing w:line="360" w:lineRule="auto"/>
        <w:contextualSpacing/>
        <w:jc w:val="both"/>
        <w:rPr>
          <w:ins w:id="409" w:author="Maria Jorge Caldeira Carvalho Antunes Correia" w:date="2025-08-20T16:28:00Z" w16du:dateUtc="2025-08-20T15:28:00Z"/>
          <w:rFonts w:ascii="Garamond" w:eastAsia="Times New Roman" w:hAnsi="Garamond" w:cs="Times New Roman"/>
          <w:lang w:eastAsia="pt-PT"/>
        </w:rPr>
      </w:pPr>
    </w:p>
    <w:p w14:paraId="7BFE6B9E" w14:textId="1263A28E" w:rsidR="002811E6" w:rsidRDefault="002811E6" w:rsidP="00C4616E">
      <w:pPr>
        <w:spacing w:line="360" w:lineRule="auto"/>
        <w:contextualSpacing/>
        <w:jc w:val="both"/>
        <w:rPr>
          <w:ins w:id="410" w:author="Maria Jorge Caldeira Carvalho Antunes Correia" w:date="2025-08-20T16:28:00Z" w16du:dateUtc="2025-08-20T15:28:00Z"/>
          <w:rFonts w:ascii="Garamond" w:eastAsia="Times New Roman" w:hAnsi="Garamond" w:cs="Times New Roman"/>
          <w:lang w:eastAsia="pt-PT"/>
        </w:rPr>
      </w:pPr>
      <w:ins w:id="411" w:author="Maria Jorge Caldeira Carvalho Antunes Correia" w:date="2025-08-20T16:28:00Z">
        <w:r w:rsidRPr="002811E6">
          <w:rPr>
            <w:rFonts w:ascii="Garamond" w:eastAsia="Times New Roman" w:hAnsi="Garamond" w:cs="Times New Roman"/>
            <w:lang w:eastAsia="pt-PT"/>
          </w:rPr>
          <w:t>«Estabelecimento», os estabelecimentos de criação, os abrigos para animais e as lojas de animais de companhia</w:t>
        </w:r>
      </w:ins>
    </w:p>
    <w:p w14:paraId="79C71D1B" w14:textId="77777777" w:rsidR="002811E6" w:rsidRDefault="002811E6" w:rsidP="00C4616E">
      <w:pPr>
        <w:spacing w:line="360" w:lineRule="auto"/>
        <w:contextualSpacing/>
        <w:jc w:val="both"/>
        <w:rPr>
          <w:ins w:id="412" w:author="Maria Jorge Caldeira Carvalho Antunes Correia" w:date="2025-08-20T16:28:00Z" w16du:dateUtc="2025-08-20T15:28:00Z"/>
          <w:rFonts w:ascii="Garamond" w:eastAsia="Times New Roman" w:hAnsi="Garamond" w:cs="Times New Roman"/>
          <w:lang w:eastAsia="pt-PT"/>
        </w:rPr>
      </w:pPr>
    </w:p>
    <w:p w14:paraId="36F0DAD8" w14:textId="30DB1A5F" w:rsidR="002811E6" w:rsidRDefault="002811E6" w:rsidP="00C4616E">
      <w:pPr>
        <w:spacing w:line="360" w:lineRule="auto"/>
        <w:contextualSpacing/>
        <w:jc w:val="both"/>
        <w:rPr>
          <w:ins w:id="413" w:author="Maria Jorge Caldeira Carvalho Antunes Correia" w:date="2025-08-20T16:30:00Z" w16du:dateUtc="2025-08-20T15:30:00Z"/>
          <w:rFonts w:ascii="Garamond" w:eastAsia="Times New Roman" w:hAnsi="Garamond" w:cs="Times New Roman"/>
          <w:lang w:eastAsia="pt-PT"/>
        </w:rPr>
      </w:pPr>
      <w:ins w:id="414" w:author="Maria Jorge Caldeira Carvalho Antunes Correia" w:date="2025-08-20T16:28:00Z">
        <w:r w:rsidRPr="002811E6">
          <w:rPr>
            <w:rFonts w:ascii="Garamond" w:eastAsia="Times New Roman" w:hAnsi="Garamond" w:cs="Times New Roman"/>
            <w:lang w:eastAsia="pt-PT"/>
          </w:rPr>
          <w:t xml:space="preserve">«Estabelecimentos de criação», quaisquer instalações ou estruturas onde são mantidos </w:t>
        </w:r>
        <w:r w:rsidRPr="00EF0D02">
          <w:rPr>
            <w:rFonts w:ascii="Garamond" w:eastAsia="Times New Roman" w:hAnsi="Garamond" w:cs="Times New Roman"/>
            <w:highlight w:val="lightGray"/>
            <w:lang w:eastAsia="pt-PT"/>
          </w:rPr>
          <w:t>cães e</w:t>
        </w:r>
        <w:r w:rsidRPr="002811E6">
          <w:rPr>
            <w:rFonts w:ascii="Garamond" w:eastAsia="Times New Roman" w:hAnsi="Garamond" w:cs="Times New Roman"/>
            <w:lang w:eastAsia="pt-PT"/>
          </w:rPr>
          <w:t xml:space="preserve"> </w:t>
        </w:r>
        <w:r w:rsidRPr="00EF0D02">
          <w:rPr>
            <w:rFonts w:ascii="Garamond" w:eastAsia="Times New Roman" w:hAnsi="Garamond" w:cs="Times New Roman"/>
            <w:highlight w:val="lightGray"/>
            <w:lang w:eastAsia="pt-PT"/>
          </w:rPr>
          <w:t>gatos</w:t>
        </w:r>
        <w:r w:rsidRPr="002811E6">
          <w:rPr>
            <w:rFonts w:ascii="Garamond" w:eastAsia="Times New Roman" w:hAnsi="Garamond" w:cs="Times New Roman"/>
            <w:lang w:eastAsia="pt-PT"/>
          </w:rPr>
          <w:t xml:space="preserve"> para fins de reprodução com vista à colocação da sua descendência no mercado, incluindo casas particulares</w:t>
        </w:r>
      </w:ins>
    </w:p>
    <w:p w14:paraId="7ED67622" w14:textId="77777777" w:rsidR="001F6120" w:rsidRDefault="001F6120" w:rsidP="00C4616E">
      <w:pPr>
        <w:spacing w:line="360" w:lineRule="auto"/>
        <w:contextualSpacing/>
        <w:jc w:val="both"/>
        <w:rPr>
          <w:ins w:id="415" w:author="Maria Jorge Caldeira Carvalho Antunes Correia" w:date="2025-08-20T16:30:00Z" w16du:dateUtc="2025-08-20T15:30:00Z"/>
          <w:rFonts w:ascii="Garamond" w:eastAsia="Times New Roman" w:hAnsi="Garamond" w:cs="Times New Roman"/>
          <w:lang w:eastAsia="pt-PT"/>
        </w:rPr>
      </w:pPr>
    </w:p>
    <w:p w14:paraId="0EA3FB5B" w14:textId="77777777" w:rsidR="00E63003" w:rsidRPr="00E63003" w:rsidRDefault="00E63003" w:rsidP="00E63003">
      <w:pPr>
        <w:spacing w:line="360" w:lineRule="auto"/>
        <w:contextualSpacing/>
        <w:jc w:val="both"/>
        <w:rPr>
          <w:ins w:id="416" w:author="Maria Jorge Caldeira Carvalho Antunes Correia" w:date="2025-08-20T16:30:00Z"/>
          <w:rFonts w:ascii="Garamond" w:eastAsia="Times New Roman" w:hAnsi="Garamond" w:cs="Times New Roman"/>
          <w:lang w:eastAsia="pt-PT"/>
        </w:rPr>
      </w:pPr>
      <w:ins w:id="417" w:author="Maria Jorge Caldeira Carvalho Antunes Correia" w:date="2025-08-20T16:30:00Z">
        <w:r w:rsidRPr="00E63003">
          <w:rPr>
            <w:rFonts w:ascii="Garamond" w:eastAsia="Times New Roman" w:hAnsi="Garamond" w:cs="Times New Roman"/>
            <w:lang w:eastAsia="pt-PT"/>
          </w:rPr>
          <w:t xml:space="preserve">«Lojas de animais de companhia», quaisquer instalações ou estruturas onde </w:t>
        </w:r>
        <w:r w:rsidRPr="00EF0D02">
          <w:rPr>
            <w:rFonts w:ascii="Garamond" w:eastAsia="Times New Roman" w:hAnsi="Garamond" w:cs="Times New Roman"/>
            <w:highlight w:val="lightGray"/>
            <w:lang w:eastAsia="pt-PT"/>
          </w:rPr>
          <w:t>cães e gatos</w:t>
        </w:r>
        <w:r w:rsidRPr="00E63003">
          <w:rPr>
            <w:rFonts w:ascii="Garamond" w:eastAsia="Times New Roman" w:hAnsi="Garamond" w:cs="Times New Roman"/>
            <w:lang w:eastAsia="pt-PT"/>
          </w:rPr>
          <w:t xml:space="preserve"> são detidos para venda como animais de companhia, sem aí terem nascido; </w:t>
        </w:r>
      </w:ins>
    </w:p>
    <w:p w14:paraId="20F061E4" w14:textId="43EE7C3E" w:rsidR="001F6120" w:rsidRDefault="00E63003" w:rsidP="00E63003">
      <w:pPr>
        <w:spacing w:line="360" w:lineRule="auto"/>
        <w:contextualSpacing/>
        <w:jc w:val="both"/>
        <w:rPr>
          <w:ins w:id="418" w:author="Maria Jorge Caldeira Carvalho Antunes Correia" w:date="2025-08-20T16:14:00Z" w16du:dateUtc="2025-08-20T15:14:00Z"/>
          <w:rFonts w:ascii="Garamond" w:eastAsia="Times New Roman" w:hAnsi="Garamond" w:cs="Times New Roman"/>
          <w:lang w:eastAsia="pt-PT"/>
        </w:rPr>
      </w:pPr>
      <w:ins w:id="419" w:author="Maria Jorge Caldeira Carvalho Antunes Correia" w:date="2025-08-20T16:30:00Z">
        <w:r w:rsidRPr="00E63003">
          <w:rPr>
            <w:rFonts w:ascii="Garamond" w:eastAsia="Times New Roman" w:hAnsi="Garamond" w:cs="Times New Roman"/>
            <w:lang w:eastAsia="pt-PT"/>
          </w:rPr>
          <w:t xml:space="preserve">14. «Abrigos para animais», quaisquer instalações ou estruturas, excluindo as casas particulares, exploradas por uma pessoa singular ou coletiva, onde são detidos </w:t>
        </w:r>
        <w:r w:rsidRPr="00EF0D02">
          <w:rPr>
            <w:rFonts w:ascii="Garamond" w:eastAsia="Times New Roman" w:hAnsi="Garamond" w:cs="Times New Roman"/>
            <w:highlight w:val="lightGray"/>
            <w:lang w:eastAsia="pt-PT"/>
          </w:rPr>
          <w:t>cães e gatos</w:t>
        </w:r>
        <w:r w:rsidRPr="00E63003">
          <w:rPr>
            <w:rFonts w:ascii="Garamond" w:eastAsia="Times New Roman" w:hAnsi="Garamond" w:cs="Times New Roman"/>
            <w:lang w:eastAsia="pt-PT"/>
          </w:rPr>
          <w:t xml:space="preserve"> não desejados, abandonados, vadios, perdidos ou confiscados para efeitos de fornecimento, a título oneroso ou gratuito</w:t>
        </w:r>
      </w:ins>
    </w:p>
    <w:p w14:paraId="75362DC2" w14:textId="77777777" w:rsidR="00C4616E" w:rsidRPr="000041C8" w:rsidRDefault="00C4616E" w:rsidP="00C4616E">
      <w:pPr>
        <w:spacing w:line="360" w:lineRule="auto"/>
        <w:contextualSpacing/>
        <w:jc w:val="both"/>
        <w:rPr>
          <w:rFonts w:ascii="Garamond" w:eastAsia="Times New Roman" w:hAnsi="Garamond" w:cs="Times New Roman"/>
          <w:lang w:eastAsia="pt-PT"/>
        </w:rPr>
      </w:pPr>
    </w:p>
    <w:p w14:paraId="605D341D" w14:textId="5EA5F9C9" w:rsidR="005455AC" w:rsidRPr="00EF0D02" w:rsidRDefault="2593AE95" w:rsidP="00FD6E49">
      <w:pPr>
        <w:numPr>
          <w:ilvl w:val="0"/>
          <w:numId w:val="1"/>
        </w:numPr>
        <w:spacing w:line="360" w:lineRule="auto"/>
        <w:ind w:left="1416" w:hanging="990"/>
        <w:contextualSpacing/>
        <w:jc w:val="both"/>
        <w:rPr>
          <w:ins w:id="420" w:author="Maria Jorge Caldeira Carvalho Antunes Correia" w:date="2025-08-20T16:35:00Z" w16du:dateUtc="2025-08-20T15:35:00Z"/>
          <w:rFonts w:ascii="Garamond" w:eastAsia="Times New Roman" w:hAnsi="Garamond" w:cs="Times New Roman"/>
          <w:b/>
          <w:bCs/>
          <w:strike/>
          <w:lang w:eastAsia="pt-PT"/>
        </w:rPr>
      </w:pPr>
      <w:bookmarkStart w:id="421" w:name="_Hlk130289508"/>
      <w:bookmarkStart w:id="422" w:name="_Hlk135057042"/>
      <w:r w:rsidRPr="578B151F">
        <w:rPr>
          <w:rFonts w:ascii="Garamond" w:eastAsia="Times New Roman" w:hAnsi="Garamond" w:cs="Times New Roman"/>
          <w:lang w:eastAsia="pt-PT"/>
        </w:rPr>
        <w:t>«</w:t>
      </w:r>
      <w:bookmarkStart w:id="423" w:name="_Hlk135392566"/>
      <w:commentRangeStart w:id="424"/>
      <w:r w:rsidRPr="00EF0D02">
        <w:rPr>
          <w:rFonts w:ascii="Garamond" w:eastAsia="Times New Roman" w:hAnsi="Garamond" w:cs="Times New Roman"/>
          <w:strike/>
          <w:lang w:eastAsia="pt-PT"/>
        </w:rPr>
        <w:t xml:space="preserve">Alojamento </w:t>
      </w:r>
      <w:bookmarkStart w:id="425" w:name="_Hlk133315363"/>
      <w:r w:rsidR="17C29375" w:rsidRPr="00EF0D02">
        <w:rPr>
          <w:rFonts w:ascii="Garamond" w:eastAsia="Times New Roman" w:hAnsi="Garamond" w:cs="Times New Roman"/>
          <w:strike/>
          <w:lang w:eastAsia="pt-PT"/>
        </w:rPr>
        <w:t>com fins de promoção do bem-estar animal</w:t>
      </w:r>
      <w:bookmarkEnd w:id="423"/>
      <w:commentRangeEnd w:id="424"/>
      <w:r w:rsidR="00413D24" w:rsidRPr="00EF0D02">
        <w:rPr>
          <w:rStyle w:val="CommentReference"/>
          <w:rFonts w:ascii="Garamond" w:eastAsia="Times New Roman" w:hAnsi="Garamond" w:cs="Times New Roman"/>
          <w:strike/>
          <w:sz w:val="24"/>
          <w:szCs w:val="24"/>
          <w:lang w:eastAsia="pt-PT"/>
        </w:rPr>
        <w:commentReference w:id="424"/>
      </w:r>
      <w:r w:rsidRPr="00EF0D02">
        <w:rPr>
          <w:rFonts w:ascii="Garamond" w:eastAsia="Times New Roman" w:hAnsi="Garamond" w:cs="Times New Roman"/>
          <w:strike/>
          <w:lang w:eastAsia="pt-PT"/>
        </w:rPr>
        <w:t xml:space="preserve">» </w:t>
      </w:r>
      <w:r w:rsidR="55549D78" w:rsidRPr="00EF0D02">
        <w:rPr>
          <w:rFonts w:ascii="Garamond" w:eastAsia="Times New Roman" w:hAnsi="Garamond" w:cs="Times New Roman"/>
          <w:strike/>
          <w:lang w:eastAsia="pt-PT"/>
        </w:rPr>
        <w:t xml:space="preserve">alojamento </w:t>
      </w:r>
      <w:r w:rsidR="6CF0AA53" w:rsidRPr="00EF0D02">
        <w:rPr>
          <w:rFonts w:ascii="Garamond" w:eastAsia="Times New Roman" w:hAnsi="Garamond" w:cs="Times New Roman"/>
          <w:strike/>
          <w:lang w:eastAsia="pt-PT"/>
        </w:rPr>
        <w:t>de entidade</w:t>
      </w:r>
      <w:r w:rsidR="7E89E6BA" w:rsidRPr="00EF0D02">
        <w:rPr>
          <w:rFonts w:ascii="Garamond" w:eastAsia="Times New Roman" w:hAnsi="Garamond" w:cs="Times New Roman"/>
          <w:strike/>
          <w:lang w:eastAsia="pt-PT"/>
        </w:rPr>
        <w:t xml:space="preserve"> publica, ou</w:t>
      </w:r>
      <w:r w:rsidR="6CF0AA53" w:rsidRPr="00EF0D02">
        <w:rPr>
          <w:rFonts w:ascii="Garamond" w:eastAsia="Times New Roman" w:hAnsi="Garamond" w:cs="Times New Roman"/>
          <w:strike/>
          <w:lang w:eastAsia="pt-PT"/>
        </w:rPr>
        <w:t xml:space="preserve"> privada </w:t>
      </w:r>
      <w:r w:rsidR="26E19665" w:rsidRPr="00EF0D02">
        <w:rPr>
          <w:rFonts w:ascii="Garamond" w:eastAsia="Times New Roman" w:hAnsi="Garamond" w:cs="Times New Roman"/>
          <w:strike/>
          <w:lang w:eastAsia="pt-PT"/>
        </w:rPr>
        <w:t>destinado</w:t>
      </w:r>
      <w:r w:rsidR="6CF0AA53" w:rsidRPr="00EF0D02">
        <w:rPr>
          <w:rFonts w:ascii="Garamond" w:eastAsia="Times New Roman" w:hAnsi="Garamond" w:cs="Times New Roman"/>
          <w:strike/>
          <w:lang w:eastAsia="pt-PT"/>
        </w:rPr>
        <w:t xml:space="preserve"> </w:t>
      </w:r>
      <w:r w:rsidR="26E19665" w:rsidRPr="00EF0D02">
        <w:rPr>
          <w:rFonts w:ascii="Garamond" w:eastAsia="Times New Roman" w:hAnsi="Garamond" w:cs="Times New Roman"/>
          <w:strike/>
          <w:lang w:eastAsia="pt-PT"/>
        </w:rPr>
        <w:t>à hospedagem</w:t>
      </w:r>
      <w:r w:rsidRPr="00EF0D02">
        <w:rPr>
          <w:rFonts w:ascii="Garamond" w:eastAsia="Times New Roman" w:hAnsi="Garamond" w:cs="Times New Roman"/>
          <w:strike/>
          <w:lang w:eastAsia="pt-PT"/>
        </w:rPr>
        <w:t xml:space="preserve">, </w:t>
      </w:r>
      <w:r w:rsidR="17C29375" w:rsidRPr="00EF0D02">
        <w:rPr>
          <w:rFonts w:ascii="Garamond" w:eastAsia="Times New Roman" w:hAnsi="Garamond" w:cs="Times New Roman"/>
          <w:strike/>
          <w:lang w:eastAsia="pt-PT"/>
        </w:rPr>
        <w:t>preferencialmente</w:t>
      </w:r>
      <w:r w:rsidRPr="00EF0D02">
        <w:rPr>
          <w:rFonts w:ascii="Garamond" w:eastAsia="Times New Roman" w:hAnsi="Garamond" w:cs="Times New Roman"/>
          <w:strike/>
          <w:lang w:eastAsia="pt-PT"/>
        </w:rPr>
        <w:t xml:space="preserve"> temporári</w:t>
      </w:r>
      <w:r w:rsidR="26E19665" w:rsidRPr="00EF0D02">
        <w:rPr>
          <w:rFonts w:ascii="Garamond" w:eastAsia="Times New Roman" w:hAnsi="Garamond" w:cs="Times New Roman"/>
          <w:strike/>
          <w:lang w:eastAsia="pt-PT"/>
        </w:rPr>
        <w:t>a</w:t>
      </w:r>
      <w:r w:rsidRPr="00EF0D02">
        <w:rPr>
          <w:rFonts w:ascii="Garamond" w:eastAsia="Times New Roman" w:hAnsi="Garamond" w:cs="Times New Roman"/>
          <w:strike/>
          <w:lang w:eastAsia="pt-PT"/>
        </w:rPr>
        <w:t xml:space="preserve">, </w:t>
      </w:r>
      <w:r w:rsidR="66E0BD28" w:rsidRPr="00EF0D02">
        <w:rPr>
          <w:rFonts w:ascii="Garamond" w:eastAsia="Times New Roman" w:hAnsi="Garamond" w:cs="Times New Roman"/>
          <w:strike/>
          <w:lang w:eastAsia="pt-PT"/>
        </w:rPr>
        <w:t>sem fins lucrativos</w:t>
      </w:r>
      <w:r w:rsidR="0E594B1A" w:rsidRPr="00EF0D02">
        <w:rPr>
          <w:rFonts w:ascii="Garamond" w:eastAsia="Times New Roman" w:hAnsi="Garamond" w:cs="Times New Roman"/>
          <w:strike/>
          <w:lang w:eastAsia="pt-PT"/>
        </w:rPr>
        <w:t>,</w:t>
      </w:r>
      <w:r w:rsidR="66E0BD28" w:rsidRPr="00EF0D02">
        <w:rPr>
          <w:rFonts w:ascii="Garamond" w:eastAsia="Times New Roman" w:hAnsi="Garamond" w:cs="Times New Roman"/>
          <w:strike/>
          <w:lang w:eastAsia="pt-PT"/>
        </w:rPr>
        <w:t xml:space="preserve"> </w:t>
      </w:r>
      <w:r w:rsidRPr="00EF0D02">
        <w:rPr>
          <w:rFonts w:ascii="Garamond" w:eastAsia="Times New Roman" w:hAnsi="Garamond" w:cs="Times New Roman"/>
          <w:strike/>
          <w:lang w:eastAsia="pt-PT"/>
        </w:rPr>
        <w:t>de animais de companhia</w:t>
      </w:r>
      <w:r w:rsidR="66E0BD28" w:rsidRPr="00EF0D02">
        <w:rPr>
          <w:rFonts w:ascii="Garamond" w:eastAsia="Times New Roman" w:hAnsi="Garamond" w:cs="Times New Roman"/>
          <w:strike/>
          <w:lang w:eastAsia="pt-PT"/>
        </w:rPr>
        <w:t xml:space="preserve"> </w:t>
      </w:r>
      <w:r w:rsidR="101033B4" w:rsidRPr="00EF0D02">
        <w:rPr>
          <w:rFonts w:ascii="Garamond" w:eastAsia="Times New Roman" w:hAnsi="Garamond" w:cs="Times New Roman"/>
          <w:strike/>
          <w:lang w:eastAsia="pt-PT"/>
        </w:rPr>
        <w:t>com vista à sua recuperação física e comportamental, esterilização e encaminhamento para adoção, sem prejuízo de outro tipo de hospedagem temporária ao serviço da comunidade, bem como à formação, sensibilização e promoção do bem-estar animal e da detenção responsável de animais de companhia;</w:t>
      </w:r>
    </w:p>
    <w:p w14:paraId="037A9933" w14:textId="77777777" w:rsidR="001868E8" w:rsidRDefault="001868E8" w:rsidP="00A743B9">
      <w:pPr>
        <w:spacing w:line="360" w:lineRule="auto"/>
        <w:contextualSpacing/>
        <w:jc w:val="both"/>
        <w:rPr>
          <w:ins w:id="426" w:author="Maria Jorge Caldeira Carvalho Antunes Correia" w:date="2025-08-20T16:45:00Z" w16du:dateUtc="2025-08-20T15:45:00Z"/>
          <w:rFonts w:ascii="Garamond" w:eastAsia="Times New Roman" w:hAnsi="Garamond" w:cs="Times New Roman"/>
          <w:lang w:eastAsia="pt-PT"/>
        </w:rPr>
      </w:pPr>
    </w:p>
    <w:p w14:paraId="2D28377C" w14:textId="2D4F99A9" w:rsidR="009618CF" w:rsidRDefault="00FC054C" w:rsidP="00A743B9">
      <w:pPr>
        <w:spacing w:line="360" w:lineRule="auto"/>
        <w:contextualSpacing/>
        <w:jc w:val="both"/>
        <w:rPr>
          <w:ins w:id="427" w:author="Maria Jorge Caldeira Carvalho Antunes Correia" w:date="2025-08-20T16:39:00Z" w16du:dateUtc="2025-08-20T15:39:00Z"/>
          <w:rFonts w:ascii="Garamond" w:eastAsia="Times New Roman" w:hAnsi="Garamond" w:cs="Times New Roman"/>
          <w:lang w:eastAsia="pt-PT"/>
        </w:rPr>
      </w:pPr>
      <w:ins w:id="428" w:author="Maria Jorge Caldeira Carvalho Antunes Correia" w:date="2025-08-20T16:45:00Z" w16du:dateUtc="2025-08-20T15:45:00Z">
        <w:r>
          <w:rPr>
            <w:rFonts w:ascii="Garamond" w:eastAsia="Times New Roman" w:hAnsi="Garamond" w:cs="Times New Roman"/>
            <w:lang w:eastAsia="pt-PT"/>
          </w:rPr>
          <w:t>Este t</w:t>
        </w:r>
        <w:r w:rsidR="001868E8">
          <w:rPr>
            <w:rFonts w:ascii="Garamond" w:eastAsia="Times New Roman" w:hAnsi="Garamond" w:cs="Times New Roman"/>
            <w:lang w:eastAsia="pt-PT"/>
          </w:rPr>
          <w:t>ipo de alojamento no fundo são os CRO, AZ e famílias acolhimento temporário.- definições que est</w:t>
        </w:r>
      </w:ins>
      <w:ins w:id="429" w:author="Maria Jorge Caldeira Carvalho Antunes Correia" w:date="2025-08-20T16:46:00Z" w16du:dateUtc="2025-08-20T15:46:00Z">
        <w:r w:rsidR="001868E8">
          <w:rPr>
            <w:rFonts w:ascii="Garamond" w:eastAsia="Times New Roman" w:hAnsi="Garamond" w:cs="Times New Roman"/>
            <w:lang w:eastAsia="pt-PT"/>
          </w:rPr>
          <w:t>ão na proposta de regulamento.</w:t>
        </w:r>
      </w:ins>
      <w:ins w:id="430" w:author="Maria Jorge Caldeira Carvalho Antunes Correia" w:date="2025-08-20T16:45:00Z" w16du:dateUtc="2025-08-20T15:45:00Z">
        <w:r w:rsidR="001868E8">
          <w:rPr>
            <w:rFonts w:ascii="Garamond" w:eastAsia="Times New Roman" w:hAnsi="Garamond" w:cs="Times New Roman"/>
            <w:lang w:eastAsia="pt-PT"/>
          </w:rPr>
          <w:t xml:space="preserve"> </w:t>
        </w:r>
      </w:ins>
    </w:p>
    <w:p w14:paraId="0753A317" w14:textId="77777777" w:rsidR="00FC054C" w:rsidRDefault="00FC054C" w:rsidP="00A743B9">
      <w:pPr>
        <w:spacing w:line="360" w:lineRule="auto"/>
        <w:contextualSpacing/>
        <w:jc w:val="both"/>
        <w:rPr>
          <w:ins w:id="431" w:author="Maria Jorge Caldeira Carvalho Antunes Correia" w:date="2025-08-20T16:45:00Z" w16du:dateUtc="2025-08-20T15:45:00Z"/>
          <w:rFonts w:ascii="Garamond" w:eastAsia="Times New Roman" w:hAnsi="Garamond" w:cs="Times New Roman"/>
          <w:lang w:eastAsia="pt-PT"/>
        </w:rPr>
      </w:pPr>
    </w:p>
    <w:p w14:paraId="3010D09C" w14:textId="32B2F4FD" w:rsidR="00A743B9" w:rsidRDefault="00814793" w:rsidP="00A743B9">
      <w:pPr>
        <w:spacing w:line="360" w:lineRule="auto"/>
        <w:contextualSpacing/>
        <w:jc w:val="both"/>
        <w:rPr>
          <w:ins w:id="432" w:author="Maria Jorge Caldeira Carvalho Antunes Correia" w:date="2025-08-20T16:37:00Z" w16du:dateUtc="2025-08-20T15:37:00Z"/>
          <w:rFonts w:ascii="Garamond" w:eastAsia="Times New Roman" w:hAnsi="Garamond" w:cs="Times New Roman"/>
          <w:lang w:eastAsia="pt-PT"/>
        </w:rPr>
      </w:pPr>
      <w:ins w:id="433" w:author="Maria Jorge Caldeira Carvalho Antunes Correia" w:date="2025-08-20T16:36:00Z" w16du:dateUtc="2025-08-20T15:36:00Z">
        <w:r>
          <w:rPr>
            <w:rFonts w:ascii="Garamond" w:eastAsia="Times New Roman" w:hAnsi="Garamond" w:cs="Times New Roman"/>
            <w:lang w:eastAsia="pt-PT"/>
          </w:rPr>
          <w:t>Não se entende este conceito</w:t>
        </w:r>
      </w:ins>
      <w:ins w:id="434" w:author="Maria Jorge Caldeira Carvalho Antunes Correia" w:date="2025-08-20T16:37:00Z" w16du:dateUtc="2025-08-20T15:37:00Z">
        <w:r w:rsidR="00C932FB">
          <w:rPr>
            <w:rFonts w:ascii="Garamond" w:eastAsia="Times New Roman" w:hAnsi="Garamond" w:cs="Times New Roman"/>
            <w:lang w:eastAsia="pt-PT"/>
          </w:rPr>
          <w:t xml:space="preserve"> e que deve existir uma harmonização de termos com base na legislação comunitária- Lei da saúde e novo regulamento, por forma a permitir </w:t>
        </w:r>
        <w:r w:rsidR="00EB7CA4">
          <w:rPr>
            <w:rFonts w:ascii="Garamond" w:eastAsia="Times New Roman" w:hAnsi="Garamond" w:cs="Times New Roman"/>
            <w:lang w:eastAsia="pt-PT"/>
          </w:rPr>
          <w:t>uma adequada implementação da legislação</w:t>
        </w:r>
      </w:ins>
    </w:p>
    <w:p w14:paraId="71ABC2E1" w14:textId="77777777" w:rsidR="00EB7CA4" w:rsidRDefault="00EB7CA4" w:rsidP="00A743B9">
      <w:pPr>
        <w:spacing w:line="360" w:lineRule="auto"/>
        <w:contextualSpacing/>
        <w:jc w:val="both"/>
        <w:rPr>
          <w:ins w:id="435" w:author="Maria Jorge Caldeira Carvalho Antunes Correia" w:date="2025-08-20T16:37:00Z" w16du:dateUtc="2025-08-20T15:37:00Z"/>
          <w:rFonts w:ascii="Garamond" w:eastAsia="Times New Roman" w:hAnsi="Garamond" w:cs="Times New Roman"/>
          <w:lang w:eastAsia="pt-PT"/>
        </w:rPr>
      </w:pPr>
    </w:p>
    <w:p w14:paraId="286A5C6B" w14:textId="685E48F9" w:rsidR="00EB7CA4" w:rsidRDefault="00A065FE" w:rsidP="00A743B9">
      <w:pPr>
        <w:spacing w:line="360" w:lineRule="auto"/>
        <w:contextualSpacing/>
        <w:jc w:val="both"/>
        <w:rPr>
          <w:ins w:id="436" w:author="Maria Jorge Caldeira Carvalho Antunes Correia" w:date="2025-08-20T16:38:00Z" w16du:dateUtc="2025-08-20T15:38:00Z"/>
          <w:rFonts w:ascii="Garamond" w:eastAsia="Times New Roman" w:hAnsi="Garamond" w:cs="Times New Roman"/>
          <w:lang w:eastAsia="pt-PT"/>
        </w:rPr>
      </w:pPr>
      <w:ins w:id="437" w:author="Maria Jorge Caldeira Carvalho Antunes Correia" w:date="2025-08-20T16:38:00Z" w16du:dateUtc="2025-08-20T15:38:00Z">
        <w:r>
          <w:rPr>
            <w:rFonts w:ascii="Garamond" w:eastAsia="Times New Roman" w:hAnsi="Garamond" w:cs="Times New Roman"/>
            <w:lang w:eastAsia="pt-PT"/>
          </w:rPr>
          <w:t>CRO</w:t>
        </w:r>
      </w:ins>
    </w:p>
    <w:p w14:paraId="5B3D006B" w14:textId="77777777" w:rsidR="00DB6104" w:rsidRDefault="009618CF" w:rsidP="00A743B9">
      <w:pPr>
        <w:spacing w:line="360" w:lineRule="auto"/>
        <w:contextualSpacing/>
        <w:jc w:val="both"/>
        <w:rPr>
          <w:ins w:id="438" w:author="Maria Jorge Caldeira Carvalho Antunes Correia" w:date="2025-08-20T16:40:00Z" w16du:dateUtc="2025-08-20T15:40:00Z"/>
          <w:rFonts w:ascii="Garamond" w:eastAsia="Times New Roman" w:hAnsi="Garamond" w:cs="Times New Roman"/>
          <w:lang w:eastAsia="pt-PT"/>
        </w:rPr>
      </w:pPr>
      <w:ins w:id="439" w:author="Maria Jorge Caldeira Carvalho Antunes Correia" w:date="2025-08-20T16:38:00Z" w16du:dateUtc="2025-08-20T15:38:00Z">
        <w:r>
          <w:rPr>
            <w:rFonts w:ascii="Garamond" w:eastAsia="Times New Roman" w:hAnsi="Garamond" w:cs="Times New Roman"/>
            <w:lang w:eastAsia="pt-PT"/>
          </w:rPr>
          <w:t>CH</w:t>
        </w:r>
      </w:ins>
      <w:ins w:id="440" w:author="Maria Jorge Caldeira Carvalho Antunes Correia" w:date="2025-08-20T16:39:00Z" w16du:dateUtc="2025-08-20T15:39:00Z">
        <w:r>
          <w:rPr>
            <w:rFonts w:ascii="Garamond" w:eastAsia="Times New Roman" w:hAnsi="Garamond" w:cs="Times New Roman"/>
            <w:lang w:eastAsia="pt-PT"/>
          </w:rPr>
          <w:t xml:space="preserve">FL- </w:t>
        </w:r>
      </w:ins>
    </w:p>
    <w:p w14:paraId="02906618" w14:textId="77777777" w:rsidR="0083097E" w:rsidRDefault="0083097E" w:rsidP="00A743B9">
      <w:pPr>
        <w:spacing w:line="360" w:lineRule="auto"/>
        <w:contextualSpacing/>
        <w:jc w:val="both"/>
        <w:rPr>
          <w:ins w:id="441" w:author="Maria Jorge Caldeira Carvalho Antunes Correia" w:date="2025-08-20T16:40:00Z" w16du:dateUtc="2025-08-20T15:40:00Z"/>
          <w:rFonts w:ascii="Garamond" w:eastAsia="Times New Roman" w:hAnsi="Garamond" w:cs="Times New Roman"/>
          <w:lang w:eastAsia="pt-PT"/>
        </w:rPr>
      </w:pPr>
    </w:p>
    <w:p w14:paraId="090D805E" w14:textId="091B9784" w:rsidR="00DB6104" w:rsidRDefault="0083097E" w:rsidP="00A743B9">
      <w:pPr>
        <w:spacing w:line="360" w:lineRule="auto"/>
        <w:contextualSpacing/>
        <w:jc w:val="both"/>
        <w:rPr>
          <w:ins w:id="442" w:author="Maria Jorge Caldeira Carvalho Antunes Correia" w:date="2025-08-20T16:40:00Z" w16du:dateUtc="2025-08-20T15:40:00Z"/>
          <w:rFonts w:ascii="Garamond" w:eastAsia="Times New Roman" w:hAnsi="Garamond" w:cs="Times New Roman"/>
          <w:lang w:eastAsia="pt-PT"/>
        </w:rPr>
      </w:pPr>
      <w:ins w:id="443" w:author="Maria Jorge Caldeira Carvalho Antunes Correia" w:date="2025-08-20T16:40:00Z">
        <w:r w:rsidRPr="0083097E">
          <w:rPr>
            <w:rFonts w:ascii="Garamond" w:eastAsia="Times New Roman" w:hAnsi="Garamond" w:cs="Times New Roman"/>
            <w:lang w:eastAsia="pt-PT"/>
          </w:rPr>
          <w:t xml:space="preserve">«Estabelecimento», </w:t>
        </w:r>
        <w:r w:rsidRPr="0083097E">
          <w:rPr>
            <w:rFonts w:ascii="Garamond" w:eastAsia="Times New Roman" w:hAnsi="Garamond" w:cs="Times New Roman"/>
            <w:highlight w:val="yellow"/>
            <w:lang w:eastAsia="pt-PT"/>
          </w:rPr>
          <w:t>os estabelecimentos de criação</w:t>
        </w:r>
        <w:r w:rsidRPr="0083097E">
          <w:rPr>
            <w:rFonts w:ascii="Garamond" w:eastAsia="Times New Roman" w:hAnsi="Garamond" w:cs="Times New Roman"/>
            <w:lang w:eastAsia="pt-PT"/>
          </w:rPr>
          <w:t>, os abrigos para animais e as lojas de animais de companhia</w:t>
        </w:r>
      </w:ins>
    </w:p>
    <w:p w14:paraId="40B0AD9F" w14:textId="77777777" w:rsidR="0083097E" w:rsidRDefault="0083097E" w:rsidP="00A743B9">
      <w:pPr>
        <w:spacing w:line="360" w:lineRule="auto"/>
        <w:contextualSpacing/>
        <w:jc w:val="both"/>
        <w:rPr>
          <w:ins w:id="444" w:author="Maria Jorge Caldeira Carvalho Antunes Correia" w:date="2025-08-20T16:40:00Z" w16du:dateUtc="2025-08-20T15:40:00Z"/>
          <w:rFonts w:ascii="Garamond" w:eastAsia="Times New Roman" w:hAnsi="Garamond" w:cs="Times New Roman"/>
          <w:lang w:eastAsia="pt-PT"/>
        </w:rPr>
      </w:pPr>
    </w:p>
    <w:p w14:paraId="6DBEAA24" w14:textId="7F5C0A8B" w:rsidR="009618CF" w:rsidRDefault="00DB6104" w:rsidP="00A743B9">
      <w:pPr>
        <w:spacing w:line="360" w:lineRule="auto"/>
        <w:contextualSpacing/>
        <w:jc w:val="both"/>
        <w:rPr>
          <w:ins w:id="445" w:author="Maria Jorge Caldeira Carvalho Antunes Correia" w:date="2025-08-20T16:40:00Z" w16du:dateUtc="2025-08-20T15:40:00Z"/>
          <w:rFonts w:ascii="Garamond" w:eastAsia="Times New Roman" w:hAnsi="Garamond" w:cs="Times New Roman"/>
          <w:lang w:eastAsia="pt-PT"/>
        </w:rPr>
      </w:pPr>
      <w:ins w:id="446" w:author="Maria Jorge Caldeira Carvalho Antunes Correia" w:date="2025-08-20T16:39:00Z">
        <w:r w:rsidRPr="00DB6104">
          <w:rPr>
            <w:rFonts w:ascii="Garamond" w:eastAsia="Times New Roman" w:hAnsi="Garamond" w:cs="Times New Roman"/>
            <w:lang w:eastAsia="pt-PT"/>
          </w:rPr>
          <w:t>Estabelecimentos de criação», quaisquer instalações ou estruturas onde são mantidos cães e gatos para fins de reprodução com vista à colocação da sua descendência no mercado, incluindo casas particulares;</w:t>
        </w:r>
      </w:ins>
    </w:p>
    <w:p w14:paraId="20518ADF" w14:textId="77777777" w:rsidR="00DB6104" w:rsidRDefault="00DB6104" w:rsidP="00A743B9">
      <w:pPr>
        <w:spacing w:line="360" w:lineRule="auto"/>
        <w:contextualSpacing/>
        <w:jc w:val="both"/>
        <w:rPr>
          <w:ins w:id="447" w:author="Maria Jorge Caldeira Carvalho Antunes Correia" w:date="2025-08-20T16:40:00Z" w16du:dateUtc="2025-08-20T15:40:00Z"/>
          <w:rFonts w:ascii="Garamond" w:eastAsia="Times New Roman" w:hAnsi="Garamond" w:cs="Times New Roman"/>
          <w:lang w:eastAsia="pt-PT"/>
        </w:rPr>
      </w:pPr>
    </w:p>
    <w:p w14:paraId="252D3719" w14:textId="77777777" w:rsidR="00DB6104" w:rsidRDefault="00DB6104" w:rsidP="00A743B9">
      <w:pPr>
        <w:spacing w:line="360" w:lineRule="auto"/>
        <w:contextualSpacing/>
        <w:jc w:val="both"/>
        <w:rPr>
          <w:ins w:id="448" w:author="Maria Jorge Caldeira Carvalho Antunes Correia" w:date="2025-08-20T16:39:00Z" w16du:dateUtc="2025-08-20T15:39:00Z"/>
          <w:rFonts w:ascii="Garamond" w:eastAsia="Times New Roman" w:hAnsi="Garamond" w:cs="Times New Roman"/>
          <w:lang w:eastAsia="pt-PT"/>
        </w:rPr>
      </w:pPr>
    </w:p>
    <w:p w14:paraId="2E3E1EB2" w14:textId="4523A590" w:rsidR="009618CF" w:rsidRDefault="009618CF" w:rsidP="00A743B9">
      <w:pPr>
        <w:spacing w:line="360" w:lineRule="auto"/>
        <w:contextualSpacing/>
        <w:jc w:val="both"/>
        <w:rPr>
          <w:ins w:id="449" w:author="Maria Jorge Caldeira Carvalho Antunes Correia" w:date="2025-08-20T16:35:00Z" w16du:dateUtc="2025-08-20T15:35:00Z"/>
          <w:rFonts w:ascii="Garamond" w:eastAsia="Times New Roman" w:hAnsi="Garamond" w:cs="Times New Roman"/>
          <w:lang w:eastAsia="pt-PT"/>
        </w:rPr>
      </w:pPr>
      <w:ins w:id="450" w:author="Maria Jorge Caldeira Carvalho Antunes Correia" w:date="2025-08-20T16:39:00Z" w16du:dateUtc="2025-08-20T15:39:00Z">
        <w:r>
          <w:rPr>
            <w:rFonts w:ascii="Garamond" w:eastAsia="Times New Roman" w:hAnsi="Garamond" w:cs="Times New Roman"/>
            <w:lang w:eastAsia="pt-PT"/>
          </w:rPr>
          <w:t>CHSFL</w:t>
        </w:r>
      </w:ins>
    </w:p>
    <w:p w14:paraId="1D086C5F" w14:textId="1D454B8A" w:rsidR="00A743B9" w:rsidRDefault="006920AF" w:rsidP="00A743B9">
      <w:pPr>
        <w:spacing w:line="360" w:lineRule="auto"/>
        <w:contextualSpacing/>
        <w:jc w:val="both"/>
        <w:rPr>
          <w:ins w:id="451" w:author="Maria Jorge Caldeira Carvalho Antunes Correia" w:date="2025-08-20T16:44:00Z" w16du:dateUtc="2025-08-20T15:44:00Z"/>
          <w:rFonts w:ascii="Garamond" w:eastAsia="Times New Roman" w:hAnsi="Garamond" w:cs="Times New Roman"/>
          <w:lang w:eastAsia="pt-PT"/>
        </w:rPr>
      </w:pPr>
      <w:ins w:id="452" w:author="Maria Jorge Caldeira Carvalho Antunes Correia" w:date="2025-08-20T16:41:00Z">
        <w:r w:rsidRPr="006920AF">
          <w:rPr>
            <w:rFonts w:ascii="Garamond" w:eastAsia="Times New Roman" w:hAnsi="Garamond" w:cs="Times New Roman"/>
            <w:lang w:eastAsia="pt-PT"/>
          </w:rPr>
          <w:t xml:space="preserve">«Abrigos para animais», quaisquer instalações ou estruturas, excluindo as casas particulares, exploradas por uma pessoa singular ou coletiva, onde são detidos </w:t>
        </w:r>
        <w:commentRangeStart w:id="453"/>
        <w:r w:rsidRPr="006920AF">
          <w:rPr>
            <w:rFonts w:ascii="Garamond" w:eastAsia="Times New Roman" w:hAnsi="Garamond" w:cs="Times New Roman"/>
            <w:lang w:eastAsia="pt-PT"/>
          </w:rPr>
          <w:t xml:space="preserve">cães e gatos </w:t>
        </w:r>
      </w:ins>
      <w:commentRangeEnd w:id="453"/>
      <w:r w:rsidR="001D00E2" w:rsidRPr="006920AF">
        <w:rPr>
          <w:rStyle w:val="CommentReference"/>
          <w:rFonts w:ascii="Garamond" w:eastAsia="Times New Roman" w:hAnsi="Garamond" w:cs="Times New Roman"/>
          <w:sz w:val="24"/>
          <w:szCs w:val="24"/>
          <w:lang w:eastAsia="pt-PT"/>
        </w:rPr>
        <w:commentReference w:id="453"/>
      </w:r>
      <w:ins w:id="454" w:author="Maria Jorge Caldeira Carvalho Antunes Correia" w:date="2025-08-20T16:41:00Z">
        <w:r w:rsidRPr="006920AF">
          <w:rPr>
            <w:rFonts w:ascii="Garamond" w:eastAsia="Times New Roman" w:hAnsi="Garamond" w:cs="Times New Roman"/>
            <w:lang w:eastAsia="pt-PT"/>
          </w:rPr>
          <w:t xml:space="preserve">não desejados, abandonados, vadios, perdidos ou confiscados </w:t>
        </w:r>
        <w:r w:rsidRPr="001D00E2">
          <w:rPr>
            <w:rFonts w:ascii="Garamond" w:eastAsia="Times New Roman" w:hAnsi="Garamond" w:cs="Times New Roman"/>
            <w:strike/>
            <w:lang w:eastAsia="pt-PT"/>
          </w:rPr>
          <w:t xml:space="preserve">para </w:t>
        </w:r>
        <w:commentRangeStart w:id="455"/>
        <w:r w:rsidRPr="001D00E2">
          <w:rPr>
            <w:rFonts w:ascii="Garamond" w:eastAsia="Times New Roman" w:hAnsi="Garamond" w:cs="Times New Roman"/>
            <w:strike/>
            <w:lang w:eastAsia="pt-PT"/>
          </w:rPr>
          <w:t>efeitos de fornecimento</w:t>
        </w:r>
      </w:ins>
      <w:commentRangeEnd w:id="455"/>
      <w:r w:rsidR="001D00E2" w:rsidRPr="006920AF">
        <w:rPr>
          <w:rStyle w:val="CommentReference"/>
          <w:rFonts w:ascii="Garamond" w:eastAsia="Times New Roman" w:hAnsi="Garamond" w:cs="Times New Roman"/>
          <w:sz w:val="24"/>
          <w:szCs w:val="24"/>
          <w:lang w:eastAsia="pt-PT"/>
        </w:rPr>
        <w:commentReference w:id="455"/>
      </w:r>
      <w:ins w:id="456" w:author="Maria Jorge Caldeira Carvalho Antunes Correia" w:date="2025-08-20T16:41:00Z">
        <w:r w:rsidRPr="006920AF">
          <w:rPr>
            <w:rFonts w:ascii="Garamond" w:eastAsia="Times New Roman" w:hAnsi="Garamond" w:cs="Times New Roman"/>
            <w:lang w:eastAsia="pt-PT"/>
          </w:rPr>
          <w:t xml:space="preserve">, a </w:t>
        </w:r>
        <w:commentRangeStart w:id="457"/>
        <w:r w:rsidRPr="006920AF">
          <w:rPr>
            <w:rFonts w:ascii="Garamond" w:eastAsia="Times New Roman" w:hAnsi="Garamond" w:cs="Times New Roman"/>
            <w:lang w:eastAsia="pt-PT"/>
          </w:rPr>
          <w:t xml:space="preserve">título oneroso </w:t>
        </w:r>
      </w:ins>
      <w:commentRangeEnd w:id="457"/>
      <w:r w:rsidR="00572B6A">
        <w:rPr>
          <w:rStyle w:val="CommentReference"/>
        </w:rPr>
        <w:commentReference w:id="457"/>
      </w:r>
      <w:ins w:id="458" w:author="Maria Cristina Tavares Briosa" w:date="2025-10-24T15:52:00Z" w16du:dateUtc="2025-10-24T14:52:00Z">
        <w:r w:rsidR="001D00E2">
          <w:rPr>
            <w:rStyle w:val="CommentReference"/>
          </w:rPr>
          <w:t xml:space="preserve">???? </w:t>
        </w:r>
        <w:r w:rsidR="001D00E2" w:rsidRPr="001D00E2">
          <w:rPr>
            <w:rStyle w:val="CommentReference"/>
            <w:rFonts w:cstheme="minorHAnsi"/>
            <w:sz w:val="22"/>
            <w:szCs w:val="22"/>
          </w:rPr>
          <w:t>oneroso? Porquê</w:t>
        </w:r>
        <w:r w:rsidR="001D00E2">
          <w:rPr>
            <w:rStyle w:val="CommentReference"/>
          </w:rPr>
          <w:t>?</w:t>
        </w:r>
      </w:ins>
      <w:ins w:id="459" w:author="Maria Jorge Caldeira Carvalho Antunes Correia" w:date="2025-08-20T16:41:00Z">
        <w:r w:rsidRPr="006920AF">
          <w:rPr>
            <w:rFonts w:ascii="Garamond" w:eastAsia="Times New Roman" w:hAnsi="Garamond" w:cs="Times New Roman"/>
            <w:lang w:eastAsia="pt-PT"/>
          </w:rPr>
          <w:t>ou gratuito</w:t>
        </w:r>
      </w:ins>
    </w:p>
    <w:p w14:paraId="6B3DFBE2" w14:textId="0B1DC1CA" w:rsidR="00572B6A" w:rsidRDefault="00572B6A" w:rsidP="00572B6A">
      <w:pPr>
        <w:spacing w:line="360" w:lineRule="auto"/>
        <w:contextualSpacing/>
        <w:jc w:val="both"/>
        <w:rPr>
          <w:ins w:id="460" w:author="Maria Cristina Tavares Briosa" w:date="2025-08-21T14:39:00Z" w16du:dateUtc="2025-08-21T13:39:00Z"/>
          <w:rFonts w:ascii="Garamond" w:eastAsia="Times New Roman" w:hAnsi="Garamond" w:cs="Times New Roman"/>
          <w:lang w:eastAsia="pt-PT"/>
        </w:rPr>
      </w:pPr>
      <w:ins w:id="461" w:author="Maria Cristina Tavares Briosa" w:date="2025-08-21T14:39:00Z">
        <w:r w:rsidRPr="00572B6A">
          <w:rPr>
            <w:rFonts w:ascii="Garamond" w:eastAsia="Times New Roman" w:hAnsi="Garamond" w:cs="Times New Roman"/>
            <w:lang w:eastAsia="pt-PT"/>
          </w:rPr>
          <w:t xml:space="preserve">Ver o que significa este termo relacionado com CRO / alojamentos associações </w:t>
        </w:r>
      </w:ins>
      <w:ins w:id="462" w:author="Maria Cristina Tavares Briosa" w:date="2025-08-21T14:39:00Z" w16du:dateUtc="2025-08-21T13:39:00Z">
        <w:r>
          <w:rPr>
            <w:rFonts w:ascii="Garamond" w:eastAsia="Times New Roman" w:hAnsi="Garamond" w:cs="Times New Roman"/>
            <w:lang w:eastAsia="pt-PT"/>
          </w:rPr>
          <w:t>–</w:t>
        </w:r>
      </w:ins>
      <w:ins w:id="463" w:author="Maria Cristina Tavares Briosa" w:date="2025-08-21T14:39:00Z">
        <w:r w:rsidRPr="00572B6A">
          <w:rPr>
            <w:rFonts w:ascii="Garamond" w:eastAsia="Times New Roman" w:hAnsi="Garamond" w:cs="Times New Roman"/>
            <w:lang w:eastAsia="pt-PT"/>
          </w:rPr>
          <w:t xml:space="preserve"> </w:t>
        </w:r>
      </w:ins>
    </w:p>
    <w:p w14:paraId="15D0BBF4" w14:textId="48FE5D1B" w:rsidR="00572B6A" w:rsidRDefault="00572B6A" w:rsidP="00572B6A">
      <w:pPr>
        <w:spacing w:line="360" w:lineRule="auto"/>
        <w:contextualSpacing/>
        <w:jc w:val="both"/>
        <w:rPr>
          <w:ins w:id="464" w:author="Maria Cristina Tavares Briosa" w:date="2025-08-21T14:40:00Z" w16du:dateUtc="2025-08-21T13:40:00Z"/>
          <w:rFonts w:ascii="Garamond" w:eastAsia="Times New Roman" w:hAnsi="Garamond" w:cs="Times New Roman"/>
          <w:lang w:eastAsia="pt-PT"/>
        </w:rPr>
      </w:pPr>
      <w:ins w:id="465" w:author="Maria Cristina Tavares Briosa" w:date="2025-08-21T14:39:00Z" w16du:dateUtc="2025-08-21T13:39:00Z">
        <w:r>
          <w:rPr>
            <w:rFonts w:ascii="Garamond" w:eastAsia="Times New Roman" w:hAnsi="Garamond" w:cs="Times New Roman"/>
            <w:lang w:eastAsia="pt-PT"/>
          </w:rPr>
          <w:t xml:space="preserve">Preocupação com a possibilidade de ter </w:t>
        </w:r>
      </w:ins>
      <w:ins w:id="466" w:author="Maria Cristina Tavares Briosa" w:date="2025-08-21T14:40:00Z" w16du:dateUtc="2025-08-21T13:40:00Z">
        <w:r>
          <w:rPr>
            <w:rFonts w:ascii="Garamond" w:eastAsia="Times New Roman" w:hAnsi="Garamond" w:cs="Times New Roman"/>
            <w:lang w:eastAsia="pt-PT"/>
          </w:rPr>
          <w:t>estabelecimentos sem fins lucrativos a “vender” animais.</w:t>
        </w:r>
      </w:ins>
    </w:p>
    <w:p w14:paraId="4DDC247D" w14:textId="50845902" w:rsidR="00572B6A" w:rsidRPr="00572B6A" w:rsidRDefault="00572B6A" w:rsidP="00572B6A">
      <w:pPr>
        <w:spacing w:line="360" w:lineRule="auto"/>
        <w:contextualSpacing/>
        <w:jc w:val="both"/>
        <w:rPr>
          <w:ins w:id="467" w:author="Maria Cristina Tavares Briosa" w:date="2025-08-21T14:39:00Z"/>
          <w:rFonts w:ascii="Garamond" w:eastAsia="Times New Roman" w:hAnsi="Garamond" w:cs="Times New Roman"/>
          <w:lang w:eastAsia="pt-PT"/>
        </w:rPr>
      </w:pPr>
      <w:ins w:id="468" w:author="Maria Cristina Tavares Briosa" w:date="2025-08-21T14:40:00Z" w16du:dateUtc="2025-08-21T13:40:00Z">
        <w:r>
          <w:rPr>
            <w:rFonts w:ascii="Garamond" w:eastAsia="Times New Roman" w:hAnsi="Garamond" w:cs="Times New Roman"/>
            <w:lang w:eastAsia="pt-PT"/>
          </w:rPr>
          <w:t xml:space="preserve">Equacionar </w:t>
        </w:r>
      </w:ins>
      <w:ins w:id="469" w:author="Maria Cristina Tavares Briosa" w:date="2025-08-21T14:41:00Z" w16du:dateUtc="2025-08-21T13:41:00Z">
        <w:r>
          <w:rPr>
            <w:rFonts w:ascii="Garamond" w:eastAsia="Times New Roman" w:hAnsi="Garamond" w:cs="Times New Roman"/>
            <w:lang w:eastAsia="pt-PT"/>
          </w:rPr>
          <w:t>restrição no montante das taxas a cobrar pela adoção, uma vez que h</w:t>
        </w:r>
      </w:ins>
      <w:ins w:id="470" w:author="Maria Cristina Tavares Briosa" w:date="2025-08-21T14:42:00Z" w16du:dateUtc="2025-08-21T13:42:00Z">
        <w:r>
          <w:rPr>
            <w:rFonts w:ascii="Garamond" w:eastAsia="Times New Roman" w:hAnsi="Garamond" w:cs="Times New Roman"/>
            <w:lang w:eastAsia="pt-PT"/>
          </w:rPr>
          <w:t>á</w:t>
        </w:r>
      </w:ins>
      <w:ins w:id="471" w:author="Maria Cristina Tavares Briosa" w:date="2025-08-21T14:41:00Z" w16du:dateUtc="2025-08-21T13:41:00Z">
        <w:r>
          <w:rPr>
            <w:rFonts w:ascii="Garamond" w:eastAsia="Times New Roman" w:hAnsi="Garamond" w:cs="Times New Roman"/>
            <w:lang w:eastAsia="pt-PT"/>
          </w:rPr>
          <w:t xml:space="preserve"> conhecimento de </w:t>
        </w:r>
      </w:ins>
      <w:ins w:id="472" w:author="Maria Cristina Tavares Briosa" w:date="2025-08-21T14:42:00Z" w16du:dateUtc="2025-08-21T13:42:00Z">
        <w:r>
          <w:rPr>
            <w:rFonts w:ascii="Garamond" w:eastAsia="Times New Roman" w:hAnsi="Garamond" w:cs="Times New Roman"/>
            <w:lang w:eastAsia="pt-PT"/>
          </w:rPr>
          <w:t xml:space="preserve">associações a cobrarem valores muito elevados pela adoção </w:t>
        </w:r>
      </w:ins>
    </w:p>
    <w:p w14:paraId="79DDB9DA" w14:textId="77777777" w:rsidR="00152E60" w:rsidRDefault="00152E60" w:rsidP="00A743B9">
      <w:pPr>
        <w:spacing w:line="360" w:lineRule="auto"/>
        <w:contextualSpacing/>
        <w:jc w:val="both"/>
        <w:rPr>
          <w:ins w:id="473" w:author="Maria Cristina Tavares Briosa" w:date="2025-08-21T14:39:00Z" w16du:dateUtc="2025-08-21T13:39:00Z"/>
          <w:rFonts w:ascii="Garamond" w:eastAsia="Times New Roman" w:hAnsi="Garamond" w:cs="Times New Roman"/>
          <w:lang w:eastAsia="pt-PT"/>
        </w:rPr>
      </w:pPr>
    </w:p>
    <w:p w14:paraId="6933085A" w14:textId="77777777" w:rsidR="00572B6A" w:rsidRDefault="00572B6A" w:rsidP="00A743B9">
      <w:pPr>
        <w:spacing w:line="360" w:lineRule="auto"/>
        <w:contextualSpacing/>
        <w:jc w:val="both"/>
        <w:rPr>
          <w:ins w:id="474" w:author="Maria Jorge Caldeira Carvalho Antunes Correia" w:date="2025-08-20T16:44:00Z" w16du:dateUtc="2025-08-20T15:44:00Z"/>
          <w:rFonts w:ascii="Garamond" w:eastAsia="Times New Roman" w:hAnsi="Garamond" w:cs="Times New Roman"/>
          <w:lang w:eastAsia="pt-PT"/>
        </w:rPr>
      </w:pPr>
    </w:p>
    <w:p w14:paraId="2B24EAC4" w14:textId="5CE6969C" w:rsidR="00152E60" w:rsidRDefault="00152E60" w:rsidP="00A743B9">
      <w:pPr>
        <w:spacing w:line="360" w:lineRule="auto"/>
        <w:contextualSpacing/>
        <w:jc w:val="both"/>
        <w:rPr>
          <w:ins w:id="475" w:author="Maria Jorge Caldeira Carvalho Antunes Correia" w:date="2025-08-20T16:35:00Z" w16du:dateUtc="2025-08-20T15:35:00Z"/>
          <w:rFonts w:ascii="Garamond" w:eastAsia="Times New Roman" w:hAnsi="Garamond" w:cs="Times New Roman"/>
          <w:lang w:eastAsia="pt-PT"/>
        </w:rPr>
      </w:pPr>
      <w:ins w:id="476" w:author="Maria Jorge Caldeira Carvalho Antunes Correia" w:date="2025-08-20T16:44:00Z" w16du:dateUtc="2025-08-20T15:44:00Z">
        <w:r>
          <w:rPr>
            <w:rFonts w:ascii="Garamond" w:eastAsia="Times New Roman" w:hAnsi="Garamond" w:cs="Times New Roman"/>
            <w:lang w:eastAsia="pt-PT"/>
          </w:rPr>
          <w:t xml:space="preserve">FOSTER </w:t>
        </w:r>
        <w:r w:rsidR="00FC054C">
          <w:rPr>
            <w:rFonts w:ascii="Garamond" w:eastAsia="Times New Roman" w:hAnsi="Garamond" w:cs="Times New Roman"/>
            <w:lang w:eastAsia="pt-PT"/>
          </w:rPr>
          <w:t>HOMES</w:t>
        </w:r>
      </w:ins>
    </w:p>
    <w:p w14:paraId="27438040" w14:textId="77777777" w:rsidR="00A743B9" w:rsidRPr="000041C8" w:rsidRDefault="00A743B9" w:rsidP="00A743B9">
      <w:pPr>
        <w:spacing w:line="360" w:lineRule="auto"/>
        <w:contextualSpacing/>
        <w:jc w:val="both"/>
        <w:rPr>
          <w:rFonts w:ascii="Garamond" w:eastAsia="Times New Roman" w:hAnsi="Garamond" w:cs="Times New Roman"/>
          <w:b/>
          <w:bCs/>
          <w:lang w:eastAsia="pt-PT"/>
        </w:rPr>
      </w:pPr>
    </w:p>
    <w:p w14:paraId="4E42F1F2" w14:textId="45321C1D" w:rsidR="00A02B80" w:rsidRDefault="6C3FD35E" w:rsidP="004F4B5A">
      <w:pPr>
        <w:numPr>
          <w:ilvl w:val="0"/>
          <w:numId w:val="1"/>
        </w:numPr>
        <w:spacing w:line="360" w:lineRule="auto"/>
        <w:contextualSpacing/>
        <w:jc w:val="both"/>
        <w:rPr>
          <w:ins w:id="477" w:author="Maria Jorge Caldeira Carvalho Antunes Correia" w:date="2025-08-20T16:46:00Z" w16du:dateUtc="2025-08-20T15:46:00Z"/>
          <w:rFonts w:ascii="Garamond" w:eastAsia="Times New Roman" w:hAnsi="Garamond" w:cs="Times New Roman"/>
          <w:lang w:eastAsia="pt-PT"/>
        </w:rPr>
      </w:pPr>
      <w:bookmarkStart w:id="478" w:name="_Hlk133315551"/>
      <w:bookmarkEnd w:id="421"/>
      <w:bookmarkEnd w:id="425"/>
      <w:r w:rsidRPr="578B151F">
        <w:rPr>
          <w:rFonts w:ascii="Garamond" w:eastAsia="Times New Roman" w:hAnsi="Garamond" w:cs="Times New Roman"/>
          <w:lang w:eastAsia="pt-PT"/>
        </w:rPr>
        <w:t>«</w:t>
      </w:r>
      <w:r w:rsidR="713C2BCB" w:rsidRPr="578B151F">
        <w:rPr>
          <w:rFonts w:ascii="Garamond" w:eastAsia="Times New Roman" w:hAnsi="Garamond" w:cs="Times New Roman"/>
          <w:lang w:eastAsia="pt-PT"/>
        </w:rPr>
        <w:t xml:space="preserve">Alojamento com fins de reprodução, criação, manutenção, </w:t>
      </w:r>
      <w:commentRangeStart w:id="479"/>
      <w:r w:rsidR="713C2BCB" w:rsidRPr="578B151F">
        <w:rPr>
          <w:rFonts w:ascii="Garamond" w:eastAsia="Times New Roman" w:hAnsi="Garamond" w:cs="Times New Roman"/>
          <w:lang w:eastAsia="pt-PT"/>
        </w:rPr>
        <w:t>venda</w:t>
      </w:r>
      <w:commentRangeEnd w:id="479"/>
      <w:r w:rsidR="004A4429" w:rsidRPr="578B151F">
        <w:rPr>
          <w:rStyle w:val="CommentReference"/>
          <w:rFonts w:ascii="Garamond" w:eastAsia="Times New Roman" w:hAnsi="Garamond" w:cs="Times New Roman"/>
          <w:sz w:val="24"/>
          <w:szCs w:val="24"/>
          <w:lang w:eastAsia="pt-PT"/>
        </w:rPr>
        <w:commentReference w:id="479"/>
      </w:r>
      <w:r w:rsidR="713C2BCB" w:rsidRPr="578B151F">
        <w:rPr>
          <w:rFonts w:ascii="Garamond" w:eastAsia="Times New Roman" w:hAnsi="Garamond" w:cs="Times New Roman"/>
          <w:lang w:eastAsia="pt-PT"/>
        </w:rPr>
        <w:t xml:space="preserve"> ou treino» o alojamento destinado à hospedagem, permanente ou temporária, com ou </w:t>
      </w:r>
      <w:commentRangeStart w:id="480"/>
      <w:r w:rsidR="713C2BCB" w:rsidRPr="578B151F">
        <w:rPr>
          <w:rFonts w:ascii="Garamond" w:eastAsia="Times New Roman" w:hAnsi="Garamond" w:cs="Times New Roman"/>
          <w:lang w:eastAsia="pt-PT"/>
        </w:rPr>
        <w:t xml:space="preserve">sem </w:t>
      </w:r>
      <w:commentRangeStart w:id="481"/>
      <w:commentRangeStart w:id="482"/>
      <w:r w:rsidR="713C2BCB" w:rsidRPr="578B151F">
        <w:rPr>
          <w:rFonts w:ascii="Garamond" w:eastAsia="Times New Roman" w:hAnsi="Garamond" w:cs="Times New Roman"/>
          <w:lang w:eastAsia="pt-PT"/>
        </w:rPr>
        <w:t>fins</w:t>
      </w:r>
      <w:commentRangeEnd w:id="481"/>
      <w:r w:rsidR="004A4429" w:rsidRPr="578B151F">
        <w:rPr>
          <w:rStyle w:val="CommentReference"/>
          <w:rFonts w:ascii="Garamond" w:eastAsia="Times New Roman" w:hAnsi="Garamond" w:cs="Times New Roman"/>
          <w:sz w:val="24"/>
          <w:szCs w:val="24"/>
          <w:lang w:eastAsia="pt-PT"/>
        </w:rPr>
        <w:commentReference w:id="481"/>
      </w:r>
      <w:commentRangeEnd w:id="482"/>
      <w:r w:rsidRPr="578B151F">
        <w:rPr>
          <w:rStyle w:val="CommentReference"/>
          <w:rFonts w:ascii="Garamond" w:eastAsia="Times New Roman" w:hAnsi="Garamond" w:cs="Times New Roman"/>
          <w:sz w:val="24"/>
          <w:szCs w:val="24"/>
          <w:lang w:eastAsia="pt-PT"/>
        </w:rPr>
        <w:commentReference w:id="482"/>
      </w:r>
      <w:r w:rsidR="713C2BCB" w:rsidRPr="578B151F">
        <w:rPr>
          <w:rFonts w:ascii="Garamond" w:eastAsia="Times New Roman" w:hAnsi="Garamond" w:cs="Times New Roman"/>
          <w:lang w:eastAsia="pt-PT"/>
        </w:rPr>
        <w:t xml:space="preserve"> lucrativos,</w:t>
      </w:r>
      <w:commentRangeEnd w:id="480"/>
      <w:r w:rsidR="004A4429" w:rsidRPr="578B151F">
        <w:rPr>
          <w:rStyle w:val="CommentReference"/>
          <w:rFonts w:ascii="Garamond" w:eastAsia="Times New Roman" w:hAnsi="Garamond" w:cs="Times New Roman"/>
          <w:sz w:val="24"/>
          <w:szCs w:val="24"/>
          <w:lang w:eastAsia="pt-PT"/>
        </w:rPr>
        <w:commentReference w:id="480"/>
      </w:r>
      <w:r w:rsidR="713C2BCB" w:rsidRPr="578B151F">
        <w:rPr>
          <w:rFonts w:ascii="Garamond" w:eastAsia="Times New Roman" w:hAnsi="Garamond" w:cs="Times New Roman"/>
          <w:lang w:eastAsia="pt-PT"/>
        </w:rPr>
        <w:t xml:space="preserve"> para reprodução, criação, manutenção</w:t>
      </w:r>
      <w:r w:rsidR="69F92D0F" w:rsidRPr="578B151F">
        <w:rPr>
          <w:rFonts w:ascii="Garamond" w:eastAsia="Times New Roman" w:hAnsi="Garamond" w:cs="Times New Roman"/>
          <w:lang w:eastAsia="pt-PT"/>
        </w:rPr>
        <w:t>,</w:t>
      </w:r>
      <w:r w:rsidR="713C2BCB" w:rsidRPr="578B151F">
        <w:rPr>
          <w:rFonts w:ascii="Garamond" w:eastAsia="Times New Roman" w:hAnsi="Garamond" w:cs="Times New Roman"/>
          <w:lang w:eastAsia="pt-PT"/>
        </w:rPr>
        <w:t xml:space="preserve"> venda</w:t>
      </w:r>
      <w:r w:rsidR="69F92D0F" w:rsidRPr="578B151F">
        <w:rPr>
          <w:rFonts w:ascii="Garamond" w:eastAsia="Times New Roman" w:hAnsi="Garamond" w:cs="Times New Roman"/>
          <w:lang w:eastAsia="pt-PT"/>
        </w:rPr>
        <w:t xml:space="preserve"> ou treino</w:t>
      </w:r>
      <w:r w:rsidR="713C2BCB" w:rsidRPr="578B151F">
        <w:rPr>
          <w:rFonts w:ascii="Garamond" w:eastAsia="Times New Roman" w:hAnsi="Garamond" w:cs="Times New Roman"/>
          <w:lang w:eastAsia="pt-PT"/>
        </w:rPr>
        <w:t xml:space="preserve"> de animais de companhia, incluindo-se os </w:t>
      </w:r>
      <w:commentRangeStart w:id="483"/>
      <w:commentRangeStart w:id="484"/>
      <w:r w:rsidR="713C2BCB" w:rsidRPr="578B151F">
        <w:rPr>
          <w:rFonts w:ascii="Garamond" w:eastAsia="Times New Roman" w:hAnsi="Garamond" w:cs="Times New Roman"/>
          <w:lang w:eastAsia="pt-PT"/>
        </w:rPr>
        <w:t xml:space="preserve">hotéis </w:t>
      </w:r>
      <w:r w:rsidR="25527988" w:rsidRPr="001D00E2">
        <w:rPr>
          <w:rFonts w:ascii="Garamond" w:eastAsia="Times New Roman" w:hAnsi="Garamond" w:cs="Times New Roman"/>
          <w:strike/>
          <w:highlight w:val="lightGray"/>
          <w:lang w:eastAsia="pt-PT"/>
        </w:rPr>
        <w:t>ou estadias familiares</w:t>
      </w:r>
      <w:commentRangeEnd w:id="483"/>
      <w:r w:rsidR="004A4429" w:rsidRPr="001D00E2">
        <w:rPr>
          <w:rStyle w:val="CommentReference"/>
          <w:rFonts w:ascii="Garamond" w:eastAsia="Times New Roman" w:hAnsi="Garamond" w:cs="Times New Roman"/>
          <w:strike/>
          <w:sz w:val="24"/>
          <w:szCs w:val="24"/>
          <w:highlight w:val="lightGray"/>
          <w:lang w:eastAsia="pt-PT"/>
        </w:rPr>
        <w:commentReference w:id="483"/>
      </w:r>
      <w:commentRangeEnd w:id="484"/>
      <w:r w:rsidRPr="001D00E2">
        <w:rPr>
          <w:rStyle w:val="CommentReference"/>
          <w:rFonts w:ascii="Garamond" w:eastAsia="Times New Roman" w:hAnsi="Garamond" w:cs="Times New Roman"/>
          <w:strike/>
          <w:sz w:val="24"/>
          <w:szCs w:val="24"/>
          <w:highlight w:val="lightGray"/>
          <w:lang w:eastAsia="pt-PT"/>
        </w:rPr>
        <w:commentReference w:id="484"/>
      </w:r>
      <w:r w:rsidR="25527988" w:rsidRPr="001D00E2">
        <w:rPr>
          <w:rFonts w:ascii="Garamond" w:eastAsia="Times New Roman" w:hAnsi="Garamond" w:cs="Times New Roman"/>
          <w:strike/>
          <w:highlight w:val="lightGray"/>
          <w:lang w:eastAsia="pt-PT"/>
        </w:rPr>
        <w:t xml:space="preserve"> </w:t>
      </w:r>
      <w:r w:rsidR="713C2BCB" w:rsidRPr="001D00E2">
        <w:rPr>
          <w:rFonts w:ascii="Garamond" w:eastAsia="Times New Roman" w:hAnsi="Garamond" w:cs="Times New Roman"/>
          <w:strike/>
          <w:highlight w:val="lightGray"/>
          <w:lang w:eastAsia="pt-PT"/>
        </w:rPr>
        <w:t>com ou sem pernoita</w:t>
      </w:r>
      <w:r w:rsidR="713C2BCB" w:rsidRPr="578B151F">
        <w:rPr>
          <w:rFonts w:ascii="Garamond" w:eastAsia="Times New Roman" w:hAnsi="Garamond" w:cs="Times New Roman"/>
          <w:lang w:eastAsia="pt-PT"/>
        </w:rPr>
        <w:t xml:space="preserve">, creches, atividades de tempos livres, </w:t>
      </w:r>
      <w:commentRangeStart w:id="485"/>
      <w:r w:rsidR="713C2BCB" w:rsidRPr="001D00E2">
        <w:rPr>
          <w:rFonts w:ascii="Garamond" w:eastAsia="Times New Roman" w:hAnsi="Garamond" w:cs="Times New Roman"/>
          <w:strike/>
          <w:lang w:eastAsia="pt-PT"/>
        </w:rPr>
        <w:t>terapêuticas,</w:t>
      </w:r>
      <w:r w:rsidR="713C2BCB" w:rsidRPr="578B151F">
        <w:rPr>
          <w:rFonts w:ascii="Garamond" w:eastAsia="Times New Roman" w:hAnsi="Garamond" w:cs="Times New Roman"/>
          <w:lang w:eastAsia="pt-PT"/>
        </w:rPr>
        <w:t xml:space="preserve"> </w:t>
      </w:r>
      <w:commentRangeEnd w:id="485"/>
      <w:r w:rsidR="004A4429" w:rsidRPr="578B151F">
        <w:rPr>
          <w:rStyle w:val="CommentReference"/>
          <w:rFonts w:ascii="Garamond" w:eastAsia="Times New Roman" w:hAnsi="Garamond" w:cs="Times New Roman"/>
          <w:sz w:val="24"/>
          <w:szCs w:val="24"/>
          <w:lang w:eastAsia="pt-PT"/>
        </w:rPr>
        <w:commentReference w:id="485"/>
      </w:r>
      <w:r w:rsidR="713C2BCB" w:rsidRPr="578B151F">
        <w:rPr>
          <w:rFonts w:ascii="Garamond" w:eastAsia="Times New Roman" w:hAnsi="Garamond" w:cs="Times New Roman"/>
          <w:lang w:eastAsia="pt-PT"/>
        </w:rPr>
        <w:t xml:space="preserve">de assistência e </w:t>
      </w:r>
      <w:r w:rsidR="4EB3A149" w:rsidRPr="578B151F">
        <w:rPr>
          <w:rFonts w:ascii="Garamond" w:eastAsia="Times New Roman" w:hAnsi="Garamond" w:cs="Times New Roman"/>
          <w:lang w:eastAsia="pt-PT"/>
        </w:rPr>
        <w:t>as escolas</w:t>
      </w:r>
      <w:r w:rsidR="713C2BCB" w:rsidRPr="578B151F">
        <w:rPr>
          <w:rFonts w:ascii="Garamond" w:eastAsia="Times New Roman" w:hAnsi="Garamond" w:cs="Times New Roman"/>
          <w:lang w:eastAsia="pt-PT"/>
        </w:rPr>
        <w:t xml:space="preserve"> de treino com alojamento</w:t>
      </w:r>
      <w:r w:rsidR="6BF16104" w:rsidRPr="578B151F">
        <w:rPr>
          <w:rFonts w:ascii="Garamond" w:eastAsia="Times New Roman" w:hAnsi="Garamond" w:cs="Times New Roman"/>
          <w:lang w:eastAsia="pt-PT"/>
        </w:rPr>
        <w:t>;</w:t>
      </w:r>
    </w:p>
    <w:p w14:paraId="1BBD2B96" w14:textId="77777777" w:rsidR="001868E8" w:rsidRDefault="001868E8" w:rsidP="001868E8">
      <w:pPr>
        <w:spacing w:line="360" w:lineRule="auto"/>
        <w:contextualSpacing/>
        <w:jc w:val="both"/>
        <w:rPr>
          <w:ins w:id="486" w:author="Maria Jorge Caldeira Carvalho Antunes Correia" w:date="2025-08-20T16:46:00Z" w16du:dateUtc="2025-08-20T15:46:00Z"/>
          <w:rFonts w:ascii="Garamond" w:eastAsia="Times New Roman" w:hAnsi="Garamond" w:cs="Times New Roman"/>
          <w:lang w:eastAsia="pt-PT"/>
        </w:rPr>
      </w:pPr>
    </w:p>
    <w:p w14:paraId="592D66E3" w14:textId="63A0BE3D" w:rsidR="001868E8" w:rsidRDefault="001868E8" w:rsidP="001868E8">
      <w:pPr>
        <w:spacing w:line="360" w:lineRule="auto"/>
        <w:contextualSpacing/>
        <w:jc w:val="both"/>
        <w:rPr>
          <w:ins w:id="487" w:author="Maria Jorge Caldeira Carvalho Antunes Correia" w:date="2025-08-20T16:48:00Z" w16du:dateUtc="2025-08-20T15:48:00Z"/>
          <w:rFonts w:ascii="Garamond" w:eastAsia="Times New Roman" w:hAnsi="Garamond" w:cs="Times New Roman"/>
          <w:lang w:eastAsia="pt-PT"/>
        </w:rPr>
      </w:pPr>
      <w:ins w:id="488" w:author="Maria Jorge Caldeira Carvalho Antunes Correia" w:date="2025-08-20T16:46:00Z" w16du:dateUtc="2025-08-20T15:46:00Z">
        <w:r>
          <w:rPr>
            <w:rFonts w:ascii="Garamond" w:eastAsia="Times New Roman" w:hAnsi="Garamond" w:cs="Times New Roman"/>
            <w:lang w:eastAsia="pt-PT"/>
          </w:rPr>
          <w:t xml:space="preserve">Alterar </w:t>
        </w:r>
        <w:r w:rsidR="00316EE1">
          <w:rPr>
            <w:rFonts w:ascii="Garamond" w:eastAsia="Times New Roman" w:hAnsi="Garamond" w:cs="Times New Roman"/>
            <w:lang w:eastAsia="pt-PT"/>
          </w:rPr>
          <w:t>alojamento por estabelecimento</w:t>
        </w:r>
      </w:ins>
      <w:ins w:id="489" w:author="Maria Jorge Caldeira Carvalho Antunes Correia" w:date="2025-08-20T16:47:00Z" w16du:dateUtc="2025-08-20T15:47:00Z">
        <w:r w:rsidR="00316EE1">
          <w:rPr>
            <w:rFonts w:ascii="Garamond" w:eastAsia="Times New Roman" w:hAnsi="Garamond" w:cs="Times New Roman"/>
            <w:lang w:eastAsia="pt-PT"/>
          </w:rPr>
          <w:t xml:space="preserve"> no que concerne às autorizações </w:t>
        </w:r>
      </w:ins>
    </w:p>
    <w:p w14:paraId="1805A8CC" w14:textId="77777777" w:rsidR="00FE3AA1" w:rsidRDefault="00FE3AA1" w:rsidP="001868E8">
      <w:pPr>
        <w:spacing w:line="360" w:lineRule="auto"/>
        <w:contextualSpacing/>
        <w:jc w:val="both"/>
        <w:rPr>
          <w:ins w:id="490" w:author="Maria Jorge Caldeira Carvalho Antunes Correia" w:date="2025-08-20T16:48:00Z" w16du:dateUtc="2025-08-20T15:48:00Z"/>
          <w:rFonts w:ascii="Garamond" w:eastAsia="Times New Roman" w:hAnsi="Garamond" w:cs="Times New Roman"/>
          <w:lang w:eastAsia="pt-PT"/>
        </w:rPr>
      </w:pPr>
    </w:p>
    <w:p w14:paraId="49D6EB0A" w14:textId="21AFE041" w:rsidR="00FE3AA1" w:rsidRDefault="00FE3AA1" w:rsidP="001868E8">
      <w:pPr>
        <w:spacing w:line="360" w:lineRule="auto"/>
        <w:contextualSpacing/>
        <w:jc w:val="both"/>
        <w:rPr>
          <w:ins w:id="491" w:author="Maria Jorge Caldeira Carvalho Antunes Correia" w:date="2025-08-20T16:46:00Z" w16du:dateUtc="2025-08-20T15:46:00Z"/>
          <w:rFonts w:ascii="Garamond" w:eastAsia="Times New Roman" w:hAnsi="Garamond" w:cs="Times New Roman"/>
          <w:lang w:eastAsia="pt-PT"/>
        </w:rPr>
      </w:pPr>
      <w:ins w:id="492" w:author="Maria Jorge Caldeira Carvalho Antunes Correia" w:date="2025-08-20T16:48:00Z" w16du:dateUtc="2025-08-20T15:48:00Z">
        <w:r w:rsidRPr="002811E6">
          <w:rPr>
            <w:rFonts w:ascii="Garamond" w:eastAsia="Times New Roman" w:hAnsi="Garamond" w:cs="Times New Roman"/>
            <w:lang w:eastAsia="pt-PT"/>
          </w:rPr>
          <w:t>Estabelecimentos de criação», quaisquer instalações ou estruturas onde são mantidos cães e gatos para fins de reprodução com vista à colocação da sua descendência no mercado, incluindo casas particulares</w:t>
        </w:r>
      </w:ins>
    </w:p>
    <w:p w14:paraId="05CA9C02" w14:textId="77777777" w:rsidR="001868E8" w:rsidRDefault="001868E8" w:rsidP="001868E8">
      <w:pPr>
        <w:spacing w:line="360" w:lineRule="auto"/>
        <w:contextualSpacing/>
        <w:jc w:val="both"/>
        <w:rPr>
          <w:ins w:id="493" w:author="Maria Jorge Caldeira Carvalho Antunes Correia" w:date="2025-08-20T16:48:00Z" w16du:dateUtc="2025-08-20T15:48:00Z"/>
          <w:rFonts w:ascii="Garamond" w:eastAsia="Times New Roman" w:hAnsi="Garamond" w:cs="Times New Roman"/>
          <w:lang w:eastAsia="pt-PT"/>
        </w:rPr>
      </w:pPr>
    </w:p>
    <w:p w14:paraId="56FE92AF" w14:textId="49A93105" w:rsidR="00FE3AA1" w:rsidRDefault="00FE3AA1" w:rsidP="001868E8">
      <w:pPr>
        <w:spacing w:line="360" w:lineRule="auto"/>
        <w:contextualSpacing/>
        <w:jc w:val="both"/>
        <w:rPr>
          <w:ins w:id="494" w:author="Maria Jorge Caldeira Carvalho Antunes Correia" w:date="2025-08-20T16:48:00Z" w16du:dateUtc="2025-08-20T15:48:00Z"/>
          <w:rFonts w:ascii="Garamond" w:eastAsia="Times New Roman" w:hAnsi="Garamond" w:cs="Times New Roman"/>
          <w:lang w:eastAsia="pt-PT"/>
        </w:rPr>
      </w:pPr>
      <w:ins w:id="495" w:author="Maria Jorge Caldeira Carvalho Antunes Correia" w:date="2025-08-20T16:48:00Z" w16du:dateUtc="2025-08-20T15:48:00Z">
        <w:r>
          <w:rPr>
            <w:rFonts w:ascii="Garamond" w:eastAsia="Times New Roman" w:hAnsi="Garamond" w:cs="Times New Roman"/>
            <w:lang w:eastAsia="pt-PT"/>
          </w:rPr>
          <w:t>Estabelecimento</w:t>
        </w:r>
        <w:r w:rsidRPr="578B151F">
          <w:rPr>
            <w:rFonts w:ascii="Garamond" w:eastAsia="Times New Roman" w:hAnsi="Garamond" w:cs="Times New Roman"/>
            <w:lang w:eastAsia="pt-PT"/>
          </w:rPr>
          <w:t xml:space="preserve"> com fins de reprodução, criação, manutenção, venda ou treino» o alojamento destinado à hospedagem, permanente ou temporária, com ou </w:t>
        </w:r>
        <w:commentRangeStart w:id="496"/>
        <w:r w:rsidRPr="578B151F">
          <w:rPr>
            <w:rFonts w:ascii="Garamond" w:eastAsia="Times New Roman" w:hAnsi="Garamond" w:cs="Times New Roman"/>
            <w:lang w:eastAsia="pt-PT"/>
          </w:rPr>
          <w:t xml:space="preserve">sem </w:t>
        </w:r>
        <w:commentRangeStart w:id="497"/>
        <w:r w:rsidRPr="578B151F">
          <w:rPr>
            <w:rFonts w:ascii="Garamond" w:eastAsia="Times New Roman" w:hAnsi="Garamond" w:cs="Times New Roman"/>
            <w:lang w:eastAsia="pt-PT"/>
          </w:rPr>
          <w:t>fins</w:t>
        </w:r>
        <w:commentRangeEnd w:id="497"/>
        <w:r w:rsidRPr="578B151F">
          <w:rPr>
            <w:rStyle w:val="CommentReference"/>
            <w:rFonts w:ascii="Garamond" w:eastAsia="Times New Roman" w:hAnsi="Garamond" w:cs="Times New Roman"/>
            <w:sz w:val="24"/>
            <w:szCs w:val="24"/>
            <w:lang w:eastAsia="pt-PT"/>
          </w:rPr>
          <w:commentReference w:id="497"/>
        </w:r>
        <w:r w:rsidRPr="578B151F">
          <w:rPr>
            <w:rFonts w:ascii="Garamond" w:eastAsia="Times New Roman" w:hAnsi="Garamond" w:cs="Times New Roman"/>
            <w:lang w:eastAsia="pt-PT"/>
          </w:rPr>
          <w:t xml:space="preserve"> lucrativos,</w:t>
        </w:r>
        <w:commentRangeEnd w:id="496"/>
        <w:r w:rsidRPr="578B151F">
          <w:rPr>
            <w:rStyle w:val="CommentReference"/>
            <w:rFonts w:ascii="Garamond" w:eastAsia="Times New Roman" w:hAnsi="Garamond" w:cs="Times New Roman"/>
            <w:sz w:val="24"/>
            <w:szCs w:val="24"/>
            <w:lang w:eastAsia="pt-PT"/>
          </w:rPr>
          <w:commentReference w:id="496"/>
        </w:r>
        <w:r w:rsidRPr="578B151F">
          <w:rPr>
            <w:rFonts w:ascii="Garamond" w:eastAsia="Times New Roman" w:hAnsi="Garamond" w:cs="Times New Roman"/>
            <w:lang w:eastAsia="pt-PT"/>
          </w:rPr>
          <w:t xml:space="preserve"> para reprodução, criação, manutenção, venda ou treino de animais de companhia, incluindo-se os hotéis </w:t>
        </w:r>
        <w:r w:rsidRPr="001D00E2">
          <w:rPr>
            <w:rFonts w:ascii="Garamond" w:eastAsia="Times New Roman" w:hAnsi="Garamond" w:cs="Times New Roman"/>
            <w:strike/>
            <w:lang w:eastAsia="pt-PT"/>
          </w:rPr>
          <w:t>ou estadias familiares com ou sem pernoita</w:t>
        </w:r>
        <w:r w:rsidRPr="578B151F">
          <w:rPr>
            <w:rFonts w:ascii="Garamond" w:eastAsia="Times New Roman" w:hAnsi="Garamond" w:cs="Times New Roman"/>
            <w:lang w:eastAsia="pt-PT"/>
          </w:rPr>
          <w:t xml:space="preserve">, creches, atividades de tempos livres, </w:t>
        </w:r>
        <w:commentRangeStart w:id="498"/>
        <w:r w:rsidRPr="001D00E2">
          <w:rPr>
            <w:rFonts w:ascii="Garamond" w:eastAsia="Times New Roman" w:hAnsi="Garamond" w:cs="Times New Roman"/>
            <w:strike/>
            <w:lang w:eastAsia="pt-PT"/>
          </w:rPr>
          <w:t xml:space="preserve">terapêuticas, </w:t>
        </w:r>
        <w:commentRangeEnd w:id="498"/>
        <w:r w:rsidRPr="001D00E2">
          <w:rPr>
            <w:rStyle w:val="CommentReference"/>
            <w:rFonts w:ascii="Garamond" w:eastAsia="Times New Roman" w:hAnsi="Garamond" w:cs="Times New Roman"/>
            <w:strike/>
            <w:sz w:val="24"/>
            <w:szCs w:val="24"/>
            <w:lang w:eastAsia="pt-PT"/>
          </w:rPr>
          <w:commentReference w:id="498"/>
        </w:r>
        <w:r w:rsidRPr="001D00E2">
          <w:rPr>
            <w:rFonts w:ascii="Garamond" w:eastAsia="Times New Roman" w:hAnsi="Garamond" w:cs="Times New Roman"/>
            <w:strike/>
            <w:lang w:eastAsia="pt-PT"/>
          </w:rPr>
          <w:t>de assistência</w:t>
        </w:r>
        <w:r w:rsidRPr="578B151F">
          <w:rPr>
            <w:rFonts w:ascii="Garamond" w:eastAsia="Times New Roman" w:hAnsi="Garamond" w:cs="Times New Roman"/>
            <w:lang w:eastAsia="pt-PT"/>
          </w:rPr>
          <w:t xml:space="preserve"> e as escolas de treino com alojamento</w:t>
        </w:r>
      </w:ins>
    </w:p>
    <w:p w14:paraId="6BB39FF6" w14:textId="77777777" w:rsidR="00264260" w:rsidRDefault="00264260" w:rsidP="001868E8">
      <w:pPr>
        <w:spacing w:line="360" w:lineRule="auto"/>
        <w:contextualSpacing/>
        <w:jc w:val="both"/>
        <w:rPr>
          <w:ins w:id="499" w:author="Maria Cristina Tavares Briosa" w:date="2025-08-21T14:23:00Z" w16du:dateUtc="2025-08-21T13:23:00Z"/>
          <w:rFonts w:ascii="Garamond" w:eastAsia="Times New Roman" w:hAnsi="Garamond" w:cs="Times New Roman"/>
          <w:lang w:eastAsia="pt-PT"/>
        </w:rPr>
      </w:pPr>
    </w:p>
    <w:p w14:paraId="4102F737" w14:textId="2FCE0D3C" w:rsidR="00583C79" w:rsidRDefault="00583C79" w:rsidP="001868E8">
      <w:pPr>
        <w:spacing w:line="360" w:lineRule="auto"/>
        <w:contextualSpacing/>
        <w:jc w:val="both"/>
        <w:rPr>
          <w:ins w:id="500" w:author="Maria Cristina Tavares Briosa" w:date="2025-08-21T14:47:00Z" w16du:dateUtc="2025-08-21T13:47:00Z"/>
          <w:rFonts w:ascii="Garamond" w:eastAsia="Times New Roman" w:hAnsi="Garamond" w:cs="Times New Roman"/>
          <w:lang w:eastAsia="pt-PT"/>
        </w:rPr>
      </w:pPr>
      <w:ins w:id="501" w:author="Maria Cristina Tavares Briosa" w:date="2025-08-21T14:23:00Z" w16du:dateUtc="2025-08-21T13:23:00Z">
        <w:r>
          <w:rPr>
            <w:rFonts w:ascii="Garamond" w:eastAsia="Times New Roman" w:hAnsi="Garamond" w:cs="Times New Roman"/>
            <w:lang w:eastAsia="pt-PT"/>
          </w:rPr>
          <w:t>Propomos a eliminação do termo estadias familiares com ou sem pernoita</w:t>
        </w:r>
      </w:ins>
      <w:ins w:id="502" w:author="Maria Cristina Tavares Briosa" w:date="2025-08-21T14:24:00Z" w16du:dateUtc="2025-08-21T13:24:00Z">
        <w:r>
          <w:rPr>
            <w:rFonts w:ascii="Garamond" w:eastAsia="Times New Roman" w:hAnsi="Garamond" w:cs="Times New Roman"/>
            <w:lang w:eastAsia="pt-PT"/>
          </w:rPr>
          <w:t xml:space="preserve">, </w:t>
        </w:r>
      </w:ins>
      <w:ins w:id="503" w:author="Maria Cristina Tavares Briosa" w:date="2025-08-21T14:25:00Z" w16du:dateUtc="2025-08-21T13:25:00Z">
        <w:r>
          <w:rPr>
            <w:rFonts w:ascii="Garamond" w:eastAsia="Times New Roman" w:hAnsi="Garamond" w:cs="Times New Roman"/>
            <w:lang w:eastAsia="pt-PT"/>
          </w:rPr>
          <w:t xml:space="preserve">atividades </w:t>
        </w:r>
      </w:ins>
      <w:ins w:id="504" w:author="Maria Cristina Tavares Briosa" w:date="2025-08-21T14:26:00Z" w16du:dateUtc="2025-08-21T13:26:00Z">
        <w:r>
          <w:rPr>
            <w:rFonts w:ascii="Garamond" w:eastAsia="Times New Roman" w:hAnsi="Garamond" w:cs="Times New Roman"/>
            <w:lang w:eastAsia="pt-PT"/>
          </w:rPr>
          <w:t>terapêuticas</w:t>
        </w:r>
      </w:ins>
      <w:ins w:id="505" w:author="Maria Cristina Tavares Briosa" w:date="2025-08-21T14:25:00Z" w16du:dateUtc="2025-08-21T13:25:00Z">
        <w:r>
          <w:rPr>
            <w:rFonts w:ascii="Garamond" w:eastAsia="Times New Roman" w:hAnsi="Garamond" w:cs="Times New Roman"/>
            <w:lang w:eastAsia="pt-PT"/>
          </w:rPr>
          <w:t xml:space="preserve"> ( a realizar em CA</w:t>
        </w:r>
      </w:ins>
      <w:ins w:id="506" w:author="Maria Cristina Tavares Briosa" w:date="2025-08-21T14:26:00Z" w16du:dateUtc="2025-08-21T13:26:00Z">
        <w:r>
          <w:rPr>
            <w:rFonts w:ascii="Garamond" w:eastAsia="Times New Roman" w:hAnsi="Garamond" w:cs="Times New Roman"/>
            <w:lang w:eastAsia="pt-PT"/>
          </w:rPr>
          <w:t>MV ) e de assistência ( reguladas por legislação especifica)</w:t>
        </w:r>
      </w:ins>
    </w:p>
    <w:p w14:paraId="3A66DE53" w14:textId="77777777" w:rsidR="00EE11EE" w:rsidRDefault="00EE11EE" w:rsidP="001868E8">
      <w:pPr>
        <w:spacing w:line="360" w:lineRule="auto"/>
        <w:contextualSpacing/>
        <w:jc w:val="both"/>
        <w:rPr>
          <w:ins w:id="507" w:author="Maria Cristina Tavares Briosa" w:date="2025-08-21T14:23:00Z" w16du:dateUtc="2025-08-21T13:23:00Z"/>
          <w:rFonts w:ascii="Garamond" w:eastAsia="Times New Roman" w:hAnsi="Garamond" w:cs="Times New Roman"/>
          <w:lang w:eastAsia="pt-PT"/>
        </w:rPr>
      </w:pPr>
    </w:p>
    <w:p w14:paraId="4449CC87" w14:textId="77777777" w:rsidR="00583C79" w:rsidRPr="000041C8" w:rsidRDefault="00583C79" w:rsidP="001868E8">
      <w:pPr>
        <w:spacing w:line="360" w:lineRule="auto"/>
        <w:contextualSpacing/>
        <w:jc w:val="both"/>
        <w:rPr>
          <w:rFonts w:ascii="Garamond" w:eastAsia="Times New Roman" w:hAnsi="Garamond" w:cs="Times New Roman"/>
          <w:lang w:eastAsia="pt-PT"/>
        </w:rPr>
      </w:pPr>
    </w:p>
    <w:bookmarkEnd w:id="478"/>
    <w:p w14:paraId="5FC8B073" w14:textId="17818484" w:rsidR="00413D24" w:rsidRPr="001D00E2" w:rsidRDefault="082CF820" w:rsidP="004F4B5A">
      <w:pPr>
        <w:numPr>
          <w:ilvl w:val="0"/>
          <w:numId w:val="1"/>
        </w:numPr>
        <w:spacing w:line="360" w:lineRule="auto"/>
        <w:contextualSpacing/>
        <w:jc w:val="both"/>
        <w:rPr>
          <w:ins w:id="508" w:author="Maria Cristina Tavares Briosa" w:date="2025-08-21T14:52:00Z" w16du:dateUtc="2025-08-21T13:52:00Z"/>
          <w:rFonts w:ascii="Garamond" w:eastAsia="Times New Roman" w:hAnsi="Garamond" w:cs="Times New Roman"/>
          <w:strike/>
          <w:lang w:eastAsia="pt-PT"/>
        </w:rPr>
      </w:pPr>
      <w:r w:rsidRPr="578B151F">
        <w:rPr>
          <w:rFonts w:ascii="Garamond" w:eastAsia="Times New Roman" w:hAnsi="Garamond" w:cs="Times New Roman"/>
          <w:lang w:eastAsia="pt-PT"/>
        </w:rPr>
        <w:t>«</w:t>
      </w:r>
      <w:r w:rsidR="065AC0EA" w:rsidRPr="001D00E2">
        <w:rPr>
          <w:rFonts w:ascii="Garamond" w:eastAsia="Times New Roman" w:hAnsi="Garamond" w:cs="Times New Roman"/>
          <w:strike/>
          <w:lang w:eastAsia="pt-PT"/>
        </w:rPr>
        <w:t xml:space="preserve">Alojamento </w:t>
      </w:r>
      <w:r w:rsidRPr="001D00E2">
        <w:rPr>
          <w:rFonts w:ascii="Garamond" w:eastAsia="Times New Roman" w:hAnsi="Garamond" w:cs="Times New Roman"/>
          <w:strike/>
          <w:lang w:eastAsia="pt-PT"/>
        </w:rPr>
        <w:t xml:space="preserve">com fins médico-veterinários» </w:t>
      </w:r>
      <w:r w:rsidR="675FE6F8" w:rsidRPr="001D00E2">
        <w:rPr>
          <w:rFonts w:ascii="Garamond" w:eastAsia="Times New Roman" w:hAnsi="Garamond" w:cs="Times New Roman"/>
          <w:strike/>
          <w:lang w:eastAsia="pt-PT"/>
        </w:rPr>
        <w:t xml:space="preserve">o </w:t>
      </w:r>
      <w:r w:rsidR="0BA421EB" w:rsidRPr="001D00E2">
        <w:rPr>
          <w:rFonts w:ascii="Garamond" w:eastAsia="Times New Roman" w:hAnsi="Garamond" w:cs="Times New Roman"/>
          <w:strike/>
          <w:lang w:eastAsia="pt-PT"/>
        </w:rPr>
        <w:t>alojamento</w:t>
      </w:r>
      <w:r w:rsidR="675FE6F8" w:rsidRPr="001D00E2">
        <w:rPr>
          <w:rFonts w:ascii="Garamond" w:eastAsia="Times New Roman" w:hAnsi="Garamond" w:cs="Times New Roman"/>
          <w:strike/>
          <w:lang w:eastAsia="pt-PT"/>
        </w:rPr>
        <w:t xml:space="preserve"> destinado à hospedagem </w:t>
      </w:r>
      <w:r w:rsidRPr="001D00E2">
        <w:rPr>
          <w:rFonts w:ascii="Garamond" w:eastAsia="Times New Roman" w:hAnsi="Garamond" w:cs="Times New Roman"/>
          <w:strike/>
          <w:lang w:eastAsia="pt-PT"/>
        </w:rPr>
        <w:t>de animais de companhia em centros de atendimento médico-veterinários, durante um período limitado, necessário ao seu tratamento ou restabelecimento; </w:t>
      </w:r>
    </w:p>
    <w:p w14:paraId="05D62E63" w14:textId="14BC1D79" w:rsidR="00EE11EE" w:rsidRDefault="00EE11EE" w:rsidP="00EE11EE">
      <w:pPr>
        <w:spacing w:line="360" w:lineRule="auto"/>
        <w:ind w:left="786"/>
        <w:contextualSpacing/>
        <w:jc w:val="both"/>
        <w:rPr>
          <w:ins w:id="509" w:author="Maria Cristina Tavares Briosa" w:date="2025-08-21T14:53:00Z" w16du:dateUtc="2025-08-21T13:53:00Z"/>
          <w:rFonts w:ascii="Garamond" w:eastAsia="Times New Roman" w:hAnsi="Garamond" w:cs="Times New Roman"/>
          <w:lang w:eastAsia="pt-PT"/>
        </w:rPr>
      </w:pPr>
      <w:ins w:id="510" w:author="Maria Cristina Tavares Briosa" w:date="2025-08-21T14:52:00Z" w16du:dateUtc="2025-08-21T13:52:00Z">
        <w:r>
          <w:rPr>
            <w:rFonts w:ascii="Garamond" w:eastAsia="Times New Roman" w:hAnsi="Garamond" w:cs="Times New Roman"/>
            <w:lang w:eastAsia="pt-PT"/>
          </w:rPr>
          <w:t xml:space="preserve">Propõe-.se a eliminação desta alínea considerando que </w:t>
        </w:r>
      </w:ins>
      <w:ins w:id="511" w:author="Maria Cristina Tavares Briosa" w:date="2025-08-21T14:53:00Z" w16du:dateUtc="2025-08-21T13:53:00Z">
        <w:r>
          <w:rPr>
            <w:rFonts w:ascii="Garamond" w:eastAsia="Times New Roman" w:hAnsi="Garamond" w:cs="Times New Roman"/>
            <w:lang w:eastAsia="pt-PT"/>
          </w:rPr>
          <w:t>e</w:t>
        </w:r>
      </w:ins>
      <w:ins w:id="512" w:author="Maria Cristina Tavares Briosa" w:date="2025-08-21T14:52:00Z">
        <w:r w:rsidRPr="00EE11EE">
          <w:rPr>
            <w:rFonts w:ascii="Garamond" w:eastAsia="Times New Roman" w:hAnsi="Garamond" w:cs="Times New Roman"/>
            <w:lang w:eastAsia="pt-PT"/>
          </w:rPr>
          <w:t>sta definição foi criada numa fase em que não existia nenhuma legislação relativa a CAMV, será justificável a sua manutenção aqui, após publicação do DL nº 184/2009, de 11 de agosto</w:t>
        </w:r>
      </w:ins>
    </w:p>
    <w:p w14:paraId="20A401DB" w14:textId="77777777" w:rsidR="00EE11EE" w:rsidRPr="000041C8" w:rsidRDefault="00EE11EE" w:rsidP="00EE11EE">
      <w:pPr>
        <w:spacing w:line="360" w:lineRule="auto"/>
        <w:ind w:left="786"/>
        <w:contextualSpacing/>
        <w:jc w:val="both"/>
        <w:rPr>
          <w:rFonts w:ascii="Garamond" w:eastAsia="Times New Roman" w:hAnsi="Garamond" w:cs="Times New Roman"/>
          <w:lang w:eastAsia="pt-PT"/>
        </w:rPr>
      </w:pPr>
    </w:p>
    <w:p w14:paraId="312617AD" w14:textId="34329F91" w:rsidR="00413D24" w:rsidRPr="001D00E2" w:rsidRDefault="417D0AC6" w:rsidP="004F4B5A">
      <w:pPr>
        <w:numPr>
          <w:ilvl w:val="0"/>
          <w:numId w:val="1"/>
        </w:numPr>
        <w:spacing w:line="360" w:lineRule="auto"/>
        <w:contextualSpacing/>
        <w:jc w:val="both"/>
        <w:rPr>
          <w:rFonts w:ascii="Garamond" w:eastAsia="Times New Roman" w:hAnsi="Garamond" w:cs="Times New Roman"/>
          <w:strike/>
          <w:lang w:eastAsia="pt-PT"/>
        </w:rPr>
      </w:pPr>
      <w:commentRangeStart w:id="513"/>
      <w:r w:rsidRPr="001D00E2">
        <w:rPr>
          <w:rFonts w:ascii="Garamond" w:eastAsia="Times New Roman" w:hAnsi="Garamond" w:cs="Times New Roman"/>
          <w:strike/>
          <w:lang w:eastAsia="pt-PT"/>
        </w:rPr>
        <w:t>«</w:t>
      </w:r>
      <w:bookmarkStart w:id="514" w:name="_Hlk133316476"/>
      <w:r w:rsidR="5DCE40A4" w:rsidRPr="001D00E2">
        <w:rPr>
          <w:rFonts w:ascii="Garamond" w:eastAsia="Times New Roman" w:hAnsi="Garamond" w:cs="Times New Roman"/>
          <w:strike/>
          <w:lang w:eastAsia="pt-PT"/>
        </w:rPr>
        <w:t xml:space="preserve">Alojamento </w:t>
      </w:r>
      <w:r w:rsidRPr="001D00E2">
        <w:rPr>
          <w:rFonts w:ascii="Garamond" w:eastAsia="Times New Roman" w:hAnsi="Garamond" w:cs="Times New Roman"/>
          <w:strike/>
          <w:lang w:eastAsia="pt-PT"/>
        </w:rPr>
        <w:t>com fins higiénicos»</w:t>
      </w:r>
      <w:commentRangeEnd w:id="513"/>
      <w:r w:rsidR="00413D24" w:rsidRPr="001D00E2">
        <w:rPr>
          <w:rStyle w:val="CommentReference"/>
          <w:rFonts w:ascii="Garamond" w:eastAsia="Times New Roman" w:hAnsi="Garamond" w:cs="Times New Roman"/>
          <w:strike/>
          <w:sz w:val="24"/>
          <w:szCs w:val="24"/>
          <w:lang w:eastAsia="pt-PT"/>
        </w:rPr>
        <w:commentReference w:id="513"/>
      </w:r>
      <w:r w:rsidR="7A852091" w:rsidRPr="001D00E2">
        <w:rPr>
          <w:rFonts w:ascii="Garamond" w:eastAsia="Times New Roman" w:hAnsi="Garamond" w:cs="Times New Roman"/>
          <w:strike/>
          <w:lang w:eastAsia="pt-PT"/>
        </w:rPr>
        <w:t xml:space="preserve"> o </w:t>
      </w:r>
      <w:r w:rsidR="58EBE6C6" w:rsidRPr="001D00E2">
        <w:rPr>
          <w:rFonts w:ascii="Garamond" w:eastAsia="Times New Roman" w:hAnsi="Garamond" w:cs="Times New Roman"/>
          <w:strike/>
          <w:lang w:eastAsia="pt-PT"/>
        </w:rPr>
        <w:t>alojamento</w:t>
      </w:r>
      <w:r w:rsidR="7A852091" w:rsidRPr="001D00E2">
        <w:rPr>
          <w:rFonts w:ascii="Garamond" w:eastAsia="Times New Roman" w:hAnsi="Garamond" w:cs="Times New Roman"/>
          <w:strike/>
          <w:lang w:eastAsia="pt-PT"/>
        </w:rPr>
        <w:t xml:space="preserve"> destinado à hospedagem </w:t>
      </w:r>
      <w:r w:rsidRPr="001D00E2">
        <w:rPr>
          <w:rFonts w:ascii="Garamond" w:eastAsia="Times New Roman" w:hAnsi="Garamond" w:cs="Times New Roman"/>
          <w:strike/>
          <w:lang w:eastAsia="pt-PT"/>
        </w:rPr>
        <w:t>temporári</w:t>
      </w:r>
      <w:r w:rsidR="7A852091" w:rsidRPr="001D00E2">
        <w:rPr>
          <w:rFonts w:ascii="Garamond" w:eastAsia="Times New Roman" w:hAnsi="Garamond" w:cs="Times New Roman"/>
          <w:strike/>
          <w:lang w:eastAsia="pt-PT"/>
        </w:rPr>
        <w:t>a</w:t>
      </w:r>
      <w:r w:rsidRPr="001D00E2">
        <w:rPr>
          <w:rFonts w:ascii="Garamond" w:eastAsia="Times New Roman" w:hAnsi="Garamond" w:cs="Times New Roman"/>
          <w:strike/>
          <w:lang w:eastAsia="pt-PT"/>
        </w:rPr>
        <w:t xml:space="preserve"> de animais de companhia, por um período que não ultrapasse doze horas sem pernoita em estabelecimentos, com ou sem fins lucrativos, que vise os seus cuidados de limpeza corporal externa; </w:t>
      </w:r>
      <w:bookmarkEnd w:id="514"/>
    </w:p>
    <w:bookmarkEnd w:id="422"/>
    <w:p w14:paraId="1B03D2D3" w14:textId="1A65B0CE" w:rsidR="007F2440" w:rsidRPr="000041C8" w:rsidRDefault="1FE25D7D" w:rsidP="004F4B5A">
      <w:pPr>
        <w:numPr>
          <w:ilvl w:val="0"/>
          <w:numId w:val="1"/>
        </w:numPr>
        <w:spacing w:line="360" w:lineRule="auto"/>
        <w:contextualSpacing/>
        <w:jc w:val="both"/>
        <w:rPr>
          <w:rFonts w:ascii="Garamond" w:eastAsia="Times New Roman" w:hAnsi="Garamond" w:cs="Times New Roman"/>
          <w:lang w:eastAsia="pt-PT"/>
        </w:rPr>
      </w:pPr>
      <w:commentRangeStart w:id="515"/>
      <w:r w:rsidRPr="578B151F">
        <w:rPr>
          <w:rFonts w:ascii="Garamond" w:eastAsia="Times New Roman" w:hAnsi="Garamond" w:cs="Times New Roman"/>
          <w:lang w:eastAsia="pt-PT"/>
        </w:rPr>
        <w:t>«Animal de companhia»</w:t>
      </w:r>
      <w:r w:rsidR="751442AC" w:rsidRPr="578B151F">
        <w:rPr>
          <w:rFonts w:ascii="Garamond" w:eastAsia="Times New Roman" w:hAnsi="Garamond" w:cs="Times New Roman"/>
          <w:lang w:eastAsia="pt-PT"/>
        </w:rPr>
        <w:t xml:space="preserve"> </w:t>
      </w:r>
      <w:commentRangeEnd w:id="515"/>
      <w:r w:rsidR="003D15F2" w:rsidRPr="578B151F">
        <w:rPr>
          <w:rStyle w:val="CommentReference"/>
          <w:rFonts w:ascii="Garamond" w:eastAsia="Times New Roman" w:hAnsi="Garamond" w:cs="Times New Roman"/>
          <w:sz w:val="24"/>
          <w:szCs w:val="24"/>
          <w:lang w:eastAsia="pt-PT"/>
        </w:rPr>
        <w:commentReference w:id="515"/>
      </w:r>
      <w:r w:rsidR="1D7695D0" w:rsidRPr="578B151F">
        <w:rPr>
          <w:rFonts w:ascii="Garamond" w:eastAsia="Times New Roman" w:hAnsi="Garamond" w:cs="Times New Roman"/>
          <w:lang w:eastAsia="pt-PT"/>
        </w:rPr>
        <w:t xml:space="preserve">os </w:t>
      </w:r>
      <w:r w:rsidR="3B2CD27B" w:rsidRPr="578B151F">
        <w:rPr>
          <w:rFonts w:ascii="Garamond" w:eastAsia="Times New Roman" w:hAnsi="Garamond" w:cs="Times New Roman"/>
          <w:lang w:eastAsia="pt-PT"/>
        </w:rPr>
        <w:t>cães, gatos e furões</w:t>
      </w:r>
      <w:r w:rsidR="5D577FD4" w:rsidRPr="578B151F">
        <w:rPr>
          <w:rFonts w:ascii="Garamond" w:eastAsia="Times New Roman" w:hAnsi="Garamond" w:cs="Times New Roman"/>
          <w:lang w:eastAsia="pt-PT"/>
        </w:rPr>
        <w:t>, e</w:t>
      </w:r>
      <w:r w:rsidR="660BF077" w:rsidRPr="578B151F">
        <w:rPr>
          <w:rFonts w:ascii="Garamond" w:eastAsia="Times New Roman" w:hAnsi="Garamond" w:cs="Times New Roman"/>
          <w:lang w:eastAsia="pt-PT"/>
        </w:rPr>
        <w:t xml:space="preserve"> espécies referidas na parte B do anexo I do </w:t>
      </w:r>
      <w:hyperlink r:id="rId15">
        <w:r w:rsidR="660BF077" w:rsidRPr="578B151F">
          <w:rPr>
            <w:rStyle w:val="Hyperlink"/>
            <w:rFonts w:ascii="Garamond" w:eastAsia="Times New Roman" w:hAnsi="Garamond" w:cs="Times New Roman"/>
            <w:lang w:eastAsia="pt-PT"/>
          </w:rPr>
          <w:t>Regulamento (UE) n.º 2016/429</w:t>
        </w:r>
      </w:hyperlink>
      <w:r w:rsidR="660BF077" w:rsidRPr="578B151F">
        <w:rPr>
          <w:rFonts w:ascii="Garamond" w:eastAsia="Times New Roman" w:hAnsi="Garamond" w:cs="Times New Roman"/>
          <w:lang w:eastAsia="pt-PT"/>
        </w:rPr>
        <w:t xml:space="preserve">, do Parlamento Europeu e do Conselho, de 9 de março de 2016, nascidos ou presentes no território nacional. </w:t>
      </w:r>
    </w:p>
    <w:p w14:paraId="7C518FB5" w14:textId="791D9589" w:rsidR="003D15F2" w:rsidRPr="00A37FED" w:rsidRDefault="1FE25D7D" w:rsidP="004F4B5A">
      <w:pPr>
        <w:numPr>
          <w:ilvl w:val="0"/>
          <w:numId w:val="1"/>
        </w:numPr>
        <w:spacing w:line="360" w:lineRule="auto"/>
        <w:contextualSpacing/>
        <w:jc w:val="both"/>
        <w:rPr>
          <w:ins w:id="516" w:author="Maria Cristina Tavares Briosa" w:date="2025-08-21T15:06:00Z" w16du:dateUtc="2025-08-21T14:06:00Z"/>
          <w:rFonts w:ascii="Garamond" w:eastAsia="Times New Roman" w:hAnsi="Garamond" w:cs="Times New Roman"/>
          <w:strike/>
          <w:lang w:eastAsia="pt-PT"/>
        </w:rPr>
      </w:pPr>
      <w:r w:rsidRPr="001D00E2">
        <w:rPr>
          <w:rFonts w:ascii="Garamond" w:eastAsia="Times New Roman" w:hAnsi="Garamond" w:cs="Times New Roman"/>
          <w:highlight w:val="lightGray"/>
          <w:lang w:eastAsia="pt-PT"/>
        </w:rPr>
        <w:t>«Animal de produção</w:t>
      </w:r>
      <w:r w:rsidR="75BA92F4" w:rsidRPr="001D00E2">
        <w:rPr>
          <w:rFonts w:ascii="Garamond" w:eastAsia="Times New Roman" w:hAnsi="Garamond" w:cs="Times New Roman"/>
          <w:highlight w:val="lightGray"/>
          <w:lang w:eastAsia="pt-PT"/>
        </w:rPr>
        <w:t xml:space="preserve"> pecuária</w:t>
      </w:r>
      <w:r w:rsidRPr="001D00E2">
        <w:rPr>
          <w:rFonts w:ascii="Garamond" w:eastAsia="Times New Roman" w:hAnsi="Garamond" w:cs="Times New Roman"/>
          <w:highlight w:val="lightGray"/>
          <w:lang w:eastAsia="pt-PT"/>
        </w:rPr>
        <w:t xml:space="preserve">» animal de </w:t>
      </w:r>
      <w:commentRangeStart w:id="517"/>
      <w:r w:rsidRPr="001D00E2">
        <w:rPr>
          <w:rFonts w:ascii="Garamond" w:eastAsia="Times New Roman" w:hAnsi="Garamond" w:cs="Times New Roman"/>
          <w:highlight w:val="lightGray"/>
          <w:lang w:eastAsia="pt-PT"/>
        </w:rPr>
        <w:t>espécie</w:t>
      </w:r>
      <w:commentRangeEnd w:id="517"/>
      <w:r w:rsidR="001D00E2" w:rsidRPr="001D00E2">
        <w:rPr>
          <w:rStyle w:val="CommentReference"/>
          <w:rFonts w:ascii="Garamond" w:eastAsia="Times New Roman" w:hAnsi="Garamond" w:cs="Times New Roman"/>
          <w:sz w:val="24"/>
          <w:szCs w:val="24"/>
          <w:highlight w:val="lightGray"/>
          <w:lang w:eastAsia="pt-PT"/>
        </w:rPr>
        <w:commentReference w:id="517"/>
      </w:r>
      <w:r w:rsidRPr="001D00E2">
        <w:rPr>
          <w:rFonts w:ascii="Garamond" w:eastAsia="Times New Roman" w:hAnsi="Garamond" w:cs="Times New Roman"/>
          <w:highlight w:val="lightGray"/>
          <w:lang w:eastAsia="pt-PT"/>
        </w:rPr>
        <w:t xml:space="preserve"> pecuária, nos termos da alínea c) </w:t>
      </w:r>
      <w:r w:rsidRPr="00A37FED">
        <w:rPr>
          <w:rFonts w:ascii="Garamond" w:eastAsia="Times New Roman" w:hAnsi="Garamond" w:cs="Times New Roman"/>
          <w:strike/>
          <w:highlight w:val="lightGray"/>
          <w:lang w:eastAsia="pt-PT"/>
        </w:rPr>
        <w:t xml:space="preserve">do artigo 2.º do Decreto-Lei n.º 81/2013, de 14 de junho, </w:t>
      </w:r>
      <w:r w:rsidR="5D577FD4" w:rsidRPr="00A37FED">
        <w:rPr>
          <w:rFonts w:ascii="Garamond" w:eastAsia="Times New Roman" w:hAnsi="Garamond" w:cs="Times New Roman"/>
          <w:strike/>
          <w:highlight w:val="lightGray"/>
          <w:lang w:eastAsia="pt-PT"/>
        </w:rPr>
        <w:t>que cumprindo com as a</w:t>
      </w:r>
      <w:r w:rsidR="5D577FD4" w:rsidRPr="00A37FED">
        <w:rPr>
          <w:rFonts w:ascii="Garamond" w:eastAsia="Times New Roman" w:hAnsi="Garamond" w:cs="Times New Roman"/>
          <w:strike/>
          <w:lang w:eastAsia="pt-PT"/>
        </w:rPr>
        <w:t xml:space="preserve"> legislação em vigor para a proteção de animais de pecuária poderão ser detidos como animais de companhia </w:t>
      </w:r>
    </w:p>
    <w:p w14:paraId="2E4A62AE" w14:textId="3E2ED3FE" w:rsidR="00CA7212" w:rsidRPr="000041C8" w:rsidRDefault="00CA7212" w:rsidP="00CA7212">
      <w:pPr>
        <w:spacing w:line="360" w:lineRule="auto"/>
        <w:ind w:left="786"/>
        <w:contextualSpacing/>
        <w:jc w:val="both"/>
        <w:rPr>
          <w:rFonts w:ascii="Garamond" w:eastAsia="Times New Roman" w:hAnsi="Garamond" w:cs="Times New Roman"/>
          <w:lang w:eastAsia="pt-PT"/>
        </w:rPr>
      </w:pPr>
      <w:ins w:id="518" w:author="Maria Cristina Tavares Briosa" w:date="2025-08-21T15:06:00Z" w16du:dateUtc="2025-08-21T14:06:00Z">
        <w:r>
          <w:rPr>
            <w:rFonts w:ascii="Garamond" w:eastAsia="Times New Roman" w:hAnsi="Garamond" w:cs="Times New Roman"/>
            <w:lang w:eastAsia="pt-PT"/>
          </w:rPr>
          <w:t xml:space="preserve">Eliminar esta definição, uma vez que o animal de produção pecuária não pode ser um animal de </w:t>
        </w:r>
      </w:ins>
      <w:ins w:id="519" w:author="Maria Cristina Tavares Briosa" w:date="2025-08-21T15:07:00Z" w16du:dateUtc="2025-08-21T14:07:00Z">
        <w:r>
          <w:rPr>
            <w:rFonts w:ascii="Garamond" w:eastAsia="Times New Roman" w:hAnsi="Garamond" w:cs="Times New Roman"/>
            <w:lang w:eastAsia="pt-PT"/>
          </w:rPr>
          <w:t>companhia</w:t>
        </w:r>
      </w:ins>
    </w:p>
    <w:p w14:paraId="13B8289D" w14:textId="25AA014C" w:rsidR="00BD3AF8" w:rsidRPr="000041C8" w:rsidRDefault="00BD3AF8" w:rsidP="004F4B5A">
      <w:pPr>
        <w:numPr>
          <w:ilvl w:val="0"/>
          <w:numId w:val="1"/>
        </w:numPr>
        <w:spacing w:line="360" w:lineRule="auto"/>
        <w:contextualSpacing/>
        <w:jc w:val="both"/>
        <w:rPr>
          <w:rFonts w:ascii="Garamond" w:eastAsia="Times New Roman" w:hAnsi="Garamond" w:cs="Times New Roman"/>
          <w:lang w:eastAsia="pt-PT"/>
        </w:rPr>
      </w:pPr>
      <w:r w:rsidRPr="000041C8">
        <w:rPr>
          <w:rFonts w:ascii="Garamond" w:eastAsia="Times New Roman" w:hAnsi="Garamond" w:cs="Times New Roman"/>
          <w:lang w:eastAsia="pt-PT"/>
        </w:rPr>
        <w:t>«Animal errante» qualquer animal que seja encontrado na via pública ou outros lugares públicos fora do controlo e guarda do respetivo detentor ou relativamente ao qual existam indícios de que foi abandonado ou não tem detentor e não esteja identificado;  </w:t>
      </w:r>
    </w:p>
    <w:p w14:paraId="324BFFFF" w14:textId="1E89B7AE" w:rsidR="003D15F2" w:rsidRPr="00A37FED" w:rsidRDefault="1FE25D7D" w:rsidP="004F4B5A">
      <w:pPr>
        <w:numPr>
          <w:ilvl w:val="0"/>
          <w:numId w:val="1"/>
        </w:numPr>
        <w:spacing w:line="360" w:lineRule="auto"/>
        <w:contextualSpacing/>
        <w:jc w:val="both"/>
        <w:rPr>
          <w:rFonts w:ascii="Garamond" w:eastAsia="Times New Roman" w:hAnsi="Garamond" w:cs="Times New Roman"/>
          <w:strike/>
          <w:lang w:eastAsia="pt-PT"/>
        </w:rPr>
      </w:pPr>
      <w:bookmarkStart w:id="520" w:name="_Hlk135127850"/>
      <w:r w:rsidRPr="54EE4B9D">
        <w:rPr>
          <w:rFonts w:ascii="Garamond" w:eastAsia="Times New Roman" w:hAnsi="Garamond" w:cs="Times New Roman"/>
          <w:lang w:eastAsia="pt-PT"/>
        </w:rPr>
        <w:t>«</w:t>
      </w:r>
      <w:r w:rsidRPr="00A37FED">
        <w:rPr>
          <w:rFonts w:ascii="Garamond" w:eastAsia="Times New Roman" w:hAnsi="Garamond" w:cs="Times New Roman"/>
          <w:strike/>
          <w:lang w:eastAsia="pt-PT"/>
        </w:rPr>
        <w:t>Animal perigoso» qualquer animal que se encontre numa das seguintes condições</w:t>
      </w:r>
      <w:r w:rsidR="33201455" w:rsidRPr="00A37FED">
        <w:rPr>
          <w:rFonts w:ascii="Garamond" w:eastAsia="Times New Roman" w:hAnsi="Garamond" w:cs="Times New Roman"/>
          <w:strike/>
          <w:lang w:eastAsia="pt-PT"/>
        </w:rPr>
        <w:t xml:space="preserve"> e seja como tal qualificado pela autoridade competente, </w:t>
      </w:r>
      <w:r w:rsidR="57DE01DB" w:rsidRPr="00A37FED">
        <w:rPr>
          <w:rFonts w:ascii="Garamond" w:eastAsia="Times New Roman" w:hAnsi="Garamond" w:cs="Times New Roman"/>
          <w:strike/>
          <w:lang w:eastAsia="pt-PT"/>
        </w:rPr>
        <w:t xml:space="preserve">sempre após avaliação comportamental e </w:t>
      </w:r>
      <w:r w:rsidR="33201455" w:rsidRPr="00A37FED">
        <w:rPr>
          <w:rFonts w:ascii="Garamond" w:eastAsia="Times New Roman" w:hAnsi="Garamond" w:cs="Times New Roman"/>
          <w:strike/>
          <w:lang w:eastAsia="pt-PT"/>
        </w:rPr>
        <w:t xml:space="preserve">ponderadas as </w:t>
      </w:r>
      <w:bookmarkStart w:id="521" w:name="_Hlk123131917"/>
      <w:r w:rsidR="33201455" w:rsidRPr="00A37FED">
        <w:rPr>
          <w:rFonts w:ascii="Garamond" w:eastAsia="Times New Roman" w:hAnsi="Garamond" w:cs="Times New Roman"/>
          <w:strike/>
          <w:lang w:eastAsia="pt-PT"/>
        </w:rPr>
        <w:t xml:space="preserve">circunstâncias </w:t>
      </w:r>
      <w:r w:rsidR="77BE015B" w:rsidRPr="00A37FED">
        <w:rPr>
          <w:rFonts w:ascii="Garamond" w:eastAsia="Times New Roman" w:hAnsi="Garamond" w:cs="Times New Roman"/>
          <w:strike/>
          <w:lang w:eastAsia="pt-PT"/>
        </w:rPr>
        <w:t xml:space="preserve">concretas </w:t>
      </w:r>
      <w:r w:rsidR="05DEE63E" w:rsidRPr="00A37FED">
        <w:rPr>
          <w:rFonts w:ascii="Garamond" w:eastAsia="Times New Roman" w:hAnsi="Garamond" w:cs="Times New Roman"/>
          <w:strike/>
          <w:lang w:eastAsia="pt-PT"/>
        </w:rPr>
        <w:t>do episódio de agressão, designadamente o facto de ter sido provocado</w:t>
      </w:r>
      <w:r w:rsidR="71F63AA8" w:rsidRPr="00A37FED">
        <w:rPr>
          <w:rFonts w:ascii="Garamond" w:eastAsia="Times New Roman" w:hAnsi="Garamond" w:cs="Times New Roman"/>
          <w:strike/>
          <w:lang w:eastAsia="pt-PT"/>
        </w:rPr>
        <w:t>, ter acontecido no contexto de invasão de propriedade privada</w:t>
      </w:r>
      <w:r w:rsidR="33201455" w:rsidRPr="00A37FED">
        <w:rPr>
          <w:rFonts w:ascii="Garamond" w:eastAsia="Times New Roman" w:hAnsi="Garamond" w:cs="Times New Roman"/>
          <w:strike/>
          <w:lang w:eastAsia="pt-PT"/>
        </w:rPr>
        <w:t xml:space="preserve"> ou </w:t>
      </w:r>
      <w:r w:rsidR="71F63AA8" w:rsidRPr="00A37FED">
        <w:rPr>
          <w:rFonts w:ascii="Garamond" w:eastAsia="Times New Roman" w:hAnsi="Garamond" w:cs="Times New Roman"/>
          <w:strike/>
          <w:lang w:eastAsia="pt-PT"/>
        </w:rPr>
        <w:t>atribuído à</w:t>
      </w:r>
      <w:r w:rsidR="57DE01DB" w:rsidRPr="00A37FED">
        <w:rPr>
          <w:rFonts w:ascii="Garamond" w:eastAsia="Times New Roman" w:hAnsi="Garamond" w:cs="Times New Roman"/>
          <w:strike/>
          <w:lang w:eastAsia="pt-PT"/>
        </w:rPr>
        <w:t xml:space="preserve"> situação clínica </w:t>
      </w:r>
      <w:r w:rsidR="78A78E9F" w:rsidRPr="00A37FED">
        <w:rPr>
          <w:rFonts w:ascii="Garamond" w:eastAsia="Times New Roman" w:hAnsi="Garamond" w:cs="Times New Roman"/>
          <w:strike/>
          <w:lang w:eastAsia="pt-PT"/>
        </w:rPr>
        <w:t>d</w:t>
      </w:r>
      <w:r w:rsidR="57DE01DB" w:rsidRPr="00A37FED">
        <w:rPr>
          <w:rFonts w:ascii="Garamond" w:eastAsia="Times New Roman" w:hAnsi="Garamond" w:cs="Times New Roman"/>
          <w:strike/>
          <w:lang w:eastAsia="pt-PT"/>
        </w:rPr>
        <w:t>o animal</w:t>
      </w:r>
      <w:bookmarkEnd w:id="521"/>
      <w:r w:rsidRPr="00A37FED">
        <w:rPr>
          <w:rFonts w:ascii="Garamond" w:eastAsia="Times New Roman" w:hAnsi="Garamond" w:cs="Times New Roman"/>
          <w:strike/>
          <w:lang w:eastAsia="pt-PT"/>
        </w:rPr>
        <w:t xml:space="preserve">: </w:t>
      </w:r>
    </w:p>
    <w:p w14:paraId="5AF040CF" w14:textId="3FB98143" w:rsidR="005C03BC" w:rsidRPr="00A37FED" w:rsidRDefault="003D15F2" w:rsidP="005C03BC">
      <w:pPr>
        <w:pStyle w:val="ListParagraph"/>
        <w:numPr>
          <w:ilvl w:val="0"/>
          <w:numId w:val="25"/>
        </w:numPr>
        <w:spacing w:line="360" w:lineRule="auto"/>
        <w:jc w:val="both"/>
        <w:rPr>
          <w:rFonts w:ascii="Garamond" w:hAnsi="Garamond"/>
          <w:strike/>
        </w:rPr>
      </w:pPr>
      <w:r w:rsidRPr="00A37FED">
        <w:rPr>
          <w:rFonts w:ascii="Garamond" w:hAnsi="Garamond"/>
          <w:strike/>
        </w:rPr>
        <w:t>Tenha mordido, atacado ou ofendido o corpo ou a saúde de uma pessoa</w:t>
      </w:r>
      <w:r w:rsidR="005C03BC" w:rsidRPr="00A37FED">
        <w:rPr>
          <w:rFonts w:ascii="Garamond" w:hAnsi="Garamond"/>
          <w:strike/>
        </w:rPr>
        <w:t>, cujas ofensas sejam comprovadas através de relatório médico;</w:t>
      </w:r>
    </w:p>
    <w:p w14:paraId="3C808993" w14:textId="77777777" w:rsidR="005C03BC" w:rsidRPr="00A37FED" w:rsidRDefault="003D15F2" w:rsidP="005C03BC">
      <w:pPr>
        <w:pStyle w:val="ListParagraph"/>
        <w:numPr>
          <w:ilvl w:val="0"/>
          <w:numId w:val="25"/>
        </w:numPr>
        <w:spacing w:line="360" w:lineRule="auto"/>
        <w:jc w:val="both"/>
        <w:rPr>
          <w:rFonts w:ascii="Garamond" w:hAnsi="Garamond"/>
          <w:strike/>
        </w:rPr>
      </w:pPr>
      <w:r w:rsidRPr="00A37FED">
        <w:rPr>
          <w:rFonts w:ascii="Garamond" w:hAnsi="Garamond"/>
          <w:strike/>
        </w:rPr>
        <w:t xml:space="preserve">Tenha ferido gravemente ou morto um outro animal, fora da esfera de bens imóveis que constituem a propriedade do seu detentor; </w:t>
      </w:r>
    </w:p>
    <w:p w14:paraId="2C3DD1C2" w14:textId="77777777" w:rsidR="005C03BC" w:rsidRPr="00A37FED" w:rsidRDefault="003D15F2" w:rsidP="005C03BC">
      <w:pPr>
        <w:pStyle w:val="ListParagraph"/>
        <w:numPr>
          <w:ilvl w:val="0"/>
          <w:numId w:val="25"/>
        </w:numPr>
        <w:spacing w:line="360" w:lineRule="auto"/>
        <w:jc w:val="both"/>
        <w:rPr>
          <w:rFonts w:ascii="Garamond" w:hAnsi="Garamond"/>
          <w:strike/>
        </w:rPr>
      </w:pPr>
      <w:r w:rsidRPr="00A37FED">
        <w:rPr>
          <w:rFonts w:ascii="Garamond" w:hAnsi="Garamond"/>
          <w:strike/>
        </w:rPr>
        <w:t xml:space="preserve">Tenha sido declarado, voluntariamente, pelo seu detentor, à junta de freguesia da sua área de residência, que tem um carácter e comportamento agressivos; </w:t>
      </w:r>
    </w:p>
    <w:p w14:paraId="2EB53F39" w14:textId="428503A0" w:rsidR="003D15F2" w:rsidRPr="00A37FED" w:rsidRDefault="003D15F2" w:rsidP="005C03BC">
      <w:pPr>
        <w:pStyle w:val="ListParagraph"/>
        <w:numPr>
          <w:ilvl w:val="0"/>
          <w:numId w:val="25"/>
        </w:numPr>
        <w:spacing w:line="360" w:lineRule="auto"/>
        <w:jc w:val="both"/>
        <w:rPr>
          <w:ins w:id="522" w:author="Maria Cristina Tavares Briosa" w:date="2025-08-21T15:11:00Z" w16du:dateUtc="2025-08-21T14:11:00Z"/>
          <w:rFonts w:ascii="Garamond" w:hAnsi="Garamond"/>
          <w:strike/>
        </w:rPr>
      </w:pPr>
      <w:r w:rsidRPr="00A37FED">
        <w:rPr>
          <w:rFonts w:ascii="Garamond" w:hAnsi="Garamond"/>
          <w:strike/>
        </w:rPr>
        <w:t>Tenha sido</w:t>
      </w:r>
      <w:r w:rsidR="00FE7906" w:rsidRPr="00A37FED">
        <w:rPr>
          <w:rFonts w:ascii="Garamond" w:hAnsi="Garamond"/>
          <w:strike/>
        </w:rPr>
        <w:t xml:space="preserve"> </w:t>
      </w:r>
      <w:r w:rsidR="00B74815" w:rsidRPr="00A37FED">
        <w:rPr>
          <w:rFonts w:ascii="Garamond" w:hAnsi="Garamond"/>
          <w:strike/>
        </w:rPr>
        <w:t>qualificado</w:t>
      </w:r>
      <w:r w:rsidR="00CD07FF" w:rsidRPr="00A37FED">
        <w:rPr>
          <w:rFonts w:ascii="Garamond" w:hAnsi="Garamond"/>
          <w:strike/>
        </w:rPr>
        <w:t xml:space="preserve">, </w:t>
      </w:r>
      <w:r w:rsidR="001F3539" w:rsidRPr="00A37FED">
        <w:rPr>
          <w:rFonts w:ascii="Garamond" w:hAnsi="Garamond"/>
          <w:strike/>
        </w:rPr>
        <w:t xml:space="preserve">por médico veterinário </w:t>
      </w:r>
      <w:r w:rsidRPr="00A37FED">
        <w:rPr>
          <w:rFonts w:ascii="Garamond" w:hAnsi="Garamond"/>
          <w:strike/>
        </w:rPr>
        <w:t>como um risco para a segurança de pessoas ou animais, devido ao seu comportamento agressivo</w:t>
      </w:r>
      <w:r w:rsidR="00771D51" w:rsidRPr="00A37FED">
        <w:rPr>
          <w:rFonts w:ascii="Garamond" w:hAnsi="Garamond"/>
          <w:strike/>
        </w:rPr>
        <w:t>, e registado no S</w:t>
      </w:r>
      <w:r w:rsidR="000A6C28" w:rsidRPr="00A37FED">
        <w:rPr>
          <w:rFonts w:ascii="Garamond" w:hAnsi="Garamond"/>
          <w:strike/>
        </w:rPr>
        <w:t>istema de Informação de Animais de Comp</w:t>
      </w:r>
      <w:r w:rsidR="00D30B25" w:rsidRPr="00A37FED">
        <w:rPr>
          <w:rFonts w:ascii="Garamond" w:hAnsi="Garamond"/>
          <w:strike/>
        </w:rPr>
        <w:t>a</w:t>
      </w:r>
      <w:r w:rsidR="000A6C28" w:rsidRPr="00A37FED">
        <w:rPr>
          <w:rFonts w:ascii="Garamond" w:hAnsi="Garamond"/>
          <w:strike/>
        </w:rPr>
        <w:t>nhia (S</w:t>
      </w:r>
      <w:r w:rsidR="00771D51" w:rsidRPr="00A37FED">
        <w:rPr>
          <w:rFonts w:ascii="Garamond" w:hAnsi="Garamond"/>
          <w:strike/>
        </w:rPr>
        <w:t>IAC</w:t>
      </w:r>
      <w:r w:rsidR="000A6C28" w:rsidRPr="00A37FED">
        <w:rPr>
          <w:rFonts w:ascii="Garamond" w:hAnsi="Garamond"/>
          <w:strike/>
        </w:rPr>
        <w:t>)</w:t>
      </w:r>
      <w:r w:rsidR="00771D51" w:rsidRPr="00A37FED">
        <w:rPr>
          <w:rFonts w:ascii="Garamond" w:hAnsi="Garamond"/>
          <w:strike/>
        </w:rPr>
        <w:t xml:space="preserve"> enquanto tal</w:t>
      </w:r>
      <w:r w:rsidR="00FE7906" w:rsidRPr="00A37FED">
        <w:rPr>
          <w:rFonts w:ascii="Garamond" w:hAnsi="Garamond"/>
          <w:strike/>
        </w:rPr>
        <w:t>.</w:t>
      </w:r>
    </w:p>
    <w:p w14:paraId="1EAE91C7" w14:textId="30211C12" w:rsidR="00CA7212" w:rsidRDefault="00CA7212" w:rsidP="00A37FED">
      <w:pPr>
        <w:pStyle w:val="pf0"/>
        <w:ind w:left="2160"/>
        <w:rPr>
          <w:ins w:id="523" w:author="Maria Cristina Tavares Briosa" w:date="2025-08-21T15:11:00Z" w16du:dateUtc="2025-08-21T14:11:00Z"/>
          <w:rFonts w:ascii="Arial" w:hAnsi="Arial" w:cs="Arial"/>
          <w:sz w:val="20"/>
          <w:szCs w:val="20"/>
        </w:rPr>
      </w:pPr>
      <w:ins w:id="524" w:author="Maria Cristina Tavares Briosa" w:date="2025-08-21T15:11:00Z" w16du:dateUtc="2025-08-21T14:11:00Z">
        <w:r>
          <w:rPr>
            <w:rStyle w:val="cf01"/>
          </w:rPr>
          <w:t>Eliminar esta definição, pelos motivos referidos anteriormente, legislação de animais perigosos e p.perigosos</w:t>
        </w:r>
      </w:ins>
    </w:p>
    <w:p w14:paraId="7C82A0A3" w14:textId="77777777" w:rsidR="00CA7212" w:rsidRPr="00CA7212" w:rsidRDefault="00CA7212" w:rsidP="00CA7212">
      <w:pPr>
        <w:spacing w:line="360" w:lineRule="auto"/>
        <w:jc w:val="both"/>
        <w:rPr>
          <w:rFonts w:ascii="Garamond" w:hAnsi="Garamond"/>
        </w:rPr>
      </w:pPr>
    </w:p>
    <w:p w14:paraId="74CCF8D1" w14:textId="4679D7C8" w:rsidR="0040727B" w:rsidRDefault="1FE25D7D" w:rsidP="004F4B5A">
      <w:pPr>
        <w:numPr>
          <w:ilvl w:val="0"/>
          <w:numId w:val="1"/>
        </w:numPr>
        <w:spacing w:line="360" w:lineRule="auto"/>
        <w:contextualSpacing/>
        <w:jc w:val="both"/>
        <w:rPr>
          <w:ins w:id="525" w:author="Maria Cristina Tavares Briosa" w:date="2025-08-21T15:12:00Z" w16du:dateUtc="2025-08-21T14:12:00Z"/>
          <w:rFonts w:ascii="Garamond" w:eastAsia="Times New Roman" w:hAnsi="Garamond" w:cs="Times New Roman"/>
          <w:lang w:eastAsia="pt-PT"/>
        </w:rPr>
      </w:pPr>
      <w:bookmarkStart w:id="526" w:name="_Hlk134537174"/>
      <w:bookmarkEnd w:id="520"/>
      <w:r w:rsidRPr="54EE4B9D">
        <w:rPr>
          <w:rFonts w:ascii="Garamond" w:eastAsia="Times New Roman" w:hAnsi="Garamond" w:cs="Times New Roman"/>
          <w:lang w:eastAsia="pt-PT"/>
        </w:rPr>
        <w:t>«</w:t>
      </w:r>
      <w:r w:rsidRPr="00A37FED">
        <w:rPr>
          <w:rFonts w:ascii="Garamond" w:eastAsia="Times New Roman" w:hAnsi="Garamond" w:cs="Times New Roman"/>
          <w:strike/>
          <w:lang w:eastAsia="pt-PT"/>
        </w:rPr>
        <w:t xml:space="preserve">Animal potencialmente perigoso» </w:t>
      </w:r>
      <w:r w:rsidR="047EF48D" w:rsidRPr="00A37FED">
        <w:rPr>
          <w:rFonts w:ascii="Garamond" w:eastAsia="Times New Roman" w:hAnsi="Garamond" w:cs="Times New Roman"/>
          <w:strike/>
          <w:lang w:eastAsia="pt-PT"/>
        </w:rPr>
        <w:t>qualquer animal que, devido às características da espécie, ao comportamento agressivo, ao tamanho ou à potência de mandíbula, possa causar lesão ou morte a pessoas ou outros animais, nomeadamente os cães pertencentes às raças previamente definidas como potencialmente perigosas em portaria do membro do Governo responsável pela área da agricultura, bem como os cruzamentos de primeira geração destas, os cruzamentos destas entre si ou cruzamentos destas com outras raças, obtendo assim uma tipologia semelhante a algumas das raças referidas naquele diploma regulamentar</w:t>
      </w:r>
      <w:r w:rsidR="047EF48D" w:rsidRPr="54EE4B9D">
        <w:rPr>
          <w:rFonts w:ascii="Garamond" w:eastAsia="Times New Roman" w:hAnsi="Garamond" w:cs="Times New Roman"/>
          <w:lang w:eastAsia="pt-PT"/>
        </w:rPr>
        <w:t>.</w:t>
      </w:r>
    </w:p>
    <w:p w14:paraId="19F69CF0" w14:textId="5DD3E7CB" w:rsidR="00CA7212" w:rsidRPr="00771D51" w:rsidRDefault="00CA7212" w:rsidP="00CA7212">
      <w:pPr>
        <w:spacing w:line="360" w:lineRule="auto"/>
        <w:ind w:left="786"/>
        <w:contextualSpacing/>
        <w:jc w:val="both"/>
        <w:rPr>
          <w:rFonts w:ascii="Garamond" w:eastAsia="Times New Roman" w:hAnsi="Garamond" w:cs="Times New Roman"/>
          <w:lang w:eastAsia="pt-PT"/>
        </w:rPr>
      </w:pPr>
      <w:ins w:id="527" w:author="Maria Cristina Tavares Briosa" w:date="2025-08-21T15:12:00Z" w16du:dateUtc="2025-08-21T14:12:00Z">
        <w:r>
          <w:rPr>
            <w:rFonts w:ascii="Garamond" w:eastAsia="Times New Roman" w:hAnsi="Garamond" w:cs="Times New Roman"/>
            <w:lang w:eastAsia="pt-PT"/>
          </w:rPr>
          <w:t xml:space="preserve">Eliminar </w:t>
        </w:r>
      </w:ins>
    </w:p>
    <w:bookmarkEnd w:id="526"/>
    <w:p w14:paraId="5C48FD8E" w14:textId="7337DCD7" w:rsidR="00987869" w:rsidRDefault="0FF58B77" w:rsidP="004F4B5A">
      <w:pPr>
        <w:numPr>
          <w:ilvl w:val="0"/>
          <w:numId w:val="1"/>
        </w:numPr>
        <w:spacing w:line="360" w:lineRule="auto"/>
        <w:contextualSpacing/>
        <w:jc w:val="both"/>
        <w:rPr>
          <w:ins w:id="528" w:author="Maria Cristina Tavares Briosa" w:date="2025-08-21T15:13:00Z" w16du:dateUtc="2025-08-21T14:13:00Z"/>
          <w:rFonts w:ascii="Garamond" w:eastAsia="Times New Roman" w:hAnsi="Garamond" w:cs="Times New Roman"/>
          <w:lang w:eastAsia="pt-PT"/>
        </w:rPr>
      </w:pPr>
      <w:r w:rsidRPr="578B151F">
        <w:rPr>
          <w:rFonts w:ascii="Garamond" w:eastAsia="Times New Roman" w:hAnsi="Garamond" w:cs="Times New Roman"/>
          <w:lang w:eastAsia="pt-PT"/>
        </w:rPr>
        <w:t>«</w:t>
      </w:r>
      <w:r w:rsidRPr="00A37FED">
        <w:rPr>
          <w:rFonts w:ascii="Garamond" w:eastAsia="Times New Roman" w:hAnsi="Garamond" w:cs="Times New Roman"/>
          <w:strike/>
          <w:lang w:eastAsia="pt-PT"/>
        </w:rPr>
        <w:t xml:space="preserve">Animais selvagens» </w:t>
      </w:r>
      <w:r w:rsidR="047EF48D" w:rsidRPr="00A37FED">
        <w:rPr>
          <w:rFonts w:ascii="Garamond" w:eastAsia="Times New Roman" w:hAnsi="Garamond" w:cs="Times New Roman"/>
          <w:strike/>
          <w:lang w:eastAsia="pt-PT"/>
        </w:rPr>
        <w:t>todo o animal cuja espécie existe na natureza, no seu habitat natural, partilhando com o seu antepassado comum o mesmo c</w:t>
      </w:r>
      <w:commentRangeStart w:id="529"/>
      <w:r w:rsidR="047EF48D" w:rsidRPr="00A37FED">
        <w:rPr>
          <w:rFonts w:ascii="Garamond" w:eastAsia="Times New Roman" w:hAnsi="Garamond" w:cs="Times New Roman"/>
          <w:strike/>
          <w:lang w:eastAsia="pt-PT"/>
        </w:rPr>
        <w:t>ódigo genético</w:t>
      </w:r>
      <w:commentRangeEnd w:id="529"/>
      <w:r w:rsidR="00987869" w:rsidRPr="00A37FED">
        <w:rPr>
          <w:rStyle w:val="CommentReference"/>
          <w:rFonts w:ascii="Garamond" w:eastAsia="Times New Roman" w:hAnsi="Garamond" w:cs="Times New Roman"/>
          <w:strike/>
          <w:sz w:val="24"/>
          <w:szCs w:val="24"/>
          <w:lang w:eastAsia="pt-PT"/>
        </w:rPr>
        <w:commentReference w:id="529"/>
      </w:r>
      <w:r w:rsidR="047EF48D" w:rsidRPr="00A37FED">
        <w:rPr>
          <w:rFonts w:ascii="Garamond" w:eastAsia="Times New Roman" w:hAnsi="Garamond" w:cs="Times New Roman"/>
          <w:strike/>
          <w:lang w:eastAsia="pt-PT"/>
        </w:rPr>
        <w:t>, incluindo os animais de vida livre e também os animais selvagens autóctones e exóticos criados em cativeiro que, embora possam ter existido tentativas de domesticação, mantém os comportamentos e instintos naturais, e por isso não podem deixar de ser considerados como selvagens</w:t>
      </w:r>
    </w:p>
    <w:p w14:paraId="68900364" w14:textId="6ADC88DB" w:rsidR="00CA7212" w:rsidRDefault="00CA7212" w:rsidP="00A37FED">
      <w:pPr>
        <w:pStyle w:val="pf0"/>
        <w:ind w:left="786"/>
        <w:rPr>
          <w:ins w:id="530" w:author="Maria Cristina Tavares Briosa" w:date="2025-08-21T15:13:00Z" w16du:dateUtc="2025-08-21T14:13:00Z"/>
          <w:rFonts w:ascii="Arial" w:hAnsi="Arial" w:cs="Arial"/>
          <w:sz w:val="20"/>
          <w:szCs w:val="20"/>
        </w:rPr>
      </w:pPr>
      <w:ins w:id="531" w:author="Maria Cristina Tavares Briosa" w:date="2025-08-21T15:13:00Z" w16du:dateUtc="2025-08-21T14:13:00Z">
        <w:r>
          <w:rPr>
            <w:rStyle w:val="cf01"/>
          </w:rPr>
          <w:t>Eliminar definição  - não faz sentido num diploma de animais de companhia; este termo não tem relevância se não se incluir aqui a matéria de animais utilizados em circos e outros espetáculos, conforme nossa proposta.</w:t>
        </w:r>
      </w:ins>
    </w:p>
    <w:p w14:paraId="1DA37CAF" w14:textId="4FA8621E" w:rsidR="00CA7212" w:rsidRPr="000041C8" w:rsidDel="006965FB" w:rsidRDefault="00CA7212" w:rsidP="00CA7212">
      <w:pPr>
        <w:spacing w:line="360" w:lineRule="auto"/>
        <w:contextualSpacing/>
        <w:jc w:val="both"/>
        <w:rPr>
          <w:del w:id="532" w:author="Maria Cristina Tavares Briosa" w:date="2025-08-21T15:14:00Z" w16du:dateUtc="2025-08-21T14:14:00Z"/>
          <w:rFonts w:ascii="Garamond" w:eastAsia="Times New Roman" w:hAnsi="Garamond" w:cs="Times New Roman"/>
          <w:lang w:eastAsia="pt-PT"/>
        </w:rPr>
      </w:pPr>
    </w:p>
    <w:p w14:paraId="32CCCC88" w14:textId="724D8807" w:rsidR="00520284" w:rsidRDefault="5EFAEB83" w:rsidP="00520284">
      <w:pPr>
        <w:numPr>
          <w:ilvl w:val="0"/>
          <w:numId w:val="1"/>
        </w:numPr>
        <w:spacing w:line="360" w:lineRule="auto"/>
        <w:contextualSpacing/>
        <w:jc w:val="both"/>
        <w:rPr>
          <w:rFonts w:ascii="Garamond" w:eastAsia="Times New Roman" w:hAnsi="Garamond" w:cs="Times New Roman"/>
          <w:lang w:eastAsia="pt-PT"/>
        </w:rPr>
      </w:pPr>
      <w:r w:rsidRPr="578B151F">
        <w:rPr>
          <w:rFonts w:ascii="Garamond" w:eastAsia="Times New Roman" w:hAnsi="Garamond" w:cs="Times New Roman"/>
          <w:lang w:eastAsia="pt-PT"/>
        </w:rPr>
        <w:t>«Autoridade competente»</w:t>
      </w:r>
      <w:r w:rsidR="770DC2E5" w:rsidRPr="578B151F">
        <w:rPr>
          <w:rFonts w:ascii="Garamond" w:eastAsia="Times New Roman" w:hAnsi="Garamond" w:cs="Times New Roman"/>
          <w:lang w:eastAsia="pt-PT"/>
        </w:rPr>
        <w:t xml:space="preserve"> </w:t>
      </w:r>
      <w:r w:rsidR="1FE2A3EE" w:rsidRPr="578B151F">
        <w:rPr>
          <w:rFonts w:ascii="Garamond" w:eastAsia="Times New Roman" w:hAnsi="Garamond" w:cs="Times New Roman"/>
          <w:lang w:eastAsia="pt-PT"/>
        </w:rPr>
        <w:t>A</w:t>
      </w:r>
      <w:r w:rsidRPr="578B151F">
        <w:rPr>
          <w:rFonts w:ascii="Garamond" w:eastAsia="Times New Roman" w:hAnsi="Garamond" w:cs="Times New Roman"/>
          <w:lang w:eastAsia="pt-PT"/>
        </w:rPr>
        <w:t xml:space="preserve"> Direção-Geral de Alimentação e Veterinária (DGAV), enquanto autoridade sanitária veterinária nacional, os médicos veterinários municipais, quando sejam autoridades sanitárias veterinárias concelhias, </w:t>
      </w:r>
      <w:ins w:id="533" w:author="Maria Cristina Tavares Briosa" w:date="2025-08-21T15:17:00Z" w16du:dateUtc="2025-08-21T14:17:00Z">
        <w:r w:rsidR="006965FB">
          <w:rPr>
            <w:rFonts w:ascii="Garamond" w:eastAsia="Times New Roman" w:hAnsi="Garamond" w:cs="Times New Roman"/>
            <w:lang w:eastAsia="pt-PT"/>
          </w:rPr>
          <w:t xml:space="preserve">O ICNF </w:t>
        </w:r>
      </w:ins>
      <w:ins w:id="534" w:author="Maria Cristina Tavares Briosa" w:date="2025-08-21T15:18:00Z" w16du:dateUtc="2025-08-21T14:18:00Z">
        <w:r w:rsidR="006965FB">
          <w:rPr>
            <w:rFonts w:ascii="Garamond" w:eastAsia="Times New Roman" w:hAnsi="Garamond" w:cs="Times New Roman"/>
            <w:lang w:eastAsia="pt-PT"/>
          </w:rPr>
          <w:t xml:space="preserve">enquanto autoridade para as espécies protegidas por regulamentação específica, </w:t>
        </w:r>
      </w:ins>
      <w:r w:rsidRPr="578B151F">
        <w:rPr>
          <w:rFonts w:ascii="Garamond" w:eastAsia="Times New Roman" w:hAnsi="Garamond" w:cs="Times New Roman"/>
          <w:lang w:eastAsia="pt-PT"/>
        </w:rPr>
        <w:t>as câmaras municipais, a Guarda Nacional Republicana (GNR), a Polícia de Segurança Pública (PSP)</w:t>
      </w:r>
      <w:r w:rsidR="0A9C3E30" w:rsidRPr="578B151F">
        <w:rPr>
          <w:rFonts w:ascii="Garamond" w:eastAsia="Times New Roman" w:hAnsi="Garamond" w:cs="Times New Roman"/>
          <w:lang w:eastAsia="pt-PT"/>
        </w:rPr>
        <w:t>,</w:t>
      </w:r>
      <w:r w:rsidRPr="578B151F">
        <w:rPr>
          <w:rFonts w:ascii="Garamond" w:eastAsia="Times New Roman" w:hAnsi="Garamond" w:cs="Times New Roman"/>
          <w:lang w:eastAsia="pt-PT"/>
        </w:rPr>
        <w:t xml:space="preserve"> a Polícia Municipal (PM)</w:t>
      </w:r>
      <w:r w:rsidR="0A9C3E30" w:rsidRPr="578B151F">
        <w:rPr>
          <w:rFonts w:ascii="Garamond" w:eastAsia="Times New Roman" w:hAnsi="Garamond" w:cs="Times New Roman"/>
          <w:lang w:eastAsia="pt-PT"/>
        </w:rPr>
        <w:t xml:space="preserve"> e a</w:t>
      </w:r>
      <w:r w:rsidR="1FE2A3EE" w:rsidRPr="578B151F">
        <w:rPr>
          <w:rFonts w:ascii="Garamond" w:eastAsia="Times New Roman" w:hAnsi="Garamond" w:cs="Times New Roman"/>
          <w:lang w:eastAsia="pt-PT"/>
        </w:rPr>
        <w:t xml:space="preserve"> </w:t>
      </w:r>
      <w:r w:rsidR="0A9C3E30" w:rsidRPr="578B151F">
        <w:rPr>
          <w:rFonts w:ascii="Garamond" w:eastAsia="Times New Roman" w:hAnsi="Garamond" w:cs="Times New Roman"/>
          <w:lang w:eastAsia="pt-PT"/>
        </w:rPr>
        <w:t>Autoridade de Segurança Alimentar e Económica (ASAE);</w:t>
      </w:r>
    </w:p>
    <w:p w14:paraId="1868F693" w14:textId="4603B645" w:rsidR="00520284" w:rsidRDefault="69262637" w:rsidP="00520284">
      <w:pPr>
        <w:numPr>
          <w:ilvl w:val="0"/>
          <w:numId w:val="1"/>
        </w:numPr>
        <w:spacing w:line="360" w:lineRule="auto"/>
        <w:contextualSpacing/>
        <w:jc w:val="both"/>
        <w:rPr>
          <w:ins w:id="535" w:author="Maria Jorge Caldeira Carvalho Antunes Correia" w:date="2026-02-19T11:41:00Z" w16du:dateUtc="2026-02-19T11:41:00Z"/>
          <w:rFonts w:ascii="Garamond" w:eastAsia="Times New Roman" w:hAnsi="Garamond" w:cs="Times New Roman"/>
          <w:lang w:eastAsia="pt-PT"/>
        </w:rPr>
      </w:pPr>
      <w:commentRangeStart w:id="536"/>
      <w:r w:rsidRPr="54EE4B9D">
        <w:rPr>
          <w:rFonts w:ascii="Garamond" w:eastAsia="Times New Roman" w:hAnsi="Garamond" w:cs="Times New Roman"/>
          <w:lang w:eastAsia="pt-PT"/>
        </w:rPr>
        <w:t>«Associação zoófila» associação sem fins lucrativos</w:t>
      </w:r>
      <w:r w:rsidR="0CE1D973" w:rsidRPr="54EE4B9D">
        <w:rPr>
          <w:rFonts w:ascii="Garamond" w:eastAsia="Times New Roman" w:hAnsi="Garamond" w:cs="Times New Roman"/>
          <w:lang w:eastAsia="pt-PT"/>
        </w:rPr>
        <w:t xml:space="preserve">, </w:t>
      </w:r>
      <w:ins w:id="537" w:author="Maria Jorge Caldeira Carvalho Antunes Correia" w:date="2026-02-19T11:41:00Z" w16du:dateUtc="2026-02-19T11:41:00Z">
        <w:r w:rsidR="00D440C8" w:rsidRPr="00D440C8">
          <w:rPr>
            <w:rFonts w:ascii="Garamond" w:eastAsia="Times New Roman" w:hAnsi="Garamond" w:cs="Times New Roman"/>
          </w:rPr>
          <w:t>dotada</w:t>
        </w:r>
        <w:r w:rsidR="00D440C8" w:rsidRPr="00D440C8">
          <w:rPr>
            <w:rFonts w:ascii="Garamond" w:eastAsia="Times New Roman" w:hAnsi="Garamond" w:cs="Times New Roman"/>
            <w:strike/>
          </w:rPr>
          <w:t>s</w:t>
        </w:r>
        <w:r w:rsidR="00D440C8" w:rsidRPr="00D440C8">
          <w:rPr>
            <w:rFonts w:ascii="Garamond" w:eastAsia="Times New Roman" w:hAnsi="Garamond" w:cs="Times New Roman"/>
          </w:rPr>
          <w:t xml:space="preserve"> de personalidade jurídica e constituída</w:t>
        </w:r>
        <w:r w:rsidR="00D440C8" w:rsidRPr="00D440C8">
          <w:rPr>
            <w:rFonts w:ascii="Garamond" w:eastAsia="Times New Roman" w:hAnsi="Garamond" w:cs="Times New Roman"/>
            <w:strike/>
          </w:rPr>
          <w:t>s</w:t>
        </w:r>
        <w:r w:rsidR="00D440C8" w:rsidRPr="00D440C8">
          <w:rPr>
            <w:rFonts w:ascii="Garamond" w:eastAsia="Times New Roman" w:hAnsi="Garamond" w:cs="Times New Roman"/>
          </w:rPr>
          <w:t xml:space="preserve"> nos termos da lei geral que não prossiga</w:t>
        </w:r>
        <w:r w:rsidR="00D440C8" w:rsidRPr="00D440C8">
          <w:rPr>
            <w:rFonts w:ascii="Garamond" w:eastAsia="Times New Roman" w:hAnsi="Garamond" w:cs="Times New Roman"/>
            <w:strike/>
          </w:rPr>
          <w:t>m</w:t>
        </w:r>
        <w:r w:rsidR="00D440C8" w:rsidRPr="00D440C8">
          <w:rPr>
            <w:rFonts w:ascii="Garamond" w:eastAsia="Times New Roman" w:hAnsi="Garamond" w:cs="Times New Roman"/>
          </w:rPr>
          <w:t xml:space="preserve"> fins lucrativos, para si ou para os seus associados</w:t>
        </w:r>
      </w:ins>
      <w:del w:id="538" w:author="Maria Jorge Caldeira Carvalho Antunes Correia" w:date="2026-02-19T11:42:00Z" w16du:dateUtc="2026-02-19T11:42:00Z">
        <w:r w:rsidR="0CE1D973" w:rsidRPr="54EE4B9D" w:rsidDel="00D440C8">
          <w:rPr>
            <w:rFonts w:ascii="Garamond" w:eastAsia="Times New Roman" w:hAnsi="Garamond" w:cs="Times New Roman"/>
            <w:lang w:eastAsia="pt-PT"/>
          </w:rPr>
          <w:delText>legalmente estabelecida</w:delText>
        </w:r>
      </w:del>
      <w:r w:rsidR="0CE1D973" w:rsidRPr="54EE4B9D">
        <w:rPr>
          <w:rFonts w:ascii="Garamond" w:eastAsia="Times New Roman" w:hAnsi="Garamond" w:cs="Times New Roman"/>
          <w:lang w:eastAsia="pt-PT"/>
        </w:rPr>
        <w:t>,</w:t>
      </w:r>
      <w:r w:rsidR="047EF48D" w:rsidRPr="54EE4B9D">
        <w:rPr>
          <w:rFonts w:ascii="Garamond" w:eastAsia="Times New Roman" w:hAnsi="Garamond" w:cs="Times New Roman"/>
          <w:lang w:eastAsia="pt-PT"/>
        </w:rPr>
        <w:t xml:space="preserve"> </w:t>
      </w:r>
      <w:r w:rsidRPr="54EE4B9D">
        <w:rPr>
          <w:rFonts w:ascii="Garamond" w:eastAsia="Times New Roman" w:hAnsi="Garamond" w:cs="Times New Roman"/>
          <w:lang w:eastAsia="pt-PT"/>
        </w:rPr>
        <w:t xml:space="preserve">que tem como objeto a </w:t>
      </w:r>
      <w:del w:id="539" w:author="Maria Jorge Caldeira Carvalho Antunes Correia" w:date="2026-02-19T11:45:00Z" w16du:dateUtc="2026-02-19T11:45:00Z">
        <w:r w:rsidRPr="54EE4B9D" w:rsidDel="00433916">
          <w:rPr>
            <w:rFonts w:ascii="Garamond" w:eastAsia="Times New Roman" w:hAnsi="Garamond" w:cs="Times New Roman"/>
            <w:lang w:eastAsia="pt-PT"/>
          </w:rPr>
          <w:delText xml:space="preserve">proteção e </w:delText>
        </w:r>
      </w:del>
      <w:commentRangeStart w:id="540"/>
      <w:r w:rsidRPr="001F5D5F">
        <w:rPr>
          <w:rFonts w:ascii="Garamond" w:eastAsia="Times New Roman" w:hAnsi="Garamond" w:cs="Times New Roman"/>
          <w:highlight w:val="yellow"/>
          <w:lang w:eastAsia="pt-PT"/>
        </w:rPr>
        <w:t>promoção do bem-estar</w:t>
      </w:r>
      <w:r w:rsidRPr="54EE4B9D">
        <w:rPr>
          <w:rFonts w:ascii="Garamond" w:eastAsia="Times New Roman" w:hAnsi="Garamond" w:cs="Times New Roman"/>
          <w:lang w:eastAsia="pt-PT"/>
        </w:rPr>
        <w:t xml:space="preserve"> </w:t>
      </w:r>
      <w:commentRangeEnd w:id="540"/>
      <w:r w:rsidR="001F5D5F" w:rsidRPr="54EE4B9D">
        <w:rPr>
          <w:rStyle w:val="CommentReference"/>
          <w:rFonts w:ascii="Garamond" w:eastAsia="Times New Roman" w:hAnsi="Garamond" w:cs="Times New Roman"/>
          <w:sz w:val="24"/>
          <w:szCs w:val="24"/>
          <w:lang w:eastAsia="pt-PT"/>
        </w:rPr>
        <w:commentReference w:id="540"/>
      </w:r>
      <w:del w:id="541" w:author="Maria Jorge Caldeira Carvalho Antunes Correia" w:date="2026-02-19T11:40:00Z" w16du:dateUtc="2026-02-19T11:40:00Z">
        <w:r w:rsidRPr="54EE4B9D" w:rsidDel="00061372">
          <w:rPr>
            <w:rFonts w:ascii="Garamond" w:eastAsia="Times New Roman" w:hAnsi="Garamond" w:cs="Times New Roman"/>
            <w:lang w:eastAsia="pt-PT"/>
          </w:rPr>
          <w:delText>animal</w:delText>
        </w:r>
      </w:del>
      <w:ins w:id="542" w:author="Maria Jorge Caldeira Carvalho Antunes Correia" w:date="2026-02-19T11:40:00Z" w16du:dateUtc="2026-02-19T11:40:00Z">
        <w:r w:rsidR="00061372">
          <w:rPr>
            <w:rFonts w:ascii="Garamond" w:eastAsia="Times New Roman" w:hAnsi="Garamond" w:cs="Times New Roman"/>
            <w:lang w:eastAsia="pt-PT"/>
          </w:rPr>
          <w:t>dos animais de companhia</w:t>
        </w:r>
      </w:ins>
      <w:r w:rsidRPr="54EE4B9D">
        <w:rPr>
          <w:rFonts w:ascii="Garamond" w:eastAsia="Times New Roman" w:hAnsi="Garamond" w:cs="Times New Roman"/>
          <w:lang w:eastAsia="pt-PT"/>
        </w:rPr>
        <w:t xml:space="preserve"> e inscrita no registo nacional das associações zoófilas, nos termos do disposto no artigo 100.º;</w:t>
      </w:r>
      <w:commentRangeEnd w:id="536"/>
      <w:r w:rsidR="00520284">
        <w:rPr>
          <w:rStyle w:val="CommentReference"/>
          <w:rFonts w:ascii="Garamond" w:eastAsia="Times New Roman" w:hAnsi="Garamond" w:cs="Times New Roman"/>
          <w:sz w:val="24"/>
          <w:szCs w:val="24"/>
          <w:lang w:eastAsia="pt-PT"/>
        </w:rPr>
        <w:commentReference w:id="536"/>
      </w:r>
    </w:p>
    <w:p w14:paraId="403701F0" w14:textId="77777777" w:rsidR="00D440C8" w:rsidRPr="00D440C8" w:rsidRDefault="00D440C8" w:rsidP="00D440C8">
      <w:pPr>
        <w:pStyle w:val="ListParagraph"/>
        <w:numPr>
          <w:ilvl w:val="0"/>
          <w:numId w:val="1"/>
        </w:numPr>
        <w:spacing w:line="360" w:lineRule="auto"/>
        <w:jc w:val="both"/>
        <w:rPr>
          <w:ins w:id="543" w:author="Maria Jorge Caldeira Carvalho Antunes Correia" w:date="2026-02-19T11:41:00Z" w16du:dateUtc="2026-02-19T11:41:00Z"/>
          <w:rFonts w:ascii="Garamond" w:hAnsi="Garamond"/>
        </w:rPr>
      </w:pPr>
    </w:p>
    <w:p w14:paraId="33EF8BEF" w14:textId="77777777" w:rsidR="00D440C8" w:rsidRPr="00520284" w:rsidRDefault="00D440C8" w:rsidP="00D440C8">
      <w:pPr>
        <w:spacing w:line="360" w:lineRule="auto"/>
        <w:contextualSpacing/>
        <w:jc w:val="both"/>
        <w:rPr>
          <w:rFonts w:ascii="Garamond" w:eastAsia="Times New Roman" w:hAnsi="Garamond" w:cs="Times New Roman"/>
          <w:lang w:eastAsia="pt-PT"/>
        </w:rPr>
      </w:pPr>
    </w:p>
    <w:p w14:paraId="18D833D8" w14:textId="72B28C6E" w:rsidR="003D15F2" w:rsidRPr="000041C8" w:rsidRDefault="003D15F2" w:rsidP="004F4B5A">
      <w:pPr>
        <w:numPr>
          <w:ilvl w:val="0"/>
          <w:numId w:val="1"/>
        </w:numPr>
        <w:spacing w:line="360" w:lineRule="auto"/>
        <w:contextualSpacing/>
        <w:jc w:val="both"/>
        <w:rPr>
          <w:rFonts w:ascii="Garamond" w:eastAsia="Times New Roman" w:hAnsi="Garamond" w:cs="Times New Roman"/>
          <w:lang w:eastAsia="pt-PT"/>
        </w:rPr>
      </w:pPr>
      <w:r w:rsidRPr="000041C8">
        <w:rPr>
          <w:rFonts w:ascii="Garamond" w:eastAsia="Times New Roman" w:hAnsi="Garamond" w:cs="Times New Roman"/>
          <w:lang w:eastAsia="pt-PT"/>
        </w:rPr>
        <w:t>«Bem-estar animal» o estado de equilíbrio físico e mental de um animal em relação às condições em que vive e morre, incluindo a ausência de fome, sede e má nutrição, de desconforto físico e térmico, de dor, lesão e doença, de medo e stresse, bem como a oportunidade de expressar o seu comportamento natural</w:t>
      </w:r>
      <w:r w:rsidR="00013500" w:rsidRPr="000041C8">
        <w:rPr>
          <w:rFonts w:ascii="Garamond" w:eastAsia="Times New Roman" w:hAnsi="Garamond" w:cs="Times New Roman"/>
          <w:lang w:eastAsia="pt-PT"/>
        </w:rPr>
        <w:t>;</w:t>
      </w:r>
    </w:p>
    <w:p w14:paraId="18C43892" w14:textId="651C1F3A" w:rsidR="008E05EE" w:rsidRPr="00A37FED" w:rsidRDefault="193BE28F" w:rsidP="004F4B5A">
      <w:pPr>
        <w:numPr>
          <w:ilvl w:val="0"/>
          <w:numId w:val="1"/>
        </w:numPr>
        <w:spacing w:line="360" w:lineRule="auto"/>
        <w:contextualSpacing/>
        <w:jc w:val="both"/>
        <w:rPr>
          <w:ins w:id="544" w:author="Maria Cristina Tavares Briosa" w:date="2025-08-21T15:22:00Z" w16du:dateUtc="2025-08-21T14:22:00Z"/>
          <w:rFonts w:ascii="Garamond" w:eastAsia="Times New Roman" w:hAnsi="Garamond" w:cs="Times New Roman"/>
          <w:strike/>
          <w:lang w:eastAsia="pt-PT"/>
        </w:rPr>
      </w:pPr>
      <w:r w:rsidRPr="54EE4B9D">
        <w:rPr>
          <w:rFonts w:ascii="Garamond" w:eastAsia="Times New Roman" w:hAnsi="Garamond" w:cs="Times New Roman"/>
          <w:lang w:eastAsia="pt-PT"/>
        </w:rPr>
        <w:t>«</w:t>
      </w:r>
      <w:commentRangeStart w:id="545"/>
      <w:commentRangeStart w:id="546"/>
      <w:r w:rsidRPr="00A37FED">
        <w:rPr>
          <w:rFonts w:ascii="Garamond" w:eastAsia="Times New Roman" w:hAnsi="Garamond" w:cs="Times New Roman"/>
          <w:strike/>
          <w:lang w:eastAsia="pt-PT"/>
        </w:rPr>
        <w:t>Cão ou gato de raça inde</w:t>
      </w:r>
      <w:r w:rsidR="0A1AD3DC" w:rsidRPr="00A37FED">
        <w:rPr>
          <w:rFonts w:ascii="Garamond" w:eastAsia="Times New Roman" w:hAnsi="Garamond" w:cs="Times New Roman"/>
          <w:strike/>
          <w:lang w:eastAsia="pt-PT"/>
        </w:rPr>
        <w:t>terminada</w:t>
      </w:r>
      <w:r w:rsidRPr="00A37FED">
        <w:rPr>
          <w:rFonts w:ascii="Garamond" w:eastAsia="Times New Roman" w:hAnsi="Garamond" w:cs="Times New Roman"/>
          <w:strike/>
          <w:lang w:eastAsia="pt-PT"/>
        </w:rPr>
        <w:t>»</w:t>
      </w:r>
      <w:commentRangeEnd w:id="546"/>
      <w:r w:rsidR="008E05EE" w:rsidRPr="00A37FED">
        <w:rPr>
          <w:rStyle w:val="CommentReference"/>
          <w:rFonts w:ascii="Garamond" w:eastAsia="Times New Roman" w:hAnsi="Garamond" w:cs="Times New Roman"/>
          <w:strike/>
          <w:sz w:val="24"/>
          <w:szCs w:val="24"/>
          <w:lang w:eastAsia="pt-PT"/>
        </w:rPr>
        <w:commentReference w:id="546"/>
      </w:r>
      <w:commentRangeEnd w:id="545"/>
      <w:r w:rsidR="008E05EE" w:rsidRPr="00A37FED">
        <w:rPr>
          <w:rStyle w:val="CommentReference"/>
          <w:rFonts w:ascii="Garamond" w:eastAsia="Times New Roman" w:hAnsi="Garamond" w:cs="Times New Roman"/>
          <w:strike/>
          <w:sz w:val="24"/>
          <w:szCs w:val="24"/>
          <w:lang w:eastAsia="pt-PT"/>
        </w:rPr>
        <w:commentReference w:id="545"/>
      </w:r>
      <w:r w:rsidRPr="00A37FED">
        <w:rPr>
          <w:rFonts w:ascii="Garamond" w:eastAsia="Times New Roman" w:hAnsi="Garamond" w:cs="Times New Roman"/>
          <w:strike/>
          <w:lang w:eastAsia="pt-PT"/>
        </w:rPr>
        <w:t xml:space="preserve"> todos os animais </w:t>
      </w:r>
      <w:r w:rsidR="0CE1D973" w:rsidRPr="00A37FED">
        <w:rPr>
          <w:rFonts w:ascii="Garamond" w:eastAsia="Times New Roman" w:hAnsi="Garamond" w:cs="Times New Roman"/>
          <w:strike/>
          <w:lang w:eastAsia="pt-PT"/>
        </w:rPr>
        <w:t xml:space="preserve">identificados no SIAC </w:t>
      </w:r>
      <w:r w:rsidRPr="00A37FED">
        <w:rPr>
          <w:rFonts w:ascii="Garamond" w:eastAsia="Times New Roman" w:hAnsi="Garamond" w:cs="Times New Roman"/>
          <w:strike/>
          <w:lang w:eastAsia="pt-PT"/>
        </w:rPr>
        <w:t>que não se encontram registados no livro de origens português; </w:t>
      </w:r>
    </w:p>
    <w:p w14:paraId="0B2AA558" w14:textId="77777777" w:rsidR="00D16414" w:rsidRPr="00D16414" w:rsidRDefault="006965FB" w:rsidP="00D16414">
      <w:pPr>
        <w:spacing w:line="360" w:lineRule="auto"/>
        <w:contextualSpacing/>
        <w:jc w:val="both"/>
        <w:rPr>
          <w:ins w:id="547" w:author="Maria Cristina Tavares Briosa" w:date="2025-08-21T15:25:00Z"/>
          <w:rFonts w:ascii="Garamond" w:hAnsi="Garamond"/>
        </w:rPr>
      </w:pPr>
      <w:ins w:id="548" w:author="Maria Cristina Tavares Briosa" w:date="2025-08-21T15:24:00Z" w16du:dateUtc="2025-08-21T14:24:00Z">
        <w:r>
          <w:rPr>
            <w:rFonts w:ascii="Garamond" w:eastAsia="Times New Roman" w:hAnsi="Garamond" w:cs="Times New Roman"/>
            <w:lang w:eastAsia="pt-PT"/>
          </w:rPr>
          <w:t xml:space="preserve">Eliminar esta </w:t>
        </w:r>
        <w:r w:rsidR="00D16414">
          <w:rPr>
            <w:rFonts w:ascii="Garamond" w:eastAsia="Times New Roman" w:hAnsi="Garamond" w:cs="Times New Roman"/>
            <w:lang w:eastAsia="pt-PT"/>
          </w:rPr>
          <w:t xml:space="preserve">definição - </w:t>
        </w:r>
      </w:ins>
      <w:ins w:id="549" w:author="Maria Cristina Tavares Briosa" w:date="2025-08-21T15:25:00Z">
        <w:r w:rsidR="00D16414" w:rsidRPr="00D16414">
          <w:rPr>
            <w:rFonts w:ascii="Garamond" w:hAnsi="Garamond"/>
          </w:rPr>
          <w:t>Esta definição não pode existir, por incompatibilidade com os pressupostos dos cães enquadrados como raça p-perigosa - Ex: 1 American Pitbull , ou 1 American Bully não estão inscritos em LOP, mas não são de raça indeterminada, sob pena de não se poder exigir o cumprimento das normas legais do DL nº 315/2009, na redação atual.</w:t>
        </w:r>
      </w:ins>
    </w:p>
    <w:p w14:paraId="7E15E467" w14:textId="77777777" w:rsidR="00D16414" w:rsidRPr="00D16414" w:rsidRDefault="00D16414" w:rsidP="00D16414">
      <w:pPr>
        <w:spacing w:line="360" w:lineRule="auto"/>
        <w:contextualSpacing/>
        <w:jc w:val="both"/>
        <w:rPr>
          <w:ins w:id="550" w:author="Maria Cristina Tavares Briosa" w:date="2025-08-21T15:25:00Z"/>
          <w:rFonts w:ascii="Garamond" w:eastAsia="Times New Roman" w:hAnsi="Garamond" w:cs="Times New Roman"/>
          <w:lang w:eastAsia="pt-PT"/>
        </w:rPr>
      </w:pPr>
      <w:ins w:id="551" w:author="Maria Cristina Tavares Briosa" w:date="2025-08-21T15:25:00Z">
        <w:r w:rsidRPr="00D16414">
          <w:rPr>
            <w:rFonts w:ascii="Garamond" w:eastAsia="Times New Roman" w:hAnsi="Garamond" w:cs="Times New Roman"/>
            <w:lang w:eastAsia="pt-PT"/>
          </w:rPr>
          <w:t xml:space="preserve">De igual modo há cães registados em livros genealógicos </w:t>
        </w:r>
        <w:r w:rsidRPr="00D16414">
          <w:rPr>
            <w:rFonts w:ascii="Garamond" w:eastAsia="Times New Roman" w:hAnsi="Garamond" w:cs="Times New Roman"/>
            <w:b/>
            <w:bCs/>
            <w:lang w:eastAsia="pt-PT"/>
          </w:rPr>
          <w:t>oficialmente reconhecidos</w:t>
        </w:r>
        <w:r w:rsidRPr="00D16414">
          <w:rPr>
            <w:rFonts w:ascii="Garamond" w:eastAsia="Times New Roman" w:hAnsi="Garamond" w:cs="Times New Roman"/>
            <w:lang w:eastAsia="pt-PT"/>
          </w:rPr>
          <w:t xml:space="preserve"> no estrangeiro que não passam a ser de raça indeterminada por não terem registo no LOP!</w:t>
        </w:r>
      </w:ins>
    </w:p>
    <w:p w14:paraId="28E82F8B" w14:textId="104401C8" w:rsidR="00D16414" w:rsidRPr="00D16414" w:rsidRDefault="00D16414" w:rsidP="00D16414">
      <w:pPr>
        <w:spacing w:line="360" w:lineRule="auto"/>
        <w:contextualSpacing/>
        <w:jc w:val="both"/>
        <w:rPr>
          <w:ins w:id="552" w:author="Maria Cristina Tavares Briosa" w:date="2025-08-21T15:25:00Z"/>
          <w:rFonts w:ascii="Garamond" w:eastAsia="Times New Roman" w:hAnsi="Garamond" w:cs="Times New Roman"/>
          <w:lang w:eastAsia="pt-PT"/>
        </w:rPr>
      </w:pPr>
      <w:ins w:id="553" w:author="Maria Cristina Tavares Briosa" w:date="2025-08-21T15:25:00Z">
        <w:r w:rsidRPr="00D16414">
          <w:rPr>
            <w:rFonts w:ascii="Garamond" w:eastAsia="Times New Roman" w:hAnsi="Garamond" w:cs="Times New Roman"/>
            <w:lang w:eastAsia="pt-PT"/>
          </w:rPr>
          <w:t>Em 2018</w:t>
        </w:r>
      </w:ins>
      <w:ins w:id="554" w:author="Maria Cristina Tavares Briosa" w:date="2025-08-21T15:30:00Z" w16du:dateUtc="2025-08-21T14:30:00Z">
        <w:r>
          <w:rPr>
            <w:rFonts w:ascii="Garamond" w:eastAsia="Times New Roman" w:hAnsi="Garamond" w:cs="Times New Roman"/>
            <w:lang w:eastAsia="pt-PT"/>
          </w:rPr>
          <w:t>,</w:t>
        </w:r>
      </w:ins>
      <w:ins w:id="555" w:author="Maria Cristina Tavares Briosa" w:date="2025-08-21T15:25:00Z">
        <w:r w:rsidRPr="00D16414">
          <w:rPr>
            <w:rFonts w:ascii="Garamond" w:eastAsia="Times New Roman" w:hAnsi="Garamond" w:cs="Times New Roman"/>
            <w:lang w:eastAsia="pt-PT"/>
          </w:rPr>
          <w:t xml:space="preserve"> no seguimento da publicação da Lei</w:t>
        </w:r>
      </w:ins>
      <w:ins w:id="556" w:author="Maria Cristina Tavares Briosa" w:date="2025-08-21T15:30:00Z" w16du:dateUtc="2025-08-21T14:30:00Z">
        <w:r>
          <w:rPr>
            <w:rFonts w:ascii="Garamond" w:eastAsia="Times New Roman" w:hAnsi="Garamond" w:cs="Times New Roman"/>
            <w:lang w:eastAsia="pt-PT"/>
          </w:rPr>
          <w:t xml:space="preserve"> </w:t>
        </w:r>
      </w:ins>
      <w:ins w:id="557" w:author="Maria Cristina Tavares Briosa" w:date="2025-08-21T15:25:00Z">
        <w:r w:rsidRPr="00D16414">
          <w:rPr>
            <w:rFonts w:ascii="Garamond" w:eastAsia="Times New Roman" w:hAnsi="Garamond" w:cs="Times New Roman"/>
            <w:lang w:eastAsia="pt-PT"/>
          </w:rPr>
          <w:t>n.º 95/2017 de 23 de agosto, publicámos um esclarecimento a respeito desta matéria, para evitar uso indevido da expressão " raça indeterminada"</w:t>
        </w:r>
      </w:ins>
    </w:p>
    <w:p w14:paraId="3182DC57" w14:textId="6E749F2A" w:rsidR="006965FB" w:rsidRPr="000041C8" w:rsidRDefault="006965FB" w:rsidP="006965FB">
      <w:pPr>
        <w:spacing w:line="360" w:lineRule="auto"/>
        <w:contextualSpacing/>
        <w:jc w:val="both"/>
        <w:rPr>
          <w:rFonts w:ascii="Garamond" w:eastAsia="Times New Roman" w:hAnsi="Garamond" w:cs="Times New Roman"/>
          <w:lang w:eastAsia="pt-PT"/>
        </w:rPr>
      </w:pPr>
    </w:p>
    <w:p w14:paraId="575A15D4" w14:textId="677F22CA" w:rsidR="00103F76" w:rsidRDefault="008E05EE" w:rsidP="00103F76">
      <w:pPr>
        <w:spacing w:line="360" w:lineRule="auto"/>
        <w:contextualSpacing/>
        <w:jc w:val="both"/>
        <w:rPr>
          <w:ins w:id="558" w:author="Maria Cristina Tavares Briosa" w:date="2025-08-21T15:38:00Z" w16du:dateUtc="2025-08-21T14:38:00Z"/>
          <w:rFonts w:ascii="Garamond" w:eastAsia="Times New Roman" w:hAnsi="Garamond" w:cs="Times New Roman"/>
          <w:lang w:eastAsia="pt-PT"/>
        </w:rPr>
      </w:pPr>
      <w:r w:rsidRPr="578B151F">
        <w:rPr>
          <w:rFonts w:ascii="Garamond" w:eastAsia="Times New Roman" w:hAnsi="Garamond" w:cs="Times New Roman"/>
          <w:lang w:eastAsia="pt-PT"/>
        </w:rPr>
        <w:t>«Cão ou gato de raça pura» o animal que se encontra identificado</w:t>
      </w:r>
      <w:r w:rsidR="00731EB5" w:rsidRPr="578B151F">
        <w:rPr>
          <w:rFonts w:ascii="Garamond" w:eastAsia="Times New Roman" w:hAnsi="Garamond" w:cs="Times New Roman"/>
          <w:lang w:eastAsia="pt-PT"/>
        </w:rPr>
        <w:t xml:space="preserve"> no SIAC</w:t>
      </w:r>
      <w:r w:rsidRPr="578B151F">
        <w:rPr>
          <w:rFonts w:ascii="Garamond" w:eastAsia="Times New Roman" w:hAnsi="Garamond" w:cs="Times New Roman"/>
          <w:lang w:eastAsia="pt-PT"/>
        </w:rPr>
        <w:t xml:space="preserve"> e com registo genealógico</w:t>
      </w:r>
      <w:ins w:id="559" w:author="Maria Cristina Tavares Briosa" w:date="2025-08-21T15:36:00Z" w16du:dateUtc="2025-08-21T14:36:00Z">
        <w:r w:rsidR="00103F76">
          <w:rPr>
            <w:rFonts w:ascii="Garamond" w:eastAsia="Times New Roman" w:hAnsi="Garamond" w:cs="Times New Roman"/>
            <w:lang w:eastAsia="pt-PT"/>
          </w:rPr>
          <w:t xml:space="preserve"> oficialmente reconhecido</w:t>
        </w:r>
      </w:ins>
      <w:r w:rsidR="00731EB5" w:rsidRPr="578B151F">
        <w:rPr>
          <w:rFonts w:ascii="Garamond" w:eastAsia="Times New Roman" w:hAnsi="Garamond" w:cs="Times New Roman"/>
          <w:lang w:eastAsia="pt-PT"/>
        </w:rPr>
        <w:t>, ou registo inicial</w:t>
      </w:r>
      <w:r w:rsidRPr="578B151F">
        <w:rPr>
          <w:rFonts w:ascii="Garamond" w:eastAsia="Times New Roman" w:hAnsi="Garamond" w:cs="Times New Roman"/>
          <w:lang w:eastAsia="pt-PT"/>
        </w:rPr>
        <w:t xml:space="preserve"> no livro de origens português</w:t>
      </w:r>
      <w:ins w:id="560" w:author="Maria Cristina Tavares Briosa" w:date="2025-08-21T15:37:00Z" w16du:dateUtc="2025-08-21T14:37:00Z">
        <w:r w:rsidR="00103F76" w:rsidRPr="00A37FED">
          <w:rPr>
            <w:rFonts w:ascii="Garamond" w:eastAsia="Times New Roman" w:hAnsi="Garamond" w:cs="Times New Roman"/>
            <w:highlight w:val="lightGray"/>
            <w:lang w:eastAsia="pt-PT"/>
          </w:rPr>
          <w:t xml:space="preserve">, </w:t>
        </w:r>
      </w:ins>
      <w:ins w:id="561" w:author="Maria Cristina Tavares Briosa" w:date="2025-10-24T16:02:00Z" w16du:dateUtc="2025-10-24T15:02:00Z">
        <w:r w:rsidR="00A37FED" w:rsidRPr="00A37FED">
          <w:rPr>
            <w:rFonts w:ascii="Garamond" w:eastAsia="Times New Roman" w:hAnsi="Garamond" w:cs="Times New Roman"/>
            <w:highlight w:val="lightGray"/>
            <w:lang w:eastAsia="pt-PT"/>
          </w:rPr>
          <w:t>sendo excluído deste os cães potencialmente p</w:t>
        </w:r>
      </w:ins>
      <w:ins w:id="562" w:author="Maria Cristina Tavares Briosa" w:date="2025-10-24T16:03:00Z" w16du:dateUtc="2025-10-24T15:03:00Z">
        <w:r w:rsidR="00A37FED" w:rsidRPr="00A37FED">
          <w:rPr>
            <w:rFonts w:ascii="Garamond" w:eastAsia="Times New Roman" w:hAnsi="Garamond" w:cs="Times New Roman"/>
            <w:highlight w:val="lightGray"/>
            <w:lang w:eastAsia="pt-PT"/>
          </w:rPr>
          <w:t>erigosos, que têm de estar registados em livro genealógico</w:t>
        </w:r>
      </w:ins>
    </w:p>
    <w:p w14:paraId="581C023E" w14:textId="7DB5C804" w:rsidR="00103F76" w:rsidRPr="00103F76" w:rsidRDefault="008E05EE" w:rsidP="00103F76">
      <w:pPr>
        <w:spacing w:line="360" w:lineRule="auto"/>
        <w:contextualSpacing/>
        <w:jc w:val="both"/>
        <w:rPr>
          <w:ins w:id="563" w:author="Maria Cristina Tavares Briosa" w:date="2025-08-21T15:37:00Z" w16du:dateUtc="2025-08-21T14:37:00Z"/>
          <w:rFonts w:ascii="Garamond" w:eastAsia="Times New Roman" w:hAnsi="Garamond" w:cs="Times New Roman"/>
          <w:lang w:eastAsia="pt-PT"/>
        </w:rPr>
      </w:pPr>
      <w:del w:id="564" w:author="Maria Cristina Tavares Briosa" w:date="2025-08-21T15:36:00Z" w16du:dateUtc="2025-08-21T14:36:00Z">
        <w:r w:rsidRPr="578B151F" w:rsidDel="00103F76">
          <w:rPr>
            <w:rFonts w:ascii="Garamond" w:eastAsia="Times New Roman" w:hAnsi="Garamond" w:cs="Times New Roman"/>
            <w:lang w:eastAsia="pt-PT"/>
          </w:rPr>
          <w:delText>;</w:delText>
        </w:r>
      </w:del>
      <w:ins w:id="565" w:author="Maria Cristina Tavares Briosa" w:date="2025-08-21T15:38:00Z" w16du:dateUtc="2025-08-21T14:38:00Z">
        <w:r w:rsidR="00103F76">
          <w:rPr>
            <w:rFonts w:ascii="Garamond" w:eastAsia="Times New Roman" w:hAnsi="Garamond" w:cs="Times New Roman"/>
            <w:lang w:eastAsia="pt-PT"/>
          </w:rPr>
          <w:t>Prever o</w:t>
        </w:r>
      </w:ins>
      <w:ins w:id="566" w:author="Maria Cristina Tavares Briosa" w:date="2025-08-21T15:37:00Z" w16du:dateUtc="2025-08-21T14:37:00Z">
        <w:r w:rsidR="00103F76" w:rsidRPr="00103F76">
          <w:rPr>
            <w:rFonts w:ascii="Garamond" w:eastAsia="Times New Roman" w:hAnsi="Garamond" w:cs="Times New Roman"/>
            <w:lang w:eastAsia="pt-PT"/>
          </w:rPr>
          <w:t xml:space="preserve"> cruzamento obrigatório </w:t>
        </w:r>
      </w:ins>
      <w:ins w:id="567" w:author="Maria Cristina Tavares Briosa" w:date="2025-08-21T15:38:00Z" w16du:dateUtc="2025-08-21T14:38:00Z">
        <w:r w:rsidR="00103F76">
          <w:rPr>
            <w:rFonts w:ascii="Garamond" w:eastAsia="Times New Roman" w:hAnsi="Garamond" w:cs="Times New Roman"/>
            <w:lang w:eastAsia="pt-PT"/>
          </w:rPr>
          <w:t xml:space="preserve">das bases de dados do SIAC e </w:t>
        </w:r>
      </w:ins>
      <w:ins w:id="568" w:author="Maria Cristina Tavares Briosa" w:date="2025-08-21T15:37:00Z" w16du:dateUtc="2025-08-21T14:37:00Z">
        <w:r w:rsidR="00103F76" w:rsidRPr="00103F76">
          <w:rPr>
            <w:rFonts w:ascii="Garamond" w:eastAsia="Times New Roman" w:hAnsi="Garamond" w:cs="Times New Roman"/>
            <w:lang w:eastAsia="pt-PT"/>
          </w:rPr>
          <w:t>CPC e CPF</w:t>
        </w:r>
      </w:ins>
      <w:ins w:id="569" w:author="Maria Cristina Tavares Briosa" w:date="2025-08-21T15:38:00Z" w16du:dateUtc="2025-08-21T14:38:00Z">
        <w:r w:rsidR="00103F76">
          <w:rPr>
            <w:rFonts w:ascii="Garamond" w:eastAsia="Times New Roman" w:hAnsi="Garamond" w:cs="Times New Roman"/>
            <w:lang w:eastAsia="pt-PT"/>
          </w:rPr>
          <w:t xml:space="preserve">, para validação </w:t>
        </w:r>
      </w:ins>
      <w:ins w:id="570" w:author="Maria Cristina Tavares Briosa" w:date="2025-08-21T15:39:00Z" w16du:dateUtc="2025-08-21T14:39:00Z">
        <w:r w:rsidR="00103F76">
          <w:rPr>
            <w:rFonts w:ascii="Garamond" w:eastAsia="Times New Roman" w:hAnsi="Garamond" w:cs="Times New Roman"/>
            <w:lang w:eastAsia="pt-PT"/>
          </w:rPr>
          <w:t>dos animais nascidos em Portugal.</w:t>
        </w:r>
      </w:ins>
    </w:p>
    <w:p w14:paraId="458EF511" w14:textId="77777777" w:rsidR="00103F76" w:rsidRPr="00103F76" w:rsidRDefault="00103F76" w:rsidP="00103F76">
      <w:pPr>
        <w:spacing w:line="360" w:lineRule="auto"/>
        <w:contextualSpacing/>
        <w:jc w:val="both"/>
        <w:rPr>
          <w:ins w:id="571" w:author="Maria Cristina Tavares Briosa" w:date="2025-08-21T15:37:00Z" w16du:dateUtc="2025-08-21T14:37:00Z"/>
          <w:rFonts w:ascii="Garamond" w:eastAsia="Times New Roman" w:hAnsi="Garamond" w:cs="Times New Roman"/>
          <w:lang w:eastAsia="pt-PT"/>
        </w:rPr>
      </w:pPr>
      <w:ins w:id="572" w:author="Maria Cristina Tavares Briosa" w:date="2025-08-21T15:37:00Z" w16du:dateUtc="2025-08-21T14:37:00Z">
        <w:r w:rsidRPr="00103F76">
          <w:rPr>
            <w:rFonts w:ascii="Garamond" w:eastAsia="Times New Roman" w:hAnsi="Garamond" w:cs="Times New Roman"/>
            <w:lang w:eastAsia="pt-PT"/>
          </w:rPr>
          <w:t>Todo o que não fosse validado, ficaria como TIPO.</w:t>
        </w:r>
      </w:ins>
    </w:p>
    <w:p w14:paraId="18D517F3" w14:textId="185C6046" w:rsidR="00103F76" w:rsidRDefault="00103F76" w:rsidP="00103F76">
      <w:pPr>
        <w:numPr>
          <w:ilvl w:val="0"/>
          <w:numId w:val="1"/>
        </w:numPr>
        <w:spacing w:line="360" w:lineRule="auto"/>
        <w:contextualSpacing/>
        <w:jc w:val="both"/>
        <w:rPr>
          <w:ins w:id="573" w:author="Maria Cristina Tavares Briosa" w:date="2025-08-21T15:34:00Z" w16du:dateUtc="2025-08-21T14:34:00Z"/>
          <w:rFonts w:ascii="Garamond" w:eastAsia="Times New Roman" w:hAnsi="Garamond" w:cs="Times New Roman"/>
          <w:lang w:eastAsia="pt-PT"/>
        </w:rPr>
      </w:pPr>
    </w:p>
    <w:p w14:paraId="4AF1459C" w14:textId="073D8181" w:rsidR="00103F76" w:rsidRPr="00103F76" w:rsidRDefault="00103F76" w:rsidP="00103F76">
      <w:pPr>
        <w:spacing w:line="360" w:lineRule="auto"/>
        <w:contextualSpacing/>
        <w:jc w:val="both"/>
        <w:rPr>
          <w:ins w:id="574" w:author="Maria Cristina Tavares Briosa" w:date="2025-08-21T15:33:00Z" w16du:dateUtc="2025-08-21T14:33:00Z"/>
          <w:rFonts w:ascii="Garamond" w:eastAsia="Times New Roman" w:hAnsi="Garamond" w:cs="Times New Roman"/>
          <w:lang w:eastAsia="pt-PT"/>
        </w:rPr>
      </w:pPr>
      <w:ins w:id="575" w:author="Maria Cristina Tavares Briosa" w:date="2025-08-21T15:34:00Z" w16du:dateUtc="2025-08-21T14:34:00Z">
        <w:r>
          <w:rPr>
            <w:rFonts w:ascii="Garamond" w:eastAsia="Times New Roman" w:hAnsi="Garamond" w:cs="Times New Roman"/>
            <w:lang w:eastAsia="pt-PT"/>
          </w:rPr>
          <w:t>Há animais que vêm do estran</w:t>
        </w:r>
      </w:ins>
      <w:ins w:id="576" w:author="Maria Cristina Tavares Briosa" w:date="2025-08-21T15:35:00Z" w16du:dateUtc="2025-08-21T14:35:00Z">
        <w:r>
          <w:rPr>
            <w:rFonts w:ascii="Garamond" w:eastAsia="Times New Roman" w:hAnsi="Garamond" w:cs="Times New Roman"/>
            <w:lang w:eastAsia="pt-PT"/>
          </w:rPr>
          <w:t>geiro que estão registados em livro de origen</w:t>
        </w:r>
      </w:ins>
      <w:ins w:id="577" w:author="Maria Cristina Tavares Briosa" w:date="2025-08-21T15:37:00Z" w16du:dateUtc="2025-08-21T14:37:00Z">
        <w:r>
          <w:rPr>
            <w:rFonts w:ascii="Garamond" w:eastAsia="Times New Roman" w:hAnsi="Garamond" w:cs="Times New Roman"/>
            <w:lang w:eastAsia="pt-PT"/>
          </w:rPr>
          <w:t>s</w:t>
        </w:r>
      </w:ins>
      <w:ins w:id="578" w:author="Maria Cristina Tavares Briosa" w:date="2025-08-21T15:40:00Z" w16du:dateUtc="2025-08-21T14:40:00Z">
        <w:r>
          <w:rPr>
            <w:rFonts w:ascii="Garamond" w:eastAsia="Times New Roman" w:hAnsi="Garamond" w:cs="Times New Roman"/>
            <w:lang w:eastAsia="pt-PT"/>
          </w:rPr>
          <w:t>, o que implica a apresentação de certificado genealógico.</w:t>
        </w:r>
      </w:ins>
      <w:del w:id="579" w:author="Maria Cristina Tavares Briosa" w:date="2025-08-21T15:34:00Z" w16du:dateUtc="2025-08-21T14:34:00Z">
        <w:r w:rsidR="008E05EE" w:rsidRPr="578B151F" w:rsidDel="00103F76">
          <w:rPr>
            <w:rFonts w:ascii="Garamond" w:eastAsia="Times New Roman" w:hAnsi="Garamond" w:cs="Times New Roman"/>
            <w:lang w:eastAsia="pt-PT"/>
          </w:rPr>
          <w:delText> </w:delText>
        </w:r>
      </w:del>
    </w:p>
    <w:p w14:paraId="028C17A8" w14:textId="77777777" w:rsidR="00D16414" w:rsidRDefault="00D16414" w:rsidP="00D16414">
      <w:pPr>
        <w:spacing w:line="360" w:lineRule="auto"/>
        <w:contextualSpacing/>
        <w:jc w:val="both"/>
        <w:rPr>
          <w:ins w:id="580" w:author="Maria Cristina Tavares Briosa" w:date="2025-08-21T15:32:00Z" w16du:dateUtc="2025-08-21T14:32:00Z"/>
          <w:rFonts w:ascii="Garamond" w:eastAsia="Times New Roman" w:hAnsi="Garamond" w:cs="Times New Roman"/>
          <w:lang w:eastAsia="pt-PT"/>
        </w:rPr>
      </w:pPr>
    </w:p>
    <w:p w14:paraId="7012D1DE" w14:textId="0E6DDC21" w:rsidR="00D16414" w:rsidRPr="000041C8" w:rsidDel="00103F76" w:rsidRDefault="00D16414" w:rsidP="00D16414">
      <w:pPr>
        <w:spacing w:line="360" w:lineRule="auto"/>
        <w:contextualSpacing/>
        <w:jc w:val="both"/>
        <w:rPr>
          <w:del w:id="581" w:author="Maria Cristina Tavares Briosa" w:date="2025-08-21T15:40:00Z" w16du:dateUtc="2025-08-21T14:40:00Z"/>
          <w:rFonts w:ascii="Garamond" w:eastAsia="Times New Roman" w:hAnsi="Garamond" w:cs="Times New Roman"/>
          <w:lang w:eastAsia="pt-PT"/>
        </w:rPr>
      </w:pPr>
    </w:p>
    <w:p w14:paraId="4C7D5A15" w14:textId="708BBF71" w:rsidR="00845315" w:rsidRDefault="5EFAEB83" w:rsidP="00056C17">
      <w:pPr>
        <w:numPr>
          <w:ilvl w:val="0"/>
          <w:numId w:val="1"/>
        </w:numPr>
        <w:spacing w:line="360" w:lineRule="auto"/>
        <w:contextualSpacing/>
        <w:jc w:val="both"/>
        <w:rPr>
          <w:ins w:id="582" w:author="Maria Cristina Tavares Briosa" w:date="2025-08-21T15:41:00Z" w16du:dateUtc="2025-08-21T14:41:00Z"/>
          <w:rFonts w:ascii="Garamond" w:eastAsia="Times New Roman" w:hAnsi="Garamond" w:cs="Times New Roman"/>
          <w:lang w:eastAsia="pt-PT"/>
        </w:rPr>
      </w:pPr>
      <w:bookmarkStart w:id="583" w:name="_Hlk130907830"/>
      <w:r w:rsidRPr="578B151F">
        <w:rPr>
          <w:rFonts w:ascii="Garamond" w:eastAsia="Times New Roman" w:hAnsi="Garamond" w:cs="Times New Roman"/>
          <w:lang w:eastAsia="pt-PT"/>
        </w:rPr>
        <w:t>«</w:t>
      </w:r>
      <w:commentRangeStart w:id="584"/>
      <w:commentRangeStart w:id="585"/>
      <w:commentRangeStart w:id="586"/>
      <w:r w:rsidRPr="00A37FED">
        <w:rPr>
          <w:rFonts w:ascii="Garamond" w:eastAsia="Times New Roman" w:hAnsi="Garamond" w:cs="Times New Roman"/>
          <w:strike/>
          <w:lang w:eastAsia="pt-PT"/>
        </w:rPr>
        <w:t xml:space="preserve">Centro de </w:t>
      </w:r>
      <w:r w:rsidR="7093680C" w:rsidRPr="00A37FED">
        <w:rPr>
          <w:rFonts w:ascii="Garamond" w:eastAsia="Times New Roman" w:hAnsi="Garamond" w:cs="Times New Roman"/>
          <w:strike/>
          <w:lang w:eastAsia="pt-PT"/>
        </w:rPr>
        <w:t>bem-estar animal</w:t>
      </w:r>
      <w:commentRangeEnd w:id="585"/>
      <w:r w:rsidR="003D15F2" w:rsidRPr="578B151F">
        <w:rPr>
          <w:rStyle w:val="CommentReference"/>
          <w:rFonts w:ascii="Garamond" w:eastAsia="Times New Roman" w:hAnsi="Garamond" w:cs="Times New Roman"/>
          <w:sz w:val="24"/>
          <w:szCs w:val="24"/>
          <w:lang w:eastAsia="pt-PT"/>
        </w:rPr>
        <w:commentReference w:id="585"/>
      </w:r>
      <w:commentRangeEnd w:id="586"/>
      <w:r w:rsidRPr="578B151F">
        <w:rPr>
          <w:rStyle w:val="CommentReference"/>
          <w:rFonts w:ascii="Garamond" w:eastAsia="Times New Roman" w:hAnsi="Garamond" w:cs="Times New Roman"/>
          <w:sz w:val="24"/>
          <w:szCs w:val="24"/>
          <w:lang w:eastAsia="pt-PT"/>
        </w:rPr>
        <w:commentReference w:id="586"/>
      </w:r>
      <w:r w:rsidRPr="578B151F">
        <w:rPr>
          <w:rFonts w:ascii="Garamond" w:eastAsia="Times New Roman" w:hAnsi="Garamond" w:cs="Times New Roman"/>
          <w:lang w:eastAsia="pt-PT"/>
        </w:rPr>
        <w:t xml:space="preserve">» </w:t>
      </w:r>
      <w:r w:rsidR="2CECACB5" w:rsidRPr="578B151F">
        <w:rPr>
          <w:rFonts w:ascii="Garamond" w:eastAsia="Times New Roman" w:hAnsi="Garamond" w:cs="Times New Roman"/>
          <w:lang w:eastAsia="pt-PT"/>
        </w:rPr>
        <w:t>qualquer alojamento de uma entidade pública</w:t>
      </w:r>
      <w:r w:rsidR="6A0FD0BD" w:rsidRPr="578B151F">
        <w:rPr>
          <w:rFonts w:ascii="Garamond" w:eastAsia="Times New Roman" w:hAnsi="Garamond" w:cs="Times New Roman"/>
          <w:lang w:eastAsia="pt-PT"/>
        </w:rPr>
        <w:t>,</w:t>
      </w:r>
      <w:r w:rsidR="2CECACB5" w:rsidRPr="578B151F">
        <w:rPr>
          <w:rFonts w:ascii="Garamond" w:eastAsia="Times New Roman" w:hAnsi="Garamond" w:cs="Times New Roman"/>
          <w:lang w:eastAsia="pt-PT"/>
        </w:rPr>
        <w:t xml:space="preserve"> ou</w:t>
      </w:r>
      <w:r w:rsidR="15E87304" w:rsidRPr="578B151F">
        <w:rPr>
          <w:rFonts w:ascii="Garamond" w:eastAsia="Times New Roman" w:hAnsi="Garamond" w:cs="Times New Roman"/>
          <w:lang w:eastAsia="pt-PT"/>
        </w:rPr>
        <w:t xml:space="preserve"> de entidade privada</w:t>
      </w:r>
      <w:r w:rsidR="2CECACB5" w:rsidRPr="578B151F">
        <w:rPr>
          <w:rFonts w:ascii="Garamond" w:eastAsia="Times New Roman" w:hAnsi="Garamond" w:cs="Times New Roman"/>
          <w:lang w:eastAsia="pt-PT"/>
        </w:rPr>
        <w:t xml:space="preserve"> explorado mediante autorização</w:t>
      </w:r>
      <w:r w:rsidR="15E87304" w:rsidRPr="578B151F">
        <w:rPr>
          <w:rFonts w:ascii="Garamond" w:eastAsia="Times New Roman" w:hAnsi="Garamond" w:cs="Times New Roman"/>
          <w:lang w:eastAsia="pt-PT"/>
        </w:rPr>
        <w:t xml:space="preserve"> daquela</w:t>
      </w:r>
      <w:r w:rsidR="2CECACB5" w:rsidRPr="578B151F">
        <w:rPr>
          <w:rFonts w:ascii="Garamond" w:eastAsia="Times New Roman" w:hAnsi="Garamond" w:cs="Times New Roman"/>
          <w:lang w:eastAsia="pt-PT"/>
        </w:rPr>
        <w:t xml:space="preserve">, com vista à formação e ações educativas, sensibilização e promoção do bem-estar animal e </w:t>
      </w:r>
      <w:r w:rsidR="6815F21C" w:rsidRPr="578B151F">
        <w:rPr>
          <w:rFonts w:ascii="Garamond" w:eastAsia="Times New Roman" w:hAnsi="Garamond" w:cs="Times New Roman"/>
          <w:lang w:eastAsia="pt-PT"/>
        </w:rPr>
        <w:t xml:space="preserve">da </w:t>
      </w:r>
      <w:r w:rsidR="2CECACB5" w:rsidRPr="578B151F">
        <w:rPr>
          <w:rFonts w:ascii="Garamond" w:eastAsia="Times New Roman" w:hAnsi="Garamond" w:cs="Times New Roman"/>
          <w:lang w:eastAsia="pt-PT"/>
        </w:rPr>
        <w:t>detenção responsável de animais de companhia, ao acolhimento de animais errantes com vista à sua recuperação</w:t>
      </w:r>
      <w:r w:rsidR="305385C3" w:rsidRPr="578B151F">
        <w:rPr>
          <w:rFonts w:ascii="Garamond" w:eastAsia="Times New Roman" w:hAnsi="Garamond" w:cs="Times New Roman"/>
          <w:lang w:eastAsia="pt-PT"/>
        </w:rPr>
        <w:t xml:space="preserve"> física e comportamental</w:t>
      </w:r>
      <w:r w:rsidR="2CECACB5" w:rsidRPr="578B151F">
        <w:rPr>
          <w:rFonts w:ascii="Garamond" w:eastAsia="Times New Roman" w:hAnsi="Garamond" w:cs="Times New Roman"/>
          <w:lang w:eastAsia="pt-PT"/>
        </w:rPr>
        <w:t>, esterilização, e encaminhamento para adoção, e à hospedagem de animais por um período determinado pela autoridade competente,</w:t>
      </w:r>
      <w:r w:rsidR="6A0FD0BD" w:rsidRPr="578B151F">
        <w:rPr>
          <w:rFonts w:ascii="Garamond" w:eastAsia="Times New Roman" w:hAnsi="Garamond" w:cs="Times New Roman"/>
          <w:lang w:eastAsia="pt-PT"/>
        </w:rPr>
        <w:t xml:space="preserve"> </w:t>
      </w:r>
      <w:r w:rsidR="2CECACB5" w:rsidRPr="578B151F">
        <w:rPr>
          <w:rFonts w:ascii="Garamond" w:eastAsia="Times New Roman" w:hAnsi="Garamond" w:cs="Times New Roman"/>
          <w:lang w:eastAsia="pt-PT"/>
        </w:rPr>
        <w:t>assegurando a vigilância sanitária e controlo da propagação de zoonoses, sem prejuízo de outro tipo de hospedagem temporária ao serviço da comunidade</w:t>
      </w:r>
      <w:r w:rsidR="6A8D0B87" w:rsidRPr="578B151F">
        <w:rPr>
          <w:rFonts w:ascii="Garamond" w:eastAsia="Times New Roman" w:hAnsi="Garamond" w:cs="Times New Roman"/>
          <w:lang w:eastAsia="pt-PT"/>
        </w:rPr>
        <w:t>;</w:t>
      </w:r>
      <w:commentRangeEnd w:id="584"/>
      <w:r w:rsidR="003D15F2">
        <w:rPr>
          <w:rStyle w:val="CommentReference"/>
          <w:rFonts w:ascii="Garamond" w:eastAsia="Times New Roman" w:hAnsi="Garamond" w:cs="Times New Roman"/>
          <w:sz w:val="24"/>
          <w:szCs w:val="24"/>
          <w:lang w:eastAsia="pt-PT"/>
        </w:rPr>
        <w:commentReference w:id="584"/>
      </w:r>
    </w:p>
    <w:p w14:paraId="3D9B0584" w14:textId="226DF09B" w:rsidR="00103F76" w:rsidRDefault="00103F76" w:rsidP="00103F76">
      <w:pPr>
        <w:spacing w:line="360" w:lineRule="auto"/>
        <w:contextualSpacing/>
        <w:jc w:val="both"/>
        <w:rPr>
          <w:ins w:id="587" w:author="Maria Cristina Tavares Briosa" w:date="2025-08-21T15:42:00Z" w16du:dateUtc="2025-08-21T14:42:00Z"/>
          <w:rFonts w:ascii="Garamond" w:eastAsia="Times New Roman" w:hAnsi="Garamond" w:cs="Times New Roman"/>
          <w:lang w:eastAsia="pt-PT"/>
        </w:rPr>
      </w:pPr>
      <w:ins w:id="588" w:author="Maria Cristina Tavares Briosa" w:date="2025-08-21T15:41:00Z" w16du:dateUtc="2025-08-21T14:41:00Z">
        <w:r>
          <w:rPr>
            <w:rFonts w:ascii="Garamond" w:eastAsia="Times New Roman" w:hAnsi="Garamond" w:cs="Times New Roman"/>
            <w:lang w:eastAsia="pt-PT"/>
          </w:rPr>
          <w:t xml:space="preserve">Discordamos desta designação, </w:t>
        </w:r>
      </w:ins>
      <w:ins w:id="589" w:author="Maria Cristina Tavares Briosa" w:date="2025-08-21T15:42:00Z" w16du:dateUtc="2025-08-21T14:42:00Z">
        <w:r>
          <w:rPr>
            <w:rFonts w:ascii="Garamond" w:eastAsia="Times New Roman" w:hAnsi="Garamond" w:cs="Times New Roman"/>
            <w:lang w:eastAsia="pt-PT"/>
          </w:rPr>
          <w:t>ver comentários anteriores, manter centro de recolha oficial.</w:t>
        </w:r>
      </w:ins>
    </w:p>
    <w:p w14:paraId="67B6654A" w14:textId="31865798" w:rsidR="00103F76" w:rsidRPr="000041C8" w:rsidRDefault="00A37FED" w:rsidP="00103F76">
      <w:pPr>
        <w:spacing w:line="360" w:lineRule="auto"/>
        <w:contextualSpacing/>
        <w:jc w:val="both"/>
        <w:rPr>
          <w:rFonts w:ascii="Garamond" w:eastAsia="Times New Roman" w:hAnsi="Garamond" w:cs="Times New Roman"/>
          <w:lang w:eastAsia="pt-PT"/>
        </w:rPr>
      </w:pPr>
      <w:ins w:id="590" w:author="Maria Cristina Tavares Briosa" w:date="2025-10-24T16:04:00Z" w16du:dateUtc="2025-10-24T15:04:00Z">
        <w:r>
          <w:rPr>
            <w:rFonts w:ascii="Garamond" w:eastAsia="Times New Roman" w:hAnsi="Garamond" w:cs="Times New Roman"/>
            <w:lang w:eastAsia="pt-PT"/>
          </w:rPr>
          <w:t xml:space="preserve">CENTRO DE RECOLHA OFICIAL - </w:t>
        </w:r>
      </w:ins>
    </w:p>
    <w:bookmarkEnd w:id="583"/>
    <w:p w14:paraId="56F633AA" w14:textId="56B7A430" w:rsidR="003D15F2" w:rsidRPr="00A37FED" w:rsidRDefault="1FE25D7D" w:rsidP="004F4B5A">
      <w:pPr>
        <w:numPr>
          <w:ilvl w:val="0"/>
          <w:numId w:val="1"/>
        </w:numPr>
        <w:spacing w:line="360" w:lineRule="auto"/>
        <w:contextualSpacing/>
        <w:jc w:val="both"/>
        <w:rPr>
          <w:rFonts w:ascii="Garamond" w:eastAsia="Times New Roman" w:hAnsi="Garamond" w:cs="Times New Roman"/>
          <w:strike/>
          <w:lang w:eastAsia="pt-PT"/>
        </w:rPr>
      </w:pPr>
      <w:r w:rsidRPr="578B151F">
        <w:rPr>
          <w:rFonts w:ascii="Garamond" w:eastAsia="Times New Roman" w:hAnsi="Garamond" w:cs="Times New Roman"/>
          <w:lang w:eastAsia="pt-PT"/>
        </w:rPr>
        <w:t>«</w:t>
      </w:r>
      <w:commentRangeStart w:id="591"/>
      <w:commentRangeStart w:id="592"/>
      <w:commentRangeStart w:id="593"/>
      <w:r w:rsidRPr="00A37FED">
        <w:rPr>
          <w:rFonts w:ascii="Garamond" w:eastAsia="Times New Roman" w:hAnsi="Garamond" w:cs="Times New Roman"/>
          <w:strike/>
          <w:lang w:eastAsia="pt-PT"/>
        </w:rPr>
        <w:t xml:space="preserve">Criação </w:t>
      </w:r>
      <w:r w:rsidR="0CE1D973" w:rsidRPr="00A37FED">
        <w:rPr>
          <w:rFonts w:ascii="Garamond" w:eastAsia="Times New Roman" w:hAnsi="Garamond" w:cs="Times New Roman"/>
          <w:strike/>
          <w:lang w:eastAsia="pt-PT"/>
        </w:rPr>
        <w:t xml:space="preserve">profissional </w:t>
      </w:r>
      <w:r w:rsidRPr="00A37FED">
        <w:rPr>
          <w:rFonts w:ascii="Garamond" w:eastAsia="Times New Roman" w:hAnsi="Garamond" w:cs="Times New Roman"/>
          <w:strike/>
          <w:lang w:eastAsia="pt-PT"/>
        </w:rPr>
        <w:t xml:space="preserve">de animais de companhia» a atividade que consiste em </w:t>
      </w:r>
      <w:r w:rsidR="28B50427" w:rsidRPr="00A37FED">
        <w:rPr>
          <w:rFonts w:ascii="Garamond" w:eastAsia="Times New Roman" w:hAnsi="Garamond" w:cs="Times New Roman"/>
          <w:strike/>
          <w:lang w:eastAsia="pt-PT"/>
        </w:rPr>
        <w:t xml:space="preserve">deter </w:t>
      </w:r>
      <w:r w:rsidRPr="00A37FED">
        <w:rPr>
          <w:rFonts w:ascii="Garamond" w:eastAsia="Times New Roman" w:hAnsi="Garamond" w:cs="Times New Roman"/>
          <w:strike/>
          <w:lang w:eastAsia="pt-PT"/>
        </w:rPr>
        <w:t xml:space="preserve">um ou mais </w:t>
      </w:r>
      <w:r w:rsidR="28B50427" w:rsidRPr="00A37FED">
        <w:rPr>
          <w:rFonts w:ascii="Garamond" w:eastAsia="Times New Roman" w:hAnsi="Garamond" w:cs="Times New Roman"/>
          <w:strike/>
          <w:lang w:eastAsia="pt-PT"/>
        </w:rPr>
        <w:t>animais</w:t>
      </w:r>
      <w:r w:rsidRPr="00A37FED">
        <w:rPr>
          <w:rFonts w:ascii="Garamond" w:eastAsia="Times New Roman" w:hAnsi="Garamond" w:cs="Times New Roman"/>
          <w:strike/>
          <w:lang w:eastAsia="pt-PT"/>
        </w:rPr>
        <w:t xml:space="preserve"> reprodutor</w:t>
      </w:r>
      <w:r w:rsidR="28B50427" w:rsidRPr="00A37FED">
        <w:rPr>
          <w:rFonts w:ascii="Garamond" w:eastAsia="Times New Roman" w:hAnsi="Garamond" w:cs="Times New Roman"/>
          <w:strike/>
          <w:lang w:eastAsia="pt-PT"/>
        </w:rPr>
        <w:t>e</w:t>
      </w:r>
      <w:r w:rsidRPr="00A37FED">
        <w:rPr>
          <w:rFonts w:ascii="Garamond" w:eastAsia="Times New Roman" w:hAnsi="Garamond" w:cs="Times New Roman"/>
          <w:strike/>
          <w:lang w:eastAsia="pt-PT"/>
        </w:rPr>
        <w:t>s cujas crias sejam</w:t>
      </w:r>
      <w:r w:rsidR="7A88581E" w:rsidRPr="00A37FED">
        <w:rPr>
          <w:rFonts w:ascii="Garamond" w:eastAsia="Times New Roman" w:hAnsi="Garamond" w:cs="Times New Roman"/>
          <w:strike/>
          <w:lang w:eastAsia="pt-PT"/>
        </w:rPr>
        <w:t xml:space="preserve">, </w:t>
      </w:r>
      <w:commentRangeStart w:id="594"/>
      <w:r w:rsidR="7A88581E" w:rsidRPr="00A37FED">
        <w:rPr>
          <w:rFonts w:ascii="Garamond" w:eastAsia="Times New Roman" w:hAnsi="Garamond" w:cs="Times New Roman"/>
          <w:strike/>
          <w:lang w:eastAsia="pt-PT"/>
        </w:rPr>
        <w:t>ou não,</w:t>
      </w:r>
      <w:commentRangeEnd w:id="594"/>
      <w:r w:rsidR="003D15F2" w:rsidRPr="00A37FED">
        <w:rPr>
          <w:rStyle w:val="CommentReference"/>
          <w:rFonts w:ascii="Garamond" w:eastAsia="Times New Roman" w:hAnsi="Garamond" w:cs="Times New Roman"/>
          <w:strike/>
          <w:sz w:val="24"/>
          <w:szCs w:val="24"/>
          <w:lang w:eastAsia="pt-PT"/>
        </w:rPr>
        <w:commentReference w:id="594"/>
      </w:r>
      <w:r w:rsidRPr="00A37FED">
        <w:rPr>
          <w:rFonts w:ascii="Garamond" w:eastAsia="Times New Roman" w:hAnsi="Garamond" w:cs="Times New Roman"/>
          <w:strike/>
          <w:lang w:eastAsia="pt-PT"/>
        </w:rPr>
        <w:t xml:space="preserve"> destinadas ao comércio; </w:t>
      </w:r>
    </w:p>
    <w:p w14:paraId="41DEC94C" w14:textId="11287DB9" w:rsidR="00731EB5" w:rsidRPr="00A37FED" w:rsidRDefault="0CE1D973" w:rsidP="004F4B5A">
      <w:pPr>
        <w:numPr>
          <w:ilvl w:val="0"/>
          <w:numId w:val="1"/>
        </w:numPr>
        <w:spacing w:line="360" w:lineRule="auto"/>
        <w:contextualSpacing/>
        <w:jc w:val="both"/>
        <w:rPr>
          <w:ins w:id="595" w:author="Maria Cristina Tavares Briosa" w:date="2025-08-21T15:44:00Z" w16du:dateUtc="2025-08-21T14:44:00Z"/>
          <w:rFonts w:ascii="Garamond" w:eastAsia="Times New Roman" w:hAnsi="Garamond" w:cs="Times New Roman"/>
          <w:strike/>
          <w:lang w:eastAsia="pt-PT"/>
        </w:rPr>
      </w:pPr>
      <w:r w:rsidRPr="00A37FED">
        <w:rPr>
          <w:rFonts w:ascii="Garamond" w:eastAsia="Times New Roman" w:hAnsi="Garamond" w:cs="Times New Roman"/>
          <w:strike/>
          <w:lang w:eastAsia="pt-PT"/>
        </w:rPr>
        <w:t>«</w:t>
      </w:r>
      <w:commentRangeStart w:id="596"/>
      <w:commentRangeStart w:id="597"/>
      <w:r w:rsidRPr="00A37FED">
        <w:rPr>
          <w:rFonts w:ascii="Garamond" w:eastAsia="Times New Roman" w:hAnsi="Garamond" w:cs="Times New Roman"/>
          <w:strike/>
          <w:lang w:eastAsia="pt-PT"/>
        </w:rPr>
        <w:t>Criação ocasional de animais de companhia» a atividade que consiste em deter um ou mais animais reprodutores cujas crias não</w:t>
      </w:r>
      <w:r w:rsidR="3415F85E" w:rsidRPr="00A37FED">
        <w:rPr>
          <w:rFonts w:ascii="Garamond" w:eastAsia="Times New Roman" w:hAnsi="Garamond" w:cs="Times New Roman"/>
          <w:strike/>
          <w:lang w:eastAsia="pt-PT"/>
        </w:rPr>
        <w:t xml:space="preserve"> são</w:t>
      </w:r>
      <w:r w:rsidRPr="00A37FED">
        <w:rPr>
          <w:rFonts w:ascii="Garamond" w:eastAsia="Times New Roman" w:hAnsi="Garamond" w:cs="Times New Roman"/>
          <w:strike/>
          <w:lang w:eastAsia="pt-PT"/>
        </w:rPr>
        <w:t xml:space="preserve"> destinadas ao comércio</w:t>
      </w:r>
      <w:commentRangeEnd w:id="591"/>
      <w:r w:rsidR="00731EB5" w:rsidRPr="00A37FED">
        <w:rPr>
          <w:rStyle w:val="CommentReference"/>
          <w:rFonts w:ascii="Garamond" w:eastAsia="Times New Roman" w:hAnsi="Garamond" w:cs="Times New Roman"/>
          <w:strike/>
          <w:sz w:val="24"/>
          <w:szCs w:val="24"/>
          <w:lang w:eastAsia="pt-PT"/>
        </w:rPr>
        <w:commentReference w:id="591"/>
      </w:r>
      <w:commentRangeEnd w:id="592"/>
      <w:r w:rsidRPr="00A37FED">
        <w:rPr>
          <w:rStyle w:val="CommentReference"/>
          <w:rFonts w:ascii="Garamond" w:eastAsia="Times New Roman" w:hAnsi="Garamond" w:cs="Times New Roman"/>
          <w:strike/>
          <w:sz w:val="24"/>
          <w:szCs w:val="24"/>
          <w:lang w:eastAsia="pt-PT"/>
        </w:rPr>
        <w:commentReference w:id="592"/>
      </w:r>
      <w:commentRangeEnd w:id="593"/>
      <w:r w:rsidRPr="00A37FED">
        <w:rPr>
          <w:rStyle w:val="CommentReference"/>
          <w:rFonts w:ascii="Garamond" w:eastAsia="Times New Roman" w:hAnsi="Garamond" w:cs="Times New Roman"/>
          <w:strike/>
          <w:sz w:val="24"/>
          <w:szCs w:val="24"/>
          <w:lang w:eastAsia="pt-PT"/>
        </w:rPr>
        <w:commentReference w:id="593"/>
      </w:r>
      <w:commentRangeEnd w:id="597"/>
      <w:r w:rsidR="00731EB5" w:rsidRPr="00A37FED">
        <w:rPr>
          <w:rStyle w:val="CommentReference"/>
          <w:rFonts w:ascii="Garamond" w:eastAsia="Times New Roman" w:hAnsi="Garamond" w:cs="Times New Roman"/>
          <w:strike/>
          <w:sz w:val="24"/>
          <w:szCs w:val="24"/>
          <w:lang w:eastAsia="pt-PT"/>
        </w:rPr>
        <w:commentReference w:id="597"/>
      </w:r>
      <w:commentRangeEnd w:id="596"/>
      <w:r w:rsidR="00731EB5" w:rsidRPr="00A37FED">
        <w:rPr>
          <w:rStyle w:val="CommentReference"/>
          <w:rFonts w:ascii="Garamond" w:eastAsia="Times New Roman" w:hAnsi="Garamond" w:cs="Times New Roman"/>
          <w:strike/>
          <w:sz w:val="24"/>
          <w:szCs w:val="24"/>
          <w:lang w:eastAsia="pt-PT"/>
        </w:rPr>
        <w:commentReference w:id="596"/>
      </w:r>
    </w:p>
    <w:p w14:paraId="183E6C76" w14:textId="57EB20EC" w:rsidR="00103F76" w:rsidRDefault="00103F76" w:rsidP="00103F76">
      <w:pPr>
        <w:spacing w:line="360" w:lineRule="auto"/>
        <w:ind w:left="786"/>
        <w:contextualSpacing/>
        <w:jc w:val="both"/>
        <w:rPr>
          <w:ins w:id="598" w:author="Maria Cristina Tavares Briosa" w:date="2025-08-21T15:52:00Z" w16du:dateUtc="2025-08-21T14:52:00Z"/>
          <w:rFonts w:ascii="Garamond" w:eastAsia="Times New Roman" w:hAnsi="Garamond" w:cs="Times New Roman"/>
          <w:lang w:eastAsia="pt-PT"/>
        </w:rPr>
      </w:pPr>
      <w:ins w:id="599" w:author="Maria Cristina Tavares Briosa" w:date="2025-08-21T15:44:00Z" w16du:dateUtc="2025-08-21T14:44:00Z">
        <w:r>
          <w:rPr>
            <w:rFonts w:ascii="Garamond" w:eastAsia="Times New Roman" w:hAnsi="Garamond" w:cs="Times New Roman"/>
            <w:lang w:eastAsia="pt-PT"/>
          </w:rPr>
          <w:t xml:space="preserve">Eliminar definições </w:t>
        </w:r>
      </w:ins>
      <w:ins w:id="600" w:author="Maria Cristina Tavares Briosa" w:date="2025-08-21T15:52:00Z" w16du:dateUtc="2025-08-21T14:52:00Z">
        <w:r w:rsidR="007B2794">
          <w:rPr>
            <w:rFonts w:ascii="Garamond" w:eastAsia="Times New Roman" w:hAnsi="Garamond" w:cs="Times New Roman"/>
            <w:lang w:eastAsia="pt-PT"/>
          </w:rPr>
          <w:t>anteriores e propor em alternativa</w:t>
        </w:r>
      </w:ins>
      <w:ins w:id="601" w:author="Maria Cristina Tavares Briosa" w:date="2025-10-24T16:06:00Z" w16du:dateUtc="2025-10-24T15:06:00Z">
        <w:r w:rsidR="00A37FED">
          <w:rPr>
            <w:rFonts w:ascii="Garamond" w:eastAsia="Times New Roman" w:hAnsi="Garamond" w:cs="Times New Roman"/>
            <w:lang w:eastAsia="pt-PT"/>
          </w:rPr>
          <w:t>:</w:t>
        </w:r>
      </w:ins>
    </w:p>
    <w:p w14:paraId="2948A4A8" w14:textId="77777777" w:rsidR="007B2794" w:rsidRDefault="007B2794" w:rsidP="00103F76">
      <w:pPr>
        <w:spacing w:line="360" w:lineRule="auto"/>
        <w:ind w:left="786"/>
        <w:contextualSpacing/>
        <w:jc w:val="both"/>
        <w:rPr>
          <w:ins w:id="602" w:author="Maria Cristina Tavares Briosa" w:date="2025-08-21T15:49:00Z" w16du:dateUtc="2025-08-21T14:49:00Z"/>
          <w:rFonts w:ascii="Garamond" w:eastAsia="Times New Roman" w:hAnsi="Garamond" w:cs="Times New Roman"/>
          <w:lang w:eastAsia="pt-PT"/>
        </w:rPr>
      </w:pPr>
    </w:p>
    <w:p w14:paraId="5D21D448" w14:textId="343C8D21" w:rsidR="007B2794" w:rsidRDefault="007B2794" w:rsidP="00103F76">
      <w:pPr>
        <w:spacing w:line="360" w:lineRule="auto"/>
        <w:ind w:left="786"/>
        <w:contextualSpacing/>
        <w:jc w:val="both"/>
        <w:rPr>
          <w:ins w:id="603" w:author="Maria Cristina Tavares Briosa" w:date="2025-08-21T15:48:00Z" w16du:dateUtc="2025-08-21T14:48:00Z"/>
          <w:rFonts w:ascii="Garamond" w:eastAsia="Times New Roman" w:hAnsi="Garamond" w:cs="Times New Roman"/>
          <w:lang w:eastAsia="pt-PT"/>
        </w:rPr>
      </w:pPr>
      <w:ins w:id="604" w:author="Maria Cristina Tavares Briosa" w:date="2025-08-21T15:49:00Z" w16du:dateUtc="2025-08-21T14:49:00Z">
        <w:r>
          <w:rPr>
            <w:rFonts w:ascii="Garamond" w:eastAsia="Times New Roman" w:hAnsi="Garamond" w:cs="Times New Roman"/>
            <w:lang w:eastAsia="pt-PT"/>
          </w:rPr>
          <w:t xml:space="preserve">Criação de animais de companhia – a atividade </w:t>
        </w:r>
      </w:ins>
      <w:ins w:id="605" w:author="Maria Cristina Tavares Briosa" w:date="2025-08-21T15:51:00Z" w16du:dateUtc="2025-08-21T14:51:00Z">
        <w:r>
          <w:rPr>
            <w:rFonts w:ascii="Garamond" w:eastAsia="Times New Roman" w:hAnsi="Garamond" w:cs="Times New Roman"/>
            <w:lang w:eastAsia="pt-PT"/>
          </w:rPr>
          <w:t xml:space="preserve">com ou sem fins lucrativos </w:t>
        </w:r>
      </w:ins>
      <w:ins w:id="606" w:author="Maria Cristina Tavares Briosa" w:date="2025-08-21T15:49:00Z" w16du:dateUtc="2025-08-21T14:49:00Z">
        <w:r>
          <w:rPr>
            <w:rFonts w:ascii="Garamond" w:eastAsia="Times New Roman" w:hAnsi="Garamond" w:cs="Times New Roman"/>
            <w:lang w:eastAsia="pt-PT"/>
          </w:rPr>
          <w:t xml:space="preserve">que consiste em </w:t>
        </w:r>
      </w:ins>
      <w:ins w:id="607" w:author="Maria Cristina Tavares Briosa" w:date="2025-08-21T15:50:00Z" w16du:dateUtc="2025-08-21T14:50:00Z">
        <w:r>
          <w:rPr>
            <w:rFonts w:ascii="Garamond" w:eastAsia="Times New Roman" w:hAnsi="Garamond" w:cs="Times New Roman"/>
            <w:lang w:eastAsia="pt-PT"/>
          </w:rPr>
          <w:t xml:space="preserve">deter uma ou mais fêmeas reprodutoras </w:t>
        </w:r>
      </w:ins>
      <w:ins w:id="608" w:author="Maria Cristina Tavares Briosa" w:date="2025-08-21T15:51:00Z" w16du:dateUtc="2025-08-21T14:51:00Z">
        <w:r>
          <w:rPr>
            <w:rFonts w:ascii="Garamond" w:eastAsia="Times New Roman" w:hAnsi="Garamond" w:cs="Times New Roman"/>
            <w:lang w:eastAsia="pt-PT"/>
          </w:rPr>
          <w:t>para a obtenção de ninhadas</w:t>
        </w:r>
      </w:ins>
    </w:p>
    <w:p w14:paraId="77BFFFDF" w14:textId="77777777" w:rsidR="007B2794" w:rsidRDefault="007B2794" w:rsidP="00103F76">
      <w:pPr>
        <w:spacing w:line="360" w:lineRule="auto"/>
        <w:ind w:left="786"/>
        <w:contextualSpacing/>
        <w:jc w:val="both"/>
        <w:rPr>
          <w:ins w:id="609" w:author="Maria Cristina Tavares Briosa" w:date="2025-08-21T15:48:00Z" w16du:dateUtc="2025-08-21T14:48:00Z"/>
          <w:rFonts w:ascii="Garamond" w:eastAsia="Times New Roman" w:hAnsi="Garamond" w:cs="Times New Roman"/>
          <w:lang w:eastAsia="pt-PT"/>
        </w:rPr>
      </w:pPr>
    </w:p>
    <w:p w14:paraId="37D9A53A" w14:textId="77777777" w:rsidR="007B2794" w:rsidRPr="000041C8" w:rsidRDefault="007B2794" w:rsidP="00103F76">
      <w:pPr>
        <w:spacing w:line="360" w:lineRule="auto"/>
        <w:ind w:left="786"/>
        <w:contextualSpacing/>
        <w:jc w:val="both"/>
        <w:rPr>
          <w:rFonts w:ascii="Garamond" w:eastAsia="Times New Roman" w:hAnsi="Garamond" w:cs="Times New Roman"/>
          <w:lang w:eastAsia="pt-PT"/>
        </w:rPr>
      </w:pPr>
    </w:p>
    <w:p w14:paraId="3E28DC05" w14:textId="5737D6A3" w:rsidR="003D15F2" w:rsidRPr="000041C8" w:rsidRDefault="58D361B6" w:rsidP="004F4B5A">
      <w:pPr>
        <w:numPr>
          <w:ilvl w:val="0"/>
          <w:numId w:val="1"/>
        </w:numPr>
        <w:spacing w:line="360" w:lineRule="auto"/>
        <w:contextualSpacing/>
        <w:jc w:val="both"/>
        <w:rPr>
          <w:rFonts w:ascii="Garamond" w:eastAsia="Times New Roman" w:hAnsi="Garamond" w:cs="Times New Roman"/>
          <w:lang w:eastAsia="pt-PT"/>
        </w:rPr>
      </w:pPr>
      <w:commentRangeStart w:id="610"/>
      <w:r w:rsidRPr="5564F2A7">
        <w:rPr>
          <w:rFonts w:ascii="Garamond" w:eastAsia="Times New Roman" w:hAnsi="Garamond" w:cs="Times New Roman"/>
          <w:lang w:eastAsia="pt-PT"/>
        </w:rPr>
        <w:t>«Detentor» a pessoa singular ou coletiva que se encontre na situação de</w:t>
      </w:r>
      <w:del w:id="611" w:author="Maria Cristina Tavares Briosa" w:date="2025-10-24T16:08:00Z">
        <w:r w:rsidR="1FE25D7D" w:rsidRPr="5564F2A7" w:rsidDel="58D361B6">
          <w:rPr>
            <w:rFonts w:ascii="Garamond" w:eastAsia="Times New Roman" w:hAnsi="Garamond" w:cs="Times New Roman"/>
            <w:lang w:eastAsia="pt-PT"/>
          </w:rPr>
          <w:delText xml:space="preserve"> </w:delText>
        </w:r>
      </w:del>
      <w:r w:rsidRPr="5564F2A7">
        <w:rPr>
          <w:rFonts w:ascii="Garamond" w:eastAsia="Times New Roman" w:hAnsi="Garamond" w:cs="Times New Roman"/>
          <w:lang w:eastAsia="pt-PT"/>
        </w:rPr>
        <w:t>possuidor precário, nos termos previstos no artigo 1253.º do Código Civil, de animal de companhia, e que, por esse facto, e enquanto se mantiver como tal, se torna responsável pela sua guarda, acomodação ou utilização,</w:t>
      </w:r>
      <w:ins w:id="612" w:author="Maria Rosário Silva Lemos Cidadão" w:date="2025-10-28T10:15:00Z">
        <w:r w:rsidR="22EEC770" w:rsidRPr="5564F2A7">
          <w:rPr>
            <w:rFonts w:ascii="Garamond" w:eastAsia="Times New Roman" w:hAnsi="Garamond" w:cs="Times New Roman"/>
            <w:lang w:eastAsia="pt-PT"/>
          </w:rPr>
          <w:t xml:space="preserve"> </w:t>
        </w:r>
        <w:commentRangeStart w:id="613"/>
        <w:r w:rsidR="22EEC770" w:rsidRPr="5564F2A7">
          <w:rPr>
            <w:rFonts w:ascii="Garamond" w:eastAsia="Times New Roman" w:hAnsi="Garamond" w:cs="Times New Roman"/>
            <w:lang w:eastAsia="pt-PT"/>
          </w:rPr>
          <w:t>pelo seu bem estar e cuidados de saúde,</w:t>
        </w:r>
      </w:ins>
      <w:commentRangeEnd w:id="613"/>
      <w:r w:rsidR="1FE25D7D" w:rsidRPr="5564F2A7">
        <w:rPr>
          <w:rStyle w:val="CommentReference"/>
          <w:rFonts w:ascii="Garamond" w:eastAsia="Times New Roman" w:hAnsi="Garamond" w:cs="Times New Roman"/>
          <w:sz w:val="24"/>
          <w:szCs w:val="24"/>
          <w:lang w:eastAsia="pt-PT"/>
        </w:rPr>
        <w:commentReference w:id="613"/>
      </w:r>
      <w:r w:rsidRPr="5564F2A7">
        <w:rPr>
          <w:rFonts w:ascii="Garamond" w:eastAsia="Times New Roman" w:hAnsi="Garamond" w:cs="Times New Roman"/>
          <w:lang w:eastAsia="pt-PT"/>
        </w:rPr>
        <w:t xml:space="preserve"> com ou sem fins comerciais, num determinado momento</w:t>
      </w:r>
      <w:commentRangeEnd w:id="610"/>
      <w:r w:rsidR="1FE25D7D" w:rsidRPr="5564F2A7">
        <w:rPr>
          <w:rStyle w:val="CommentReference"/>
          <w:rFonts w:ascii="Garamond" w:eastAsia="Times New Roman" w:hAnsi="Garamond" w:cs="Times New Roman"/>
          <w:sz w:val="24"/>
          <w:szCs w:val="24"/>
          <w:lang w:eastAsia="pt-PT"/>
        </w:rPr>
        <w:commentReference w:id="610"/>
      </w:r>
      <w:r w:rsidRPr="5564F2A7">
        <w:rPr>
          <w:rFonts w:ascii="Garamond" w:eastAsia="Times New Roman" w:hAnsi="Garamond" w:cs="Times New Roman"/>
          <w:lang w:eastAsia="pt-PT"/>
        </w:rPr>
        <w:t xml:space="preserve">; </w:t>
      </w:r>
    </w:p>
    <w:p w14:paraId="29EBEAFB" w14:textId="610D9342" w:rsidR="00AF37ED" w:rsidRPr="000041C8" w:rsidRDefault="0AC5818C" w:rsidP="004F4B5A">
      <w:pPr>
        <w:numPr>
          <w:ilvl w:val="0"/>
          <w:numId w:val="1"/>
        </w:numPr>
        <w:spacing w:line="360" w:lineRule="auto"/>
        <w:contextualSpacing/>
        <w:jc w:val="both"/>
        <w:rPr>
          <w:rFonts w:ascii="Garamond" w:eastAsia="Times New Roman" w:hAnsi="Garamond" w:cs="Times New Roman"/>
          <w:lang w:eastAsia="pt-PT"/>
        </w:rPr>
      </w:pPr>
      <w:r w:rsidRPr="54EE4B9D">
        <w:rPr>
          <w:rFonts w:ascii="Garamond" w:eastAsia="Times New Roman" w:hAnsi="Garamond" w:cs="Times New Roman"/>
          <w:lang w:eastAsia="pt-PT"/>
        </w:rPr>
        <w:t>«Enriquecimento ambiental» o conjunto de técnicas de maneio</w:t>
      </w:r>
      <w:ins w:id="614" w:author="Maria Cristina Tavares Briosa" w:date="2025-08-21T15:55:00Z" w16du:dateUtc="2025-08-21T14:55:00Z">
        <w:r w:rsidR="00FE6849">
          <w:rPr>
            <w:rFonts w:ascii="Garamond" w:eastAsia="Times New Roman" w:hAnsi="Garamond" w:cs="Times New Roman"/>
            <w:lang w:eastAsia="pt-PT"/>
          </w:rPr>
          <w:t xml:space="preserve">, equipamento </w:t>
        </w:r>
      </w:ins>
      <w:del w:id="615" w:author="Maria Cristina Tavares Briosa" w:date="2025-08-21T15:55:00Z" w16du:dateUtc="2025-08-21T14:55:00Z">
        <w:r w:rsidRPr="54EE4B9D" w:rsidDel="00FE6849">
          <w:rPr>
            <w:rFonts w:ascii="Garamond" w:eastAsia="Times New Roman" w:hAnsi="Garamond" w:cs="Times New Roman"/>
            <w:lang w:eastAsia="pt-PT"/>
          </w:rPr>
          <w:delText xml:space="preserve"> </w:delText>
        </w:r>
      </w:del>
      <w:r w:rsidRPr="54EE4B9D">
        <w:rPr>
          <w:rFonts w:ascii="Garamond" w:eastAsia="Times New Roman" w:hAnsi="Garamond" w:cs="Times New Roman"/>
          <w:lang w:eastAsia="pt-PT"/>
        </w:rPr>
        <w:t>e conceção dos alojamentos que visam aumentar a diversidade do ambiente do ponto de vista social, físico, sensorial, ocupacional e nutricional, potenciando a expressão dos comportamentos naturais do animal;</w:t>
      </w:r>
    </w:p>
    <w:p w14:paraId="00663560" w14:textId="4CA426B7" w:rsidR="00FE6849" w:rsidRPr="00FE6849" w:rsidRDefault="0AC5818C">
      <w:pPr>
        <w:numPr>
          <w:ilvl w:val="0"/>
          <w:numId w:val="1"/>
        </w:numPr>
        <w:spacing w:before="100" w:beforeAutospacing="1" w:after="100" w:afterAutospacing="1" w:line="360" w:lineRule="auto"/>
        <w:contextualSpacing/>
        <w:jc w:val="both"/>
        <w:rPr>
          <w:ins w:id="616" w:author="Maria Cristina Tavares Briosa" w:date="2025-08-21T16:03:00Z" w16du:dateUtc="2025-08-21T15:03:00Z"/>
          <w:rFonts w:ascii="Arial" w:eastAsia="Times New Roman" w:hAnsi="Arial" w:cs="Arial"/>
          <w:sz w:val="20"/>
          <w:szCs w:val="20"/>
          <w:lang w:eastAsia="pt-PT"/>
        </w:rPr>
      </w:pPr>
      <w:commentRangeStart w:id="617"/>
      <w:commentRangeStart w:id="618"/>
      <w:commentRangeStart w:id="619"/>
      <w:commentRangeStart w:id="620"/>
      <w:r w:rsidRPr="00FE6849">
        <w:rPr>
          <w:rFonts w:ascii="Garamond" w:eastAsia="Times New Roman" w:hAnsi="Garamond" w:cs="Times New Roman"/>
          <w:lang w:eastAsia="pt-PT"/>
        </w:rPr>
        <w:t>«</w:t>
      </w:r>
      <w:r w:rsidR="4D30B1AB" w:rsidRPr="00FE6849">
        <w:rPr>
          <w:rFonts w:ascii="Garamond" w:eastAsia="Times New Roman" w:hAnsi="Garamond" w:cs="Times New Roman"/>
          <w:lang w:eastAsia="pt-PT"/>
        </w:rPr>
        <w:t>Esterilização</w:t>
      </w:r>
      <w:r w:rsidRPr="00FE6849">
        <w:rPr>
          <w:rFonts w:ascii="Garamond" w:eastAsia="Times New Roman" w:hAnsi="Garamond" w:cs="Times New Roman"/>
          <w:lang w:eastAsia="pt-PT"/>
        </w:rPr>
        <w:t>»</w:t>
      </w:r>
      <w:commentRangeEnd w:id="620"/>
      <w:r w:rsidR="00072F73" w:rsidRPr="00FE6849">
        <w:rPr>
          <w:rStyle w:val="CommentReference"/>
          <w:rFonts w:ascii="Garamond" w:eastAsia="Times New Roman" w:hAnsi="Garamond" w:cs="Times New Roman"/>
          <w:sz w:val="24"/>
          <w:szCs w:val="24"/>
          <w:lang w:eastAsia="pt-PT"/>
        </w:rPr>
        <w:commentReference w:id="620"/>
      </w:r>
      <w:r w:rsidR="4D30B1AB" w:rsidRPr="00FE6849">
        <w:rPr>
          <w:rFonts w:ascii="Garamond" w:eastAsia="Times New Roman" w:hAnsi="Garamond" w:cs="Times New Roman"/>
          <w:lang w:eastAsia="pt-PT"/>
        </w:rPr>
        <w:t xml:space="preserve"> o procedimento cirúrgico que impede de forma definitiva a reprodução animal e deve ser realizado segundo as melhores práticas vigentes</w:t>
      </w:r>
      <w:ins w:id="621" w:author="Maria Cristina Tavares Briosa" w:date="2025-08-21T15:59:00Z" w16du:dateUtc="2025-08-21T14:59:00Z">
        <w:r w:rsidR="00FE6849" w:rsidRPr="00FE6849">
          <w:rPr>
            <w:rFonts w:ascii="Garamond" w:eastAsia="Times New Roman" w:hAnsi="Garamond" w:cs="Times New Roman"/>
            <w:lang w:eastAsia="pt-PT"/>
          </w:rPr>
          <w:t xml:space="preserve"> </w:t>
        </w:r>
      </w:ins>
      <w:del w:id="622" w:author="Maria Cristina Tavares Briosa" w:date="2025-08-21T15:59:00Z" w16du:dateUtc="2025-08-21T14:59:00Z">
        <w:r w:rsidR="4D30B1AB" w:rsidRPr="00FE6849" w:rsidDel="00FE6849">
          <w:rPr>
            <w:rFonts w:ascii="Garamond" w:eastAsia="Times New Roman" w:hAnsi="Garamond" w:cs="Times New Roman"/>
            <w:lang w:eastAsia="pt-PT"/>
          </w:rPr>
          <w:delText>.</w:delText>
        </w:r>
      </w:del>
      <w:commentRangeEnd w:id="617"/>
      <w:r w:rsidR="00072F73" w:rsidRPr="00FE6849">
        <w:rPr>
          <w:rStyle w:val="CommentReference"/>
          <w:rFonts w:ascii="Garamond" w:eastAsia="Times New Roman" w:hAnsi="Garamond" w:cs="Times New Roman"/>
          <w:sz w:val="24"/>
          <w:szCs w:val="24"/>
          <w:lang w:eastAsia="pt-PT"/>
        </w:rPr>
        <w:commentReference w:id="617"/>
      </w:r>
      <w:commentRangeEnd w:id="618"/>
      <w:r w:rsidRPr="00FE6849">
        <w:rPr>
          <w:rStyle w:val="CommentReference"/>
          <w:rFonts w:ascii="Garamond" w:eastAsia="Times New Roman" w:hAnsi="Garamond" w:cs="Times New Roman"/>
          <w:sz w:val="24"/>
          <w:szCs w:val="24"/>
          <w:lang w:eastAsia="pt-PT"/>
        </w:rPr>
        <w:commentReference w:id="618"/>
      </w:r>
      <w:commentRangeEnd w:id="619"/>
      <w:r w:rsidRPr="00FE6849">
        <w:rPr>
          <w:rStyle w:val="CommentReference"/>
          <w:rFonts w:ascii="Garamond" w:eastAsia="Times New Roman" w:hAnsi="Garamond" w:cs="Times New Roman"/>
          <w:sz w:val="24"/>
          <w:szCs w:val="24"/>
          <w:lang w:eastAsia="pt-PT"/>
        </w:rPr>
        <w:commentReference w:id="619"/>
      </w:r>
      <w:ins w:id="623" w:author="Maria Cristina Tavares Briosa" w:date="2025-08-21T15:59:00Z" w16du:dateUtc="2025-08-21T14:59:00Z">
        <w:r w:rsidR="00FE6849" w:rsidRPr="00FE6849">
          <w:rPr>
            <w:rFonts w:ascii="Garamond" w:eastAsia="Times New Roman" w:hAnsi="Garamond" w:cs="Times New Roman"/>
            <w:lang w:eastAsia="pt-PT"/>
          </w:rPr>
          <w:t xml:space="preserve"> e </w:t>
        </w:r>
      </w:ins>
      <w:ins w:id="624" w:author="Maria Cristina Tavares Briosa" w:date="2025-08-21T15:59:00Z">
        <w:r w:rsidR="00FE6849" w:rsidRPr="00FE6849">
          <w:rPr>
            <w:rFonts w:ascii="Garamond" w:hAnsi="Garamond"/>
            <w:b/>
            <w:bCs/>
            <w:i/>
            <w:iCs/>
          </w:rPr>
          <w:t xml:space="preserve">que inclui a remoção cirúrgica das gónadas, nomeadamente os testículos em gatos e cães machos e os ovários ou os ovários e o útero em </w:t>
        </w:r>
      </w:ins>
      <w:ins w:id="625" w:author="Maria Cristina Tavares Briosa" w:date="2025-10-24T16:08:00Z" w16du:dateUtc="2025-10-24T15:08:00Z">
        <w:r w:rsidR="00A37FED">
          <w:rPr>
            <w:rFonts w:ascii="Garamond" w:hAnsi="Garamond"/>
            <w:b/>
            <w:bCs/>
            <w:i/>
            <w:iCs/>
          </w:rPr>
          <w:t xml:space="preserve">fêmeas </w:t>
        </w:r>
      </w:ins>
      <w:ins w:id="626" w:author="Maria Cristina Tavares Briosa" w:date="2025-08-21T15:59:00Z">
        <w:r w:rsidR="00FE6849" w:rsidRPr="00A37FED">
          <w:rPr>
            <w:rFonts w:ascii="Garamond" w:hAnsi="Garamond"/>
            <w:b/>
            <w:bCs/>
            <w:i/>
            <w:iCs/>
            <w:strike/>
          </w:rPr>
          <w:t>cadelas e gatas</w:t>
        </w:r>
        <w:r w:rsidR="00FE6849" w:rsidRPr="00FE6849">
          <w:rPr>
            <w:rFonts w:ascii="Garamond" w:hAnsi="Garamond"/>
            <w:b/>
            <w:bCs/>
            <w:i/>
            <w:iCs/>
          </w:rPr>
          <w:t>;</w:t>
        </w:r>
      </w:ins>
      <w:ins w:id="627" w:author="Maria Cristina Tavares Briosa" w:date="2025-08-21T16:03:00Z" w16du:dateUtc="2025-08-21T15:03:00Z">
        <w:r w:rsidR="00FE6849">
          <w:rPr>
            <w:rFonts w:ascii="Garamond" w:hAnsi="Garamond"/>
            <w:b/>
            <w:bCs/>
            <w:i/>
            <w:iCs/>
          </w:rPr>
          <w:t xml:space="preserve"> </w:t>
        </w:r>
      </w:ins>
    </w:p>
    <w:p w14:paraId="73ECD963" w14:textId="4D190482" w:rsidR="009D5205" w:rsidRPr="000041C8" w:rsidRDefault="009D5205" w:rsidP="00FE6849">
      <w:pPr>
        <w:spacing w:line="360" w:lineRule="auto"/>
        <w:ind w:left="786"/>
        <w:contextualSpacing/>
        <w:jc w:val="both"/>
        <w:rPr>
          <w:rFonts w:ascii="Garamond" w:eastAsia="Times New Roman" w:hAnsi="Garamond" w:cs="Times New Roman"/>
          <w:lang w:eastAsia="pt-PT"/>
        </w:rPr>
      </w:pPr>
    </w:p>
    <w:p w14:paraId="045B7D8B" w14:textId="5E40B8BD" w:rsidR="009D5205" w:rsidRPr="000041C8" w:rsidRDefault="00072F73" w:rsidP="004F4B5A">
      <w:pPr>
        <w:numPr>
          <w:ilvl w:val="0"/>
          <w:numId w:val="1"/>
        </w:numPr>
        <w:spacing w:line="360" w:lineRule="auto"/>
        <w:contextualSpacing/>
        <w:jc w:val="both"/>
        <w:rPr>
          <w:rFonts w:ascii="Garamond" w:eastAsia="Times New Roman" w:hAnsi="Garamond" w:cs="Times New Roman"/>
          <w:lang w:eastAsia="pt-PT"/>
        </w:rPr>
      </w:pPr>
      <w:r w:rsidRPr="578B151F">
        <w:rPr>
          <w:rFonts w:ascii="Garamond" w:eastAsia="Times New Roman" w:hAnsi="Garamond" w:cs="Times New Roman"/>
          <w:lang w:eastAsia="pt-PT"/>
        </w:rPr>
        <w:t>«</w:t>
      </w:r>
      <w:r w:rsidR="009D5205" w:rsidRPr="578B151F">
        <w:rPr>
          <w:rFonts w:ascii="Garamond" w:eastAsia="Times New Roman" w:hAnsi="Garamond" w:cs="Times New Roman"/>
          <w:lang w:eastAsia="pt-PT"/>
        </w:rPr>
        <w:t>Evento</w:t>
      </w:r>
      <w:r w:rsidRPr="578B151F">
        <w:rPr>
          <w:rFonts w:ascii="Garamond" w:eastAsia="Times New Roman" w:hAnsi="Garamond" w:cs="Times New Roman"/>
          <w:lang w:eastAsia="pt-PT"/>
        </w:rPr>
        <w:t>»</w:t>
      </w:r>
      <w:r w:rsidR="009D5205" w:rsidRPr="578B151F">
        <w:rPr>
          <w:rFonts w:ascii="Garamond" w:eastAsia="Times New Roman" w:hAnsi="Garamond" w:cs="Times New Roman"/>
          <w:lang w:eastAsia="pt-PT"/>
        </w:rPr>
        <w:t xml:space="preserve"> os </w:t>
      </w:r>
      <w:r w:rsidR="00C62062" w:rsidRPr="578B151F">
        <w:rPr>
          <w:rFonts w:ascii="Garamond" w:eastAsia="Times New Roman" w:hAnsi="Garamond" w:cs="Times New Roman"/>
          <w:lang w:eastAsia="pt-PT"/>
        </w:rPr>
        <w:t>concursos, exposições, espetáculos, manifestações culturais, divertimentos públicos, atividades performativas, cinematográficas e audiovisuais, campanhas publicitárias</w:t>
      </w:r>
      <w:r w:rsidR="009D5205" w:rsidRPr="578B151F">
        <w:rPr>
          <w:rFonts w:ascii="Garamond" w:eastAsia="Times New Roman" w:hAnsi="Garamond" w:cs="Times New Roman"/>
          <w:lang w:eastAsia="pt-PT"/>
        </w:rPr>
        <w:t xml:space="preserve"> ou outros onde participem animais de companhia</w:t>
      </w:r>
      <w:r w:rsidR="00A04EA8" w:rsidRPr="578B151F">
        <w:rPr>
          <w:rFonts w:ascii="Garamond" w:eastAsia="Times New Roman" w:hAnsi="Garamond" w:cs="Times New Roman"/>
          <w:lang w:eastAsia="pt-PT"/>
        </w:rPr>
        <w:t>, à exceção de atividades cinegéticas</w:t>
      </w:r>
      <w:ins w:id="628" w:author="Maria Cristina Tavares Briosa" w:date="2025-08-21T16:06:00Z" w16du:dateUtc="2025-08-21T15:06:00Z">
        <w:r w:rsidR="00C44125">
          <w:rPr>
            <w:rFonts w:ascii="Garamond" w:eastAsia="Times New Roman" w:hAnsi="Garamond" w:cs="Times New Roman"/>
            <w:lang w:eastAsia="pt-PT"/>
          </w:rPr>
          <w:t xml:space="preserve"> e números </w:t>
        </w:r>
      </w:ins>
      <w:ins w:id="629" w:author="Maria Cristina Tavares Briosa" w:date="2025-08-21T16:11:00Z" w16du:dateUtc="2025-08-21T15:11:00Z">
        <w:r w:rsidR="00C44125">
          <w:rPr>
            <w:rFonts w:ascii="Garamond" w:eastAsia="Times New Roman" w:hAnsi="Garamond" w:cs="Times New Roman"/>
            <w:lang w:eastAsia="pt-PT"/>
          </w:rPr>
          <w:t xml:space="preserve">com animais como </w:t>
        </w:r>
      </w:ins>
      <w:ins w:id="630" w:author="Maria Cristina Tavares Briosa" w:date="2025-08-21T16:06:00Z" w16du:dateUtc="2025-08-21T15:06:00Z">
        <w:r w:rsidR="00C44125">
          <w:rPr>
            <w:rFonts w:ascii="Garamond" w:eastAsia="Times New Roman" w:hAnsi="Garamond" w:cs="Times New Roman"/>
            <w:lang w:eastAsia="pt-PT"/>
          </w:rPr>
          <w:t>previsto no DL 255/2009</w:t>
        </w:r>
      </w:ins>
      <w:del w:id="631" w:author="Maria Cristina Tavares Briosa" w:date="2025-08-21T16:06:00Z" w16du:dateUtc="2025-08-21T15:06:00Z">
        <w:r w:rsidR="009D5205" w:rsidRPr="578B151F" w:rsidDel="00C44125">
          <w:rPr>
            <w:rFonts w:ascii="Garamond" w:eastAsia="Times New Roman" w:hAnsi="Garamond" w:cs="Times New Roman"/>
            <w:lang w:eastAsia="pt-PT"/>
          </w:rPr>
          <w:delText>.</w:delText>
        </w:r>
      </w:del>
    </w:p>
    <w:p w14:paraId="11ABFFEE" w14:textId="742607BB" w:rsidR="003D15F2" w:rsidRPr="00C44125" w:rsidRDefault="003D15F2" w:rsidP="578B151F">
      <w:pPr>
        <w:numPr>
          <w:ilvl w:val="0"/>
          <w:numId w:val="1"/>
        </w:numPr>
        <w:spacing w:line="360" w:lineRule="auto"/>
        <w:contextualSpacing/>
        <w:jc w:val="both"/>
        <w:rPr>
          <w:ins w:id="632" w:author="Maria Cristina Tavares Briosa" w:date="2025-08-21T16:09:00Z" w16du:dateUtc="2025-08-21T15:09:00Z"/>
          <w:rFonts w:ascii="Garamond" w:eastAsiaTheme="minorEastAsia" w:hAnsi="Garamond" w:cs="Times New Roman"/>
          <w:lang w:eastAsia="pt-PT"/>
        </w:rPr>
      </w:pPr>
      <w:commentRangeStart w:id="633"/>
      <w:r w:rsidRPr="578B151F">
        <w:rPr>
          <w:rFonts w:ascii="Garamond" w:eastAsia="Times New Roman" w:hAnsi="Garamond" w:cs="Times New Roman"/>
          <w:lang w:eastAsia="pt-PT"/>
        </w:rPr>
        <w:t>«</w:t>
      </w:r>
      <w:commentRangeStart w:id="634"/>
      <w:r w:rsidRPr="00D72139">
        <w:rPr>
          <w:rFonts w:ascii="Garamond" w:eastAsia="Times New Roman" w:hAnsi="Garamond" w:cs="Times New Roman"/>
          <w:strike/>
          <w:lang w:eastAsia="pt-PT"/>
        </w:rPr>
        <w:t>Família de acolhimento temporário»</w:t>
      </w:r>
      <w:commentRangeEnd w:id="634"/>
      <w:r w:rsidRPr="00D72139">
        <w:rPr>
          <w:rStyle w:val="CommentReference"/>
          <w:rFonts w:ascii="Garamond" w:eastAsia="Times New Roman" w:hAnsi="Garamond" w:cs="Times New Roman"/>
          <w:strike/>
          <w:sz w:val="24"/>
          <w:szCs w:val="24"/>
          <w:lang w:eastAsia="pt-PT"/>
        </w:rPr>
        <w:commentReference w:id="634"/>
      </w:r>
      <w:r w:rsidRPr="00D72139">
        <w:rPr>
          <w:rFonts w:ascii="Garamond" w:eastAsia="Times New Roman" w:hAnsi="Garamond" w:cs="Times New Roman"/>
          <w:strike/>
          <w:lang w:eastAsia="pt-PT"/>
        </w:rPr>
        <w:t xml:space="preserve"> o detentor no âmbito de uma medida transitória de proteção e salvaguarda do bem-estar animal</w:t>
      </w:r>
      <w:r w:rsidR="000A6C28" w:rsidRPr="00D72139">
        <w:rPr>
          <w:rFonts w:ascii="Garamond" w:eastAsia="Times New Roman" w:hAnsi="Garamond" w:cs="Times New Roman"/>
          <w:strike/>
          <w:lang w:eastAsia="pt-PT"/>
        </w:rPr>
        <w:t xml:space="preserve"> por um período </w:t>
      </w:r>
      <w:ins w:id="635" w:author="Maria Cristina Tavares Briosa" w:date="2025-10-24T16:09:00Z" w16du:dateUtc="2025-10-24T15:09:00Z">
        <w:r w:rsidR="00D72139" w:rsidRPr="00D72139">
          <w:rPr>
            <w:rFonts w:ascii="Garamond" w:eastAsia="Times New Roman" w:hAnsi="Garamond" w:cs="Times New Roman"/>
            <w:strike/>
            <w:lang w:eastAsia="pt-PT"/>
          </w:rPr>
          <w:t xml:space="preserve">até? </w:t>
        </w:r>
      </w:ins>
      <w:r w:rsidR="000A6C28" w:rsidRPr="00D72139">
        <w:rPr>
          <w:rFonts w:ascii="Garamond" w:eastAsia="Times New Roman" w:hAnsi="Garamond" w:cs="Times New Roman"/>
          <w:strike/>
          <w:lang w:eastAsia="pt-PT"/>
        </w:rPr>
        <w:t>de 45 dias, extensível por igual período</w:t>
      </w:r>
      <w:r w:rsidR="000963C8" w:rsidRPr="00D72139">
        <w:rPr>
          <w:rFonts w:ascii="Garamond" w:eastAsia="Times New Roman" w:hAnsi="Garamond" w:cs="Times New Roman"/>
          <w:strike/>
          <w:lang w:eastAsia="pt-PT"/>
        </w:rPr>
        <w:t>;</w:t>
      </w:r>
      <w:commentRangeEnd w:id="633"/>
      <w:r w:rsidRPr="00C44125">
        <w:rPr>
          <w:rStyle w:val="CommentReference"/>
          <w:rFonts w:ascii="Garamond" w:eastAsiaTheme="minorEastAsia" w:hAnsi="Garamond" w:cs="Times New Roman"/>
          <w:sz w:val="24"/>
          <w:szCs w:val="24"/>
          <w:lang w:eastAsia="pt-PT"/>
        </w:rPr>
        <w:commentReference w:id="633"/>
      </w:r>
    </w:p>
    <w:p w14:paraId="09F739E4" w14:textId="44476569" w:rsidR="00C44125" w:rsidRPr="000041C8" w:rsidRDefault="00C44125" w:rsidP="40CAF8F4">
      <w:pPr>
        <w:spacing w:line="360" w:lineRule="auto"/>
        <w:contextualSpacing/>
        <w:jc w:val="both"/>
        <w:rPr>
          <w:rFonts w:ascii="Garamond" w:eastAsia="Times New Roman" w:hAnsi="Garamond" w:cs="Times New Roman"/>
          <w:lang w:eastAsia="pt-PT"/>
        </w:rPr>
      </w:pPr>
      <w:ins w:id="636" w:author="Maria Cristina Tavares Briosa" w:date="2025-08-21T16:09:00Z">
        <w:r w:rsidRPr="40CAF8F4">
          <w:rPr>
            <w:rFonts w:ascii="Garamond" w:eastAsia="Times New Roman" w:hAnsi="Garamond" w:cs="Times New Roman"/>
            <w:lang w:eastAsia="pt-PT"/>
          </w:rPr>
          <w:t>Propomos adaptar definição ao REg do BE e rastreabilidade em discussão</w:t>
        </w:r>
      </w:ins>
      <w:ins w:id="637" w:author="Maria Cristina Tavares Briosa" w:date="2025-08-21T16:10:00Z">
        <w:r w:rsidRPr="40CAF8F4">
          <w:rPr>
            <w:rFonts w:ascii="Garamond" w:eastAsia="Times New Roman" w:hAnsi="Garamond" w:cs="Times New Roman"/>
            <w:lang w:eastAsia="pt-PT"/>
          </w:rPr>
          <w:t xml:space="preserve"> </w:t>
        </w:r>
      </w:ins>
      <w:ins w:id="638" w:author="Maria Rosário Silva Lemos Cidadão" w:date="2025-08-26T08:14:00Z">
        <w:r w:rsidR="66ADF4D6" w:rsidRPr="40CAF8F4">
          <w:rPr>
            <w:rFonts w:ascii="Garamond" w:eastAsia="Times New Roman" w:hAnsi="Garamond" w:cs="Times New Roman"/>
            <w:lang w:eastAsia="pt-PT"/>
          </w:rPr>
          <w:t xml:space="preserve"> O novo REG tem </w:t>
        </w:r>
      </w:ins>
      <w:ins w:id="639" w:author="Maria Rosário Silva Lemos Cidadão" w:date="2025-08-26T08:15:00Z">
        <w:r w:rsidR="66ADF4D6" w:rsidRPr="40CAF8F4">
          <w:rPr>
            <w:rFonts w:ascii="Garamond" w:eastAsia="Times New Roman" w:hAnsi="Garamond" w:cs="Times New Roman"/>
            <w:lang w:eastAsia="pt-PT"/>
          </w:rPr>
          <w:t>proposta de</w:t>
        </w:r>
      </w:ins>
      <w:ins w:id="640" w:author="Maria Rosário Silva Lemos Cidadão" w:date="2025-08-26T08:14:00Z">
        <w:r w:rsidR="66ADF4D6" w:rsidRPr="40CAF8F4">
          <w:rPr>
            <w:rFonts w:ascii="Garamond" w:eastAsia="Times New Roman" w:hAnsi="Garamond" w:cs="Times New Roman"/>
            <w:lang w:eastAsia="pt-PT"/>
          </w:rPr>
          <w:t xml:space="preserve"> definição «Lar de Acolhimento»</w:t>
        </w:r>
      </w:ins>
      <w:ins w:id="641" w:author="Maria Rosário Silva Lemos Cidadão" w:date="2025-08-26T08:15:00Z">
        <w:r w:rsidR="08C378A1" w:rsidRPr="40CAF8F4">
          <w:rPr>
            <w:rFonts w:ascii="Garamond" w:eastAsia="Times New Roman" w:hAnsi="Garamond" w:cs="Times New Roman"/>
            <w:lang w:eastAsia="pt-PT"/>
          </w:rPr>
          <w:t xml:space="preserve"> («Lar de acolhimento», uma casa</w:t>
        </w:r>
      </w:ins>
      <w:ins w:id="642" w:author="Maria Rosário Silva Lemos Cidadão" w:date="2025-08-26T08:16:00Z">
        <w:r w:rsidR="08C378A1" w:rsidRPr="40CAF8F4">
          <w:rPr>
            <w:rFonts w:ascii="Garamond" w:eastAsia="Times New Roman" w:hAnsi="Garamond" w:cs="Times New Roman"/>
            <w:lang w:eastAsia="pt-PT"/>
          </w:rPr>
          <w:t xml:space="preserve"> </w:t>
        </w:r>
      </w:ins>
      <w:ins w:id="643" w:author="Maria Rosário Silva Lemos Cidadão" w:date="2025-08-26T08:15:00Z">
        <w:r w:rsidR="08C378A1" w:rsidRPr="40CAF8F4">
          <w:rPr>
            <w:rFonts w:ascii="Garamond" w:eastAsia="Times New Roman" w:hAnsi="Garamond" w:cs="Times New Roman"/>
            <w:lang w:eastAsia="pt-PT"/>
          </w:rPr>
          <w:t xml:space="preserve">particular que acolhe </w:t>
        </w:r>
        <w:commentRangeStart w:id="644"/>
        <w:r w:rsidR="08C378A1" w:rsidRPr="40CAF8F4">
          <w:rPr>
            <w:rFonts w:ascii="Garamond" w:eastAsia="Times New Roman" w:hAnsi="Garamond" w:cs="Times New Roman"/>
            <w:lang w:eastAsia="pt-PT"/>
          </w:rPr>
          <w:t xml:space="preserve">cães ou gatos </w:t>
        </w:r>
      </w:ins>
      <w:commentRangeEnd w:id="644"/>
      <w:r w:rsidR="00D72139" w:rsidRPr="40CAF8F4">
        <w:rPr>
          <w:rStyle w:val="CommentReference"/>
          <w:rFonts w:ascii="Garamond" w:eastAsia="Times New Roman" w:hAnsi="Garamond" w:cs="Times New Roman"/>
          <w:sz w:val="24"/>
          <w:szCs w:val="24"/>
          <w:lang w:eastAsia="pt-PT"/>
        </w:rPr>
        <w:commentReference w:id="644"/>
      </w:r>
      <w:ins w:id="645" w:author="Maria Rosário Silva Lemos Cidadão" w:date="2025-08-26T08:15:00Z">
        <w:r w:rsidR="08C378A1" w:rsidRPr="40CAF8F4">
          <w:rPr>
            <w:rFonts w:ascii="Garamond" w:eastAsia="Times New Roman" w:hAnsi="Garamond" w:cs="Times New Roman"/>
            <w:lang w:eastAsia="pt-PT"/>
          </w:rPr>
          <w:t>em</w:t>
        </w:r>
      </w:ins>
      <w:ins w:id="646" w:author="Maria Rosário Silva Lemos Cidadão" w:date="2025-08-26T08:16:00Z">
        <w:r w:rsidR="08C378A1" w:rsidRPr="40CAF8F4">
          <w:rPr>
            <w:rFonts w:ascii="Garamond" w:eastAsia="Times New Roman" w:hAnsi="Garamond" w:cs="Times New Roman"/>
            <w:lang w:eastAsia="pt-PT"/>
          </w:rPr>
          <w:t xml:space="preserve"> </w:t>
        </w:r>
      </w:ins>
      <w:ins w:id="647" w:author="Maria Rosário Silva Lemos Cidadão" w:date="2025-08-26T08:15:00Z">
        <w:r w:rsidR="08C378A1" w:rsidRPr="40CAF8F4">
          <w:rPr>
            <w:rFonts w:ascii="Garamond" w:eastAsia="Times New Roman" w:hAnsi="Garamond" w:cs="Times New Roman"/>
            <w:lang w:eastAsia="pt-PT"/>
          </w:rPr>
          <w:t>nome de um operador responsável por</w:t>
        </w:r>
      </w:ins>
      <w:ins w:id="648" w:author="Maria Rosário Silva Lemos Cidadão" w:date="2025-08-26T08:16:00Z">
        <w:r w:rsidR="08C378A1" w:rsidRPr="40CAF8F4">
          <w:rPr>
            <w:rFonts w:ascii="Garamond" w:eastAsia="Times New Roman" w:hAnsi="Garamond" w:cs="Times New Roman"/>
            <w:lang w:eastAsia="pt-PT"/>
          </w:rPr>
          <w:t xml:space="preserve"> </w:t>
        </w:r>
      </w:ins>
      <w:ins w:id="649" w:author="Maria Rosário Silva Lemos Cidadão" w:date="2025-08-26T08:15:00Z">
        <w:r w:rsidR="08C378A1" w:rsidRPr="40CAF8F4">
          <w:rPr>
            <w:rFonts w:ascii="Garamond" w:eastAsia="Times New Roman" w:hAnsi="Garamond" w:cs="Times New Roman"/>
            <w:lang w:eastAsia="pt-PT"/>
          </w:rPr>
          <w:t>cães ou gatos não desejados,</w:t>
        </w:r>
      </w:ins>
      <w:ins w:id="650" w:author="Maria Rosário Silva Lemos Cidadão" w:date="2025-08-26T08:16:00Z">
        <w:r w:rsidR="08C378A1" w:rsidRPr="40CAF8F4">
          <w:rPr>
            <w:rFonts w:ascii="Garamond" w:eastAsia="Times New Roman" w:hAnsi="Garamond" w:cs="Times New Roman"/>
            <w:lang w:eastAsia="pt-PT"/>
          </w:rPr>
          <w:t xml:space="preserve"> </w:t>
        </w:r>
      </w:ins>
      <w:ins w:id="651" w:author="Maria Rosário Silva Lemos Cidadão" w:date="2025-08-26T08:15:00Z">
        <w:r w:rsidR="08C378A1" w:rsidRPr="40CAF8F4">
          <w:rPr>
            <w:rFonts w:ascii="Garamond" w:eastAsia="Times New Roman" w:hAnsi="Garamond" w:cs="Times New Roman"/>
            <w:lang w:eastAsia="pt-PT"/>
          </w:rPr>
          <w:t>abandonados, vadios, perdidos ou</w:t>
        </w:r>
      </w:ins>
      <w:ins w:id="652" w:author="Maria Rosário Silva Lemos Cidadão" w:date="2025-08-26T08:16:00Z">
        <w:r w:rsidR="08C378A1" w:rsidRPr="40CAF8F4">
          <w:rPr>
            <w:rFonts w:ascii="Garamond" w:eastAsia="Times New Roman" w:hAnsi="Garamond" w:cs="Times New Roman"/>
            <w:lang w:eastAsia="pt-PT"/>
          </w:rPr>
          <w:t xml:space="preserve"> </w:t>
        </w:r>
      </w:ins>
      <w:ins w:id="653" w:author="Maria Rosário Silva Lemos Cidadão" w:date="2025-08-26T08:15:00Z">
        <w:r w:rsidR="08C378A1" w:rsidRPr="40CAF8F4">
          <w:rPr>
            <w:rFonts w:ascii="Garamond" w:eastAsia="Times New Roman" w:hAnsi="Garamond" w:cs="Times New Roman"/>
            <w:lang w:eastAsia="pt-PT"/>
          </w:rPr>
          <w:t>confiscados;</w:t>
        </w:r>
      </w:ins>
      <w:ins w:id="654" w:author="Maria Rosário Silva Lemos Cidadão" w:date="2025-08-26T08:16:00Z">
        <w:r w:rsidR="08C378A1" w:rsidRPr="40CAF8F4">
          <w:rPr>
            <w:rFonts w:ascii="Garamond" w:eastAsia="Times New Roman" w:hAnsi="Garamond" w:cs="Times New Roman"/>
            <w:lang w:eastAsia="pt-PT"/>
          </w:rPr>
          <w:t>)</w:t>
        </w:r>
      </w:ins>
    </w:p>
    <w:p w14:paraId="5D1BC915" w14:textId="28094467" w:rsidR="003D15F2" w:rsidRDefault="1FE25D7D" w:rsidP="00326DF6">
      <w:pPr>
        <w:numPr>
          <w:ilvl w:val="0"/>
          <w:numId w:val="1"/>
        </w:numPr>
        <w:spacing w:line="360" w:lineRule="auto"/>
        <w:contextualSpacing/>
        <w:jc w:val="both"/>
        <w:rPr>
          <w:ins w:id="655" w:author="Maria Cristina Tavares Briosa" w:date="2025-08-21T16:13:00Z" w16du:dateUtc="2025-08-21T15:13:00Z"/>
          <w:rFonts w:ascii="Garamond" w:eastAsia="Times New Roman" w:hAnsi="Garamond" w:cs="Times New Roman"/>
          <w:lang w:eastAsia="pt-PT"/>
        </w:rPr>
      </w:pPr>
      <w:r w:rsidRPr="54EE4B9D">
        <w:rPr>
          <w:rFonts w:ascii="Garamond" w:eastAsia="Times New Roman" w:hAnsi="Garamond" w:cs="Times New Roman"/>
          <w:lang w:eastAsia="pt-PT"/>
        </w:rPr>
        <w:t xml:space="preserve">«Identificação de Animais de Companhia» </w:t>
      </w:r>
      <w:r w:rsidR="15495145" w:rsidRPr="54EE4B9D">
        <w:rPr>
          <w:rFonts w:ascii="Garamond" w:eastAsia="Times New Roman" w:hAnsi="Garamond" w:cs="Times New Roman"/>
          <w:lang w:eastAsia="pt-PT"/>
        </w:rPr>
        <w:t xml:space="preserve"> </w:t>
      </w:r>
      <w:r w:rsidR="15495145" w:rsidRPr="00D72139">
        <w:rPr>
          <w:rFonts w:ascii="Garamond" w:eastAsia="Times New Roman" w:hAnsi="Garamond" w:cs="Times New Roman"/>
          <w:strike/>
          <w:lang w:eastAsia="pt-PT"/>
        </w:rPr>
        <w:t>O registo individual do animal no SIAC</w:t>
      </w:r>
    </w:p>
    <w:p w14:paraId="58330E18" w14:textId="77777777" w:rsidR="00C44125" w:rsidRPr="00C44125" w:rsidRDefault="00C44125" w:rsidP="00C44125">
      <w:pPr>
        <w:spacing w:line="360" w:lineRule="auto"/>
        <w:ind w:left="786"/>
        <w:contextualSpacing/>
        <w:jc w:val="both"/>
        <w:rPr>
          <w:ins w:id="656" w:author="Maria Cristina Tavares Briosa" w:date="2025-08-21T16:13:00Z"/>
          <w:rFonts w:ascii="Garamond" w:hAnsi="Garamond"/>
        </w:rPr>
      </w:pPr>
      <w:ins w:id="657" w:author="Maria Cristina Tavares Briosa" w:date="2025-08-21T16:13:00Z" w16du:dateUtc="2025-08-21T15:13:00Z">
        <w:r>
          <w:rPr>
            <w:rFonts w:ascii="Garamond" w:eastAsia="Times New Roman" w:hAnsi="Garamond" w:cs="Times New Roman"/>
            <w:lang w:eastAsia="pt-PT"/>
          </w:rPr>
          <w:t xml:space="preserve">Propomos manter definição do DL 82: </w:t>
        </w:r>
      </w:ins>
      <w:ins w:id="658" w:author="Maria Cristina Tavares Briosa" w:date="2025-08-21T16:13:00Z">
        <w:r w:rsidRPr="00C44125">
          <w:rPr>
            <w:rFonts w:ascii="Garamond" w:hAnsi="Garamond"/>
          </w:rPr>
          <w:t>a marcação do animal de companhia por implantação de um transponder, ou outro sistema autorizado para a espécie em causa, e o seu registo no SIAC;</w:t>
        </w:r>
      </w:ins>
    </w:p>
    <w:p w14:paraId="26DEFEE2" w14:textId="39B096CB" w:rsidR="00C44125" w:rsidRPr="00817487" w:rsidRDefault="00C44125" w:rsidP="00C44125">
      <w:pPr>
        <w:spacing w:line="360" w:lineRule="auto"/>
        <w:ind w:left="786"/>
        <w:contextualSpacing/>
        <w:jc w:val="both"/>
        <w:rPr>
          <w:rFonts w:ascii="Garamond" w:eastAsia="Times New Roman" w:hAnsi="Garamond" w:cs="Times New Roman"/>
          <w:lang w:eastAsia="pt-PT"/>
        </w:rPr>
      </w:pPr>
    </w:p>
    <w:p w14:paraId="364BA7DF" w14:textId="467D4EC8" w:rsidR="003D15F2" w:rsidRPr="00817487" w:rsidRDefault="1FE25D7D" w:rsidP="00326DF6">
      <w:pPr>
        <w:numPr>
          <w:ilvl w:val="0"/>
          <w:numId w:val="1"/>
        </w:numPr>
        <w:spacing w:line="360" w:lineRule="auto"/>
        <w:contextualSpacing/>
        <w:jc w:val="both"/>
        <w:rPr>
          <w:ins w:id="659" w:author="Maria Rosário Silva Lemos Cidadão" w:date="2025-08-26T08:17:00Z" w16du:dateUtc="2025-08-26T08:17:24Z"/>
          <w:rFonts w:ascii="Garamond" w:eastAsia="Times New Roman" w:hAnsi="Garamond" w:cs="Times New Roman"/>
          <w:lang w:eastAsia="pt-PT"/>
        </w:rPr>
      </w:pPr>
      <w:r w:rsidRPr="40CAF8F4">
        <w:rPr>
          <w:rFonts w:ascii="Garamond" w:eastAsia="Times New Roman" w:hAnsi="Garamond" w:cs="Times New Roman"/>
          <w:lang w:eastAsia="pt-PT"/>
        </w:rPr>
        <w:t xml:space="preserve">«Lista Nacional de Animais de Companhia» a lista prevista no artigo </w:t>
      </w:r>
      <w:r w:rsidR="3695FEDC" w:rsidRPr="40CAF8F4">
        <w:rPr>
          <w:rFonts w:ascii="Garamond" w:eastAsia="Times New Roman" w:hAnsi="Garamond" w:cs="Times New Roman"/>
          <w:lang w:eastAsia="pt-PT"/>
        </w:rPr>
        <w:t>1</w:t>
      </w:r>
      <w:r w:rsidR="52553712" w:rsidRPr="40CAF8F4">
        <w:rPr>
          <w:rFonts w:ascii="Garamond" w:eastAsia="Times New Roman" w:hAnsi="Garamond" w:cs="Times New Roman"/>
          <w:lang w:eastAsia="pt-PT"/>
        </w:rPr>
        <w:t>3</w:t>
      </w:r>
      <w:r w:rsidRPr="40CAF8F4">
        <w:rPr>
          <w:rFonts w:ascii="Garamond" w:eastAsia="Times New Roman" w:hAnsi="Garamond" w:cs="Times New Roman"/>
          <w:lang w:eastAsia="pt-PT"/>
        </w:rPr>
        <w:t>.º do presente decreto-lei</w:t>
      </w:r>
      <w:r w:rsidR="7BC0D69F" w:rsidRPr="40CAF8F4">
        <w:rPr>
          <w:rFonts w:ascii="Garamond" w:eastAsia="Times New Roman" w:hAnsi="Garamond" w:cs="Times New Roman"/>
          <w:lang w:eastAsia="pt-PT"/>
        </w:rPr>
        <w:t>;</w:t>
      </w:r>
    </w:p>
    <w:p w14:paraId="657C70BD" w14:textId="04F1F9A5" w:rsidR="56B4E265" w:rsidRDefault="56B4E265" w:rsidP="40CAF8F4">
      <w:pPr>
        <w:numPr>
          <w:ilvl w:val="0"/>
          <w:numId w:val="1"/>
        </w:numPr>
        <w:spacing w:line="360" w:lineRule="auto"/>
        <w:contextualSpacing/>
        <w:jc w:val="both"/>
        <w:rPr>
          <w:ins w:id="660" w:author="Maria Rosário Silva Lemos Cidadão" w:date="2025-08-26T08:27:00Z" w16du:dateUtc="2025-08-26T08:27:53Z"/>
          <w:rFonts w:ascii="Calibri" w:eastAsia="Calibri" w:hAnsi="Calibri" w:cs="Calibri"/>
          <w:color w:val="000000" w:themeColor="text1"/>
          <w:sz w:val="19"/>
          <w:szCs w:val="19"/>
        </w:rPr>
      </w:pPr>
      <w:commentRangeStart w:id="661"/>
      <w:ins w:id="662" w:author="Maria Rosário Silva Lemos Cidadão" w:date="2025-08-26T08:17:00Z">
        <w:r w:rsidRPr="1126FC69">
          <w:rPr>
            <w:rFonts w:ascii="Garamond" w:eastAsia="Times New Roman" w:hAnsi="Garamond" w:cs="Times New Roman"/>
            <w:lang w:eastAsia="pt-PT"/>
          </w:rPr>
          <w:t>«OPERADOR</w:t>
        </w:r>
      </w:ins>
      <w:commentRangeEnd w:id="661"/>
      <w:r w:rsidRPr="1126FC69">
        <w:rPr>
          <w:rStyle w:val="CommentReference"/>
          <w:rFonts w:ascii="Garamond" w:eastAsia="Times New Roman" w:hAnsi="Garamond" w:cs="Times New Roman"/>
          <w:sz w:val="24"/>
          <w:szCs w:val="24"/>
          <w:lang w:eastAsia="pt-PT"/>
        </w:rPr>
        <w:commentReference w:id="661"/>
      </w:r>
      <w:ins w:id="663" w:author="Maria Rosário Silva Lemos Cidadão" w:date="2025-08-26T08:17:00Z">
        <w:r w:rsidRPr="1126FC69">
          <w:rPr>
            <w:rFonts w:ascii="Garamond" w:eastAsia="Times New Roman" w:hAnsi="Garamond" w:cs="Times New Roman"/>
            <w:lang w:eastAsia="pt-PT"/>
          </w:rPr>
          <w:t>»</w:t>
        </w:r>
      </w:ins>
    </w:p>
    <w:p w14:paraId="3EED6818" w14:textId="338565F8" w:rsidR="56B4E265" w:rsidRDefault="56B4E265">
      <w:pPr>
        <w:spacing w:line="360" w:lineRule="auto"/>
        <w:contextualSpacing/>
        <w:jc w:val="both"/>
        <w:rPr>
          <w:ins w:id="664" w:author="Maria Rosário Silva Lemos Cidadão" w:date="2025-08-26T08:17:00Z" w16du:dateUtc="2025-08-26T08:17:58Z"/>
          <w:rFonts w:ascii="Calibri" w:eastAsia="Calibri" w:hAnsi="Calibri" w:cs="Calibri"/>
          <w:color w:val="000000" w:themeColor="text1"/>
          <w:sz w:val="19"/>
          <w:szCs w:val="19"/>
        </w:rPr>
        <w:pPrChange w:id="665" w:author="Maria Rosário Silva Lemos Cidadão" w:date="2025-08-26T08:27:00Z">
          <w:pPr>
            <w:numPr>
              <w:numId w:val="1"/>
            </w:numPr>
            <w:spacing w:line="360" w:lineRule="auto"/>
            <w:ind w:left="786" w:hanging="360"/>
            <w:contextualSpacing/>
            <w:jc w:val="both"/>
          </w:pPr>
        </w:pPrChange>
      </w:pPr>
      <w:commentRangeStart w:id="666"/>
      <w:ins w:id="667" w:author="Maria Rosário Silva Lemos Cidadão" w:date="2025-08-26T08:17:00Z">
        <w:r w:rsidRPr="249996E6">
          <w:rPr>
            <w:rFonts w:ascii="Calibri" w:eastAsia="Calibri" w:hAnsi="Calibri" w:cs="Calibri"/>
            <w:color w:val="000000" w:themeColor="text1"/>
            <w:sz w:val="19"/>
            <w:szCs w:val="19"/>
          </w:rPr>
          <w:t>«Operador», qualquer pessoa singular ou coletiva, que tenha animais ou produtos sob a sua responsabilidade, inclusive durante um período limitado, mas excluindo os detentores de animais de companhia e os médicos veterinários</w:t>
        </w:r>
      </w:ins>
      <w:commentRangeEnd w:id="666"/>
      <w:r w:rsidRPr="249996E6">
        <w:rPr>
          <w:rStyle w:val="CommentReference"/>
          <w:rFonts w:ascii="Calibri" w:eastAsia="Calibri" w:hAnsi="Calibri" w:cs="Calibri"/>
          <w:color w:val="000000" w:themeColor="text1"/>
          <w:sz w:val="19"/>
          <w:szCs w:val="19"/>
        </w:rPr>
        <w:commentReference w:id="666"/>
      </w:r>
      <w:ins w:id="668" w:author="Maria Rosário Silva Lemos Cidadão" w:date="2025-08-26T08:17:00Z">
        <w:r w:rsidRPr="249996E6">
          <w:rPr>
            <w:rFonts w:ascii="Calibri" w:eastAsia="Calibri" w:hAnsi="Calibri" w:cs="Calibri"/>
            <w:color w:val="000000" w:themeColor="text1"/>
            <w:sz w:val="19"/>
            <w:szCs w:val="19"/>
          </w:rPr>
          <w:t>;</w:t>
        </w:r>
      </w:ins>
    </w:p>
    <w:p w14:paraId="3680DAC9" w14:textId="5E03E132" w:rsidR="56B4E265" w:rsidRDefault="56B4E265">
      <w:pPr>
        <w:spacing w:line="360" w:lineRule="auto"/>
        <w:jc w:val="both"/>
        <w:rPr>
          <w:ins w:id="669" w:author="Maria Rosário Silva Lemos Cidadão" w:date="2025-08-26T08:17:00Z" w16du:dateUtc="2025-08-26T08:17:58Z"/>
          <w:rFonts w:ascii="Calibri" w:eastAsia="Calibri" w:hAnsi="Calibri" w:cs="Calibri"/>
          <w:color w:val="000000" w:themeColor="text1"/>
        </w:rPr>
        <w:pPrChange w:id="670" w:author="Maria Rosário Silva Lemos Cidadão" w:date="2025-08-26T08:26:00Z">
          <w:pPr/>
        </w:pPrChange>
      </w:pPr>
      <w:ins w:id="671" w:author="Maria Rosário Silva Lemos Cidadão" w:date="2025-08-26T08:17:00Z">
        <w:r w:rsidRPr="40CAF8F4">
          <w:rPr>
            <w:rFonts w:ascii="Calibri" w:eastAsia="Calibri" w:hAnsi="Calibri" w:cs="Calibri"/>
            <w:color w:val="000000" w:themeColor="text1"/>
            <w:sz w:val="19"/>
            <w:szCs w:val="19"/>
          </w:rPr>
          <w:t>OU</w:t>
        </w:r>
      </w:ins>
    </w:p>
    <w:p w14:paraId="2179E098" w14:textId="43C05FC8" w:rsidR="56B4E265" w:rsidRDefault="56B4E265">
      <w:pPr>
        <w:jc w:val="both"/>
        <w:rPr>
          <w:del w:id="672" w:author="Maria Rosário Silva Lemos Cidadão" w:date="2025-08-26T08:30:00Z" w16du:dateUtc="2025-08-26T08:30:34Z"/>
          <w:rFonts w:ascii="Garamond" w:eastAsia="Garamond" w:hAnsi="Garamond" w:cs="Garamond"/>
        </w:rPr>
        <w:pPrChange w:id="673" w:author="Maria Rosário Silva Lemos Cidadão" w:date="2025-08-26T08:26:00Z">
          <w:pPr/>
        </w:pPrChange>
      </w:pPr>
      <w:commentRangeStart w:id="674"/>
      <w:ins w:id="675" w:author="Maria Rosário Silva Lemos Cidadão" w:date="2025-08-26T08:17:00Z">
        <w:r w:rsidRPr="249996E6">
          <w:rPr>
            <w:rFonts w:ascii="Garamond" w:eastAsia="Garamond" w:hAnsi="Garamond" w:cs="Garamond"/>
          </w:rPr>
          <w:t>«Operador», qualquer pessoa singular ou coletiva que coloque cães e gatos no mercado e que seja responsável por um estabelecimento de criação, um estabelecimento de venda ou um abrigo ou que seja responsável por cães ou gatos aí mantidos, ou que seja responsável por cães ou gatos não desejados, abandonados, vadios, perdidos ou confiscados e que os coloque em lares de acolhiment</w:t>
        </w:r>
      </w:ins>
      <w:commentRangeEnd w:id="674"/>
      <w:r w:rsidRPr="249996E6">
        <w:rPr>
          <w:rStyle w:val="CommentReference"/>
          <w:rFonts w:ascii="Garamond" w:eastAsia="Garamond" w:hAnsi="Garamond" w:cs="Garamond"/>
          <w:sz w:val="24"/>
          <w:szCs w:val="24"/>
        </w:rPr>
        <w:commentReference w:id="674"/>
      </w:r>
      <w:ins w:id="676" w:author="Maria Rosário Silva Lemos Cidadão" w:date="2025-08-26T08:17:00Z">
        <w:r w:rsidRPr="249996E6">
          <w:rPr>
            <w:rFonts w:ascii="Garamond" w:eastAsia="Garamond" w:hAnsi="Garamond" w:cs="Garamond"/>
          </w:rPr>
          <w:t>o</w:t>
        </w:r>
      </w:ins>
    </w:p>
    <w:p w14:paraId="06E868D9" w14:textId="52CD398D" w:rsidR="40CAF8F4" w:rsidRDefault="40CAF8F4">
      <w:pPr>
        <w:spacing w:line="360" w:lineRule="auto"/>
        <w:contextualSpacing/>
        <w:jc w:val="both"/>
        <w:rPr>
          <w:ins w:id="677" w:author="Maria Rosário Silva Lemos Cidadão" w:date="2025-08-26T08:30:00Z" w16du:dateUtc="2025-08-26T08:30:44Z"/>
          <w:rFonts w:ascii="Garamond" w:eastAsia="Times New Roman" w:hAnsi="Garamond" w:cs="Times New Roman"/>
          <w:lang w:eastAsia="pt-PT"/>
        </w:rPr>
        <w:pPrChange w:id="678" w:author="Maria Rosário Silva Lemos Cidadão" w:date="2025-08-26T08:30:00Z">
          <w:pPr>
            <w:numPr>
              <w:numId w:val="1"/>
            </w:numPr>
            <w:spacing w:line="360" w:lineRule="auto"/>
            <w:ind w:left="786" w:hanging="360"/>
            <w:contextualSpacing/>
            <w:jc w:val="both"/>
          </w:pPr>
        </w:pPrChange>
      </w:pPr>
    </w:p>
    <w:p w14:paraId="6D78BBBC" w14:textId="364A3C4E" w:rsidR="195EC637" w:rsidRDefault="044A1AE5" w:rsidP="40CAF8F4">
      <w:pPr>
        <w:numPr>
          <w:ilvl w:val="0"/>
          <w:numId w:val="1"/>
        </w:numPr>
        <w:spacing w:line="360" w:lineRule="auto"/>
        <w:contextualSpacing/>
        <w:jc w:val="both"/>
        <w:rPr>
          <w:del w:id="679" w:author="Maria Rosário Silva Lemos Cidadão" w:date="2025-08-26T08:28:00Z" w16du:dateUtc="2025-08-26T08:28:38Z"/>
          <w:rFonts w:ascii="Garamond" w:eastAsia="Times New Roman" w:hAnsi="Garamond" w:cs="Times New Roman"/>
          <w:lang w:eastAsia="pt-PT"/>
        </w:rPr>
      </w:pPr>
      <w:ins w:id="680" w:author="Maria Rosário Silva Lemos Cidadão" w:date="2025-08-26T08:30:00Z">
        <w:r w:rsidRPr="5564F2A7">
          <w:rPr>
            <w:rFonts w:ascii="Garamond" w:eastAsia="Times New Roman" w:hAnsi="Garamond" w:cs="Times New Roman"/>
            <w:lang w:eastAsia="pt-PT"/>
          </w:rPr>
          <w:t>ff)</w:t>
        </w:r>
      </w:ins>
      <w:r w:rsidR="58D361B6" w:rsidRPr="5564F2A7">
        <w:rPr>
          <w:rFonts w:ascii="Garamond" w:eastAsia="Times New Roman" w:hAnsi="Garamond" w:cs="Times New Roman"/>
          <w:lang w:eastAsia="pt-PT"/>
        </w:rPr>
        <w:t>«</w:t>
      </w:r>
      <w:del w:id="681" w:author="Maria Rosário Silva Lemos Cidadão" w:date="2025-10-28T09:43:00Z">
        <w:r w:rsidR="195EC637" w:rsidRPr="5564F2A7" w:rsidDel="58D361B6">
          <w:rPr>
            <w:rFonts w:ascii="Garamond" w:eastAsia="Times New Roman" w:hAnsi="Garamond" w:cs="Times New Roman"/>
            <w:lang w:eastAsia="pt-PT"/>
          </w:rPr>
          <w:delText>Registo</w:delText>
        </w:r>
        <w:r w:rsidR="195EC637" w:rsidRPr="5564F2A7" w:rsidDel="1DC2C680">
          <w:rPr>
            <w:rFonts w:ascii="Garamond" w:eastAsia="Times New Roman" w:hAnsi="Garamond" w:cs="Times New Roman"/>
            <w:lang w:eastAsia="pt-PT"/>
          </w:rPr>
          <w:delText xml:space="preserve"> animal</w:delText>
        </w:r>
        <w:r w:rsidR="195EC637" w:rsidRPr="5564F2A7" w:rsidDel="58D361B6">
          <w:rPr>
            <w:rFonts w:ascii="Garamond" w:eastAsia="Times New Roman" w:hAnsi="Garamond" w:cs="Times New Roman"/>
            <w:lang w:eastAsia="pt-PT"/>
          </w:rPr>
          <w:delText>» o conjunto de informação coligida no SIAC com os elementos relativos ao número do transponder, elementos de resenha do animal</w:delText>
        </w:r>
        <w:r w:rsidR="195EC637" w:rsidRPr="5564F2A7" w:rsidDel="4EFA8643">
          <w:rPr>
            <w:rFonts w:ascii="Garamond" w:eastAsia="Times New Roman" w:hAnsi="Garamond" w:cs="Times New Roman"/>
            <w:lang w:eastAsia="pt-PT"/>
          </w:rPr>
          <w:delText xml:space="preserve"> (</w:delText>
        </w:r>
        <w:r w:rsidR="195EC637" w:rsidRPr="5564F2A7" w:rsidDel="67F1AAE1">
          <w:rPr>
            <w:rFonts w:ascii="Garamond" w:eastAsia="Times New Roman" w:hAnsi="Garamond" w:cs="Times New Roman"/>
            <w:lang w:eastAsia="pt-PT"/>
          </w:rPr>
          <w:delText xml:space="preserve">espécie, raça, </w:delText>
        </w:r>
        <w:r w:rsidR="195EC637" w:rsidRPr="5564F2A7" w:rsidDel="4EFA8643">
          <w:rPr>
            <w:rFonts w:ascii="Garamond" w:eastAsia="Times New Roman" w:hAnsi="Garamond" w:cs="Times New Roman"/>
            <w:lang w:eastAsia="pt-PT"/>
          </w:rPr>
          <w:delText>data de nascimento, sexo, pelagem</w:delText>
        </w:r>
        <w:r w:rsidR="195EC637" w:rsidRPr="5564F2A7" w:rsidDel="349EF728">
          <w:rPr>
            <w:rFonts w:ascii="Garamond" w:eastAsia="Times New Roman" w:hAnsi="Garamond" w:cs="Times New Roman"/>
            <w:lang w:eastAsia="pt-PT"/>
          </w:rPr>
          <w:delText>, identificação da mãe</w:delText>
        </w:r>
      </w:del>
      <w:ins w:id="682" w:author="Maria Cristina Tavares Briosa" w:date="2025-08-21T16:17:00Z">
        <w:del w:id="683" w:author="Maria Rosário Silva Lemos Cidadão" w:date="2025-10-28T09:43:00Z">
          <w:r w:rsidR="195EC637" w:rsidRPr="5564F2A7" w:rsidDel="7399F909">
            <w:rPr>
              <w:rFonts w:ascii="Garamond" w:eastAsia="Times New Roman" w:hAnsi="Garamond" w:cs="Times New Roman"/>
              <w:lang w:eastAsia="pt-PT"/>
            </w:rPr>
            <w:delText xml:space="preserve"> quando conhecida </w:delText>
          </w:r>
        </w:del>
      </w:ins>
      <w:del w:id="684" w:author="Maria Rosário Silva Lemos Cidadão" w:date="2025-10-28T09:43:00Z">
        <w:r w:rsidR="195EC637" w:rsidRPr="5564F2A7" w:rsidDel="4EFA8643">
          <w:rPr>
            <w:rFonts w:ascii="Garamond" w:eastAsia="Times New Roman" w:hAnsi="Garamond" w:cs="Times New Roman"/>
            <w:lang w:eastAsia="pt-PT"/>
          </w:rPr>
          <w:delText>)</w:delText>
        </w:r>
        <w:r w:rsidR="195EC637" w:rsidRPr="5564F2A7" w:rsidDel="58D361B6">
          <w:rPr>
            <w:rFonts w:ascii="Garamond" w:eastAsia="Times New Roman" w:hAnsi="Garamond" w:cs="Times New Roman"/>
            <w:lang w:eastAsia="pt-PT"/>
          </w:rPr>
          <w:delText xml:space="preserve">, identificação do titular do animal e respetivos dados de contacto, do médico veterinário que procede </w:delText>
        </w:r>
        <w:r w:rsidR="195EC637" w:rsidRPr="5564F2A7" w:rsidDel="4EFA8643">
          <w:rPr>
            <w:rFonts w:ascii="Garamond" w:eastAsia="Times New Roman" w:hAnsi="Garamond" w:cs="Times New Roman"/>
            <w:lang w:eastAsia="pt-PT"/>
          </w:rPr>
          <w:delText xml:space="preserve">ao registo </w:delText>
        </w:r>
        <w:r w:rsidR="195EC637" w:rsidRPr="5564F2A7" w:rsidDel="58D361B6">
          <w:rPr>
            <w:rFonts w:ascii="Garamond" w:eastAsia="Times New Roman" w:hAnsi="Garamond" w:cs="Times New Roman"/>
            <w:lang w:eastAsia="pt-PT"/>
          </w:rPr>
          <w:delText xml:space="preserve"> do animal, </w:delText>
        </w:r>
        <w:r w:rsidR="195EC637" w:rsidRPr="5564F2A7" w:rsidDel="4EFA8643">
          <w:rPr>
            <w:rFonts w:ascii="Garamond" w:eastAsia="Times New Roman" w:hAnsi="Garamond" w:cs="Times New Roman"/>
            <w:lang w:eastAsia="pt-PT"/>
          </w:rPr>
          <w:delText xml:space="preserve">as medidas sanitárias obrigatórias oficiais, </w:delText>
        </w:r>
        <w:r w:rsidR="195EC637" w:rsidRPr="5564F2A7" w:rsidDel="58D361B6">
          <w:rPr>
            <w:rFonts w:ascii="Garamond" w:eastAsia="Times New Roman" w:hAnsi="Garamond" w:cs="Times New Roman"/>
            <w:lang w:eastAsia="pt-PT"/>
          </w:rPr>
          <w:delText xml:space="preserve">bem como outras particularidades ou características e </w:delText>
        </w:r>
      </w:del>
      <w:del w:id="685" w:author="Maria Cristina Tavares Briosa" w:date="2025-08-21T16:16:00Z">
        <w:r w:rsidR="195EC637" w:rsidRPr="5564F2A7" w:rsidDel="044A1AE5">
          <w:rPr>
            <w:rFonts w:ascii="Garamond" w:eastAsia="Times New Roman" w:hAnsi="Garamond" w:cs="Times New Roman"/>
            <w:lang w:eastAsia="pt-PT"/>
          </w:rPr>
          <w:delText>as</w:delText>
        </w:r>
      </w:del>
      <w:ins w:id="686" w:author="Maria Cristina Tavares Briosa" w:date="2025-08-21T16:24:00Z">
        <w:del w:id="687" w:author="Maria Rosário Silva Lemos Cidadão" w:date="2025-10-28T09:43:00Z">
          <w:r w:rsidR="195EC637" w:rsidRPr="5564F2A7" w:rsidDel="7399F909">
            <w:rPr>
              <w:rFonts w:ascii="Garamond" w:eastAsia="Times New Roman" w:hAnsi="Garamond" w:cs="Times New Roman"/>
              <w:lang w:eastAsia="pt-PT"/>
            </w:rPr>
            <w:delText>as</w:delText>
          </w:r>
        </w:del>
      </w:ins>
      <w:del w:id="688" w:author="Maria Rosário Silva Lemos Cidadão" w:date="2025-10-28T09:43:00Z">
        <w:r w:rsidR="195EC637" w:rsidRPr="5564F2A7" w:rsidDel="044A1AE5">
          <w:rPr>
            <w:rFonts w:ascii="Garamond" w:eastAsia="Times New Roman" w:hAnsi="Garamond" w:cs="Times New Roman"/>
            <w:lang w:eastAsia="pt-PT"/>
          </w:rPr>
          <w:delText xml:space="preserve"> </w:delText>
        </w:r>
        <w:r w:rsidR="195EC637" w:rsidRPr="5564F2A7" w:rsidDel="58D361B6">
          <w:rPr>
            <w:rFonts w:ascii="Garamond" w:eastAsia="Times New Roman" w:hAnsi="Garamond" w:cs="Times New Roman"/>
            <w:lang w:eastAsia="pt-PT"/>
          </w:rPr>
          <w:delText xml:space="preserve">medidas sanitárias preventivas </w:delText>
        </w:r>
      </w:del>
      <w:del w:id="689" w:author="Maria Cristina Tavares Briosa" w:date="2025-08-21T16:25:00Z">
        <w:r w:rsidR="195EC637" w:rsidRPr="5564F2A7" w:rsidDel="044A1AE5">
          <w:rPr>
            <w:rFonts w:ascii="Garamond" w:eastAsia="Times New Roman" w:hAnsi="Garamond" w:cs="Times New Roman"/>
            <w:lang w:eastAsia="pt-PT"/>
          </w:rPr>
          <w:delText xml:space="preserve">oficiais </w:delText>
        </w:r>
      </w:del>
      <w:del w:id="690" w:author="Maria Rosário Silva Lemos Cidadão" w:date="2025-10-28T09:43:00Z">
        <w:r w:rsidR="195EC637" w:rsidRPr="5564F2A7" w:rsidDel="58D361B6">
          <w:rPr>
            <w:rFonts w:ascii="Garamond" w:eastAsia="Times New Roman" w:hAnsi="Garamond" w:cs="Times New Roman"/>
            <w:lang w:eastAsia="pt-PT"/>
          </w:rPr>
          <w:delText>ou informações relevantes que tenham sido associadas ao animal</w:delText>
        </w:r>
      </w:del>
      <w:del w:id="691" w:author="Maria Rosário Silva Lemos Cidadão" w:date="2025-08-26T08:29:00Z">
        <w:r w:rsidR="195EC637" w:rsidRPr="5564F2A7" w:rsidDel="044A1AE5">
          <w:rPr>
            <w:rFonts w:ascii="Garamond" w:eastAsia="Times New Roman" w:hAnsi="Garamond" w:cs="Times New Roman"/>
            <w:lang w:eastAsia="pt-PT"/>
          </w:rPr>
          <w:delText>;</w:delText>
        </w:r>
      </w:del>
    </w:p>
    <w:p w14:paraId="18171857" w14:textId="6FF23444" w:rsidR="2D573054" w:rsidRDefault="426ED55F">
      <w:pPr>
        <w:spacing w:line="360" w:lineRule="auto"/>
        <w:contextualSpacing/>
        <w:jc w:val="both"/>
        <w:rPr>
          <w:ins w:id="692" w:author="Maria Rosário Silva Lemos Cidadão" w:date="2025-08-26T08:49:00Z" w16du:dateUtc="2025-08-26T08:49:11Z"/>
          <w:rFonts w:ascii="Garamond" w:eastAsia="Times New Roman" w:hAnsi="Garamond" w:cs="Times New Roman"/>
          <w:b/>
          <w:bCs/>
          <w:lang w:eastAsia="pt-PT"/>
          <w:rPrChange w:id="693" w:author="Maria Rosário Silva Lemos Cidadão" w:date="2025-10-28T09:41:00Z">
            <w:rPr>
              <w:ins w:id="694" w:author="Maria Rosário Silva Lemos Cidadão" w:date="2025-08-26T08:49:00Z" w16du:dateUtc="2025-08-26T08:49:11Z"/>
              <w:rFonts w:ascii="Garamond" w:eastAsia="Times New Roman" w:hAnsi="Garamond" w:cs="Times New Roman"/>
              <w:lang w:eastAsia="pt-PT"/>
            </w:rPr>
          </w:rPrChange>
        </w:rPr>
        <w:pPrChange w:id="695" w:author="Maria Rosário Silva Lemos Cidadão" w:date="2025-08-26T08:30:00Z">
          <w:pPr>
            <w:numPr>
              <w:numId w:val="1"/>
            </w:numPr>
            <w:spacing w:line="360" w:lineRule="auto"/>
            <w:ind w:left="786" w:hanging="360"/>
            <w:contextualSpacing/>
            <w:jc w:val="both"/>
          </w:pPr>
        </w:pPrChange>
      </w:pPr>
      <w:r w:rsidRPr="5564F2A7">
        <w:rPr>
          <w:rFonts w:ascii="Garamond" w:eastAsia="Times New Roman" w:hAnsi="Garamond" w:cs="Times New Roman"/>
          <w:b/>
          <w:bCs/>
          <w:lang w:eastAsia="pt-PT"/>
          <w:rPrChange w:id="696" w:author="Maria Rosário Silva Lemos Cidadão" w:date="2025-10-28T09:41:00Z">
            <w:rPr>
              <w:rFonts w:ascii="Garamond" w:eastAsia="Times New Roman" w:hAnsi="Garamond" w:cs="Times New Roman"/>
              <w:lang w:eastAsia="pt-PT"/>
            </w:rPr>
          </w:rPrChange>
        </w:rPr>
        <w:t>Propoê-se texto</w:t>
      </w:r>
    </w:p>
    <w:p w14:paraId="470747F0" w14:textId="3FD397CC" w:rsidR="6C1B9083" w:rsidRDefault="010CF54A" w:rsidP="40CAF8F4">
      <w:pPr>
        <w:rPr>
          <w:del w:id="697" w:author="Maria Rosário Silva Lemos Cidadão" w:date="2025-08-26T08:47:00Z" w16du:dateUtc="2025-08-26T08:47:52Z"/>
          <w:rFonts w:ascii="Garamond" w:eastAsia="Times New Roman" w:hAnsi="Garamond" w:cs="Times New Roman"/>
          <w:lang w:eastAsia="pt-PT"/>
        </w:rPr>
      </w:pPr>
      <w:commentRangeStart w:id="698"/>
      <w:ins w:id="699" w:author="Maria Rosário Silva Lemos Cidadão" w:date="2025-08-26T08:49:00Z">
        <w:r w:rsidRPr="5564F2A7">
          <w:rPr>
            <w:rFonts w:ascii="Garamond" w:eastAsia="Times New Roman" w:hAnsi="Garamond" w:cs="Times New Roman"/>
            <w:lang w:eastAsia="pt-PT"/>
          </w:rPr>
          <w:t>«Registo Anima</w:t>
        </w:r>
      </w:ins>
      <w:commentRangeEnd w:id="698"/>
      <w:r w:rsidR="6C1B9083" w:rsidRPr="5564F2A7">
        <w:rPr>
          <w:rStyle w:val="CommentReference"/>
          <w:rFonts w:ascii="Garamond" w:eastAsia="Times New Roman" w:hAnsi="Garamond" w:cs="Times New Roman"/>
          <w:sz w:val="24"/>
          <w:szCs w:val="24"/>
          <w:lang w:eastAsia="pt-PT"/>
        </w:rPr>
        <w:commentReference w:id="698"/>
      </w:r>
      <w:ins w:id="700" w:author="Maria Rosário Silva Lemos Cidadão" w:date="2025-08-26T08:49:00Z">
        <w:r w:rsidRPr="5564F2A7">
          <w:rPr>
            <w:rFonts w:ascii="Garamond" w:eastAsia="Times New Roman" w:hAnsi="Garamond" w:cs="Times New Roman"/>
            <w:lang w:eastAsia="pt-PT"/>
          </w:rPr>
          <w:t>l» o conjunto de informação coligida no SIAC com os elemen</w:t>
        </w:r>
      </w:ins>
      <w:ins w:id="701" w:author="Maria Rosário Silva Lemos Cidadão" w:date="2025-08-26T08:50:00Z">
        <w:r w:rsidRPr="5564F2A7">
          <w:rPr>
            <w:rFonts w:ascii="Garamond" w:eastAsia="Times New Roman" w:hAnsi="Garamond" w:cs="Times New Roman"/>
            <w:lang w:eastAsia="pt-PT"/>
          </w:rPr>
          <w:t>tos relativos ao número de t</w:t>
        </w:r>
        <w:r w:rsidR="4D1959AD" w:rsidRPr="5564F2A7">
          <w:rPr>
            <w:rFonts w:ascii="Garamond" w:eastAsia="Times New Roman" w:hAnsi="Garamond" w:cs="Times New Roman"/>
            <w:lang w:eastAsia="pt-PT"/>
          </w:rPr>
          <w:t>rans</w:t>
        </w:r>
        <w:r w:rsidRPr="5564F2A7">
          <w:rPr>
            <w:rFonts w:ascii="Garamond" w:eastAsia="Times New Roman" w:hAnsi="Garamond" w:cs="Times New Roman"/>
            <w:lang w:eastAsia="pt-PT"/>
          </w:rPr>
          <w:t xml:space="preserve">ponder, elementos da resenha do animal (espécie </w:t>
        </w:r>
        <w:r w:rsidR="6C5F7592" w:rsidRPr="5564F2A7">
          <w:rPr>
            <w:rFonts w:ascii="Garamond" w:eastAsia="Times New Roman" w:hAnsi="Garamond" w:cs="Times New Roman"/>
            <w:lang w:eastAsia="pt-PT"/>
          </w:rPr>
          <w:t>raça</w:t>
        </w:r>
        <w:r w:rsidR="21A95CE4" w:rsidRPr="5564F2A7">
          <w:rPr>
            <w:rFonts w:ascii="Garamond" w:eastAsia="Times New Roman" w:hAnsi="Garamond" w:cs="Times New Roman"/>
            <w:lang w:eastAsia="pt-PT"/>
          </w:rPr>
          <w:t xml:space="preserve">, </w:t>
        </w:r>
      </w:ins>
      <w:ins w:id="702" w:author="Maria Rosário Silva Lemos Cidadão" w:date="2025-08-26T08:51:00Z">
        <w:r w:rsidR="21A95CE4" w:rsidRPr="5564F2A7">
          <w:rPr>
            <w:rFonts w:ascii="Garamond" w:eastAsia="Times New Roman" w:hAnsi="Garamond" w:cs="Times New Roman"/>
            <w:lang w:eastAsia="pt-PT"/>
          </w:rPr>
          <w:t>data de nascimento, sexo, pelagem, identificação da mãe quando conhecida</w:t>
        </w:r>
      </w:ins>
      <w:ins w:id="703" w:author="Maria Rosário Silva Lemos Cidadão" w:date="2025-08-26T08:55:00Z">
        <w:r w:rsidR="5E4561FF" w:rsidRPr="5564F2A7">
          <w:rPr>
            <w:rFonts w:ascii="Garamond" w:eastAsia="Times New Roman" w:hAnsi="Garamond" w:cs="Times New Roman"/>
            <w:lang w:eastAsia="pt-PT"/>
          </w:rPr>
          <w:t xml:space="preserve"> </w:t>
        </w:r>
      </w:ins>
      <w:del w:id="704" w:author="Maria Rosário Silva Lemos Cidadão" w:date="2025-08-26T08:54:00Z">
        <w:r w:rsidR="6C1B9083" w:rsidRPr="5564F2A7" w:rsidDel="010CF54A">
          <w:rPr>
            <w:rFonts w:ascii="Garamond" w:eastAsia="Times New Roman" w:hAnsi="Garamond" w:cs="Times New Roman"/>
            <w:lang w:eastAsia="pt-PT"/>
          </w:rPr>
          <w:delText>a</w:delText>
        </w:r>
      </w:del>
      <w:r w:rsidR="77B70E12" w:rsidRPr="5564F2A7">
        <w:rPr>
          <w:rFonts w:ascii="Garamond" w:eastAsia="Times New Roman" w:hAnsi="Garamond" w:cs="Times New Roman"/>
          <w:lang w:eastAsia="pt-PT"/>
        </w:rPr>
        <w:t>ssim como outras particulariedades ou caracteristicas,</w:t>
      </w:r>
      <w:ins w:id="705" w:author="Maria Rosário Silva Lemos Cidadão" w:date="2025-08-26T08:51:00Z">
        <w:r w:rsidR="77B70E12" w:rsidRPr="5564F2A7">
          <w:rPr>
            <w:rFonts w:ascii="Garamond" w:eastAsia="Times New Roman" w:hAnsi="Garamond" w:cs="Times New Roman"/>
            <w:lang w:eastAsia="pt-PT"/>
          </w:rPr>
          <w:t xml:space="preserve">), identificação do titular , do detentor, </w:t>
        </w:r>
      </w:ins>
      <w:ins w:id="706" w:author="Maria Rosário Silva Lemos Cidadão" w:date="2025-08-26T08:52:00Z">
        <w:r w:rsidR="77B70E12" w:rsidRPr="5564F2A7">
          <w:rPr>
            <w:rFonts w:ascii="Garamond" w:eastAsia="Times New Roman" w:hAnsi="Garamond" w:cs="Times New Roman"/>
            <w:lang w:eastAsia="pt-PT"/>
          </w:rPr>
          <w:t>do operado</w:t>
        </w:r>
      </w:ins>
      <w:ins w:id="707" w:author="Maria Cristina Tavares Briosa" w:date="2025-10-24T16:12:00Z">
        <w:r w:rsidR="32A38B6F" w:rsidRPr="5564F2A7">
          <w:rPr>
            <w:rFonts w:ascii="Garamond" w:eastAsia="Times New Roman" w:hAnsi="Garamond" w:cs="Times New Roman"/>
            <w:lang w:eastAsia="pt-PT"/>
          </w:rPr>
          <w:t>r</w:t>
        </w:r>
      </w:ins>
      <w:ins w:id="708" w:author="Maria Rosário Silva Lemos Cidadão" w:date="2025-08-26T08:52:00Z">
        <w:r w:rsidR="77B70E12" w:rsidRPr="5564F2A7">
          <w:rPr>
            <w:rFonts w:ascii="Garamond" w:eastAsia="Times New Roman" w:hAnsi="Garamond" w:cs="Times New Roman"/>
            <w:lang w:eastAsia="pt-PT"/>
          </w:rPr>
          <w:t xml:space="preserve"> ou do lar de acolhimento e respetivos dados de contacto, do médico veterinário que procede ao registo</w:t>
        </w:r>
      </w:ins>
      <w:ins w:id="709" w:author="Maria Rosário Silva Lemos Cidadão" w:date="2025-08-26T08:54:00Z">
        <w:r w:rsidR="77B70E12" w:rsidRPr="5564F2A7">
          <w:rPr>
            <w:rFonts w:ascii="Garamond" w:eastAsia="Times New Roman" w:hAnsi="Garamond" w:cs="Times New Roman"/>
            <w:lang w:eastAsia="pt-PT"/>
          </w:rPr>
          <w:t>,</w:t>
        </w:r>
      </w:ins>
      <w:ins w:id="710" w:author="Maria Rosário Silva Lemos Cidadão" w:date="2025-08-26T08:52:00Z">
        <w:r w:rsidR="77B70E12" w:rsidRPr="5564F2A7">
          <w:rPr>
            <w:rFonts w:ascii="Garamond" w:eastAsia="Times New Roman" w:hAnsi="Garamond" w:cs="Times New Roman"/>
            <w:lang w:eastAsia="pt-PT"/>
          </w:rPr>
          <w:t xml:space="preserve"> das medidas san</w:t>
        </w:r>
      </w:ins>
      <w:ins w:id="711" w:author="Maria Rosário Silva Lemos Cidadão" w:date="2025-08-26T08:53:00Z">
        <w:r w:rsidR="77B70E12" w:rsidRPr="5564F2A7">
          <w:rPr>
            <w:rFonts w:ascii="Garamond" w:eastAsia="Times New Roman" w:hAnsi="Garamond" w:cs="Times New Roman"/>
            <w:lang w:eastAsia="pt-PT"/>
          </w:rPr>
          <w:t>itárias obrigatórias e das preventivas,</w:t>
        </w:r>
      </w:ins>
      <w:ins w:id="712" w:author="Maria Rosário Silva Lemos Cidadão" w:date="2025-08-26T08:55:00Z">
        <w:r w:rsidR="4EE2CDA0" w:rsidRPr="5564F2A7">
          <w:rPr>
            <w:rFonts w:ascii="Garamond" w:eastAsia="Times New Roman" w:hAnsi="Garamond" w:cs="Times New Roman"/>
            <w:lang w:eastAsia="pt-PT"/>
          </w:rPr>
          <w:t xml:space="preserve"> do nº de pass</w:t>
        </w:r>
      </w:ins>
      <w:ins w:id="713" w:author="Maria Rosário Silva Lemos Cidadão" w:date="2025-10-28T10:48:00Z">
        <w:r w:rsidR="4EE2BDE8" w:rsidRPr="5564F2A7">
          <w:rPr>
            <w:rFonts w:ascii="Garamond" w:eastAsia="Times New Roman" w:hAnsi="Garamond" w:cs="Times New Roman"/>
            <w:lang w:eastAsia="pt-PT"/>
          </w:rPr>
          <w:t>a</w:t>
        </w:r>
      </w:ins>
      <w:ins w:id="714" w:author="Maria Rosário Silva Lemos Cidadão" w:date="2025-08-26T08:55:00Z">
        <w:r w:rsidR="4EE2CDA0" w:rsidRPr="5564F2A7">
          <w:rPr>
            <w:rFonts w:ascii="Garamond" w:eastAsia="Times New Roman" w:hAnsi="Garamond" w:cs="Times New Roman"/>
            <w:lang w:eastAsia="pt-PT"/>
          </w:rPr>
          <w:t>porte ou boletim sanitário,</w:t>
        </w:r>
      </w:ins>
      <w:ins w:id="715" w:author="Maria Rosário Silva Lemos Cidadão" w:date="2025-08-26T08:53:00Z">
        <w:r w:rsidR="77B70E12" w:rsidRPr="5564F2A7">
          <w:rPr>
            <w:rFonts w:ascii="Garamond" w:eastAsia="Times New Roman" w:hAnsi="Garamond" w:cs="Times New Roman"/>
            <w:lang w:eastAsia="pt-PT"/>
          </w:rPr>
          <w:t xml:space="preserve">  ou informações relevantes</w:t>
        </w:r>
      </w:ins>
      <w:ins w:id="716" w:author="Maria Rosário Silva Lemos Cidadão" w:date="2025-08-26T08:54:00Z">
        <w:r w:rsidR="77B70E12" w:rsidRPr="5564F2A7">
          <w:rPr>
            <w:rFonts w:ascii="Garamond" w:eastAsia="Times New Roman" w:hAnsi="Garamond" w:cs="Times New Roman"/>
            <w:lang w:eastAsia="pt-PT"/>
          </w:rPr>
          <w:t>;</w:t>
        </w:r>
      </w:ins>
    </w:p>
    <w:p w14:paraId="321E3382" w14:textId="0DCAA948" w:rsidR="40CAF8F4" w:rsidRDefault="40CAF8F4" w:rsidP="40CAF8F4">
      <w:pPr>
        <w:spacing w:line="360" w:lineRule="auto"/>
        <w:contextualSpacing/>
        <w:jc w:val="both"/>
        <w:rPr>
          <w:del w:id="717" w:author="Maria Rosário Silva Lemos Cidadão" w:date="2025-08-26T08:47:00Z" w16du:dateUtc="2025-08-26T08:47:53Z"/>
          <w:rFonts w:ascii="Garamond" w:eastAsia="Times New Roman" w:hAnsi="Garamond" w:cs="Times New Roman"/>
          <w:lang w:eastAsia="pt-PT"/>
        </w:rPr>
      </w:pPr>
    </w:p>
    <w:p w14:paraId="23AF74CA" w14:textId="3E8BBFAE" w:rsidR="64BC1FF3" w:rsidRDefault="64BC1FF3" w:rsidP="5564F2A7">
      <w:pPr>
        <w:numPr>
          <w:ilvl w:val="0"/>
          <w:numId w:val="1"/>
        </w:numPr>
        <w:spacing w:line="360" w:lineRule="auto"/>
        <w:contextualSpacing/>
        <w:jc w:val="both"/>
        <w:rPr>
          <w:ins w:id="718" w:author="Maria Rosário Silva Lemos Cidadão" w:date="2025-10-28T09:44:00Z" w16du:dateUtc="2025-10-28T09:44:13Z"/>
          <w:rFonts w:ascii="Garamond" w:eastAsia="Times New Roman" w:hAnsi="Garamond" w:cs="Times New Roman"/>
          <w:b/>
          <w:bCs/>
          <w:lang w:eastAsia="pt-PT"/>
        </w:rPr>
      </w:pPr>
      <w:del w:id="719" w:author="Maria Rosário Silva Lemos Cidadão" w:date="2025-10-28T09:44:00Z">
        <w:r w:rsidRPr="5564F2A7" w:rsidDel="720A5E17">
          <w:rPr>
            <w:rFonts w:ascii="Garamond" w:eastAsia="Times New Roman" w:hAnsi="Garamond" w:cs="Times New Roman"/>
            <w:lang w:eastAsia="pt-PT"/>
          </w:rPr>
          <w:delText xml:space="preserve">«Titular de animal de companhia» </w:delText>
        </w:r>
        <w:commentRangeStart w:id="720"/>
        <w:commentRangeStart w:id="721"/>
        <w:r w:rsidRPr="5564F2A7" w:rsidDel="720A5E17">
          <w:rPr>
            <w:rFonts w:ascii="Garamond" w:eastAsia="Times New Roman" w:hAnsi="Garamond" w:cs="Times New Roman"/>
            <w:lang w:eastAsia="pt-PT"/>
          </w:rPr>
          <w:delText xml:space="preserve">o proprietário ou o possuidor, </w:delText>
        </w:r>
      </w:del>
      <w:del w:id="722" w:author="Maria Cristina Tavares Briosa" w:date="2025-08-21T16:26:00Z">
        <w:r w:rsidRPr="5564F2A7" w:rsidDel="720A5E17">
          <w:rPr>
            <w:rFonts w:ascii="Garamond" w:eastAsia="Times New Roman" w:hAnsi="Garamond" w:cs="Times New Roman"/>
            <w:lang w:eastAsia="pt-PT"/>
          </w:rPr>
          <w:delText xml:space="preserve">quer se trate </w:delText>
        </w:r>
      </w:del>
      <w:del w:id="723" w:author="Maria Rosário Silva Lemos Cidadão" w:date="2025-10-28T09:44:00Z">
        <w:r w:rsidRPr="5564F2A7" w:rsidDel="720A5E17">
          <w:rPr>
            <w:rFonts w:ascii="Garamond" w:eastAsia="Times New Roman" w:hAnsi="Garamond" w:cs="Times New Roman"/>
            <w:lang w:eastAsia="pt-PT"/>
          </w:rPr>
          <w:delText>de</w:delText>
        </w:r>
      </w:del>
      <w:ins w:id="724" w:author="Maria Cristina Tavares Briosa" w:date="2025-08-21T16:27:00Z">
        <w:del w:id="725" w:author="Maria Rosário Silva Lemos Cidadão" w:date="2025-10-28T09:44:00Z">
          <w:r w:rsidRPr="5564F2A7" w:rsidDel="6189737B">
            <w:rPr>
              <w:rFonts w:ascii="Garamond" w:eastAsia="Times New Roman" w:hAnsi="Garamond" w:cs="Times New Roman"/>
              <w:lang w:eastAsia="pt-PT"/>
            </w:rPr>
            <w:delText xml:space="preserve">a </w:delText>
          </w:r>
        </w:del>
      </w:ins>
      <w:del w:id="726" w:author="Maria Rosário Silva Lemos Cidadão" w:date="2025-10-28T09:44:00Z">
        <w:r w:rsidRPr="5564F2A7" w:rsidDel="720A5E17">
          <w:rPr>
            <w:rFonts w:ascii="Garamond" w:eastAsia="Times New Roman" w:hAnsi="Garamond" w:cs="Times New Roman"/>
            <w:lang w:eastAsia="pt-PT"/>
          </w:rPr>
          <w:delText xml:space="preserve"> pessoa singular,</w:delText>
        </w:r>
      </w:del>
      <w:commentRangeEnd w:id="720"/>
      <w:r w:rsidRPr="5564F2A7">
        <w:rPr>
          <w:rStyle w:val="CommentReference"/>
          <w:rFonts w:ascii="Garamond" w:eastAsia="Times New Roman" w:hAnsi="Garamond" w:cs="Times New Roman"/>
          <w:sz w:val="24"/>
          <w:szCs w:val="24"/>
          <w:lang w:eastAsia="pt-PT"/>
        </w:rPr>
        <w:commentReference w:id="720"/>
      </w:r>
      <w:commentRangeEnd w:id="721"/>
      <w:r w:rsidRPr="5564F2A7">
        <w:rPr>
          <w:rStyle w:val="CommentReference"/>
          <w:rFonts w:ascii="Garamond" w:eastAsia="Times New Roman" w:hAnsi="Garamond" w:cs="Times New Roman"/>
          <w:sz w:val="24"/>
          <w:szCs w:val="24"/>
          <w:lang w:eastAsia="pt-PT"/>
        </w:rPr>
        <w:commentReference w:id="721"/>
      </w:r>
      <w:del w:id="727" w:author="Maria Rosário Silva Lemos Cidadão" w:date="2025-10-28T09:44:00Z">
        <w:r w:rsidRPr="5564F2A7" w:rsidDel="720A5E17">
          <w:rPr>
            <w:rFonts w:ascii="Garamond" w:eastAsia="Times New Roman" w:hAnsi="Garamond" w:cs="Times New Roman"/>
            <w:lang w:eastAsia="pt-PT"/>
          </w:rPr>
          <w:delText xml:space="preserve"> que seja responsável pelo animal de companhia, independentemente da finalidade com que o detém, e cuja posse faça presumir a propriedade e em cujo nome deve efetuar-se o registo da titularidade do animal de companhia no SIAC,</w:delText>
        </w:r>
        <w:r w:rsidRPr="5564F2A7" w:rsidDel="6BC47E15">
          <w:rPr>
            <w:rFonts w:ascii="Garamond" w:eastAsia="Times New Roman" w:hAnsi="Garamond" w:cs="Times New Roman"/>
            <w:lang w:eastAsia="pt-PT"/>
          </w:rPr>
          <w:delText xml:space="preserve"> nos</w:delText>
        </w:r>
        <w:r w:rsidRPr="5564F2A7" w:rsidDel="720A5E17">
          <w:rPr>
            <w:rFonts w:ascii="Garamond" w:eastAsia="Times New Roman" w:hAnsi="Garamond" w:cs="Times New Roman"/>
            <w:lang w:eastAsia="pt-PT"/>
          </w:rPr>
          <w:delText xml:space="preserve"> termos do presente decreto-lei, e ser emitido o correspondente </w:delText>
        </w:r>
        <w:commentRangeStart w:id="728"/>
        <w:r w:rsidRPr="5564F2A7" w:rsidDel="720A5E17">
          <w:rPr>
            <w:rFonts w:ascii="Garamond" w:eastAsia="Times New Roman" w:hAnsi="Garamond" w:cs="Times New Roman"/>
            <w:lang w:eastAsia="pt-PT"/>
          </w:rPr>
          <w:delText xml:space="preserve">documento de identificação do animal de companhia (DIAC), ou aquele para quem o animal foi transmitido, e ainda aquele que figure como seu titular no passaporte do animal de companhia (PAC); </w:delText>
        </w:r>
      </w:del>
      <w:commentRangeEnd w:id="728"/>
      <w:r>
        <w:rPr>
          <w:rStyle w:val="CommentReference"/>
          <w:rFonts w:ascii="Garamond" w:eastAsia="Times New Roman" w:hAnsi="Garamond" w:cs="Times New Roman"/>
          <w:b/>
          <w:bCs/>
          <w:sz w:val="24"/>
          <w:szCs w:val="24"/>
          <w:lang w:eastAsia="pt-PT"/>
        </w:rPr>
        <w:commentReference w:id="728"/>
      </w:r>
    </w:p>
    <w:p w14:paraId="5E8EE927" w14:textId="4BC46DB5" w:rsidR="64BC1FF3" w:rsidRDefault="48ACB4F9" w:rsidP="5564F2A7">
      <w:pPr>
        <w:numPr>
          <w:ilvl w:val="0"/>
          <w:numId w:val="1"/>
        </w:numPr>
        <w:spacing w:line="360" w:lineRule="auto"/>
        <w:contextualSpacing/>
        <w:jc w:val="both"/>
        <w:rPr>
          <w:ins w:id="729" w:author="Maria Rosário Silva Lemos Cidadão" w:date="2025-08-26T08:56:00Z" w16du:dateUtc="2025-08-26T08:56:15Z"/>
          <w:rFonts w:ascii="Garamond" w:eastAsia="Times New Roman" w:hAnsi="Garamond" w:cs="Times New Roman"/>
          <w:b/>
          <w:bCs/>
          <w:lang w:eastAsia="pt-PT"/>
          <w:rPrChange w:id="730" w:author="Maria Rosário Silva Lemos Cidadão" w:date="2025-10-28T09:42:00Z">
            <w:rPr>
              <w:ins w:id="731" w:author="Maria Rosário Silva Lemos Cidadão" w:date="2025-08-26T08:56:00Z" w16du:dateUtc="2025-08-26T08:56:15Z"/>
              <w:rFonts w:ascii="Garamond" w:eastAsia="Times New Roman" w:hAnsi="Garamond" w:cs="Times New Roman"/>
              <w:lang w:eastAsia="pt-PT"/>
            </w:rPr>
          </w:rPrChange>
        </w:rPr>
      </w:pPr>
      <w:ins w:id="732" w:author="Maria Rosário Silva Lemos Cidadão" w:date="2025-08-26T08:56:00Z">
        <w:r w:rsidRPr="5564F2A7">
          <w:rPr>
            <w:rFonts w:ascii="Garamond" w:eastAsia="Times New Roman" w:hAnsi="Garamond" w:cs="Times New Roman"/>
            <w:b/>
            <w:bCs/>
            <w:lang w:eastAsia="pt-PT"/>
            <w:rPrChange w:id="733" w:author="Maria Rosário Silva Lemos Cidadão" w:date="2025-10-28T09:42:00Z">
              <w:rPr>
                <w:rFonts w:ascii="Garamond" w:eastAsia="Times New Roman" w:hAnsi="Garamond" w:cs="Times New Roman"/>
                <w:lang w:eastAsia="pt-PT"/>
              </w:rPr>
            </w:rPrChange>
          </w:rPr>
          <w:t>Propôe-se texto:</w:t>
        </w:r>
      </w:ins>
    </w:p>
    <w:p w14:paraId="7DC04A9A" w14:textId="514EFF19" w:rsidR="64BC1FF3" w:rsidRDefault="48ACB4F9" w:rsidP="40CAF8F4">
      <w:pPr>
        <w:spacing w:line="360" w:lineRule="auto"/>
        <w:contextualSpacing/>
        <w:jc w:val="both"/>
        <w:rPr>
          <w:rFonts w:ascii="Garamond" w:eastAsia="Times New Roman" w:hAnsi="Garamond" w:cs="Times New Roman"/>
          <w:lang w:eastAsia="pt-PT"/>
        </w:rPr>
      </w:pPr>
      <w:ins w:id="734" w:author="Maria Rosário Silva Lemos Cidadão" w:date="2025-08-26T08:56:00Z">
        <w:r w:rsidRPr="1126FC69">
          <w:rPr>
            <w:rFonts w:ascii="Garamond" w:eastAsia="Times New Roman" w:hAnsi="Garamond" w:cs="Times New Roman"/>
            <w:lang w:eastAsia="pt-PT"/>
          </w:rPr>
          <w:t>«Titular de animal de companhia» o proprietário ou o poss</w:t>
        </w:r>
      </w:ins>
      <w:ins w:id="735" w:author="Maria Rosário Silva Lemos Cidadão" w:date="2025-08-26T08:57:00Z">
        <w:r w:rsidR="0374B003" w:rsidRPr="1126FC69">
          <w:rPr>
            <w:rFonts w:ascii="Garamond" w:eastAsia="Times New Roman" w:hAnsi="Garamond" w:cs="Times New Roman"/>
            <w:lang w:eastAsia="pt-PT"/>
          </w:rPr>
          <w:t>u</w:t>
        </w:r>
      </w:ins>
      <w:ins w:id="736" w:author="Maria Rosário Silva Lemos Cidadão" w:date="2025-08-26T08:56:00Z">
        <w:r w:rsidRPr="1126FC69">
          <w:rPr>
            <w:rFonts w:ascii="Garamond" w:eastAsia="Times New Roman" w:hAnsi="Garamond" w:cs="Times New Roman"/>
            <w:lang w:eastAsia="pt-PT"/>
          </w:rPr>
          <w:t xml:space="preserve">idor, </w:t>
        </w:r>
      </w:ins>
      <w:ins w:id="737" w:author="Maria Rosário Silva Lemos Cidadão" w:date="2025-08-26T09:28:00Z">
        <w:r w:rsidR="6392F9AE" w:rsidRPr="1126FC69">
          <w:rPr>
            <w:rFonts w:ascii="Garamond" w:eastAsia="Times New Roman" w:hAnsi="Garamond" w:cs="Times New Roman"/>
            <w:lang w:eastAsia="pt-PT"/>
          </w:rPr>
          <w:t>pessoa singular</w:t>
        </w:r>
      </w:ins>
      <w:ins w:id="738" w:author="Maria Rosário Silva Lemos Cidadão" w:date="2025-10-29T10:55:00Z">
        <w:r w:rsidR="3ADD7C2B" w:rsidRPr="1126FC69">
          <w:rPr>
            <w:rFonts w:ascii="Garamond" w:eastAsia="Times New Roman" w:hAnsi="Garamond" w:cs="Times New Roman"/>
            <w:lang w:eastAsia="pt-PT"/>
          </w:rPr>
          <w:t xml:space="preserve"> ou coletiva</w:t>
        </w:r>
      </w:ins>
      <w:ins w:id="739" w:author="Maria Rosário Silva Lemos Cidadão" w:date="2025-08-26T09:28:00Z">
        <w:r w:rsidR="6392F9AE" w:rsidRPr="1126FC69">
          <w:rPr>
            <w:rFonts w:ascii="Garamond" w:eastAsia="Times New Roman" w:hAnsi="Garamond" w:cs="Times New Roman"/>
            <w:lang w:eastAsia="pt-PT"/>
          </w:rPr>
          <w:t xml:space="preserve">, </w:t>
        </w:r>
      </w:ins>
      <w:ins w:id="740" w:author="Maria Rosário Silva Lemos Cidadão" w:date="2025-08-26T08:56:00Z">
        <w:r w:rsidRPr="1126FC69">
          <w:rPr>
            <w:rFonts w:ascii="Garamond" w:eastAsia="Times New Roman" w:hAnsi="Garamond" w:cs="Times New Roman"/>
            <w:lang w:eastAsia="pt-PT"/>
          </w:rPr>
          <w:t>respo</w:t>
        </w:r>
      </w:ins>
      <w:ins w:id="741" w:author="Maria Rosário Silva Lemos Cidadão" w:date="2025-08-26T08:57:00Z">
        <w:r w:rsidRPr="1126FC69">
          <w:rPr>
            <w:rFonts w:ascii="Garamond" w:eastAsia="Times New Roman" w:hAnsi="Garamond" w:cs="Times New Roman"/>
            <w:lang w:eastAsia="pt-PT"/>
          </w:rPr>
          <w:t>nsável pelo animal de companhia, que o detém</w:t>
        </w:r>
        <w:r w:rsidR="4AD87552" w:rsidRPr="1126FC69">
          <w:rPr>
            <w:rFonts w:ascii="Garamond" w:eastAsia="Times New Roman" w:hAnsi="Garamond" w:cs="Times New Roman"/>
            <w:lang w:eastAsia="pt-PT"/>
          </w:rPr>
          <w:t xml:space="preserve"> para fim privado não comercial, e cu</w:t>
        </w:r>
      </w:ins>
      <w:ins w:id="742" w:author="Maria Rosário Silva Lemos Cidadão" w:date="2025-10-28T09:43:00Z">
        <w:r w:rsidR="65DAE06F" w:rsidRPr="1126FC69">
          <w:rPr>
            <w:rFonts w:ascii="Garamond" w:eastAsia="Times New Roman" w:hAnsi="Garamond" w:cs="Times New Roman"/>
            <w:lang w:eastAsia="pt-PT"/>
          </w:rPr>
          <w:t>ja</w:t>
        </w:r>
      </w:ins>
      <w:ins w:id="743" w:author="Maria Rosário Silva Lemos Cidadão" w:date="2025-08-26T08:57:00Z">
        <w:r w:rsidR="4AD87552" w:rsidRPr="1126FC69">
          <w:rPr>
            <w:rFonts w:ascii="Garamond" w:eastAsia="Times New Roman" w:hAnsi="Garamond" w:cs="Times New Roman"/>
            <w:lang w:eastAsia="pt-PT"/>
          </w:rPr>
          <w:t xml:space="preserve"> posse faça presumir a pro</w:t>
        </w:r>
      </w:ins>
      <w:ins w:id="744" w:author="Maria Rosário Silva Lemos Cidadão" w:date="2025-08-26T08:58:00Z">
        <w:r w:rsidR="59FF4D2E" w:rsidRPr="1126FC69">
          <w:rPr>
            <w:rFonts w:ascii="Garamond" w:eastAsia="Times New Roman" w:hAnsi="Garamond" w:cs="Times New Roman"/>
            <w:lang w:eastAsia="pt-PT"/>
          </w:rPr>
          <w:t>priedade e em cujo nome se deve efetuar o registo da titularidade do animal de companhia no SIAC, nos termos do presente-decreto-le</w:t>
        </w:r>
      </w:ins>
      <w:ins w:id="745" w:author="Maria Rosário Silva Lemos Cidadão" w:date="2025-08-26T08:59:00Z">
        <w:r w:rsidR="37FE02B7" w:rsidRPr="1126FC69">
          <w:rPr>
            <w:rFonts w:ascii="Garamond" w:eastAsia="Times New Roman" w:hAnsi="Garamond" w:cs="Times New Roman"/>
            <w:lang w:eastAsia="pt-PT"/>
          </w:rPr>
          <w:t>i, e que deve corresponde</w:t>
        </w:r>
      </w:ins>
      <w:ins w:id="746" w:author="Maria Rosário Silva Lemos Cidadão" w:date="2025-10-28T09:43:00Z">
        <w:r w:rsidR="4273EDB0" w:rsidRPr="1126FC69">
          <w:rPr>
            <w:rFonts w:ascii="Garamond" w:eastAsia="Times New Roman" w:hAnsi="Garamond" w:cs="Times New Roman"/>
            <w:lang w:eastAsia="pt-PT"/>
          </w:rPr>
          <w:t>r</w:t>
        </w:r>
      </w:ins>
      <w:ins w:id="747" w:author="Maria Rosário Silva Lemos Cidadão" w:date="2025-08-26T09:00:00Z">
        <w:r w:rsidR="3A34C61F" w:rsidRPr="1126FC69">
          <w:rPr>
            <w:rFonts w:ascii="Garamond" w:eastAsia="Times New Roman" w:hAnsi="Garamond" w:cs="Times New Roman"/>
            <w:lang w:eastAsia="pt-PT"/>
          </w:rPr>
          <w:t xml:space="preserve"> ao proprietário referido no passaporte do animal de companhia;</w:t>
        </w:r>
      </w:ins>
    </w:p>
    <w:p w14:paraId="64A0D04B" w14:textId="7416EB3D" w:rsidR="00BC379F" w:rsidRPr="000041C8" w:rsidRDefault="58D361B6" w:rsidP="249996E6">
      <w:pPr>
        <w:numPr>
          <w:ilvl w:val="0"/>
          <w:numId w:val="1"/>
        </w:numPr>
        <w:spacing w:line="360" w:lineRule="auto"/>
        <w:contextualSpacing/>
        <w:jc w:val="both"/>
        <w:rPr>
          <w:rFonts w:ascii="Garamond" w:eastAsia="Times New Roman" w:hAnsi="Garamond" w:cs="Times New Roman"/>
          <w:lang w:eastAsia="pt-PT"/>
        </w:rPr>
      </w:pPr>
      <w:r w:rsidRPr="249996E6">
        <w:rPr>
          <w:rFonts w:ascii="Garamond" w:eastAsia="Times New Roman" w:hAnsi="Garamond" w:cs="Times New Roman"/>
          <w:lang w:eastAsia="pt-PT"/>
        </w:rPr>
        <w:t>«</w:t>
      </w:r>
      <w:r w:rsidR="1FE25D7D" w:rsidRPr="249996E6">
        <w:rPr>
          <w:rFonts w:ascii="Garamond" w:eastAsia="Times New Roman" w:hAnsi="Garamond" w:cs="Times New Roman"/>
          <w:lang w:eastAsia="pt-PT"/>
        </w:rPr>
        <w:t>Transponder» um dispositivo passivo de identificação por radiofrequências, reservado a leitura</w:t>
      </w:r>
      <w:r w:rsidR="4B52D7F4" w:rsidRPr="249996E6">
        <w:rPr>
          <w:rFonts w:ascii="Garamond" w:eastAsia="Times New Roman" w:hAnsi="Garamond" w:cs="Times New Roman"/>
          <w:lang w:eastAsia="pt-PT"/>
        </w:rPr>
        <w:t>;</w:t>
      </w:r>
    </w:p>
    <w:p w14:paraId="0F0216EA" w14:textId="5F6D9C09" w:rsidR="003D15F2" w:rsidRPr="000041C8" w:rsidRDefault="003D15F2" w:rsidP="004F4B5A">
      <w:pPr>
        <w:numPr>
          <w:ilvl w:val="0"/>
          <w:numId w:val="1"/>
        </w:numPr>
        <w:spacing w:line="360" w:lineRule="auto"/>
        <w:contextualSpacing/>
        <w:jc w:val="both"/>
        <w:rPr>
          <w:rFonts w:ascii="Garamond" w:eastAsia="Times New Roman" w:hAnsi="Garamond" w:cs="Times New Roman"/>
          <w:lang w:eastAsia="pt-PT"/>
        </w:rPr>
      </w:pPr>
      <w:r w:rsidRPr="000041C8">
        <w:rPr>
          <w:rFonts w:ascii="Garamond" w:eastAsia="Times New Roman" w:hAnsi="Garamond" w:cs="Times New Roman"/>
          <w:lang w:eastAsia="pt-PT"/>
        </w:rPr>
        <w:t>«Venda de animal de companhia» a transmissão a título oneroso de um animal de companhia; </w:t>
      </w:r>
    </w:p>
    <w:p w14:paraId="73709B5E" w14:textId="1F18CA14" w:rsidR="00BC379F" w:rsidRPr="00BC379F" w:rsidRDefault="007A771B" w:rsidP="00BC379F">
      <w:pPr>
        <w:numPr>
          <w:ilvl w:val="0"/>
          <w:numId w:val="1"/>
        </w:numPr>
        <w:spacing w:line="360" w:lineRule="auto"/>
        <w:contextualSpacing/>
        <w:jc w:val="both"/>
        <w:rPr>
          <w:ins w:id="748" w:author="Maria Cristina Tavares Briosa" w:date="2025-08-21T16:32:00Z"/>
          <w:rFonts w:ascii="Garamond" w:hAnsi="Garamond"/>
        </w:rPr>
      </w:pPr>
      <w:r w:rsidRPr="578B151F">
        <w:rPr>
          <w:rFonts w:ascii="Garamond" w:eastAsia="Times New Roman" w:hAnsi="Garamond" w:cs="Times New Roman"/>
          <w:lang w:eastAsia="pt-PT"/>
        </w:rPr>
        <w:t>«Sistema de I</w:t>
      </w:r>
      <w:r w:rsidR="00D1678A" w:rsidRPr="578B151F">
        <w:rPr>
          <w:rFonts w:ascii="Garamond" w:eastAsia="Times New Roman" w:hAnsi="Garamond" w:cs="Times New Roman"/>
          <w:lang w:eastAsia="pt-PT"/>
        </w:rPr>
        <w:t>nformação</w:t>
      </w:r>
      <w:r w:rsidRPr="578B151F">
        <w:rPr>
          <w:rFonts w:ascii="Garamond" w:eastAsia="Times New Roman" w:hAnsi="Garamond" w:cs="Times New Roman"/>
          <w:lang w:eastAsia="pt-PT"/>
        </w:rPr>
        <w:t xml:space="preserve"> de Animais de Companhia (SIAC)» o sistema de registo e gestão de dados que reúne a informação relativa à identificação dos animais de companhia, à sua titularidade ou detenção e ainda toda a informação sanitária obrigatória.</w:t>
      </w:r>
      <w:del w:id="749" w:author="Maria Cristina Tavares Briosa" w:date="2025-08-21T16:32:00Z" w16du:dateUtc="2025-08-21T15:32:00Z">
        <w:r w:rsidRPr="578B151F" w:rsidDel="00BC379F">
          <w:rPr>
            <w:rFonts w:ascii="Garamond" w:eastAsia="Times New Roman" w:hAnsi="Garamond" w:cs="Times New Roman"/>
            <w:lang w:eastAsia="pt-PT"/>
          </w:rPr>
          <w:delText xml:space="preserve"> </w:delText>
        </w:r>
      </w:del>
      <w:ins w:id="750" w:author="Maria Cristina Tavares Briosa" w:date="2025-08-21T16:32:00Z">
        <w:r w:rsidR="00BC379F" w:rsidRPr="00BC379F">
          <w:rPr>
            <w:rFonts w:ascii="Garamond" w:hAnsi="Garamond"/>
          </w:rPr>
          <w:t>ou outras disposições determinadas como obrigatórias no presente decreto-lei</w:t>
        </w:r>
      </w:ins>
    </w:p>
    <w:p w14:paraId="4E4CC78D" w14:textId="4205570A" w:rsidR="007A771B" w:rsidRPr="000041C8" w:rsidRDefault="007A771B" w:rsidP="00BC379F">
      <w:pPr>
        <w:spacing w:line="360" w:lineRule="auto"/>
        <w:ind w:left="426"/>
        <w:contextualSpacing/>
        <w:jc w:val="both"/>
        <w:rPr>
          <w:rFonts w:ascii="Garamond" w:eastAsia="Times New Roman" w:hAnsi="Garamond" w:cs="Times New Roman"/>
          <w:lang w:eastAsia="pt-PT"/>
        </w:rPr>
      </w:pPr>
    </w:p>
    <w:p w14:paraId="739EC2BF" w14:textId="721F566C" w:rsidR="003D15F2" w:rsidRPr="000041C8" w:rsidRDefault="00E35F8F"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2</w:t>
      </w:r>
      <w:r w:rsidR="003D15F2" w:rsidRPr="000041C8">
        <w:rPr>
          <w:rFonts w:ascii="Garamond" w:eastAsia="Times New Roman" w:hAnsi="Garamond" w:cs="Times New Roman"/>
          <w:lang w:eastAsia="pt-PT"/>
        </w:rPr>
        <w:t xml:space="preserve"> - Para efeito do disposto na alínea </w:t>
      </w:r>
      <w:r w:rsidR="002D56DC">
        <w:rPr>
          <w:rFonts w:ascii="Garamond" w:eastAsia="Times New Roman" w:hAnsi="Garamond" w:cs="Times New Roman"/>
          <w:lang w:eastAsia="pt-PT"/>
        </w:rPr>
        <w:t>f</w:t>
      </w:r>
      <w:r w:rsidR="003D15F2" w:rsidRPr="000041C8">
        <w:rPr>
          <w:rFonts w:ascii="Garamond" w:eastAsia="Times New Roman" w:hAnsi="Garamond" w:cs="Times New Roman"/>
          <w:lang w:eastAsia="pt-PT"/>
        </w:rPr>
        <w:t>) do n.º 1, nos alojamentos destinados à reprodução e criação só é permitida a reprodução, criação ou outra atividade conexa de animais pertencentes ao titular da exploração do alojamento, sem prejuízo do número seguinte. </w:t>
      </w:r>
    </w:p>
    <w:p w14:paraId="55408A98" w14:textId="70556004" w:rsidR="00A406CB" w:rsidRPr="000041C8" w:rsidRDefault="00E35F8F"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3</w:t>
      </w:r>
      <w:r w:rsidR="003D15F2" w:rsidRPr="000041C8">
        <w:rPr>
          <w:rFonts w:ascii="Garamond" w:eastAsia="Times New Roman" w:hAnsi="Garamond" w:cs="Times New Roman"/>
          <w:lang w:eastAsia="pt-PT"/>
        </w:rPr>
        <w:t xml:space="preserve"> - Excetua-se do disposto no número anterior o acolhimento temporário de animais não pertencentes ao titular da exploração do alojamento, quando tenha por fim o acasalamento com animal aí alojado.</w:t>
      </w:r>
    </w:p>
    <w:p w14:paraId="5B20A177" w14:textId="77777777" w:rsidR="001361F6" w:rsidRDefault="001361F6" w:rsidP="00A95B79">
      <w:pPr>
        <w:spacing w:line="360" w:lineRule="auto"/>
        <w:jc w:val="both"/>
        <w:rPr>
          <w:ins w:id="751" w:author="Susana Margarida Gonçalves Silva Santos" w:date="2025-08-22T14:22:00Z" w16du:dateUtc="2025-08-22T13:22:00Z"/>
          <w:rFonts w:ascii="Garamond" w:eastAsia="Times New Roman" w:hAnsi="Garamond" w:cs="Times New Roman"/>
          <w:color w:val="2E74B5" w:themeColor="accent5" w:themeShade="BF"/>
          <w:lang w:eastAsia="pt-PT"/>
        </w:rPr>
      </w:pPr>
    </w:p>
    <w:p w14:paraId="4E9600A8" w14:textId="38421B5D" w:rsidR="00E35F8F" w:rsidRPr="001361F6" w:rsidRDefault="00D14B3B" w:rsidP="00A95B79">
      <w:pPr>
        <w:spacing w:line="360" w:lineRule="auto"/>
        <w:jc w:val="both"/>
        <w:rPr>
          <w:ins w:id="752" w:author="Susana Margarida Gonçalves Silva Santos" w:date="2025-08-22T14:20:00Z" w16du:dateUtc="2025-08-22T13:20:00Z"/>
          <w:rFonts w:ascii="Garamond" w:eastAsia="Times New Roman" w:hAnsi="Garamond" w:cs="Times New Roman"/>
          <w:color w:val="2E74B5" w:themeColor="accent5" w:themeShade="BF"/>
          <w:lang w:eastAsia="pt-PT"/>
        </w:rPr>
      </w:pPr>
      <w:ins w:id="753" w:author="Susana Margarida Gonçalves Silva Santos" w:date="2025-08-22T14:21:00Z" w16du:dateUtc="2025-08-22T13:21:00Z">
        <w:r w:rsidRPr="001361F6">
          <w:rPr>
            <w:rFonts w:ascii="Garamond" w:eastAsia="Times New Roman" w:hAnsi="Garamond" w:cs="Times New Roman"/>
            <w:color w:val="2E74B5" w:themeColor="accent5" w:themeShade="BF"/>
            <w:lang w:eastAsia="pt-PT"/>
          </w:rPr>
          <w:t xml:space="preserve">Operador – Verificar </w:t>
        </w:r>
        <w:r w:rsidR="001361F6" w:rsidRPr="001361F6">
          <w:rPr>
            <w:rFonts w:ascii="Garamond" w:eastAsia="Times New Roman" w:hAnsi="Garamond" w:cs="Times New Roman"/>
            <w:color w:val="2E74B5" w:themeColor="accent5" w:themeShade="BF"/>
            <w:lang w:eastAsia="pt-PT"/>
          </w:rPr>
          <w:t>Lei da Saúde Animal</w:t>
        </w:r>
      </w:ins>
    </w:p>
    <w:p w14:paraId="14008D03" w14:textId="77777777" w:rsidR="00D14B3B" w:rsidRDefault="00D14B3B" w:rsidP="00A95B79">
      <w:pPr>
        <w:spacing w:line="360" w:lineRule="auto"/>
        <w:jc w:val="both"/>
        <w:rPr>
          <w:ins w:id="754" w:author="Susana Margarida Gonçalves Silva Santos" w:date="2025-08-22T14:20:00Z" w16du:dateUtc="2025-08-22T13:20:00Z"/>
          <w:rFonts w:ascii="Garamond" w:eastAsia="Times New Roman" w:hAnsi="Garamond" w:cs="Times New Roman"/>
          <w:lang w:eastAsia="pt-PT"/>
        </w:rPr>
      </w:pPr>
    </w:p>
    <w:p w14:paraId="5F19A616" w14:textId="77777777" w:rsidR="00D14B3B" w:rsidRDefault="00D14B3B" w:rsidP="00A95B79">
      <w:pPr>
        <w:spacing w:line="360" w:lineRule="auto"/>
        <w:jc w:val="both"/>
        <w:rPr>
          <w:ins w:id="755" w:author="Susana Margarida Gonçalves Silva Santos" w:date="2025-08-22T14:20:00Z" w16du:dateUtc="2025-08-22T13:20:00Z"/>
          <w:rFonts w:ascii="Garamond" w:eastAsia="Times New Roman" w:hAnsi="Garamond" w:cs="Times New Roman"/>
          <w:lang w:eastAsia="pt-PT"/>
        </w:rPr>
      </w:pPr>
    </w:p>
    <w:p w14:paraId="3E1D12A8" w14:textId="77777777" w:rsidR="00D14B3B" w:rsidRDefault="00D14B3B" w:rsidP="00A95B79">
      <w:pPr>
        <w:spacing w:line="360" w:lineRule="auto"/>
        <w:jc w:val="both"/>
        <w:rPr>
          <w:ins w:id="756" w:author="Susana Margarida Gonçalves Silva Santos" w:date="2025-08-22T14:20:00Z" w16du:dateUtc="2025-08-22T13:20:00Z"/>
          <w:rFonts w:ascii="Garamond" w:eastAsia="Times New Roman" w:hAnsi="Garamond" w:cs="Times New Roman"/>
          <w:lang w:eastAsia="pt-PT"/>
        </w:rPr>
      </w:pPr>
    </w:p>
    <w:p w14:paraId="0124F757" w14:textId="77777777" w:rsidR="00D14B3B" w:rsidRPr="000041C8" w:rsidRDefault="00D14B3B" w:rsidP="00A95B79">
      <w:pPr>
        <w:spacing w:line="360" w:lineRule="auto"/>
        <w:jc w:val="both"/>
        <w:rPr>
          <w:rFonts w:ascii="Garamond" w:eastAsia="Times New Roman" w:hAnsi="Garamond" w:cs="Times New Roman"/>
          <w:lang w:eastAsia="pt-PT"/>
        </w:rPr>
      </w:pPr>
    </w:p>
    <w:p w14:paraId="140C3F78" w14:textId="77777777" w:rsidR="003D15F2" w:rsidRPr="000041C8" w:rsidRDefault="003D15F2" w:rsidP="00A95B7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TÍTULO II</w:t>
      </w:r>
    </w:p>
    <w:p w14:paraId="34EBADDE" w14:textId="77777777" w:rsidR="003D15F2" w:rsidRPr="000041C8" w:rsidRDefault="003D15F2" w:rsidP="00A95B7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OBRIGAÇÕES E PROIBIÇÕES</w:t>
      </w:r>
    </w:p>
    <w:p w14:paraId="5079FE3B" w14:textId="77777777" w:rsidR="003D15F2" w:rsidRPr="000041C8" w:rsidRDefault="003D15F2" w:rsidP="00A95B79">
      <w:pPr>
        <w:spacing w:line="360" w:lineRule="auto"/>
        <w:jc w:val="both"/>
        <w:rPr>
          <w:rFonts w:ascii="Garamond" w:eastAsia="Times New Roman" w:hAnsi="Garamond" w:cs="Times New Roman"/>
          <w:lang w:eastAsia="pt-PT"/>
        </w:rPr>
      </w:pPr>
    </w:p>
    <w:p w14:paraId="731AFC71" w14:textId="77777777" w:rsidR="003D15F2" w:rsidRPr="000041C8" w:rsidRDefault="003D15F2" w:rsidP="00A95B7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CAPÍTULO I</w:t>
      </w:r>
    </w:p>
    <w:p w14:paraId="6D53612D" w14:textId="77777777" w:rsidR="003D15F2" w:rsidRPr="000041C8" w:rsidRDefault="003D15F2" w:rsidP="00A95B7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Princípios, obrigações e proibições gerais</w:t>
      </w:r>
    </w:p>
    <w:p w14:paraId="21293DE8" w14:textId="76538731" w:rsidR="003D15F2" w:rsidRPr="000041C8" w:rsidRDefault="003D15F2" w:rsidP="00A95B79">
      <w:pPr>
        <w:spacing w:line="360" w:lineRule="auto"/>
        <w:rPr>
          <w:rFonts w:ascii="Garamond" w:eastAsia="Times New Roman" w:hAnsi="Garamond" w:cs="Times New Roman"/>
          <w:b/>
          <w:bCs/>
          <w:lang w:eastAsia="pt-PT"/>
        </w:rPr>
      </w:pPr>
    </w:p>
    <w:p w14:paraId="001BE884" w14:textId="77777777" w:rsidR="00DA0B75" w:rsidRPr="000041C8" w:rsidRDefault="00DA0B75" w:rsidP="00A95B7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Artigo 5.º</w:t>
      </w:r>
    </w:p>
    <w:p w14:paraId="49B3CE38" w14:textId="0C9C00B1" w:rsidR="00DA0B75" w:rsidRPr="000041C8" w:rsidRDefault="00DA0B75" w:rsidP="00A95B79">
      <w:pPr>
        <w:spacing w:line="360" w:lineRule="auto"/>
        <w:jc w:val="center"/>
        <w:rPr>
          <w:rFonts w:ascii="Garamond" w:eastAsia="Times New Roman" w:hAnsi="Garamond" w:cs="Times New Roman"/>
          <w:lang w:eastAsia="pt-PT"/>
        </w:rPr>
      </w:pPr>
      <w:r w:rsidRPr="000041C8">
        <w:rPr>
          <w:rFonts w:ascii="Garamond" w:eastAsia="Times New Roman" w:hAnsi="Garamond" w:cs="Times New Roman"/>
          <w:lang w:eastAsia="pt-PT"/>
        </w:rPr>
        <w:t>Proteção e valorização do bem-estar animal</w:t>
      </w:r>
    </w:p>
    <w:p w14:paraId="118FBEE3" w14:textId="2327FB0D" w:rsidR="004169D8" w:rsidRDefault="5B700F01" w:rsidP="00A95B79">
      <w:pPr>
        <w:spacing w:line="360" w:lineRule="auto"/>
        <w:jc w:val="both"/>
        <w:rPr>
          <w:ins w:id="757" w:author="Susana Margarida Gonçalves Silva Santos" w:date="2025-10-09T12:05:00Z" w16du:dateUtc="2025-10-09T11:05:00Z"/>
          <w:rFonts w:ascii="Garamond" w:eastAsia="Times New Roman" w:hAnsi="Garamond" w:cs="Times New Roman"/>
          <w:lang w:eastAsia="pt-PT"/>
        </w:rPr>
      </w:pPr>
      <w:r w:rsidRPr="54EE4B9D">
        <w:rPr>
          <w:rFonts w:ascii="Garamond" w:eastAsia="Times New Roman" w:hAnsi="Garamond" w:cs="Times New Roman"/>
          <w:lang w:eastAsia="pt-PT"/>
        </w:rPr>
        <w:t xml:space="preserve">O Estado, as Regiões Autónomas e as autarquias locais promovem a </w:t>
      </w:r>
      <w:r w:rsidR="25026C27" w:rsidRPr="54EE4B9D">
        <w:rPr>
          <w:rFonts w:ascii="Garamond" w:eastAsia="Times New Roman" w:hAnsi="Garamond" w:cs="Times New Roman"/>
          <w:lang w:eastAsia="pt-PT"/>
        </w:rPr>
        <w:t>detenção respon</w:t>
      </w:r>
      <w:r w:rsidR="73804346" w:rsidRPr="54EE4B9D">
        <w:rPr>
          <w:rFonts w:ascii="Garamond" w:eastAsia="Times New Roman" w:hAnsi="Garamond" w:cs="Times New Roman"/>
          <w:lang w:eastAsia="pt-PT"/>
        </w:rPr>
        <w:t>s</w:t>
      </w:r>
      <w:r w:rsidR="25026C27" w:rsidRPr="54EE4B9D">
        <w:rPr>
          <w:rFonts w:ascii="Garamond" w:eastAsia="Times New Roman" w:hAnsi="Garamond" w:cs="Times New Roman"/>
          <w:lang w:eastAsia="pt-PT"/>
        </w:rPr>
        <w:t>ável</w:t>
      </w:r>
      <w:r w:rsidRPr="54EE4B9D">
        <w:rPr>
          <w:rFonts w:ascii="Garamond" w:eastAsia="Times New Roman" w:hAnsi="Garamond" w:cs="Times New Roman"/>
          <w:lang w:eastAsia="pt-PT"/>
        </w:rPr>
        <w:t xml:space="preserve"> </w:t>
      </w:r>
      <w:r w:rsidR="25026C27" w:rsidRPr="54EE4B9D">
        <w:rPr>
          <w:rFonts w:ascii="Garamond" w:eastAsia="Times New Roman" w:hAnsi="Garamond" w:cs="Times New Roman"/>
          <w:lang w:eastAsia="pt-PT"/>
        </w:rPr>
        <w:t xml:space="preserve">e a </w:t>
      </w:r>
      <w:r w:rsidRPr="54EE4B9D">
        <w:rPr>
          <w:rFonts w:ascii="Garamond" w:eastAsia="Times New Roman" w:hAnsi="Garamond" w:cs="Times New Roman"/>
          <w:lang w:eastAsia="pt-PT"/>
        </w:rPr>
        <w:t>valorização do bem-estar animal reconhecendo a natureza dos animais enquanto seres sen</w:t>
      </w:r>
      <w:r w:rsidR="085E51E7" w:rsidRPr="54EE4B9D">
        <w:rPr>
          <w:rFonts w:ascii="Garamond" w:eastAsia="Times New Roman" w:hAnsi="Garamond" w:cs="Times New Roman"/>
          <w:lang w:eastAsia="pt-PT"/>
        </w:rPr>
        <w:t>cientes</w:t>
      </w:r>
      <w:r w:rsidR="25026C27" w:rsidRPr="54EE4B9D">
        <w:rPr>
          <w:rFonts w:ascii="Garamond" w:eastAsia="Times New Roman" w:hAnsi="Garamond" w:cs="Times New Roman"/>
          <w:lang w:eastAsia="pt-PT"/>
        </w:rPr>
        <w:t>.</w:t>
      </w:r>
    </w:p>
    <w:p w14:paraId="1B148F56" w14:textId="77777777" w:rsidR="0098561D" w:rsidRDefault="0098561D" w:rsidP="00A95B79">
      <w:pPr>
        <w:spacing w:line="360" w:lineRule="auto"/>
        <w:jc w:val="both"/>
        <w:rPr>
          <w:ins w:id="758" w:author="Susana Margarida Gonçalves Silva Santos" w:date="2025-10-09T12:05:00Z" w16du:dateUtc="2025-10-09T11:05:00Z"/>
          <w:rFonts w:ascii="Garamond" w:eastAsia="Times New Roman" w:hAnsi="Garamond" w:cs="Times New Roman"/>
          <w:lang w:eastAsia="pt-PT"/>
        </w:rPr>
      </w:pPr>
    </w:p>
    <w:p w14:paraId="567D8D5A" w14:textId="77777777" w:rsidR="0098561D" w:rsidRPr="000041C8" w:rsidRDefault="0098561D" w:rsidP="00A95B79">
      <w:pPr>
        <w:spacing w:line="360" w:lineRule="auto"/>
        <w:jc w:val="both"/>
        <w:rPr>
          <w:rFonts w:ascii="Garamond" w:eastAsia="Times New Roman" w:hAnsi="Garamond" w:cs="Times New Roman"/>
          <w:lang w:eastAsia="pt-PT"/>
        </w:rPr>
      </w:pPr>
    </w:p>
    <w:p w14:paraId="20F557C7" w14:textId="235EE7F4" w:rsidR="00E61EE2" w:rsidRPr="000041C8" w:rsidRDefault="00E61EE2" w:rsidP="00E61EE2">
      <w:pPr>
        <w:tabs>
          <w:tab w:val="left" w:pos="3451"/>
        </w:tabs>
        <w:spacing w:line="360" w:lineRule="auto"/>
        <w:jc w:val="center"/>
        <w:rPr>
          <w:rFonts w:ascii="Garamond" w:eastAsia="Times New Roman" w:hAnsi="Garamond" w:cs="Times New Roman"/>
          <w:b/>
          <w:bCs/>
          <w:lang w:eastAsia="pt-PT"/>
        </w:rPr>
      </w:pPr>
      <w:bookmarkStart w:id="759" w:name="_Hlk181784485"/>
      <w:r w:rsidRPr="000041C8">
        <w:rPr>
          <w:rFonts w:ascii="Garamond" w:eastAsia="Times New Roman" w:hAnsi="Garamond" w:cs="Times New Roman"/>
          <w:b/>
          <w:bCs/>
          <w:lang w:eastAsia="pt-PT"/>
        </w:rPr>
        <w:t xml:space="preserve">Artigo </w:t>
      </w:r>
      <w:r w:rsidR="00E238BA">
        <w:rPr>
          <w:rFonts w:ascii="Garamond" w:eastAsia="Times New Roman" w:hAnsi="Garamond" w:cs="Times New Roman"/>
          <w:b/>
          <w:bCs/>
          <w:lang w:eastAsia="pt-PT"/>
        </w:rPr>
        <w:t>6</w:t>
      </w:r>
      <w:r w:rsidRPr="000041C8">
        <w:rPr>
          <w:rFonts w:ascii="Garamond" w:eastAsia="Times New Roman" w:hAnsi="Garamond" w:cs="Times New Roman"/>
          <w:b/>
          <w:bCs/>
          <w:lang w:eastAsia="pt-PT"/>
        </w:rPr>
        <w:t>.º</w:t>
      </w:r>
    </w:p>
    <w:p w14:paraId="7F353E10" w14:textId="77777777" w:rsidR="00E61EE2" w:rsidRPr="000041C8" w:rsidRDefault="00E61EE2" w:rsidP="00E61EE2">
      <w:pPr>
        <w:tabs>
          <w:tab w:val="left" w:pos="3451"/>
        </w:tabs>
        <w:spacing w:line="360" w:lineRule="auto"/>
        <w:jc w:val="center"/>
        <w:rPr>
          <w:rFonts w:ascii="Garamond" w:eastAsia="Times New Roman" w:hAnsi="Garamond" w:cs="Times New Roman"/>
          <w:lang w:eastAsia="pt-PT"/>
        </w:rPr>
      </w:pPr>
      <w:r w:rsidRPr="578B151F">
        <w:rPr>
          <w:rFonts w:ascii="Garamond" w:eastAsia="Times New Roman" w:hAnsi="Garamond" w:cs="Times New Roman"/>
          <w:lang w:eastAsia="pt-PT"/>
        </w:rPr>
        <w:t xml:space="preserve">Informação e </w:t>
      </w:r>
      <w:commentRangeStart w:id="760"/>
      <w:r w:rsidRPr="578B151F">
        <w:rPr>
          <w:rFonts w:ascii="Garamond" w:eastAsia="Times New Roman" w:hAnsi="Garamond" w:cs="Times New Roman"/>
          <w:lang w:eastAsia="pt-PT"/>
        </w:rPr>
        <w:t>formação</w:t>
      </w:r>
      <w:commentRangeEnd w:id="760"/>
      <w:r w:rsidRPr="000041C8">
        <w:rPr>
          <w:rStyle w:val="CommentReference"/>
          <w:rFonts w:ascii="Garamond" w:eastAsia="Times New Roman" w:hAnsi="Garamond" w:cs="Times New Roman"/>
          <w:sz w:val="24"/>
          <w:szCs w:val="24"/>
          <w:lang w:eastAsia="pt-PT"/>
        </w:rPr>
        <w:commentReference w:id="760"/>
      </w:r>
    </w:p>
    <w:p w14:paraId="389AE4AC" w14:textId="54AD5172" w:rsidR="00E61EE2" w:rsidRPr="000041C8" w:rsidRDefault="00E61EE2" w:rsidP="00E61EE2">
      <w:pPr>
        <w:tabs>
          <w:tab w:val="left" w:pos="3451"/>
        </w:tabs>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1 - O Estado, as Regiões Autónomas, e as Autarquias Locais, promovem, no âmbito das suas atribuições, as seguintes atividades informativas e formativas</w:t>
      </w:r>
      <w:r w:rsidR="0090084A">
        <w:rPr>
          <w:rFonts w:ascii="Garamond" w:eastAsia="Times New Roman" w:hAnsi="Garamond" w:cs="Times New Roman"/>
          <w:lang w:eastAsia="pt-PT"/>
        </w:rPr>
        <w:t>:</w:t>
      </w:r>
      <w:r w:rsidRPr="000041C8">
        <w:rPr>
          <w:rFonts w:ascii="Garamond" w:eastAsia="Times New Roman" w:hAnsi="Garamond" w:cs="Times New Roman"/>
          <w:lang w:eastAsia="pt-PT"/>
        </w:rPr>
        <w:t>:</w:t>
      </w:r>
    </w:p>
    <w:p w14:paraId="294373E0" w14:textId="6BB84071" w:rsidR="00E61EE2" w:rsidRPr="00D72139" w:rsidRDefault="5DB433AE" w:rsidP="004A35F3">
      <w:pPr>
        <w:pStyle w:val="ListParagraph"/>
        <w:numPr>
          <w:ilvl w:val="0"/>
          <w:numId w:val="34"/>
        </w:numPr>
        <w:tabs>
          <w:tab w:val="left" w:pos="3451"/>
        </w:tabs>
        <w:spacing w:line="360" w:lineRule="auto"/>
        <w:jc w:val="both"/>
        <w:rPr>
          <w:ins w:id="761" w:author="Maria Cristina Tavares Briosa" w:date="2025-08-21T16:39:00Z" w16du:dateUtc="2025-08-21T15:39:00Z"/>
          <w:rFonts w:ascii="Garamond" w:hAnsi="Garamond"/>
          <w:strike/>
        </w:rPr>
      </w:pPr>
      <w:del w:id="762" w:author="Maria Cristina Tavares Briosa" w:date="2025-08-21T16:39:00Z" w16du:dateUtc="2025-08-21T15:39:00Z">
        <w:r w:rsidRPr="004A35F3" w:rsidDel="004A35F3">
          <w:rPr>
            <w:rFonts w:ascii="Garamond" w:hAnsi="Garamond"/>
          </w:rPr>
          <w:delText xml:space="preserve">a) </w:delText>
        </w:r>
      </w:del>
      <w:r w:rsidRPr="004A35F3">
        <w:rPr>
          <w:rFonts w:ascii="Garamond" w:hAnsi="Garamond"/>
        </w:rPr>
        <w:t xml:space="preserve">Adoção das medidas necessárias à divulgação do conteúdo deste regime geral do bem-estar dos animais de companhia, promovendo </w:t>
      </w:r>
      <w:r w:rsidR="19964E6C" w:rsidRPr="004A35F3">
        <w:rPr>
          <w:rFonts w:ascii="Garamond" w:hAnsi="Garamond"/>
        </w:rPr>
        <w:t xml:space="preserve">a </w:t>
      </w:r>
      <w:r w:rsidRPr="004A35F3">
        <w:rPr>
          <w:rFonts w:ascii="Garamond" w:hAnsi="Garamond"/>
        </w:rPr>
        <w:t>sensibilização e informação sobre os benefícios d</w:t>
      </w:r>
      <w:r w:rsidR="4F46B13E" w:rsidRPr="004A35F3">
        <w:rPr>
          <w:rFonts w:ascii="Garamond" w:hAnsi="Garamond"/>
        </w:rPr>
        <w:t>o</w:t>
      </w:r>
      <w:r w:rsidRPr="004A35F3">
        <w:rPr>
          <w:rFonts w:ascii="Garamond" w:hAnsi="Garamond"/>
        </w:rPr>
        <w:t xml:space="preserve"> convívio responsável com os animais, detenção responsável, bem-estar</w:t>
      </w:r>
      <w:r w:rsidR="2955B909" w:rsidRPr="004A35F3">
        <w:rPr>
          <w:rFonts w:ascii="Garamond" w:hAnsi="Garamond"/>
        </w:rPr>
        <w:t>, etologia</w:t>
      </w:r>
      <w:r w:rsidRPr="004A35F3">
        <w:rPr>
          <w:rFonts w:ascii="Garamond" w:hAnsi="Garamond"/>
        </w:rPr>
        <w:t xml:space="preserve"> e comportamento animal, identificação e registo, prevenção da reprodução indesejada, do abandono e dos maus tratos de animais, bem como campanhas de promoção da adoção em</w:t>
      </w:r>
      <w:r w:rsidR="654857AE" w:rsidRPr="004A35F3">
        <w:rPr>
          <w:rFonts w:ascii="Garamond" w:hAnsi="Garamond"/>
        </w:rPr>
        <w:t xml:space="preserve"> </w:t>
      </w:r>
      <w:r w:rsidR="654857AE" w:rsidRPr="00D72139">
        <w:rPr>
          <w:rFonts w:ascii="Garamond" w:hAnsi="Garamond"/>
          <w:strike/>
        </w:rPr>
        <w:t>centros de bem-estar animal</w:t>
      </w:r>
      <w:r w:rsidR="654857AE" w:rsidRPr="004A35F3">
        <w:rPr>
          <w:rFonts w:ascii="Garamond" w:hAnsi="Garamond"/>
        </w:rPr>
        <w:t xml:space="preserve"> e</w:t>
      </w:r>
      <w:r w:rsidRPr="004A35F3">
        <w:rPr>
          <w:rFonts w:ascii="Garamond" w:hAnsi="Garamond"/>
        </w:rPr>
        <w:t xml:space="preserve"> </w:t>
      </w:r>
      <w:r w:rsidRPr="00D72139">
        <w:rPr>
          <w:rFonts w:ascii="Garamond" w:hAnsi="Garamond"/>
          <w:strike/>
        </w:rPr>
        <w:t xml:space="preserve">alojamentos </w:t>
      </w:r>
      <w:r w:rsidR="769294D0" w:rsidRPr="00D72139">
        <w:rPr>
          <w:rFonts w:ascii="Garamond" w:hAnsi="Garamond"/>
          <w:strike/>
        </w:rPr>
        <w:t>com fins de promoção do bem-estar animal</w:t>
      </w:r>
      <w:r w:rsidRPr="00D72139">
        <w:rPr>
          <w:rFonts w:ascii="Garamond" w:hAnsi="Garamond"/>
          <w:strike/>
        </w:rPr>
        <w:t>;</w:t>
      </w:r>
    </w:p>
    <w:p w14:paraId="722E4BEF" w14:textId="77777777" w:rsidR="004A35F3" w:rsidRPr="004A35F3" w:rsidRDefault="004A35F3" w:rsidP="004A35F3">
      <w:pPr>
        <w:tabs>
          <w:tab w:val="left" w:pos="3451"/>
        </w:tabs>
        <w:spacing w:line="360" w:lineRule="auto"/>
        <w:jc w:val="both"/>
        <w:rPr>
          <w:ins w:id="763" w:author="Maria Cristina Tavares Briosa" w:date="2025-08-21T16:40:00Z"/>
          <w:rFonts w:ascii="Garamond" w:hAnsi="Garamond"/>
        </w:rPr>
      </w:pPr>
      <w:ins w:id="764" w:author="Maria Cristina Tavares Briosa" w:date="2025-08-21T16:39:00Z" w16du:dateUtc="2025-08-21T15:39:00Z">
        <w:r>
          <w:rPr>
            <w:rFonts w:ascii="Garamond" w:hAnsi="Garamond"/>
          </w:rPr>
          <w:t xml:space="preserve">Ver comentários anteriores , </w:t>
        </w:r>
      </w:ins>
      <w:ins w:id="765" w:author="Maria Cristina Tavares Briosa" w:date="2025-08-21T16:40:00Z">
        <w:r w:rsidRPr="004A35F3">
          <w:rPr>
            <w:rFonts w:ascii="Garamond" w:hAnsi="Garamond"/>
          </w:rPr>
          <w:t xml:space="preserve">eliminar a frase assinalada, ou substituir por centros de recolha oficial e alojamentos de associações de proteção animal </w:t>
        </w:r>
      </w:ins>
    </w:p>
    <w:p w14:paraId="6838F267" w14:textId="7523F4E6" w:rsidR="004A35F3" w:rsidRPr="004A35F3" w:rsidRDefault="004A35F3" w:rsidP="004A35F3">
      <w:pPr>
        <w:tabs>
          <w:tab w:val="left" w:pos="3451"/>
        </w:tabs>
        <w:spacing w:line="360" w:lineRule="auto"/>
        <w:jc w:val="both"/>
        <w:rPr>
          <w:rFonts w:ascii="Garamond" w:hAnsi="Garamond"/>
        </w:rPr>
      </w:pPr>
    </w:p>
    <w:p w14:paraId="1BC1269A" w14:textId="538C688B" w:rsidR="00E61EE2" w:rsidRPr="000041C8" w:rsidRDefault="00E61EE2" w:rsidP="00E61EE2">
      <w:pPr>
        <w:tabs>
          <w:tab w:val="left" w:pos="3451"/>
        </w:tabs>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b) Divulgação do conteúdo deste regime geral do bem-estar dos animais de companhia </w:t>
      </w:r>
      <w:r w:rsidR="002D56DC">
        <w:rPr>
          <w:rFonts w:ascii="Garamond" w:eastAsia="Times New Roman" w:hAnsi="Garamond" w:cs="Times New Roman"/>
          <w:lang w:eastAsia="pt-PT"/>
        </w:rPr>
        <w:t>a</w:t>
      </w:r>
      <w:r w:rsidRPr="000041C8">
        <w:rPr>
          <w:rFonts w:ascii="Garamond" w:eastAsia="Times New Roman" w:hAnsi="Garamond" w:cs="Times New Roman"/>
          <w:lang w:eastAsia="pt-PT"/>
        </w:rPr>
        <w:t>os alunos das escolas</w:t>
      </w:r>
      <w:r w:rsidR="00D77DCB">
        <w:rPr>
          <w:rFonts w:ascii="Garamond" w:eastAsia="Times New Roman" w:hAnsi="Garamond" w:cs="Times New Roman"/>
          <w:lang w:eastAsia="pt-PT"/>
        </w:rPr>
        <w:t xml:space="preserve"> </w:t>
      </w:r>
      <w:r w:rsidRPr="000041C8">
        <w:rPr>
          <w:rFonts w:ascii="Garamond" w:eastAsia="Times New Roman" w:hAnsi="Garamond" w:cs="Times New Roman"/>
          <w:lang w:eastAsia="pt-PT"/>
        </w:rPr>
        <w:t xml:space="preserve">nomeadamente no âmbito da </w:t>
      </w:r>
      <w:r w:rsidR="00D77DCB">
        <w:rPr>
          <w:rFonts w:ascii="Garamond" w:eastAsia="Times New Roman" w:hAnsi="Garamond" w:cs="Times New Roman"/>
          <w:lang w:eastAsia="pt-PT"/>
        </w:rPr>
        <w:t>disciplina de cidadania</w:t>
      </w:r>
      <w:r w:rsidRPr="000041C8">
        <w:rPr>
          <w:rFonts w:ascii="Garamond" w:eastAsia="Times New Roman" w:hAnsi="Garamond" w:cs="Times New Roman"/>
          <w:lang w:eastAsia="pt-PT"/>
        </w:rPr>
        <w:t xml:space="preserve">, desde o </w:t>
      </w:r>
      <w:r w:rsidR="00761FB1" w:rsidRPr="000041C8">
        <w:rPr>
          <w:rFonts w:ascii="Garamond" w:eastAsia="Times New Roman" w:hAnsi="Garamond" w:cs="Times New Roman"/>
          <w:lang w:eastAsia="pt-PT"/>
        </w:rPr>
        <w:t>primeiro</w:t>
      </w:r>
      <w:r w:rsidRPr="000041C8">
        <w:rPr>
          <w:rFonts w:ascii="Garamond" w:eastAsia="Times New Roman" w:hAnsi="Garamond" w:cs="Times New Roman"/>
          <w:lang w:eastAsia="pt-PT"/>
        </w:rPr>
        <w:t xml:space="preserve"> </w:t>
      </w:r>
      <w:r w:rsidR="00761FB1" w:rsidRPr="000041C8">
        <w:rPr>
          <w:rFonts w:ascii="Garamond" w:eastAsia="Times New Roman" w:hAnsi="Garamond" w:cs="Times New Roman"/>
          <w:lang w:eastAsia="pt-PT"/>
        </w:rPr>
        <w:t>c</w:t>
      </w:r>
      <w:r w:rsidRPr="000041C8">
        <w:rPr>
          <w:rFonts w:ascii="Garamond" w:eastAsia="Times New Roman" w:hAnsi="Garamond" w:cs="Times New Roman"/>
          <w:lang w:eastAsia="pt-PT"/>
        </w:rPr>
        <w:t>iclo do Ensino Básico;</w:t>
      </w:r>
    </w:p>
    <w:bookmarkEnd w:id="759"/>
    <w:p w14:paraId="5BF2ADB2" w14:textId="77777777" w:rsidR="00E61EE2" w:rsidRPr="000041C8" w:rsidRDefault="00E61EE2" w:rsidP="00E61EE2">
      <w:pPr>
        <w:tabs>
          <w:tab w:val="left" w:pos="3451"/>
        </w:tabs>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c) </w:t>
      </w:r>
      <w:r w:rsidRPr="00D72139">
        <w:rPr>
          <w:rFonts w:ascii="Garamond" w:eastAsia="Times New Roman" w:hAnsi="Garamond" w:cs="Times New Roman"/>
          <w:highlight w:val="lightGray"/>
          <w:lang w:eastAsia="pt-PT"/>
        </w:rPr>
        <w:t xml:space="preserve">Promoção da realização de campanhas </w:t>
      </w:r>
      <w:bookmarkStart w:id="766" w:name="_Hlk133416050"/>
      <w:r w:rsidRPr="00D72139">
        <w:rPr>
          <w:rFonts w:ascii="Garamond" w:eastAsia="Times New Roman" w:hAnsi="Garamond" w:cs="Times New Roman"/>
          <w:highlight w:val="lightGray"/>
          <w:lang w:eastAsia="pt-PT"/>
        </w:rPr>
        <w:t xml:space="preserve">de treino básico de socialização e obediência com base em métodos de reforço positivo dirigidas aos detentores de animais de companhia, de forma a garantir uma detenção </w:t>
      </w:r>
      <w:commentRangeStart w:id="767"/>
      <w:r w:rsidRPr="00D72139">
        <w:rPr>
          <w:rFonts w:ascii="Garamond" w:eastAsia="Times New Roman" w:hAnsi="Garamond" w:cs="Times New Roman"/>
          <w:highlight w:val="lightGray"/>
          <w:lang w:eastAsia="pt-PT"/>
        </w:rPr>
        <w:t>responsável</w:t>
      </w:r>
      <w:commentRangeEnd w:id="767"/>
      <w:r w:rsidR="00D72139" w:rsidRPr="00D72139">
        <w:rPr>
          <w:rStyle w:val="CommentReference"/>
          <w:rFonts w:ascii="Garamond" w:eastAsia="Times New Roman" w:hAnsi="Garamond" w:cs="Times New Roman"/>
          <w:sz w:val="24"/>
          <w:szCs w:val="24"/>
          <w:highlight w:val="lightGray"/>
          <w:lang w:eastAsia="pt-PT"/>
        </w:rPr>
        <w:commentReference w:id="767"/>
      </w:r>
      <w:r w:rsidRPr="00D72139">
        <w:rPr>
          <w:rFonts w:ascii="Garamond" w:eastAsia="Times New Roman" w:hAnsi="Garamond" w:cs="Times New Roman"/>
          <w:highlight w:val="lightGray"/>
          <w:lang w:eastAsia="pt-PT"/>
        </w:rPr>
        <w:t>, bem como a vinculação e integração positivas dos animais de companhia no espaço familiar e no meio ambiente, promovendo o bem-estar animal e a segurança de pessoas, outros animais e bens.</w:t>
      </w:r>
    </w:p>
    <w:bookmarkEnd w:id="766"/>
    <w:p w14:paraId="07FE7802" w14:textId="1EBCAEE6" w:rsidR="00E61EE2" w:rsidRDefault="00E61EE2" w:rsidP="00E61EE2">
      <w:pPr>
        <w:tabs>
          <w:tab w:val="left" w:pos="3451"/>
        </w:tabs>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2 - As entidades referidas no número anterior</w:t>
      </w:r>
      <w:r w:rsidR="00D77DCB">
        <w:rPr>
          <w:rFonts w:ascii="Garamond" w:eastAsia="Times New Roman" w:hAnsi="Garamond" w:cs="Times New Roman"/>
          <w:lang w:eastAsia="pt-PT"/>
        </w:rPr>
        <w:t xml:space="preserve"> podem cooperar</w:t>
      </w:r>
      <w:r w:rsidRPr="000041C8">
        <w:rPr>
          <w:rFonts w:ascii="Garamond" w:eastAsia="Times New Roman" w:hAnsi="Garamond" w:cs="Times New Roman"/>
          <w:lang w:eastAsia="pt-PT"/>
        </w:rPr>
        <w:t xml:space="preserve"> com as associações zoófilas </w:t>
      </w:r>
      <w:r w:rsidR="00D77DCB">
        <w:rPr>
          <w:rFonts w:ascii="Garamond" w:eastAsia="Times New Roman" w:hAnsi="Garamond" w:cs="Times New Roman"/>
          <w:lang w:eastAsia="pt-PT"/>
        </w:rPr>
        <w:t xml:space="preserve">legalmente estabelecidas </w:t>
      </w:r>
      <w:r w:rsidRPr="000041C8">
        <w:rPr>
          <w:rFonts w:ascii="Garamond" w:eastAsia="Times New Roman" w:hAnsi="Garamond" w:cs="Times New Roman"/>
          <w:lang w:eastAsia="pt-PT"/>
        </w:rPr>
        <w:t>na prossecução das tarefas de informação e formação previstas no presente decreto-lei, designadamente através da celebração de protocolos.</w:t>
      </w:r>
    </w:p>
    <w:p w14:paraId="61EA427E" w14:textId="77777777" w:rsidR="0098561D" w:rsidRDefault="0098561D" w:rsidP="00A95B79">
      <w:pPr>
        <w:spacing w:line="360" w:lineRule="auto"/>
        <w:jc w:val="center"/>
        <w:rPr>
          <w:ins w:id="768" w:author="Susana Margarida Gonçalves Silva Santos" w:date="2025-10-09T12:05:00Z" w16du:dateUtc="2025-10-09T11:05:00Z"/>
          <w:rFonts w:ascii="Garamond" w:eastAsia="Times New Roman" w:hAnsi="Garamond" w:cs="Times New Roman"/>
          <w:b/>
          <w:bCs/>
          <w:lang w:eastAsia="pt-PT"/>
        </w:rPr>
      </w:pPr>
      <w:bookmarkStart w:id="769" w:name="_Hlk118894901"/>
    </w:p>
    <w:p w14:paraId="4638AF11" w14:textId="68E630C7" w:rsidR="003D15F2" w:rsidRPr="000041C8" w:rsidRDefault="003D15F2" w:rsidP="00A95B7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 xml:space="preserve">Artigo </w:t>
      </w:r>
      <w:r w:rsidR="00E238BA">
        <w:rPr>
          <w:rFonts w:ascii="Garamond" w:eastAsia="Times New Roman" w:hAnsi="Garamond" w:cs="Times New Roman"/>
          <w:b/>
          <w:bCs/>
          <w:lang w:eastAsia="pt-PT"/>
        </w:rPr>
        <w:t>7</w:t>
      </w:r>
      <w:r w:rsidRPr="000041C8">
        <w:rPr>
          <w:rFonts w:ascii="Garamond" w:eastAsia="Times New Roman" w:hAnsi="Garamond" w:cs="Times New Roman"/>
          <w:b/>
          <w:bCs/>
          <w:lang w:eastAsia="pt-PT"/>
        </w:rPr>
        <w:t>.º</w:t>
      </w:r>
    </w:p>
    <w:p w14:paraId="07A10B73" w14:textId="77777777" w:rsidR="003D15F2" w:rsidRPr="000041C8" w:rsidRDefault="003D15F2" w:rsidP="00A95B79">
      <w:pPr>
        <w:spacing w:line="360" w:lineRule="auto"/>
        <w:jc w:val="center"/>
        <w:rPr>
          <w:rFonts w:ascii="Garamond" w:eastAsia="Times New Roman" w:hAnsi="Garamond" w:cs="Times New Roman"/>
          <w:lang w:eastAsia="pt-PT"/>
        </w:rPr>
      </w:pPr>
      <w:r w:rsidRPr="000041C8">
        <w:rPr>
          <w:rFonts w:ascii="Garamond" w:eastAsia="Times New Roman" w:hAnsi="Garamond" w:cs="Times New Roman"/>
          <w:lang w:eastAsia="pt-PT"/>
        </w:rPr>
        <w:t>Princípios fundamentais para o bem-estar dos animais de companhia</w:t>
      </w:r>
    </w:p>
    <w:p w14:paraId="00B5C61F" w14:textId="066338C5" w:rsidR="003D15F2" w:rsidRPr="000041C8" w:rsidRDefault="3ACA94E2" w:rsidP="00A95B79">
      <w:pPr>
        <w:spacing w:line="360" w:lineRule="auto"/>
        <w:jc w:val="both"/>
        <w:rPr>
          <w:rFonts w:ascii="Garamond" w:eastAsia="Times New Roman" w:hAnsi="Garamond" w:cs="Times New Roman"/>
          <w:lang w:eastAsia="pt-PT"/>
        </w:rPr>
      </w:pPr>
      <w:r w:rsidRPr="578B151F">
        <w:rPr>
          <w:rFonts w:ascii="Garamond" w:eastAsia="Times New Roman" w:hAnsi="Garamond" w:cs="Times New Roman"/>
          <w:lang w:eastAsia="pt-PT"/>
        </w:rPr>
        <w:t>1</w:t>
      </w:r>
      <w:r w:rsidR="6EAFB3AE" w:rsidRPr="578B151F">
        <w:rPr>
          <w:rFonts w:ascii="Garamond" w:eastAsia="Times New Roman" w:hAnsi="Garamond" w:cs="Times New Roman"/>
          <w:lang w:eastAsia="pt-PT"/>
        </w:rPr>
        <w:t xml:space="preserve"> – </w:t>
      </w:r>
      <w:commentRangeStart w:id="770"/>
      <w:r w:rsidR="1FE25D7D" w:rsidRPr="578B151F">
        <w:rPr>
          <w:rFonts w:ascii="Garamond" w:eastAsia="Times New Roman" w:hAnsi="Garamond" w:cs="Times New Roman"/>
          <w:lang w:eastAsia="pt-PT"/>
        </w:rPr>
        <w:t xml:space="preserve">Todos </w:t>
      </w:r>
      <w:commentRangeEnd w:id="770"/>
      <w:r w:rsidR="007E70F6" w:rsidRPr="578B151F">
        <w:rPr>
          <w:rStyle w:val="CommentReference"/>
          <w:rFonts w:ascii="Garamond" w:eastAsia="Times New Roman" w:hAnsi="Garamond" w:cs="Times New Roman"/>
          <w:sz w:val="24"/>
          <w:szCs w:val="24"/>
          <w:lang w:eastAsia="pt-PT"/>
        </w:rPr>
        <w:commentReference w:id="770"/>
      </w:r>
      <w:r w:rsidR="1394A4B4" w:rsidRPr="578B151F">
        <w:rPr>
          <w:rFonts w:ascii="Garamond" w:eastAsia="Times New Roman" w:hAnsi="Garamond" w:cs="Times New Roman"/>
          <w:lang w:eastAsia="pt-PT"/>
        </w:rPr>
        <w:t>têm o d</w:t>
      </w:r>
      <w:r w:rsidR="715E6225" w:rsidRPr="578B151F">
        <w:rPr>
          <w:rFonts w:ascii="Garamond" w:eastAsia="Times New Roman" w:hAnsi="Garamond" w:cs="Times New Roman"/>
          <w:lang w:eastAsia="pt-PT"/>
        </w:rPr>
        <w:t>ever</w:t>
      </w:r>
      <w:r w:rsidR="1394A4B4" w:rsidRPr="578B151F">
        <w:rPr>
          <w:rFonts w:ascii="Garamond" w:eastAsia="Times New Roman" w:hAnsi="Garamond" w:cs="Times New Roman"/>
          <w:lang w:eastAsia="pt-PT"/>
        </w:rPr>
        <w:t xml:space="preserve"> de garantir </w:t>
      </w:r>
      <w:r w:rsidR="715E6225" w:rsidRPr="578B151F">
        <w:rPr>
          <w:rFonts w:ascii="Garamond" w:eastAsia="Times New Roman" w:hAnsi="Garamond" w:cs="Times New Roman"/>
          <w:lang w:eastAsia="pt-PT"/>
        </w:rPr>
        <w:t>condições de bem-estar a</w:t>
      </w:r>
      <w:r w:rsidR="1FE25D7D" w:rsidRPr="578B151F">
        <w:rPr>
          <w:rFonts w:ascii="Garamond" w:eastAsia="Times New Roman" w:hAnsi="Garamond" w:cs="Times New Roman"/>
          <w:lang w:eastAsia="pt-PT"/>
        </w:rPr>
        <w:t>os animais de companhia</w:t>
      </w:r>
      <w:r w:rsidR="715E6225" w:rsidRPr="578B151F">
        <w:rPr>
          <w:rFonts w:ascii="Garamond" w:eastAsia="Times New Roman" w:hAnsi="Garamond" w:cs="Times New Roman"/>
          <w:lang w:eastAsia="pt-PT"/>
        </w:rPr>
        <w:t>, em especial</w:t>
      </w:r>
      <w:r w:rsidR="610DD2B5" w:rsidRPr="578B151F">
        <w:rPr>
          <w:rFonts w:ascii="Garamond" w:eastAsia="Times New Roman" w:hAnsi="Garamond" w:cs="Times New Roman"/>
          <w:lang w:eastAsia="pt-PT"/>
        </w:rPr>
        <w:t xml:space="preserve"> </w:t>
      </w:r>
      <w:r w:rsidR="715E6225" w:rsidRPr="578B151F">
        <w:rPr>
          <w:rFonts w:ascii="Garamond" w:eastAsia="Times New Roman" w:hAnsi="Garamond" w:cs="Times New Roman"/>
          <w:lang w:eastAsia="pt-PT"/>
        </w:rPr>
        <w:t>que</w:t>
      </w:r>
      <w:r w:rsidR="1FE25D7D" w:rsidRPr="578B151F">
        <w:rPr>
          <w:rFonts w:ascii="Garamond" w:eastAsia="Times New Roman" w:hAnsi="Garamond" w:cs="Times New Roman"/>
          <w:lang w:eastAsia="pt-PT"/>
        </w:rPr>
        <w:t>:</w:t>
      </w:r>
    </w:p>
    <w:p w14:paraId="587E4A8F" w14:textId="51481119"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a) não pass</w:t>
      </w:r>
      <w:r w:rsidR="00F65945" w:rsidRPr="000041C8">
        <w:rPr>
          <w:rFonts w:ascii="Garamond" w:eastAsia="Times New Roman" w:hAnsi="Garamond" w:cs="Times New Roman"/>
          <w:lang w:eastAsia="pt-PT"/>
        </w:rPr>
        <w:t>e</w:t>
      </w:r>
      <w:r w:rsidRPr="000041C8">
        <w:rPr>
          <w:rFonts w:ascii="Garamond" w:eastAsia="Times New Roman" w:hAnsi="Garamond" w:cs="Times New Roman"/>
          <w:lang w:eastAsia="pt-PT"/>
        </w:rPr>
        <w:t xml:space="preserve">m fome ou sede, </w:t>
      </w:r>
      <w:r w:rsidR="00F65945" w:rsidRPr="000041C8">
        <w:rPr>
          <w:rFonts w:ascii="Garamond" w:eastAsia="Times New Roman" w:hAnsi="Garamond" w:cs="Times New Roman"/>
          <w:lang w:eastAsia="pt-PT"/>
        </w:rPr>
        <w:t xml:space="preserve">nem sejam sujeitos a </w:t>
      </w:r>
      <w:r w:rsidRPr="000041C8">
        <w:rPr>
          <w:rFonts w:ascii="Garamond" w:eastAsia="Times New Roman" w:hAnsi="Garamond" w:cs="Times New Roman"/>
          <w:lang w:eastAsia="pt-PT"/>
        </w:rPr>
        <w:t>malnutri</w:t>
      </w:r>
      <w:r w:rsidR="00F65945" w:rsidRPr="000041C8">
        <w:rPr>
          <w:rFonts w:ascii="Garamond" w:eastAsia="Times New Roman" w:hAnsi="Garamond" w:cs="Times New Roman"/>
          <w:lang w:eastAsia="pt-PT"/>
        </w:rPr>
        <w:t>ção</w:t>
      </w:r>
      <w:r w:rsidRPr="000041C8">
        <w:rPr>
          <w:rFonts w:ascii="Garamond" w:eastAsia="Times New Roman" w:hAnsi="Garamond" w:cs="Times New Roman"/>
          <w:lang w:eastAsia="pt-PT"/>
        </w:rPr>
        <w:t>;</w:t>
      </w:r>
    </w:p>
    <w:p w14:paraId="7FFF2BBC" w14:textId="04A76BFB"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b) </w:t>
      </w:r>
      <w:r w:rsidR="00F65945" w:rsidRPr="000041C8">
        <w:rPr>
          <w:rFonts w:ascii="Garamond" w:eastAsia="Times New Roman" w:hAnsi="Garamond" w:cs="Times New Roman"/>
          <w:lang w:eastAsia="pt-PT"/>
        </w:rPr>
        <w:t>não</w:t>
      </w:r>
      <w:r w:rsidRPr="000041C8">
        <w:rPr>
          <w:rFonts w:ascii="Garamond" w:eastAsia="Times New Roman" w:hAnsi="Garamond" w:cs="Times New Roman"/>
          <w:lang w:eastAsia="pt-PT"/>
        </w:rPr>
        <w:t xml:space="preserve"> </w:t>
      </w:r>
      <w:r w:rsidR="00F65945" w:rsidRPr="000041C8">
        <w:rPr>
          <w:rFonts w:ascii="Garamond" w:eastAsia="Times New Roman" w:hAnsi="Garamond" w:cs="Times New Roman"/>
          <w:lang w:eastAsia="pt-PT"/>
        </w:rPr>
        <w:t>sejam expostos a</w:t>
      </w:r>
      <w:r w:rsidRPr="000041C8">
        <w:rPr>
          <w:rFonts w:ascii="Garamond" w:eastAsia="Times New Roman" w:hAnsi="Garamond" w:cs="Times New Roman"/>
          <w:lang w:eastAsia="pt-PT"/>
        </w:rPr>
        <w:t xml:space="preserve"> situações de desconforto físico ou térmico;</w:t>
      </w:r>
    </w:p>
    <w:p w14:paraId="7B3DC427" w14:textId="28016DF6"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c) </w:t>
      </w:r>
      <w:r w:rsidR="00F65945" w:rsidRPr="000041C8">
        <w:rPr>
          <w:rFonts w:ascii="Garamond" w:eastAsia="Times New Roman" w:hAnsi="Garamond" w:cs="Times New Roman"/>
          <w:lang w:eastAsia="pt-PT"/>
        </w:rPr>
        <w:t>não</w:t>
      </w:r>
      <w:r w:rsidRPr="000041C8">
        <w:rPr>
          <w:rFonts w:ascii="Garamond" w:eastAsia="Times New Roman" w:hAnsi="Garamond" w:cs="Times New Roman"/>
          <w:lang w:eastAsia="pt-PT"/>
        </w:rPr>
        <w:t xml:space="preserve"> </w:t>
      </w:r>
      <w:r w:rsidR="00F65945" w:rsidRPr="000041C8">
        <w:rPr>
          <w:rFonts w:ascii="Garamond" w:eastAsia="Times New Roman" w:hAnsi="Garamond" w:cs="Times New Roman"/>
          <w:lang w:eastAsia="pt-PT"/>
        </w:rPr>
        <w:t>sofram</w:t>
      </w:r>
      <w:r w:rsidRPr="000041C8">
        <w:rPr>
          <w:rFonts w:ascii="Garamond" w:eastAsia="Times New Roman" w:hAnsi="Garamond" w:cs="Times New Roman"/>
          <w:lang w:eastAsia="pt-PT"/>
        </w:rPr>
        <w:t xml:space="preserve"> dor, lesão física ou doença;</w:t>
      </w:r>
    </w:p>
    <w:p w14:paraId="0B9B0BED" w14:textId="3219437C" w:rsidR="003D15F2" w:rsidRPr="000041C8" w:rsidRDefault="1FE25D7D" w:rsidP="00A95B79">
      <w:pPr>
        <w:spacing w:line="360" w:lineRule="auto"/>
        <w:jc w:val="both"/>
        <w:rPr>
          <w:rFonts w:ascii="Garamond" w:eastAsia="Times New Roman" w:hAnsi="Garamond" w:cs="Times New Roman"/>
          <w:lang w:eastAsia="pt-PT"/>
        </w:rPr>
      </w:pPr>
      <w:r w:rsidRPr="54EE4B9D">
        <w:rPr>
          <w:rFonts w:ascii="Garamond" w:eastAsia="Times New Roman" w:hAnsi="Garamond" w:cs="Times New Roman"/>
          <w:lang w:eastAsia="pt-PT"/>
        </w:rPr>
        <w:t xml:space="preserve">d) </w:t>
      </w:r>
      <w:r w:rsidR="715E6225" w:rsidRPr="54EE4B9D">
        <w:rPr>
          <w:rFonts w:ascii="Garamond" w:eastAsia="Times New Roman" w:hAnsi="Garamond" w:cs="Times New Roman"/>
          <w:lang w:eastAsia="pt-PT"/>
        </w:rPr>
        <w:t xml:space="preserve">possam </w:t>
      </w:r>
      <w:r w:rsidRPr="54EE4B9D">
        <w:rPr>
          <w:rFonts w:ascii="Garamond" w:eastAsia="Times New Roman" w:hAnsi="Garamond" w:cs="Times New Roman"/>
          <w:lang w:eastAsia="pt-PT"/>
        </w:rPr>
        <w:t>expressar</w:t>
      </w:r>
      <w:r w:rsidR="715E6225" w:rsidRPr="54EE4B9D">
        <w:rPr>
          <w:rFonts w:ascii="Garamond" w:eastAsia="Times New Roman" w:hAnsi="Garamond" w:cs="Times New Roman"/>
          <w:lang w:eastAsia="pt-PT"/>
        </w:rPr>
        <w:t xml:space="preserve"> </w:t>
      </w:r>
      <w:r w:rsidRPr="54EE4B9D">
        <w:rPr>
          <w:rFonts w:ascii="Garamond" w:eastAsia="Times New Roman" w:hAnsi="Garamond" w:cs="Times New Roman"/>
          <w:lang w:eastAsia="pt-PT"/>
        </w:rPr>
        <w:t xml:space="preserve">padrões normais de comportamento; </w:t>
      </w:r>
      <w:del w:id="771" w:author="Maria Cristina Tavares Briosa" w:date="2025-08-21T16:41:00Z" w16du:dateUtc="2025-08-21T15:41:00Z">
        <w:r w:rsidRPr="54EE4B9D" w:rsidDel="004A35F3">
          <w:rPr>
            <w:rFonts w:ascii="Garamond" w:eastAsia="Times New Roman" w:hAnsi="Garamond" w:cs="Times New Roman"/>
            <w:lang w:eastAsia="pt-PT"/>
          </w:rPr>
          <w:delText>e</w:delText>
        </w:r>
      </w:del>
    </w:p>
    <w:p w14:paraId="56252B09" w14:textId="3D6019EF"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e) não se</w:t>
      </w:r>
      <w:r w:rsidR="00F65945" w:rsidRPr="000041C8">
        <w:rPr>
          <w:rFonts w:ascii="Garamond" w:eastAsia="Times New Roman" w:hAnsi="Garamond" w:cs="Times New Roman"/>
          <w:lang w:eastAsia="pt-PT"/>
        </w:rPr>
        <w:t>jam</w:t>
      </w:r>
      <w:r w:rsidRPr="000041C8">
        <w:rPr>
          <w:rFonts w:ascii="Garamond" w:eastAsia="Times New Roman" w:hAnsi="Garamond" w:cs="Times New Roman"/>
          <w:lang w:eastAsia="pt-PT"/>
        </w:rPr>
        <w:t xml:space="preserve"> colocados em situações que lhes provoquem </w:t>
      </w:r>
      <w:r w:rsidR="00D93115" w:rsidRPr="000041C8">
        <w:rPr>
          <w:rFonts w:ascii="Garamond" w:eastAsia="Times New Roman" w:hAnsi="Garamond" w:cs="Times New Roman"/>
          <w:lang w:eastAsia="pt-PT"/>
        </w:rPr>
        <w:t xml:space="preserve">stresse, </w:t>
      </w:r>
      <w:r w:rsidRPr="000041C8">
        <w:rPr>
          <w:rFonts w:ascii="Garamond" w:eastAsia="Times New Roman" w:hAnsi="Garamond" w:cs="Times New Roman"/>
          <w:lang w:eastAsia="pt-PT"/>
        </w:rPr>
        <w:t>medo ou ansiedade</w:t>
      </w:r>
      <w:r w:rsidR="009D5205" w:rsidRPr="000041C8">
        <w:rPr>
          <w:rFonts w:ascii="Garamond" w:eastAsia="Times New Roman" w:hAnsi="Garamond" w:cs="Times New Roman"/>
          <w:lang w:eastAsia="pt-PT"/>
        </w:rPr>
        <w:t xml:space="preserve"> injustificados</w:t>
      </w:r>
      <w:r w:rsidRPr="000041C8">
        <w:rPr>
          <w:rFonts w:ascii="Garamond" w:eastAsia="Times New Roman" w:hAnsi="Garamond" w:cs="Times New Roman"/>
          <w:lang w:eastAsia="pt-PT"/>
        </w:rPr>
        <w:t>.</w:t>
      </w:r>
    </w:p>
    <w:p w14:paraId="6AF0CAFD" w14:textId="1FCD22B1" w:rsidR="003D15F2" w:rsidRPr="000041C8" w:rsidRDefault="003D15F2" w:rsidP="00A95B79">
      <w:pPr>
        <w:spacing w:line="360" w:lineRule="auto"/>
        <w:jc w:val="both"/>
        <w:rPr>
          <w:rFonts w:ascii="Garamond" w:eastAsia="Times New Roman" w:hAnsi="Garamond" w:cs="Times New Roman"/>
          <w:lang w:eastAsia="pt-PT"/>
        </w:rPr>
      </w:pPr>
      <w:bookmarkStart w:id="772" w:name="_Hlk133318222"/>
      <w:bookmarkEnd w:id="769"/>
      <w:r w:rsidRPr="000041C8">
        <w:rPr>
          <w:rFonts w:ascii="Garamond" w:eastAsia="Times New Roman" w:hAnsi="Garamond" w:cs="Times New Roman"/>
          <w:lang w:eastAsia="pt-PT"/>
        </w:rPr>
        <w:t xml:space="preserve">2 - As condições de detenção e de alojamento dos animais de companhia devem salvaguardar os seus parâmetros de bem-estar animal, nomeadamente nos termos dos artigos seguintes. </w:t>
      </w:r>
    </w:p>
    <w:bookmarkEnd w:id="772"/>
    <w:p w14:paraId="32A83A21" w14:textId="77777777"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3 - Nenhum animal deve ser detido como animal de companhia se não estiverem asseguradas as condições referidas no presente decreto-lei ou se não se adaptar ao cativeiro.</w:t>
      </w:r>
    </w:p>
    <w:p w14:paraId="5A22E1EA" w14:textId="3DE9A244" w:rsidR="00E02029" w:rsidRPr="000041C8" w:rsidRDefault="00E02029" w:rsidP="00E0202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 xml:space="preserve">Artigo </w:t>
      </w:r>
      <w:r w:rsidR="00E238BA">
        <w:rPr>
          <w:rFonts w:ascii="Garamond" w:eastAsia="Times New Roman" w:hAnsi="Garamond" w:cs="Times New Roman"/>
          <w:b/>
          <w:bCs/>
          <w:lang w:eastAsia="pt-PT"/>
        </w:rPr>
        <w:t>8</w:t>
      </w:r>
      <w:r>
        <w:rPr>
          <w:rFonts w:ascii="Garamond" w:eastAsia="Times New Roman" w:hAnsi="Garamond" w:cs="Times New Roman"/>
          <w:b/>
          <w:bCs/>
          <w:lang w:eastAsia="pt-PT"/>
        </w:rPr>
        <w:t>.º</w:t>
      </w:r>
    </w:p>
    <w:p w14:paraId="0741C380" w14:textId="77777777" w:rsidR="00E02029" w:rsidRPr="000041C8" w:rsidRDefault="00E02029" w:rsidP="00E02029">
      <w:pPr>
        <w:spacing w:line="360" w:lineRule="auto"/>
        <w:jc w:val="center"/>
        <w:rPr>
          <w:rFonts w:ascii="Garamond" w:eastAsia="Times New Roman" w:hAnsi="Garamond" w:cs="Times New Roman"/>
          <w:lang w:eastAsia="pt-PT"/>
        </w:rPr>
      </w:pPr>
      <w:r w:rsidRPr="000041C8">
        <w:rPr>
          <w:rFonts w:ascii="Garamond" w:eastAsia="Times New Roman" w:hAnsi="Garamond" w:cs="Times New Roman"/>
          <w:lang w:eastAsia="pt-PT"/>
        </w:rPr>
        <w:t>Cooperação administrativa</w:t>
      </w:r>
    </w:p>
    <w:p w14:paraId="00F5B1C9" w14:textId="77777777" w:rsidR="00E02029" w:rsidRPr="000041C8" w:rsidRDefault="00E02029" w:rsidP="00E0202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As autoridades competentes nos termos do presente decreto-lei participam na cooperação administrativa, no âmbito dos procedimentos relativos a prestadores provenientes de outro Estado membro da União Europeia ou do Espaço Económico Europeu, nos termos do disposto nos artigos 26.º a 29.º do Decreto-Lei n.º 92/2010, de 26 de julho, e no n.º 2 do artigo 51.º da Lei n.º 9/2009, de 4 de março, alterada pela Lei n.º 31/2021, de 24 de maio, nomeadamente através do Sistema de Informação do Mercado Interno.</w:t>
      </w:r>
    </w:p>
    <w:p w14:paraId="34EE487A" w14:textId="569BC7EF" w:rsidR="00DD426B" w:rsidRPr="000041C8" w:rsidRDefault="00DD426B" w:rsidP="00A95B79">
      <w:pPr>
        <w:spacing w:line="360" w:lineRule="auto"/>
        <w:jc w:val="center"/>
        <w:rPr>
          <w:rFonts w:ascii="Garamond" w:eastAsia="Times New Roman" w:hAnsi="Garamond" w:cs="Times New Roman"/>
          <w:b/>
          <w:bCs/>
          <w:lang w:eastAsia="pt-PT"/>
        </w:rPr>
      </w:pPr>
      <w:bookmarkStart w:id="773" w:name="_Hlk136263741"/>
      <w:r w:rsidRPr="000041C8">
        <w:rPr>
          <w:rFonts w:ascii="Garamond" w:eastAsia="Times New Roman" w:hAnsi="Garamond" w:cs="Times New Roman"/>
          <w:b/>
          <w:bCs/>
          <w:lang w:eastAsia="pt-PT"/>
        </w:rPr>
        <w:t xml:space="preserve">Artigo </w:t>
      </w:r>
      <w:r w:rsidR="00E238BA">
        <w:rPr>
          <w:rFonts w:ascii="Garamond" w:eastAsia="Times New Roman" w:hAnsi="Garamond" w:cs="Times New Roman"/>
          <w:b/>
          <w:bCs/>
          <w:lang w:eastAsia="pt-PT"/>
        </w:rPr>
        <w:t>9</w:t>
      </w:r>
      <w:r w:rsidRPr="000041C8">
        <w:rPr>
          <w:rFonts w:ascii="Garamond" w:eastAsia="Times New Roman" w:hAnsi="Garamond" w:cs="Times New Roman"/>
          <w:b/>
          <w:bCs/>
          <w:lang w:eastAsia="pt-PT"/>
        </w:rPr>
        <w:t xml:space="preserve">.º </w:t>
      </w:r>
    </w:p>
    <w:p w14:paraId="345F3AE0" w14:textId="0B07F90A" w:rsidR="00DD426B" w:rsidRPr="000041C8" w:rsidRDefault="00DD426B" w:rsidP="00A95B79">
      <w:pPr>
        <w:spacing w:line="360" w:lineRule="auto"/>
        <w:jc w:val="center"/>
        <w:rPr>
          <w:rFonts w:ascii="Garamond" w:eastAsia="Times New Roman" w:hAnsi="Garamond" w:cs="Times New Roman"/>
          <w:lang w:eastAsia="pt-PT"/>
        </w:rPr>
      </w:pPr>
      <w:r w:rsidRPr="000041C8">
        <w:rPr>
          <w:rFonts w:ascii="Garamond" w:eastAsia="Times New Roman" w:hAnsi="Garamond" w:cs="Times New Roman"/>
          <w:lang w:eastAsia="pt-PT"/>
        </w:rPr>
        <w:t>Obrigações gerais</w:t>
      </w:r>
      <w:r w:rsidR="000D5B13" w:rsidRPr="000041C8">
        <w:rPr>
          <w:rFonts w:ascii="Garamond" w:eastAsia="Times New Roman" w:hAnsi="Garamond" w:cs="Times New Roman"/>
          <w:lang w:eastAsia="pt-PT"/>
        </w:rPr>
        <w:t xml:space="preserve"> </w:t>
      </w:r>
    </w:p>
    <w:p w14:paraId="4FFA111A" w14:textId="3A391804" w:rsidR="00C37895" w:rsidRPr="000041C8" w:rsidRDefault="20007B2B" w:rsidP="00011E67">
      <w:pPr>
        <w:spacing w:line="360" w:lineRule="auto"/>
        <w:jc w:val="both"/>
        <w:rPr>
          <w:rFonts w:ascii="Garamond" w:eastAsia="Times New Roman" w:hAnsi="Garamond" w:cs="Times New Roman"/>
          <w:lang w:eastAsia="pt-PT"/>
        </w:rPr>
      </w:pPr>
      <w:bookmarkStart w:id="774" w:name="_Hlk132120900"/>
      <w:r w:rsidRPr="54EE4B9D">
        <w:rPr>
          <w:rFonts w:ascii="Garamond" w:eastAsia="Times New Roman" w:hAnsi="Garamond" w:cs="Times New Roman"/>
          <w:lang w:eastAsia="pt-PT"/>
        </w:rPr>
        <w:t>1 –</w:t>
      </w:r>
      <w:r w:rsidR="065B716E" w:rsidRPr="54EE4B9D">
        <w:rPr>
          <w:rFonts w:ascii="Garamond" w:eastAsia="Times New Roman" w:hAnsi="Garamond" w:cs="Times New Roman"/>
          <w:lang w:eastAsia="pt-PT"/>
        </w:rPr>
        <w:t xml:space="preserve"> </w:t>
      </w:r>
      <w:r w:rsidR="0F2A163A" w:rsidRPr="54EE4B9D">
        <w:rPr>
          <w:rFonts w:ascii="Garamond" w:eastAsia="Times New Roman" w:hAnsi="Garamond" w:cs="Times New Roman"/>
          <w:lang w:eastAsia="pt-PT"/>
        </w:rPr>
        <w:t>Todos os cida</w:t>
      </w:r>
      <w:del w:id="775" w:author="Maria Cristina Tavares Briosa" w:date="2025-08-21T16:41:00Z" w16du:dateUtc="2025-08-21T15:41:00Z">
        <w:r w:rsidR="0F2A163A" w:rsidRPr="54EE4B9D" w:rsidDel="004A35F3">
          <w:rPr>
            <w:rFonts w:ascii="Garamond" w:eastAsia="Times New Roman" w:hAnsi="Garamond" w:cs="Times New Roman"/>
            <w:lang w:eastAsia="pt-PT"/>
          </w:rPr>
          <w:delText>da</w:delText>
        </w:r>
      </w:del>
      <w:r w:rsidR="0F2A163A" w:rsidRPr="54EE4B9D">
        <w:rPr>
          <w:rFonts w:ascii="Garamond" w:eastAsia="Times New Roman" w:hAnsi="Garamond" w:cs="Times New Roman"/>
          <w:lang w:eastAsia="pt-PT"/>
        </w:rPr>
        <w:t>dãos</w:t>
      </w:r>
      <w:r w:rsidR="5E6ED3FE" w:rsidRPr="54EE4B9D">
        <w:rPr>
          <w:rFonts w:ascii="Garamond" w:eastAsia="Times New Roman" w:hAnsi="Garamond" w:cs="Times New Roman"/>
          <w:lang w:eastAsia="pt-PT"/>
        </w:rPr>
        <w:t xml:space="preserve"> </w:t>
      </w:r>
      <w:r w:rsidR="137645DC" w:rsidRPr="54EE4B9D">
        <w:rPr>
          <w:rFonts w:ascii="Garamond" w:eastAsia="Times New Roman" w:hAnsi="Garamond" w:cs="Times New Roman"/>
          <w:lang w:eastAsia="pt-PT"/>
        </w:rPr>
        <w:t>têm o dever de notifica</w:t>
      </w:r>
      <w:r w:rsidR="0DD28606" w:rsidRPr="54EE4B9D">
        <w:rPr>
          <w:rFonts w:ascii="Garamond" w:eastAsia="Times New Roman" w:hAnsi="Garamond" w:cs="Times New Roman"/>
          <w:lang w:eastAsia="pt-PT"/>
        </w:rPr>
        <w:t>r</w:t>
      </w:r>
      <w:r w:rsidR="137645DC" w:rsidRPr="54EE4B9D">
        <w:rPr>
          <w:rFonts w:ascii="Garamond" w:eastAsia="Times New Roman" w:hAnsi="Garamond" w:cs="Times New Roman"/>
          <w:lang w:eastAsia="pt-PT"/>
        </w:rPr>
        <w:t xml:space="preserve"> às autoridades competentes os</w:t>
      </w:r>
      <w:r w:rsidR="4F2AD1DB" w:rsidRPr="54EE4B9D">
        <w:rPr>
          <w:rFonts w:ascii="Garamond" w:eastAsia="Times New Roman" w:hAnsi="Garamond" w:cs="Times New Roman"/>
          <w:lang w:eastAsia="pt-PT"/>
        </w:rPr>
        <w:t xml:space="preserve"> casos de suspeita de infração à legislação de proteção do bem-estar dos animais de companhia</w:t>
      </w:r>
      <w:r w:rsidR="137645DC" w:rsidRPr="54EE4B9D">
        <w:rPr>
          <w:rFonts w:ascii="Garamond" w:eastAsia="Times New Roman" w:hAnsi="Garamond" w:cs="Times New Roman"/>
          <w:lang w:eastAsia="pt-PT"/>
        </w:rPr>
        <w:t xml:space="preserve"> de que tenham conhecimento</w:t>
      </w:r>
      <w:r w:rsidR="233BB686" w:rsidRPr="54EE4B9D">
        <w:rPr>
          <w:rFonts w:ascii="Garamond" w:eastAsia="Times New Roman" w:hAnsi="Garamond" w:cs="Times New Roman"/>
          <w:lang w:eastAsia="pt-PT"/>
        </w:rPr>
        <w:t>.</w:t>
      </w:r>
    </w:p>
    <w:bookmarkEnd w:id="774"/>
    <w:p w14:paraId="35F9D6EF" w14:textId="390C9229" w:rsidR="00DD426B" w:rsidRPr="000041C8" w:rsidRDefault="065B716E" w:rsidP="00A95B79">
      <w:pPr>
        <w:spacing w:line="360" w:lineRule="auto"/>
        <w:jc w:val="both"/>
        <w:rPr>
          <w:rFonts w:ascii="Garamond" w:eastAsia="Times New Roman" w:hAnsi="Garamond" w:cs="Times New Roman"/>
          <w:lang w:eastAsia="pt-PT"/>
        </w:rPr>
      </w:pPr>
      <w:r w:rsidRPr="578B151F">
        <w:rPr>
          <w:rFonts w:ascii="Garamond" w:eastAsia="Times New Roman" w:hAnsi="Garamond" w:cs="Times New Roman"/>
          <w:lang w:eastAsia="pt-PT"/>
        </w:rPr>
        <w:t>2 -</w:t>
      </w:r>
      <w:r w:rsidR="20007B2B" w:rsidRPr="578B151F">
        <w:rPr>
          <w:rFonts w:ascii="Garamond" w:eastAsia="Times New Roman" w:hAnsi="Garamond" w:cs="Times New Roman"/>
          <w:lang w:eastAsia="pt-PT"/>
        </w:rPr>
        <w:t xml:space="preserve"> </w:t>
      </w:r>
      <w:r w:rsidR="1CF5EF21" w:rsidRPr="578B151F">
        <w:rPr>
          <w:rFonts w:ascii="Garamond" w:eastAsia="Times New Roman" w:hAnsi="Garamond" w:cs="Times New Roman"/>
          <w:lang w:eastAsia="pt-PT"/>
        </w:rPr>
        <w:t>Em caso de lesão de um animal de companhia em acidente de viação, é obrigatória a</w:t>
      </w:r>
      <w:r w:rsidR="4F2AD1DB" w:rsidRPr="578B151F">
        <w:rPr>
          <w:rFonts w:ascii="Garamond" w:eastAsia="Times New Roman" w:hAnsi="Garamond" w:cs="Times New Roman"/>
          <w:lang w:eastAsia="pt-PT"/>
        </w:rPr>
        <w:t xml:space="preserve"> </w:t>
      </w:r>
      <w:del w:id="776" w:author="Maria Cristina Tavares Briosa" w:date="2025-08-21T16:54:00Z" w16du:dateUtc="2025-08-21T15:54:00Z">
        <w:r w:rsidR="1CF5EF21" w:rsidRPr="578B151F" w:rsidDel="00A763BD">
          <w:rPr>
            <w:rFonts w:ascii="Garamond" w:eastAsia="Times New Roman" w:hAnsi="Garamond" w:cs="Times New Roman"/>
            <w:lang w:eastAsia="pt-PT"/>
          </w:rPr>
          <w:delText>comunicação</w:delText>
        </w:r>
      </w:del>
      <w:ins w:id="777" w:author="Maria Cristina Tavares Briosa" w:date="2025-08-21T16:54:00Z" w16du:dateUtc="2025-08-21T15:54:00Z">
        <w:r w:rsidR="00A763BD">
          <w:rPr>
            <w:rFonts w:ascii="Garamond" w:eastAsia="Times New Roman" w:hAnsi="Garamond" w:cs="Times New Roman"/>
            <w:lang w:eastAsia="pt-PT"/>
          </w:rPr>
          <w:t>participação</w:t>
        </w:r>
      </w:ins>
      <w:ins w:id="778" w:author="Maria Cristina Tavares Briosa" w:date="2025-08-21T16:55:00Z" w16du:dateUtc="2025-08-21T15:55:00Z">
        <w:r w:rsidR="005C178F">
          <w:rPr>
            <w:rFonts w:ascii="Garamond" w:eastAsia="Times New Roman" w:hAnsi="Garamond" w:cs="Times New Roman"/>
            <w:lang w:eastAsia="pt-PT"/>
          </w:rPr>
          <w:t xml:space="preserve"> </w:t>
        </w:r>
      </w:ins>
      <w:del w:id="779" w:author="Maria Cristina Tavares Briosa" w:date="2025-08-21T16:54:00Z" w16du:dateUtc="2025-08-21T15:54:00Z">
        <w:r w:rsidR="1CF5EF21" w:rsidRPr="578B151F" w:rsidDel="00A763BD">
          <w:rPr>
            <w:rFonts w:ascii="Garamond" w:eastAsia="Times New Roman" w:hAnsi="Garamond" w:cs="Times New Roman"/>
            <w:lang w:eastAsia="pt-PT"/>
          </w:rPr>
          <w:delText xml:space="preserve"> </w:delText>
        </w:r>
      </w:del>
      <w:r w:rsidR="1CF5EF21" w:rsidRPr="578B151F">
        <w:rPr>
          <w:rFonts w:ascii="Garamond" w:eastAsia="Times New Roman" w:hAnsi="Garamond" w:cs="Times New Roman"/>
          <w:lang w:eastAsia="pt-PT"/>
        </w:rPr>
        <w:t xml:space="preserve">imediata deste facto às autoridades </w:t>
      </w:r>
      <w:r w:rsidR="1CF5EF21" w:rsidRPr="00A763BD">
        <w:rPr>
          <w:rFonts w:ascii="Garamond" w:eastAsia="Times New Roman" w:hAnsi="Garamond" w:cs="Times New Roman"/>
          <w:strike/>
          <w:lang w:eastAsia="pt-PT"/>
        </w:rPr>
        <w:t xml:space="preserve">competentes </w:t>
      </w:r>
      <w:ins w:id="780" w:author="Maria Cristina Tavares Briosa" w:date="2025-08-21T16:47:00Z" w16du:dateUtc="2025-08-21T15:47:00Z">
        <w:r w:rsidR="00A763BD" w:rsidRPr="00A763BD">
          <w:rPr>
            <w:rFonts w:ascii="Garamond" w:eastAsia="Times New Roman" w:hAnsi="Garamond" w:cs="Times New Roman"/>
            <w:lang w:eastAsia="pt-PT"/>
          </w:rPr>
          <w:t xml:space="preserve">policiais </w:t>
        </w:r>
      </w:ins>
      <w:ins w:id="781" w:author="Maria Cristina Tavares Briosa" w:date="2025-08-21T17:07:00Z" w16du:dateUtc="2025-08-21T16:07:00Z">
        <w:r w:rsidR="00F3013F">
          <w:rPr>
            <w:rFonts w:ascii="Garamond" w:eastAsia="Times New Roman" w:hAnsi="Garamond" w:cs="Times New Roman"/>
            <w:lang w:eastAsia="pt-PT"/>
          </w:rPr>
          <w:t xml:space="preserve">e ou de proteção civil </w:t>
        </w:r>
      </w:ins>
      <w:r w:rsidR="1CF5EF21" w:rsidRPr="00A763BD">
        <w:rPr>
          <w:rFonts w:ascii="Garamond" w:eastAsia="Times New Roman" w:hAnsi="Garamond" w:cs="Times New Roman"/>
          <w:strike/>
          <w:lang w:eastAsia="pt-PT"/>
        </w:rPr>
        <w:t>p</w:t>
      </w:r>
      <w:r w:rsidR="1CF5EF21" w:rsidRPr="578B151F">
        <w:rPr>
          <w:rFonts w:ascii="Garamond" w:eastAsia="Times New Roman" w:hAnsi="Garamond" w:cs="Times New Roman"/>
          <w:lang w:eastAsia="pt-PT"/>
        </w:rPr>
        <w:t>or parte do condutor</w:t>
      </w:r>
      <w:r w:rsidR="1871E110" w:rsidRPr="578B151F">
        <w:rPr>
          <w:rFonts w:ascii="Garamond" w:eastAsia="Times New Roman" w:hAnsi="Garamond" w:cs="Times New Roman"/>
          <w:lang w:eastAsia="pt-PT"/>
        </w:rPr>
        <w:t xml:space="preserve">, </w:t>
      </w:r>
      <w:del w:id="782" w:author="Maria Cristina Tavares Briosa" w:date="2025-08-21T16:54:00Z" w16du:dateUtc="2025-08-21T15:54:00Z">
        <w:r w:rsidR="1871E110" w:rsidRPr="578B151F" w:rsidDel="00A763BD">
          <w:rPr>
            <w:rFonts w:ascii="Garamond" w:eastAsia="Times New Roman" w:hAnsi="Garamond" w:cs="Times New Roman"/>
            <w:lang w:eastAsia="pt-PT"/>
          </w:rPr>
          <w:delText>a</w:delText>
        </w:r>
      </w:del>
      <w:r w:rsidR="1871E110" w:rsidRPr="578B151F">
        <w:rPr>
          <w:rFonts w:ascii="Garamond" w:eastAsia="Times New Roman" w:hAnsi="Garamond" w:cs="Times New Roman"/>
          <w:lang w:eastAsia="pt-PT"/>
        </w:rPr>
        <w:t>o qual</w:t>
      </w:r>
      <w:ins w:id="783" w:author="Maria Cristina Tavares Briosa" w:date="2025-08-21T16:54:00Z" w16du:dateUtc="2025-08-21T15:54:00Z">
        <w:r w:rsidR="00A763BD">
          <w:rPr>
            <w:rFonts w:ascii="Garamond" w:eastAsia="Times New Roman" w:hAnsi="Garamond" w:cs="Times New Roman"/>
            <w:lang w:eastAsia="pt-PT"/>
          </w:rPr>
          <w:t xml:space="preserve"> deve permanecer </w:t>
        </w:r>
      </w:ins>
      <w:ins w:id="784" w:author="Maria Cristina Tavares Briosa" w:date="2025-08-21T16:55:00Z" w16du:dateUtc="2025-08-21T15:55:00Z">
        <w:r w:rsidR="00A763BD">
          <w:rPr>
            <w:rFonts w:ascii="Garamond" w:eastAsia="Times New Roman" w:hAnsi="Garamond" w:cs="Times New Roman"/>
            <w:lang w:eastAsia="pt-PT"/>
          </w:rPr>
          <w:t xml:space="preserve">no local até </w:t>
        </w:r>
      </w:ins>
      <w:ins w:id="785" w:author="Maria Cristina Tavares Briosa" w:date="2025-08-21T16:56:00Z" w16du:dateUtc="2025-08-21T15:56:00Z">
        <w:r w:rsidR="005C178F">
          <w:rPr>
            <w:rFonts w:ascii="Garamond" w:eastAsia="Times New Roman" w:hAnsi="Garamond" w:cs="Times New Roman"/>
            <w:lang w:eastAsia="pt-PT"/>
          </w:rPr>
          <w:t>à</w:t>
        </w:r>
      </w:ins>
      <w:ins w:id="786" w:author="Maria Cristina Tavares Briosa" w:date="2025-08-21T16:55:00Z" w16du:dateUtc="2025-08-21T15:55:00Z">
        <w:r w:rsidR="00A763BD">
          <w:rPr>
            <w:rFonts w:ascii="Garamond" w:eastAsia="Times New Roman" w:hAnsi="Garamond" w:cs="Times New Roman"/>
            <w:lang w:eastAsia="pt-PT"/>
          </w:rPr>
          <w:t xml:space="preserve"> sua chegada</w:t>
        </w:r>
      </w:ins>
      <w:del w:id="787" w:author="Maria Cristina Tavares Briosa" w:date="2025-08-21T16:56:00Z" w16du:dateUtc="2025-08-21T15:56:00Z">
        <w:r w:rsidR="1871E110" w:rsidRPr="578B151F" w:rsidDel="005C178F">
          <w:rPr>
            <w:rFonts w:ascii="Garamond" w:eastAsia="Times New Roman" w:hAnsi="Garamond" w:cs="Times New Roman"/>
            <w:lang w:eastAsia="pt-PT"/>
          </w:rPr>
          <w:delText xml:space="preserve">, </w:delText>
        </w:r>
      </w:del>
      <w:ins w:id="788" w:author="Maria Cristina Tavares Briosa" w:date="2025-08-21T16:56:00Z" w16du:dateUtc="2025-08-21T15:56:00Z">
        <w:r w:rsidR="005C178F">
          <w:rPr>
            <w:rFonts w:ascii="Garamond" w:eastAsia="Times New Roman" w:hAnsi="Garamond" w:cs="Times New Roman"/>
            <w:lang w:eastAsia="pt-PT"/>
          </w:rPr>
          <w:t>desde que o seu estado de saúde</w:t>
        </w:r>
      </w:ins>
      <w:ins w:id="789" w:author="Maria Cristina Tavares Briosa" w:date="2025-08-21T16:57:00Z" w16du:dateUtc="2025-08-21T15:57:00Z">
        <w:r w:rsidR="005C178F">
          <w:rPr>
            <w:rFonts w:ascii="Garamond" w:eastAsia="Times New Roman" w:hAnsi="Garamond" w:cs="Times New Roman"/>
            <w:lang w:eastAsia="pt-PT"/>
          </w:rPr>
          <w:t xml:space="preserve"> o</w:t>
        </w:r>
      </w:ins>
      <w:ins w:id="790" w:author="Maria Cristina Tavares Briosa" w:date="2025-08-21T16:56:00Z" w16du:dateUtc="2025-08-21T15:56:00Z">
        <w:r w:rsidR="005C178F">
          <w:rPr>
            <w:rFonts w:ascii="Garamond" w:eastAsia="Times New Roman" w:hAnsi="Garamond" w:cs="Times New Roman"/>
            <w:lang w:eastAsia="pt-PT"/>
          </w:rPr>
          <w:t xml:space="preserve"> permita</w:t>
        </w:r>
      </w:ins>
      <w:ins w:id="791" w:author="Maria Cristina Tavares Briosa" w:date="2025-08-21T16:57:00Z" w16du:dateUtc="2025-08-21T15:57:00Z">
        <w:r w:rsidR="005C178F">
          <w:rPr>
            <w:rFonts w:ascii="Garamond" w:eastAsia="Times New Roman" w:hAnsi="Garamond" w:cs="Times New Roman"/>
            <w:lang w:eastAsia="pt-PT"/>
          </w:rPr>
          <w:t xml:space="preserve">  </w:t>
        </w:r>
      </w:ins>
      <w:r w:rsidR="1871E110" w:rsidRPr="005C178F">
        <w:rPr>
          <w:rFonts w:ascii="Garamond" w:eastAsia="Times New Roman" w:hAnsi="Garamond" w:cs="Times New Roman"/>
          <w:strike/>
          <w:lang w:eastAsia="pt-PT"/>
        </w:rPr>
        <w:t>salvaguardada a sua integridade física, compete também socorrer o animal.</w:t>
      </w:r>
      <w:r w:rsidR="1871E110" w:rsidRPr="578B151F">
        <w:rPr>
          <w:rFonts w:ascii="Garamond" w:eastAsia="Times New Roman" w:hAnsi="Garamond" w:cs="Times New Roman"/>
          <w:lang w:eastAsia="pt-PT"/>
        </w:rPr>
        <w:t xml:space="preserve"> </w:t>
      </w:r>
      <w:r w:rsidR="1CF5EF21" w:rsidRPr="578B151F">
        <w:rPr>
          <w:rFonts w:ascii="Garamond" w:eastAsia="Times New Roman" w:hAnsi="Garamond" w:cs="Times New Roman"/>
          <w:lang w:eastAsia="pt-PT"/>
        </w:rPr>
        <w:t xml:space="preserve"> </w:t>
      </w:r>
    </w:p>
    <w:p w14:paraId="3C352382" w14:textId="665DD280" w:rsidR="001226B5" w:rsidRPr="005C178F" w:rsidRDefault="1871E110" w:rsidP="54EE4B9D">
      <w:pPr>
        <w:spacing w:line="360" w:lineRule="auto"/>
        <w:rPr>
          <w:rFonts w:ascii="Garamond" w:eastAsia="Times New Roman" w:hAnsi="Garamond" w:cs="Times New Roman"/>
          <w:strike/>
          <w:lang w:eastAsia="pt-PT"/>
        </w:rPr>
      </w:pPr>
      <w:r w:rsidRPr="54EE4B9D">
        <w:rPr>
          <w:rFonts w:ascii="Garamond" w:eastAsia="Times New Roman" w:hAnsi="Garamond" w:cs="Times New Roman"/>
          <w:lang w:eastAsia="pt-PT"/>
        </w:rPr>
        <w:t xml:space="preserve">3 </w:t>
      </w:r>
      <w:del w:id="792" w:author="Maria Cristina Tavares Briosa" w:date="2025-08-21T17:00:00Z" w16du:dateUtc="2025-08-21T16:00:00Z">
        <w:r w:rsidRPr="54EE4B9D" w:rsidDel="005C178F">
          <w:rPr>
            <w:rFonts w:ascii="Garamond" w:eastAsia="Times New Roman" w:hAnsi="Garamond" w:cs="Times New Roman"/>
            <w:lang w:eastAsia="pt-PT"/>
          </w:rPr>
          <w:delText>-</w:delText>
        </w:r>
      </w:del>
      <w:ins w:id="793" w:author="Maria Cristina Tavares Briosa" w:date="2025-08-21T17:00:00Z" w16du:dateUtc="2025-08-21T16:00:00Z">
        <w:r w:rsidR="005C178F">
          <w:rPr>
            <w:rFonts w:ascii="Garamond" w:eastAsia="Times New Roman" w:hAnsi="Garamond" w:cs="Times New Roman"/>
            <w:lang w:eastAsia="pt-PT"/>
          </w:rPr>
          <w:t>–</w:t>
        </w:r>
      </w:ins>
      <w:r w:rsidRPr="54EE4B9D">
        <w:rPr>
          <w:rFonts w:ascii="Garamond" w:eastAsia="Times New Roman" w:hAnsi="Garamond" w:cs="Times New Roman"/>
          <w:lang w:eastAsia="pt-PT"/>
        </w:rPr>
        <w:t xml:space="preserve"> </w:t>
      </w:r>
      <w:ins w:id="794" w:author="Maria Cristina Tavares Briosa" w:date="2025-08-21T17:00:00Z" w16du:dateUtc="2025-08-21T16:00:00Z">
        <w:r w:rsidR="005C178F">
          <w:rPr>
            <w:rFonts w:ascii="Garamond" w:eastAsia="Times New Roman" w:hAnsi="Garamond" w:cs="Times New Roman"/>
            <w:lang w:eastAsia="pt-PT"/>
          </w:rPr>
          <w:t xml:space="preserve">Nos casos em que seja observada a presença de </w:t>
        </w:r>
      </w:ins>
      <w:del w:id="795" w:author="Maria Cristina Tavares Briosa" w:date="2025-08-21T17:00:00Z" w16du:dateUtc="2025-08-21T16:00:00Z">
        <w:r w:rsidRPr="54EE4B9D" w:rsidDel="005C178F">
          <w:rPr>
            <w:rFonts w:ascii="Garamond" w:eastAsia="Times New Roman" w:hAnsi="Garamond" w:cs="Times New Roman"/>
            <w:lang w:eastAsia="pt-PT"/>
          </w:rPr>
          <w:delText xml:space="preserve">Os </w:delText>
        </w:r>
      </w:del>
      <w:r w:rsidRPr="54EE4B9D">
        <w:rPr>
          <w:rFonts w:ascii="Garamond" w:eastAsia="Times New Roman" w:hAnsi="Garamond" w:cs="Times New Roman"/>
          <w:lang w:eastAsia="pt-PT"/>
        </w:rPr>
        <w:t xml:space="preserve">animais </w:t>
      </w:r>
      <w:ins w:id="796" w:author="Maria Cristina Tavares Briosa" w:date="2025-08-21T17:00:00Z" w16du:dateUtc="2025-08-21T16:00:00Z">
        <w:r w:rsidR="005C178F">
          <w:rPr>
            <w:rFonts w:ascii="Garamond" w:eastAsia="Times New Roman" w:hAnsi="Garamond" w:cs="Times New Roman"/>
            <w:lang w:eastAsia="pt-PT"/>
          </w:rPr>
          <w:t xml:space="preserve">aparentemente </w:t>
        </w:r>
      </w:ins>
      <w:r w:rsidRPr="54EE4B9D">
        <w:rPr>
          <w:rFonts w:ascii="Garamond" w:eastAsia="Times New Roman" w:hAnsi="Garamond" w:cs="Times New Roman"/>
          <w:lang w:eastAsia="pt-PT"/>
        </w:rPr>
        <w:t xml:space="preserve">doentes, feridos ou em perigo </w:t>
      </w:r>
      <w:ins w:id="797" w:author="Maria Cristina Tavares Briosa" w:date="2025-08-21T17:01:00Z" w16du:dateUtc="2025-08-21T16:01:00Z">
        <w:r w:rsidR="005C178F">
          <w:rPr>
            <w:rFonts w:ascii="Garamond" w:eastAsia="Times New Roman" w:hAnsi="Garamond" w:cs="Times New Roman"/>
            <w:lang w:eastAsia="pt-PT"/>
          </w:rPr>
          <w:t xml:space="preserve">deve ser feita participação urgente às entidades policiais e ou municipais </w:t>
        </w:r>
      </w:ins>
      <w:ins w:id="798" w:author="Maria Cristina Tavares Briosa" w:date="2025-08-21T17:03:00Z" w16du:dateUtc="2025-08-21T16:03:00Z">
        <w:r w:rsidR="005C178F">
          <w:rPr>
            <w:rFonts w:ascii="Garamond" w:eastAsia="Times New Roman" w:hAnsi="Garamond" w:cs="Times New Roman"/>
            <w:lang w:eastAsia="pt-PT"/>
          </w:rPr>
          <w:t>para que lhes possa ser prestado o</w:t>
        </w:r>
      </w:ins>
      <w:ins w:id="799" w:author="Maria Cristina Tavares Briosa" w:date="2025-08-21T17:04:00Z" w16du:dateUtc="2025-08-21T16:04:00Z">
        <w:r w:rsidR="005C178F">
          <w:rPr>
            <w:rFonts w:ascii="Garamond" w:eastAsia="Times New Roman" w:hAnsi="Garamond" w:cs="Times New Roman"/>
            <w:lang w:eastAsia="pt-PT"/>
          </w:rPr>
          <w:t xml:space="preserve"> devido auxí</w:t>
        </w:r>
      </w:ins>
      <w:ins w:id="800" w:author="Maria Cristina Tavares Briosa" w:date="2025-08-21T17:07:00Z" w16du:dateUtc="2025-08-21T16:07:00Z">
        <w:r w:rsidR="00F3013F">
          <w:rPr>
            <w:rFonts w:ascii="Garamond" w:eastAsia="Times New Roman" w:hAnsi="Garamond" w:cs="Times New Roman"/>
            <w:lang w:eastAsia="pt-PT"/>
          </w:rPr>
          <w:t>l</w:t>
        </w:r>
      </w:ins>
      <w:ins w:id="801" w:author="Maria Cristina Tavares Briosa" w:date="2025-08-21T17:04:00Z" w16du:dateUtc="2025-08-21T16:04:00Z">
        <w:r w:rsidR="005C178F">
          <w:rPr>
            <w:rFonts w:ascii="Garamond" w:eastAsia="Times New Roman" w:hAnsi="Garamond" w:cs="Times New Roman"/>
            <w:lang w:eastAsia="pt-PT"/>
          </w:rPr>
          <w:t>io</w:t>
        </w:r>
      </w:ins>
      <w:ins w:id="802" w:author="Maria Cristina Tavares Briosa" w:date="2025-08-21T17:07:00Z" w16du:dateUtc="2025-08-21T16:07:00Z">
        <w:r w:rsidR="00F3013F">
          <w:rPr>
            <w:rFonts w:ascii="Garamond" w:eastAsia="Times New Roman" w:hAnsi="Garamond" w:cs="Times New Roman"/>
            <w:lang w:eastAsia="pt-PT"/>
          </w:rPr>
          <w:t xml:space="preserve"> </w:t>
        </w:r>
      </w:ins>
      <w:r w:rsidRPr="005C178F">
        <w:rPr>
          <w:rFonts w:ascii="Garamond" w:eastAsia="Times New Roman" w:hAnsi="Garamond" w:cs="Times New Roman"/>
          <w:strike/>
          <w:lang w:eastAsia="pt-PT"/>
        </w:rPr>
        <w:t>devem, na medida do possível, ser socorridos por quem os encontrar</w:t>
      </w:r>
      <w:r w:rsidR="5D8A73D8" w:rsidRPr="005C178F">
        <w:rPr>
          <w:rFonts w:ascii="Garamond" w:eastAsia="Times New Roman" w:hAnsi="Garamond" w:cs="Times New Roman"/>
          <w:strike/>
          <w:lang w:eastAsia="pt-PT"/>
        </w:rPr>
        <w:t>, sem prejuízo de notificação às autoridades competentes.</w:t>
      </w:r>
    </w:p>
    <w:p w14:paraId="76B83B49" w14:textId="5BF63E33" w:rsidR="00F96E52" w:rsidRPr="000041C8" w:rsidRDefault="001226B5" w:rsidP="00A95B79">
      <w:pPr>
        <w:spacing w:line="360" w:lineRule="auto"/>
        <w:jc w:val="both"/>
        <w:rPr>
          <w:rFonts w:ascii="Garamond" w:eastAsia="Times New Roman" w:hAnsi="Garamond" w:cs="Times New Roman"/>
          <w:lang w:eastAsia="pt-PT"/>
        </w:rPr>
      </w:pPr>
      <w:bookmarkStart w:id="803" w:name="_Hlk135753856"/>
      <w:bookmarkStart w:id="804" w:name="_Hlk123734764"/>
      <w:bookmarkEnd w:id="773"/>
      <w:r w:rsidRPr="000041C8">
        <w:rPr>
          <w:rFonts w:ascii="Garamond" w:eastAsia="Times New Roman" w:hAnsi="Garamond" w:cs="Times New Roman"/>
          <w:lang w:eastAsia="pt-PT"/>
        </w:rPr>
        <w:t>4</w:t>
      </w:r>
      <w:r w:rsidR="00F96E52" w:rsidRPr="000041C8">
        <w:rPr>
          <w:rFonts w:ascii="Garamond" w:eastAsia="Times New Roman" w:hAnsi="Garamond" w:cs="Times New Roman"/>
          <w:lang w:eastAsia="pt-PT"/>
        </w:rPr>
        <w:t xml:space="preserve"> – </w:t>
      </w:r>
      <w:r w:rsidR="00C6610C" w:rsidRPr="000041C8">
        <w:rPr>
          <w:rFonts w:ascii="Garamond" w:eastAsia="Times New Roman" w:hAnsi="Garamond" w:cs="Times New Roman"/>
          <w:lang w:eastAsia="pt-PT"/>
        </w:rPr>
        <w:t>O alojamento no quadro de respostas sociais de pessoas em situação de vulnerabilidade, incluindo a</w:t>
      </w:r>
      <w:r w:rsidR="00F96E52" w:rsidRPr="000041C8">
        <w:rPr>
          <w:rFonts w:ascii="Garamond" w:eastAsia="Times New Roman" w:hAnsi="Garamond" w:cs="Times New Roman"/>
          <w:lang w:eastAsia="pt-PT"/>
        </w:rPr>
        <w:t>s casas de abrigo de vítimas de violência doméstica e os albergues de pessoas em situação de sem-abrigo</w:t>
      </w:r>
      <w:r w:rsidR="00C6610C" w:rsidRPr="000041C8">
        <w:rPr>
          <w:rFonts w:ascii="Garamond" w:eastAsia="Times New Roman" w:hAnsi="Garamond" w:cs="Times New Roman"/>
          <w:lang w:eastAsia="pt-PT"/>
        </w:rPr>
        <w:t>,</w:t>
      </w:r>
      <w:r w:rsidR="00F96E52" w:rsidRPr="000041C8">
        <w:rPr>
          <w:rFonts w:ascii="Garamond" w:eastAsia="Times New Roman" w:hAnsi="Garamond" w:cs="Times New Roman"/>
          <w:lang w:eastAsia="pt-PT"/>
        </w:rPr>
        <w:t xml:space="preserve"> deve</w:t>
      </w:r>
      <w:r w:rsidR="00F96E52" w:rsidRPr="005C178F">
        <w:rPr>
          <w:rFonts w:ascii="Garamond" w:eastAsia="Times New Roman" w:hAnsi="Garamond" w:cs="Times New Roman"/>
          <w:strike/>
          <w:lang w:eastAsia="pt-PT"/>
        </w:rPr>
        <w:t>m</w:t>
      </w:r>
      <w:r w:rsidR="00F96E52" w:rsidRPr="000041C8">
        <w:rPr>
          <w:rFonts w:ascii="Garamond" w:eastAsia="Times New Roman" w:hAnsi="Garamond" w:cs="Times New Roman"/>
          <w:lang w:eastAsia="pt-PT"/>
        </w:rPr>
        <w:t>, sempre que possível, assegurar o acolhimento dos animais de companhia das pessoas que acolhem.</w:t>
      </w:r>
    </w:p>
    <w:bookmarkEnd w:id="803"/>
    <w:p w14:paraId="061AB2B0" w14:textId="42E75559" w:rsidR="004D3C8E" w:rsidRPr="000041C8" w:rsidRDefault="00D13464" w:rsidP="004D3C8E">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5</w:t>
      </w:r>
      <w:r w:rsidR="004D3C8E" w:rsidRPr="000041C8">
        <w:rPr>
          <w:rFonts w:ascii="Garamond" w:eastAsia="Times New Roman" w:hAnsi="Garamond" w:cs="Times New Roman"/>
          <w:lang w:eastAsia="pt-PT"/>
        </w:rPr>
        <w:t xml:space="preserve"> – Os planos de emergência e proteção civil </w:t>
      </w:r>
      <w:ins w:id="805" w:author="Maria Cristina Tavares Briosa" w:date="2025-08-21T17:06:00Z" w16du:dateUtc="2025-08-21T16:06:00Z">
        <w:r w:rsidR="00F3013F">
          <w:rPr>
            <w:rFonts w:ascii="Garamond" w:eastAsia="Times New Roman" w:hAnsi="Garamond" w:cs="Times New Roman"/>
            <w:lang w:eastAsia="pt-PT"/>
          </w:rPr>
          <w:t xml:space="preserve">municipal </w:t>
        </w:r>
      </w:ins>
      <w:r w:rsidR="004D3C8E" w:rsidRPr="000041C8">
        <w:rPr>
          <w:rFonts w:ascii="Garamond" w:eastAsia="Times New Roman" w:hAnsi="Garamond" w:cs="Times New Roman"/>
          <w:lang w:eastAsia="pt-PT"/>
        </w:rPr>
        <w:t>devem incluir medidas para a proteção e resgate de animais em situação de emergência.</w:t>
      </w:r>
    </w:p>
    <w:p w14:paraId="3D8F998B" w14:textId="491B7035" w:rsidR="003D15F2" w:rsidRPr="000041C8" w:rsidRDefault="003D15F2" w:rsidP="00A95B79">
      <w:pPr>
        <w:spacing w:line="360" w:lineRule="auto"/>
        <w:jc w:val="center"/>
        <w:rPr>
          <w:rFonts w:ascii="Garamond" w:eastAsia="Times New Roman" w:hAnsi="Garamond" w:cs="Times New Roman"/>
          <w:b/>
          <w:bCs/>
          <w:lang w:eastAsia="pt-PT"/>
        </w:rPr>
      </w:pPr>
      <w:bookmarkStart w:id="806" w:name="_Hlk136424928"/>
      <w:bookmarkEnd w:id="804"/>
      <w:r w:rsidRPr="000041C8">
        <w:rPr>
          <w:rFonts w:ascii="Garamond" w:eastAsia="Times New Roman" w:hAnsi="Garamond" w:cs="Times New Roman"/>
          <w:b/>
          <w:bCs/>
          <w:lang w:eastAsia="pt-PT"/>
        </w:rPr>
        <w:t xml:space="preserve">Artigo </w:t>
      </w:r>
      <w:r w:rsidR="00E238BA">
        <w:rPr>
          <w:rFonts w:ascii="Garamond" w:eastAsia="Times New Roman" w:hAnsi="Garamond" w:cs="Times New Roman"/>
          <w:b/>
          <w:bCs/>
          <w:lang w:eastAsia="pt-PT"/>
        </w:rPr>
        <w:t>10</w:t>
      </w:r>
      <w:r w:rsidRPr="000041C8">
        <w:rPr>
          <w:rFonts w:ascii="Garamond" w:eastAsia="Times New Roman" w:hAnsi="Garamond" w:cs="Times New Roman"/>
          <w:b/>
          <w:bCs/>
          <w:lang w:eastAsia="pt-PT"/>
        </w:rPr>
        <w:t xml:space="preserve">.º </w:t>
      </w:r>
    </w:p>
    <w:p w14:paraId="490244C2" w14:textId="36E3ABF6" w:rsidR="003D15F2" w:rsidRPr="000041C8" w:rsidRDefault="003D15F2" w:rsidP="00A95B79">
      <w:pPr>
        <w:spacing w:line="360" w:lineRule="auto"/>
        <w:jc w:val="center"/>
        <w:rPr>
          <w:rFonts w:ascii="Garamond" w:eastAsia="Times New Roman" w:hAnsi="Garamond" w:cs="Times New Roman"/>
          <w:lang w:eastAsia="pt-PT"/>
        </w:rPr>
      </w:pPr>
      <w:r w:rsidRPr="40CAF8F4">
        <w:rPr>
          <w:rFonts w:ascii="Garamond" w:eastAsia="Times New Roman" w:hAnsi="Garamond" w:cs="Times New Roman"/>
          <w:lang w:eastAsia="pt-PT"/>
        </w:rPr>
        <w:t xml:space="preserve">Obrigações </w:t>
      </w:r>
      <w:r w:rsidR="00F96E52" w:rsidRPr="40CAF8F4">
        <w:rPr>
          <w:rFonts w:ascii="Garamond" w:eastAsia="Times New Roman" w:hAnsi="Garamond" w:cs="Times New Roman"/>
          <w:lang w:eastAsia="pt-PT"/>
        </w:rPr>
        <w:t>especiais</w:t>
      </w:r>
      <w:r w:rsidR="00DD426B" w:rsidRPr="40CAF8F4">
        <w:rPr>
          <w:rFonts w:ascii="Garamond" w:eastAsia="Times New Roman" w:hAnsi="Garamond" w:cs="Times New Roman"/>
          <w:lang w:eastAsia="pt-PT"/>
        </w:rPr>
        <w:t xml:space="preserve"> do</w:t>
      </w:r>
      <w:commentRangeStart w:id="807"/>
      <w:r w:rsidR="00DD426B" w:rsidRPr="40CAF8F4">
        <w:rPr>
          <w:rFonts w:ascii="Garamond" w:eastAsia="Times New Roman" w:hAnsi="Garamond" w:cs="Times New Roman"/>
          <w:lang w:eastAsia="pt-PT"/>
        </w:rPr>
        <w:t>s detentores de animais de companhia</w:t>
      </w:r>
      <w:commentRangeEnd w:id="807"/>
      <w:r w:rsidRPr="000041C8">
        <w:rPr>
          <w:rStyle w:val="CommentReference"/>
          <w:rFonts w:ascii="Garamond" w:eastAsia="Times New Roman" w:hAnsi="Garamond" w:cs="Times New Roman"/>
          <w:sz w:val="24"/>
          <w:szCs w:val="24"/>
          <w:lang w:eastAsia="pt-PT"/>
        </w:rPr>
        <w:commentReference w:id="807"/>
      </w:r>
    </w:p>
    <w:p w14:paraId="4E5FB022" w14:textId="27B49C42" w:rsidR="003D15F2" w:rsidRPr="000041C8" w:rsidRDefault="006643F8"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1 </w:t>
      </w:r>
      <w:r w:rsidR="000963C8" w:rsidRPr="000041C8">
        <w:rPr>
          <w:rFonts w:ascii="Garamond" w:eastAsia="Times New Roman" w:hAnsi="Garamond" w:cs="Times New Roman"/>
          <w:lang w:eastAsia="pt-PT"/>
        </w:rPr>
        <w:t>-</w:t>
      </w:r>
      <w:r w:rsidR="003D15F2" w:rsidRPr="000041C8">
        <w:rPr>
          <w:rFonts w:ascii="Garamond" w:eastAsia="Times New Roman" w:hAnsi="Garamond" w:cs="Times New Roman"/>
          <w:lang w:eastAsia="pt-PT"/>
        </w:rPr>
        <w:t xml:space="preserve"> O detentor do animal de companhia deve:</w:t>
      </w:r>
    </w:p>
    <w:p w14:paraId="17F54AB8" w14:textId="01DE8768" w:rsidR="003D15F2" w:rsidRPr="000041C8" w:rsidRDefault="00035248"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a</w:t>
      </w:r>
      <w:r w:rsidR="003D15F2" w:rsidRPr="000041C8">
        <w:rPr>
          <w:rFonts w:ascii="Garamond" w:eastAsia="Times New Roman" w:hAnsi="Garamond" w:cs="Times New Roman"/>
          <w:lang w:eastAsia="pt-PT"/>
        </w:rPr>
        <w:t xml:space="preserve">) </w:t>
      </w:r>
      <w:r w:rsidR="00D963C8" w:rsidRPr="000041C8">
        <w:rPr>
          <w:rFonts w:ascii="Garamond" w:eastAsia="Times New Roman" w:hAnsi="Garamond" w:cs="Times New Roman"/>
          <w:lang w:eastAsia="pt-PT"/>
        </w:rPr>
        <w:t>Assegurar o bem-estar</w:t>
      </w:r>
      <w:r w:rsidR="00AC5CED" w:rsidRPr="000041C8">
        <w:rPr>
          <w:rFonts w:ascii="Garamond" w:eastAsia="Times New Roman" w:hAnsi="Garamond" w:cs="Times New Roman"/>
          <w:lang w:eastAsia="pt-PT"/>
        </w:rPr>
        <w:t xml:space="preserve"> d</w:t>
      </w:r>
      <w:r w:rsidR="003D15F2" w:rsidRPr="000041C8">
        <w:rPr>
          <w:rFonts w:ascii="Garamond" w:eastAsia="Times New Roman" w:hAnsi="Garamond" w:cs="Times New Roman"/>
          <w:lang w:eastAsia="pt-PT"/>
        </w:rPr>
        <w:t>o animal, de acordo com sua espécie, raça, idade</w:t>
      </w:r>
      <w:r w:rsidR="00EF4932" w:rsidRPr="000041C8">
        <w:rPr>
          <w:rFonts w:ascii="Garamond" w:eastAsia="Times New Roman" w:hAnsi="Garamond" w:cs="Times New Roman"/>
          <w:lang w:eastAsia="pt-PT"/>
        </w:rPr>
        <w:t xml:space="preserve"> e</w:t>
      </w:r>
      <w:r w:rsidR="003D15F2" w:rsidRPr="000041C8">
        <w:rPr>
          <w:rFonts w:ascii="Garamond" w:eastAsia="Times New Roman" w:hAnsi="Garamond" w:cs="Times New Roman"/>
          <w:lang w:eastAsia="pt-PT"/>
        </w:rPr>
        <w:t xml:space="preserve"> necessidades físicas e etológicas, proporcionando-lhe:</w:t>
      </w:r>
    </w:p>
    <w:p w14:paraId="38402878" w14:textId="6FAA5B11" w:rsidR="003D15F2" w:rsidRPr="000041C8" w:rsidRDefault="003D15F2" w:rsidP="004F4B5A">
      <w:pPr>
        <w:numPr>
          <w:ilvl w:val="0"/>
          <w:numId w:val="2"/>
        </w:numPr>
        <w:spacing w:line="360" w:lineRule="auto"/>
        <w:contextualSpacing/>
        <w:jc w:val="both"/>
        <w:rPr>
          <w:rFonts w:ascii="Garamond" w:eastAsia="Times New Roman" w:hAnsi="Garamond" w:cs="Times New Roman"/>
          <w:lang w:eastAsia="pt-PT"/>
        </w:rPr>
      </w:pPr>
      <w:r w:rsidRPr="000041C8">
        <w:rPr>
          <w:rFonts w:ascii="Garamond" w:eastAsia="Times New Roman" w:hAnsi="Garamond" w:cs="Times New Roman"/>
          <w:lang w:eastAsia="pt-PT"/>
        </w:rPr>
        <w:t>Atenção, supervisão, control</w:t>
      </w:r>
      <w:r w:rsidR="00A80EDE">
        <w:rPr>
          <w:rFonts w:ascii="Garamond" w:eastAsia="Times New Roman" w:hAnsi="Garamond" w:cs="Times New Roman"/>
          <w:lang w:eastAsia="pt-PT"/>
        </w:rPr>
        <w:t>o</w:t>
      </w:r>
      <w:r w:rsidRPr="000041C8">
        <w:rPr>
          <w:rFonts w:ascii="Garamond" w:eastAsia="Times New Roman" w:hAnsi="Garamond" w:cs="Times New Roman"/>
          <w:lang w:eastAsia="pt-PT"/>
        </w:rPr>
        <w:t xml:space="preserve">, </w:t>
      </w:r>
      <w:r w:rsidR="00FA19F6" w:rsidRPr="000041C8">
        <w:rPr>
          <w:rFonts w:ascii="Garamond" w:eastAsia="Times New Roman" w:hAnsi="Garamond" w:cs="Times New Roman"/>
          <w:lang w:eastAsia="pt-PT"/>
        </w:rPr>
        <w:t>exercício físico e estímulo mental</w:t>
      </w:r>
      <w:r w:rsidRPr="000041C8">
        <w:rPr>
          <w:rFonts w:ascii="Garamond" w:eastAsia="Times New Roman" w:hAnsi="Garamond" w:cs="Times New Roman"/>
          <w:lang w:eastAsia="pt-PT"/>
        </w:rPr>
        <w:t>;</w:t>
      </w:r>
    </w:p>
    <w:p w14:paraId="40D6B38F" w14:textId="77777777" w:rsidR="00F3013F" w:rsidRPr="00F3013F" w:rsidRDefault="1FE25D7D" w:rsidP="00F3013F">
      <w:pPr>
        <w:numPr>
          <w:ilvl w:val="0"/>
          <w:numId w:val="2"/>
        </w:numPr>
        <w:spacing w:line="360" w:lineRule="auto"/>
        <w:contextualSpacing/>
        <w:jc w:val="both"/>
        <w:rPr>
          <w:ins w:id="808" w:author="Maria Cristina Tavares Briosa" w:date="2025-08-21T17:10:00Z"/>
          <w:rFonts w:ascii="Garamond" w:hAnsi="Garamond"/>
        </w:rPr>
      </w:pPr>
      <w:r w:rsidRPr="54EE4B9D">
        <w:rPr>
          <w:rFonts w:ascii="Garamond" w:eastAsia="Times New Roman" w:hAnsi="Garamond" w:cs="Times New Roman"/>
          <w:lang w:eastAsia="pt-PT"/>
        </w:rPr>
        <w:t>Aliment</w:t>
      </w:r>
      <w:ins w:id="809" w:author="Maria Cristina Tavares Briosa" w:date="2025-08-21T17:09:00Z" w16du:dateUtc="2025-08-21T16:09:00Z">
        <w:r w:rsidR="00F3013F">
          <w:rPr>
            <w:rFonts w:ascii="Garamond" w:eastAsia="Times New Roman" w:hAnsi="Garamond" w:cs="Times New Roman"/>
            <w:lang w:eastAsia="pt-PT"/>
          </w:rPr>
          <w:t xml:space="preserve">ação </w:t>
        </w:r>
      </w:ins>
      <w:del w:id="810" w:author="Maria Cristina Tavares Briosa" w:date="2025-08-21T17:09:00Z" w16du:dateUtc="2025-08-21T16:09:00Z">
        <w:r w:rsidRPr="54EE4B9D" w:rsidDel="00F3013F">
          <w:rPr>
            <w:rFonts w:ascii="Garamond" w:eastAsia="Times New Roman" w:hAnsi="Garamond" w:cs="Times New Roman"/>
            <w:lang w:eastAsia="pt-PT"/>
          </w:rPr>
          <w:delText xml:space="preserve">os </w:delText>
        </w:r>
      </w:del>
      <w:r w:rsidRPr="54EE4B9D">
        <w:rPr>
          <w:rFonts w:ascii="Garamond" w:eastAsia="Times New Roman" w:hAnsi="Garamond" w:cs="Times New Roman"/>
          <w:lang w:eastAsia="pt-PT"/>
        </w:rPr>
        <w:t>saudáve</w:t>
      </w:r>
      <w:ins w:id="811" w:author="Maria Cristina Tavares Briosa" w:date="2025-08-21T17:09:00Z" w16du:dateUtc="2025-08-21T16:09:00Z">
        <w:r w:rsidR="00F3013F">
          <w:rPr>
            <w:rFonts w:ascii="Garamond" w:eastAsia="Times New Roman" w:hAnsi="Garamond" w:cs="Times New Roman"/>
            <w:lang w:eastAsia="pt-PT"/>
          </w:rPr>
          <w:t>l</w:t>
        </w:r>
      </w:ins>
      <w:del w:id="812" w:author="Maria Cristina Tavares Briosa" w:date="2025-08-21T17:09:00Z" w16du:dateUtc="2025-08-21T16:09:00Z">
        <w:r w:rsidRPr="54EE4B9D" w:rsidDel="00F3013F">
          <w:rPr>
            <w:rFonts w:ascii="Garamond" w:eastAsia="Times New Roman" w:hAnsi="Garamond" w:cs="Times New Roman"/>
            <w:lang w:eastAsia="pt-PT"/>
          </w:rPr>
          <w:delText>is</w:delText>
        </w:r>
      </w:del>
      <w:r w:rsidRPr="54EE4B9D">
        <w:rPr>
          <w:rFonts w:ascii="Garamond" w:eastAsia="Times New Roman" w:hAnsi="Garamond" w:cs="Times New Roman"/>
          <w:lang w:eastAsia="pt-PT"/>
        </w:rPr>
        <w:t>, adequad</w:t>
      </w:r>
      <w:ins w:id="813" w:author="Maria Cristina Tavares Briosa" w:date="2025-08-21T17:09:00Z" w16du:dateUtc="2025-08-21T16:09:00Z">
        <w:r w:rsidR="00F3013F">
          <w:rPr>
            <w:rFonts w:ascii="Garamond" w:eastAsia="Times New Roman" w:hAnsi="Garamond" w:cs="Times New Roman"/>
            <w:lang w:eastAsia="pt-PT"/>
          </w:rPr>
          <w:t>a</w:t>
        </w:r>
      </w:ins>
      <w:del w:id="814" w:author="Maria Cristina Tavares Briosa" w:date="2025-08-21T17:09:00Z" w16du:dateUtc="2025-08-21T16:09:00Z">
        <w:r w:rsidRPr="54EE4B9D" w:rsidDel="00F3013F">
          <w:rPr>
            <w:rFonts w:ascii="Garamond" w:eastAsia="Times New Roman" w:hAnsi="Garamond" w:cs="Times New Roman"/>
            <w:lang w:eastAsia="pt-PT"/>
          </w:rPr>
          <w:delText>os</w:delText>
        </w:r>
      </w:del>
      <w:r w:rsidRPr="54EE4B9D">
        <w:rPr>
          <w:rFonts w:ascii="Garamond" w:eastAsia="Times New Roman" w:hAnsi="Garamond" w:cs="Times New Roman"/>
          <w:lang w:eastAsia="pt-PT"/>
        </w:rPr>
        <w:t xml:space="preserve"> </w:t>
      </w:r>
      <w:del w:id="815" w:author="Maria Cristina Tavares Briosa" w:date="2025-08-21T17:10:00Z" w16du:dateUtc="2025-08-21T16:10:00Z">
        <w:r w:rsidRPr="54EE4B9D" w:rsidDel="00F3013F">
          <w:rPr>
            <w:rFonts w:ascii="Garamond" w:eastAsia="Times New Roman" w:hAnsi="Garamond" w:cs="Times New Roman"/>
            <w:lang w:eastAsia="pt-PT"/>
          </w:rPr>
          <w:delText xml:space="preserve">e convenientes </w:delText>
        </w:r>
      </w:del>
      <w:r w:rsidRPr="54EE4B9D">
        <w:rPr>
          <w:rFonts w:ascii="Garamond" w:eastAsia="Times New Roman" w:hAnsi="Garamond" w:cs="Times New Roman"/>
          <w:lang w:eastAsia="pt-PT"/>
        </w:rPr>
        <w:t xml:space="preserve">ao seu normal desenvolvimento e acesso </w:t>
      </w:r>
      <w:r w:rsidR="5DB9D301" w:rsidRPr="54EE4B9D">
        <w:rPr>
          <w:rFonts w:ascii="Garamond" w:eastAsia="Times New Roman" w:hAnsi="Garamond" w:cs="Times New Roman"/>
          <w:lang w:eastAsia="pt-PT"/>
        </w:rPr>
        <w:t xml:space="preserve">permanente </w:t>
      </w:r>
      <w:r w:rsidRPr="54EE4B9D">
        <w:rPr>
          <w:rFonts w:ascii="Garamond" w:eastAsia="Times New Roman" w:hAnsi="Garamond" w:cs="Times New Roman"/>
          <w:lang w:eastAsia="pt-PT"/>
        </w:rPr>
        <w:t>a água potável;</w:t>
      </w:r>
      <w:ins w:id="816" w:author="Maria Cristina Tavares Briosa" w:date="2025-08-21T17:10:00Z" w16du:dateUtc="2025-08-21T16:10:00Z">
        <w:r w:rsidR="00F3013F">
          <w:rPr>
            <w:rFonts w:ascii="Garamond" w:eastAsia="Times New Roman" w:hAnsi="Garamond" w:cs="Times New Roman"/>
            <w:lang w:eastAsia="pt-PT"/>
          </w:rPr>
          <w:t xml:space="preserve">, </w:t>
        </w:r>
      </w:ins>
      <w:ins w:id="817" w:author="Maria Cristina Tavares Briosa" w:date="2025-08-21T17:10:00Z">
        <w:r w:rsidR="00F3013F" w:rsidRPr="00F3013F">
          <w:rPr>
            <w:rFonts w:ascii="Garamond" w:hAnsi="Garamond"/>
          </w:rPr>
          <w:t>salvo indicação médico-veterinária devidamente justificada que determine restrições ou alterações a estes parâmetros.</w:t>
        </w:r>
      </w:ins>
    </w:p>
    <w:p w14:paraId="105D6335" w14:textId="07B3461A" w:rsidR="003D15F2" w:rsidRPr="000041C8" w:rsidRDefault="003D15F2" w:rsidP="00F3013F">
      <w:pPr>
        <w:spacing w:line="360" w:lineRule="auto"/>
        <w:ind w:left="708"/>
        <w:contextualSpacing/>
        <w:jc w:val="both"/>
        <w:rPr>
          <w:rFonts w:ascii="Garamond" w:eastAsia="Times New Roman" w:hAnsi="Garamond" w:cs="Times New Roman"/>
          <w:lang w:eastAsia="pt-PT"/>
        </w:rPr>
      </w:pPr>
    </w:p>
    <w:p w14:paraId="69B39309" w14:textId="77777777" w:rsidR="003D15F2" w:rsidRPr="000041C8" w:rsidRDefault="003D15F2" w:rsidP="004F4B5A">
      <w:pPr>
        <w:numPr>
          <w:ilvl w:val="0"/>
          <w:numId w:val="2"/>
        </w:numPr>
        <w:spacing w:line="360" w:lineRule="auto"/>
        <w:contextualSpacing/>
        <w:jc w:val="both"/>
        <w:rPr>
          <w:rFonts w:ascii="Garamond" w:eastAsia="Times New Roman" w:hAnsi="Garamond" w:cs="Times New Roman"/>
          <w:lang w:eastAsia="pt-PT"/>
        </w:rPr>
      </w:pPr>
      <w:r w:rsidRPr="000041C8">
        <w:rPr>
          <w:rFonts w:ascii="Garamond" w:eastAsia="Times New Roman" w:hAnsi="Garamond" w:cs="Times New Roman"/>
          <w:lang w:eastAsia="pt-PT"/>
        </w:rPr>
        <w:t>Condições higiossanitárias que atendam, no mínimo, ao estabelecido no presente decreto-lei e na demais legislação aplicável;</w:t>
      </w:r>
    </w:p>
    <w:p w14:paraId="291CB59C" w14:textId="7646D93B" w:rsidR="003D15F2" w:rsidRDefault="1FE25D7D" w:rsidP="004F4B5A">
      <w:pPr>
        <w:numPr>
          <w:ilvl w:val="0"/>
          <w:numId w:val="2"/>
        </w:numPr>
        <w:spacing w:line="360" w:lineRule="auto"/>
        <w:contextualSpacing/>
        <w:jc w:val="both"/>
        <w:rPr>
          <w:ins w:id="818" w:author="Susana Margarida Gonçalves Silva Santos" w:date="2025-08-22T14:36:00Z" w16du:dateUtc="2025-08-22T13:36:00Z"/>
          <w:rFonts w:ascii="Garamond" w:eastAsia="Times New Roman" w:hAnsi="Garamond" w:cs="Times New Roman"/>
          <w:lang w:eastAsia="pt-PT"/>
        </w:rPr>
      </w:pPr>
      <w:bookmarkStart w:id="819" w:name="_Hlk136424821"/>
      <w:r w:rsidRPr="54EE4B9D">
        <w:rPr>
          <w:rFonts w:ascii="Garamond" w:eastAsia="Times New Roman" w:hAnsi="Garamond" w:cs="Times New Roman"/>
          <w:lang w:eastAsia="pt-PT"/>
        </w:rPr>
        <w:t>Liberdade de movimento,</w:t>
      </w:r>
      <w:r w:rsidR="5DB9D301" w:rsidRPr="54EE4B9D">
        <w:rPr>
          <w:rFonts w:ascii="Garamond" w:eastAsia="Times New Roman" w:hAnsi="Garamond" w:cs="Times New Roman"/>
          <w:lang w:eastAsia="pt-PT"/>
        </w:rPr>
        <w:t xml:space="preserve"> sendo proibidos todos os</w:t>
      </w:r>
      <w:r w:rsidRPr="54EE4B9D">
        <w:rPr>
          <w:rFonts w:ascii="Garamond" w:eastAsia="Times New Roman" w:hAnsi="Garamond" w:cs="Times New Roman"/>
          <w:lang w:eastAsia="pt-PT"/>
        </w:rPr>
        <w:t xml:space="preserve"> sistemas de contenção permanentes</w:t>
      </w:r>
      <w:r w:rsidR="3FFE691E" w:rsidRPr="54EE4B9D">
        <w:rPr>
          <w:rFonts w:ascii="Garamond" w:eastAsia="Times New Roman" w:hAnsi="Garamond" w:cs="Times New Roman"/>
          <w:lang w:eastAsia="pt-PT"/>
        </w:rPr>
        <w:t xml:space="preserve"> e, no caso de animais que, pela</w:t>
      </w:r>
      <w:r w:rsidR="0A3370F6" w:rsidRPr="54EE4B9D">
        <w:rPr>
          <w:rFonts w:ascii="Garamond" w:eastAsia="Times New Roman" w:hAnsi="Garamond" w:cs="Times New Roman"/>
          <w:lang w:eastAsia="pt-PT"/>
        </w:rPr>
        <w:t>s características da espécie</w:t>
      </w:r>
      <w:r w:rsidR="55840089" w:rsidRPr="54EE4B9D">
        <w:rPr>
          <w:rFonts w:ascii="Garamond" w:eastAsia="Times New Roman" w:hAnsi="Garamond" w:cs="Times New Roman"/>
          <w:lang w:eastAsia="pt-PT"/>
        </w:rPr>
        <w:t xml:space="preserve"> ou comportamento, </w:t>
      </w:r>
      <w:r w:rsidR="0A3370F6" w:rsidRPr="54EE4B9D">
        <w:rPr>
          <w:rFonts w:ascii="Garamond" w:eastAsia="Times New Roman" w:hAnsi="Garamond" w:cs="Times New Roman"/>
          <w:lang w:eastAsia="pt-PT"/>
        </w:rPr>
        <w:t xml:space="preserve">tenham de </w:t>
      </w:r>
      <w:r w:rsidR="55840089" w:rsidRPr="54EE4B9D">
        <w:rPr>
          <w:rFonts w:ascii="Garamond" w:eastAsia="Times New Roman" w:hAnsi="Garamond" w:cs="Times New Roman"/>
          <w:lang w:eastAsia="pt-PT"/>
        </w:rPr>
        <w:t>ser mantidos</w:t>
      </w:r>
      <w:r w:rsidR="0A3370F6" w:rsidRPr="54EE4B9D">
        <w:rPr>
          <w:rFonts w:ascii="Garamond" w:eastAsia="Times New Roman" w:hAnsi="Garamond" w:cs="Times New Roman"/>
          <w:lang w:eastAsia="pt-PT"/>
        </w:rPr>
        <w:t xml:space="preserve"> em gaiolas, aquários</w:t>
      </w:r>
      <w:r w:rsidR="55840089" w:rsidRPr="54EE4B9D">
        <w:rPr>
          <w:rFonts w:ascii="Garamond" w:eastAsia="Times New Roman" w:hAnsi="Garamond" w:cs="Times New Roman"/>
          <w:lang w:eastAsia="pt-PT"/>
        </w:rPr>
        <w:t>,</w:t>
      </w:r>
      <w:r w:rsidR="0A3370F6" w:rsidRPr="54EE4B9D">
        <w:rPr>
          <w:rFonts w:ascii="Garamond" w:eastAsia="Times New Roman" w:hAnsi="Garamond" w:cs="Times New Roman"/>
          <w:lang w:eastAsia="pt-PT"/>
        </w:rPr>
        <w:t xml:space="preserve"> terrários</w:t>
      </w:r>
      <w:r w:rsidR="55840089" w:rsidRPr="54EE4B9D">
        <w:rPr>
          <w:rFonts w:ascii="Garamond" w:eastAsia="Times New Roman" w:hAnsi="Garamond" w:cs="Times New Roman"/>
          <w:lang w:eastAsia="pt-PT"/>
        </w:rPr>
        <w:t>,  canis, espaços vedados ou outros</w:t>
      </w:r>
      <w:r w:rsidR="0A3370F6" w:rsidRPr="54EE4B9D">
        <w:rPr>
          <w:rFonts w:ascii="Garamond" w:eastAsia="Times New Roman" w:hAnsi="Garamond" w:cs="Times New Roman"/>
          <w:lang w:eastAsia="pt-PT"/>
        </w:rPr>
        <w:t xml:space="preserve">, sendo obrigatório que os mesmos disponham de </w:t>
      </w:r>
      <w:bookmarkStart w:id="820" w:name="_Hlk131606833"/>
      <w:r w:rsidR="0A3370F6" w:rsidRPr="54EE4B9D">
        <w:rPr>
          <w:rFonts w:ascii="Garamond" w:eastAsia="Times New Roman" w:hAnsi="Garamond" w:cs="Times New Roman"/>
          <w:lang w:eastAsia="pt-PT"/>
        </w:rPr>
        <w:t>espaço e enriquecimento ambiental adequado</w:t>
      </w:r>
      <w:r w:rsidR="330FF443" w:rsidRPr="54EE4B9D">
        <w:rPr>
          <w:rFonts w:ascii="Garamond" w:eastAsia="Times New Roman" w:hAnsi="Garamond" w:cs="Times New Roman"/>
          <w:lang w:eastAsia="pt-PT"/>
        </w:rPr>
        <w:t>s</w:t>
      </w:r>
      <w:r w:rsidR="0A3370F6" w:rsidRPr="54EE4B9D">
        <w:rPr>
          <w:rFonts w:ascii="Garamond" w:eastAsia="Times New Roman" w:hAnsi="Garamond" w:cs="Times New Roman"/>
          <w:lang w:eastAsia="pt-PT"/>
        </w:rPr>
        <w:t xml:space="preserve"> para</w:t>
      </w:r>
      <w:r w:rsidR="55840089" w:rsidRPr="54EE4B9D">
        <w:rPr>
          <w:rFonts w:ascii="Garamond" w:eastAsia="Times New Roman" w:hAnsi="Garamond" w:cs="Times New Roman"/>
          <w:lang w:eastAsia="pt-PT"/>
        </w:rPr>
        <w:t xml:space="preserve"> garantir o seu bem-estar</w:t>
      </w:r>
      <w:r w:rsidR="0DD28606" w:rsidRPr="54EE4B9D">
        <w:rPr>
          <w:rFonts w:ascii="Garamond" w:eastAsia="Times New Roman" w:hAnsi="Garamond" w:cs="Times New Roman"/>
          <w:lang w:eastAsia="pt-PT"/>
        </w:rPr>
        <w:t xml:space="preserve"> e a expressão</w:t>
      </w:r>
      <w:r w:rsidR="0A3370F6" w:rsidRPr="54EE4B9D">
        <w:rPr>
          <w:rFonts w:ascii="Garamond" w:eastAsia="Times New Roman" w:hAnsi="Garamond" w:cs="Times New Roman"/>
          <w:lang w:eastAsia="pt-PT"/>
        </w:rPr>
        <w:t xml:space="preserve"> </w:t>
      </w:r>
      <w:r w:rsidR="0DD28606" w:rsidRPr="54EE4B9D">
        <w:rPr>
          <w:rFonts w:ascii="Garamond" w:eastAsia="Times New Roman" w:hAnsi="Garamond" w:cs="Times New Roman"/>
          <w:lang w:eastAsia="pt-PT"/>
        </w:rPr>
        <w:t>d</w:t>
      </w:r>
      <w:r w:rsidR="0A3370F6" w:rsidRPr="54EE4B9D">
        <w:rPr>
          <w:rFonts w:ascii="Garamond" w:eastAsia="Times New Roman" w:hAnsi="Garamond" w:cs="Times New Roman"/>
          <w:lang w:eastAsia="pt-PT"/>
        </w:rPr>
        <w:t>os seus comportamentos naturais</w:t>
      </w:r>
      <w:r w:rsidR="2DA45375" w:rsidRPr="54EE4B9D">
        <w:rPr>
          <w:rFonts w:ascii="Garamond" w:eastAsia="Times New Roman" w:hAnsi="Garamond" w:cs="Times New Roman"/>
          <w:lang w:eastAsia="pt-PT"/>
        </w:rPr>
        <w:t xml:space="preserve">, </w:t>
      </w:r>
      <w:r w:rsidR="55840089" w:rsidRPr="54EE4B9D">
        <w:rPr>
          <w:rFonts w:ascii="Garamond" w:eastAsia="Times New Roman" w:hAnsi="Garamond" w:cs="Times New Roman"/>
          <w:lang w:eastAsia="pt-PT"/>
        </w:rPr>
        <w:t>obedecendo aos requisitos fixados na</w:t>
      </w:r>
      <w:bookmarkEnd w:id="820"/>
      <w:r w:rsidR="55840089" w:rsidRPr="54EE4B9D">
        <w:rPr>
          <w:rFonts w:ascii="Garamond" w:eastAsia="Times New Roman" w:hAnsi="Garamond" w:cs="Times New Roman"/>
          <w:lang w:eastAsia="pt-PT"/>
        </w:rPr>
        <w:t xml:space="preserve"> </w:t>
      </w:r>
      <w:r w:rsidR="42B2E1F4" w:rsidRPr="54EE4B9D">
        <w:rPr>
          <w:rFonts w:ascii="Garamond" w:eastAsia="Times New Roman" w:hAnsi="Garamond" w:cs="Times New Roman"/>
          <w:lang w:eastAsia="pt-PT"/>
        </w:rPr>
        <w:t>portaria prevista no artigo 5</w:t>
      </w:r>
      <w:r w:rsidR="0DD28606" w:rsidRPr="54EE4B9D">
        <w:rPr>
          <w:rFonts w:ascii="Garamond" w:eastAsia="Times New Roman" w:hAnsi="Garamond" w:cs="Times New Roman"/>
          <w:lang w:eastAsia="pt-PT"/>
        </w:rPr>
        <w:t>8</w:t>
      </w:r>
      <w:r w:rsidR="42B2E1F4" w:rsidRPr="54EE4B9D">
        <w:rPr>
          <w:rFonts w:ascii="Garamond" w:eastAsia="Times New Roman" w:hAnsi="Garamond" w:cs="Times New Roman"/>
          <w:lang w:eastAsia="pt-PT"/>
        </w:rPr>
        <w:t>.º do presente decreto-lei.</w:t>
      </w:r>
    </w:p>
    <w:p w14:paraId="392437DF" w14:textId="03AE5CCD" w:rsidR="005E3893" w:rsidRPr="004F0345" w:rsidRDefault="004F0345" w:rsidP="005E3893">
      <w:pPr>
        <w:spacing w:line="360" w:lineRule="auto"/>
        <w:ind w:left="1428"/>
        <w:contextualSpacing/>
        <w:jc w:val="both"/>
        <w:rPr>
          <w:ins w:id="821" w:author="Susana Margarida Gonçalves Silva Santos" w:date="2025-08-22T14:36:00Z" w16du:dateUtc="2025-08-22T13:36:00Z"/>
          <w:rFonts w:ascii="Garamond" w:eastAsia="Times New Roman" w:hAnsi="Garamond" w:cs="Times New Roman"/>
          <w:color w:val="2F5496" w:themeColor="accent1" w:themeShade="BF"/>
          <w:lang w:eastAsia="pt-PT"/>
        </w:rPr>
      </w:pPr>
      <w:ins w:id="822" w:author="Susana Margarida Gonçalves Silva Santos" w:date="2025-08-22T14:36:00Z" w16du:dateUtc="2025-08-22T13:36:00Z">
        <w:r>
          <w:rPr>
            <w:rFonts w:ascii="Garamond" w:eastAsia="Times New Roman" w:hAnsi="Garamond" w:cs="Times New Roman"/>
            <w:color w:val="2F5496" w:themeColor="accent1" w:themeShade="BF"/>
            <w:lang w:eastAsia="pt-PT"/>
          </w:rPr>
          <w:t xml:space="preserve">Sistemas de restrição </w:t>
        </w:r>
      </w:ins>
      <w:ins w:id="823" w:author="Susana Margarida Gonçalves Silva Santos" w:date="2025-08-22T14:40:00Z" w16du:dateUtc="2025-08-22T13:40:00Z">
        <w:r w:rsidR="003B2C50">
          <w:rPr>
            <w:rFonts w:ascii="Garamond" w:eastAsia="Times New Roman" w:hAnsi="Garamond" w:cs="Times New Roman"/>
            <w:color w:val="2F5496" w:themeColor="accent1" w:themeShade="BF"/>
            <w:lang w:eastAsia="pt-PT"/>
          </w:rPr>
          <w:t>permante</w:t>
        </w:r>
      </w:ins>
    </w:p>
    <w:p w14:paraId="1B0B8D06" w14:textId="77777777" w:rsidR="004F0345" w:rsidRPr="000041C8" w:rsidRDefault="004F0345" w:rsidP="005E3893">
      <w:pPr>
        <w:spacing w:line="360" w:lineRule="auto"/>
        <w:ind w:left="1428"/>
        <w:contextualSpacing/>
        <w:jc w:val="both"/>
        <w:rPr>
          <w:rFonts w:ascii="Garamond" w:eastAsia="Times New Roman" w:hAnsi="Garamond" w:cs="Times New Roman"/>
          <w:lang w:eastAsia="pt-PT"/>
        </w:rPr>
      </w:pPr>
    </w:p>
    <w:bookmarkEnd w:id="806"/>
    <w:bookmarkEnd w:id="819"/>
    <w:p w14:paraId="4D6FE661" w14:textId="6A9EA9F2" w:rsidR="003D15F2" w:rsidRDefault="00AC5CED" w:rsidP="004F4B5A">
      <w:pPr>
        <w:numPr>
          <w:ilvl w:val="0"/>
          <w:numId w:val="2"/>
        </w:numPr>
        <w:spacing w:line="360" w:lineRule="auto"/>
        <w:contextualSpacing/>
        <w:jc w:val="both"/>
        <w:rPr>
          <w:ins w:id="824" w:author="Susana Margarida Gonçalves Silva Santos" w:date="2025-08-22T14:41:00Z" w16du:dateUtc="2025-08-22T13:41:00Z"/>
          <w:rFonts w:ascii="Garamond" w:eastAsia="Times New Roman" w:hAnsi="Garamond" w:cs="Times New Roman"/>
          <w:lang w:eastAsia="pt-PT"/>
        </w:rPr>
      </w:pPr>
      <w:r w:rsidRPr="578B151F">
        <w:rPr>
          <w:rFonts w:ascii="Garamond" w:eastAsia="Times New Roman" w:hAnsi="Garamond" w:cs="Times New Roman"/>
          <w:lang w:eastAsia="pt-PT"/>
        </w:rPr>
        <w:t>Abrigo</w:t>
      </w:r>
      <w:r w:rsidR="003D15F2" w:rsidRPr="578B151F">
        <w:rPr>
          <w:rFonts w:ascii="Garamond" w:eastAsia="Times New Roman" w:hAnsi="Garamond" w:cs="Times New Roman"/>
          <w:lang w:eastAsia="pt-PT"/>
        </w:rPr>
        <w:t xml:space="preserve"> adequado</w:t>
      </w:r>
      <w:r w:rsidRPr="578B151F">
        <w:rPr>
          <w:rFonts w:ascii="Garamond" w:eastAsia="Times New Roman" w:hAnsi="Garamond" w:cs="Times New Roman"/>
          <w:lang w:eastAsia="pt-PT"/>
        </w:rPr>
        <w:t xml:space="preserve">, </w:t>
      </w:r>
      <w:r w:rsidR="003D15F2" w:rsidRPr="001B17C7">
        <w:rPr>
          <w:rFonts w:ascii="Garamond" w:eastAsia="Times New Roman" w:hAnsi="Garamond" w:cs="Times New Roman"/>
          <w:strike/>
          <w:lang w:eastAsia="pt-PT"/>
        </w:rPr>
        <w:t>em termos de tamanho e qualidade</w:t>
      </w:r>
      <w:r w:rsidR="00894379" w:rsidRPr="578B151F">
        <w:rPr>
          <w:rFonts w:ascii="Garamond" w:eastAsia="Times New Roman" w:hAnsi="Garamond" w:cs="Times New Roman"/>
          <w:lang w:eastAsia="pt-PT"/>
        </w:rPr>
        <w:t>, com vista a proteger de condições atmosféricas adversas</w:t>
      </w:r>
      <w:r w:rsidR="00661BD9" w:rsidRPr="578B151F">
        <w:rPr>
          <w:rFonts w:ascii="Garamond" w:eastAsia="Times New Roman" w:hAnsi="Garamond" w:cs="Times New Roman"/>
          <w:lang w:eastAsia="pt-PT"/>
        </w:rPr>
        <w:t>, incluindo frio</w:t>
      </w:r>
      <w:r w:rsidR="005303FB" w:rsidRPr="578B151F">
        <w:rPr>
          <w:rFonts w:ascii="Garamond" w:eastAsia="Times New Roman" w:hAnsi="Garamond" w:cs="Times New Roman"/>
          <w:lang w:eastAsia="pt-PT"/>
        </w:rPr>
        <w:t>, chuva, sol</w:t>
      </w:r>
      <w:r w:rsidR="00661BD9" w:rsidRPr="578B151F">
        <w:rPr>
          <w:rFonts w:ascii="Garamond" w:eastAsia="Times New Roman" w:hAnsi="Garamond" w:cs="Times New Roman"/>
          <w:lang w:eastAsia="pt-PT"/>
        </w:rPr>
        <w:t xml:space="preserve"> ou calor excessivos</w:t>
      </w:r>
      <w:r w:rsidR="009D5205" w:rsidRPr="578B151F">
        <w:rPr>
          <w:rFonts w:ascii="Garamond" w:eastAsia="Times New Roman" w:hAnsi="Garamond" w:cs="Times New Roman"/>
          <w:lang w:eastAsia="pt-PT"/>
        </w:rPr>
        <w:t>, com cama seca, limpa e confortável</w:t>
      </w:r>
      <w:r w:rsidR="003D15F2" w:rsidRPr="578B151F">
        <w:rPr>
          <w:rFonts w:ascii="Garamond" w:eastAsia="Times New Roman" w:hAnsi="Garamond" w:cs="Times New Roman"/>
          <w:lang w:eastAsia="pt-PT"/>
        </w:rPr>
        <w:t>;</w:t>
      </w:r>
    </w:p>
    <w:p w14:paraId="00FEB155" w14:textId="65A8BFF5" w:rsidR="00F8627A" w:rsidRDefault="00F8627A" w:rsidP="00F8627A">
      <w:pPr>
        <w:spacing w:line="360" w:lineRule="auto"/>
        <w:ind w:left="708" w:firstLine="708"/>
        <w:contextualSpacing/>
        <w:jc w:val="both"/>
        <w:rPr>
          <w:ins w:id="825" w:author="Susana Margarida Gonçalves Silva Santos" w:date="2025-08-22T14:41:00Z" w16du:dateUtc="2025-08-22T13:41:00Z"/>
          <w:rFonts w:ascii="Garamond" w:eastAsia="Times New Roman" w:hAnsi="Garamond" w:cs="Times New Roman"/>
          <w:lang w:eastAsia="pt-PT"/>
        </w:rPr>
      </w:pPr>
      <w:ins w:id="826" w:author="Susana Margarida Gonçalves Silva Santos" w:date="2025-08-22T14:41:00Z" w16du:dateUtc="2025-08-22T13:41:00Z">
        <w:r>
          <w:rPr>
            <w:rStyle w:val="cf01"/>
          </w:rPr>
          <w:t>com dimensões adequadas ao tamanho do animal, e resistente às intempéries, com vista</w:t>
        </w:r>
      </w:ins>
    </w:p>
    <w:p w14:paraId="7711C277" w14:textId="77777777" w:rsidR="00F8627A" w:rsidRPr="000041C8" w:rsidRDefault="00F8627A" w:rsidP="00F8627A">
      <w:pPr>
        <w:spacing w:line="360" w:lineRule="auto"/>
        <w:contextualSpacing/>
        <w:jc w:val="both"/>
        <w:rPr>
          <w:rFonts w:ascii="Garamond" w:eastAsia="Times New Roman" w:hAnsi="Garamond" w:cs="Times New Roman"/>
          <w:lang w:eastAsia="pt-PT"/>
        </w:rPr>
      </w:pPr>
    </w:p>
    <w:p w14:paraId="58E606BB" w14:textId="31830019" w:rsidR="003D15F2" w:rsidRPr="000041C8" w:rsidRDefault="003D15F2" w:rsidP="004F4B5A">
      <w:pPr>
        <w:numPr>
          <w:ilvl w:val="0"/>
          <w:numId w:val="2"/>
        </w:numPr>
        <w:spacing w:line="360" w:lineRule="auto"/>
        <w:contextualSpacing/>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Contato social adequado </w:t>
      </w:r>
      <w:r w:rsidR="00AC5CED" w:rsidRPr="000041C8">
        <w:rPr>
          <w:rFonts w:ascii="Garamond" w:eastAsia="Times New Roman" w:hAnsi="Garamond" w:cs="Times New Roman"/>
          <w:lang w:eastAsia="pt-PT"/>
        </w:rPr>
        <w:t xml:space="preserve">a </w:t>
      </w:r>
      <w:r w:rsidRPr="000041C8">
        <w:rPr>
          <w:rFonts w:ascii="Garamond" w:eastAsia="Times New Roman" w:hAnsi="Garamond" w:cs="Times New Roman"/>
          <w:lang w:eastAsia="pt-PT"/>
        </w:rPr>
        <w:t>cada espécie</w:t>
      </w:r>
      <w:r w:rsidR="00AC5CED" w:rsidRPr="000041C8">
        <w:rPr>
          <w:rFonts w:ascii="Garamond" w:eastAsia="Times New Roman" w:hAnsi="Garamond" w:cs="Times New Roman"/>
          <w:lang w:eastAsia="pt-PT"/>
        </w:rPr>
        <w:t>,</w:t>
      </w:r>
      <w:r w:rsidRPr="000041C8">
        <w:rPr>
          <w:rFonts w:ascii="Garamond" w:eastAsia="Times New Roman" w:hAnsi="Garamond" w:cs="Times New Roman"/>
          <w:lang w:eastAsia="pt-PT"/>
        </w:rPr>
        <w:t xml:space="preserve"> de acordo com</w:t>
      </w:r>
      <w:r w:rsidR="00AC5CED" w:rsidRPr="000041C8">
        <w:rPr>
          <w:rFonts w:ascii="Garamond" w:eastAsia="Times New Roman" w:hAnsi="Garamond" w:cs="Times New Roman"/>
          <w:lang w:eastAsia="pt-PT"/>
        </w:rPr>
        <w:t xml:space="preserve"> a</w:t>
      </w:r>
      <w:r w:rsidRPr="000041C8">
        <w:rPr>
          <w:rFonts w:ascii="Garamond" w:eastAsia="Times New Roman" w:hAnsi="Garamond" w:cs="Times New Roman"/>
          <w:lang w:eastAsia="pt-PT"/>
        </w:rPr>
        <w:t xml:space="preserve"> sua idade e atividade.</w:t>
      </w:r>
    </w:p>
    <w:p w14:paraId="7626CEB7" w14:textId="46D870A3" w:rsidR="00035248" w:rsidRPr="00B4418F" w:rsidRDefault="225876B9" w:rsidP="00B4418F">
      <w:pPr>
        <w:pStyle w:val="ListParagraph"/>
        <w:numPr>
          <w:ilvl w:val="0"/>
          <w:numId w:val="34"/>
        </w:numPr>
        <w:spacing w:line="360" w:lineRule="auto"/>
        <w:jc w:val="both"/>
        <w:rPr>
          <w:ins w:id="827" w:author="Susana Margarida Gonçalves Silva Santos" w:date="2025-08-22T14:42:00Z" w16du:dateUtc="2025-08-22T13:42:00Z"/>
          <w:rFonts w:ascii="Garamond" w:hAnsi="Garamond"/>
        </w:rPr>
      </w:pPr>
      <w:del w:id="828" w:author="Susana Margarida Gonçalves Silva Santos" w:date="2025-08-22T14:42:00Z" w16du:dateUtc="2025-08-22T13:42:00Z">
        <w:r w:rsidRPr="00B4418F" w:rsidDel="00B4418F">
          <w:rPr>
            <w:rFonts w:ascii="Garamond" w:hAnsi="Garamond"/>
          </w:rPr>
          <w:delText xml:space="preserve">b) </w:delText>
        </w:r>
      </w:del>
      <w:r w:rsidRPr="00B4418F">
        <w:rPr>
          <w:rFonts w:ascii="Garamond" w:hAnsi="Garamond"/>
        </w:rPr>
        <w:t>Vigiar o animal, de modo a evitar que este cause danos a pessoas, outros animais ou coisas;</w:t>
      </w:r>
    </w:p>
    <w:p w14:paraId="73134F5C" w14:textId="43349BEE" w:rsidR="00B4418F" w:rsidRDefault="00B4418F" w:rsidP="00B4418F">
      <w:pPr>
        <w:pStyle w:val="ListParagraph"/>
        <w:spacing w:line="360" w:lineRule="auto"/>
        <w:ind w:left="1416"/>
        <w:jc w:val="both"/>
        <w:rPr>
          <w:ins w:id="829" w:author="Susana Margarida Gonçalves Silva Santos" w:date="2025-08-22T14:43:00Z" w16du:dateUtc="2025-08-22T13:43:00Z"/>
          <w:rFonts w:ascii="Garamond" w:hAnsi="Garamond"/>
        </w:rPr>
      </w:pPr>
      <w:ins w:id="830" w:author="Susana Margarida Gonçalves Silva Santos" w:date="2025-08-22T14:43:00Z" w16du:dateUtc="2025-08-22T13:43:00Z">
        <w:r>
          <w:rPr>
            <w:rStyle w:val="cf01"/>
          </w:rPr>
          <w:t>Ou ao próprio animal</w:t>
        </w:r>
      </w:ins>
    </w:p>
    <w:p w14:paraId="3DC3152C" w14:textId="77777777" w:rsidR="00B4418F" w:rsidRPr="00B4418F" w:rsidRDefault="00B4418F" w:rsidP="00B4418F">
      <w:pPr>
        <w:pStyle w:val="ListParagraph"/>
        <w:spacing w:line="360" w:lineRule="auto"/>
        <w:ind w:left="1416"/>
        <w:jc w:val="both"/>
        <w:rPr>
          <w:rFonts w:ascii="Garamond" w:hAnsi="Garamond"/>
        </w:rPr>
      </w:pPr>
    </w:p>
    <w:p w14:paraId="49D542C2" w14:textId="5E78C1BC" w:rsidR="00035248" w:rsidRPr="000041C8" w:rsidRDefault="00035248" w:rsidP="00035248">
      <w:pPr>
        <w:spacing w:line="360" w:lineRule="auto"/>
        <w:contextualSpacing/>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c) Educar o animal </w:t>
      </w:r>
      <w:bookmarkStart w:id="831" w:name="_Hlk133327151"/>
      <w:r w:rsidRPr="000041C8">
        <w:rPr>
          <w:rFonts w:ascii="Garamond" w:eastAsia="Times New Roman" w:hAnsi="Garamond" w:cs="Times New Roman"/>
          <w:lang w:eastAsia="pt-PT"/>
        </w:rPr>
        <w:t>com recurso a métodos de reforço positivo</w:t>
      </w:r>
      <w:r w:rsidR="00EF4932" w:rsidRPr="000041C8">
        <w:rPr>
          <w:rFonts w:ascii="Garamond" w:eastAsia="Times New Roman" w:hAnsi="Garamond" w:cs="Times New Roman"/>
          <w:lang w:eastAsia="pt-PT"/>
        </w:rPr>
        <w:t xml:space="preserve"> visando a sua vinculação e integração positivas </w:t>
      </w:r>
      <w:r w:rsidR="00476527" w:rsidRPr="000041C8">
        <w:rPr>
          <w:rFonts w:ascii="Garamond" w:eastAsia="Times New Roman" w:hAnsi="Garamond" w:cs="Times New Roman"/>
          <w:lang w:eastAsia="pt-PT"/>
        </w:rPr>
        <w:t>no espaço familiar e</w:t>
      </w:r>
      <w:r w:rsidR="00EF4932" w:rsidRPr="000041C8">
        <w:rPr>
          <w:rFonts w:ascii="Garamond" w:eastAsia="Times New Roman" w:hAnsi="Garamond" w:cs="Times New Roman"/>
          <w:lang w:eastAsia="pt-PT"/>
        </w:rPr>
        <w:t xml:space="preserve"> </w:t>
      </w:r>
      <w:r w:rsidR="00476527" w:rsidRPr="000041C8">
        <w:rPr>
          <w:rFonts w:ascii="Garamond" w:eastAsia="Times New Roman" w:hAnsi="Garamond" w:cs="Times New Roman"/>
          <w:lang w:eastAsia="pt-PT"/>
        </w:rPr>
        <w:t>n</w:t>
      </w:r>
      <w:r w:rsidR="00EF4932" w:rsidRPr="000041C8">
        <w:rPr>
          <w:rFonts w:ascii="Garamond" w:eastAsia="Times New Roman" w:hAnsi="Garamond" w:cs="Times New Roman"/>
          <w:lang w:eastAsia="pt-PT"/>
        </w:rPr>
        <w:t>o meio ambiente</w:t>
      </w:r>
      <w:bookmarkEnd w:id="831"/>
      <w:r w:rsidRPr="000041C8">
        <w:rPr>
          <w:rFonts w:ascii="Garamond" w:eastAsia="Times New Roman" w:hAnsi="Garamond" w:cs="Times New Roman"/>
          <w:lang w:eastAsia="pt-PT"/>
        </w:rPr>
        <w:t>;</w:t>
      </w:r>
    </w:p>
    <w:p w14:paraId="79FC43F4" w14:textId="3FDDF1B9" w:rsidR="00290E1F" w:rsidRPr="000041C8" w:rsidRDefault="00035248" w:rsidP="00035248">
      <w:pPr>
        <w:spacing w:line="360" w:lineRule="auto"/>
        <w:contextualSpacing/>
        <w:jc w:val="both"/>
        <w:rPr>
          <w:rFonts w:ascii="Garamond" w:eastAsia="Times New Roman" w:hAnsi="Garamond" w:cs="Times New Roman"/>
          <w:lang w:eastAsia="pt-PT"/>
        </w:rPr>
      </w:pPr>
      <w:r w:rsidRPr="578B151F">
        <w:rPr>
          <w:rFonts w:ascii="Garamond" w:eastAsia="Times New Roman" w:hAnsi="Garamond" w:cs="Times New Roman"/>
          <w:lang w:eastAsia="pt-PT"/>
        </w:rPr>
        <w:t xml:space="preserve">d) Identificar </w:t>
      </w:r>
      <w:r w:rsidRPr="00290E1F">
        <w:rPr>
          <w:rFonts w:ascii="Garamond" w:eastAsia="Times New Roman" w:hAnsi="Garamond" w:cs="Times New Roman"/>
          <w:strike/>
          <w:lang w:eastAsia="pt-PT"/>
        </w:rPr>
        <w:t>e registar</w:t>
      </w:r>
      <w:r w:rsidRPr="578B151F">
        <w:rPr>
          <w:rFonts w:ascii="Garamond" w:eastAsia="Times New Roman" w:hAnsi="Garamond" w:cs="Times New Roman"/>
          <w:lang w:eastAsia="pt-PT"/>
        </w:rPr>
        <w:t xml:space="preserve"> o animal, nos termos do presente decreto-lei;</w:t>
      </w:r>
    </w:p>
    <w:p w14:paraId="24C423FB" w14:textId="3EA19795" w:rsidR="003D15F2" w:rsidRPr="000041C8" w:rsidRDefault="002E310A"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e</w:t>
      </w:r>
      <w:r w:rsidR="003D15F2" w:rsidRPr="000041C8">
        <w:rPr>
          <w:rFonts w:ascii="Garamond" w:eastAsia="Times New Roman" w:hAnsi="Garamond" w:cs="Times New Roman"/>
          <w:lang w:eastAsia="pt-PT"/>
        </w:rPr>
        <w:t>) Transportar o animal de forma adequada e de acordo com a legislação em vigor, garantindo a segurança rodoviária e o</w:t>
      </w:r>
      <w:r w:rsidR="00AC5CED" w:rsidRPr="000041C8">
        <w:rPr>
          <w:rFonts w:ascii="Garamond" w:eastAsia="Times New Roman" w:hAnsi="Garamond" w:cs="Times New Roman"/>
          <w:lang w:eastAsia="pt-PT"/>
        </w:rPr>
        <w:t xml:space="preserve"> bem-estar e</w:t>
      </w:r>
      <w:r w:rsidR="003D15F2" w:rsidRPr="000041C8">
        <w:rPr>
          <w:rFonts w:ascii="Garamond" w:eastAsia="Times New Roman" w:hAnsi="Garamond" w:cs="Times New Roman"/>
          <w:lang w:eastAsia="pt-PT"/>
        </w:rPr>
        <w:t xml:space="preserve"> conforto do animal durante o transporte, inclusive em veículos particulares;</w:t>
      </w:r>
    </w:p>
    <w:p w14:paraId="13A51B98" w14:textId="04B02006" w:rsidR="003D15F2" w:rsidRPr="000041C8" w:rsidRDefault="3C2DF0BF" w:rsidP="00A95B79">
      <w:pPr>
        <w:spacing w:line="360" w:lineRule="auto"/>
        <w:jc w:val="both"/>
        <w:rPr>
          <w:rFonts w:ascii="Garamond" w:eastAsia="Times New Roman" w:hAnsi="Garamond" w:cs="Times New Roman"/>
          <w:lang w:eastAsia="pt-PT"/>
        </w:rPr>
      </w:pPr>
      <w:r w:rsidRPr="592F0569">
        <w:rPr>
          <w:rFonts w:ascii="Garamond" w:eastAsia="Times New Roman" w:hAnsi="Garamond" w:cs="Times New Roman"/>
          <w:lang w:eastAsia="pt-PT"/>
        </w:rPr>
        <w:t>f</w:t>
      </w:r>
      <w:r w:rsidR="7EF12E01" w:rsidRPr="592F0569">
        <w:rPr>
          <w:rFonts w:ascii="Garamond" w:eastAsia="Times New Roman" w:hAnsi="Garamond" w:cs="Times New Roman"/>
          <w:lang w:eastAsia="pt-PT"/>
        </w:rPr>
        <w:t xml:space="preserve">) Proporcionar ao animal </w:t>
      </w:r>
      <w:r w:rsidR="5DEAE3B3" w:rsidRPr="592F0569">
        <w:rPr>
          <w:rFonts w:ascii="Garamond" w:eastAsia="Times New Roman" w:hAnsi="Garamond" w:cs="Times New Roman"/>
          <w:lang w:eastAsia="pt-PT"/>
        </w:rPr>
        <w:t xml:space="preserve">toda e qualquer intervenção sanitária </w:t>
      </w:r>
      <w:r w:rsidR="4ED1F7F1" w:rsidRPr="592F0569">
        <w:rPr>
          <w:rFonts w:ascii="Garamond" w:eastAsia="Times New Roman" w:hAnsi="Garamond" w:cs="Times New Roman"/>
          <w:lang w:eastAsia="pt-PT"/>
        </w:rPr>
        <w:t xml:space="preserve">declarada como </w:t>
      </w:r>
      <w:r w:rsidR="5DEAE3B3" w:rsidRPr="592F0569">
        <w:rPr>
          <w:rFonts w:ascii="Garamond" w:eastAsia="Times New Roman" w:hAnsi="Garamond" w:cs="Times New Roman"/>
          <w:lang w:eastAsia="pt-PT"/>
        </w:rPr>
        <w:t>obrigatória</w:t>
      </w:r>
      <w:r w:rsidR="4ED1F7F1" w:rsidRPr="592F0569">
        <w:rPr>
          <w:rFonts w:ascii="Garamond" w:eastAsia="Times New Roman" w:hAnsi="Garamond" w:cs="Times New Roman"/>
          <w:lang w:eastAsia="pt-PT"/>
        </w:rPr>
        <w:t xml:space="preserve"> por parte </w:t>
      </w:r>
      <w:ins w:id="832" w:author="Maria Helena Menezes Maia" w:date="2025-08-07T10:57:00Z">
        <w:r w:rsidR="2EEED874" w:rsidRPr="592F0569">
          <w:rPr>
            <w:rFonts w:ascii="Garamond" w:eastAsia="Times New Roman" w:hAnsi="Garamond" w:cs="Times New Roman"/>
            <w:lang w:eastAsia="pt-PT"/>
          </w:rPr>
          <w:t xml:space="preserve">da </w:t>
        </w:r>
      </w:ins>
      <w:r w:rsidR="4ED1F7F1" w:rsidRPr="592F0569">
        <w:rPr>
          <w:rFonts w:ascii="Garamond" w:eastAsia="Times New Roman" w:hAnsi="Garamond" w:cs="Times New Roman"/>
          <w:lang w:eastAsia="pt-PT"/>
        </w:rPr>
        <w:t>autoridade sanitária nacional.</w:t>
      </w:r>
      <w:r w:rsidR="7EF12E01" w:rsidRPr="592F0569">
        <w:rPr>
          <w:rFonts w:ascii="Garamond" w:eastAsia="Times New Roman" w:hAnsi="Garamond" w:cs="Times New Roman"/>
          <w:lang w:eastAsia="pt-PT"/>
        </w:rPr>
        <w:t xml:space="preserve">, bem como qualquer outro tipo de tratamento veterinário preventivo, paliativo ou curativo indispensável </w:t>
      </w:r>
      <w:r w:rsidR="4B91FD72" w:rsidRPr="592F0569">
        <w:rPr>
          <w:rFonts w:ascii="Garamond" w:eastAsia="Times New Roman" w:hAnsi="Garamond" w:cs="Times New Roman"/>
          <w:lang w:eastAsia="pt-PT"/>
        </w:rPr>
        <w:t>ao seu bem-estar</w:t>
      </w:r>
      <w:r w:rsidR="7EF12E01" w:rsidRPr="592F0569">
        <w:rPr>
          <w:rFonts w:ascii="Garamond" w:eastAsia="Times New Roman" w:hAnsi="Garamond" w:cs="Times New Roman"/>
          <w:lang w:eastAsia="pt-PT"/>
        </w:rPr>
        <w:t>;</w:t>
      </w:r>
    </w:p>
    <w:p w14:paraId="32505C7C" w14:textId="673DED66" w:rsidR="003D15F2" w:rsidRDefault="002E310A" w:rsidP="00A95B79">
      <w:pPr>
        <w:spacing w:line="360" w:lineRule="auto"/>
        <w:jc w:val="both"/>
        <w:rPr>
          <w:ins w:id="833" w:author="Susana Margarida Gonçalves Silva Santos" w:date="2025-08-22T14:45:00Z" w16du:dateUtc="2025-08-22T13:45:00Z"/>
          <w:rFonts w:ascii="Garamond" w:eastAsia="Times New Roman" w:hAnsi="Garamond" w:cs="Times New Roman"/>
          <w:lang w:eastAsia="pt-PT"/>
        </w:rPr>
      </w:pPr>
      <w:r w:rsidRPr="40CAF8F4">
        <w:rPr>
          <w:rFonts w:ascii="Garamond" w:eastAsia="Times New Roman" w:hAnsi="Garamond" w:cs="Times New Roman"/>
          <w:lang w:eastAsia="pt-PT"/>
        </w:rPr>
        <w:t>g</w:t>
      </w:r>
      <w:r w:rsidR="003D15F2" w:rsidRPr="40CAF8F4">
        <w:rPr>
          <w:rFonts w:ascii="Garamond" w:eastAsia="Times New Roman" w:hAnsi="Garamond" w:cs="Times New Roman"/>
          <w:lang w:eastAsia="pt-PT"/>
        </w:rPr>
        <w:t>) Comunicar</w:t>
      </w:r>
      <w:r w:rsidR="00002052" w:rsidRPr="40CAF8F4">
        <w:rPr>
          <w:rFonts w:ascii="Garamond" w:eastAsia="Times New Roman" w:hAnsi="Garamond" w:cs="Times New Roman"/>
          <w:lang w:eastAsia="pt-PT"/>
        </w:rPr>
        <w:t xml:space="preserve"> </w:t>
      </w:r>
      <w:ins w:id="834" w:author="Susana Margarida Gonçalves Silva Santos" w:date="2025-08-22T14:45:00Z">
        <w:r w:rsidR="00162491" w:rsidRPr="40CAF8F4">
          <w:rPr>
            <w:rFonts w:ascii="Garamond" w:eastAsia="Times New Roman" w:hAnsi="Garamond" w:cs="Times New Roman"/>
            <w:lang w:eastAsia="pt-PT"/>
          </w:rPr>
          <w:t>ao SI</w:t>
        </w:r>
        <w:r w:rsidR="005B48F7" w:rsidRPr="40CAF8F4">
          <w:rPr>
            <w:rFonts w:ascii="Garamond" w:eastAsia="Times New Roman" w:hAnsi="Garamond" w:cs="Times New Roman"/>
            <w:lang w:eastAsia="pt-PT"/>
          </w:rPr>
          <w:t xml:space="preserve">AC </w:t>
        </w:r>
      </w:ins>
      <w:r w:rsidR="00002052" w:rsidRPr="40CAF8F4">
        <w:rPr>
          <w:rFonts w:ascii="Garamond" w:eastAsia="Times New Roman" w:hAnsi="Garamond" w:cs="Times New Roman"/>
          <w:lang w:eastAsia="pt-PT"/>
        </w:rPr>
        <w:t xml:space="preserve">o desaparecimento </w:t>
      </w:r>
      <w:r w:rsidR="003D15F2" w:rsidRPr="40CAF8F4">
        <w:rPr>
          <w:rFonts w:ascii="Garamond" w:eastAsia="Times New Roman" w:hAnsi="Garamond" w:cs="Times New Roman"/>
          <w:lang w:eastAsia="pt-PT"/>
        </w:rPr>
        <w:t>ou morte do animal</w:t>
      </w:r>
      <w:r w:rsidR="001F3503" w:rsidRPr="40CAF8F4">
        <w:rPr>
          <w:rFonts w:ascii="Garamond" w:eastAsia="Times New Roman" w:hAnsi="Garamond" w:cs="Times New Roman"/>
          <w:lang w:eastAsia="pt-PT"/>
        </w:rPr>
        <w:t xml:space="preserve"> de comp</w:t>
      </w:r>
      <w:r w:rsidR="000537C8" w:rsidRPr="40CAF8F4">
        <w:rPr>
          <w:rFonts w:ascii="Garamond" w:eastAsia="Times New Roman" w:hAnsi="Garamond" w:cs="Times New Roman"/>
          <w:lang w:eastAsia="pt-PT"/>
        </w:rPr>
        <w:t>a</w:t>
      </w:r>
      <w:r w:rsidR="001F3503" w:rsidRPr="40CAF8F4">
        <w:rPr>
          <w:rFonts w:ascii="Garamond" w:eastAsia="Times New Roman" w:hAnsi="Garamond" w:cs="Times New Roman"/>
          <w:lang w:eastAsia="pt-PT"/>
        </w:rPr>
        <w:t>nhia</w:t>
      </w:r>
      <w:r w:rsidR="003D15F2" w:rsidRPr="40CAF8F4">
        <w:rPr>
          <w:rFonts w:ascii="Garamond" w:eastAsia="Times New Roman" w:hAnsi="Garamond" w:cs="Times New Roman"/>
          <w:lang w:eastAsia="pt-PT"/>
        </w:rPr>
        <w:t xml:space="preserve">, qualquer alteração nos dados do animal </w:t>
      </w:r>
      <w:r w:rsidR="001F3503" w:rsidRPr="40CAF8F4">
        <w:rPr>
          <w:rFonts w:ascii="Garamond" w:eastAsia="Times New Roman" w:hAnsi="Garamond" w:cs="Times New Roman"/>
          <w:lang w:eastAsia="pt-PT"/>
        </w:rPr>
        <w:t xml:space="preserve">de companhia </w:t>
      </w:r>
      <w:r w:rsidR="003D15F2" w:rsidRPr="40CAF8F4">
        <w:rPr>
          <w:rFonts w:ascii="Garamond" w:eastAsia="Times New Roman" w:hAnsi="Garamond" w:cs="Times New Roman"/>
          <w:lang w:eastAsia="pt-PT"/>
        </w:rPr>
        <w:t>ou do</w:t>
      </w:r>
      <w:del w:id="835" w:author="Susana Margarida Gonçalves Silva Santos" w:date="2025-08-22T14:46:00Z">
        <w:r w:rsidRPr="40CAF8F4" w:rsidDel="003D15F2">
          <w:rPr>
            <w:rFonts w:ascii="Garamond" w:eastAsia="Times New Roman" w:hAnsi="Garamond" w:cs="Times New Roman"/>
            <w:lang w:eastAsia="pt-PT"/>
          </w:rPr>
          <w:delText xml:space="preserve"> proprietário</w:delText>
        </w:r>
      </w:del>
      <w:ins w:id="836" w:author="Susana Margarida Gonçalves Silva Santos" w:date="2025-08-22T14:46:00Z">
        <w:r w:rsidR="00672E56" w:rsidRPr="40CAF8F4">
          <w:rPr>
            <w:rFonts w:ascii="Garamond" w:eastAsia="Times New Roman" w:hAnsi="Garamond" w:cs="Times New Roman"/>
            <w:lang w:eastAsia="pt-PT"/>
          </w:rPr>
          <w:t xml:space="preserve"> titula</w:t>
        </w:r>
      </w:ins>
      <w:ins w:id="837" w:author="Susana Margarida Gonçalves Silva Santos" w:date="2025-08-22T14:47:00Z">
        <w:r w:rsidR="00672E56" w:rsidRPr="40CAF8F4">
          <w:rPr>
            <w:rFonts w:ascii="Garamond" w:eastAsia="Times New Roman" w:hAnsi="Garamond" w:cs="Times New Roman"/>
            <w:lang w:eastAsia="pt-PT"/>
          </w:rPr>
          <w:t>r ou detentor</w:t>
        </w:r>
      </w:ins>
      <w:r w:rsidR="003D15F2" w:rsidRPr="40CAF8F4">
        <w:rPr>
          <w:rFonts w:ascii="Garamond" w:eastAsia="Times New Roman" w:hAnsi="Garamond" w:cs="Times New Roman"/>
          <w:lang w:eastAsia="pt-PT"/>
        </w:rPr>
        <w:t>,</w:t>
      </w:r>
      <w:ins w:id="838" w:author="Maria Rosário Silva Lemos Cidadão" w:date="2025-08-26T09:01:00Z">
        <w:r w:rsidR="3E15EA5E" w:rsidRPr="40CAF8F4">
          <w:rPr>
            <w:rFonts w:ascii="Garamond" w:eastAsia="Times New Roman" w:hAnsi="Garamond" w:cs="Times New Roman"/>
            <w:lang w:eastAsia="pt-PT"/>
          </w:rPr>
          <w:t xml:space="preserve"> operador ou lar de acolhimento</w:t>
        </w:r>
      </w:ins>
      <w:r w:rsidR="003D15F2" w:rsidRPr="40CAF8F4">
        <w:rPr>
          <w:rFonts w:ascii="Garamond" w:eastAsia="Times New Roman" w:hAnsi="Garamond" w:cs="Times New Roman"/>
          <w:lang w:eastAsia="pt-PT"/>
        </w:rPr>
        <w:t xml:space="preserve"> nos prazos prescritos, bem como manter atualizado </w:t>
      </w:r>
      <w:r w:rsidR="003D15F2" w:rsidRPr="40CAF8F4">
        <w:rPr>
          <w:rFonts w:ascii="Garamond" w:eastAsia="Times New Roman" w:hAnsi="Garamond" w:cs="Times New Roman"/>
          <w:strike/>
          <w:lang w:eastAsia="pt-PT"/>
        </w:rPr>
        <w:t>o SIAC</w:t>
      </w:r>
      <w:r w:rsidR="00A80EDE" w:rsidRPr="40CAF8F4">
        <w:rPr>
          <w:rFonts w:ascii="Garamond" w:eastAsia="Times New Roman" w:hAnsi="Garamond" w:cs="Times New Roman"/>
          <w:strike/>
          <w:lang w:eastAsia="pt-PT"/>
        </w:rPr>
        <w:t xml:space="preserve"> e</w:t>
      </w:r>
      <w:r w:rsidR="00A80EDE" w:rsidRPr="40CAF8F4">
        <w:rPr>
          <w:rFonts w:ascii="Garamond" w:eastAsia="Times New Roman" w:hAnsi="Garamond" w:cs="Times New Roman"/>
          <w:lang w:eastAsia="pt-PT"/>
        </w:rPr>
        <w:t xml:space="preserve"> o DIAC</w:t>
      </w:r>
      <w:r w:rsidR="003D15F2" w:rsidRPr="40CAF8F4">
        <w:rPr>
          <w:rFonts w:ascii="Garamond" w:eastAsia="Times New Roman" w:hAnsi="Garamond" w:cs="Times New Roman"/>
          <w:lang w:eastAsia="pt-PT"/>
        </w:rPr>
        <w:t xml:space="preserve">, nos termos previstos no presente decreto-lei; </w:t>
      </w:r>
    </w:p>
    <w:p w14:paraId="19239C14" w14:textId="77777777" w:rsidR="00162491" w:rsidRPr="000041C8" w:rsidRDefault="00162491" w:rsidP="00A95B79">
      <w:pPr>
        <w:spacing w:line="360" w:lineRule="auto"/>
        <w:jc w:val="both"/>
        <w:rPr>
          <w:rFonts w:ascii="Garamond" w:eastAsia="Times New Roman" w:hAnsi="Garamond" w:cs="Times New Roman"/>
          <w:lang w:eastAsia="pt-PT"/>
        </w:rPr>
      </w:pPr>
    </w:p>
    <w:p w14:paraId="7334B500" w14:textId="77777777" w:rsidR="00763FD4" w:rsidRDefault="1942484C" w:rsidP="00763FD4">
      <w:pPr>
        <w:pStyle w:val="pf0"/>
        <w:rPr>
          <w:ins w:id="839" w:author="Susana Margarida Gonçalves Silva Santos" w:date="2025-08-22T14:49:00Z" w16du:dateUtc="2025-08-22T13:49:00Z"/>
          <w:rFonts w:ascii="Garamond" w:hAnsi="Garamond"/>
        </w:rPr>
      </w:pPr>
      <w:r w:rsidRPr="54EE4B9D">
        <w:rPr>
          <w:rFonts w:ascii="Garamond" w:hAnsi="Garamond"/>
        </w:rPr>
        <w:t>h</w:t>
      </w:r>
      <w:r w:rsidR="1FE25D7D" w:rsidRPr="54EE4B9D">
        <w:rPr>
          <w:rFonts w:ascii="Garamond" w:hAnsi="Garamond"/>
        </w:rPr>
        <w:t xml:space="preserve">) </w:t>
      </w:r>
      <w:r w:rsidR="1FE25D7D" w:rsidRPr="00763FD4">
        <w:rPr>
          <w:rFonts w:ascii="Garamond" w:hAnsi="Garamond"/>
          <w:strike/>
        </w:rPr>
        <w:t xml:space="preserve">Colocar à disposição das autoridades competentes a documentação necessária e obrigatória em cada caso, colaborando para a obtenção das informações solicitadas a todo o momento e atendendo, de forma geral, a todas as recomendações que a autoridade competente </w:t>
      </w:r>
      <w:r w:rsidR="5E51A7F0" w:rsidRPr="00763FD4">
        <w:rPr>
          <w:rFonts w:ascii="Garamond" w:hAnsi="Garamond"/>
          <w:strike/>
        </w:rPr>
        <w:t>emita</w:t>
      </w:r>
      <w:r w:rsidR="1FE25D7D" w:rsidRPr="54EE4B9D">
        <w:rPr>
          <w:rFonts w:ascii="Garamond" w:hAnsi="Garamond"/>
        </w:rPr>
        <w:t>;</w:t>
      </w:r>
    </w:p>
    <w:p w14:paraId="47EEBD80" w14:textId="5D460349" w:rsidR="00763FD4" w:rsidRDefault="00763FD4" w:rsidP="00763FD4">
      <w:pPr>
        <w:pStyle w:val="pf0"/>
        <w:rPr>
          <w:ins w:id="840" w:author="Susana Margarida Gonçalves Silva Santos" w:date="2025-08-22T14:49:00Z" w16du:dateUtc="2025-08-22T13:49:00Z"/>
          <w:rFonts w:ascii="Arial" w:hAnsi="Arial" w:cs="Arial"/>
          <w:sz w:val="20"/>
          <w:szCs w:val="20"/>
        </w:rPr>
      </w:pPr>
      <w:ins w:id="841" w:author="Susana Margarida Gonçalves Silva Santos" w:date="2025-08-22T14:49:00Z" w16du:dateUtc="2025-08-22T13:49:00Z">
        <w:r>
          <w:rPr>
            <w:rStyle w:val="cf01"/>
          </w:rPr>
          <w:t>Facultar às autoridades competentes, sempre que solicitada, a documentação necessária e obrigatória</w:t>
        </w:r>
      </w:ins>
      <w:ins w:id="842" w:author="Susana Margarida Gonçalves Silva Santos" w:date="2025-08-22T14:50:00Z" w16du:dateUtc="2025-08-22T13:50:00Z">
        <w:r w:rsidR="003C07DD">
          <w:rPr>
            <w:rStyle w:val="cf01"/>
          </w:rPr>
          <w:t>, bem como outros esclarecimentos necessários.</w:t>
        </w:r>
      </w:ins>
    </w:p>
    <w:p w14:paraId="14E456D4" w14:textId="79FEC9C8" w:rsidR="003D15F2" w:rsidRDefault="00763FD4" w:rsidP="00A95B79">
      <w:pPr>
        <w:spacing w:line="360" w:lineRule="auto"/>
        <w:jc w:val="both"/>
        <w:rPr>
          <w:ins w:id="843" w:author="Susana Margarida Gonçalves Silva Santos" w:date="2025-08-22T14:49:00Z" w16du:dateUtc="2025-08-22T13:49:00Z"/>
          <w:rFonts w:ascii="Garamond" w:eastAsia="Times New Roman" w:hAnsi="Garamond" w:cs="Times New Roman"/>
          <w:lang w:eastAsia="pt-PT"/>
        </w:rPr>
      </w:pPr>
      <w:ins w:id="844" w:author="Susana Margarida Gonçalves Silva Santos" w:date="2025-08-22T14:49:00Z" w16du:dateUtc="2025-08-22T13:49:00Z">
        <w:r>
          <w:rPr>
            <w:rFonts w:ascii="Garamond" w:eastAsia="Times New Roman" w:hAnsi="Garamond" w:cs="Times New Roman"/>
            <w:lang w:eastAsia="pt-PT"/>
          </w:rPr>
          <w:t xml:space="preserve">    </w:t>
        </w:r>
      </w:ins>
    </w:p>
    <w:p w14:paraId="3079D75B" w14:textId="77777777" w:rsidR="00763FD4" w:rsidRPr="000041C8" w:rsidRDefault="00763FD4" w:rsidP="00A95B79">
      <w:pPr>
        <w:spacing w:line="360" w:lineRule="auto"/>
        <w:jc w:val="both"/>
        <w:rPr>
          <w:rFonts w:ascii="Garamond" w:eastAsia="Times New Roman" w:hAnsi="Garamond" w:cs="Times New Roman"/>
          <w:lang w:eastAsia="pt-PT"/>
        </w:rPr>
      </w:pPr>
    </w:p>
    <w:p w14:paraId="16E3AD94" w14:textId="2A0F02FC" w:rsidR="003D15F2" w:rsidRPr="000041C8" w:rsidRDefault="002E310A"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i</w:t>
      </w:r>
      <w:r w:rsidR="003D15F2" w:rsidRPr="000041C8">
        <w:rPr>
          <w:rFonts w:ascii="Garamond" w:eastAsia="Times New Roman" w:hAnsi="Garamond" w:cs="Times New Roman"/>
          <w:lang w:eastAsia="pt-PT"/>
        </w:rPr>
        <w:t>) Recolher os excrementos do animal de</w:t>
      </w:r>
      <w:r w:rsidR="001F3503">
        <w:rPr>
          <w:rFonts w:ascii="Garamond" w:eastAsia="Times New Roman" w:hAnsi="Garamond" w:cs="Times New Roman"/>
          <w:lang w:eastAsia="pt-PT"/>
        </w:rPr>
        <w:t xml:space="preserve"> companhia de</w:t>
      </w:r>
      <w:r w:rsidR="003D15F2" w:rsidRPr="000041C8">
        <w:rPr>
          <w:rFonts w:ascii="Garamond" w:eastAsia="Times New Roman" w:hAnsi="Garamond" w:cs="Times New Roman"/>
          <w:lang w:eastAsia="pt-PT"/>
        </w:rPr>
        <w:t xml:space="preserve"> quaisquer locais</w:t>
      </w:r>
      <w:r w:rsidR="003364BD" w:rsidRPr="000041C8">
        <w:rPr>
          <w:rFonts w:ascii="Garamond" w:eastAsia="Times New Roman" w:hAnsi="Garamond" w:cs="Times New Roman"/>
          <w:lang w:eastAsia="pt-PT"/>
        </w:rPr>
        <w:t xml:space="preserve"> de acesso</w:t>
      </w:r>
      <w:r w:rsidR="003D15F2" w:rsidRPr="000041C8">
        <w:rPr>
          <w:rFonts w:ascii="Garamond" w:eastAsia="Times New Roman" w:hAnsi="Garamond" w:cs="Times New Roman"/>
          <w:lang w:eastAsia="pt-PT"/>
        </w:rPr>
        <w:t xml:space="preserve"> público.</w:t>
      </w:r>
    </w:p>
    <w:p w14:paraId="2668DD4B" w14:textId="5490F951" w:rsidR="009F75E9" w:rsidRPr="000041C8" w:rsidRDefault="1942484C" w:rsidP="00A95B79">
      <w:pPr>
        <w:spacing w:line="360" w:lineRule="auto"/>
        <w:jc w:val="both"/>
        <w:rPr>
          <w:rFonts w:ascii="Garamond" w:eastAsia="Times New Roman" w:hAnsi="Garamond" w:cs="Times New Roman"/>
          <w:lang w:eastAsia="pt-PT"/>
        </w:rPr>
      </w:pPr>
      <w:bookmarkStart w:id="845" w:name="_Hlk124173148"/>
      <w:r w:rsidRPr="54EE4B9D">
        <w:rPr>
          <w:rFonts w:ascii="Garamond" w:eastAsia="Times New Roman" w:hAnsi="Garamond" w:cs="Times New Roman"/>
          <w:lang w:eastAsia="pt-PT"/>
        </w:rPr>
        <w:t>2</w:t>
      </w:r>
      <w:r w:rsidR="610DD2B5" w:rsidRPr="54EE4B9D">
        <w:rPr>
          <w:rFonts w:ascii="Garamond" w:eastAsia="Times New Roman" w:hAnsi="Garamond" w:cs="Times New Roman"/>
          <w:lang w:eastAsia="pt-PT"/>
        </w:rPr>
        <w:t xml:space="preserve"> - É obrigatório o uso por todos os cães e gatos que circulem </w:t>
      </w:r>
      <w:r w:rsidR="00D02129" w:rsidRPr="54EE4B9D">
        <w:rPr>
          <w:rFonts w:ascii="Garamond" w:eastAsia="Times New Roman" w:hAnsi="Garamond" w:cs="Times New Roman"/>
          <w:lang w:eastAsia="pt-PT"/>
        </w:rPr>
        <w:t>em espaços</w:t>
      </w:r>
      <w:r w:rsidR="610DD2B5" w:rsidRPr="54EE4B9D">
        <w:rPr>
          <w:rFonts w:ascii="Garamond" w:eastAsia="Times New Roman" w:hAnsi="Garamond" w:cs="Times New Roman"/>
          <w:lang w:eastAsia="pt-PT"/>
        </w:rPr>
        <w:t xml:space="preserve"> públicos de coleira ou peitoral, no qual deve </w:t>
      </w:r>
      <w:r w:rsidR="4A10D2D0" w:rsidRPr="54EE4B9D">
        <w:rPr>
          <w:rFonts w:ascii="Garamond" w:eastAsia="Times New Roman" w:hAnsi="Garamond" w:cs="Times New Roman"/>
          <w:lang w:eastAsia="pt-PT"/>
        </w:rPr>
        <w:t>constar a</w:t>
      </w:r>
      <w:r w:rsidR="610DD2B5" w:rsidRPr="54EE4B9D">
        <w:rPr>
          <w:rFonts w:ascii="Garamond" w:eastAsia="Times New Roman" w:hAnsi="Garamond" w:cs="Times New Roman"/>
          <w:lang w:eastAsia="pt-PT"/>
        </w:rPr>
        <w:t xml:space="preserve"> morada ou</w:t>
      </w:r>
      <w:r w:rsidR="4CE09DE4" w:rsidRPr="54EE4B9D">
        <w:rPr>
          <w:rFonts w:ascii="Garamond" w:eastAsia="Times New Roman" w:hAnsi="Garamond" w:cs="Times New Roman"/>
          <w:lang w:eastAsia="pt-PT"/>
        </w:rPr>
        <w:t xml:space="preserve"> contacto</w:t>
      </w:r>
      <w:r w:rsidR="610DD2B5" w:rsidRPr="54EE4B9D">
        <w:rPr>
          <w:rFonts w:ascii="Garamond" w:eastAsia="Times New Roman" w:hAnsi="Garamond" w:cs="Times New Roman"/>
          <w:lang w:eastAsia="pt-PT"/>
        </w:rPr>
        <w:t xml:space="preserve"> telef</w:t>
      </w:r>
      <w:r w:rsidR="4CE09DE4" w:rsidRPr="54EE4B9D">
        <w:rPr>
          <w:rFonts w:ascii="Garamond" w:eastAsia="Times New Roman" w:hAnsi="Garamond" w:cs="Times New Roman"/>
          <w:lang w:eastAsia="pt-PT"/>
        </w:rPr>
        <w:t>ónico</w:t>
      </w:r>
      <w:r w:rsidR="610DD2B5" w:rsidRPr="54EE4B9D">
        <w:rPr>
          <w:rFonts w:ascii="Garamond" w:eastAsia="Times New Roman" w:hAnsi="Garamond" w:cs="Times New Roman"/>
          <w:lang w:eastAsia="pt-PT"/>
        </w:rPr>
        <w:t xml:space="preserve"> do detentor.  </w:t>
      </w:r>
    </w:p>
    <w:p w14:paraId="34C466DB" w14:textId="621CBC1C" w:rsidR="00F40BF8" w:rsidRDefault="1942484C" w:rsidP="00A95B79">
      <w:pPr>
        <w:spacing w:line="360" w:lineRule="auto"/>
        <w:jc w:val="both"/>
        <w:rPr>
          <w:ins w:id="846" w:author="Susana Margarida Gonçalves Silva Santos" w:date="2025-08-22T15:00:00Z" w16du:dateUtc="2025-08-22T14:00:00Z"/>
          <w:rFonts w:ascii="Garamond" w:eastAsia="Times New Roman" w:hAnsi="Garamond" w:cs="Times New Roman"/>
          <w:strike/>
          <w:lang w:eastAsia="pt-PT"/>
        </w:rPr>
      </w:pPr>
      <w:bookmarkStart w:id="847" w:name="_Hlk123736594"/>
      <w:r w:rsidRPr="578B151F">
        <w:rPr>
          <w:rFonts w:ascii="Garamond" w:eastAsia="Times New Roman" w:hAnsi="Garamond" w:cs="Times New Roman"/>
          <w:lang w:eastAsia="pt-PT"/>
        </w:rPr>
        <w:t>3</w:t>
      </w:r>
      <w:r w:rsidR="77F37984" w:rsidRPr="578B151F">
        <w:rPr>
          <w:rFonts w:ascii="Garamond" w:eastAsia="Times New Roman" w:hAnsi="Garamond" w:cs="Times New Roman"/>
          <w:lang w:eastAsia="pt-PT"/>
        </w:rPr>
        <w:t xml:space="preserve"> </w:t>
      </w:r>
      <w:r w:rsidR="610DD2B5" w:rsidRPr="578B151F">
        <w:rPr>
          <w:rFonts w:ascii="Garamond" w:eastAsia="Times New Roman" w:hAnsi="Garamond" w:cs="Times New Roman"/>
          <w:lang w:eastAsia="pt-PT"/>
        </w:rPr>
        <w:t xml:space="preserve">- </w:t>
      </w:r>
      <w:r w:rsidR="610DD2B5" w:rsidRPr="00F40BF8">
        <w:rPr>
          <w:rFonts w:ascii="Garamond" w:eastAsia="Times New Roman" w:hAnsi="Garamond" w:cs="Times New Roman"/>
          <w:strike/>
          <w:lang w:eastAsia="pt-PT"/>
        </w:rPr>
        <w:t>Em espaços públicos, os cães</w:t>
      </w:r>
      <w:r w:rsidR="0E43623A" w:rsidRPr="00F40BF8">
        <w:rPr>
          <w:rFonts w:ascii="Garamond" w:eastAsia="Times New Roman" w:hAnsi="Garamond" w:cs="Times New Roman"/>
          <w:strike/>
          <w:lang w:eastAsia="pt-PT"/>
        </w:rPr>
        <w:t xml:space="preserve"> e gatos</w:t>
      </w:r>
      <w:r w:rsidR="610DD2B5" w:rsidRPr="00F40BF8">
        <w:rPr>
          <w:rFonts w:ascii="Garamond" w:eastAsia="Times New Roman" w:hAnsi="Garamond" w:cs="Times New Roman"/>
          <w:strike/>
          <w:lang w:eastAsia="pt-PT"/>
        </w:rPr>
        <w:t xml:space="preserve"> devem ser conduzidos à trela ou</w:t>
      </w:r>
      <w:r w:rsidR="41412704" w:rsidRPr="00F40BF8">
        <w:rPr>
          <w:rFonts w:ascii="Garamond" w:eastAsia="Times New Roman" w:hAnsi="Garamond" w:cs="Times New Roman"/>
          <w:strike/>
          <w:lang w:eastAsia="pt-PT"/>
        </w:rPr>
        <w:t>, no caso dos cães,</w:t>
      </w:r>
      <w:r w:rsidR="610DD2B5" w:rsidRPr="00F40BF8">
        <w:rPr>
          <w:rFonts w:ascii="Garamond" w:eastAsia="Times New Roman" w:hAnsi="Garamond" w:cs="Times New Roman"/>
          <w:strike/>
          <w:lang w:eastAsia="pt-PT"/>
        </w:rPr>
        <w:t xml:space="preserve"> exceto durante a participação em provas e treinos ou, tratando-se de animais utilizados na caça, durante os atos venatórios,</w:t>
      </w:r>
      <w:r w:rsidR="1C2F84B2" w:rsidRPr="00F40BF8">
        <w:rPr>
          <w:rFonts w:ascii="Garamond" w:eastAsia="Times New Roman" w:hAnsi="Garamond" w:cs="Times New Roman"/>
          <w:strike/>
          <w:lang w:eastAsia="pt-PT"/>
        </w:rPr>
        <w:t xml:space="preserve"> cães</w:t>
      </w:r>
      <w:r w:rsidR="42B2E1F4" w:rsidRPr="00F40BF8">
        <w:rPr>
          <w:rFonts w:ascii="Garamond" w:eastAsia="Times New Roman" w:hAnsi="Garamond" w:cs="Times New Roman"/>
          <w:strike/>
          <w:lang w:eastAsia="pt-PT"/>
        </w:rPr>
        <w:t>-</w:t>
      </w:r>
      <w:r w:rsidR="1C2F84B2" w:rsidRPr="00F40BF8">
        <w:rPr>
          <w:rFonts w:ascii="Garamond" w:eastAsia="Times New Roman" w:hAnsi="Garamond" w:cs="Times New Roman"/>
          <w:strike/>
          <w:lang w:eastAsia="pt-PT"/>
        </w:rPr>
        <w:t>pastor, enquanto guardam os rebanhos, ou</w:t>
      </w:r>
      <w:r w:rsidR="0893266E" w:rsidRPr="00F40BF8">
        <w:rPr>
          <w:rFonts w:ascii="Garamond" w:eastAsia="Times New Roman" w:hAnsi="Garamond" w:cs="Times New Roman"/>
          <w:strike/>
          <w:lang w:eastAsia="pt-PT"/>
        </w:rPr>
        <w:t xml:space="preserve"> cã</w:t>
      </w:r>
      <w:r w:rsidR="7A9B09FB" w:rsidRPr="00F40BF8">
        <w:rPr>
          <w:rFonts w:ascii="Garamond" w:eastAsia="Times New Roman" w:hAnsi="Garamond" w:cs="Times New Roman"/>
          <w:strike/>
          <w:lang w:eastAsia="pt-PT"/>
        </w:rPr>
        <w:t xml:space="preserve">es pertencentes às Forças Armadas e às Forças de Segurança e Serviços de Segurança e </w:t>
      </w:r>
      <w:r w:rsidR="1C2F84B2" w:rsidRPr="00F40BF8">
        <w:rPr>
          <w:rFonts w:ascii="Garamond" w:eastAsia="Times New Roman" w:hAnsi="Garamond" w:cs="Times New Roman"/>
          <w:strike/>
          <w:lang w:eastAsia="pt-PT"/>
        </w:rPr>
        <w:t>cães de busca e salvamento, quando em serviço</w:t>
      </w:r>
      <w:r w:rsidR="42B2E1F4" w:rsidRPr="00F40BF8">
        <w:rPr>
          <w:rFonts w:ascii="Garamond" w:eastAsia="Times New Roman" w:hAnsi="Garamond" w:cs="Times New Roman"/>
          <w:strike/>
          <w:lang w:eastAsia="pt-PT"/>
        </w:rPr>
        <w:t>.</w:t>
      </w:r>
      <w:r w:rsidR="610DD2B5" w:rsidRPr="00F40BF8">
        <w:rPr>
          <w:rFonts w:ascii="Garamond" w:eastAsia="Times New Roman" w:hAnsi="Garamond" w:cs="Times New Roman"/>
          <w:strike/>
          <w:lang w:eastAsia="pt-PT"/>
        </w:rPr>
        <w:t xml:space="preserve"> </w:t>
      </w:r>
    </w:p>
    <w:p w14:paraId="3F2D2EA3" w14:textId="77777777" w:rsidR="0079302E" w:rsidRDefault="002F6F95" w:rsidP="00A95B79">
      <w:pPr>
        <w:pStyle w:val="ListParagraph"/>
        <w:numPr>
          <w:ilvl w:val="0"/>
          <w:numId w:val="35"/>
        </w:numPr>
        <w:spacing w:line="360" w:lineRule="auto"/>
        <w:jc w:val="both"/>
        <w:rPr>
          <w:ins w:id="848" w:author="Susana Margarida Gonçalves Silva Santos" w:date="2025-08-22T15:14:00Z" w16du:dateUtc="2025-08-22T14:14:00Z"/>
        </w:rPr>
      </w:pPr>
      <w:ins w:id="849" w:author="Susana Margarida Gonçalves Silva Santos" w:date="2025-08-22T15:07:00Z" w16du:dateUtc="2025-08-22T14:07:00Z">
        <w:r>
          <w:t>Na</w:t>
        </w:r>
      </w:ins>
      <w:ins w:id="850" w:author="Susana Margarida Gonçalves Silva Santos" w:date="2025-08-22T15:00:00Z" w16du:dateUtc="2025-08-22T14:00:00Z">
        <w:r w:rsidR="00E41CA1">
          <w:t xml:space="preserve"> via ou lugar públicos</w:t>
        </w:r>
      </w:ins>
      <w:ins w:id="851" w:author="Susana Margarida Gonçalves Silva Santos" w:date="2025-08-22T15:07:00Z" w16du:dateUtc="2025-08-22T14:07:00Z">
        <w:r w:rsidR="008B579C">
          <w:t xml:space="preserve"> é obrigatório </w:t>
        </w:r>
        <w:r w:rsidR="00552B3D">
          <w:t>os</w:t>
        </w:r>
      </w:ins>
      <w:ins w:id="852" w:author="Susana Margarida Gonçalves Silva Santos" w:date="2025-08-22T15:00:00Z" w16du:dateUtc="2025-08-22T14:00:00Z">
        <w:r w:rsidR="00E41CA1">
          <w:t xml:space="preserve"> cães </w:t>
        </w:r>
      </w:ins>
      <w:ins w:id="853" w:author="Susana Margarida Gonçalves Silva Santos" w:date="2025-08-22T15:07:00Z" w16du:dateUtc="2025-08-22T14:07:00Z">
        <w:r w:rsidR="00552B3D">
          <w:t xml:space="preserve">serem </w:t>
        </w:r>
      </w:ins>
      <w:ins w:id="854" w:author="Susana Margarida Gonçalves Silva Santos" w:date="2025-08-22T15:00:00Z" w16du:dateUtc="2025-08-22T14:00:00Z">
        <w:r w:rsidR="00E41CA1">
          <w:t>acompanhados pelo detentor</w:t>
        </w:r>
      </w:ins>
      <w:ins w:id="855" w:author="Susana Margarida Gonçalves Silva Santos" w:date="2025-08-22T15:06:00Z" w16du:dateUtc="2025-08-22T14:06:00Z">
        <w:r w:rsidR="007A5CC4">
          <w:t xml:space="preserve"> e conduzidos à trela</w:t>
        </w:r>
      </w:ins>
      <w:ins w:id="856" w:author="Susana Margarida Gonçalves Silva Santos" w:date="2025-08-22T15:08:00Z" w16du:dateUtc="2025-08-22T14:08:00Z">
        <w:r w:rsidR="00DC1435">
          <w:t>.</w:t>
        </w:r>
      </w:ins>
    </w:p>
    <w:p w14:paraId="3C6BBAFD" w14:textId="77883383" w:rsidR="00E41CA1" w:rsidRPr="0079302E" w:rsidRDefault="00DC1435" w:rsidP="00A95B79">
      <w:pPr>
        <w:pStyle w:val="ListParagraph"/>
        <w:numPr>
          <w:ilvl w:val="0"/>
          <w:numId w:val="35"/>
        </w:numPr>
        <w:spacing w:line="360" w:lineRule="auto"/>
        <w:jc w:val="both"/>
        <w:rPr>
          <w:ins w:id="857" w:author="Susana Margarida Gonçalves Silva Santos" w:date="2025-08-22T14:59:00Z" w16du:dateUtc="2025-08-22T13:59:00Z"/>
        </w:rPr>
      </w:pPr>
      <w:ins w:id="858" w:author="Susana Margarida Gonçalves Silva Santos" w:date="2025-08-22T15:08:00Z" w16du:dateUtc="2025-08-22T14:08:00Z">
        <w:r>
          <w:t xml:space="preserve">Excetua-se </w:t>
        </w:r>
      </w:ins>
      <w:ins w:id="859" w:author="Susana Margarida Gonçalves Silva Santos" w:date="2025-08-22T15:09:00Z" w16du:dateUtc="2025-08-22T14:09:00Z">
        <w:r w:rsidR="009548BB">
          <w:t>do ponto anterior a participação dos cães</w:t>
        </w:r>
      </w:ins>
      <w:ins w:id="860" w:author="Susana Margarida Gonçalves Silva Santos" w:date="2025-08-22T15:03:00Z" w16du:dateUtc="2025-08-22T14:03:00Z">
        <w:r w:rsidR="00844DA1">
          <w:t xml:space="preserve"> </w:t>
        </w:r>
      </w:ins>
      <w:ins w:id="861" w:author="Susana Margarida Gonçalves Silva Santos" w:date="2025-08-22T15:00:00Z" w16du:dateUtc="2025-08-22T14:00:00Z">
        <w:r w:rsidR="00E41CA1">
          <w:t>em provas e treinos ou, durante os atos venatórios</w:t>
        </w:r>
      </w:ins>
      <w:ins w:id="862" w:author="Susana Margarida Gonçalves Silva Santos" w:date="2025-08-22T15:03:00Z" w16du:dateUtc="2025-08-22T14:03:00Z">
        <w:r w:rsidR="004D6CE3">
          <w:t xml:space="preserve"> </w:t>
        </w:r>
      </w:ins>
      <w:ins w:id="863" w:author="Susana Margarida Gonçalves Silva Santos" w:date="2025-08-22T15:13:00Z" w16du:dateUtc="2025-08-22T14:13:00Z">
        <w:r w:rsidR="0072119C">
          <w:t>ou em atividade de</w:t>
        </w:r>
      </w:ins>
      <w:ins w:id="864" w:author="Susana Margarida Gonçalves Silva Santos" w:date="2025-08-22T15:09:00Z" w16du:dateUtc="2025-08-22T14:09:00Z">
        <w:r w:rsidR="00101600">
          <w:t xml:space="preserve"> </w:t>
        </w:r>
      </w:ins>
      <w:ins w:id="865" w:author="Susana Margarida Gonçalves Silva Santos" w:date="2025-08-22T15:10:00Z" w16du:dateUtc="2025-08-22T14:10:00Z">
        <w:r w:rsidR="00101600">
          <w:t>pastoreio</w:t>
        </w:r>
      </w:ins>
      <w:ins w:id="866" w:author="Susana Margarida Gonçalves Silva Santos" w:date="2025-08-22T15:01:00Z" w16du:dateUtc="2025-08-22T14:01:00Z">
        <w:r w:rsidR="00E41CA1">
          <w:t>.</w:t>
        </w:r>
      </w:ins>
    </w:p>
    <w:p w14:paraId="4BCD4615" w14:textId="77777777" w:rsidR="00D174F3" w:rsidRDefault="00D174F3" w:rsidP="00A95B79">
      <w:pPr>
        <w:spacing w:line="360" w:lineRule="auto"/>
        <w:jc w:val="both"/>
        <w:rPr>
          <w:ins w:id="867" w:author="Susana Margarida Gonçalves Silva Santos" w:date="2025-08-22T15:25:00Z" w16du:dateUtc="2025-08-22T14:25:00Z"/>
          <w:rFonts w:ascii="Garamond" w:eastAsia="Times New Roman" w:hAnsi="Garamond" w:cs="Times New Roman"/>
          <w:lang w:eastAsia="pt-PT"/>
        </w:rPr>
      </w:pPr>
    </w:p>
    <w:p w14:paraId="4E2BDDB5" w14:textId="4601BA1A" w:rsidR="00F40BF8" w:rsidRPr="000041C8" w:rsidRDefault="00D174F3" w:rsidP="00A95B79">
      <w:pPr>
        <w:spacing w:line="360" w:lineRule="auto"/>
        <w:jc w:val="both"/>
        <w:rPr>
          <w:rFonts w:ascii="Garamond" w:eastAsia="Times New Roman" w:hAnsi="Garamond" w:cs="Times New Roman"/>
          <w:lang w:eastAsia="pt-PT"/>
        </w:rPr>
      </w:pPr>
      <w:commentRangeStart w:id="868"/>
      <w:ins w:id="869" w:author="Susana Margarida Gonçalves Silva Santos" w:date="2025-08-22T15:24:00Z">
        <w:r w:rsidRPr="1126FC69">
          <w:rPr>
            <w:rFonts w:ascii="Garamond" w:eastAsia="Times New Roman" w:hAnsi="Garamond" w:cs="Times New Roman"/>
            <w:lang w:eastAsia="pt-PT"/>
          </w:rPr>
          <w:t>Pontos 4 e 5 não são obrigações gerai</w:t>
        </w:r>
      </w:ins>
      <w:ins w:id="870" w:author="Susana Margarida Gonçalves Silva Santos" w:date="2025-08-22T15:25:00Z">
        <w:r w:rsidRPr="1126FC69">
          <w:rPr>
            <w:rFonts w:ascii="Garamond" w:eastAsia="Times New Roman" w:hAnsi="Garamond" w:cs="Times New Roman"/>
            <w:lang w:eastAsia="pt-PT"/>
          </w:rPr>
          <w:t>s dos detentores, pelo que não devem ficar sob esta epígrafe:</w:t>
        </w:r>
      </w:ins>
      <w:commentRangeEnd w:id="868"/>
      <w:r w:rsidRPr="000041C8">
        <w:rPr>
          <w:rStyle w:val="CommentReference"/>
          <w:rFonts w:ascii="Garamond" w:eastAsia="Times New Roman" w:hAnsi="Garamond" w:cs="Times New Roman"/>
          <w:sz w:val="24"/>
          <w:szCs w:val="24"/>
          <w:lang w:eastAsia="pt-PT"/>
        </w:rPr>
        <w:commentReference w:id="868"/>
      </w:r>
    </w:p>
    <w:p w14:paraId="2C29A2E0" w14:textId="58DE5305" w:rsidR="009F75E9" w:rsidRDefault="42B2E1F4" w:rsidP="00A95B79">
      <w:pPr>
        <w:spacing w:line="360" w:lineRule="auto"/>
        <w:jc w:val="both"/>
        <w:rPr>
          <w:ins w:id="871" w:author="Susana Margarida Gonçalves Silva Santos" w:date="2025-08-22T15:21:00Z" w16du:dateUtc="2025-08-22T14:21:00Z"/>
          <w:rFonts w:ascii="Garamond" w:eastAsia="Times New Roman" w:hAnsi="Garamond" w:cs="Times New Roman"/>
          <w:lang w:eastAsia="pt-PT"/>
        </w:rPr>
      </w:pPr>
      <w:r w:rsidRPr="578B151F">
        <w:rPr>
          <w:rFonts w:ascii="Garamond" w:eastAsia="Times New Roman" w:hAnsi="Garamond" w:cs="Times New Roman"/>
          <w:lang w:eastAsia="pt-PT"/>
        </w:rPr>
        <w:t>4 - A</w:t>
      </w:r>
      <w:r w:rsidR="77E1A555" w:rsidRPr="578B151F">
        <w:rPr>
          <w:rFonts w:ascii="Garamond" w:eastAsia="Times New Roman" w:hAnsi="Garamond" w:cs="Times New Roman"/>
          <w:lang w:eastAsia="pt-PT"/>
        </w:rPr>
        <w:t xml:space="preserve">s </w:t>
      </w:r>
      <w:r w:rsidRPr="578B151F">
        <w:rPr>
          <w:rFonts w:ascii="Garamond" w:eastAsia="Times New Roman" w:hAnsi="Garamond" w:cs="Times New Roman"/>
          <w:lang w:eastAsia="pt-PT"/>
        </w:rPr>
        <w:t>autarquias locais devem prever espaços públicos</w:t>
      </w:r>
      <w:r w:rsidR="40473D6A" w:rsidRPr="578B151F">
        <w:rPr>
          <w:rFonts w:ascii="Garamond" w:eastAsia="Times New Roman" w:hAnsi="Garamond" w:cs="Times New Roman"/>
          <w:lang w:eastAsia="pt-PT"/>
        </w:rPr>
        <w:t xml:space="preserve">, ainda que condicionados a determinados horários, </w:t>
      </w:r>
      <w:r w:rsidR="77E1A555" w:rsidRPr="578B151F">
        <w:rPr>
          <w:rFonts w:ascii="Garamond" w:eastAsia="Times New Roman" w:hAnsi="Garamond" w:cs="Times New Roman"/>
          <w:lang w:eastAsia="pt-PT"/>
        </w:rPr>
        <w:t xml:space="preserve">para a permanência e circulação de cães </w:t>
      </w:r>
      <w:r w:rsidRPr="006333CA">
        <w:rPr>
          <w:rFonts w:ascii="Garamond" w:eastAsia="Times New Roman" w:hAnsi="Garamond" w:cs="Times New Roman"/>
          <w:strike/>
          <w:lang w:eastAsia="pt-PT"/>
        </w:rPr>
        <w:t>ou</w:t>
      </w:r>
      <w:r w:rsidR="77E1A555" w:rsidRPr="006333CA">
        <w:rPr>
          <w:rFonts w:ascii="Garamond" w:eastAsia="Times New Roman" w:hAnsi="Garamond" w:cs="Times New Roman"/>
          <w:strike/>
          <w:lang w:eastAsia="pt-PT"/>
        </w:rPr>
        <w:t xml:space="preserve"> gatos</w:t>
      </w:r>
      <w:r w:rsidR="77F37984" w:rsidRPr="578B151F">
        <w:rPr>
          <w:rFonts w:ascii="Garamond" w:eastAsia="Times New Roman" w:hAnsi="Garamond" w:cs="Times New Roman"/>
          <w:lang w:eastAsia="pt-PT"/>
        </w:rPr>
        <w:t xml:space="preserve"> sem a obrigatoriedade de utilização </w:t>
      </w:r>
      <w:r w:rsidR="0D7654E8" w:rsidRPr="578B151F">
        <w:rPr>
          <w:rFonts w:ascii="Garamond" w:eastAsia="Times New Roman" w:hAnsi="Garamond" w:cs="Times New Roman"/>
          <w:lang w:eastAsia="pt-PT"/>
        </w:rPr>
        <w:t>de</w:t>
      </w:r>
      <w:r w:rsidR="77F37984" w:rsidRPr="578B151F">
        <w:rPr>
          <w:rFonts w:ascii="Garamond" w:eastAsia="Times New Roman" w:hAnsi="Garamond" w:cs="Times New Roman"/>
          <w:lang w:eastAsia="pt-PT"/>
        </w:rPr>
        <w:t xml:space="preserve"> trela</w:t>
      </w:r>
      <w:r w:rsidR="0D7654E8" w:rsidRPr="578B151F">
        <w:rPr>
          <w:rFonts w:ascii="Garamond" w:eastAsia="Times New Roman" w:hAnsi="Garamond" w:cs="Times New Roman"/>
          <w:lang w:eastAsia="pt-PT"/>
        </w:rPr>
        <w:t xml:space="preserve"> ou açaimo</w:t>
      </w:r>
      <w:ins w:id="872" w:author="Susana Margarida Gonçalves Silva Santos" w:date="2025-08-22T15:18:00Z" w16du:dateUtc="2025-08-22T14:18:00Z">
        <w:r w:rsidR="00F96F52">
          <w:rPr>
            <w:rFonts w:ascii="Garamond" w:eastAsia="Times New Roman" w:hAnsi="Garamond" w:cs="Times New Roman"/>
            <w:lang w:eastAsia="pt-PT"/>
          </w:rPr>
          <w:t>, quando justificável.</w:t>
        </w:r>
      </w:ins>
      <w:del w:id="873" w:author="Susana Margarida Gonçalves Silva Santos" w:date="2025-08-22T15:19:00Z" w16du:dateUtc="2025-08-22T14:19:00Z">
        <w:r w:rsidR="40473D6A" w:rsidRPr="578B151F" w:rsidDel="00F96F52">
          <w:rPr>
            <w:rFonts w:ascii="Garamond" w:eastAsia="Times New Roman" w:hAnsi="Garamond" w:cs="Times New Roman"/>
            <w:lang w:eastAsia="pt-PT"/>
          </w:rPr>
          <w:delText xml:space="preserve">. </w:delText>
        </w:r>
      </w:del>
    </w:p>
    <w:p w14:paraId="7EC551DC" w14:textId="77777777" w:rsidR="000F5BB0" w:rsidRDefault="000F5BB0" w:rsidP="00A95B79">
      <w:pPr>
        <w:spacing w:line="360" w:lineRule="auto"/>
        <w:jc w:val="both"/>
        <w:rPr>
          <w:rFonts w:ascii="Garamond" w:eastAsia="Times New Roman" w:hAnsi="Garamond" w:cs="Times New Roman"/>
          <w:lang w:eastAsia="pt-PT"/>
        </w:rPr>
      </w:pPr>
    </w:p>
    <w:p w14:paraId="6702D3B1" w14:textId="3BF13FAF" w:rsidR="00DB4713" w:rsidRPr="00700C5E" w:rsidRDefault="5172BFE1" w:rsidP="00A95B79">
      <w:pPr>
        <w:spacing w:line="360" w:lineRule="auto"/>
        <w:jc w:val="both"/>
        <w:rPr>
          <w:rFonts w:ascii="Garamond" w:eastAsia="Times New Roman" w:hAnsi="Garamond" w:cs="Times New Roman"/>
          <w:lang w:eastAsia="pt-PT"/>
        </w:rPr>
      </w:pPr>
      <w:r w:rsidRPr="578B151F">
        <w:rPr>
          <w:rFonts w:ascii="Garamond" w:eastAsia="Times New Roman" w:hAnsi="Garamond" w:cs="Times New Roman"/>
          <w:lang w:eastAsia="pt-PT"/>
        </w:rPr>
        <w:t xml:space="preserve">5 </w:t>
      </w:r>
      <w:r w:rsidR="0C52EE4B" w:rsidRPr="578B151F">
        <w:rPr>
          <w:rFonts w:ascii="Garamond" w:eastAsia="Times New Roman" w:hAnsi="Garamond" w:cs="Times New Roman"/>
          <w:lang w:eastAsia="pt-PT"/>
        </w:rPr>
        <w:t>–</w:t>
      </w:r>
      <w:r w:rsidRPr="578B151F">
        <w:rPr>
          <w:rFonts w:ascii="Garamond" w:eastAsia="Times New Roman" w:hAnsi="Garamond" w:cs="Times New Roman"/>
          <w:lang w:eastAsia="pt-PT"/>
        </w:rPr>
        <w:t xml:space="preserve"> </w:t>
      </w:r>
      <w:r w:rsidR="0C52EE4B" w:rsidRPr="578B151F">
        <w:rPr>
          <w:rFonts w:ascii="Garamond" w:eastAsia="Times New Roman" w:hAnsi="Garamond" w:cs="Times New Roman"/>
          <w:lang w:eastAsia="pt-PT"/>
        </w:rPr>
        <w:t xml:space="preserve">As autarquias locais estabelecem o regime aplicável à circulação e permanência de animais de companhia </w:t>
      </w:r>
      <w:r w:rsidR="203C7F6F" w:rsidRPr="578B151F">
        <w:rPr>
          <w:rFonts w:ascii="Garamond" w:eastAsia="Times New Roman" w:hAnsi="Garamond" w:cs="Times New Roman"/>
          <w:lang w:eastAsia="pt-PT"/>
        </w:rPr>
        <w:t xml:space="preserve">em “Praias de Uso Canino”: zonas de praia não classificadas como “águas balneares”, nas quais são disponibilizados equipamentos e materiais de recolha de dejetos, bem como normas a cumprir pelos respetivos </w:t>
      </w:r>
      <w:del w:id="874" w:author="Susana Margarida Gonçalves Silva Santos" w:date="2025-08-22T15:20:00Z" w16du:dateUtc="2025-08-22T14:20:00Z">
        <w:r w:rsidR="203C7F6F" w:rsidRPr="00061CFE" w:rsidDel="00061CFE">
          <w:rPr>
            <w:rFonts w:ascii="Garamond" w:eastAsia="Times New Roman" w:hAnsi="Garamond" w:cs="Times New Roman"/>
            <w:strike/>
            <w:lang w:eastAsia="pt-PT"/>
          </w:rPr>
          <w:delText>titulares</w:delText>
        </w:r>
        <w:r w:rsidR="203C7F6F" w:rsidRPr="578B151F" w:rsidDel="00061CFE">
          <w:rPr>
            <w:rFonts w:ascii="Garamond" w:eastAsia="Times New Roman" w:hAnsi="Garamond" w:cs="Times New Roman"/>
            <w:lang w:eastAsia="pt-PT"/>
          </w:rPr>
          <w:delText xml:space="preserve"> </w:delText>
        </w:r>
      </w:del>
      <w:ins w:id="875" w:author="Susana Margarida Gonçalves Silva Santos" w:date="2025-08-22T15:20:00Z" w16du:dateUtc="2025-08-22T14:20:00Z">
        <w:r w:rsidR="0080412F">
          <w:rPr>
            <w:rFonts w:ascii="Garamond" w:eastAsia="Times New Roman" w:hAnsi="Garamond" w:cs="Times New Roman"/>
            <w:lang w:eastAsia="pt-PT"/>
          </w:rPr>
          <w:t xml:space="preserve"> detentores</w:t>
        </w:r>
        <w:r w:rsidR="00061CFE" w:rsidRPr="578B151F">
          <w:rPr>
            <w:rFonts w:ascii="Garamond" w:eastAsia="Times New Roman" w:hAnsi="Garamond" w:cs="Times New Roman"/>
            <w:lang w:eastAsia="pt-PT"/>
          </w:rPr>
          <w:t xml:space="preserve"> </w:t>
        </w:r>
      </w:ins>
      <w:r w:rsidR="203C7F6F" w:rsidRPr="578B151F">
        <w:rPr>
          <w:rFonts w:ascii="Garamond" w:eastAsia="Times New Roman" w:hAnsi="Garamond" w:cs="Times New Roman"/>
          <w:lang w:eastAsia="pt-PT"/>
        </w:rPr>
        <w:t>d</w:t>
      </w:r>
      <w:ins w:id="876" w:author="Susana Margarida Gonçalves Silva Santos" w:date="2025-08-22T15:22:00Z" w16du:dateUtc="2025-08-22T14:22:00Z">
        <w:r w:rsidR="00700C5E">
          <w:rPr>
            <w:rFonts w:ascii="Garamond" w:eastAsia="Times New Roman" w:hAnsi="Garamond" w:cs="Times New Roman"/>
            <w:lang w:eastAsia="pt-PT"/>
          </w:rPr>
          <w:t>e</w:t>
        </w:r>
        <w:r w:rsidR="00FB1DD2">
          <w:rPr>
            <w:rFonts w:ascii="Garamond" w:eastAsia="Times New Roman" w:hAnsi="Garamond" w:cs="Times New Roman"/>
            <w:lang w:eastAsia="pt-PT"/>
          </w:rPr>
          <w:t xml:space="preserve"> </w:t>
        </w:r>
      </w:ins>
      <w:del w:id="877" w:author="Susana Margarida Gonçalves Silva Santos" w:date="2025-08-22T15:22:00Z" w16du:dateUtc="2025-08-22T14:22:00Z">
        <w:r w:rsidR="203C7F6F" w:rsidRPr="578B151F" w:rsidDel="00700C5E">
          <w:rPr>
            <w:rFonts w:ascii="Garamond" w:eastAsia="Times New Roman" w:hAnsi="Garamond" w:cs="Times New Roman"/>
            <w:lang w:eastAsia="pt-PT"/>
          </w:rPr>
          <w:delText>o</w:delText>
        </w:r>
      </w:del>
      <w:r w:rsidR="203C7F6F" w:rsidRPr="578B151F">
        <w:rPr>
          <w:rFonts w:ascii="Garamond" w:eastAsia="Times New Roman" w:hAnsi="Garamond" w:cs="Times New Roman"/>
          <w:lang w:eastAsia="pt-PT"/>
        </w:rPr>
        <w:t xml:space="preserve"> </w:t>
      </w:r>
      <w:del w:id="878" w:author="Susana Margarida Gonçalves Silva Santos" w:date="2025-08-22T15:22:00Z" w16du:dateUtc="2025-08-22T14:22:00Z">
        <w:r w:rsidR="203C7F6F" w:rsidRPr="578B151F" w:rsidDel="00700C5E">
          <w:rPr>
            <w:rFonts w:ascii="Garamond" w:eastAsia="Times New Roman" w:hAnsi="Garamond" w:cs="Times New Roman"/>
            <w:lang w:eastAsia="pt-PT"/>
          </w:rPr>
          <w:delText>animal de companhia</w:delText>
        </w:r>
      </w:del>
      <w:r w:rsidR="0C52EE4B" w:rsidRPr="578B151F">
        <w:rPr>
          <w:rFonts w:ascii="Garamond" w:eastAsia="Times New Roman" w:hAnsi="Garamond" w:cs="Times New Roman"/>
          <w:lang w:eastAsia="pt-PT"/>
        </w:rPr>
        <w:t xml:space="preserve"> </w:t>
      </w:r>
      <w:r w:rsidRPr="578B151F">
        <w:rPr>
          <w:rFonts w:ascii="Garamond" w:eastAsia="Times New Roman" w:hAnsi="Garamond" w:cs="Times New Roman"/>
          <w:lang w:eastAsia="pt-PT"/>
        </w:rPr>
        <w:t xml:space="preserve"> </w:t>
      </w:r>
      <w:ins w:id="879" w:author="Susana Margarida Gonçalves Silva Santos" w:date="2025-08-22T15:22:00Z" w16du:dateUtc="2025-08-22T14:22:00Z">
        <w:r w:rsidR="00700C5E">
          <w:rPr>
            <w:rFonts w:ascii="Garamond" w:eastAsia="Times New Roman" w:hAnsi="Garamond" w:cs="Times New Roman"/>
            <w:lang w:eastAsia="pt-PT"/>
          </w:rPr>
          <w:t>cães.</w:t>
        </w:r>
      </w:ins>
    </w:p>
    <w:bookmarkEnd w:id="845"/>
    <w:bookmarkEnd w:id="847"/>
    <w:p w14:paraId="61295883" w14:textId="11F09A42" w:rsidR="0052210D" w:rsidRDefault="5172BFE1" w:rsidP="00127232">
      <w:pPr>
        <w:spacing w:line="360" w:lineRule="auto"/>
        <w:jc w:val="both"/>
        <w:rPr>
          <w:ins w:id="880" w:author="Susana Margarida Gonçalves Silva Santos" w:date="2025-08-22T15:35:00Z" w16du:dateUtc="2025-08-22T14:35:00Z"/>
          <w:rFonts w:ascii="Garamond" w:eastAsia="Times New Roman" w:hAnsi="Garamond" w:cs="Times New Roman"/>
          <w:lang w:eastAsia="pt-PT"/>
        </w:rPr>
      </w:pPr>
      <w:r w:rsidRPr="578B151F">
        <w:rPr>
          <w:rFonts w:ascii="Garamond" w:eastAsia="Times New Roman" w:hAnsi="Garamond" w:cs="Times New Roman"/>
          <w:lang w:eastAsia="pt-PT"/>
        </w:rPr>
        <w:t>6</w:t>
      </w:r>
      <w:r w:rsidR="42B2E1F4" w:rsidRPr="578B151F">
        <w:rPr>
          <w:rFonts w:ascii="Garamond" w:eastAsia="Times New Roman" w:hAnsi="Garamond" w:cs="Times New Roman"/>
          <w:lang w:eastAsia="pt-PT"/>
        </w:rPr>
        <w:t xml:space="preserve"> </w:t>
      </w:r>
      <w:r w:rsidR="53ABFEA9" w:rsidRPr="578B151F">
        <w:rPr>
          <w:rFonts w:ascii="Garamond" w:eastAsia="Times New Roman" w:hAnsi="Garamond" w:cs="Times New Roman"/>
          <w:lang w:eastAsia="pt-PT"/>
        </w:rPr>
        <w:t>- Os cães</w:t>
      </w:r>
      <w:r w:rsidR="50312DE7" w:rsidRPr="578B151F">
        <w:rPr>
          <w:rFonts w:ascii="Garamond" w:eastAsia="Times New Roman" w:hAnsi="Garamond" w:cs="Times New Roman"/>
          <w:lang w:eastAsia="pt-PT"/>
        </w:rPr>
        <w:t xml:space="preserve"> e</w:t>
      </w:r>
      <w:r w:rsidR="53ABFEA9" w:rsidRPr="578B151F">
        <w:rPr>
          <w:rFonts w:ascii="Garamond" w:eastAsia="Times New Roman" w:hAnsi="Garamond" w:cs="Times New Roman"/>
          <w:lang w:eastAsia="pt-PT"/>
        </w:rPr>
        <w:t xml:space="preserve"> gatos </w:t>
      </w:r>
      <w:r w:rsidR="4FF7C69D" w:rsidRPr="578B151F">
        <w:rPr>
          <w:rFonts w:ascii="Garamond" w:eastAsia="Times New Roman" w:hAnsi="Garamond" w:cs="Times New Roman"/>
          <w:lang w:eastAsia="pt-PT"/>
        </w:rPr>
        <w:t xml:space="preserve">não registados como animais reprodutores em nome de criadores com </w:t>
      </w:r>
      <w:r w:rsidR="2BA7018C" w:rsidRPr="578B151F">
        <w:rPr>
          <w:rFonts w:ascii="Garamond" w:eastAsia="Times New Roman" w:hAnsi="Garamond" w:cs="Times New Roman"/>
          <w:lang w:eastAsia="pt-PT"/>
        </w:rPr>
        <w:t>alojamentos autorizados</w:t>
      </w:r>
      <w:r w:rsidR="4FF7C69D" w:rsidRPr="578B151F">
        <w:rPr>
          <w:rFonts w:ascii="Garamond" w:eastAsia="Times New Roman" w:hAnsi="Garamond" w:cs="Times New Roman"/>
          <w:lang w:eastAsia="pt-PT"/>
        </w:rPr>
        <w:t xml:space="preserve"> para o efeito</w:t>
      </w:r>
      <w:r w:rsidR="2BA58CA0" w:rsidRPr="578B151F">
        <w:rPr>
          <w:rFonts w:ascii="Garamond" w:eastAsia="Times New Roman" w:hAnsi="Garamond" w:cs="Times New Roman"/>
          <w:lang w:eastAsia="pt-PT"/>
        </w:rPr>
        <w:t xml:space="preserve"> </w:t>
      </w:r>
      <w:r w:rsidR="53ABFEA9" w:rsidRPr="578B151F">
        <w:rPr>
          <w:rFonts w:ascii="Garamond" w:eastAsia="Times New Roman" w:hAnsi="Garamond" w:cs="Times New Roman"/>
          <w:lang w:eastAsia="pt-PT"/>
        </w:rPr>
        <w:t>devem ser esterilizados</w:t>
      </w:r>
      <w:r w:rsidR="0D7654E8" w:rsidRPr="578B151F">
        <w:rPr>
          <w:rFonts w:ascii="Garamond" w:eastAsia="Times New Roman" w:hAnsi="Garamond" w:cs="Times New Roman"/>
          <w:lang w:eastAsia="pt-PT"/>
        </w:rPr>
        <w:t xml:space="preserve"> </w:t>
      </w:r>
      <w:r w:rsidR="7EE7AFB0" w:rsidRPr="578B151F">
        <w:rPr>
          <w:rFonts w:ascii="Garamond" w:eastAsia="Times New Roman" w:hAnsi="Garamond" w:cs="Times New Roman"/>
          <w:lang w:eastAsia="pt-PT"/>
        </w:rPr>
        <w:t>antes dos seis meses de idade</w:t>
      </w:r>
      <w:r w:rsidR="5E51A7F0" w:rsidRPr="578B151F">
        <w:rPr>
          <w:rFonts w:ascii="Garamond" w:eastAsia="Times New Roman" w:hAnsi="Garamond" w:cs="Times New Roman"/>
          <w:lang w:eastAsia="pt-PT"/>
        </w:rPr>
        <w:t>, desde entrada em vigor deste Decreto-Lei.</w:t>
      </w:r>
    </w:p>
    <w:p w14:paraId="0DCE9804" w14:textId="4DEE9EE6" w:rsidR="00AB2D19" w:rsidRDefault="00AB2D19" w:rsidP="00127232">
      <w:pPr>
        <w:spacing w:line="360" w:lineRule="auto"/>
        <w:jc w:val="both"/>
        <w:rPr>
          <w:ins w:id="881" w:author="Susana Margarida Gonçalves Silva Santos" w:date="2025-08-22T15:36:00Z" w16du:dateUtc="2025-08-22T14:36:00Z"/>
          <w:rFonts w:ascii="Garamond" w:eastAsia="Times New Roman" w:hAnsi="Garamond" w:cs="Times New Roman"/>
          <w:lang w:eastAsia="pt-PT"/>
        </w:rPr>
      </w:pPr>
      <w:ins w:id="882" w:author="Susana Margarida Gonçalves Silva Santos" w:date="2025-08-22T15:35:00Z" w16du:dateUtc="2025-08-22T14:35:00Z">
        <w:r>
          <w:rPr>
            <w:rFonts w:ascii="Garamond" w:eastAsia="Times New Roman" w:hAnsi="Garamond" w:cs="Times New Roman"/>
            <w:lang w:eastAsia="pt-PT"/>
          </w:rPr>
          <w:t xml:space="preserve">A idade de esterilização deve ser revista, </w:t>
        </w:r>
      </w:ins>
      <w:ins w:id="883" w:author="Susana Margarida Gonçalves Silva Santos" w:date="2025-08-22T15:36:00Z" w16du:dateUtc="2025-08-22T14:36:00Z">
        <w:r>
          <w:rPr>
            <w:rFonts w:ascii="Garamond" w:eastAsia="Times New Roman" w:hAnsi="Garamond" w:cs="Times New Roman"/>
            <w:lang w:eastAsia="pt-PT"/>
          </w:rPr>
          <w:t>designadamente</w:t>
        </w:r>
      </w:ins>
      <w:ins w:id="884" w:author="Susana Margarida Gonçalves Silva Santos" w:date="2025-08-22T15:37:00Z" w16du:dateUtc="2025-08-22T14:37:00Z">
        <w:r w:rsidR="00C36E54">
          <w:rPr>
            <w:rFonts w:ascii="Garamond" w:eastAsia="Times New Roman" w:hAnsi="Garamond" w:cs="Times New Roman"/>
            <w:lang w:eastAsia="pt-PT"/>
          </w:rPr>
          <w:t>,</w:t>
        </w:r>
      </w:ins>
      <w:ins w:id="885" w:author="Susana Margarida Gonçalves Silva Santos" w:date="2025-08-22T15:36:00Z" w16du:dateUtc="2025-08-22T14:36:00Z">
        <w:r>
          <w:rPr>
            <w:rFonts w:ascii="Garamond" w:eastAsia="Times New Roman" w:hAnsi="Garamond" w:cs="Times New Roman"/>
            <w:lang w:eastAsia="pt-PT"/>
          </w:rPr>
          <w:t xml:space="preserve"> por causa da decisão </w:t>
        </w:r>
        <w:r w:rsidR="008875B8">
          <w:rPr>
            <w:rFonts w:ascii="Garamond" w:eastAsia="Times New Roman" w:hAnsi="Garamond" w:cs="Times New Roman"/>
            <w:lang w:eastAsia="pt-PT"/>
          </w:rPr>
          <w:t>quanto ao facto de o animal vir a ser ou não considerado como reprodutor.</w:t>
        </w:r>
      </w:ins>
    </w:p>
    <w:p w14:paraId="0DFCAEFA" w14:textId="460F4C54" w:rsidR="008875B8" w:rsidRDefault="00A94D3C" w:rsidP="00127232">
      <w:pPr>
        <w:spacing w:line="360" w:lineRule="auto"/>
        <w:jc w:val="both"/>
        <w:rPr>
          <w:ins w:id="886" w:author="Susana Margarida Gonçalves Silva Santos" w:date="2025-08-22T15:33:00Z" w16du:dateUtc="2025-08-22T14:33:00Z"/>
          <w:rFonts w:ascii="Garamond" w:eastAsia="Times New Roman" w:hAnsi="Garamond" w:cs="Times New Roman"/>
          <w:lang w:eastAsia="pt-PT"/>
        </w:rPr>
      </w:pPr>
      <w:ins w:id="887" w:author="Susana Margarida Gonçalves Silva Santos" w:date="2025-08-22T15:37:00Z" w16du:dateUtc="2025-08-22T14:37:00Z">
        <w:r>
          <w:rPr>
            <w:rFonts w:ascii="Garamond" w:eastAsia="Times New Roman" w:hAnsi="Garamond" w:cs="Times New Roman"/>
            <w:lang w:eastAsia="pt-PT"/>
          </w:rPr>
          <w:t>Estabelecer uma n</w:t>
        </w:r>
      </w:ins>
      <w:ins w:id="888" w:author="Susana Margarida Gonçalves Silva Santos" w:date="2025-08-22T15:36:00Z" w16du:dateUtc="2025-08-22T14:36:00Z">
        <w:r w:rsidR="008875B8">
          <w:rPr>
            <w:rFonts w:ascii="Garamond" w:eastAsia="Times New Roman" w:hAnsi="Garamond" w:cs="Times New Roman"/>
            <w:lang w:eastAsia="pt-PT"/>
          </w:rPr>
          <w:t>orma transit</w:t>
        </w:r>
      </w:ins>
      <w:ins w:id="889" w:author="Susana Margarida Gonçalves Silva Santos" w:date="2025-08-22T15:37:00Z" w16du:dateUtc="2025-08-22T14:37:00Z">
        <w:r w:rsidR="008875B8">
          <w:rPr>
            <w:rFonts w:ascii="Garamond" w:eastAsia="Times New Roman" w:hAnsi="Garamond" w:cs="Times New Roman"/>
            <w:lang w:eastAsia="pt-PT"/>
          </w:rPr>
          <w:t>ória.</w:t>
        </w:r>
      </w:ins>
    </w:p>
    <w:p w14:paraId="5564BE6A" w14:textId="77777777" w:rsidR="0052210D" w:rsidRPr="000537C8" w:rsidRDefault="0052210D" w:rsidP="00127232">
      <w:pPr>
        <w:spacing w:line="360" w:lineRule="auto"/>
        <w:jc w:val="both"/>
        <w:rPr>
          <w:rFonts w:ascii="Garamond" w:eastAsia="Times New Roman" w:hAnsi="Garamond" w:cs="Times New Roman"/>
          <w:lang w:eastAsia="pt-PT"/>
        </w:rPr>
      </w:pPr>
    </w:p>
    <w:p w14:paraId="07234ECF" w14:textId="1176291C" w:rsidR="00216F92" w:rsidRPr="000537C8" w:rsidRDefault="5E51A7F0" w:rsidP="00127232">
      <w:pPr>
        <w:spacing w:line="360" w:lineRule="auto"/>
        <w:jc w:val="both"/>
        <w:rPr>
          <w:rFonts w:ascii="Garamond" w:eastAsia="Times New Roman" w:hAnsi="Garamond" w:cs="Times New Roman"/>
          <w:lang w:eastAsia="pt-PT"/>
        </w:rPr>
      </w:pPr>
      <w:r w:rsidRPr="578B151F">
        <w:rPr>
          <w:rFonts w:ascii="Garamond" w:eastAsia="Times New Roman" w:hAnsi="Garamond" w:cs="Times New Roman"/>
          <w:lang w:eastAsia="pt-PT"/>
        </w:rPr>
        <w:t>7 – Todos os cães e gatos</w:t>
      </w:r>
      <w:r w:rsidR="244EFCE1" w:rsidRPr="578B151F">
        <w:rPr>
          <w:rFonts w:ascii="Garamond" w:eastAsia="Times New Roman" w:hAnsi="Garamond" w:cs="Times New Roman"/>
          <w:lang w:eastAsia="pt-PT"/>
        </w:rPr>
        <w:t xml:space="preserve">, com mais de </w:t>
      </w:r>
      <w:r w:rsidR="244EFCE1" w:rsidRPr="00102607">
        <w:rPr>
          <w:rFonts w:ascii="Garamond" w:eastAsia="Times New Roman" w:hAnsi="Garamond" w:cs="Times New Roman"/>
          <w:strike/>
          <w:lang w:eastAsia="pt-PT"/>
        </w:rPr>
        <w:t>6 meses</w:t>
      </w:r>
      <w:r w:rsidR="244EFCE1" w:rsidRPr="578B151F">
        <w:rPr>
          <w:rFonts w:ascii="Garamond" w:eastAsia="Times New Roman" w:hAnsi="Garamond" w:cs="Times New Roman"/>
          <w:lang w:eastAsia="pt-PT"/>
        </w:rPr>
        <w:t xml:space="preserve">, que não se encontrem registados </w:t>
      </w:r>
      <w:r w:rsidRPr="578B151F">
        <w:rPr>
          <w:rFonts w:ascii="Garamond" w:eastAsia="Times New Roman" w:hAnsi="Garamond" w:cs="Times New Roman"/>
          <w:lang w:eastAsia="pt-PT"/>
        </w:rPr>
        <w:t>como animais reprodutores em nome de criadores com alojamento licenciados para o efeito</w:t>
      </w:r>
      <w:r w:rsidR="244EFCE1" w:rsidRPr="578B151F">
        <w:rPr>
          <w:rFonts w:ascii="Garamond" w:eastAsia="Times New Roman" w:hAnsi="Garamond" w:cs="Times New Roman"/>
          <w:lang w:eastAsia="pt-PT"/>
        </w:rPr>
        <w:t xml:space="preserve">, devem ser esterilizados, </w:t>
      </w:r>
      <w:del w:id="890" w:author="Susana Margarida Gonçalves Silva Santos" w:date="2025-08-22T15:39:00Z" w16du:dateUtc="2025-08-22T14:39:00Z">
        <w:r w:rsidR="244EFCE1" w:rsidRPr="578B151F" w:rsidDel="002513C4">
          <w:rPr>
            <w:rFonts w:ascii="Garamond" w:eastAsia="Times New Roman" w:hAnsi="Garamond" w:cs="Times New Roman"/>
            <w:lang w:eastAsia="pt-PT"/>
          </w:rPr>
          <w:delText xml:space="preserve">caso não existam contraindicações médico veterinárias, </w:delText>
        </w:r>
      </w:del>
      <w:r w:rsidR="244EFCE1" w:rsidRPr="578B151F">
        <w:rPr>
          <w:rFonts w:ascii="Garamond" w:eastAsia="Times New Roman" w:hAnsi="Garamond" w:cs="Times New Roman"/>
          <w:lang w:eastAsia="pt-PT"/>
        </w:rPr>
        <w:t>no prazo de 2 anos, desde a entrada em vigor do presente Decreto-Lei</w:t>
      </w:r>
      <w:ins w:id="891" w:author="Susana Margarida Gonçalves Silva Santos" w:date="2025-08-22T15:40:00Z" w16du:dateUtc="2025-08-22T14:40:00Z">
        <w:r w:rsidR="002513C4">
          <w:rPr>
            <w:rFonts w:ascii="Garamond" w:eastAsia="Times New Roman" w:hAnsi="Garamond" w:cs="Times New Roman"/>
            <w:lang w:eastAsia="pt-PT"/>
          </w:rPr>
          <w:t>, caso não existam contraindicações médico-veterinárias, devidamente documentadas.</w:t>
        </w:r>
      </w:ins>
      <w:del w:id="892" w:author="Susana Margarida Gonçalves Silva Santos" w:date="2025-08-22T15:40:00Z" w16du:dateUtc="2025-08-22T14:40:00Z">
        <w:r w:rsidR="244EFCE1" w:rsidRPr="578B151F" w:rsidDel="002513C4">
          <w:rPr>
            <w:rFonts w:ascii="Garamond" w:eastAsia="Times New Roman" w:hAnsi="Garamond" w:cs="Times New Roman"/>
            <w:lang w:eastAsia="pt-PT"/>
          </w:rPr>
          <w:delText>.</w:delText>
        </w:r>
      </w:del>
    </w:p>
    <w:p w14:paraId="1F3A3641" w14:textId="77777777" w:rsidR="00A16DEE" w:rsidRDefault="00A16DEE" w:rsidP="00127232">
      <w:pPr>
        <w:spacing w:line="360" w:lineRule="auto"/>
        <w:jc w:val="both"/>
        <w:rPr>
          <w:rFonts w:ascii="Garamond" w:eastAsia="Times New Roman" w:hAnsi="Garamond" w:cs="Times New Roman"/>
          <w:lang w:eastAsia="pt-PT"/>
        </w:rPr>
      </w:pPr>
    </w:p>
    <w:p w14:paraId="48F1DBD1" w14:textId="71D60FF7" w:rsidR="00DE4DD3" w:rsidRPr="000041C8" w:rsidRDefault="00DE4DD3" w:rsidP="00DE4DD3">
      <w:pPr>
        <w:spacing w:line="360" w:lineRule="auto"/>
        <w:jc w:val="center"/>
        <w:rPr>
          <w:rFonts w:ascii="Garamond" w:eastAsia="Times New Roman" w:hAnsi="Garamond" w:cs="Times New Roman"/>
          <w:b/>
          <w:bCs/>
          <w:lang w:eastAsia="pt-PT"/>
        </w:rPr>
      </w:pPr>
      <w:bookmarkStart w:id="893" w:name="_Hlk136266926"/>
      <w:r w:rsidRPr="000041C8">
        <w:rPr>
          <w:rFonts w:ascii="Garamond" w:eastAsia="Times New Roman" w:hAnsi="Garamond" w:cs="Times New Roman"/>
          <w:b/>
          <w:bCs/>
          <w:lang w:eastAsia="pt-PT"/>
        </w:rPr>
        <w:t xml:space="preserve">Artigo </w:t>
      </w:r>
      <w:r w:rsidR="00E238BA">
        <w:rPr>
          <w:rFonts w:ascii="Garamond" w:eastAsia="Times New Roman" w:hAnsi="Garamond" w:cs="Times New Roman"/>
          <w:b/>
          <w:bCs/>
          <w:lang w:eastAsia="pt-PT"/>
        </w:rPr>
        <w:t>11</w:t>
      </w:r>
      <w:r w:rsidRPr="000041C8">
        <w:rPr>
          <w:rFonts w:ascii="Garamond" w:eastAsia="Times New Roman" w:hAnsi="Garamond" w:cs="Times New Roman"/>
          <w:b/>
          <w:bCs/>
          <w:lang w:eastAsia="pt-PT"/>
        </w:rPr>
        <w:t xml:space="preserve">.º </w:t>
      </w:r>
    </w:p>
    <w:p w14:paraId="018AC21D" w14:textId="7CE827AC" w:rsidR="00DE4DD3" w:rsidRPr="000041C8" w:rsidRDefault="006662F5" w:rsidP="00DE4DD3">
      <w:pPr>
        <w:spacing w:line="360" w:lineRule="auto"/>
        <w:jc w:val="center"/>
        <w:rPr>
          <w:rFonts w:ascii="Garamond" w:eastAsia="Times New Roman" w:hAnsi="Garamond" w:cs="Times New Roman"/>
          <w:lang w:eastAsia="pt-PT"/>
        </w:rPr>
      </w:pPr>
      <w:r w:rsidRPr="000041C8">
        <w:rPr>
          <w:rFonts w:ascii="Garamond" w:eastAsia="Times New Roman" w:hAnsi="Garamond" w:cs="Times New Roman"/>
          <w:lang w:eastAsia="pt-PT"/>
        </w:rPr>
        <w:t xml:space="preserve">Obrigações </w:t>
      </w:r>
      <w:r w:rsidR="00AB73A5" w:rsidRPr="000041C8">
        <w:rPr>
          <w:rFonts w:ascii="Garamond" w:eastAsia="Times New Roman" w:hAnsi="Garamond" w:cs="Times New Roman"/>
          <w:lang w:eastAsia="pt-PT"/>
        </w:rPr>
        <w:t xml:space="preserve">especiais dos detentores </w:t>
      </w:r>
      <w:r w:rsidR="008861D4" w:rsidRPr="000041C8">
        <w:rPr>
          <w:rFonts w:ascii="Garamond" w:eastAsia="Times New Roman" w:hAnsi="Garamond" w:cs="Times New Roman"/>
          <w:lang w:eastAsia="pt-PT"/>
        </w:rPr>
        <w:t>relativas a</w:t>
      </w:r>
      <w:r w:rsidRPr="000041C8">
        <w:rPr>
          <w:rFonts w:ascii="Garamond" w:eastAsia="Times New Roman" w:hAnsi="Garamond" w:cs="Times New Roman"/>
          <w:lang w:eastAsia="pt-PT"/>
        </w:rPr>
        <w:t>o alojamento</w:t>
      </w:r>
    </w:p>
    <w:p w14:paraId="718E6669" w14:textId="7C53DCF8" w:rsidR="00260C34" w:rsidRPr="00454A5C" w:rsidRDefault="45972043" w:rsidP="54EE4B9D">
      <w:pPr>
        <w:spacing w:line="360" w:lineRule="auto"/>
        <w:jc w:val="both"/>
        <w:rPr>
          <w:rFonts w:ascii="Garamond" w:eastAsia="Times New Roman" w:hAnsi="Garamond" w:cs="Times New Roman"/>
          <w:strike/>
          <w:highlight w:val="yellow"/>
          <w:lang w:eastAsia="pt-PT"/>
        </w:rPr>
      </w:pPr>
      <w:r w:rsidRPr="578B151F">
        <w:rPr>
          <w:rFonts w:ascii="Garamond" w:eastAsia="Times New Roman" w:hAnsi="Garamond" w:cs="Times New Roman"/>
          <w:lang w:eastAsia="pt-PT"/>
        </w:rPr>
        <w:t xml:space="preserve">1 – </w:t>
      </w:r>
      <w:r w:rsidRPr="00454A5C">
        <w:rPr>
          <w:rFonts w:ascii="Garamond" w:eastAsia="Times New Roman" w:hAnsi="Garamond" w:cs="Times New Roman"/>
          <w:strike/>
          <w:lang w:eastAsia="pt-PT"/>
        </w:rPr>
        <w:t xml:space="preserve">A </w:t>
      </w:r>
      <w:r w:rsidRPr="00454A5C">
        <w:rPr>
          <w:rFonts w:ascii="Garamond" w:eastAsia="Times New Roman" w:hAnsi="Garamond" w:cs="Times New Roman"/>
          <w:strike/>
          <w:highlight w:val="yellow"/>
          <w:lang w:eastAsia="pt-PT"/>
        </w:rPr>
        <w:t>determinação do n</w:t>
      </w:r>
      <w:r w:rsidR="659F0BA9" w:rsidRPr="00454A5C">
        <w:rPr>
          <w:rFonts w:ascii="Garamond" w:eastAsia="Times New Roman" w:hAnsi="Garamond" w:cs="Times New Roman"/>
          <w:strike/>
          <w:highlight w:val="yellow"/>
          <w:lang w:eastAsia="pt-PT"/>
        </w:rPr>
        <w:t>ú</w:t>
      </w:r>
      <w:r w:rsidR="63338D5A" w:rsidRPr="00454A5C">
        <w:rPr>
          <w:rFonts w:ascii="Garamond" w:eastAsia="Times New Roman" w:hAnsi="Garamond" w:cs="Times New Roman"/>
          <w:strike/>
          <w:highlight w:val="yellow"/>
          <w:lang w:eastAsia="pt-PT"/>
        </w:rPr>
        <w:t>mero</w:t>
      </w:r>
      <w:r w:rsidR="11CE5477" w:rsidRPr="00454A5C">
        <w:rPr>
          <w:rFonts w:ascii="Garamond" w:eastAsia="Times New Roman" w:hAnsi="Garamond" w:cs="Times New Roman"/>
          <w:strike/>
          <w:highlight w:val="yellow"/>
          <w:lang w:eastAsia="pt-PT"/>
        </w:rPr>
        <w:t xml:space="preserve"> </w:t>
      </w:r>
      <w:r w:rsidRPr="00454A5C">
        <w:rPr>
          <w:rFonts w:ascii="Garamond" w:eastAsia="Times New Roman" w:hAnsi="Garamond" w:cs="Times New Roman"/>
          <w:strike/>
          <w:highlight w:val="yellow"/>
          <w:lang w:eastAsia="pt-PT"/>
        </w:rPr>
        <w:t xml:space="preserve">de animais permitidos em alojamento </w:t>
      </w:r>
      <w:r w:rsidR="50E8954F" w:rsidRPr="00454A5C">
        <w:rPr>
          <w:rFonts w:ascii="Garamond" w:eastAsia="Times New Roman" w:hAnsi="Garamond" w:cs="Times New Roman"/>
          <w:strike/>
          <w:highlight w:val="yellow"/>
          <w:lang w:eastAsia="pt-PT"/>
        </w:rPr>
        <w:t>que não</w:t>
      </w:r>
      <w:r w:rsidR="160B25C9" w:rsidRPr="00454A5C">
        <w:rPr>
          <w:rFonts w:ascii="Garamond" w:eastAsia="Times New Roman" w:hAnsi="Garamond" w:cs="Times New Roman"/>
          <w:strike/>
          <w:highlight w:val="yellow"/>
          <w:lang w:eastAsia="pt-PT"/>
        </w:rPr>
        <w:t xml:space="preserve"> seja destinado</w:t>
      </w:r>
      <w:r w:rsidR="50E8954F" w:rsidRPr="00454A5C">
        <w:rPr>
          <w:rFonts w:ascii="Garamond" w:eastAsia="Times New Roman" w:hAnsi="Garamond" w:cs="Times New Roman"/>
          <w:strike/>
          <w:highlight w:val="yellow"/>
          <w:lang w:eastAsia="pt-PT"/>
        </w:rPr>
        <w:t xml:space="preserve"> </w:t>
      </w:r>
      <w:r w:rsidR="6CF4F223" w:rsidRPr="00454A5C">
        <w:rPr>
          <w:rFonts w:ascii="Garamond" w:eastAsia="Times New Roman" w:hAnsi="Garamond" w:cs="Times New Roman"/>
          <w:strike/>
          <w:highlight w:val="yellow"/>
          <w:lang w:eastAsia="pt-PT"/>
        </w:rPr>
        <w:t xml:space="preserve">ao exercício da atividade de exploração para </w:t>
      </w:r>
      <w:r w:rsidR="39CA2DFC" w:rsidRPr="00454A5C">
        <w:rPr>
          <w:rFonts w:ascii="Garamond" w:eastAsia="Times New Roman" w:hAnsi="Garamond" w:cs="Times New Roman"/>
          <w:strike/>
          <w:highlight w:val="yellow"/>
          <w:lang w:eastAsia="pt-PT"/>
        </w:rPr>
        <w:t>hospedagem</w:t>
      </w:r>
      <w:r w:rsidR="6CF4F223" w:rsidRPr="00454A5C">
        <w:rPr>
          <w:rFonts w:ascii="Garamond" w:eastAsia="Times New Roman" w:hAnsi="Garamond" w:cs="Times New Roman"/>
          <w:strike/>
          <w:highlight w:val="yellow"/>
          <w:lang w:eastAsia="pt-PT"/>
        </w:rPr>
        <w:t>, nos termos do presente decreto-lei</w:t>
      </w:r>
      <w:r w:rsidR="5AF5316F" w:rsidRPr="00454A5C">
        <w:rPr>
          <w:rFonts w:ascii="Garamond" w:eastAsia="Times New Roman" w:hAnsi="Garamond" w:cs="Times New Roman"/>
          <w:strike/>
          <w:highlight w:val="yellow"/>
          <w:lang w:eastAsia="pt-PT"/>
        </w:rPr>
        <w:t xml:space="preserve">, </w:t>
      </w:r>
      <w:r w:rsidRPr="00454A5C">
        <w:rPr>
          <w:rFonts w:ascii="Garamond" w:eastAsia="Times New Roman" w:hAnsi="Garamond" w:cs="Times New Roman"/>
          <w:strike/>
          <w:highlight w:val="yellow"/>
          <w:lang w:eastAsia="pt-PT"/>
        </w:rPr>
        <w:t>seja em prédios urbanos, mistos ou rústicos, é competência do respetivo município</w:t>
      </w:r>
      <w:r w:rsidR="63338D5A" w:rsidRPr="00454A5C">
        <w:rPr>
          <w:rFonts w:ascii="Garamond" w:eastAsia="Times New Roman" w:hAnsi="Garamond" w:cs="Times New Roman"/>
          <w:strike/>
          <w:highlight w:val="yellow"/>
          <w:lang w:eastAsia="pt-PT"/>
        </w:rPr>
        <w:t xml:space="preserve"> e freguesia</w:t>
      </w:r>
      <w:r w:rsidR="142F7A47" w:rsidRPr="00454A5C">
        <w:rPr>
          <w:rFonts w:ascii="Garamond" w:eastAsia="Times New Roman" w:hAnsi="Garamond" w:cs="Times New Roman"/>
          <w:strike/>
          <w:highlight w:val="yellow"/>
          <w:lang w:eastAsia="pt-PT"/>
        </w:rPr>
        <w:t>, que ter</w:t>
      </w:r>
      <w:r w:rsidR="63338D5A" w:rsidRPr="00454A5C">
        <w:rPr>
          <w:rFonts w:ascii="Garamond" w:eastAsia="Times New Roman" w:hAnsi="Garamond" w:cs="Times New Roman"/>
          <w:strike/>
          <w:highlight w:val="yellow"/>
          <w:lang w:eastAsia="pt-PT"/>
        </w:rPr>
        <w:t>ão</w:t>
      </w:r>
      <w:r w:rsidR="142F7A47" w:rsidRPr="00454A5C">
        <w:rPr>
          <w:rFonts w:ascii="Garamond" w:eastAsia="Times New Roman" w:hAnsi="Garamond" w:cs="Times New Roman"/>
          <w:strike/>
          <w:highlight w:val="yellow"/>
          <w:lang w:eastAsia="pt-PT"/>
        </w:rPr>
        <w:t xml:space="preserve"> acesso base de dados de apoio ao Sistema de Informação de Animais de Companhia, para monitorização e controlo do </w:t>
      </w:r>
      <w:r w:rsidR="63338D5A" w:rsidRPr="00454A5C">
        <w:rPr>
          <w:rFonts w:ascii="Garamond" w:eastAsia="Times New Roman" w:hAnsi="Garamond" w:cs="Times New Roman"/>
          <w:strike/>
          <w:highlight w:val="yellow"/>
          <w:lang w:eastAsia="pt-PT"/>
        </w:rPr>
        <w:t>numero de animais mantidos em cada local</w:t>
      </w:r>
      <w:r w:rsidRPr="00454A5C">
        <w:rPr>
          <w:rFonts w:ascii="Garamond" w:eastAsia="Times New Roman" w:hAnsi="Garamond" w:cs="Times New Roman"/>
          <w:strike/>
          <w:highlight w:val="yellow"/>
          <w:lang w:eastAsia="pt-PT"/>
        </w:rPr>
        <w:t xml:space="preserve"> </w:t>
      </w:r>
      <w:r w:rsidR="63338D5A" w:rsidRPr="00454A5C">
        <w:rPr>
          <w:rFonts w:ascii="Garamond" w:eastAsia="Times New Roman" w:hAnsi="Garamond" w:cs="Times New Roman"/>
          <w:strike/>
          <w:highlight w:val="yellow"/>
          <w:lang w:eastAsia="pt-PT"/>
        </w:rPr>
        <w:t>O Município e a Junta de freguesia, excecionalmente, podem autorizar a permanência de um numero maior de animais em cada alojamento.</w:t>
      </w:r>
    </w:p>
    <w:p w14:paraId="4312AE68" w14:textId="6D6B5C3E" w:rsidR="007D36AD" w:rsidRPr="00454A5C" w:rsidRDefault="00DE4DD3" w:rsidP="00DE4DD3">
      <w:pPr>
        <w:spacing w:line="360" w:lineRule="auto"/>
        <w:jc w:val="both"/>
        <w:rPr>
          <w:rFonts w:ascii="Garamond" w:eastAsia="Times New Roman" w:hAnsi="Garamond" w:cs="Times New Roman"/>
          <w:strike/>
          <w:lang w:eastAsia="pt-PT"/>
        </w:rPr>
      </w:pPr>
      <w:r w:rsidRPr="00454A5C">
        <w:rPr>
          <w:rFonts w:ascii="Garamond" w:eastAsia="Times New Roman" w:hAnsi="Garamond" w:cs="Times New Roman"/>
          <w:strike/>
          <w:lang w:eastAsia="pt-PT"/>
        </w:rPr>
        <w:t xml:space="preserve">2 – Qualquer </w:t>
      </w:r>
      <w:r w:rsidR="000E5F20" w:rsidRPr="00454A5C">
        <w:rPr>
          <w:rFonts w:ascii="Garamond" w:eastAsia="Times New Roman" w:hAnsi="Garamond" w:cs="Times New Roman"/>
          <w:strike/>
          <w:lang w:eastAsia="pt-PT"/>
        </w:rPr>
        <w:t>norma rest</w:t>
      </w:r>
      <w:r w:rsidRPr="00454A5C">
        <w:rPr>
          <w:rFonts w:ascii="Garamond" w:eastAsia="Times New Roman" w:hAnsi="Garamond" w:cs="Times New Roman"/>
          <w:strike/>
          <w:lang w:eastAsia="pt-PT"/>
        </w:rPr>
        <w:t>ritiva em relação ao disposto no número anterior, estipulada</w:t>
      </w:r>
      <w:r w:rsidR="000E5F20" w:rsidRPr="00454A5C">
        <w:rPr>
          <w:rFonts w:ascii="Garamond" w:eastAsia="Times New Roman" w:hAnsi="Garamond" w:cs="Times New Roman"/>
          <w:strike/>
          <w:lang w:eastAsia="pt-PT"/>
        </w:rPr>
        <w:t xml:space="preserve"> em título constitutivo da propriedade horizontal,</w:t>
      </w:r>
      <w:r w:rsidRPr="00454A5C">
        <w:rPr>
          <w:rFonts w:ascii="Garamond" w:eastAsia="Times New Roman" w:hAnsi="Garamond" w:cs="Times New Roman"/>
          <w:strike/>
          <w:lang w:eastAsia="pt-PT"/>
        </w:rPr>
        <w:t xml:space="preserve"> </w:t>
      </w:r>
      <w:r w:rsidR="000E5F20" w:rsidRPr="00454A5C">
        <w:rPr>
          <w:rFonts w:ascii="Garamond" w:eastAsia="Times New Roman" w:hAnsi="Garamond" w:cs="Times New Roman"/>
          <w:strike/>
          <w:lang w:eastAsia="pt-PT"/>
        </w:rPr>
        <w:t>em</w:t>
      </w:r>
      <w:r w:rsidRPr="00454A5C">
        <w:rPr>
          <w:rFonts w:ascii="Garamond" w:eastAsia="Times New Roman" w:hAnsi="Garamond" w:cs="Times New Roman"/>
          <w:strike/>
          <w:lang w:eastAsia="pt-PT"/>
        </w:rPr>
        <w:t xml:space="preserve"> contrato de arrendamento</w:t>
      </w:r>
      <w:r w:rsidR="000E5F20" w:rsidRPr="00454A5C">
        <w:rPr>
          <w:rFonts w:ascii="Garamond" w:eastAsia="Times New Roman" w:hAnsi="Garamond" w:cs="Times New Roman"/>
          <w:strike/>
          <w:lang w:eastAsia="pt-PT"/>
        </w:rPr>
        <w:t>, em</w:t>
      </w:r>
      <w:r w:rsidRPr="00454A5C">
        <w:rPr>
          <w:rFonts w:ascii="Garamond" w:eastAsia="Times New Roman" w:hAnsi="Garamond" w:cs="Times New Roman"/>
          <w:strike/>
          <w:lang w:eastAsia="pt-PT"/>
        </w:rPr>
        <w:t xml:space="preserve"> regulamento do condomínio</w:t>
      </w:r>
      <w:r w:rsidR="000E5F20" w:rsidRPr="00454A5C">
        <w:rPr>
          <w:rFonts w:ascii="Garamond" w:eastAsia="Times New Roman" w:hAnsi="Garamond" w:cs="Times New Roman"/>
          <w:strike/>
          <w:lang w:eastAsia="pt-PT"/>
        </w:rPr>
        <w:t xml:space="preserve"> ou outro instrumento,</w:t>
      </w:r>
      <w:r w:rsidRPr="00454A5C">
        <w:rPr>
          <w:rFonts w:ascii="Garamond" w:eastAsia="Times New Roman" w:hAnsi="Garamond" w:cs="Times New Roman"/>
          <w:strike/>
          <w:lang w:eastAsia="pt-PT"/>
        </w:rPr>
        <w:t xml:space="preserve"> deve considerar-se não escrita, exceto no respeitante a alojamento em partes comuns e sem prejuízo do disposto no número seguinte.</w:t>
      </w:r>
    </w:p>
    <w:p w14:paraId="228EC0C4" w14:textId="4D03F4D5" w:rsidR="00DE4DD3" w:rsidRPr="00454A5C" w:rsidRDefault="00DE4DD3" w:rsidP="00DE4DD3">
      <w:pPr>
        <w:spacing w:line="360" w:lineRule="auto"/>
        <w:jc w:val="both"/>
        <w:rPr>
          <w:rFonts w:ascii="Garamond" w:eastAsia="Times New Roman" w:hAnsi="Garamond" w:cs="Times New Roman"/>
          <w:strike/>
          <w:lang w:eastAsia="pt-PT"/>
        </w:rPr>
      </w:pPr>
      <w:r w:rsidRPr="00454A5C">
        <w:rPr>
          <w:rFonts w:ascii="Garamond" w:eastAsia="Times New Roman" w:hAnsi="Garamond" w:cs="Times New Roman"/>
          <w:strike/>
          <w:lang w:eastAsia="pt-PT"/>
        </w:rPr>
        <w:t>3 – Nas situações em que a permanência do animal de companhia é fonte de prejuízo para o sossego, a salubridade ou a segurança dos restantes moradores, qualquer morador pode intimar o proprietário a tomar providências ao seu alcance no sentido de as fazer cessar.</w:t>
      </w:r>
    </w:p>
    <w:p w14:paraId="3E6407E4" w14:textId="1B9725D5" w:rsidR="00454A5C" w:rsidRPr="00454A5C" w:rsidRDefault="6CF4F223" w:rsidP="00DE4DD3">
      <w:pPr>
        <w:spacing w:line="360" w:lineRule="auto"/>
        <w:jc w:val="both"/>
        <w:rPr>
          <w:ins w:id="894" w:author="Susana Margarida Gonçalves Silva Santos" w:date="2025-08-22T15:58:00Z" w16du:dateUtc="2025-08-22T14:58:00Z"/>
          <w:rFonts w:ascii="Garamond" w:eastAsia="Times New Roman" w:hAnsi="Garamond" w:cs="Times New Roman"/>
          <w:strike/>
          <w:lang w:eastAsia="pt-PT"/>
        </w:rPr>
      </w:pPr>
      <w:r w:rsidRPr="00454A5C">
        <w:rPr>
          <w:rFonts w:ascii="Garamond" w:eastAsia="Times New Roman" w:hAnsi="Garamond" w:cs="Times New Roman"/>
          <w:strike/>
          <w:lang w:eastAsia="pt-PT"/>
        </w:rPr>
        <w:t>4</w:t>
      </w:r>
      <w:r w:rsidR="45972043" w:rsidRPr="00454A5C">
        <w:rPr>
          <w:rFonts w:ascii="Garamond" w:eastAsia="Times New Roman" w:hAnsi="Garamond" w:cs="Times New Roman"/>
          <w:strike/>
          <w:lang w:eastAsia="pt-PT"/>
        </w:rPr>
        <w:t xml:space="preserve"> - Em caso de não cumprimento do disposto no presente artigo, as câmaras municipais, após vistoria conjunta do delegado de saúde e do médico veterinário municipal, notificam o detentor para retirar os animais para </w:t>
      </w:r>
      <w:r w:rsidR="63338D5A" w:rsidRPr="00454A5C">
        <w:rPr>
          <w:rFonts w:ascii="Garamond" w:eastAsia="Times New Roman" w:hAnsi="Garamond" w:cs="Times New Roman"/>
          <w:strike/>
          <w:lang w:eastAsia="pt-PT"/>
        </w:rPr>
        <w:t>um local adequado, que poderá ser um</w:t>
      </w:r>
      <w:r w:rsidR="45972043" w:rsidRPr="00454A5C">
        <w:rPr>
          <w:rFonts w:ascii="Garamond" w:eastAsia="Times New Roman" w:hAnsi="Garamond" w:cs="Times New Roman"/>
          <w:strike/>
          <w:lang w:eastAsia="pt-PT"/>
        </w:rPr>
        <w:t xml:space="preserve"> centro de bem-estar animal</w:t>
      </w:r>
      <w:r w:rsidR="63338D5A" w:rsidRPr="00454A5C">
        <w:rPr>
          <w:rFonts w:ascii="Garamond" w:eastAsia="Times New Roman" w:hAnsi="Garamond" w:cs="Times New Roman"/>
          <w:strike/>
          <w:lang w:eastAsia="pt-PT"/>
        </w:rPr>
        <w:t>,</w:t>
      </w:r>
      <w:r w:rsidR="45972043" w:rsidRPr="00454A5C">
        <w:rPr>
          <w:rFonts w:ascii="Garamond" w:eastAsia="Times New Roman" w:hAnsi="Garamond" w:cs="Times New Roman"/>
          <w:strike/>
          <w:lang w:eastAsia="pt-PT"/>
        </w:rPr>
        <w:t xml:space="preserve"> no prazo estabelecido por aquelas entidades, caso o detentor não opte por outro destino que reúna as condições estabelecidas pelo presente decreto-lei. </w:t>
      </w:r>
    </w:p>
    <w:p w14:paraId="495C20F2" w14:textId="77777777" w:rsidR="00454A5C" w:rsidRDefault="00454A5C" w:rsidP="00DE4DD3">
      <w:pPr>
        <w:spacing w:line="360" w:lineRule="auto"/>
        <w:jc w:val="both"/>
        <w:rPr>
          <w:ins w:id="895" w:author="Susana Margarida Gonçalves Silva Santos" w:date="2025-08-22T15:58:00Z" w16du:dateUtc="2025-08-22T14:58:00Z"/>
          <w:rFonts w:ascii="Garamond" w:eastAsia="Times New Roman" w:hAnsi="Garamond" w:cs="Times New Roman"/>
          <w:lang w:eastAsia="pt-PT"/>
        </w:rPr>
      </w:pPr>
    </w:p>
    <w:p w14:paraId="17D7B3E2" w14:textId="77777777" w:rsidR="00454A5C" w:rsidRDefault="00454A5C" w:rsidP="00454A5C">
      <w:pPr>
        <w:spacing w:line="360" w:lineRule="auto"/>
        <w:jc w:val="both"/>
        <w:rPr>
          <w:ins w:id="896" w:author="Susana Margarida Gonçalves Silva Santos" w:date="2025-08-22T15:58:00Z" w16du:dateUtc="2025-08-22T14:58:00Z"/>
          <w:rFonts w:ascii="Garamond" w:eastAsia="Times New Roman" w:hAnsi="Garamond" w:cs="Times New Roman"/>
          <w:lang w:eastAsia="pt-PT"/>
        </w:rPr>
      </w:pPr>
      <w:ins w:id="897" w:author="Susana Margarida Gonçalves Silva Santos" w:date="2025-08-22T15:58:00Z" w16du:dateUtc="2025-08-22T14:58:00Z">
        <w:r w:rsidRPr="00260C34">
          <w:rPr>
            <w:rFonts w:ascii="Garamond" w:eastAsia="Times New Roman" w:hAnsi="Garamond" w:cs="Times New Roman"/>
            <w:lang w:eastAsia="pt-PT"/>
          </w:rPr>
          <w:t>Quem determina o limite do número de animais é a DGAV/ASVN</w:t>
        </w:r>
      </w:ins>
    </w:p>
    <w:p w14:paraId="491C9282" w14:textId="77777777" w:rsidR="00454A5C" w:rsidRDefault="00454A5C" w:rsidP="00454A5C">
      <w:pPr>
        <w:spacing w:line="360" w:lineRule="auto"/>
        <w:jc w:val="both"/>
        <w:rPr>
          <w:ins w:id="898" w:author="Susana Margarida Gonçalves Silva Santos" w:date="2025-08-22T15:58:00Z" w16du:dateUtc="2025-08-22T14:58:00Z"/>
          <w:rFonts w:ascii="Garamond" w:eastAsia="Times New Roman" w:hAnsi="Garamond" w:cs="Times New Roman"/>
          <w:lang w:eastAsia="pt-PT"/>
        </w:rPr>
      </w:pPr>
      <w:ins w:id="899" w:author="Susana Margarida Gonçalves Silva Santos" w:date="2025-08-22T15:58:00Z" w16du:dateUtc="2025-08-22T14:58:00Z">
        <w:r>
          <w:rPr>
            <w:rFonts w:ascii="Garamond" w:eastAsia="Times New Roman" w:hAnsi="Garamond" w:cs="Times New Roman"/>
            <w:lang w:eastAsia="pt-PT"/>
          </w:rPr>
          <w:t>Ver comentário à proposta de revogação do nº 2 e nº 3 do artigo 3º do DL 314/2003, de 17 de dezembro.</w:t>
        </w:r>
      </w:ins>
    </w:p>
    <w:p w14:paraId="41F9A021" w14:textId="77777777" w:rsidR="00454A5C" w:rsidRDefault="00454A5C" w:rsidP="00DE4DD3">
      <w:pPr>
        <w:spacing w:line="360" w:lineRule="auto"/>
        <w:jc w:val="both"/>
        <w:rPr>
          <w:ins w:id="900" w:author="Susana Margarida Gonçalves Silva Santos" w:date="2025-08-22T15:58:00Z" w16du:dateUtc="2025-08-22T14:58:00Z"/>
          <w:rFonts w:ascii="Garamond" w:eastAsia="Times New Roman" w:hAnsi="Garamond" w:cs="Times New Roman"/>
          <w:lang w:eastAsia="pt-PT"/>
        </w:rPr>
      </w:pPr>
    </w:p>
    <w:p w14:paraId="04CB98E0" w14:textId="77777777" w:rsidR="00454A5C" w:rsidRPr="000041C8" w:rsidRDefault="00454A5C" w:rsidP="00DE4DD3">
      <w:pPr>
        <w:spacing w:line="360" w:lineRule="auto"/>
        <w:jc w:val="both"/>
        <w:rPr>
          <w:rFonts w:ascii="Garamond" w:eastAsia="Times New Roman" w:hAnsi="Garamond" w:cs="Times New Roman"/>
          <w:lang w:eastAsia="pt-PT"/>
        </w:rPr>
      </w:pPr>
    </w:p>
    <w:bookmarkEnd w:id="893"/>
    <w:p w14:paraId="55DA07CC" w14:textId="7F831394" w:rsidR="003D15F2" w:rsidRPr="000041C8" w:rsidRDefault="003D15F2" w:rsidP="00A95B7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 xml:space="preserve">Artigo </w:t>
      </w:r>
      <w:r w:rsidR="00F96E52" w:rsidRPr="000041C8">
        <w:rPr>
          <w:rFonts w:ascii="Garamond" w:eastAsia="Times New Roman" w:hAnsi="Garamond" w:cs="Times New Roman"/>
          <w:b/>
          <w:bCs/>
          <w:lang w:eastAsia="pt-PT"/>
        </w:rPr>
        <w:t>1</w:t>
      </w:r>
      <w:r w:rsidR="00E238BA">
        <w:rPr>
          <w:rFonts w:ascii="Garamond" w:eastAsia="Times New Roman" w:hAnsi="Garamond" w:cs="Times New Roman"/>
          <w:b/>
          <w:bCs/>
          <w:lang w:eastAsia="pt-PT"/>
        </w:rPr>
        <w:t>2</w:t>
      </w:r>
      <w:r w:rsidRPr="000041C8">
        <w:rPr>
          <w:rFonts w:ascii="Garamond" w:eastAsia="Times New Roman" w:hAnsi="Garamond" w:cs="Times New Roman"/>
          <w:b/>
          <w:bCs/>
          <w:lang w:eastAsia="pt-PT"/>
        </w:rPr>
        <w:t>.º</w:t>
      </w:r>
    </w:p>
    <w:p w14:paraId="286A137F" w14:textId="77777777" w:rsidR="003D15F2" w:rsidRPr="000041C8" w:rsidRDefault="003D15F2" w:rsidP="00A95B79">
      <w:pPr>
        <w:spacing w:line="360" w:lineRule="auto"/>
        <w:jc w:val="center"/>
        <w:rPr>
          <w:rFonts w:ascii="Garamond" w:eastAsia="Times New Roman" w:hAnsi="Garamond" w:cs="Times New Roman"/>
          <w:lang w:eastAsia="pt-PT"/>
        </w:rPr>
      </w:pPr>
      <w:r w:rsidRPr="000041C8">
        <w:rPr>
          <w:rFonts w:ascii="Garamond" w:eastAsia="Times New Roman" w:hAnsi="Garamond" w:cs="Times New Roman"/>
          <w:lang w:eastAsia="pt-PT"/>
        </w:rPr>
        <w:t>Proibições gerais</w:t>
      </w:r>
    </w:p>
    <w:p w14:paraId="69717102" w14:textId="355B1D38" w:rsidR="003D15F2" w:rsidRPr="000041C8" w:rsidRDefault="1FE25D7D" w:rsidP="001B56A7">
      <w:pPr>
        <w:spacing w:line="360" w:lineRule="auto"/>
        <w:ind w:left="708" w:hanging="708"/>
        <w:jc w:val="both"/>
        <w:rPr>
          <w:rFonts w:ascii="Garamond" w:eastAsia="Times New Roman" w:hAnsi="Garamond" w:cs="Times New Roman"/>
          <w:lang w:eastAsia="pt-PT"/>
        </w:rPr>
      </w:pPr>
      <w:r w:rsidRPr="54EE4B9D">
        <w:rPr>
          <w:rFonts w:ascii="Garamond" w:eastAsia="Times New Roman" w:hAnsi="Garamond" w:cs="Times New Roman"/>
          <w:lang w:eastAsia="pt-PT"/>
        </w:rPr>
        <w:t xml:space="preserve">1 </w:t>
      </w:r>
      <w:r w:rsidR="5BE5473C" w:rsidRPr="54EE4B9D">
        <w:rPr>
          <w:rFonts w:ascii="Garamond" w:eastAsia="Times New Roman" w:hAnsi="Garamond" w:cs="Times New Roman"/>
          <w:lang w:eastAsia="pt-PT"/>
        </w:rPr>
        <w:t>–</w:t>
      </w:r>
      <w:r w:rsidRPr="54EE4B9D">
        <w:rPr>
          <w:rFonts w:ascii="Garamond" w:eastAsia="Times New Roman" w:hAnsi="Garamond" w:cs="Times New Roman"/>
          <w:lang w:eastAsia="pt-PT"/>
        </w:rPr>
        <w:t xml:space="preserve"> </w:t>
      </w:r>
      <w:r w:rsidR="5BE5473C" w:rsidRPr="54EE4B9D">
        <w:rPr>
          <w:rFonts w:ascii="Garamond" w:eastAsia="Times New Roman" w:hAnsi="Garamond" w:cs="Times New Roman"/>
          <w:lang w:eastAsia="pt-PT"/>
        </w:rPr>
        <w:t>São interditas quaisquer práticas que violem o bem-estar dos animais de companhia, em especial as</w:t>
      </w:r>
      <w:r w:rsidRPr="54EE4B9D">
        <w:rPr>
          <w:rFonts w:ascii="Garamond" w:eastAsia="Times New Roman" w:hAnsi="Garamond" w:cs="Times New Roman"/>
          <w:lang w:eastAsia="pt-PT"/>
        </w:rPr>
        <w:t xml:space="preserve"> seguintes:</w:t>
      </w:r>
    </w:p>
    <w:p w14:paraId="4009439A" w14:textId="085C85B4" w:rsidR="003D15F2" w:rsidRPr="000041C8" w:rsidRDefault="003D15F2" w:rsidP="004F4B5A">
      <w:pPr>
        <w:numPr>
          <w:ilvl w:val="0"/>
          <w:numId w:val="3"/>
        </w:numPr>
        <w:spacing w:line="360" w:lineRule="auto"/>
        <w:contextualSpacing/>
        <w:jc w:val="both"/>
        <w:rPr>
          <w:rFonts w:ascii="Garamond" w:eastAsia="Times New Roman" w:hAnsi="Garamond" w:cs="Times New Roman"/>
          <w:lang w:eastAsia="pt-PT"/>
        </w:rPr>
      </w:pPr>
      <w:r w:rsidRPr="000041C8">
        <w:rPr>
          <w:rFonts w:ascii="Garamond" w:eastAsia="Times New Roman" w:hAnsi="Garamond" w:cs="Times New Roman"/>
          <w:lang w:eastAsia="pt-PT"/>
        </w:rPr>
        <w:t>Causar a sua morte, em violação do que está previsto no presente decreto-lei para a eutanásia ;</w:t>
      </w:r>
    </w:p>
    <w:p w14:paraId="3E7337AC" w14:textId="3EAFD333" w:rsidR="003D15F2" w:rsidRPr="000041C8" w:rsidRDefault="003D15F2" w:rsidP="004F4B5A">
      <w:pPr>
        <w:numPr>
          <w:ilvl w:val="0"/>
          <w:numId w:val="3"/>
        </w:numPr>
        <w:spacing w:line="360" w:lineRule="auto"/>
        <w:contextualSpacing/>
        <w:jc w:val="both"/>
        <w:rPr>
          <w:rFonts w:ascii="Garamond" w:eastAsia="Times New Roman" w:hAnsi="Garamond" w:cs="Times New Roman"/>
          <w:lang w:eastAsia="pt-PT"/>
        </w:rPr>
      </w:pPr>
      <w:r w:rsidRPr="000041C8">
        <w:rPr>
          <w:rFonts w:ascii="Garamond" w:eastAsia="Times New Roman" w:hAnsi="Garamond" w:cs="Times New Roman"/>
          <w:lang w:eastAsia="pt-PT"/>
        </w:rPr>
        <w:t>Sujeitá-los a qualquer prática que lhes possa causar sofrimento, dano</w:t>
      </w:r>
      <w:r w:rsidR="006709A9" w:rsidRPr="000041C8">
        <w:rPr>
          <w:rFonts w:ascii="Garamond" w:eastAsia="Times New Roman" w:hAnsi="Garamond" w:cs="Times New Roman"/>
          <w:lang w:eastAsia="pt-PT"/>
        </w:rPr>
        <w:t>, stresse</w:t>
      </w:r>
      <w:r w:rsidRPr="000041C8">
        <w:rPr>
          <w:rFonts w:ascii="Garamond" w:eastAsia="Times New Roman" w:hAnsi="Garamond" w:cs="Times New Roman"/>
          <w:lang w:eastAsia="pt-PT"/>
        </w:rPr>
        <w:t xml:space="preserve"> ou angústia, por ação ou omissão</w:t>
      </w:r>
      <w:r w:rsidR="0095385A" w:rsidRPr="000041C8">
        <w:rPr>
          <w:rFonts w:ascii="Garamond" w:eastAsia="Times New Roman" w:hAnsi="Garamond" w:cs="Times New Roman"/>
          <w:lang w:eastAsia="pt-PT"/>
        </w:rPr>
        <w:t>, salvo nas situações legalmente previstas</w:t>
      </w:r>
      <w:r w:rsidRPr="000041C8">
        <w:rPr>
          <w:rFonts w:ascii="Garamond" w:eastAsia="Times New Roman" w:hAnsi="Garamond" w:cs="Times New Roman"/>
          <w:lang w:eastAsia="pt-PT"/>
        </w:rPr>
        <w:t>;</w:t>
      </w:r>
    </w:p>
    <w:p w14:paraId="28F09F88" w14:textId="77777777" w:rsidR="00905E0B" w:rsidRPr="000041C8" w:rsidRDefault="00364ABB" w:rsidP="00905E0B">
      <w:pPr>
        <w:numPr>
          <w:ilvl w:val="0"/>
          <w:numId w:val="3"/>
        </w:numPr>
        <w:spacing w:line="360" w:lineRule="auto"/>
        <w:contextualSpacing/>
        <w:jc w:val="both"/>
        <w:rPr>
          <w:rFonts w:ascii="Garamond" w:eastAsia="Times New Roman" w:hAnsi="Garamond" w:cs="Times New Roman"/>
          <w:lang w:eastAsia="pt-PT"/>
        </w:rPr>
      </w:pPr>
      <w:r w:rsidRPr="000041C8">
        <w:rPr>
          <w:rFonts w:ascii="Garamond" w:eastAsia="Times New Roman" w:hAnsi="Garamond" w:cs="Times New Roman"/>
          <w:lang w:eastAsia="pt-PT"/>
        </w:rPr>
        <w:t>Sujeitá-los a abuso sexual</w:t>
      </w:r>
      <w:r w:rsidR="00006A79" w:rsidRPr="000041C8">
        <w:rPr>
          <w:rFonts w:ascii="Garamond" w:eastAsia="Times New Roman" w:hAnsi="Garamond" w:cs="Times New Roman"/>
          <w:lang w:eastAsia="pt-PT"/>
        </w:rPr>
        <w:t xml:space="preserve"> ou práticas sexuais</w:t>
      </w:r>
      <w:r w:rsidRPr="000041C8">
        <w:rPr>
          <w:rFonts w:ascii="Garamond" w:eastAsia="Times New Roman" w:hAnsi="Garamond" w:cs="Times New Roman"/>
          <w:lang w:eastAsia="pt-PT"/>
        </w:rPr>
        <w:t xml:space="preserve">, </w:t>
      </w:r>
      <w:r w:rsidR="00905E0B" w:rsidRPr="000041C8">
        <w:rPr>
          <w:rFonts w:ascii="Garamond" w:eastAsia="Times New Roman" w:hAnsi="Garamond" w:cs="Times New Roman"/>
          <w:lang w:eastAsia="pt-PT"/>
        </w:rPr>
        <w:t xml:space="preserve">bem </w:t>
      </w:r>
      <w:r w:rsidRPr="000041C8">
        <w:rPr>
          <w:rFonts w:ascii="Garamond" w:eastAsia="Times New Roman" w:hAnsi="Garamond" w:cs="Times New Roman"/>
          <w:lang w:eastAsia="pt-PT"/>
        </w:rPr>
        <w:t>como</w:t>
      </w:r>
      <w:r w:rsidR="00E94D66" w:rsidRPr="000041C8">
        <w:rPr>
          <w:rFonts w:ascii="Garamond" w:eastAsia="Times New Roman" w:hAnsi="Garamond" w:cs="Times New Roman"/>
          <w:lang w:eastAsia="pt-PT"/>
        </w:rPr>
        <w:t xml:space="preserve"> captar ou</w:t>
      </w:r>
      <w:r w:rsidRPr="000041C8">
        <w:rPr>
          <w:rFonts w:ascii="Garamond" w:eastAsia="Times New Roman" w:hAnsi="Garamond" w:cs="Times New Roman"/>
          <w:lang w:eastAsia="pt-PT"/>
        </w:rPr>
        <w:t xml:space="preserve"> disseminar, por qualquer forma, imagens de </w:t>
      </w:r>
      <w:r w:rsidR="00FE7948" w:rsidRPr="000041C8">
        <w:rPr>
          <w:rFonts w:ascii="Garamond" w:eastAsia="Times New Roman" w:hAnsi="Garamond" w:cs="Times New Roman"/>
          <w:lang w:eastAsia="pt-PT"/>
        </w:rPr>
        <w:t>contacto</w:t>
      </w:r>
      <w:r w:rsidRPr="000041C8">
        <w:rPr>
          <w:rFonts w:ascii="Garamond" w:eastAsia="Times New Roman" w:hAnsi="Garamond" w:cs="Times New Roman"/>
          <w:lang w:eastAsia="pt-PT"/>
        </w:rPr>
        <w:t xml:space="preserve"> sexual </w:t>
      </w:r>
      <w:r w:rsidR="00FE7948" w:rsidRPr="000041C8">
        <w:rPr>
          <w:rFonts w:ascii="Garamond" w:eastAsia="Times New Roman" w:hAnsi="Garamond" w:cs="Times New Roman"/>
          <w:lang w:eastAsia="pt-PT"/>
        </w:rPr>
        <w:t>entre pessoas e</w:t>
      </w:r>
      <w:r w:rsidRPr="000041C8">
        <w:rPr>
          <w:rFonts w:ascii="Garamond" w:eastAsia="Times New Roman" w:hAnsi="Garamond" w:cs="Times New Roman"/>
          <w:lang w:eastAsia="pt-PT"/>
        </w:rPr>
        <w:t xml:space="preserve"> animais;</w:t>
      </w:r>
    </w:p>
    <w:p w14:paraId="5E142E5C" w14:textId="4916A38B" w:rsidR="00905E0B" w:rsidRPr="000041C8" w:rsidRDefault="00905E0B" w:rsidP="00905E0B">
      <w:pPr>
        <w:numPr>
          <w:ilvl w:val="0"/>
          <w:numId w:val="3"/>
        </w:numPr>
        <w:spacing w:line="360" w:lineRule="auto"/>
        <w:contextualSpacing/>
        <w:jc w:val="both"/>
        <w:rPr>
          <w:rFonts w:ascii="Garamond" w:eastAsia="Times New Roman" w:hAnsi="Garamond" w:cs="Times New Roman"/>
          <w:lang w:eastAsia="pt-PT"/>
        </w:rPr>
      </w:pPr>
      <w:bookmarkStart w:id="901" w:name="_Hlk136267433"/>
      <w:r w:rsidRPr="000041C8">
        <w:rPr>
          <w:rFonts w:ascii="Garamond" w:eastAsia="Times New Roman" w:hAnsi="Garamond" w:cs="Times New Roman"/>
          <w:lang w:eastAsia="pt-PT"/>
        </w:rPr>
        <w:t>Deter, comercializar, alojar, p</w:t>
      </w:r>
      <w:r w:rsidR="0095385A" w:rsidRPr="000041C8">
        <w:rPr>
          <w:rFonts w:ascii="Garamond" w:eastAsia="Times New Roman" w:hAnsi="Garamond" w:cs="Times New Roman"/>
          <w:lang w:eastAsia="pt-PT"/>
        </w:rPr>
        <w:t>roduzir, distribuir, importar, exportar, divulgar, exibir, ceder</w:t>
      </w:r>
      <w:r w:rsidRPr="000041C8">
        <w:rPr>
          <w:rFonts w:ascii="Garamond" w:eastAsia="Times New Roman" w:hAnsi="Garamond" w:cs="Times New Roman"/>
          <w:lang w:eastAsia="pt-PT"/>
        </w:rPr>
        <w:t>, disseminar</w:t>
      </w:r>
      <w:r w:rsidR="0095385A" w:rsidRPr="000041C8">
        <w:rPr>
          <w:rFonts w:ascii="Garamond" w:eastAsia="Times New Roman" w:hAnsi="Garamond" w:cs="Times New Roman"/>
          <w:lang w:eastAsia="pt-PT"/>
        </w:rPr>
        <w:t xml:space="preserve"> ou disponibilizar</w:t>
      </w:r>
      <w:r w:rsidRPr="000041C8">
        <w:rPr>
          <w:rFonts w:ascii="Garamond" w:eastAsia="Times New Roman" w:hAnsi="Garamond" w:cs="Times New Roman"/>
          <w:lang w:eastAsia="pt-PT"/>
        </w:rPr>
        <w:t>,</w:t>
      </w:r>
      <w:r w:rsidR="0095385A" w:rsidRPr="000041C8">
        <w:rPr>
          <w:rFonts w:ascii="Garamond" w:eastAsia="Times New Roman" w:hAnsi="Garamond" w:cs="Times New Roman"/>
          <w:lang w:eastAsia="pt-PT"/>
        </w:rPr>
        <w:t xml:space="preserve"> a qualquer título ou por qualquer meio, </w:t>
      </w:r>
      <w:r w:rsidRPr="000041C8">
        <w:rPr>
          <w:rFonts w:ascii="Garamond" w:eastAsia="Times New Roman" w:hAnsi="Garamond" w:cs="Times New Roman"/>
          <w:lang w:eastAsia="pt-PT"/>
        </w:rPr>
        <w:t xml:space="preserve">material audiovisual retratando a </w:t>
      </w:r>
      <w:r w:rsidR="00793F03" w:rsidRPr="000041C8">
        <w:rPr>
          <w:rFonts w:ascii="Garamond" w:eastAsia="Times New Roman" w:hAnsi="Garamond" w:cs="Times New Roman"/>
          <w:lang w:eastAsia="pt-PT"/>
        </w:rPr>
        <w:t xml:space="preserve">sua </w:t>
      </w:r>
      <w:r w:rsidRPr="000041C8">
        <w:rPr>
          <w:rFonts w:ascii="Garamond" w:eastAsia="Times New Roman" w:hAnsi="Garamond" w:cs="Times New Roman"/>
          <w:lang w:eastAsia="pt-PT"/>
        </w:rPr>
        <w:t>sujeição a contacto sexual ou a atos de abuso ou violência.</w:t>
      </w:r>
    </w:p>
    <w:bookmarkEnd w:id="901"/>
    <w:p w14:paraId="2FB18233" w14:textId="77777777" w:rsidR="00C33838" w:rsidRPr="000041C8" w:rsidRDefault="003D15F2" w:rsidP="00C33838">
      <w:pPr>
        <w:numPr>
          <w:ilvl w:val="0"/>
          <w:numId w:val="3"/>
        </w:numPr>
        <w:spacing w:line="360" w:lineRule="auto"/>
        <w:contextualSpacing/>
        <w:jc w:val="both"/>
        <w:rPr>
          <w:rFonts w:ascii="Garamond" w:eastAsia="Times New Roman" w:hAnsi="Garamond" w:cs="Times New Roman"/>
          <w:lang w:eastAsia="pt-PT"/>
        </w:rPr>
      </w:pPr>
      <w:r w:rsidRPr="000041C8">
        <w:rPr>
          <w:rFonts w:ascii="Garamond" w:eastAsia="Times New Roman" w:hAnsi="Garamond" w:cs="Times New Roman"/>
          <w:lang w:eastAsia="pt-PT"/>
        </w:rPr>
        <w:t>Abandoná-los;</w:t>
      </w:r>
    </w:p>
    <w:p w14:paraId="7453C9BA" w14:textId="60E04C22" w:rsidR="00D25B57" w:rsidRPr="000041C8" w:rsidRDefault="375F23BB" w:rsidP="54EE4B9D">
      <w:pPr>
        <w:numPr>
          <w:ilvl w:val="0"/>
          <w:numId w:val="3"/>
        </w:numPr>
        <w:spacing w:line="360" w:lineRule="auto"/>
        <w:contextualSpacing/>
        <w:jc w:val="both"/>
        <w:rPr>
          <w:rFonts w:ascii="Garamond" w:eastAsia="Times New Roman" w:hAnsi="Garamond" w:cs="Times New Roman"/>
          <w:highlight w:val="yellow"/>
          <w:lang w:eastAsia="pt-PT"/>
        </w:rPr>
      </w:pPr>
      <w:r w:rsidRPr="578B151F">
        <w:rPr>
          <w:rFonts w:ascii="Garamond" w:eastAsia="Times New Roman" w:hAnsi="Garamond" w:cs="Times New Roman"/>
          <w:lang w:eastAsia="pt-PT"/>
        </w:rPr>
        <w:t>Acorrentá-los ou mantê-los</w:t>
      </w:r>
      <w:ins w:id="902" w:author="Susana Margarida Gonçalves Silva Santos" w:date="2025-08-22T16:12:00Z" w16du:dateUtc="2025-08-22T15:12:00Z">
        <w:r w:rsidR="00026AF5">
          <w:rPr>
            <w:rFonts w:ascii="Garamond" w:eastAsia="Times New Roman" w:hAnsi="Garamond" w:cs="Times New Roman"/>
            <w:lang w:eastAsia="pt-PT"/>
          </w:rPr>
          <w:t>,</w:t>
        </w:r>
      </w:ins>
      <w:r w:rsidRPr="578B151F">
        <w:rPr>
          <w:rFonts w:ascii="Garamond" w:eastAsia="Times New Roman" w:hAnsi="Garamond" w:cs="Times New Roman"/>
          <w:lang w:eastAsia="pt-PT"/>
        </w:rPr>
        <w:t xml:space="preserve"> </w:t>
      </w:r>
      <w:ins w:id="903" w:author="Susana Margarida Gonçalves Silva Santos" w:date="2025-08-22T16:12:00Z" w16du:dateUtc="2025-08-22T15:12:00Z">
        <w:r w:rsidR="00026AF5">
          <w:rPr>
            <w:rFonts w:ascii="Garamond" w:eastAsia="Times New Roman" w:hAnsi="Garamond" w:cs="Times New Roman"/>
            <w:lang w:eastAsia="pt-PT"/>
          </w:rPr>
          <w:t xml:space="preserve">em permanência, </w:t>
        </w:r>
      </w:ins>
      <w:r w:rsidRPr="578B151F">
        <w:rPr>
          <w:rFonts w:ascii="Garamond" w:eastAsia="Times New Roman" w:hAnsi="Garamond" w:cs="Times New Roman"/>
          <w:lang w:eastAsia="pt-PT"/>
        </w:rPr>
        <w:t>em espaços confinados</w:t>
      </w:r>
      <w:r w:rsidR="2DDDB2F8" w:rsidRPr="578B151F">
        <w:rPr>
          <w:rFonts w:ascii="Garamond" w:eastAsia="Times New Roman" w:hAnsi="Garamond" w:cs="Times New Roman"/>
          <w:lang w:eastAsia="pt-PT"/>
        </w:rPr>
        <w:t>,</w:t>
      </w:r>
      <w:r w:rsidR="2DDDB2F8">
        <w:t xml:space="preserve"> </w:t>
      </w:r>
      <w:r w:rsidR="2DDDB2F8" w:rsidRPr="578B151F">
        <w:rPr>
          <w:rFonts w:ascii="Garamond" w:eastAsia="Times New Roman" w:hAnsi="Garamond" w:cs="Times New Roman"/>
          <w:lang w:eastAsia="pt-PT"/>
        </w:rPr>
        <w:t>entre os quais varandas, caves, armazéns e outros</w:t>
      </w:r>
      <w:r w:rsidR="29A512DA" w:rsidRPr="578B151F">
        <w:rPr>
          <w:rFonts w:ascii="Garamond" w:eastAsia="Times New Roman" w:hAnsi="Garamond" w:cs="Times New Roman"/>
          <w:lang w:eastAsia="pt-PT"/>
        </w:rPr>
        <w:t>,</w:t>
      </w:r>
      <w:r w:rsidRPr="578B151F">
        <w:rPr>
          <w:rFonts w:ascii="Garamond" w:eastAsia="Times New Roman" w:hAnsi="Garamond" w:cs="Times New Roman"/>
          <w:lang w:eastAsia="pt-PT"/>
        </w:rPr>
        <w:t xml:space="preserve"> que não garantam o seu bem-estar, </w:t>
      </w:r>
      <w:r w:rsidR="25A58537" w:rsidRPr="578B151F">
        <w:rPr>
          <w:rFonts w:ascii="Garamond" w:eastAsia="Times New Roman" w:hAnsi="Garamond" w:cs="Times New Roman"/>
          <w:lang w:eastAsia="pt-PT"/>
        </w:rPr>
        <w:t xml:space="preserve">sendo permitido </w:t>
      </w:r>
      <w:r w:rsidRPr="578B151F">
        <w:rPr>
          <w:rFonts w:ascii="Garamond" w:eastAsia="Times New Roman" w:hAnsi="Garamond" w:cs="Times New Roman"/>
          <w:lang w:eastAsia="pt-PT"/>
        </w:rPr>
        <w:t>prendê-los temporariamente com trela à porta de locais que não permitam a entrada de animais ou durante atividades ao ar livre, so</w:t>
      </w:r>
      <w:del w:id="904" w:author="Susana Margarida Gonçalves Silva Santos" w:date="2025-08-22T16:12:00Z" w16du:dateUtc="2025-08-22T15:12:00Z">
        <w:r w:rsidRPr="578B151F" w:rsidDel="00026AF5">
          <w:rPr>
            <w:rFonts w:ascii="Garamond" w:eastAsia="Times New Roman" w:hAnsi="Garamond" w:cs="Times New Roman"/>
            <w:lang w:eastAsia="pt-PT"/>
          </w:rPr>
          <w:delText>b</w:delText>
        </w:r>
      </w:del>
      <w:r w:rsidRPr="578B151F">
        <w:rPr>
          <w:rFonts w:ascii="Garamond" w:eastAsia="Times New Roman" w:hAnsi="Garamond" w:cs="Times New Roman"/>
          <w:lang w:eastAsia="pt-PT"/>
        </w:rPr>
        <w:t xml:space="preserve"> supervisão </w:t>
      </w:r>
      <w:r w:rsidR="399B0A52" w:rsidRPr="578B151F">
        <w:rPr>
          <w:rFonts w:ascii="Garamond" w:eastAsia="Times New Roman" w:hAnsi="Garamond" w:cs="Times New Roman"/>
          <w:lang w:eastAsia="pt-PT"/>
        </w:rPr>
        <w:t>humana</w:t>
      </w:r>
      <w:r w:rsidRPr="578B151F">
        <w:rPr>
          <w:rFonts w:ascii="Garamond" w:eastAsia="Times New Roman" w:hAnsi="Garamond" w:cs="Times New Roman"/>
          <w:lang w:eastAsia="pt-PT"/>
        </w:rPr>
        <w:t xml:space="preserve"> e desde que não </w:t>
      </w:r>
      <w:del w:id="905" w:author="Susana Margarida Gonçalves Silva Santos" w:date="2025-08-22T16:14:00Z" w16du:dateUtc="2025-08-22T15:14:00Z">
        <w:r w:rsidRPr="578B151F" w:rsidDel="009D7832">
          <w:rPr>
            <w:rFonts w:ascii="Garamond" w:eastAsia="Times New Roman" w:hAnsi="Garamond" w:cs="Times New Roman"/>
            <w:lang w:eastAsia="pt-PT"/>
          </w:rPr>
          <w:delText>sejam expostos a fatores que ponham</w:delText>
        </w:r>
      </w:del>
      <w:ins w:id="906" w:author="Susana Margarida Gonçalves Silva Santos" w:date="2025-08-22T16:14:00Z" w16du:dateUtc="2025-08-22T15:14:00Z">
        <w:r w:rsidR="00F3200A">
          <w:rPr>
            <w:rFonts w:ascii="Garamond" w:eastAsia="Times New Roman" w:hAnsi="Garamond" w:cs="Times New Roman"/>
            <w:lang w:eastAsia="pt-PT"/>
          </w:rPr>
          <w:t xml:space="preserve"> </w:t>
        </w:r>
        <w:r w:rsidR="009D7832">
          <w:rPr>
            <w:rFonts w:ascii="Garamond" w:eastAsia="Times New Roman" w:hAnsi="Garamond" w:cs="Times New Roman"/>
            <w:lang w:eastAsia="pt-PT"/>
          </w:rPr>
          <w:t>esteja</w:t>
        </w:r>
      </w:ins>
      <w:r w:rsidRPr="578B151F">
        <w:rPr>
          <w:rFonts w:ascii="Garamond" w:eastAsia="Times New Roman" w:hAnsi="Garamond" w:cs="Times New Roman"/>
          <w:lang w:eastAsia="pt-PT"/>
        </w:rPr>
        <w:t xml:space="preserve"> em causa o seu bem-estar.</w:t>
      </w:r>
    </w:p>
    <w:p w14:paraId="4EDC389C" w14:textId="19F93BBA" w:rsidR="00202FFB" w:rsidRPr="000041C8" w:rsidRDefault="00202FFB" w:rsidP="004F4B5A">
      <w:pPr>
        <w:numPr>
          <w:ilvl w:val="0"/>
          <w:numId w:val="3"/>
        </w:numPr>
        <w:spacing w:line="360" w:lineRule="auto"/>
        <w:contextualSpacing/>
        <w:jc w:val="both"/>
        <w:rPr>
          <w:rFonts w:ascii="Garamond" w:eastAsia="Times New Roman" w:hAnsi="Garamond" w:cs="Times New Roman"/>
          <w:lang w:eastAsia="pt-PT"/>
        </w:rPr>
      </w:pPr>
      <w:r w:rsidRPr="000041C8">
        <w:rPr>
          <w:rFonts w:ascii="Garamond" w:eastAsia="Times New Roman" w:hAnsi="Garamond" w:cs="Times New Roman"/>
          <w:lang w:eastAsia="pt-PT"/>
        </w:rPr>
        <w:t>Mantê-los em veículos estacionados  sem ventilação e temperatura adequadas.</w:t>
      </w:r>
    </w:p>
    <w:p w14:paraId="78AAC80A" w14:textId="5EF8B07E" w:rsidR="003D15F2" w:rsidRPr="000041C8" w:rsidRDefault="003D15F2" w:rsidP="004F4B5A">
      <w:pPr>
        <w:numPr>
          <w:ilvl w:val="0"/>
          <w:numId w:val="3"/>
        </w:numPr>
        <w:spacing w:line="360" w:lineRule="auto"/>
        <w:contextualSpacing/>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Mantê-los predominantemente isolados de humanos ou de outros animais </w:t>
      </w:r>
      <w:r w:rsidRPr="006410D5">
        <w:rPr>
          <w:rFonts w:ascii="Garamond" w:eastAsia="Times New Roman" w:hAnsi="Garamond" w:cs="Times New Roman"/>
          <w:strike/>
          <w:lang w:eastAsia="pt-PT"/>
        </w:rPr>
        <w:t>apropriados à espécie</w:t>
      </w:r>
      <w:r w:rsidRPr="000041C8">
        <w:rPr>
          <w:rFonts w:ascii="Garamond" w:eastAsia="Times New Roman" w:hAnsi="Garamond" w:cs="Times New Roman"/>
          <w:lang w:eastAsia="pt-PT"/>
        </w:rPr>
        <w:t>;</w:t>
      </w:r>
    </w:p>
    <w:p w14:paraId="71248C7A" w14:textId="3C724DA9" w:rsidR="0027060F" w:rsidRPr="000041C8" w:rsidRDefault="183E2FF4" w:rsidP="004F4B5A">
      <w:pPr>
        <w:numPr>
          <w:ilvl w:val="0"/>
          <w:numId w:val="3"/>
        </w:numPr>
        <w:spacing w:line="360" w:lineRule="auto"/>
        <w:contextualSpacing/>
        <w:jc w:val="both"/>
        <w:rPr>
          <w:rFonts w:ascii="Garamond" w:eastAsia="Times New Roman" w:hAnsi="Garamond" w:cs="Times New Roman"/>
          <w:lang w:eastAsia="pt-PT"/>
        </w:rPr>
      </w:pPr>
      <w:bookmarkStart w:id="907" w:name="_Hlk130290114"/>
      <w:r w:rsidRPr="592F0569">
        <w:rPr>
          <w:rFonts w:ascii="Garamond" w:eastAsia="Times New Roman" w:hAnsi="Garamond" w:cs="Times New Roman"/>
          <w:lang w:eastAsia="pt-PT"/>
        </w:rPr>
        <w:t xml:space="preserve">Sujeitá-los a intervenções cirúrgicas, com o objetivo de modificar a </w:t>
      </w:r>
      <w:r w:rsidR="22523663" w:rsidRPr="592F0569">
        <w:rPr>
          <w:rFonts w:ascii="Garamond" w:eastAsia="Times New Roman" w:hAnsi="Garamond" w:cs="Times New Roman"/>
          <w:lang w:eastAsia="pt-PT"/>
        </w:rPr>
        <w:t xml:space="preserve">sua </w:t>
      </w:r>
      <w:r w:rsidRPr="592F0569">
        <w:rPr>
          <w:rFonts w:ascii="Garamond" w:eastAsia="Times New Roman" w:hAnsi="Garamond" w:cs="Times New Roman"/>
          <w:lang w:eastAsia="pt-PT"/>
        </w:rPr>
        <w:t>aparênci</w:t>
      </w:r>
      <w:r w:rsidR="22523663" w:rsidRPr="592F0569">
        <w:rPr>
          <w:rFonts w:ascii="Garamond" w:eastAsia="Times New Roman" w:hAnsi="Garamond" w:cs="Times New Roman"/>
          <w:lang w:eastAsia="pt-PT"/>
        </w:rPr>
        <w:t>a</w:t>
      </w:r>
      <w:r w:rsidRPr="592F0569">
        <w:rPr>
          <w:rFonts w:ascii="Garamond" w:eastAsia="Times New Roman" w:hAnsi="Garamond" w:cs="Times New Roman"/>
          <w:lang w:eastAsia="pt-PT"/>
        </w:rPr>
        <w:t xml:space="preserve"> ou alcançar outros fins não curativos</w:t>
      </w:r>
      <w:r w:rsidR="71B00063" w:rsidRPr="592F0569">
        <w:rPr>
          <w:rFonts w:ascii="Garamond" w:eastAsia="Times New Roman" w:hAnsi="Garamond" w:cs="Times New Roman"/>
          <w:lang w:eastAsia="pt-PT"/>
        </w:rPr>
        <w:t>,</w:t>
      </w:r>
      <w:r w:rsidRPr="592F0569">
        <w:rPr>
          <w:rFonts w:ascii="Garamond" w:eastAsia="Times New Roman" w:hAnsi="Garamond" w:cs="Times New Roman"/>
          <w:lang w:eastAsia="pt-PT"/>
        </w:rPr>
        <w:t xml:space="preserve"> ou não destinados a impedir a reprodução, em particular, corte da cauda, secção das cordas vocais, remoção de unhas ou dentes, e corte das orelhas que não seja realizada para fins </w:t>
      </w:r>
      <w:r w:rsidRPr="008735A5">
        <w:rPr>
          <w:rFonts w:ascii="Garamond" w:eastAsia="Times New Roman" w:hAnsi="Garamond" w:cs="Times New Roman"/>
          <w:strike/>
          <w:lang w:eastAsia="pt-PT"/>
        </w:rPr>
        <w:t xml:space="preserve">de </w:t>
      </w:r>
      <w:r w:rsidRPr="008735A5">
        <w:rPr>
          <w:rFonts w:ascii="Garamond" w:eastAsia="Times New Roman" w:hAnsi="Garamond" w:cs="Times New Roman"/>
          <w:strike/>
          <w:u w:val="single"/>
          <w:lang w:eastAsia="pt-PT"/>
        </w:rPr>
        <w:t>identificação</w:t>
      </w:r>
      <w:r w:rsidRPr="008735A5">
        <w:rPr>
          <w:rFonts w:ascii="Garamond" w:eastAsia="Times New Roman" w:hAnsi="Garamond" w:cs="Times New Roman"/>
          <w:u w:val="single"/>
          <w:lang w:eastAsia="pt-PT"/>
        </w:rPr>
        <w:t xml:space="preserve"> </w:t>
      </w:r>
      <w:ins w:id="908" w:author="Susana Margarida Gonçalves Silva Santos" w:date="2025-08-22T16:20:00Z" w16du:dateUtc="2025-08-22T15:20:00Z">
        <w:r w:rsidR="008735A5">
          <w:rPr>
            <w:rFonts w:ascii="Garamond" w:eastAsia="Times New Roman" w:hAnsi="Garamond" w:cs="Times New Roman"/>
            <w:lang w:eastAsia="pt-PT"/>
          </w:rPr>
          <w:t xml:space="preserve">de marcação </w:t>
        </w:r>
      </w:ins>
      <w:r w:rsidRPr="592F0569">
        <w:rPr>
          <w:rFonts w:ascii="Garamond" w:eastAsia="Times New Roman" w:hAnsi="Garamond" w:cs="Times New Roman"/>
          <w:lang w:eastAsia="pt-PT"/>
        </w:rPr>
        <w:t xml:space="preserve">de </w:t>
      </w:r>
      <w:ins w:id="909" w:author="Susana Margarida Gonçalves Silva Santos" w:date="2025-08-22T16:17:00Z" w16du:dateUtc="2025-08-22T15:17:00Z">
        <w:r w:rsidR="0030690B">
          <w:rPr>
            <w:rFonts w:ascii="Garamond" w:eastAsia="Times New Roman" w:hAnsi="Garamond" w:cs="Times New Roman"/>
            <w:lang w:eastAsia="pt-PT"/>
          </w:rPr>
          <w:t>gatos</w:t>
        </w:r>
      </w:ins>
      <w:ins w:id="910" w:author="Susana Margarida Gonçalves Silva Santos" w:date="2025-08-22T16:18:00Z" w16du:dateUtc="2025-08-22T15:18:00Z">
        <w:r w:rsidR="0030690B">
          <w:rPr>
            <w:rFonts w:ascii="Garamond" w:eastAsia="Times New Roman" w:hAnsi="Garamond" w:cs="Times New Roman"/>
            <w:lang w:eastAsia="pt-PT"/>
          </w:rPr>
          <w:t xml:space="preserve"> </w:t>
        </w:r>
      </w:ins>
      <w:r w:rsidRPr="0030690B">
        <w:rPr>
          <w:rFonts w:ascii="Garamond" w:eastAsia="Times New Roman" w:hAnsi="Garamond" w:cs="Times New Roman"/>
          <w:strike/>
          <w:lang w:eastAsia="pt-PT"/>
        </w:rPr>
        <w:t>animais</w:t>
      </w:r>
      <w:r w:rsidRPr="592F0569">
        <w:rPr>
          <w:rFonts w:ascii="Garamond" w:eastAsia="Times New Roman" w:hAnsi="Garamond" w:cs="Times New Roman"/>
          <w:lang w:eastAsia="pt-PT"/>
        </w:rPr>
        <w:t xml:space="preserve"> esterilizados</w:t>
      </w:r>
      <w:ins w:id="911" w:author="Susana Margarida Gonçalves Silva Santos" w:date="2025-08-22T16:19:00Z" w16du:dateUtc="2025-08-22T15:19:00Z">
        <w:r w:rsidR="008633A9">
          <w:rPr>
            <w:rFonts w:ascii="Garamond" w:eastAsia="Times New Roman" w:hAnsi="Garamond" w:cs="Times New Roman"/>
            <w:lang w:eastAsia="pt-PT"/>
          </w:rPr>
          <w:t>, no âmbito dos programas CED.</w:t>
        </w:r>
      </w:ins>
      <w:del w:id="912" w:author="Susana Margarida Gonçalves Silva Santos" w:date="2025-08-22T16:19:00Z" w16du:dateUtc="2025-08-22T15:19:00Z">
        <w:r w:rsidRPr="592F0569" w:rsidDel="008633A9">
          <w:rPr>
            <w:rFonts w:ascii="Garamond" w:eastAsia="Times New Roman" w:hAnsi="Garamond" w:cs="Times New Roman"/>
            <w:lang w:eastAsia="pt-PT"/>
          </w:rPr>
          <w:delText xml:space="preserve"> conforme boas práticas internacionais</w:delText>
        </w:r>
      </w:del>
      <w:r w:rsidR="6091F14C" w:rsidRPr="592F0569">
        <w:rPr>
          <w:rFonts w:ascii="Garamond" w:eastAsia="Times New Roman" w:hAnsi="Garamond" w:cs="Times New Roman"/>
          <w:lang w:eastAsia="pt-PT"/>
        </w:rPr>
        <w:t>;</w:t>
      </w:r>
    </w:p>
    <w:bookmarkEnd w:id="907"/>
    <w:p w14:paraId="436F4A17" w14:textId="1C3471C4" w:rsidR="00E94D66" w:rsidRPr="000041C8" w:rsidRDefault="003D15F2" w:rsidP="004F4B5A">
      <w:pPr>
        <w:numPr>
          <w:ilvl w:val="0"/>
          <w:numId w:val="3"/>
        </w:numPr>
        <w:spacing w:line="360" w:lineRule="auto"/>
        <w:contextualSpacing/>
        <w:jc w:val="both"/>
        <w:rPr>
          <w:rFonts w:ascii="Garamond" w:eastAsia="Times New Roman" w:hAnsi="Garamond" w:cs="Times New Roman"/>
          <w:lang w:eastAsia="pt-PT"/>
        </w:rPr>
      </w:pPr>
      <w:r w:rsidRPr="000041C8">
        <w:rPr>
          <w:rFonts w:ascii="Garamond" w:eastAsia="Times New Roman" w:hAnsi="Garamond" w:cs="Times New Roman"/>
          <w:lang w:eastAsia="pt-PT"/>
        </w:rPr>
        <w:t>Doá-los como prémio</w:t>
      </w:r>
      <w:r w:rsidR="004D7B0D" w:rsidRPr="000041C8">
        <w:rPr>
          <w:rFonts w:ascii="Garamond" w:eastAsia="Times New Roman" w:hAnsi="Garamond" w:cs="Times New Roman"/>
          <w:lang w:eastAsia="pt-PT"/>
        </w:rPr>
        <w:t>,</w:t>
      </w:r>
      <w:r w:rsidRPr="000041C8">
        <w:rPr>
          <w:rFonts w:ascii="Garamond" w:eastAsia="Times New Roman" w:hAnsi="Garamond" w:cs="Times New Roman"/>
          <w:lang w:eastAsia="pt-PT"/>
        </w:rPr>
        <w:t xml:space="preserve"> recompensa</w:t>
      </w:r>
      <w:r w:rsidR="004D7B0D" w:rsidRPr="000041C8">
        <w:rPr>
          <w:rFonts w:ascii="Garamond" w:eastAsia="Times New Roman" w:hAnsi="Garamond" w:cs="Times New Roman"/>
          <w:lang w:eastAsia="pt-PT"/>
        </w:rPr>
        <w:t xml:space="preserve"> ou no âmbito de sorteios ou promoções</w:t>
      </w:r>
      <w:r w:rsidRPr="000041C8">
        <w:rPr>
          <w:rFonts w:ascii="Garamond" w:eastAsia="Times New Roman" w:hAnsi="Garamond" w:cs="Times New Roman"/>
          <w:lang w:eastAsia="pt-PT"/>
        </w:rPr>
        <w:t>;</w:t>
      </w:r>
    </w:p>
    <w:p w14:paraId="56A2801D" w14:textId="31849AF3" w:rsidR="00E017C4" w:rsidRDefault="003D15F2" w:rsidP="004F4B5A">
      <w:pPr>
        <w:numPr>
          <w:ilvl w:val="0"/>
          <w:numId w:val="3"/>
        </w:numPr>
        <w:spacing w:line="360" w:lineRule="auto"/>
        <w:contextualSpacing/>
        <w:jc w:val="both"/>
        <w:rPr>
          <w:rFonts w:ascii="Garamond" w:eastAsia="Times New Roman" w:hAnsi="Garamond" w:cs="Times New Roman"/>
          <w:lang w:eastAsia="pt-PT"/>
        </w:rPr>
      </w:pPr>
      <w:r w:rsidRPr="578B151F">
        <w:rPr>
          <w:rFonts w:ascii="Garamond" w:eastAsia="Times New Roman" w:hAnsi="Garamond" w:cs="Times New Roman"/>
          <w:lang w:eastAsia="pt-PT"/>
        </w:rPr>
        <w:t xml:space="preserve">Vendê-los ou registá-los a menores de </w:t>
      </w:r>
      <w:r w:rsidRPr="00F528EB">
        <w:rPr>
          <w:rFonts w:ascii="Garamond" w:eastAsia="Times New Roman" w:hAnsi="Garamond" w:cs="Times New Roman"/>
          <w:strike/>
          <w:lang w:eastAsia="pt-PT"/>
        </w:rPr>
        <w:t>dezoito</w:t>
      </w:r>
      <w:r w:rsidRPr="578B151F">
        <w:rPr>
          <w:rFonts w:ascii="Garamond" w:eastAsia="Times New Roman" w:hAnsi="Garamond" w:cs="Times New Roman"/>
          <w:lang w:eastAsia="pt-PT"/>
        </w:rPr>
        <w:t xml:space="preserve"> </w:t>
      </w:r>
      <w:ins w:id="913" w:author="Susana Margarida Gonçalves Silva Santos" w:date="2025-08-22T16:09:00Z" w16du:dateUtc="2025-08-22T15:09:00Z">
        <w:r w:rsidR="00A00CE4">
          <w:rPr>
            <w:rFonts w:ascii="Garamond" w:eastAsia="Times New Roman" w:hAnsi="Garamond" w:cs="Times New Roman"/>
            <w:lang w:eastAsia="pt-PT"/>
          </w:rPr>
          <w:t xml:space="preserve">dezasseis </w:t>
        </w:r>
      </w:ins>
      <w:r w:rsidRPr="578B151F">
        <w:rPr>
          <w:rFonts w:ascii="Garamond" w:eastAsia="Times New Roman" w:hAnsi="Garamond" w:cs="Times New Roman"/>
          <w:lang w:eastAsia="pt-PT"/>
        </w:rPr>
        <w:t xml:space="preserve">anos ou a pessoas </w:t>
      </w:r>
      <w:r w:rsidR="00AC5CED" w:rsidRPr="578B151F">
        <w:rPr>
          <w:rFonts w:ascii="Garamond" w:eastAsia="Times New Roman" w:hAnsi="Garamond" w:cs="Times New Roman"/>
          <w:lang w:eastAsia="pt-PT"/>
        </w:rPr>
        <w:t>incapazes do exercício de diretos</w:t>
      </w:r>
      <w:r w:rsidRPr="578B151F">
        <w:rPr>
          <w:rFonts w:ascii="Garamond" w:eastAsia="Times New Roman" w:hAnsi="Garamond" w:cs="Times New Roman"/>
          <w:lang w:eastAsia="pt-PT"/>
        </w:rPr>
        <w:t>, sem a autorização do respetivo representante legal;</w:t>
      </w:r>
    </w:p>
    <w:p w14:paraId="186056CF" w14:textId="78C93C6C" w:rsidR="00386456" w:rsidRPr="000041C8" w:rsidRDefault="00386456" w:rsidP="004F4B5A">
      <w:pPr>
        <w:numPr>
          <w:ilvl w:val="0"/>
          <w:numId w:val="3"/>
        </w:numPr>
        <w:spacing w:line="360" w:lineRule="auto"/>
        <w:contextualSpacing/>
        <w:jc w:val="both"/>
        <w:rPr>
          <w:rFonts w:ascii="Garamond" w:eastAsia="Times New Roman" w:hAnsi="Garamond" w:cs="Times New Roman"/>
          <w:lang w:eastAsia="pt-PT"/>
        </w:rPr>
      </w:pPr>
      <w:r>
        <w:rPr>
          <w:rFonts w:ascii="Garamond" w:eastAsia="Times New Roman" w:hAnsi="Garamond" w:cs="Times New Roman"/>
          <w:lang w:eastAsia="pt-PT"/>
        </w:rPr>
        <w:t>Vendê-los ou transacioná-los sem estarem registados no SIAC;</w:t>
      </w:r>
    </w:p>
    <w:p w14:paraId="0A0B712D" w14:textId="22E58F0A" w:rsidR="00E017C4" w:rsidRPr="000041C8" w:rsidRDefault="00E017C4" w:rsidP="004F4B5A">
      <w:pPr>
        <w:numPr>
          <w:ilvl w:val="0"/>
          <w:numId w:val="3"/>
        </w:numPr>
        <w:spacing w:line="360" w:lineRule="auto"/>
        <w:contextualSpacing/>
        <w:jc w:val="both"/>
        <w:rPr>
          <w:rFonts w:ascii="Garamond" w:eastAsia="Times New Roman" w:hAnsi="Garamond" w:cs="Times New Roman"/>
          <w:lang w:eastAsia="pt-PT"/>
        </w:rPr>
      </w:pPr>
      <w:r w:rsidRPr="000041C8">
        <w:rPr>
          <w:rFonts w:ascii="Garamond" w:eastAsia="Times New Roman" w:hAnsi="Garamond" w:cs="Times New Roman"/>
          <w:lang w:eastAsia="pt-PT"/>
        </w:rPr>
        <w:t>Vendê-los através da Internet;</w:t>
      </w:r>
    </w:p>
    <w:p w14:paraId="5167A35A" w14:textId="43D3D037" w:rsidR="003D15F2" w:rsidRPr="000041C8" w:rsidRDefault="003D15F2" w:rsidP="004F4B5A">
      <w:pPr>
        <w:numPr>
          <w:ilvl w:val="0"/>
          <w:numId w:val="3"/>
        </w:numPr>
        <w:tabs>
          <w:tab w:val="left" w:pos="3480"/>
        </w:tabs>
        <w:spacing w:line="360" w:lineRule="auto"/>
        <w:contextualSpacing/>
        <w:jc w:val="both"/>
        <w:rPr>
          <w:rFonts w:ascii="Garamond" w:eastAsia="Times New Roman" w:hAnsi="Garamond" w:cs="Times New Roman"/>
          <w:lang w:eastAsia="pt-PT"/>
        </w:rPr>
      </w:pPr>
      <w:bookmarkStart w:id="914" w:name="_Hlk133401309"/>
      <w:r w:rsidRPr="000041C8">
        <w:rPr>
          <w:rFonts w:ascii="Garamond" w:eastAsia="Times New Roman" w:hAnsi="Garamond" w:cs="Times New Roman"/>
          <w:lang w:eastAsia="pt-PT"/>
        </w:rPr>
        <w:t xml:space="preserve">Utilizá-los para atividades de venda </w:t>
      </w:r>
      <w:r w:rsidR="00E30A85" w:rsidRPr="000041C8">
        <w:rPr>
          <w:rFonts w:ascii="Garamond" w:eastAsia="Times New Roman" w:hAnsi="Garamond" w:cs="Times New Roman"/>
          <w:lang w:eastAsia="pt-PT"/>
        </w:rPr>
        <w:t>ambulante</w:t>
      </w:r>
      <w:r w:rsidRPr="000041C8">
        <w:rPr>
          <w:rFonts w:ascii="Garamond" w:eastAsia="Times New Roman" w:hAnsi="Garamond" w:cs="Times New Roman"/>
          <w:lang w:eastAsia="pt-PT"/>
        </w:rPr>
        <w:t>;</w:t>
      </w:r>
    </w:p>
    <w:bookmarkEnd w:id="914"/>
    <w:p w14:paraId="0FF28838" w14:textId="16CEF324" w:rsidR="003D15F2" w:rsidRPr="000041C8" w:rsidRDefault="003D15F2" w:rsidP="004F4B5A">
      <w:pPr>
        <w:numPr>
          <w:ilvl w:val="0"/>
          <w:numId w:val="3"/>
        </w:numPr>
        <w:spacing w:line="360" w:lineRule="auto"/>
        <w:contextualSpacing/>
        <w:jc w:val="both"/>
        <w:rPr>
          <w:rFonts w:ascii="Garamond" w:eastAsia="Times New Roman" w:hAnsi="Garamond" w:cs="Times New Roman"/>
          <w:lang w:eastAsia="pt-PT"/>
        </w:rPr>
      </w:pPr>
      <w:r w:rsidRPr="000041C8">
        <w:rPr>
          <w:rFonts w:ascii="Garamond" w:eastAsia="Times New Roman" w:hAnsi="Garamond" w:cs="Times New Roman"/>
          <w:lang w:eastAsia="pt-PT"/>
        </w:rPr>
        <w:t>Criá-los ou vendê-los sem as autorizações e os registos legalmente previstos, bem como publicita</w:t>
      </w:r>
      <w:r w:rsidR="00253455" w:rsidRPr="000041C8">
        <w:rPr>
          <w:rFonts w:ascii="Garamond" w:eastAsia="Times New Roman" w:hAnsi="Garamond" w:cs="Times New Roman"/>
          <w:lang w:eastAsia="pt-PT"/>
        </w:rPr>
        <w:t>r</w:t>
      </w:r>
      <w:r w:rsidRPr="000041C8">
        <w:rPr>
          <w:rFonts w:ascii="Garamond" w:eastAsia="Times New Roman" w:hAnsi="Garamond" w:cs="Times New Roman"/>
          <w:lang w:eastAsia="pt-PT"/>
        </w:rPr>
        <w:t xml:space="preserve"> qualquer prestação de serviço ou venda sem o número de registo do </w:t>
      </w:r>
      <w:r w:rsidR="006709A9" w:rsidRPr="000041C8">
        <w:rPr>
          <w:rFonts w:ascii="Garamond" w:eastAsia="Times New Roman" w:hAnsi="Garamond" w:cs="Times New Roman"/>
          <w:lang w:eastAsia="pt-PT"/>
        </w:rPr>
        <w:t>alojamento</w:t>
      </w:r>
      <w:r w:rsidRPr="000041C8">
        <w:rPr>
          <w:rFonts w:ascii="Garamond" w:eastAsia="Times New Roman" w:hAnsi="Garamond" w:cs="Times New Roman"/>
          <w:lang w:eastAsia="pt-PT"/>
        </w:rPr>
        <w:t>;</w:t>
      </w:r>
    </w:p>
    <w:p w14:paraId="66607B9F" w14:textId="38CFD69C" w:rsidR="003D15F2" w:rsidRDefault="003D15F2" w:rsidP="004F4B5A">
      <w:pPr>
        <w:numPr>
          <w:ilvl w:val="0"/>
          <w:numId w:val="3"/>
        </w:numPr>
        <w:spacing w:line="360" w:lineRule="auto"/>
        <w:contextualSpacing/>
        <w:jc w:val="both"/>
        <w:rPr>
          <w:rFonts w:ascii="Garamond" w:eastAsia="Times New Roman" w:hAnsi="Garamond" w:cs="Times New Roman"/>
          <w:lang w:eastAsia="pt-PT"/>
        </w:rPr>
      </w:pPr>
      <w:r w:rsidRPr="000041C8">
        <w:rPr>
          <w:rFonts w:ascii="Garamond" w:eastAsia="Times New Roman" w:hAnsi="Garamond" w:cs="Times New Roman"/>
          <w:lang w:eastAsia="pt-PT"/>
        </w:rPr>
        <w:t>Administrar-lhes substâncias</w:t>
      </w:r>
      <w:r w:rsidR="009606BE" w:rsidRPr="000041C8">
        <w:rPr>
          <w:rFonts w:ascii="Garamond" w:eastAsia="Times New Roman" w:hAnsi="Garamond" w:cs="Times New Roman"/>
          <w:lang w:eastAsia="pt-PT"/>
        </w:rPr>
        <w:t xml:space="preserve">, tratamentos ou procedimentos com vista a aumentar ou diminuir o nível natural das suas capacidades fisiológicas e etológicas ou que </w:t>
      </w:r>
      <w:r w:rsidR="00FA19F6" w:rsidRPr="000041C8">
        <w:rPr>
          <w:rFonts w:ascii="Garamond" w:eastAsia="Times New Roman" w:hAnsi="Garamond" w:cs="Times New Roman"/>
          <w:lang w:eastAsia="pt-PT"/>
        </w:rPr>
        <w:t>não tenham fin</w:t>
      </w:r>
      <w:r w:rsidR="009606BE" w:rsidRPr="000041C8">
        <w:rPr>
          <w:rFonts w:ascii="Garamond" w:eastAsia="Times New Roman" w:hAnsi="Garamond" w:cs="Times New Roman"/>
          <w:lang w:eastAsia="pt-PT"/>
        </w:rPr>
        <w:t>s médico-veterinários</w:t>
      </w:r>
      <w:r w:rsidRPr="000041C8">
        <w:rPr>
          <w:rFonts w:ascii="Garamond" w:eastAsia="Times New Roman" w:hAnsi="Garamond" w:cs="Times New Roman"/>
          <w:lang w:eastAsia="pt-PT"/>
        </w:rPr>
        <w:t>;</w:t>
      </w:r>
    </w:p>
    <w:p w14:paraId="50013388" w14:textId="37F67492" w:rsidR="008A717A" w:rsidRPr="000041C8" w:rsidRDefault="008A717A" w:rsidP="004F4B5A">
      <w:pPr>
        <w:numPr>
          <w:ilvl w:val="0"/>
          <w:numId w:val="3"/>
        </w:numPr>
        <w:spacing w:line="360" w:lineRule="auto"/>
        <w:contextualSpacing/>
        <w:jc w:val="both"/>
        <w:rPr>
          <w:rFonts w:ascii="Garamond" w:eastAsia="Times New Roman" w:hAnsi="Garamond" w:cs="Times New Roman"/>
          <w:lang w:eastAsia="pt-PT"/>
        </w:rPr>
      </w:pPr>
      <w:r>
        <w:rPr>
          <w:rFonts w:ascii="Garamond" w:eastAsia="Times New Roman" w:hAnsi="Garamond" w:cs="Times New Roman"/>
          <w:lang w:eastAsia="pt-PT"/>
        </w:rPr>
        <w:t>Sujeitá-lo a amputações sem razão médica veterinária que o justifique;</w:t>
      </w:r>
    </w:p>
    <w:p w14:paraId="46D03F72" w14:textId="20B77E5E" w:rsidR="00760290" w:rsidRPr="000041C8" w:rsidRDefault="00760290" w:rsidP="00760290">
      <w:pPr>
        <w:numPr>
          <w:ilvl w:val="0"/>
          <w:numId w:val="3"/>
        </w:numPr>
        <w:tabs>
          <w:tab w:val="left" w:pos="3480"/>
        </w:tabs>
        <w:spacing w:line="360" w:lineRule="auto"/>
        <w:contextualSpacing/>
        <w:jc w:val="both"/>
        <w:rPr>
          <w:rFonts w:ascii="Garamond" w:eastAsia="Times New Roman" w:hAnsi="Garamond" w:cs="Times New Roman"/>
          <w:lang w:eastAsia="pt-PT"/>
        </w:rPr>
      </w:pPr>
      <w:bookmarkStart w:id="915" w:name="_Hlk136268674"/>
      <w:r w:rsidRPr="000041C8">
        <w:rPr>
          <w:rFonts w:ascii="Garamond" w:eastAsia="Times New Roman" w:hAnsi="Garamond" w:cs="Times New Roman"/>
          <w:lang w:eastAsia="pt-PT"/>
        </w:rPr>
        <w:t xml:space="preserve">Utilizá-los ou mantê-los </w:t>
      </w:r>
      <w:r w:rsidR="00796017" w:rsidRPr="000041C8">
        <w:rPr>
          <w:rFonts w:ascii="Garamond" w:eastAsia="Times New Roman" w:hAnsi="Garamond" w:cs="Times New Roman"/>
          <w:lang w:eastAsia="pt-PT"/>
        </w:rPr>
        <w:t xml:space="preserve">em </w:t>
      </w:r>
      <w:r w:rsidRPr="000041C8">
        <w:rPr>
          <w:rFonts w:ascii="Garamond" w:eastAsia="Times New Roman" w:hAnsi="Garamond" w:cs="Times New Roman"/>
          <w:lang w:eastAsia="pt-PT"/>
        </w:rPr>
        <w:t>estabelecimentos de ensino</w:t>
      </w:r>
      <w:r w:rsidR="00796017" w:rsidRPr="000041C8">
        <w:rPr>
          <w:rFonts w:ascii="Garamond" w:eastAsia="Times New Roman" w:hAnsi="Garamond" w:cs="Times New Roman"/>
          <w:lang w:eastAsia="pt-PT"/>
        </w:rPr>
        <w:t xml:space="preserve"> ou formação</w:t>
      </w:r>
      <w:r w:rsidRPr="000041C8">
        <w:rPr>
          <w:rFonts w:ascii="Garamond" w:eastAsia="Times New Roman" w:hAnsi="Garamond" w:cs="Times New Roman"/>
          <w:lang w:eastAsia="pt-PT"/>
        </w:rPr>
        <w:t xml:space="preserve">, </w:t>
      </w:r>
      <w:r w:rsidR="00796017" w:rsidRPr="000041C8">
        <w:rPr>
          <w:rFonts w:ascii="Garamond" w:eastAsia="Times New Roman" w:hAnsi="Garamond" w:cs="Times New Roman"/>
          <w:lang w:eastAsia="pt-PT"/>
        </w:rPr>
        <w:t>sem prejuízo dos animais de experimentação científica ou de atividades educativas assistidas</w:t>
      </w:r>
      <w:r w:rsidR="00BF79CB" w:rsidRPr="000041C8">
        <w:rPr>
          <w:rFonts w:ascii="Garamond" w:eastAsia="Times New Roman" w:hAnsi="Garamond" w:cs="Times New Roman"/>
          <w:lang w:eastAsia="pt-PT"/>
        </w:rPr>
        <w:t xml:space="preserve"> por</w:t>
      </w:r>
      <w:r w:rsidR="00796017" w:rsidRPr="000041C8">
        <w:rPr>
          <w:rFonts w:ascii="Garamond" w:eastAsia="Times New Roman" w:hAnsi="Garamond" w:cs="Times New Roman"/>
          <w:lang w:eastAsia="pt-PT"/>
        </w:rPr>
        <w:t xml:space="preserve"> animais, tais como para fins de adoção, terapêuticos ou de sensibilização para o bem-estar animal</w:t>
      </w:r>
      <w:r w:rsidRPr="000041C8">
        <w:rPr>
          <w:rFonts w:ascii="Garamond" w:eastAsia="Times New Roman" w:hAnsi="Garamond" w:cs="Times New Roman"/>
          <w:lang w:eastAsia="pt-PT"/>
        </w:rPr>
        <w:t xml:space="preserve">; </w:t>
      </w:r>
    </w:p>
    <w:bookmarkEnd w:id="915"/>
    <w:p w14:paraId="1E737435" w14:textId="66FF6C96" w:rsidR="003D15F2" w:rsidRPr="000041C8" w:rsidRDefault="003D15F2" w:rsidP="004F4B5A">
      <w:pPr>
        <w:numPr>
          <w:ilvl w:val="0"/>
          <w:numId w:val="3"/>
        </w:numPr>
        <w:spacing w:line="360" w:lineRule="auto"/>
        <w:contextualSpacing/>
        <w:jc w:val="both"/>
        <w:rPr>
          <w:rFonts w:ascii="Garamond" w:eastAsia="Times New Roman" w:hAnsi="Garamond" w:cs="Times New Roman"/>
          <w:lang w:eastAsia="pt-PT"/>
        </w:rPr>
      </w:pPr>
      <w:r w:rsidRPr="578B151F">
        <w:rPr>
          <w:rFonts w:ascii="Garamond" w:eastAsia="Times New Roman" w:hAnsi="Garamond" w:cs="Times New Roman"/>
          <w:lang w:eastAsia="pt-PT"/>
        </w:rPr>
        <w:t xml:space="preserve">Utilizá-los em </w:t>
      </w:r>
      <w:r w:rsidR="00E94D66" w:rsidRPr="00C143A3">
        <w:rPr>
          <w:rFonts w:ascii="Garamond" w:eastAsia="Times New Roman" w:hAnsi="Garamond" w:cs="Times New Roman"/>
          <w:strike/>
          <w:lang w:eastAsia="pt-PT"/>
        </w:rPr>
        <w:t>eventos</w:t>
      </w:r>
      <w:r w:rsidRPr="00C143A3">
        <w:rPr>
          <w:rFonts w:ascii="Garamond" w:eastAsia="Times New Roman" w:hAnsi="Garamond" w:cs="Times New Roman"/>
          <w:strike/>
          <w:lang w:eastAsia="pt-PT"/>
        </w:rPr>
        <w:t>,</w:t>
      </w:r>
      <w:r w:rsidRPr="578B151F">
        <w:rPr>
          <w:rFonts w:ascii="Garamond" w:eastAsia="Times New Roman" w:hAnsi="Garamond" w:cs="Times New Roman"/>
          <w:lang w:eastAsia="pt-PT"/>
        </w:rPr>
        <w:t xml:space="preserve"> confrontos entre animais, ou outras atividades que </w:t>
      </w:r>
      <w:r w:rsidR="00E94D66" w:rsidRPr="578B151F">
        <w:rPr>
          <w:rFonts w:ascii="Garamond" w:eastAsia="Times New Roman" w:hAnsi="Garamond" w:cs="Times New Roman"/>
          <w:lang w:eastAsia="pt-PT"/>
        </w:rPr>
        <w:t>envolvam</w:t>
      </w:r>
      <w:r w:rsidRPr="578B151F">
        <w:rPr>
          <w:rFonts w:ascii="Garamond" w:eastAsia="Times New Roman" w:hAnsi="Garamond" w:cs="Times New Roman"/>
          <w:lang w:eastAsia="pt-PT"/>
        </w:rPr>
        <w:t xml:space="preserve"> crueldade ou tratamento humilhante, maus-tratos, sofrimento ou morte</w:t>
      </w:r>
      <w:r w:rsidR="00CD44A2" w:rsidRPr="578B151F">
        <w:rPr>
          <w:rFonts w:ascii="Garamond" w:eastAsia="Times New Roman" w:hAnsi="Garamond" w:cs="Times New Roman"/>
          <w:lang w:eastAsia="pt-PT"/>
        </w:rPr>
        <w:t>, ou</w:t>
      </w:r>
      <w:r w:rsidR="00CD44A2">
        <w:t xml:space="preserve"> </w:t>
      </w:r>
      <w:r w:rsidR="00CD44A2" w:rsidRPr="578B151F">
        <w:rPr>
          <w:rFonts w:ascii="Garamond" w:eastAsia="Times New Roman" w:hAnsi="Garamond" w:cs="Times New Roman"/>
          <w:lang w:eastAsia="pt-PT"/>
        </w:rPr>
        <w:t>coloquem em risco a sua saúde e bem-estar</w:t>
      </w:r>
      <w:r w:rsidRPr="578B151F">
        <w:rPr>
          <w:rFonts w:ascii="Garamond" w:eastAsia="Times New Roman" w:hAnsi="Garamond" w:cs="Times New Roman"/>
          <w:lang w:eastAsia="pt-PT"/>
        </w:rPr>
        <w:t>;</w:t>
      </w:r>
    </w:p>
    <w:p w14:paraId="03FF3749" w14:textId="50B816BC" w:rsidR="00B6668A" w:rsidRPr="000041C8" w:rsidRDefault="00B6668A" w:rsidP="004F4B5A">
      <w:pPr>
        <w:numPr>
          <w:ilvl w:val="0"/>
          <w:numId w:val="3"/>
        </w:numPr>
        <w:spacing w:line="360" w:lineRule="auto"/>
        <w:contextualSpacing/>
        <w:jc w:val="both"/>
        <w:rPr>
          <w:rFonts w:ascii="Garamond" w:eastAsia="Times New Roman" w:hAnsi="Garamond" w:cs="Times New Roman"/>
          <w:lang w:eastAsia="pt-PT"/>
        </w:rPr>
      </w:pPr>
      <w:bookmarkStart w:id="916" w:name="_Hlk135058245"/>
      <w:r w:rsidRPr="000041C8">
        <w:rPr>
          <w:rFonts w:ascii="Garamond" w:eastAsia="Times New Roman" w:hAnsi="Garamond" w:cs="Times New Roman"/>
          <w:lang w:eastAsia="pt-PT"/>
        </w:rPr>
        <w:t>Utilizá-los em corridas de cães, com ou sem isco, com fins competitivos ou recreativos;</w:t>
      </w:r>
    </w:p>
    <w:bookmarkEnd w:id="916"/>
    <w:p w14:paraId="4E3DC8E1" w14:textId="499B6349" w:rsidR="003D15F2" w:rsidRPr="000041C8" w:rsidRDefault="003D15F2" w:rsidP="004F4B5A">
      <w:pPr>
        <w:numPr>
          <w:ilvl w:val="0"/>
          <w:numId w:val="3"/>
        </w:numPr>
        <w:spacing w:line="360" w:lineRule="auto"/>
        <w:contextualSpacing/>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Utilizá-los em </w:t>
      </w:r>
      <w:r w:rsidR="003563C4" w:rsidRPr="000041C8">
        <w:rPr>
          <w:rFonts w:ascii="Garamond" w:eastAsia="Times New Roman" w:hAnsi="Garamond" w:cs="Times New Roman"/>
          <w:lang w:eastAsia="pt-PT"/>
        </w:rPr>
        <w:t>eventos</w:t>
      </w:r>
      <w:r w:rsidRPr="000041C8">
        <w:rPr>
          <w:rFonts w:ascii="Garamond" w:eastAsia="Times New Roman" w:hAnsi="Garamond" w:cs="Times New Roman"/>
          <w:lang w:eastAsia="pt-PT"/>
        </w:rPr>
        <w:t xml:space="preserve"> que não estejam devidamente licenciados e autorizados;</w:t>
      </w:r>
    </w:p>
    <w:p w14:paraId="33503F59" w14:textId="1137FA96" w:rsidR="003D15F2" w:rsidRPr="000041C8" w:rsidRDefault="003D15F2" w:rsidP="004F4B5A">
      <w:pPr>
        <w:numPr>
          <w:ilvl w:val="0"/>
          <w:numId w:val="3"/>
        </w:numPr>
        <w:spacing w:line="360" w:lineRule="auto"/>
        <w:contextualSpacing/>
        <w:jc w:val="both"/>
        <w:rPr>
          <w:rFonts w:ascii="Garamond" w:eastAsia="Times New Roman" w:hAnsi="Garamond" w:cs="Times New Roman"/>
          <w:lang w:eastAsia="pt-PT"/>
        </w:rPr>
      </w:pPr>
      <w:r w:rsidRPr="000041C8">
        <w:rPr>
          <w:rFonts w:ascii="Garamond" w:eastAsia="Times New Roman" w:hAnsi="Garamond" w:cs="Times New Roman"/>
          <w:lang w:eastAsia="pt-PT"/>
        </w:rPr>
        <w:t>Educá-los ou treiná-los</w:t>
      </w:r>
      <w:r w:rsidR="00007228" w:rsidRPr="000041C8">
        <w:rPr>
          <w:rFonts w:ascii="Garamond" w:eastAsia="Times New Roman" w:hAnsi="Garamond" w:cs="Times New Roman"/>
          <w:lang w:eastAsia="pt-PT"/>
        </w:rPr>
        <w:t xml:space="preserve"> com recurso a métodos</w:t>
      </w:r>
      <w:r w:rsidR="006709A9" w:rsidRPr="000041C8">
        <w:rPr>
          <w:rFonts w:ascii="Garamond" w:eastAsia="Times New Roman" w:hAnsi="Garamond" w:cs="Times New Roman"/>
          <w:lang w:eastAsia="pt-PT"/>
        </w:rPr>
        <w:t xml:space="preserve"> aversivos,</w:t>
      </w:r>
      <w:r w:rsidR="00BB47A6" w:rsidRPr="000041C8">
        <w:rPr>
          <w:rFonts w:ascii="Garamond" w:eastAsia="Times New Roman" w:hAnsi="Garamond" w:cs="Times New Roman"/>
          <w:lang w:eastAsia="pt-PT"/>
        </w:rPr>
        <w:t xml:space="preserve"> punitivos</w:t>
      </w:r>
      <w:r w:rsidR="00A42952" w:rsidRPr="000041C8">
        <w:rPr>
          <w:rFonts w:ascii="Garamond" w:eastAsia="Times New Roman" w:hAnsi="Garamond" w:cs="Times New Roman"/>
          <w:lang w:eastAsia="pt-PT"/>
        </w:rPr>
        <w:t xml:space="preserve"> </w:t>
      </w:r>
      <w:r w:rsidR="00007228" w:rsidRPr="000041C8">
        <w:rPr>
          <w:rFonts w:ascii="Garamond" w:eastAsia="Times New Roman" w:hAnsi="Garamond" w:cs="Times New Roman"/>
          <w:lang w:eastAsia="pt-PT"/>
        </w:rPr>
        <w:t xml:space="preserve">ou violentos, suscetíveis de causar danos físicos, angústia, </w:t>
      </w:r>
      <w:r w:rsidR="006709A9" w:rsidRPr="000041C8">
        <w:rPr>
          <w:rFonts w:ascii="Garamond" w:eastAsia="Times New Roman" w:hAnsi="Garamond" w:cs="Times New Roman"/>
          <w:lang w:eastAsia="pt-PT"/>
        </w:rPr>
        <w:t xml:space="preserve">stresse ou </w:t>
      </w:r>
      <w:r w:rsidR="00007228" w:rsidRPr="000041C8">
        <w:rPr>
          <w:rFonts w:ascii="Garamond" w:eastAsia="Times New Roman" w:hAnsi="Garamond" w:cs="Times New Roman"/>
          <w:lang w:eastAsia="pt-PT"/>
        </w:rPr>
        <w:t>medo aos animais ou que visem</w:t>
      </w:r>
      <w:r w:rsidRPr="000041C8">
        <w:rPr>
          <w:rFonts w:ascii="Garamond" w:eastAsia="Times New Roman" w:hAnsi="Garamond" w:cs="Times New Roman"/>
          <w:lang w:eastAsia="pt-PT"/>
        </w:rPr>
        <w:t xml:space="preserve"> estimula</w:t>
      </w:r>
      <w:r w:rsidR="00007228" w:rsidRPr="000041C8">
        <w:rPr>
          <w:rFonts w:ascii="Garamond" w:eastAsia="Times New Roman" w:hAnsi="Garamond" w:cs="Times New Roman"/>
          <w:lang w:eastAsia="pt-PT"/>
        </w:rPr>
        <w:t>r</w:t>
      </w:r>
      <w:r w:rsidRPr="000041C8">
        <w:rPr>
          <w:rFonts w:ascii="Garamond" w:eastAsia="Times New Roman" w:hAnsi="Garamond" w:cs="Times New Roman"/>
          <w:lang w:eastAsia="pt-PT"/>
        </w:rPr>
        <w:t xml:space="preserve"> a sua agressividade ou faz</w:t>
      </w:r>
      <w:r w:rsidR="00007228" w:rsidRPr="000041C8">
        <w:rPr>
          <w:rFonts w:ascii="Garamond" w:eastAsia="Times New Roman" w:hAnsi="Garamond" w:cs="Times New Roman"/>
          <w:lang w:eastAsia="pt-PT"/>
        </w:rPr>
        <w:t>ê</w:t>
      </w:r>
      <w:r w:rsidRPr="000041C8">
        <w:rPr>
          <w:rFonts w:ascii="Garamond" w:eastAsia="Times New Roman" w:hAnsi="Garamond" w:cs="Times New Roman"/>
          <w:lang w:eastAsia="pt-PT"/>
        </w:rPr>
        <w:t>-</w:t>
      </w:r>
      <w:r w:rsidR="00007228" w:rsidRPr="000041C8">
        <w:rPr>
          <w:rFonts w:ascii="Garamond" w:eastAsia="Times New Roman" w:hAnsi="Garamond" w:cs="Times New Roman"/>
          <w:lang w:eastAsia="pt-PT"/>
        </w:rPr>
        <w:t>l</w:t>
      </w:r>
      <w:r w:rsidRPr="000041C8">
        <w:rPr>
          <w:rFonts w:ascii="Garamond" w:eastAsia="Times New Roman" w:hAnsi="Garamond" w:cs="Times New Roman"/>
          <w:lang w:eastAsia="pt-PT"/>
        </w:rPr>
        <w:t>os trabalhar de forma</w:t>
      </w:r>
      <w:r w:rsidR="00007228" w:rsidRPr="000041C8">
        <w:rPr>
          <w:rFonts w:ascii="Garamond" w:eastAsia="Times New Roman" w:hAnsi="Garamond" w:cs="Times New Roman"/>
          <w:lang w:eastAsia="pt-PT"/>
        </w:rPr>
        <w:t xml:space="preserve"> a exceder as suas forças ou capacidades naturais,</w:t>
      </w:r>
      <w:r w:rsidRPr="000041C8">
        <w:rPr>
          <w:rFonts w:ascii="Garamond" w:eastAsia="Times New Roman" w:hAnsi="Garamond" w:cs="Times New Roman"/>
          <w:lang w:eastAsia="pt-PT"/>
        </w:rPr>
        <w:t xml:space="preserve"> prejudic</w:t>
      </w:r>
      <w:r w:rsidR="00007228" w:rsidRPr="000041C8">
        <w:rPr>
          <w:rFonts w:ascii="Garamond" w:eastAsia="Times New Roman" w:hAnsi="Garamond" w:cs="Times New Roman"/>
          <w:lang w:eastAsia="pt-PT"/>
        </w:rPr>
        <w:t>ando</w:t>
      </w:r>
      <w:r w:rsidRPr="000041C8">
        <w:rPr>
          <w:rFonts w:ascii="Garamond" w:eastAsia="Times New Roman" w:hAnsi="Garamond" w:cs="Times New Roman"/>
          <w:lang w:eastAsia="pt-PT"/>
        </w:rPr>
        <w:t xml:space="preserve"> </w:t>
      </w:r>
      <w:r w:rsidR="00007228" w:rsidRPr="000041C8">
        <w:rPr>
          <w:rFonts w:ascii="Garamond" w:eastAsia="Times New Roman" w:hAnsi="Garamond" w:cs="Times New Roman"/>
          <w:lang w:eastAsia="pt-PT"/>
        </w:rPr>
        <w:t>a</w:t>
      </w:r>
      <w:r w:rsidRPr="000041C8">
        <w:rPr>
          <w:rFonts w:ascii="Garamond" w:eastAsia="Times New Roman" w:hAnsi="Garamond" w:cs="Times New Roman"/>
          <w:lang w:eastAsia="pt-PT"/>
        </w:rPr>
        <w:t xml:space="preserve"> sua saúde ou bem-estar;</w:t>
      </w:r>
    </w:p>
    <w:p w14:paraId="289B0A7B" w14:textId="3CCDFF88" w:rsidR="003D15F2" w:rsidRPr="000041C8" w:rsidRDefault="003D15F2" w:rsidP="004F4B5A">
      <w:pPr>
        <w:numPr>
          <w:ilvl w:val="0"/>
          <w:numId w:val="3"/>
        </w:numPr>
        <w:spacing w:line="360" w:lineRule="auto"/>
        <w:contextualSpacing/>
        <w:jc w:val="both"/>
        <w:rPr>
          <w:rFonts w:ascii="Garamond" w:eastAsia="Times New Roman" w:hAnsi="Garamond" w:cs="Times New Roman"/>
          <w:lang w:eastAsia="pt-PT"/>
        </w:rPr>
      </w:pPr>
      <w:r w:rsidRPr="5B3829DC">
        <w:rPr>
          <w:rFonts w:ascii="Garamond" w:eastAsia="Times New Roman" w:hAnsi="Garamond" w:cs="Times New Roman"/>
          <w:lang w:eastAsia="pt-PT"/>
        </w:rPr>
        <w:t xml:space="preserve">Mantê-los </w:t>
      </w:r>
      <w:r w:rsidRPr="008D1E71">
        <w:rPr>
          <w:rFonts w:ascii="Garamond" w:eastAsia="Times New Roman" w:hAnsi="Garamond" w:cs="Times New Roman"/>
          <w:strike/>
          <w:lang w:eastAsia="pt-PT"/>
        </w:rPr>
        <w:t>em vitrines</w:t>
      </w:r>
      <w:ins w:id="917" w:author="Susana Margarida Gonçalves Silva Santos" w:date="2025-08-22T16:23:00Z" w16du:dateUtc="2025-08-22T15:23:00Z">
        <w:r w:rsidR="00B36E34">
          <w:rPr>
            <w:rFonts w:ascii="Garamond" w:eastAsia="Times New Roman" w:hAnsi="Garamond" w:cs="Times New Roman"/>
            <w:lang w:eastAsia="pt-PT"/>
          </w:rPr>
          <w:t xml:space="preserve"> nas montras das </w:t>
        </w:r>
      </w:ins>
      <w:ins w:id="918" w:author="Susana Margarida Gonçalves Silva Santos" w:date="2025-08-22T16:24:00Z" w16du:dateUtc="2025-08-22T15:24:00Z">
        <w:r w:rsidR="00B36E34">
          <w:rPr>
            <w:rFonts w:ascii="Garamond" w:eastAsia="Times New Roman" w:hAnsi="Garamond" w:cs="Times New Roman"/>
            <w:lang w:eastAsia="pt-PT"/>
          </w:rPr>
          <w:t>lojas</w:t>
        </w:r>
      </w:ins>
      <w:r w:rsidRPr="5B3829DC">
        <w:rPr>
          <w:rFonts w:ascii="Garamond" w:eastAsia="Times New Roman" w:hAnsi="Garamond" w:cs="Times New Roman"/>
          <w:lang w:eastAsia="pt-PT"/>
        </w:rPr>
        <w:t xml:space="preserve"> expostas ao público</w:t>
      </w:r>
      <w:ins w:id="919" w:author="Susana Margarida Gonçalves Silva Santos" w:date="2025-08-22T16:27:00Z" w16du:dateUtc="2025-08-22T15:27:00Z">
        <w:r w:rsidR="00EF597C">
          <w:rPr>
            <w:rFonts w:ascii="Garamond" w:eastAsia="Times New Roman" w:hAnsi="Garamond" w:cs="Times New Roman"/>
            <w:lang w:eastAsia="pt-PT"/>
          </w:rPr>
          <w:t xml:space="preserve">, </w:t>
        </w:r>
        <w:r w:rsidR="004C752E">
          <w:rPr>
            <w:rFonts w:ascii="Garamond" w:eastAsia="Times New Roman" w:hAnsi="Garamond" w:cs="Times New Roman"/>
            <w:lang w:eastAsia="pt-PT"/>
          </w:rPr>
          <w:t>permitindo a sua visualização a partir do exterior</w:t>
        </w:r>
      </w:ins>
      <w:r w:rsidRPr="5B3829DC">
        <w:rPr>
          <w:rFonts w:ascii="Garamond" w:eastAsia="Times New Roman" w:hAnsi="Garamond" w:cs="Times New Roman"/>
          <w:lang w:eastAsia="pt-PT"/>
        </w:rPr>
        <w:t xml:space="preserve">; </w:t>
      </w:r>
    </w:p>
    <w:p w14:paraId="4875F30B" w14:textId="6079BB36" w:rsidR="00225D80" w:rsidRPr="000041C8" w:rsidRDefault="00225D80" w:rsidP="004F4B5A">
      <w:pPr>
        <w:numPr>
          <w:ilvl w:val="0"/>
          <w:numId w:val="3"/>
        </w:numPr>
        <w:spacing w:line="360" w:lineRule="auto"/>
        <w:contextualSpacing/>
        <w:jc w:val="both"/>
        <w:rPr>
          <w:rFonts w:ascii="Garamond" w:eastAsia="Times New Roman" w:hAnsi="Garamond" w:cs="Times New Roman"/>
          <w:lang w:eastAsia="pt-PT"/>
        </w:rPr>
      </w:pPr>
      <w:r w:rsidRPr="5B3829DC">
        <w:rPr>
          <w:rFonts w:ascii="Garamond" w:eastAsia="Times New Roman" w:hAnsi="Garamond" w:cs="Times New Roman"/>
          <w:lang w:eastAsia="pt-PT"/>
        </w:rPr>
        <w:t xml:space="preserve">Vender </w:t>
      </w:r>
      <w:r w:rsidRPr="009C4219">
        <w:rPr>
          <w:rFonts w:ascii="Garamond" w:eastAsia="Times New Roman" w:hAnsi="Garamond" w:cs="Times New Roman"/>
          <w:strike/>
          <w:lang w:eastAsia="pt-PT"/>
        </w:rPr>
        <w:t>cães</w:t>
      </w:r>
      <w:r w:rsidR="003563C4" w:rsidRPr="009C4219">
        <w:rPr>
          <w:rFonts w:ascii="Garamond" w:eastAsia="Times New Roman" w:hAnsi="Garamond" w:cs="Times New Roman"/>
          <w:strike/>
          <w:lang w:eastAsia="pt-PT"/>
        </w:rPr>
        <w:t>,</w:t>
      </w:r>
      <w:r w:rsidRPr="009C4219">
        <w:rPr>
          <w:rFonts w:ascii="Garamond" w:eastAsia="Times New Roman" w:hAnsi="Garamond" w:cs="Times New Roman"/>
          <w:strike/>
          <w:lang w:eastAsia="pt-PT"/>
        </w:rPr>
        <w:t xml:space="preserve"> gatos</w:t>
      </w:r>
      <w:r w:rsidR="003563C4" w:rsidRPr="009C4219">
        <w:rPr>
          <w:rFonts w:ascii="Garamond" w:eastAsia="Times New Roman" w:hAnsi="Garamond" w:cs="Times New Roman"/>
          <w:strike/>
          <w:lang w:eastAsia="pt-PT"/>
        </w:rPr>
        <w:t xml:space="preserve"> ou furões</w:t>
      </w:r>
      <w:r w:rsidRPr="5B3829DC">
        <w:rPr>
          <w:rFonts w:ascii="Garamond" w:eastAsia="Times New Roman" w:hAnsi="Garamond" w:cs="Times New Roman"/>
          <w:lang w:eastAsia="pt-PT"/>
        </w:rPr>
        <w:t xml:space="preserve"> </w:t>
      </w:r>
      <w:ins w:id="920" w:author="Susana Margarida Gonçalves Silva Santos" w:date="2025-08-22T16:29:00Z" w16du:dateUtc="2025-08-22T15:29:00Z">
        <w:r w:rsidR="009C4219">
          <w:rPr>
            <w:rFonts w:ascii="Garamond" w:eastAsia="Times New Roman" w:hAnsi="Garamond" w:cs="Times New Roman"/>
            <w:lang w:eastAsia="pt-PT"/>
          </w:rPr>
          <w:t xml:space="preserve">animais de companhia </w:t>
        </w:r>
      </w:ins>
      <w:r w:rsidR="00D66AB6" w:rsidRPr="00807BA8">
        <w:rPr>
          <w:rFonts w:ascii="Garamond" w:eastAsia="Times New Roman" w:hAnsi="Garamond" w:cs="Times New Roman"/>
          <w:strike/>
          <w:lang w:eastAsia="pt-PT"/>
        </w:rPr>
        <w:t>se</w:t>
      </w:r>
      <w:ins w:id="921" w:author="Susana Margarida Gonçalves Silva Santos" w:date="2025-08-22T16:28:00Z" w16du:dateUtc="2025-08-22T15:28:00Z">
        <w:r w:rsidR="00F3624C" w:rsidRPr="00807BA8">
          <w:rPr>
            <w:rFonts w:ascii="Garamond" w:eastAsia="Times New Roman" w:hAnsi="Garamond" w:cs="Times New Roman"/>
            <w:strike/>
            <w:lang w:eastAsia="pt-PT"/>
          </w:rPr>
          <w:t xml:space="preserve"> </w:t>
        </w:r>
      </w:ins>
      <w:r w:rsidR="00D66AB6" w:rsidRPr="00807BA8">
        <w:rPr>
          <w:rFonts w:ascii="Garamond" w:eastAsia="Times New Roman" w:hAnsi="Garamond" w:cs="Times New Roman"/>
          <w:strike/>
          <w:lang w:eastAsia="pt-PT"/>
        </w:rPr>
        <w:t xml:space="preserve">não </w:t>
      </w:r>
      <w:bookmarkStart w:id="922" w:name="_Hlk135058340"/>
      <w:r w:rsidR="00D66AB6" w:rsidRPr="00807BA8">
        <w:rPr>
          <w:rFonts w:ascii="Garamond" w:eastAsia="Times New Roman" w:hAnsi="Garamond" w:cs="Times New Roman"/>
          <w:strike/>
          <w:lang w:eastAsia="pt-PT"/>
        </w:rPr>
        <w:t xml:space="preserve">por </w:t>
      </w:r>
      <w:bookmarkStart w:id="923" w:name="_Hlk135065925"/>
      <w:r w:rsidR="00D66AB6" w:rsidRPr="00807BA8">
        <w:rPr>
          <w:rFonts w:ascii="Garamond" w:eastAsia="Times New Roman" w:hAnsi="Garamond" w:cs="Times New Roman"/>
          <w:strike/>
          <w:lang w:eastAsia="pt-PT"/>
        </w:rPr>
        <w:t xml:space="preserve">criadores comerciais </w:t>
      </w:r>
      <w:del w:id="924" w:author="Susana Margarida Gonçalves Silva Santos" w:date="2025-08-22T16:29:00Z" w16du:dateUtc="2025-08-22T15:29:00Z">
        <w:r w:rsidR="00D66AB6" w:rsidRPr="00807BA8" w:rsidDel="009C4219">
          <w:rPr>
            <w:rFonts w:ascii="Garamond" w:eastAsia="Times New Roman" w:hAnsi="Garamond" w:cs="Times New Roman"/>
            <w:strike/>
            <w:lang w:eastAsia="pt-PT"/>
          </w:rPr>
          <w:delText xml:space="preserve">em </w:delText>
        </w:r>
      </w:del>
      <w:ins w:id="925" w:author="Susana Margarida Gonçalves Silva Santos" w:date="2025-08-22T16:29:00Z" w16du:dateUtc="2025-08-22T15:29:00Z">
        <w:r w:rsidR="009C4219" w:rsidRPr="00807BA8">
          <w:rPr>
            <w:rFonts w:ascii="Garamond" w:eastAsia="Times New Roman" w:hAnsi="Garamond" w:cs="Times New Roman"/>
            <w:strike/>
            <w:lang w:eastAsia="pt-PT"/>
          </w:rPr>
          <w:t xml:space="preserve">ou em </w:t>
        </w:r>
      </w:ins>
      <w:r w:rsidR="00D66AB6" w:rsidRPr="00807BA8">
        <w:rPr>
          <w:rFonts w:ascii="Garamond" w:eastAsia="Times New Roman" w:hAnsi="Garamond" w:cs="Times New Roman"/>
          <w:strike/>
          <w:lang w:eastAsia="pt-PT"/>
        </w:rPr>
        <w:t xml:space="preserve">alojamentos </w:t>
      </w:r>
      <w:r w:rsidR="00A0346B" w:rsidRPr="00807BA8">
        <w:rPr>
          <w:rFonts w:ascii="Garamond" w:eastAsia="Times New Roman" w:hAnsi="Garamond" w:cs="Times New Roman"/>
          <w:strike/>
          <w:lang w:eastAsia="pt-PT"/>
        </w:rPr>
        <w:t>autorizados</w:t>
      </w:r>
      <w:r w:rsidR="00D66AB6" w:rsidRPr="00807BA8">
        <w:rPr>
          <w:rFonts w:ascii="Garamond" w:eastAsia="Times New Roman" w:hAnsi="Garamond" w:cs="Times New Roman"/>
          <w:strike/>
          <w:lang w:eastAsia="pt-PT"/>
        </w:rPr>
        <w:t xml:space="preserve"> para o efeito</w:t>
      </w:r>
      <w:bookmarkEnd w:id="923"/>
      <w:ins w:id="926" w:author="Susana Margarida Gonçalves Silva Santos" w:date="2025-08-22T16:30:00Z" w16du:dateUtc="2025-08-22T15:30:00Z">
        <w:r w:rsidR="00807BA8">
          <w:rPr>
            <w:rFonts w:ascii="Garamond" w:eastAsia="Times New Roman" w:hAnsi="Garamond" w:cs="Times New Roman"/>
            <w:lang w:eastAsia="pt-PT"/>
          </w:rPr>
          <w:t xml:space="preserve"> de criador</w:t>
        </w:r>
        <w:r w:rsidR="008B3531">
          <w:rPr>
            <w:rFonts w:ascii="Garamond" w:eastAsia="Times New Roman" w:hAnsi="Garamond" w:cs="Times New Roman"/>
            <w:lang w:eastAsia="pt-PT"/>
          </w:rPr>
          <w:t xml:space="preserve">es e </w:t>
        </w:r>
      </w:ins>
      <w:ins w:id="927" w:author="Susana Margarida Gonçalves Silva Santos" w:date="2025-08-22T16:31:00Z" w16du:dateUtc="2025-08-22T15:31:00Z">
        <w:r w:rsidR="00486AC8">
          <w:rPr>
            <w:rFonts w:ascii="Garamond" w:eastAsia="Times New Roman" w:hAnsi="Garamond" w:cs="Times New Roman"/>
            <w:lang w:eastAsia="pt-PT"/>
          </w:rPr>
          <w:t>em</w:t>
        </w:r>
      </w:ins>
      <w:ins w:id="928" w:author="Susana Margarida Gonçalves Silva Santos" w:date="2025-08-22T16:30:00Z" w16du:dateUtc="2025-08-22T15:30:00Z">
        <w:r w:rsidR="008B3531">
          <w:rPr>
            <w:rFonts w:ascii="Garamond" w:eastAsia="Times New Roman" w:hAnsi="Garamond" w:cs="Times New Roman"/>
            <w:lang w:eastAsia="pt-PT"/>
          </w:rPr>
          <w:t xml:space="preserve"> estabeleci</w:t>
        </w:r>
      </w:ins>
      <w:ins w:id="929" w:author="Susana Margarida Gonçalves Silva Santos" w:date="2025-08-22T16:31:00Z" w16du:dateUtc="2025-08-22T15:31:00Z">
        <w:r w:rsidR="008B3531">
          <w:rPr>
            <w:rFonts w:ascii="Garamond" w:eastAsia="Times New Roman" w:hAnsi="Garamond" w:cs="Times New Roman"/>
            <w:lang w:eastAsia="pt-PT"/>
          </w:rPr>
          <w:t>mentos não autorizados</w:t>
        </w:r>
      </w:ins>
      <w:r w:rsidRPr="5B3829DC">
        <w:rPr>
          <w:rFonts w:ascii="Garamond" w:eastAsia="Times New Roman" w:hAnsi="Garamond" w:cs="Times New Roman"/>
          <w:lang w:eastAsia="pt-PT"/>
        </w:rPr>
        <w:t>;</w:t>
      </w:r>
      <w:bookmarkEnd w:id="922"/>
    </w:p>
    <w:p w14:paraId="5EEDDFA8" w14:textId="4EB618A8" w:rsidR="003D15F2" w:rsidRPr="0077220B" w:rsidRDefault="0A84259C" w:rsidP="004F4B5A">
      <w:pPr>
        <w:numPr>
          <w:ilvl w:val="0"/>
          <w:numId w:val="3"/>
        </w:numPr>
        <w:spacing w:line="360" w:lineRule="auto"/>
        <w:contextualSpacing/>
        <w:jc w:val="both"/>
        <w:rPr>
          <w:ins w:id="930" w:author="Susana Margarida Gonçalves Silva Santos" w:date="2025-08-22T16:34:00Z" w16du:dateUtc="2025-08-22T15:34:00Z"/>
          <w:rFonts w:ascii="Garamond" w:eastAsia="Times New Roman" w:hAnsi="Garamond" w:cs="Times New Roman"/>
          <w:strike/>
          <w:lang w:eastAsia="pt-PT"/>
        </w:rPr>
      </w:pPr>
      <w:r w:rsidRPr="0077220B">
        <w:rPr>
          <w:rFonts w:ascii="Garamond" w:eastAsia="Times New Roman" w:hAnsi="Garamond" w:cs="Times New Roman"/>
          <w:strike/>
          <w:lang w:eastAsia="pt-PT"/>
        </w:rPr>
        <w:t>Utilizá-los em carrosséis, atrações de feiras</w:t>
      </w:r>
      <w:r w:rsidR="00CD1015" w:rsidRPr="0077220B">
        <w:rPr>
          <w:rFonts w:ascii="Garamond" w:eastAsia="Times New Roman" w:hAnsi="Garamond" w:cs="Times New Roman"/>
          <w:strike/>
          <w:lang w:eastAsia="pt-PT"/>
        </w:rPr>
        <w:t>,</w:t>
      </w:r>
      <w:r w:rsidR="501EA606" w:rsidRPr="0077220B">
        <w:rPr>
          <w:strike/>
        </w:rPr>
        <w:t xml:space="preserve"> </w:t>
      </w:r>
      <w:r w:rsidR="501EA606" w:rsidRPr="0077220B">
        <w:rPr>
          <w:rFonts w:ascii="Garamond" w:eastAsia="Times New Roman" w:hAnsi="Garamond" w:cs="Times New Roman"/>
          <w:strike/>
          <w:lang w:eastAsia="pt-PT"/>
        </w:rPr>
        <w:t>circos, exposições itinerantes, números com animais e manifestações similares;</w:t>
      </w:r>
      <w:r w:rsidR="3EDA49FD" w:rsidRPr="0077220B">
        <w:rPr>
          <w:rFonts w:ascii="Garamond" w:eastAsia="Times New Roman" w:hAnsi="Garamond" w:cs="Times New Roman"/>
          <w:strike/>
          <w:lang w:eastAsia="pt-PT"/>
        </w:rPr>
        <w:t xml:space="preserve"> </w:t>
      </w:r>
      <w:r w:rsidR="00CD1015" w:rsidRPr="0077220B">
        <w:rPr>
          <w:rFonts w:ascii="Garamond" w:eastAsia="Times New Roman" w:hAnsi="Garamond" w:cs="Times New Roman"/>
          <w:strike/>
          <w:lang w:eastAsia="pt-PT"/>
        </w:rPr>
        <w:t xml:space="preserve"> </w:t>
      </w:r>
    </w:p>
    <w:p w14:paraId="4E33C33D" w14:textId="3B038DD7" w:rsidR="00592E42" w:rsidRDefault="00592E42" w:rsidP="00592E42">
      <w:pPr>
        <w:pStyle w:val="pf0"/>
        <w:rPr>
          <w:ins w:id="931" w:author="Susana Margarida Gonçalves Silva Santos" w:date="2025-08-22T16:35:00Z" w16du:dateUtc="2025-08-22T15:35:00Z"/>
          <w:rFonts w:ascii="Arial" w:hAnsi="Arial" w:cs="Arial"/>
          <w:sz w:val="20"/>
          <w:szCs w:val="20"/>
        </w:rPr>
      </w:pPr>
      <w:ins w:id="932" w:author="Susana Margarida Gonçalves Silva Santos" w:date="2025-08-22T16:35:00Z" w16du:dateUtc="2025-08-22T15:35:00Z">
        <w:r>
          <w:rPr>
            <w:rStyle w:val="cf01"/>
          </w:rPr>
          <w:t>Ver comentários anteriores relativos ao DL nº 255/2009 - circos e outras manifestações similares.</w:t>
        </w:r>
      </w:ins>
    </w:p>
    <w:p w14:paraId="4F00BBDD" w14:textId="77777777" w:rsidR="00592E42" w:rsidRPr="000041C8" w:rsidRDefault="00592E42" w:rsidP="00592E42">
      <w:pPr>
        <w:spacing w:line="360" w:lineRule="auto"/>
        <w:ind w:left="360"/>
        <w:contextualSpacing/>
        <w:jc w:val="both"/>
        <w:rPr>
          <w:rFonts w:ascii="Garamond" w:eastAsia="Times New Roman" w:hAnsi="Garamond" w:cs="Times New Roman"/>
          <w:lang w:eastAsia="pt-PT"/>
        </w:rPr>
      </w:pPr>
    </w:p>
    <w:p w14:paraId="26DEA3F1" w14:textId="56FDDD35" w:rsidR="003D15F2" w:rsidRPr="000041C8" w:rsidRDefault="003D15F2" w:rsidP="004F4B5A">
      <w:pPr>
        <w:numPr>
          <w:ilvl w:val="0"/>
          <w:numId w:val="3"/>
        </w:numPr>
        <w:spacing w:line="360" w:lineRule="auto"/>
        <w:contextualSpacing/>
        <w:jc w:val="both"/>
        <w:rPr>
          <w:rFonts w:ascii="Garamond" w:eastAsia="Times New Roman" w:hAnsi="Garamond" w:cs="Times New Roman"/>
          <w:lang w:eastAsia="pt-PT"/>
        </w:rPr>
      </w:pPr>
      <w:r w:rsidRPr="578B151F">
        <w:rPr>
          <w:rFonts w:ascii="Garamond" w:eastAsia="Times New Roman" w:hAnsi="Garamond" w:cs="Times New Roman"/>
          <w:lang w:eastAsia="pt-PT"/>
        </w:rPr>
        <w:t>Levá-los amarrados a veículos</w:t>
      </w:r>
      <w:r w:rsidR="00127232" w:rsidRPr="578B151F">
        <w:rPr>
          <w:rFonts w:ascii="Garamond" w:eastAsia="Times New Roman" w:hAnsi="Garamond" w:cs="Times New Roman"/>
          <w:lang w:eastAsia="pt-PT"/>
        </w:rPr>
        <w:t xml:space="preserve"> </w:t>
      </w:r>
      <w:r w:rsidR="00127232" w:rsidRPr="00470E9F">
        <w:rPr>
          <w:rFonts w:ascii="Garamond" w:eastAsia="Times New Roman" w:hAnsi="Garamond" w:cs="Times New Roman"/>
          <w:strike/>
          <w:lang w:eastAsia="pt-PT"/>
        </w:rPr>
        <w:t>motorizados</w:t>
      </w:r>
      <w:r w:rsidRPr="578B151F">
        <w:rPr>
          <w:rFonts w:ascii="Garamond" w:eastAsia="Times New Roman" w:hAnsi="Garamond" w:cs="Times New Roman"/>
          <w:lang w:eastAsia="pt-PT"/>
        </w:rPr>
        <w:t xml:space="preserve"> em movimento</w:t>
      </w:r>
      <w:ins w:id="933" w:author="Susana Margarida Gonçalves Silva Santos" w:date="2025-08-22T16:37:00Z" w16du:dateUtc="2025-08-22T15:37:00Z">
        <w:r w:rsidR="00470E9F">
          <w:rPr>
            <w:rFonts w:ascii="Garamond" w:eastAsia="Times New Roman" w:hAnsi="Garamond" w:cs="Times New Roman"/>
            <w:lang w:eastAsia="pt-PT"/>
          </w:rPr>
          <w:t xml:space="preserve">, de forma </w:t>
        </w:r>
      </w:ins>
      <w:ins w:id="934" w:author="Susana Margarida Gonçalves Silva Santos" w:date="2025-08-22T16:38:00Z" w16du:dateUtc="2025-08-22T15:38:00Z">
        <w:r w:rsidR="00FB59DA">
          <w:rPr>
            <w:rFonts w:ascii="Garamond" w:eastAsia="Times New Roman" w:hAnsi="Garamond" w:cs="Times New Roman"/>
            <w:lang w:eastAsia="pt-PT"/>
          </w:rPr>
          <w:t xml:space="preserve">a </w:t>
        </w:r>
      </w:ins>
      <w:ins w:id="935" w:author="Susana Margarida Gonçalves Silva Santos" w:date="2025-08-22T16:37:00Z" w16du:dateUtc="2025-08-22T15:37:00Z">
        <w:r w:rsidR="00107C3D">
          <w:rPr>
            <w:rFonts w:ascii="Garamond" w:eastAsia="Times New Roman" w:hAnsi="Garamond" w:cs="Times New Roman"/>
            <w:lang w:eastAsia="pt-PT"/>
          </w:rPr>
          <w:t xml:space="preserve">que o </w:t>
        </w:r>
      </w:ins>
      <w:ins w:id="936" w:author="Susana Margarida Gonçalves Silva Santos" w:date="2025-08-22T16:38:00Z" w16du:dateUtc="2025-08-22T15:38:00Z">
        <w:r w:rsidR="00FB59DA">
          <w:rPr>
            <w:rFonts w:ascii="Garamond" w:eastAsia="Times New Roman" w:hAnsi="Garamond" w:cs="Times New Roman"/>
            <w:lang w:eastAsia="pt-PT"/>
          </w:rPr>
          <w:t xml:space="preserve">animal possa </w:t>
        </w:r>
        <w:r w:rsidR="00CF01A2">
          <w:rPr>
            <w:rFonts w:ascii="Garamond" w:eastAsia="Times New Roman" w:hAnsi="Garamond" w:cs="Times New Roman"/>
            <w:lang w:eastAsia="pt-PT"/>
          </w:rPr>
          <w:t xml:space="preserve">ficar em risco de </w:t>
        </w:r>
      </w:ins>
      <w:ins w:id="937" w:author="Susana Margarida Gonçalves Silva Santos" w:date="2025-08-22T16:39:00Z" w16du:dateUtc="2025-08-22T15:39:00Z">
        <w:r w:rsidR="003018D6">
          <w:rPr>
            <w:rFonts w:ascii="Garamond" w:eastAsia="Times New Roman" w:hAnsi="Garamond" w:cs="Times New Roman"/>
            <w:lang w:eastAsia="pt-PT"/>
          </w:rPr>
          <w:t>ser arrastado</w:t>
        </w:r>
      </w:ins>
      <w:r w:rsidRPr="578B151F">
        <w:rPr>
          <w:rFonts w:ascii="Garamond" w:eastAsia="Times New Roman" w:hAnsi="Garamond" w:cs="Times New Roman"/>
          <w:lang w:eastAsia="pt-PT"/>
        </w:rPr>
        <w:t>;</w:t>
      </w:r>
    </w:p>
    <w:p w14:paraId="6C7148AA" w14:textId="11A1C012" w:rsidR="009138D1" w:rsidRPr="000041C8" w:rsidRDefault="009138D1" w:rsidP="009138D1">
      <w:pPr>
        <w:numPr>
          <w:ilvl w:val="0"/>
          <w:numId w:val="3"/>
        </w:numPr>
        <w:spacing w:line="360" w:lineRule="auto"/>
        <w:contextualSpacing/>
        <w:jc w:val="both"/>
        <w:rPr>
          <w:rFonts w:ascii="Garamond" w:eastAsia="Times New Roman" w:hAnsi="Garamond" w:cs="Times New Roman"/>
          <w:lang w:eastAsia="pt-PT"/>
        </w:rPr>
      </w:pPr>
      <w:bookmarkStart w:id="938" w:name="_Hlk136269734"/>
      <w:r w:rsidRPr="578B151F">
        <w:rPr>
          <w:rFonts w:ascii="Garamond" w:eastAsia="Times New Roman" w:hAnsi="Garamond" w:cs="Times New Roman"/>
          <w:lang w:eastAsia="pt-PT"/>
        </w:rPr>
        <w:t>Utilizar, deter</w:t>
      </w:r>
      <w:ins w:id="939" w:author="Susana Margarida Gonçalves Silva Santos" w:date="2025-08-22T16:40:00Z" w16du:dateUtc="2025-08-22T15:40:00Z">
        <w:r w:rsidR="00ED3CB1">
          <w:rPr>
            <w:rFonts w:ascii="Garamond" w:eastAsia="Times New Roman" w:hAnsi="Garamond" w:cs="Times New Roman"/>
            <w:lang w:eastAsia="pt-PT"/>
          </w:rPr>
          <w:t>, divulgar</w:t>
        </w:r>
      </w:ins>
      <w:r w:rsidRPr="578B151F">
        <w:rPr>
          <w:rFonts w:ascii="Garamond" w:eastAsia="Times New Roman" w:hAnsi="Garamond" w:cs="Times New Roman"/>
          <w:lang w:eastAsia="pt-PT"/>
        </w:rPr>
        <w:t xml:space="preserve"> ou comercializar qualquer meio que tenha como propósito influenciar o comportamento do animal através de métodos aversivos, violentos ou estímulos punitivos, tais como coleiras elétricas, de choques, estranguladoras ou com bicos, açaimos fechados ou que dificultem a respiração do animal;</w:t>
      </w:r>
    </w:p>
    <w:p w14:paraId="4AD0CABE" w14:textId="5D910978" w:rsidR="003563C4" w:rsidRPr="000041C8" w:rsidRDefault="00157AD2" w:rsidP="003E3748">
      <w:pPr>
        <w:tabs>
          <w:tab w:val="left" w:pos="3480"/>
        </w:tabs>
        <w:spacing w:line="360" w:lineRule="auto"/>
        <w:contextualSpacing/>
        <w:jc w:val="both"/>
        <w:rPr>
          <w:rFonts w:ascii="Garamond" w:eastAsia="Times New Roman" w:hAnsi="Garamond" w:cs="Times New Roman"/>
          <w:lang w:eastAsia="pt-PT"/>
        </w:rPr>
      </w:pPr>
      <w:bookmarkStart w:id="940" w:name="_Hlk123302128"/>
      <w:bookmarkEnd w:id="938"/>
      <w:r w:rsidRPr="578B151F">
        <w:rPr>
          <w:rFonts w:ascii="Garamond" w:eastAsia="Times New Roman" w:hAnsi="Garamond" w:cs="Times New Roman"/>
          <w:lang w:eastAsia="pt-PT"/>
        </w:rPr>
        <w:t>z</w:t>
      </w:r>
      <w:r w:rsidR="003563C4" w:rsidRPr="578B151F">
        <w:rPr>
          <w:rFonts w:ascii="Garamond" w:eastAsia="Times New Roman" w:hAnsi="Garamond" w:cs="Times New Roman"/>
          <w:lang w:eastAsia="pt-PT"/>
        </w:rPr>
        <w:t xml:space="preserve">) Usá-los para a promoção ou concretização de sacrifício ritual </w:t>
      </w:r>
      <w:r w:rsidR="003563C4" w:rsidRPr="008619FD">
        <w:rPr>
          <w:rFonts w:ascii="Garamond" w:eastAsia="Times New Roman" w:hAnsi="Garamond" w:cs="Times New Roman"/>
          <w:strike/>
          <w:lang w:eastAsia="pt-PT"/>
        </w:rPr>
        <w:t>de animais de companhia</w:t>
      </w:r>
      <w:r w:rsidR="003563C4" w:rsidRPr="578B151F">
        <w:rPr>
          <w:rFonts w:ascii="Garamond" w:eastAsia="Times New Roman" w:hAnsi="Garamond" w:cs="Times New Roman"/>
          <w:lang w:eastAsia="pt-PT"/>
        </w:rPr>
        <w:t>;</w:t>
      </w:r>
    </w:p>
    <w:p w14:paraId="0538352A" w14:textId="274AB41F" w:rsidR="003563C4" w:rsidRPr="000041C8" w:rsidRDefault="00157AD2" w:rsidP="003E3748">
      <w:pPr>
        <w:tabs>
          <w:tab w:val="left" w:pos="3480"/>
        </w:tabs>
        <w:spacing w:line="360" w:lineRule="auto"/>
        <w:contextualSpacing/>
        <w:jc w:val="both"/>
        <w:rPr>
          <w:rFonts w:ascii="Garamond" w:eastAsia="Times New Roman" w:hAnsi="Garamond" w:cs="Times New Roman"/>
          <w:lang w:eastAsia="pt-PT"/>
        </w:rPr>
      </w:pPr>
      <w:r>
        <w:rPr>
          <w:rFonts w:ascii="Garamond" w:eastAsia="Times New Roman" w:hAnsi="Garamond" w:cs="Times New Roman"/>
          <w:lang w:eastAsia="pt-PT"/>
        </w:rPr>
        <w:t>aa</w:t>
      </w:r>
      <w:r w:rsidR="003563C4" w:rsidRPr="000041C8">
        <w:rPr>
          <w:rFonts w:ascii="Garamond" w:eastAsia="Times New Roman" w:hAnsi="Garamond" w:cs="Times New Roman"/>
          <w:lang w:eastAsia="pt-PT"/>
        </w:rPr>
        <w:t>) Consumi-los, usar ou comercializar a sua carne, pele, pelo ou qualquer parte do seu corpo, excetuando-se as utilizações autorizadas para fins experimentais ou científicos</w:t>
      </w:r>
      <w:r w:rsidR="004D7B0D" w:rsidRPr="000041C8">
        <w:rPr>
          <w:rFonts w:ascii="Garamond" w:eastAsia="Times New Roman" w:hAnsi="Garamond" w:cs="Times New Roman"/>
          <w:lang w:eastAsia="pt-PT"/>
        </w:rPr>
        <w:t>;</w:t>
      </w:r>
    </w:p>
    <w:p w14:paraId="5AD01D48" w14:textId="58EF10A1" w:rsidR="004D7B0D" w:rsidRPr="000041C8" w:rsidRDefault="00157AD2" w:rsidP="003E3748">
      <w:pPr>
        <w:tabs>
          <w:tab w:val="left" w:pos="3480"/>
        </w:tabs>
        <w:spacing w:line="360" w:lineRule="auto"/>
        <w:contextualSpacing/>
        <w:jc w:val="both"/>
        <w:rPr>
          <w:rFonts w:ascii="Garamond" w:eastAsia="Times New Roman" w:hAnsi="Garamond" w:cs="Times New Roman"/>
          <w:lang w:eastAsia="pt-PT"/>
        </w:rPr>
      </w:pPr>
      <w:bookmarkStart w:id="941" w:name="_Hlk135058521"/>
      <w:r>
        <w:rPr>
          <w:rFonts w:ascii="Garamond" w:eastAsia="Times New Roman" w:hAnsi="Garamond" w:cs="Times New Roman"/>
          <w:lang w:eastAsia="pt-PT"/>
        </w:rPr>
        <w:t>bb</w:t>
      </w:r>
      <w:r w:rsidR="004D7B0D" w:rsidRPr="000041C8">
        <w:rPr>
          <w:rFonts w:ascii="Garamond" w:eastAsia="Times New Roman" w:hAnsi="Garamond" w:cs="Times New Roman"/>
          <w:lang w:eastAsia="pt-PT"/>
        </w:rPr>
        <w:t xml:space="preserve">) Utilizá-los para a prática de mendicidade, </w:t>
      </w:r>
      <w:r w:rsidR="00C64501" w:rsidRPr="000041C8">
        <w:rPr>
          <w:rFonts w:ascii="Garamond" w:eastAsia="Times New Roman" w:hAnsi="Garamond" w:cs="Times New Roman"/>
          <w:lang w:eastAsia="pt-PT"/>
        </w:rPr>
        <w:t>sem prejuízo d</w:t>
      </w:r>
      <w:r w:rsidR="004D7B0D" w:rsidRPr="000041C8">
        <w:rPr>
          <w:rFonts w:ascii="Garamond" w:eastAsia="Times New Roman" w:hAnsi="Garamond" w:cs="Times New Roman"/>
          <w:lang w:eastAsia="pt-PT"/>
        </w:rPr>
        <w:t>o direito das pessoas sem-abrigo se fazerem acompanhar dos seus animais de companhia</w:t>
      </w:r>
      <w:r w:rsidR="00C64501" w:rsidRPr="000041C8">
        <w:rPr>
          <w:rFonts w:ascii="Garamond" w:eastAsia="Times New Roman" w:hAnsi="Garamond" w:cs="Times New Roman"/>
          <w:lang w:eastAsia="pt-PT"/>
        </w:rPr>
        <w:t>, salvaguardado o seu bem-estar</w:t>
      </w:r>
      <w:r w:rsidR="004D7B0D" w:rsidRPr="000041C8">
        <w:rPr>
          <w:rFonts w:ascii="Garamond" w:eastAsia="Times New Roman" w:hAnsi="Garamond" w:cs="Times New Roman"/>
          <w:lang w:eastAsia="pt-PT"/>
        </w:rPr>
        <w:t>.</w:t>
      </w:r>
    </w:p>
    <w:bookmarkEnd w:id="940"/>
    <w:bookmarkEnd w:id="941"/>
    <w:p w14:paraId="0253415E" w14:textId="273BA4E3" w:rsidR="003E3748" w:rsidRPr="000041C8" w:rsidRDefault="003E3748" w:rsidP="003E3748">
      <w:pPr>
        <w:tabs>
          <w:tab w:val="left" w:pos="3480"/>
        </w:tabs>
        <w:spacing w:line="360" w:lineRule="auto"/>
        <w:contextualSpacing/>
        <w:jc w:val="both"/>
        <w:rPr>
          <w:rFonts w:ascii="Garamond" w:eastAsia="Times New Roman" w:hAnsi="Garamond" w:cs="Times New Roman"/>
          <w:lang w:eastAsia="pt-PT"/>
        </w:rPr>
      </w:pPr>
    </w:p>
    <w:p w14:paraId="36316B7C" w14:textId="77777777" w:rsidR="00E61EE2" w:rsidRPr="000041C8" w:rsidRDefault="00E61EE2" w:rsidP="003E3748">
      <w:pPr>
        <w:tabs>
          <w:tab w:val="left" w:pos="3480"/>
        </w:tabs>
        <w:spacing w:line="360" w:lineRule="auto"/>
        <w:contextualSpacing/>
        <w:jc w:val="both"/>
        <w:rPr>
          <w:rFonts w:ascii="Garamond" w:eastAsia="Times New Roman" w:hAnsi="Garamond" w:cs="Times New Roman"/>
          <w:lang w:eastAsia="pt-PT"/>
        </w:rPr>
      </w:pPr>
    </w:p>
    <w:p w14:paraId="4A4C972C" w14:textId="77777777" w:rsidR="003D15F2" w:rsidRPr="000041C8" w:rsidRDefault="003D15F2" w:rsidP="00A95B7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CAPÍTULO II</w:t>
      </w:r>
    </w:p>
    <w:p w14:paraId="775043E7" w14:textId="77777777" w:rsidR="003D15F2" w:rsidRPr="000041C8" w:rsidRDefault="003D15F2" w:rsidP="00A95B7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Lista Nacional de Animais de Companhia, identificação e registo</w:t>
      </w:r>
    </w:p>
    <w:p w14:paraId="5D49FBB6" w14:textId="77777777" w:rsidR="003D15F2" w:rsidRPr="000041C8" w:rsidRDefault="003D15F2" w:rsidP="00A95B79">
      <w:pPr>
        <w:spacing w:line="360" w:lineRule="auto"/>
        <w:jc w:val="center"/>
        <w:rPr>
          <w:rFonts w:ascii="Garamond" w:eastAsia="Times New Roman" w:hAnsi="Garamond" w:cs="Times New Roman"/>
          <w:lang w:eastAsia="pt-PT"/>
        </w:rPr>
      </w:pPr>
    </w:p>
    <w:p w14:paraId="7A4A6CA0" w14:textId="77777777" w:rsidR="003D15F2" w:rsidRPr="000041C8" w:rsidRDefault="003D15F2" w:rsidP="00A95B79">
      <w:pPr>
        <w:spacing w:line="360" w:lineRule="auto"/>
        <w:jc w:val="center"/>
        <w:rPr>
          <w:rFonts w:ascii="Garamond" w:eastAsia="Times New Roman" w:hAnsi="Garamond" w:cs="Times New Roman"/>
          <w:b/>
          <w:bCs/>
          <w:lang w:eastAsia="pt-PT"/>
        </w:rPr>
      </w:pPr>
      <w:bookmarkStart w:id="942" w:name="_Hlk130993531"/>
      <w:r w:rsidRPr="000041C8">
        <w:rPr>
          <w:rFonts w:ascii="Garamond" w:eastAsia="Times New Roman" w:hAnsi="Garamond" w:cs="Times New Roman"/>
          <w:b/>
          <w:bCs/>
          <w:lang w:eastAsia="pt-PT"/>
        </w:rPr>
        <w:t>Secção I</w:t>
      </w:r>
    </w:p>
    <w:p w14:paraId="14362B77" w14:textId="77777777" w:rsidR="003D15F2" w:rsidRPr="000041C8" w:rsidRDefault="003D15F2" w:rsidP="00A95B7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Lista Nacional de Animais de Companhia</w:t>
      </w:r>
    </w:p>
    <w:p w14:paraId="7D2E3916" w14:textId="77777777" w:rsidR="003D15F2" w:rsidRPr="000041C8" w:rsidRDefault="003D15F2" w:rsidP="00A95B79">
      <w:pPr>
        <w:spacing w:line="360" w:lineRule="auto"/>
        <w:jc w:val="center"/>
        <w:rPr>
          <w:rFonts w:ascii="Garamond" w:eastAsia="Times New Roman" w:hAnsi="Garamond" w:cs="Times New Roman"/>
          <w:b/>
          <w:bCs/>
          <w:lang w:eastAsia="pt-PT"/>
        </w:rPr>
      </w:pPr>
    </w:p>
    <w:p w14:paraId="7150FE6B" w14:textId="3C428653" w:rsidR="003D15F2" w:rsidRPr="000041C8" w:rsidRDefault="003D15F2" w:rsidP="00A95B79">
      <w:pPr>
        <w:spacing w:line="360" w:lineRule="auto"/>
        <w:jc w:val="center"/>
        <w:rPr>
          <w:rFonts w:ascii="Garamond" w:eastAsia="Times New Roman" w:hAnsi="Garamond" w:cs="Times New Roman"/>
          <w:b/>
          <w:bCs/>
          <w:lang w:eastAsia="pt-PT"/>
        </w:rPr>
      </w:pPr>
      <w:bookmarkStart w:id="943" w:name="_Hlk136263547"/>
      <w:r w:rsidRPr="000041C8">
        <w:rPr>
          <w:rFonts w:ascii="Garamond" w:eastAsia="Times New Roman" w:hAnsi="Garamond" w:cs="Times New Roman"/>
          <w:b/>
          <w:bCs/>
          <w:lang w:eastAsia="pt-PT"/>
        </w:rPr>
        <w:t xml:space="preserve">Artigo </w:t>
      </w:r>
      <w:r w:rsidR="00985EFD" w:rsidRPr="000041C8">
        <w:rPr>
          <w:rFonts w:ascii="Garamond" w:eastAsia="Times New Roman" w:hAnsi="Garamond" w:cs="Times New Roman"/>
          <w:b/>
          <w:bCs/>
          <w:lang w:eastAsia="pt-PT"/>
        </w:rPr>
        <w:t>1</w:t>
      </w:r>
      <w:r w:rsidR="00E238BA">
        <w:rPr>
          <w:rFonts w:ascii="Garamond" w:eastAsia="Times New Roman" w:hAnsi="Garamond" w:cs="Times New Roman"/>
          <w:b/>
          <w:bCs/>
          <w:lang w:eastAsia="pt-PT"/>
        </w:rPr>
        <w:t>3</w:t>
      </w:r>
      <w:r w:rsidRPr="000041C8">
        <w:rPr>
          <w:rFonts w:ascii="Garamond" w:eastAsia="Times New Roman" w:hAnsi="Garamond" w:cs="Times New Roman"/>
          <w:b/>
          <w:bCs/>
          <w:lang w:eastAsia="pt-PT"/>
        </w:rPr>
        <w:t>.º</w:t>
      </w:r>
    </w:p>
    <w:p w14:paraId="4B3D51C5" w14:textId="77777777" w:rsidR="003D15F2" w:rsidRPr="000041C8" w:rsidRDefault="003D15F2" w:rsidP="00A95B79">
      <w:pPr>
        <w:spacing w:line="360" w:lineRule="auto"/>
        <w:jc w:val="center"/>
        <w:rPr>
          <w:rFonts w:ascii="Garamond" w:eastAsia="Times New Roman" w:hAnsi="Garamond" w:cs="Times New Roman"/>
          <w:lang w:eastAsia="pt-PT"/>
        </w:rPr>
      </w:pPr>
      <w:r w:rsidRPr="000041C8">
        <w:rPr>
          <w:rFonts w:ascii="Garamond" w:eastAsia="Times New Roman" w:hAnsi="Garamond" w:cs="Times New Roman"/>
          <w:lang w:eastAsia="pt-PT"/>
        </w:rPr>
        <w:t>Lista Nacional de Animais de Companhia</w:t>
      </w:r>
    </w:p>
    <w:p w14:paraId="57525A77" w14:textId="18E1F3F2" w:rsidR="00060AB9" w:rsidRPr="000041C8" w:rsidDel="00FF1914" w:rsidRDefault="7EF12E01" w:rsidP="00A95B79">
      <w:pPr>
        <w:spacing w:line="360" w:lineRule="auto"/>
        <w:jc w:val="both"/>
        <w:rPr>
          <w:del w:id="944" w:author="Susana Margarida Gonçalves Silva Santos" w:date="2025-08-22T16:48:00Z" w16du:dateUtc="2025-08-22T15:48:00Z"/>
          <w:rFonts w:ascii="Garamond" w:eastAsia="Times New Roman" w:hAnsi="Garamond" w:cs="Times New Roman"/>
          <w:lang w:eastAsia="pt-PT"/>
        </w:rPr>
      </w:pPr>
      <w:r w:rsidRPr="578B151F">
        <w:rPr>
          <w:rFonts w:ascii="Garamond" w:eastAsia="Times New Roman" w:hAnsi="Garamond" w:cs="Times New Roman"/>
          <w:lang w:eastAsia="pt-PT"/>
        </w:rPr>
        <w:t>1</w:t>
      </w:r>
      <w:r w:rsidR="4A082036" w:rsidRPr="578B151F">
        <w:rPr>
          <w:rFonts w:ascii="Garamond" w:eastAsia="Times New Roman" w:hAnsi="Garamond" w:cs="Times New Roman"/>
          <w:lang w:eastAsia="pt-PT"/>
        </w:rPr>
        <w:t xml:space="preserve"> </w:t>
      </w:r>
      <w:r w:rsidR="444DAA85" w:rsidRPr="578B151F">
        <w:rPr>
          <w:rFonts w:ascii="Garamond" w:eastAsia="Times New Roman" w:hAnsi="Garamond" w:cs="Times New Roman"/>
          <w:lang w:eastAsia="pt-PT"/>
        </w:rPr>
        <w:t xml:space="preserve">– </w:t>
      </w:r>
      <w:r w:rsidR="42666CC2" w:rsidRPr="00E41AB3">
        <w:rPr>
          <w:rFonts w:ascii="Garamond" w:eastAsia="Times New Roman" w:hAnsi="Garamond" w:cs="Times New Roman"/>
          <w:strike/>
          <w:lang w:eastAsia="pt-PT"/>
        </w:rPr>
        <w:t>A</w:t>
      </w:r>
      <w:r w:rsidR="444DAA85" w:rsidRPr="00E41AB3">
        <w:rPr>
          <w:rFonts w:ascii="Garamond" w:eastAsia="Times New Roman" w:hAnsi="Garamond" w:cs="Times New Roman"/>
          <w:strike/>
          <w:lang w:eastAsia="pt-PT"/>
        </w:rPr>
        <w:t xml:space="preserve"> importação</w:t>
      </w:r>
      <w:ins w:id="945" w:author="Susana Margarida Gonçalves Silva Santos" w:date="2025-08-22T16:50:00Z" w16du:dateUtc="2025-08-22T15:50:00Z">
        <w:r w:rsidR="00E41AB3">
          <w:rPr>
            <w:rFonts w:ascii="Garamond" w:eastAsia="Times New Roman" w:hAnsi="Garamond" w:cs="Times New Roman"/>
            <w:lang w:eastAsia="pt-PT"/>
          </w:rPr>
          <w:t xml:space="preserve"> A entrada em território Nacional</w:t>
        </w:r>
      </w:ins>
      <w:r w:rsidR="444DAA85" w:rsidRPr="578B151F">
        <w:rPr>
          <w:rFonts w:ascii="Garamond" w:eastAsia="Times New Roman" w:hAnsi="Garamond" w:cs="Times New Roman"/>
          <w:lang w:eastAsia="pt-PT"/>
        </w:rPr>
        <w:t xml:space="preserve">, detenção, manutenção, reprodução e transmissão, gratuita ou onerosa, de animais de companhia </w:t>
      </w:r>
      <w:r w:rsidR="42666CC2" w:rsidRPr="578B151F">
        <w:rPr>
          <w:rFonts w:ascii="Garamond" w:eastAsia="Times New Roman" w:hAnsi="Garamond" w:cs="Times New Roman"/>
          <w:lang w:eastAsia="pt-PT"/>
        </w:rPr>
        <w:t xml:space="preserve">depende de prévia inscrição </w:t>
      </w:r>
      <w:r w:rsidR="444DAA85" w:rsidRPr="578B151F">
        <w:rPr>
          <w:rFonts w:ascii="Garamond" w:eastAsia="Times New Roman" w:hAnsi="Garamond" w:cs="Times New Roman"/>
          <w:lang w:eastAsia="pt-PT"/>
        </w:rPr>
        <w:t>na Lista Nacional de Animais de Companhia.</w:t>
      </w:r>
    </w:p>
    <w:p w14:paraId="0C6F6DBB" w14:textId="39024218" w:rsidR="003D15F2" w:rsidRPr="000041C8" w:rsidRDefault="006C453E"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2 - </w:t>
      </w:r>
      <w:r w:rsidR="00470E1E" w:rsidRPr="000041C8">
        <w:rPr>
          <w:rFonts w:ascii="Garamond" w:eastAsia="Times New Roman" w:hAnsi="Garamond" w:cs="Times New Roman"/>
          <w:lang w:eastAsia="pt-PT"/>
        </w:rPr>
        <w:t>A</w:t>
      </w:r>
      <w:r w:rsidR="003D15F2" w:rsidRPr="000041C8">
        <w:rPr>
          <w:rFonts w:ascii="Garamond" w:eastAsia="Times New Roman" w:hAnsi="Garamond" w:cs="Times New Roman"/>
          <w:lang w:eastAsia="pt-PT"/>
        </w:rPr>
        <w:t xml:space="preserve"> </w:t>
      </w:r>
      <w:bookmarkStart w:id="946" w:name="_Hlk135299867"/>
      <w:r w:rsidR="003D15F2" w:rsidRPr="000041C8">
        <w:rPr>
          <w:rFonts w:ascii="Garamond" w:eastAsia="Times New Roman" w:hAnsi="Garamond" w:cs="Times New Roman"/>
          <w:lang w:eastAsia="pt-PT"/>
        </w:rPr>
        <w:t>Lista Nacional de Animais de Companhia inclui:</w:t>
      </w:r>
    </w:p>
    <w:p w14:paraId="29D1502A" w14:textId="77777777"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a) Cães, gatos e furões;</w:t>
      </w:r>
    </w:p>
    <w:p w14:paraId="521C5D98" w14:textId="5CA0B296" w:rsidR="003D15F2" w:rsidRDefault="00296A87"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b</w:t>
      </w:r>
      <w:r w:rsidR="003D15F2" w:rsidRPr="000041C8">
        <w:rPr>
          <w:rFonts w:ascii="Garamond" w:eastAsia="Times New Roman" w:hAnsi="Garamond" w:cs="Times New Roman"/>
          <w:lang w:eastAsia="pt-PT"/>
        </w:rPr>
        <w:t xml:space="preserve">) Os animais das espécies </w:t>
      </w:r>
      <w:r w:rsidR="00470E1E" w:rsidRPr="000041C8">
        <w:rPr>
          <w:rFonts w:ascii="Garamond" w:eastAsia="Times New Roman" w:hAnsi="Garamond" w:cs="Times New Roman"/>
          <w:lang w:eastAsia="pt-PT"/>
        </w:rPr>
        <w:t xml:space="preserve">que venham a ser incluídas nos termos do </w:t>
      </w:r>
      <w:r w:rsidR="006E0689" w:rsidRPr="000041C8">
        <w:rPr>
          <w:rFonts w:ascii="Garamond" w:eastAsia="Times New Roman" w:hAnsi="Garamond" w:cs="Times New Roman"/>
          <w:lang w:eastAsia="pt-PT"/>
        </w:rPr>
        <w:t>presente decreto-lei</w:t>
      </w:r>
      <w:r w:rsidR="002F297D" w:rsidRPr="000041C8">
        <w:rPr>
          <w:rFonts w:ascii="Garamond" w:eastAsia="Times New Roman" w:hAnsi="Garamond" w:cs="Times New Roman"/>
          <w:lang w:eastAsia="pt-PT"/>
        </w:rPr>
        <w:t>, desde que cumpram</w:t>
      </w:r>
      <w:r w:rsidR="006E0689" w:rsidRPr="000041C8">
        <w:rPr>
          <w:rFonts w:ascii="Garamond" w:eastAsia="Times New Roman" w:hAnsi="Garamond" w:cs="Times New Roman"/>
          <w:lang w:eastAsia="pt-PT"/>
        </w:rPr>
        <w:t xml:space="preserve"> cumulativamente</w:t>
      </w:r>
      <w:r w:rsidR="002F297D" w:rsidRPr="000041C8">
        <w:rPr>
          <w:rFonts w:ascii="Garamond" w:eastAsia="Times New Roman" w:hAnsi="Garamond" w:cs="Times New Roman"/>
          <w:lang w:eastAsia="pt-PT"/>
        </w:rPr>
        <w:t xml:space="preserve"> os seguintes critérios</w:t>
      </w:r>
      <w:r w:rsidR="003D15F2" w:rsidRPr="000041C8">
        <w:rPr>
          <w:rFonts w:ascii="Garamond" w:eastAsia="Times New Roman" w:hAnsi="Garamond" w:cs="Times New Roman"/>
          <w:lang w:eastAsia="pt-PT"/>
        </w:rPr>
        <w:t>:</w:t>
      </w:r>
    </w:p>
    <w:p w14:paraId="0D8F559D" w14:textId="623C5014" w:rsidR="00F56ECA" w:rsidRDefault="7BB7C573" w:rsidP="00326DF6">
      <w:pPr>
        <w:pStyle w:val="ListParagraph"/>
        <w:numPr>
          <w:ilvl w:val="0"/>
          <w:numId w:val="32"/>
        </w:numPr>
        <w:spacing w:line="360" w:lineRule="auto"/>
        <w:jc w:val="both"/>
        <w:rPr>
          <w:rFonts w:ascii="Garamond" w:hAnsi="Garamond"/>
        </w:rPr>
      </w:pPr>
      <w:r w:rsidRPr="578B151F">
        <w:rPr>
          <w:rFonts w:ascii="Garamond" w:hAnsi="Garamond"/>
        </w:rPr>
        <w:t xml:space="preserve">Espécies contidas </w:t>
      </w:r>
      <w:del w:id="947" w:author="Susana Margarida Gonçalves Silva Santos" w:date="2025-08-22T16:52:00Z" w16du:dateUtc="2025-08-22T15:52:00Z">
        <w:r w:rsidR="3F2997E2" w:rsidRPr="578B151F" w:rsidDel="00B71CD4">
          <w:rPr>
            <w:rFonts w:ascii="Garamond" w:hAnsi="Garamond"/>
          </w:rPr>
          <w:delText>no</w:delText>
        </w:r>
        <w:r w:rsidRPr="578B151F" w:rsidDel="00B71CD4">
          <w:rPr>
            <w:rFonts w:ascii="Garamond" w:hAnsi="Garamond"/>
          </w:rPr>
          <w:delText xml:space="preserve"> Anexo II</w:delText>
        </w:r>
      </w:del>
      <w:ins w:id="948" w:author="Susana Margarida Gonçalves Silva Santos" w:date="2025-08-22T16:52:00Z" w16du:dateUtc="2025-08-22T15:52:00Z">
        <w:r w:rsidR="00784FEB">
          <w:rPr>
            <w:rFonts w:ascii="Garamond" w:hAnsi="Garamond"/>
          </w:rPr>
          <w:t xml:space="preserve"> </w:t>
        </w:r>
        <w:r w:rsidR="00B71CD4">
          <w:rPr>
            <w:rFonts w:ascii="Garamond" w:hAnsi="Garamond"/>
          </w:rPr>
          <w:t>na Parte B do Anexo</w:t>
        </w:r>
        <w:r w:rsidR="00784FEB">
          <w:rPr>
            <w:rFonts w:ascii="Garamond" w:hAnsi="Garamond"/>
          </w:rPr>
          <w:t xml:space="preserve"> </w:t>
        </w:r>
        <w:r w:rsidR="00B71CD4">
          <w:rPr>
            <w:rFonts w:ascii="Garamond" w:hAnsi="Garamond"/>
          </w:rPr>
          <w:t>I</w:t>
        </w:r>
      </w:ins>
      <w:r w:rsidRPr="578B151F">
        <w:rPr>
          <w:rFonts w:ascii="Garamond" w:hAnsi="Garamond"/>
        </w:rPr>
        <w:t xml:space="preserve"> do Regulamento UE 2016/429 – “Lei da saúde Animal”</w:t>
      </w:r>
    </w:p>
    <w:p w14:paraId="253F7992" w14:textId="5084B136" w:rsidR="003D15F2" w:rsidRPr="00F56ECA" w:rsidRDefault="003D15F2" w:rsidP="00326DF6">
      <w:pPr>
        <w:pStyle w:val="ListParagraph"/>
        <w:numPr>
          <w:ilvl w:val="0"/>
          <w:numId w:val="32"/>
        </w:numPr>
        <w:spacing w:line="360" w:lineRule="auto"/>
        <w:jc w:val="both"/>
        <w:rPr>
          <w:rFonts w:ascii="Garamond" w:hAnsi="Garamond"/>
        </w:rPr>
      </w:pPr>
      <w:r w:rsidRPr="00F56ECA">
        <w:rPr>
          <w:rFonts w:ascii="Garamond" w:hAnsi="Garamond"/>
        </w:rPr>
        <w:t>Bem-estar animal</w:t>
      </w:r>
      <w:r w:rsidR="008B03EF" w:rsidRPr="00F56ECA">
        <w:rPr>
          <w:rFonts w:ascii="Garamond" w:hAnsi="Garamond"/>
        </w:rPr>
        <w:t xml:space="preserve">, incluindo adaptarem-se </w:t>
      </w:r>
      <w:r w:rsidRPr="00F56ECA">
        <w:rPr>
          <w:rFonts w:ascii="Garamond" w:hAnsi="Garamond"/>
        </w:rPr>
        <w:t xml:space="preserve">ao </w:t>
      </w:r>
      <w:r w:rsidR="008B03EF" w:rsidRPr="00F56ECA">
        <w:rPr>
          <w:rFonts w:ascii="Garamond" w:hAnsi="Garamond"/>
        </w:rPr>
        <w:t>ambiente doméstico</w:t>
      </w:r>
      <w:r w:rsidRPr="00F56ECA">
        <w:rPr>
          <w:rFonts w:ascii="Garamond" w:hAnsi="Garamond"/>
        </w:rPr>
        <w:t xml:space="preserve"> e </w:t>
      </w:r>
      <w:r w:rsidR="008B03EF" w:rsidRPr="00F56ECA">
        <w:rPr>
          <w:rFonts w:ascii="Garamond" w:hAnsi="Garamond"/>
        </w:rPr>
        <w:t>verificarem-se condições n</w:t>
      </w:r>
      <w:r w:rsidRPr="00F56ECA">
        <w:rPr>
          <w:rFonts w:ascii="Garamond" w:hAnsi="Garamond"/>
        </w:rPr>
        <w:t>os alojamentos para que possam desenvolver adequadamente suas necessidades</w:t>
      </w:r>
      <w:r w:rsidR="00AC5CED" w:rsidRPr="00F56ECA">
        <w:rPr>
          <w:rFonts w:ascii="Garamond" w:hAnsi="Garamond"/>
        </w:rPr>
        <w:t xml:space="preserve"> </w:t>
      </w:r>
      <w:r w:rsidRPr="00F56ECA">
        <w:rPr>
          <w:rFonts w:ascii="Garamond" w:hAnsi="Garamond"/>
        </w:rPr>
        <w:t>fisiológicas, etológicas e ecológicas.</w:t>
      </w:r>
    </w:p>
    <w:p w14:paraId="0F27985B" w14:textId="171D7603"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ii) Maneio</w:t>
      </w:r>
      <w:r w:rsidR="008B03EF" w:rsidRPr="000041C8">
        <w:rPr>
          <w:rFonts w:ascii="Garamond" w:eastAsia="Times New Roman" w:hAnsi="Garamond" w:cs="Times New Roman"/>
          <w:lang w:eastAsia="pt-PT"/>
        </w:rPr>
        <w:t>,</w:t>
      </w:r>
      <w:r w:rsidRPr="000041C8">
        <w:rPr>
          <w:rFonts w:ascii="Garamond" w:eastAsia="Times New Roman" w:hAnsi="Garamond" w:cs="Times New Roman"/>
          <w:lang w:eastAsia="pt-PT"/>
        </w:rPr>
        <w:t xml:space="preserve"> </w:t>
      </w:r>
      <w:r w:rsidR="008B03EF" w:rsidRPr="000041C8">
        <w:rPr>
          <w:rFonts w:ascii="Garamond" w:eastAsia="Times New Roman" w:hAnsi="Garamond" w:cs="Times New Roman"/>
          <w:lang w:eastAsia="pt-PT"/>
        </w:rPr>
        <w:t>incluindo a existência de</w:t>
      </w:r>
      <w:r w:rsidRPr="000041C8">
        <w:rPr>
          <w:rFonts w:ascii="Garamond" w:eastAsia="Times New Roman" w:hAnsi="Garamond" w:cs="Times New Roman"/>
          <w:lang w:eastAsia="pt-PT"/>
        </w:rPr>
        <w:t xml:space="preserve"> documentação</w:t>
      </w:r>
      <w:r w:rsidR="00E6528E" w:rsidRPr="000041C8">
        <w:rPr>
          <w:rFonts w:ascii="Garamond" w:eastAsia="Times New Roman" w:hAnsi="Garamond" w:cs="Times New Roman"/>
          <w:lang w:eastAsia="pt-PT"/>
        </w:rPr>
        <w:t xml:space="preserve"> científica</w:t>
      </w:r>
      <w:r w:rsidRPr="000041C8">
        <w:rPr>
          <w:rFonts w:ascii="Garamond" w:eastAsia="Times New Roman" w:hAnsi="Garamond" w:cs="Times New Roman"/>
          <w:lang w:eastAsia="pt-PT"/>
        </w:rPr>
        <w:t xml:space="preserve"> de referência sobre </w:t>
      </w:r>
      <w:r w:rsidR="0045777F" w:rsidRPr="000041C8">
        <w:rPr>
          <w:rFonts w:ascii="Garamond" w:eastAsia="Times New Roman" w:hAnsi="Garamond" w:cs="Times New Roman"/>
          <w:lang w:eastAsia="pt-PT"/>
        </w:rPr>
        <w:t>o alojamento</w:t>
      </w:r>
      <w:r w:rsidRPr="000041C8">
        <w:rPr>
          <w:rFonts w:ascii="Garamond" w:eastAsia="Times New Roman" w:hAnsi="Garamond" w:cs="Times New Roman"/>
          <w:lang w:eastAsia="pt-PT"/>
        </w:rPr>
        <w:t>, manutenção e cuidados da espécie</w:t>
      </w:r>
      <w:r w:rsidR="0045777F" w:rsidRPr="000041C8">
        <w:rPr>
          <w:rFonts w:ascii="Garamond" w:eastAsia="Times New Roman" w:hAnsi="Garamond" w:cs="Times New Roman"/>
          <w:lang w:eastAsia="pt-PT"/>
        </w:rPr>
        <w:t xml:space="preserve"> em questão</w:t>
      </w:r>
      <w:r w:rsidR="00280CE1" w:rsidRPr="000041C8">
        <w:t xml:space="preserve"> </w:t>
      </w:r>
      <w:r w:rsidR="00280CE1" w:rsidRPr="000041C8">
        <w:rPr>
          <w:rFonts w:ascii="Garamond" w:eastAsia="Times New Roman" w:hAnsi="Garamond" w:cs="Times New Roman"/>
          <w:lang w:eastAsia="pt-PT"/>
        </w:rPr>
        <w:t>em ambiente doméstico</w:t>
      </w:r>
      <w:r w:rsidRPr="000041C8">
        <w:rPr>
          <w:rFonts w:ascii="Garamond" w:eastAsia="Times New Roman" w:hAnsi="Garamond" w:cs="Times New Roman"/>
          <w:lang w:eastAsia="pt-PT"/>
        </w:rPr>
        <w:t>.</w:t>
      </w:r>
    </w:p>
    <w:p w14:paraId="7D0C8504" w14:textId="46714922"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iii) Meio Ambiente</w:t>
      </w:r>
      <w:r w:rsidR="008B03EF" w:rsidRPr="000041C8">
        <w:rPr>
          <w:rFonts w:ascii="Garamond" w:eastAsia="Times New Roman" w:hAnsi="Garamond" w:cs="Times New Roman"/>
          <w:lang w:eastAsia="pt-PT"/>
        </w:rPr>
        <w:t xml:space="preserve">, </w:t>
      </w:r>
      <w:r w:rsidR="001343D3" w:rsidRPr="000041C8">
        <w:rPr>
          <w:rFonts w:ascii="Garamond" w:eastAsia="Times New Roman" w:hAnsi="Garamond" w:cs="Times New Roman"/>
          <w:lang w:eastAsia="pt-PT"/>
        </w:rPr>
        <w:t>incluindo</w:t>
      </w:r>
      <w:r w:rsidRPr="000041C8">
        <w:rPr>
          <w:rFonts w:ascii="Garamond" w:eastAsia="Times New Roman" w:hAnsi="Garamond" w:cs="Times New Roman"/>
          <w:lang w:eastAsia="pt-PT"/>
        </w:rPr>
        <w:t xml:space="preserve"> </w:t>
      </w:r>
      <w:r w:rsidR="007E21FD" w:rsidRPr="000041C8">
        <w:rPr>
          <w:rFonts w:ascii="Garamond" w:eastAsia="Times New Roman" w:hAnsi="Garamond" w:cs="Times New Roman"/>
          <w:lang w:eastAsia="pt-PT"/>
        </w:rPr>
        <w:t xml:space="preserve">o cumprimento do regime previsto pelo </w:t>
      </w:r>
      <w:r w:rsidRPr="000041C8">
        <w:rPr>
          <w:rFonts w:ascii="Garamond" w:eastAsia="Times New Roman" w:hAnsi="Garamond" w:cs="Times New Roman"/>
          <w:lang w:eastAsia="pt-PT"/>
        </w:rPr>
        <w:t>Decreto-Lei n.º 92/2019, de 10 de julho</w:t>
      </w:r>
      <w:r w:rsidR="007E21FD" w:rsidRPr="000041C8">
        <w:rPr>
          <w:rFonts w:ascii="Garamond" w:eastAsia="Times New Roman" w:hAnsi="Garamond" w:cs="Times New Roman"/>
          <w:lang w:eastAsia="pt-PT"/>
        </w:rPr>
        <w:t>, relativamente às espécies invasoras</w:t>
      </w:r>
      <w:r w:rsidRPr="000041C8">
        <w:rPr>
          <w:rFonts w:ascii="Garamond" w:eastAsia="Times New Roman" w:hAnsi="Garamond" w:cs="Times New Roman"/>
          <w:lang w:eastAsia="pt-PT"/>
        </w:rPr>
        <w:t>.</w:t>
      </w:r>
    </w:p>
    <w:bookmarkEnd w:id="946"/>
    <w:p w14:paraId="6457DFDD" w14:textId="62F7BCF2"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iv) Saúde e segurança</w:t>
      </w:r>
      <w:r w:rsidR="00AC3384" w:rsidRPr="000041C8">
        <w:rPr>
          <w:rFonts w:ascii="Garamond" w:eastAsia="Times New Roman" w:hAnsi="Garamond" w:cs="Times New Roman"/>
          <w:lang w:eastAsia="pt-PT"/>
        </w:rPr>
        <w:t xml:space="preserve">, </w:t>
      </w:r>
      <w:r w:rsidR="00280CE1" w:rsidRPr="000041C8">
        <w:rPr>
          <w:rFonts w:ascii="Garamond" w:eastAsia="Times New Roman" w:hAnsi="Garamond" w:cs="Times New Roman"/>
          <w:lang w:eastAsia="pt-PT"/>
        </w:rPr>
        <w:t>incluindo</w:t>
      </w:r>
      <w:r w:rsidR="00AC3384" w:rsidRPr="000041C8">
        <w:rPr>
          <w:rFonts w:ascii="Garamond" w:eastAsia="Times New Roman" w:hAnsi="Garamond" w:cs="Times New Roman"/>
          <w:lang w:eastAsia="pt-PT"/>
        </w:rPr>
        <w:t xml:space="preserve"> não</w:t>
      </w:r>
      <w:r w:rsidRPr="000041C8">
        <w:rPr>
          <w:rFonts w:ascii="Garamond" w:eastAsia="Times New Roman" w:hAnsi="Garamond" w:cs="Times New Roman"/>
          <w:lang w:eastAsia="pt-PT"/>
        </w:rPr>
        <w:t xml:space="preserve"> represent</w:t>
      </w:r>
      <w:r w:rsidR="005B0FBE" w:rsidRPr="000041C8">
        <w:rPr>
          <w:rFonts w:ascii="Garamond" w:eastAsia="Times New Roman" w:hAnsi="Garamond" w:cs="Times New Roman"/>
          <w:lang w:eastAsia="pt-PT"/>
        </w:rPr>
        <w:t>a</w:t>
      </w:r>
      <w:r w:rsidR="00280CE1" w:rsidRPr="000041C8">
        <w:rPr>
          <w:rFonts w:ascii="Garamond" w:eastAsia="Times New Roman" w:hAnsi="Garamond" w:cs="Times New Roman"/>
          <w:lang w:eastAsia="pt-PT"/>
        </w:rPr>
        <w:t>re</w:t>
      </w:r>
      <w:r w:rsidRPr="000041C8">
        <w:rPr>
          <w:rFonts w:ascii="Garamond" w:eastAsia="Times New Roman" w:hAnsi="Garamond" w:cs="Times New Roman"/>
          <w:lang w:eastAsia="pt-PT"/>
        </w:rPr>
        <w:t>m riscos</w:t>
      </w:r>
      <w:r w:rsidR="000D7FF6" w:rsidRPr="000041C8">
        <w:rPr>
          <w:rFonts w:ascii="Garamond" w:eastAsia="Times New Roman" w:hAnsi="Garamond" w:cs="Times New Roman"/>
          <w:lang w:eastAsia="pt-PT"/>
        </w:rPr>
        <w:t xml:space="preserve"> </w:t>
      </w:r>
      <w:r w:rsidR="00AC3384" w:rsidRPr="000041C8">
        <w:rPr>
          <w:rFonts w:ascii="Garamond" w:eastAsia="Times New Roman" w:hAnsi="Garamond" w:cs="Times New Roman"/>
          <w:lang w:eastAsia="pt-PT"/>
        </w:rPr>
        <w:t>in</w:t>
      </w:r>
      <w:r w:rsidR="000D7FF6" w:rsidRPr="000041C8">
        <w:rPr>
          <w:rFonts w:ascii="Garamond" w:eastAsia="Times New Roman" w:hAnsi="Garamond" w:cs="Times New Roman"/>
          <w:lang w:eastAsia="pt-PT"/>
        </w:rPr>
        <w:t>aceitáveis</w:t>
      </w:r>
      <w:r w:rsidRPr="000041C8">
        <w:rPr>
          <w:rFonts w:ascii="Garamond" w:eastAsia="Times New Roman" w:hAnsi="Garamond" w:cs="Times New Roman"/>
          <w:lang w:eastAsia="pt-PT"/>
        </w:rPr>
        <w:t xml:space="preserve"> </w:t>
      </w:r>
      <w:r w:rsidR="005B0FBE" w:rsidRPr="000041C8">
        <w:rPr>
          <w:rFonts w:ascii="Garamond" w:eastAsia="Times New Roman" w:hAnsi="Garamond" w:cs="Times New Roman"/>
          <w:lang w:eastAsia="pt-PT"/>
        </w:rPr>
        <w:t>para a</w:t>
      </w:r>
      <w:r w:rsidRPr="000041C8">
        <w:rPr>
          <w:rFonts w:ascii="Garamond" w:eastAsia="Times New Roman" w:hAnsi="Garamond" w:cs="Times New Roman"/>
          <w:lang w:eastAsia="pt-PT"/>
        </w:rPr>
        <w:t xml:space="preserve"> saúde ou segurança das pessoas ou outros animais</w:t>
      </w:r>
      <w:r w:rsidR="00AC5CED" w:rsidRPr="000041C8">
        <w:rPr>
          <w:rFonts w:ascii="Garamond" w:eastAsia="Times New Roman" w:hAnsi="Garamond" w:cs="Times New Roman"/>
          <w:lang w:eastAsia="pt-PT"/>
        </w:rPr>
        <w:t>.</w:t>
      </w:r>
    </w:p>
    <w:p w14:paraId="1A341367" w14:textId="3AC3DEE7"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2</w:t>
      </w:r>
      <w:r w:rsidR="00C94DCF" w:rsidRPr="000041C8">
        <w:rPr>
          <w:rFonts w:ascii="Garamond" w:eastAsia="Times New Roman" w:hAnsi="Garamond" w:cs="Times New Roman"/>
          <w:lang w:eastAsia="pt-PT"/>
        </w:rPr>
        <w:t xml:space="preserve"> </w:t>
      </w:r>
      <w:r w:rsidR="00320B5E" w:rsidRPr="000041C8">
        <w:rPr>
          <w:rFonts w:ascii="Garamond" w:eastAsia="Times New Roman" w:hAnsi="Garamond" w:cs="Times New Roman"/>
          <w:lang w:eastAsia="pt-PT"/>
        </w:rPr>
        <w:t>–</w:t>
      </w:r>
      <w:r w:rsidR="00C94DCF" w:rsidRPr="000041C8">
        <w:rPr>
          <w:rFonts w:ascii="Garamond" w:eastAsia="Times New Roman" w:hAnsi="Garamond" w:cs="Times New Roman"/>
          <w:lang w:eastAsia="pt-PT"/>
        </w:rPr>
        <w:t xml:space="preserve"> </w:t>
      </w:r>
      <w:r w:rsidR="00320B5E" w:rsidRPr="000041C8">
        <w:rPr>
          <w:rFonts w:ascii="Garamond" w:eastAsia="Times New Roman" w:hAnsi="Garamond" w:cs="Times New Roman"/>
          <w:lang w:eastAsia="pt-PT"/>
        </w:rPr>
        <w:t xml:space="preserve">Na ausência de dados claros, precisos e conclusivos relativamente à capacidade de adaptação </w:t>
      </w:r>
      <w:r w:rsidR="00FA61F7" w:rsidRPr="000041C8">
        <w:rPr>
          <w:rFonts w:ascii="Garamond" w:eastAsia="Times New Roman" w:hAnsi="Garamond" w:cs="Times New Roman"/>
          <w:lang w:eastAsia="pt-PT"/>
        </w:rPr>
        <w:t>ao ambiente doméstico</w:t>
      </w:r>
      <w:r w:rsidR="00320B5E" w:rsidRPr="000041C8">
        <w:rPr>
          <w:rFonts w:ascii="Garamond" w:eastAsia="Times New Roman" w:hAnsi="Garamond" w:cs="Times New Roman"/>
          <w:lang w:eastAsia="pt-PT"/>
        </w:rPr>
        <w:t xml:space="preserve"> ou</w:t>
      </w:r>
      <w:r w:rsidR="00706195" w:rsidRPr="000041C8">
        <w:rPr>
          <w:rFonts w:ascii="Garamond" w:eastAsia="Times New Roman" w:hAnsi="Garamond" w:cs="Times New Roman"/>
          <w:lang w:eastAsia="pt-PT"/>
        </w:rPr>
        <w:t xml:space="preserve"> </w:t>
      </w:r>
      <w:r w:rsidR="006E0689" w:rsidRPr="000041C8">
        <w:rPr>
          <w:rFonts w:ascii="Garamond" w:eastAsia="Times New Roman" w:hAnsi="Garamond" w:cs="Times New Roman"/>
          <w:lang w:eastAsia="pt-PT"/>
        </w:rPr>
        <w:t>ao cumprimento</w:t>
      </w:r>
      <w:r w:rsidR="00706195" w:rsidRPr="000041C8">
        <w:rPr>
          <w:rFonts w:ascii="Garamond" w:eastAsia="Times New Roman" w:hAnsi="Garamond" w:cs="Times New Roman"/>
          <w:lang w:eastAsia="pt-PT"/>
        </w:rPr>
        <w:t xml:space="preserve"> de</w:t>
      </w:r>
      <w:r w:rsidR="00320B5E" w:rsidRPr="000041C8">
        <w:rPr>
          <w:rFonts w:ascii="Garamond" w:eastAsia="Times New Roman" w:hAnsi="Garamond" w:cs="Times New Roman"/>
          <w:lang w:eastAsia="pt-PT"/>
        </w:rPr>
        <w:t xml:space="preserve"> qualquer dos critérios elencados no número anterior, a espécie em questão não </w:t>
      </w:r>
      <w:r w:rsidR="006E0689" w:rsidRPr="000041C8">
        <w:rPr>
          <w:rFonts w:ascii="Garamond" w:eastAsia="Times New Roman" w:hAnsi="Garamond" w:cs="Times New Roman"/>
          <w:lang w:eastAsia="pt-PT"/>
        </w:rPr>
        <w:t>é</w:t>
      </w:r>
      <w:r w:rsidR="00320B5E" w:rsidRPr="000041C8">
        <w:rPr>
          <w:rFonts w:ascii="Garamond" w:eastAsia="Times New Roman" w:hAnsi="Garamond" w:cs="Times New Roman"/>
          <w:lang w:eastAsia="pt-PT"/>
        </w:rPr>
        <w:t xml:space="preserve"> </w:t>
      </w:r>
      <w:r w:rsidRPr="000041C8">
        <w:rPr>
          <w:rFonts w:ascii="Garamond" w:eastAsia="Times New Roman" w:hAnsi="Garamond" w:cs="Times New Roman"/>
          <w:lang w:eastAsia="pt-PT"/>
        </w:rPr>
        <w:t>incluída na Lista</w:t>
      </w:r>
      <w:r w:rsidR="006E0689" w:rsidRPr="000041C8">
        <w:rPr>
          <w:rFonts w:ascii="Garamond" w:eastAsia="Times New Roman" w:hAnsi="Garamond" w:cs="Times New Roman"/>
          <w:lang w:eastAsia="pt-PT"/>
        </w:rPr>
        <w:t xml:space="preserve"> Nacional</w:t>
      </w:r>
      <w:r w:rsidRPr="000041C8">
        <w:rPr>
          <w:rFonts w:ascii="Garamond" w:eastAsia="Times New Roman" w:hAnsi="Garamond" w:cs="Times New Roman"/>
          <w:lang w:eastAsia="pt-PT"/>
        </w:rPr>
        <w:t>.</w:t>
      </w:r>
    </w:p>
    <w:p w14:paraId="3131097E" w14:textId="32E72778" w:rsidR="00985EFD" w:rsidRPr="000041C8" w:rsidRDefault="00985EFD"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3 - A Lista Nacional é publicitada no sítio na Internet d</w:t>
      </w:r>
      <w:r w:rsidR="00386456">
        <w:rPr>
          <w:rFonts w:ascii="Garamond" w:eastAsia="Times New Roman" w:hAnsi="Garamond" w:cs="Times New Roman"/>
          <w:lang w:eastAsia="pt-PT"/>
        </w:rPr>
        <w:t>a DGAV</w:t>
      </w:r>
      <w:r w:rsidRPr="000041C8">
        <w:rPr>
          <w:rFonts w:ascii="Garamond" w:eastAsia="Times New Roman" w:hAnsi="Garamond" w:cs="Times New Roman"/>
          <w:lang w:eastAsia="pt-PT"/>
        </w:rPr>
        <w:t>, com referência obrigatória à data da sua última atualização.</w:t>
      </w:r>
    </w:p>
    <w:p w14:paraId="565680A1" w14:textId="68E1F38B" w:rsidR="00877860" w:rsidRPr="000041C8" w:rsidRDefault="003563C4" w:rsidP="00877860">
      <w:pPr>
        <w:spacing w:line="360" w:lineRule="auto"/>
        <w:jc w:val="both"/>
        <w:rPr>
          <w:rFonts w:ascii="Garamond" w:eastAsia="Times New Roman" w:hAnsi="Garamond" w:cs="Times New Roman"/>
          <w:lang w:eastAsia="pt-PT"/>
        </w:rPr>
      </w:pPr>
      <w:bookmarkStart w:id="949" w:name="_Hlk130561025"/>
      <w:r w:rsidRPr="000041C8">
        <w:rPr>
          <w:rFonts w:ascii="Garamond" w:eastAsia="Times New Roman" w:hAnsi="Garamond" w:cs="Times New Roman"/>
          <w:lang w:eastAsia="pt-PT"/>
        </w:rPr>
        <w:t xml:space="preserve">4- Os </w:t>
      </w:r>
      <w:r w:rsidR="00877860" w:rsidRPr="000041C8">
        <w:rPr>
          <w:rFonts w:ascii="Garamond" w:eastAsia="Times New Roman" w:hAnsi="Garamond" w:cs="Times New Roman"/>
          <w:lang w:eastAsia="pt-PT"/>
        </w:rPr>
        <w:t>proprietários de animais mantidos para fins não comerciais, à data da entrada em vigor do RGBEAC, e que não preencham os requisitos previstos nos números anteriores ficam autorizados a manter os seus animais até à morte natural destes, desde que não sejam</w:t>
      </w:r>
      <w:r w:rsidR="00D77943" w:rsidRPr="000041C8">
        <w:rPr>
          <w:rFonts w:ascii="Garamond" w:eastAsia="Times New Roman" w:hAnsi="Garamond" w:cs="Times New Roman"/>
          <w:lang w:eastAsia="pt-PT"/>
        </w:rPr>
        <w:t xml:space="preserve"> usados para </w:t>
      </w:r>
      <w:r w:rsidR="00877860" w:rsidRPr="000041C8">
        <w:rPr>
          <w:rFonts w:ascii="Garamond" w:eastAsia="Times New Roman" w:hAnsi="Garamond" w:cs="Times New Roman"/>
          <w:lang w:eastAsia="pt-PT"/>
        </w:rPr>
        <w:t>reprodu</w:t>
      </w:r>
      <w:r w:rsidR="00D77943" w:rsidRPr="000041C8">
        <w:rPr>
          <w:rFonts w:ascii="Garamond" w:eastAsia="Times New Roman" w:hAnsi="Garamond" w:cs="Times New Roman"/>
          <w:lang w:eastAsia="pt-PT"/>
        </w:rPr>
        <w:t>ção</w:t>
      </w:r>
      <w:r w:rsidR="00877860" w:rsidRPr="000041C8">
        <w:rPr>
          <w:rFonts w:ascii="Garamond" w:eastAsia="Times New Roman" w:hAnsi="Garamond" w:cs="Times New Roman"/>
          <w:lang w:eastAsia="pt-PT"/>
        </w:rPr>
        <w:t xml:space="preserve"> e</w:t>
      </w:r>
      <w:r w:rsidR="00F53525" w:rsidRPr="000041C8">
        <w:rPr>
          <w:rFonts w:ascii="Garamond" w:eastAsia="Times New Roman" w:hAnsi="Garamond" w:cs="Times New Roman"/>
          <w:lang w:eastAsia="pt-PT"/>
        </w:rPr>
        <w:t xml:space="preserve"> sejam</w:t>
      </w:r>
      <w:r w:rsidR="00877860" w:rsidRPr="000041C8">
        <w:rPr>
          <w:rFonts w:ascii="Garamond" w:eastAsia="Times New Roman" w:hAnsi="Garamond" w:cs="Times New Roman"/>
          <w:lang w:eastAsia="pt-PT"/>
        </w:rPr>
        <w:t xml:space="preserve"> comunicado</w:t>
      </w:r>
      <w:r w:rsidR="00D77943" w:rsidRPr="000041C8">
        <w:rPr>
          <w:rFonts w:ascii="Garamond" w:eastAsia="Times New Roman" w:hAnsi="Garamond" w:cs="Times New Roman"/>
          <w:lang w:eastAsia="pt-PT"/>
        </w:rPr>
        <w:t>s</w:t>
      </w:r>
      <w:r w:rsidR="00877860" w:rsidRPr="000041C8">
        <w:rPr>
          <w:rFonts w:ascii="Garamond" w:eastAsia="Times New Roman" w:hAnsi="Garamond" w:cs="Times New Roman"/>
          <w:lang w:eastAsia="pt-PT"/>
        </w:rPr>
        <w:t xml:space="preserve"> </w:t>
      </w:r>
      <w:r w:rsidR="00386456">
        <w:rPr>
          <w:rFonts w:ascii="Garamond" w:eastAsia="Times New Roman" w:hAnsi="Garamond" w:cs="Times New Roman"/>
          <w:lang w:eastAsia="pt-PT"/>
        </w:rPr>
        <w:t>à DGAV, e registados no SIAC</w:t>
      </w:r>
      <w:r w:rsidR="00877860" w:rsidRPr="000041C8">
        <w:rPr>
          <w:rFonts w:ascii="Garamond" w:eastAsia="Times New Roman" w:hAnsi="Garamond" w:cs="Times New Roman"/>
          <w:lang w:eastAsia="pt-PT"/>
        </w:rPr>
        <w:t xml:space="preserve"> no prazo de 90 dias após a data de entrada em vigor do presente decreto-lei.</w:t>
      </w:r>
    </w:p>
    <w:p w14:paraId="1477493A" w14:textId="3F490A3E" w:rsidR="00877860" w:rsidRPr="000041C8" w:rsidRDefault="00877860" w:rsidP="00877860">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5 – </w:t>
      </w:r>
      <w:r w:rsidR="00386456">
        <w:rPr>
          <w:rFonts w:ascii="Garamond" w:eastAsia="Times New Roman" w:hAnsi="Garamond" w:cs="Times New Roman"/>
          <w:lang w:eastAsia="pt-PT"/>
        </w:rPr>
        <w:t>A DGAV</w:t>
      </w:r>
      <w:r w:rsidRPr="000041C8">
        <w:rPr>
          <w:rFonts w:ascii="Garamond" w:eastAsia="Times New Roman" w:hAnsi="Garamond" w:cs="Times New Roman"/>
          <w:lang w:eastAsia="pt-PT"/>
        </w:rPr>
        <w:t xml:space="preserve"> publicita no respetivo sítio na Internet as diretrizes a observar para a manutenção dos animais referidos no número anterior.</w:t>
      </w:r>
    </w:p>
    <w:bookmarkEnd w:id="943"/>
    <w:bookmarkEnd w:id="949"/>
    <w:p w14:paraId="16ED1B25" w14:textId="1CDA2C02" w:rsidR="00803F77" w:rsidRPr="000041C8" w:rsidRDefault="00803F77" w:rsidP="00A95B7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 xml:space="preserve">Artigo </w:t>
      </w:r>
      <w:r w:rsidR="00985EFD" w:rsidRPr="000041C8">
        <w:rPr>
          <w:rFonts w:ascii="Garamond" w:eastAsia="Times New Roman" w:hAnsi="Garamond" w:cs="Times New Roman"/>
          <w:b/>
          <w:bCs/>
          <w:lang w:eastAsia="pt-PT"/>
        </w:rPr>
        <w:t>1</w:t>
      </w:r>
      <w:r w:rsidR="00E238BA">
        <w:rPr>
          <w:rFonts w:ascii="Garamond" w:eastAsia="Times New Roman" w:hAnsi="Garamond" w:cs="Times New Roman"/>
          <w:b/>
          <w:bCs/>
          <w:lang w:eastAsia="pt-PT"/>
        </w:rPr>
        <w:t>4</w:t>
      </w:r>
      <w:r w:rsidRPr="000041C8">
        <w:rPr>
          <w:rFonts w:ascii="Garamond" w:eastAsia="Times New Roman" w:hAnsi="Garamond" w:cs="Times New Roman"/>
          <w:b/>
          <w:bCs/>
          <w:lang w:eastAsia="pt-PT"/>
        </w:rPr>
        <w:t>.º</w:t>
      </w:r>
    </w:p>
    <w:p w14:paraId="21372931" w14:textId="5CCC471D" w:rsidR="00803F77" w:rsidRPr="000041C8" w:rsidRDefault="00803F77" w:rsidP="00A95B79">
      <w:pPr>
        <w:spacing w:line="360" w:lineRule="auto"/>
        <w:jc w:val="center"/>
        <w:rPr>
          <w:rFonts w:ascii="Garamond" w:eastAsia="Times New Roman" w:hAnsi="Garamond" w:cs="Times New Roman"/>
          <w:lang w:eastAsia="pt-PT"/>
        </w:rPr>
      </w:pPr>
      <w:r w:rsidRPr="000041C8">
        <w:rPr>
          <w:rFonts w:ascii="Garamond" w:eastAsia="Times New Roman" w:hAnsi="Garamond" w:cs="Times New Roman"/>
          <w:lang w:eastAsia="pt-PT"/>
        </w:rPr>
        <w:t>Inclusão na Lista Nacional de Animais de Companhia</w:t>
      </w:r>
    </w:p>
    <w:p w14:paraId="15F39632" w14:textId="512F9898" w:rsidR="00985EFD" w:rsidRPr="000041C8" w:rsidRDefault="061C86A9" w:rsidP="00A95B79">
      <w:pPr>
        <w:spacing w:line="360" w:lineRule="auto"/>
        <w:jc w:val="both"/>
        <w:rPr>
          <w:rFonts w:ascii="Garamond" w:eastAsia="Times New Roman" w:hAnsi="Garamond" w:cs="Times New Roman"/>
          <w:lang w:eastAsia="pt-PT"/>
        </w:rPr>
      </w:pPr>
      <w:r w:rsidRPr="54EE4B9D">
        <w:rPr>
          <w:rFonts w:ascii="Garamond" w:eastAsia="Times New Roman" w:hAnsi="Garamond" w:cs="Times New Roman"/>
          <w:lang w:eastAsia="pt-PT"/>
        </w:rPr>
        <w:t>1 - O procedimento com vista à inclusão na Lista Nacional inicia-se oficiosamente ou a requerimento de qualquer interessado de acordo com modelo de requerimento inicial disponibilizado no sítio na Internet d</w:t>
      </w:r>
      <w:r w:rsidR="11F82FC5" w:rsidRPr="54EE4B9D">
        <w:rPr>
          <w:rFonts w:ascii="Garamond" w:eastAsia="Times New Roman" w:hAnsi="Garamond" w:cs="Times New Roman"/>
          <w:lang w:eastAsia="pt-PT"/>
        </w:rPr>
        <w:t>a DGAV</w:t>
      </w:r>
      <w:ins w:id="950" w:author="Susana Margarida Gonçalves Silva Santos" w:date="2025-08-22T16:55:00Z" w16du:dateUtc="2025-08-22T15:55:00Z">
        <w:r w:rsidR="00F709B0">
          <w:rPr>
            <w:rFonts w:ascii="Garamond" w:eastAsia="Times New Roman" w:hAnsi="Garamond" w:cs="Times New Roman"/>
            <w:lang w:eastAsia="pt-PT"/>
          </w:rPr>
          <w:t>.</w:t>
        </w:r>
      </w:ins>
    </w:p>
    <w:p w14:paraId="62A61C3B" w14:textId="4B2512E4" w:rsidR="00985EFD" w:rsidRPr="000041C8" w:rsidRDefault="00985EFD"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2 - A decisão de abertura ou de arquivamento do procedimento para a inclusão na Lista Nacional é fundamentada</w:t>
      </w:r>
      <w:r w:rsidR="00E112D2" w:rsidRPr="000041C8">
        <w:rPr>
          <w:rFonts w:ascii="Garamond" w:eastAsia="Times New Roman" w:hAnsi="Garamond" w:cs="Times New Roman"/>
          <w:lang w:eastAsia="pt-PT"/>
        </w:rPr>
        <w:t>,</w:t>
      </w:r>
      <w:r w:rsidRPr="000041C8">
        <w:rPr>
          <w:rFonts w:ascii="Garamond" w:eastAsia="Times New Roman" w:hAnsi="Garamond" w:cs="Times New Roman"/>
          <w:lang w:eastAsia="pt-PT"/>
        </w:rPr>
        <w:t xml:space="preserve"> notificada ao interessado </w:t>
      </w:r>
      <w:r w:rsidR="00E112D2" w:rsidRPr="000041C8">
        <w:rPr>
          <w:rFonts w:ascii="Garamond" w:eastAsia="Times New Roman" w:hAnsi="Garamond" w:cs="Times New Roman"/>
          <w:lang w:eastAsia="pt-PT"/>
        </w:rPr>
        <w:t>e publicitada no sítio d</w:t>
      </w:r>
      <w:r w:rsidR="00386456">
        <w:rPr>
          <w:rFonts w:ascii="Garamond" w:eastAsia="Times New Roman" w:hAnsi="Garamond" w:cs="Times New Roman"/>
          <w:lang w:eastAsia="pt-PT"/>
        </w:rPr>
        <w:t>a DGAV</w:t>
      </w:r>
      <w:r w:rsidR="00E112D2" w:rsidRPr="000041C8">
        <w:rPr>
          <w:rFonts w:ascii="Garamond" w:eastAsia="Times New Roman" w:hAnsi="Garamond" w:cs="Times New Roman"/>
          <w:lang w:eastAsia="pt-PT"/>
        </w:rPr>
        <w:t>, na Internet</w:t>
      </w:r>
      <w:r w:rsidR="005C597E" w:rsidRPr="000041C8">
        <w:rPr>
          <w:rFonts w:ascii="Garamond" w:eastAsia="Times New Roman" w:hAnsi="Garamond" w:cs="Times New Roman"/>
          <w:lang w:eastAsia="pt-PT"/>
        </w:rPr>
        <w:t>.</w:t>
      </w:r>
    </w:p>
    <w:p w14:paraId="26E7905A" w14:textId="45489EEB" w:rsidR="00985EFD" w:rsidRPr="000041C8" w:rsidRDefault="00985EFD"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3 - O projeto de decisão de inclusão na Lista Nacional é sujeito a audiência prévia dos interessados ou, quando aplicável, a consulta pública, nos termos do Código do Procedimento Administrativo.</w:t>
      </w:r>
    </w:p>
    <w:p w14:paraId="23C5ACFE" w14:textId="05F92886" w:rsidR="00985EFD" w:rsidRPr="000041C8" w:rsidRDefault="00985EFD"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4 - A decisão final do procedimento com vista à inclusão na Lista Nacional é tomada p</w:t>
      </w:r>
      <w:r w:rsidR="00386456">
        <w:rPr>
          <w:rFonts w:ascii="Garamond" w:eastAsia="Times New Roman" w:hAnsi="Garamond" w:cs="Times New Roman"/>
          <w:lang w:eastAsia="pt-PT"/>
        </w:rPr>
        <w:t>elo diretor geral de alimentação e veterinária.</w:t>
      </w:r>
    </w:p>
    <w:p w14:paraId="6C9A3785" w14:textId="6A1A8E1F" w:rsidR="00CC0C1F" w:rsidRPr="000041C8" w:rsidRDefault="00CC0C1F" w:rsidP="00A95B7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Artigo 1</w:t>
      </w:r>
      <w:r w:rsidR="00E238BA">
        <w:rPr>
          <w:rFonts w:ascii="Garamond" w:eastAsia="Times New Roman" w:hAnsi="Garamond" w:cs="Times New Roman"/>
          <w:b/>
          <w:bCs/>
          <w:lang w:eastAsia="pt-PT"/>
        </w:rPr>
        <w:t>5</w:t>
      </w:r>
      <w:r w:rsidRPr="000041C8">
        <w:rPr>
          <w:rFonts w:ascii="Garamond" w:eastAsia="Times New Roman" w:hAnsi="Garamond" w:cs="Times New Roman"/>
          <w:b/>
          <w:bCs/>
          <w:lang w:eastAsia="pt-PT"/>
        </w:rPr>
        <w:t>.º</w:t>
      </w:r>
    </w:p>
    <w:p w14:paraId="7350DC2E" w14:textId="4AA04FE8" w:rsidR="00CC0C1F" w:rsidRPr="000041C8" w:rsidRDefault="00CC0C1F" w:rsidP="00A95B79">
      <w:pPr>
        <w:spacing w:line="360" w:lineRule="auto"/>
        <w:jc w:val="center"/>
        <w:rPr>
          <w:rFonts w:ascii="Garamond" w:eastAsia="Times New Roman" w:hAnsi="Garamond" w:cs="Times New Roman"/>
          <w:lang w:eastAsia="pt-PT"/>
        </w:rPr>
      </w:pPr>
      <w:r w:rsidRPr="000041C8">
        <w:rPr>
          <w:rFonts w:ascii="Garamond" w:eastAsia="Times New Roman" w:hAnsi="Garamond" w:cs="Times New Roman"/>
          <w:lang w:eastAsia="pt-PT"/>
        </w:rPr>
        <w:t xml:space="preserve">Exclusão </w:t>
      </w:r>
      <w:r w:rsidR="0082094D" w:rsidRPr="000041C8">
        <w:rPr>
          <w:rFonts w:ascii="Garamond" w:eastAsia="Times New Roman" w:hAnsi="Garamond" w:cs="Times New Roman"/>
          <w:lang w:eastAsia="pt-PT"/>
        </w:rPr>
        <w:t>d</w:t>
      </w:r>
      <w:r w:rsidRPr="000041C8">
        <w:rPr>
          <w:rFonts w:ascii="Garamond" w:eastAsia="Times New Roman" w:hAnsi="Garamond" w:cs="Times New Roman"/>
          <w:lang w:eastAsia="pt-PT"/>
        </w:rPr>
        <w:t>a Lista Nacional de Animais de Companhia</w:t>
      </w:r>
    </w:p>
    <w:p w14:paraId="421011ED" w14:textId="3A3B8B28" w:rsidR="007902EA" w:rsidRPr="000041C8" w:rsidRDefault="00CC0C1F"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Ao procedimento com vista à exclusão </w:t>
      </w:r>
      <w:r w:rsidR="0082094D" w:rsidRPr="000041C8">
        <w:rPr>
          <w:rFonts w:ascii="Garamond" w:eastAsia="Times New Roman" w:hAnsi="Garamond" w:cs="Times New Roman"/>
          <w:lang w:eastAsia="pt-PT"/>
        </w:rPr>
        <w:t>d</w:t>
      </w:r>
      <w:r w:rsidRPr="000041C8">
        <w:rPr>
          <w:rFonts w:ascii="Garamond" w:eastAsia="Times New Roman" w:hAnsi="Garamond" w:cs="Times New Roman"/>
          <w:lang w:eastAsia="pt-PT"/>
        </w:rPr>
        <w:t xml:space="preserve">a Lista Nacional aplica-se, com as necessárias adaptações, o previsto no artigo </w:t>
      </w:r>
      <w:r w:rsidR="004F6BDB" w:rsidRPr="000041C8">
        <w:rPr>
          <w:rFonts w:ascii="Garamond" w:eastAsia="Times New Roman" w:hAnsi="Garamond" w:cs="Times New Roman"/>
          <w:lang w:eastAsia="pt-PT"/>
        </w:rPr>
        <w:t>anterior</w:t>
      </w:r>
      <w:r w:rsidRPr="000041C8">
        <w:rPr>
          <w:rFonts w:ascii="Garamond" w:eastAsia="Times New Roman" w:hAnsi="Garamond" w:cs="Times New Roman"/>
          <w:lang w:eastAsia="pt-PT"/>
        </w:rPr>
        <w:t>.</w:t>
      </w:r>
    </w:p>
    <w:bookmarkEnd w:id="942"/>
    <w:p w14:paraId="40FE748A" w14:textId="77777777" w:rsidR="00475453" w:rsidRPr="000041C8" w:rsidRDefault="00475453" w:rsidP="00A95B79">
      <w:pPr>
        <w:spacing w:line="360" w:lineRule="auto"/>
        <w:jc w:val="both"/>
        <w:rPr>
          <w:rFonts w:ascii="Garamond" w:eastAsia="Times New Roman" w:hAnsi="Garamond" w:cs="Times New Roman"/>
          <w:lang w:eastAsia="pt-PT"/>
        </w:rPr>
      </w:pPr>
    </w:p>
    <w:p w14:paraId="196E4BF8" w14:textId="77777777" w:rsidR="003D15F2" w:rsidRPr="000041C8" w:rsidRDefault="003D15F2" w:rsidP="00A95B7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Secção II</w:t>
      </w:r>
    </w:p>
    <w:p w14:paraId="37653991" w14:textId="77777777" w:rsidR="003D15F2" w:rsidRPr="000041C8" w:rsidRDefault="003D15F2" w:rsidP="00A95B7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Identificação e registo</w:t>
      </w:r>
    </w:p>
    <w:p w14:paraId="415E4CA9" w14:textId="77777777"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 </w:t>
      </w:r>
    </w:p>
    <w:p w14:paraId="59AFD931" w14:textId="77777777" w:rsidR="003D15F2" w:rsidRPr="000041C8" w:rsidRDefault="003D15F2" w:rsidP="00A95B7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Subsecção I</w:t>
      </w:r>
    </w:p>
    <w:p w14:paraId="4A2C18EC" w14:textId="77777777" w:rsidR="003D15F2" w:rsidRPr="000041C8" w:rsidDel="00043304" w:rsidRDefault="003D15F2" w:rsidP="00A95B7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Obrigação de identificação</w:t>
      </w:r>
    </w:p>
    <w:p w14:paraId="18C4F3B2" w14:textId="77777777" w:rsidR="003D15F2" w:rsidRPr="000041C8" w:rsidRDefault="003D15F2" w:rsidP="00A95B79">
      <w:pPr>
        <w:spacing w:line="360" w:lineRule="auto"/>
        <w:rPr>
          <w:rFonts w:ascii="Garamond" w:eastAsia="Times New Roman" w:hAnsi="Garamond" w:cs="Times New Roman"/>
          <w:lang w:eastAsia="pt-PT"/>
        </w:rPr>
      </w:pPr>
    </w:p>
    <w:p w14:paraId="7C21EE46" w14:textId="68762FC4" w:rsidR="003D15F2" w:rsidRPr="000041C8" w:rsidRDefault="003D15F2" w:rsidP="00A95B7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Artigo 1</w:t>
      </w:r>
      <w:r w:rsidR="00E238BA">
        <w:rPr>
          <w:rFonts w:ascii="Garamond" w:eastAsia="Times New Roman" w:hAnsi="Garamond" w:cs="Times New Roman"/>
          <w:b/>
          <w:bCs/>
          <w:lang w:eastAsia="pt-PT"/>
        </w:rPr>
        <w:t>6</w:t>
      </w:r>
      <w:r w:rsidRPr="000041C8">
        <w:rPr>
          <w:rFonts w:ascii="Garamond" w:eastAsia="Times New Roman" w:hAnsi="Garamond" w:cs="Times New Roman"/>
          <w:b/>
          <w:bCs/>
          <w:lang w:eastAsia="pt-PT"/>
        </w:rPr>
        <w:t>.º</w:t>
      </w:r>
    </w:p>
    <w:p w14:paraId="3CBEFCA0" w14:textId="77777777" w:rsidR="003D15F2" w:rsidRPr="000041C8" w:rsidRDefault="003D15F2" w:rsidP="00A95B79">
      <w:pPr>
        <w:spacing w:line="360" w:lineRule="auto"/>
        <w:jc w:val="center"/>
        <w:rPr>
          <w:rFonts w:ascii="Garamond" w:eastAsia="Times New Roman" w:hAnsi="Garamond" w:cs="Times New Roman"/>
          <w:lang w:eastAsia="pt-PT"/>
        </w:rPr>
      </w:pPr>
      <w:r w:rsidRPr="000041C8">
        <w:rPr>
          <w:rFonts w:ascii="Garamond" w:eastAsia="Times New Roman" w:hAnsi="Garamond" w:cs="Times New Roman"/>
          <w:lang w:eastAsia="pt-PT"/>
        </w:rPr>
        <w:t>Obrigação de identificação</w:t>
      </w:r>
    </w:p>
    <w:p w14:paraId="2282F3D2" w14:textId="14756B70" w:rsidR="003D15F2" w:rsidRDefault="4F58EFEC" w:rsidP="00A95B79">
      <w:pPr>
        <w:spacing w:line="360" w:lineRule="auto"/>
        <w:jc w:val="both"/>
        <w:rPr>
          <w:ins w:id="951" w:author="Susana Margarida Gonçalves Silva Santos" w:date="2025-08-22T17:00:00Z" w16du:dateUtc="2025-08-22T16:00:00Z"/>
          <w:rFonts w:ascii="Garamond" w:eastAsia="Times New Roman" w:hAnsi="Garamond" w:cs="Times New Roman"/>
          <w:lang w:eastAsia="pt-PT"/>
        </w:rPr>
      </w:pPr>
      <w:bookmarkStart w:id="952" w:name="_Hlk135234518"/>
      <w:r w:rsidRPr="1126FC69">
        <w:rPr>
          <w:rFonts w:ascii="Garamond" w:eastAsia="Times New Roman" w:hAnsi="Garamond" w:cs="Times New Roman"/>
          <w:lang w:eastAsia="pt-PT"/>
        </w:rPr>
        <w:t>1 –</w:t>
      </w:r>
      <w:r w:rsidR="559A5858" w:rsidRPr="1126FC69">
        <w:rPr>
          <w:rFonts w:ascii="Garamond" w:eastAsia="Times New Roman" w:hAnsi="Garamond" w:cs="Times New Roman"/>
          <w:lang w:eastAsia="pt-PT"/>
        </w:rPr>
        <w:t xml:space="preserve"> A</w:t>
      </w:r>
      <w:r w:rsidR="1FE25D7D" w:rsidRPr="1126FC69">
        <w:rPr>
          <w:rFonts w:ascii="Garamond" w:eastAsia="Times New Roman" w:hAnsi="Garamond" w:cs="Times New Roman"/>
          <w:lang w:eastAsia="pt-PT"/>
        </w:rPr>
        <w:t xml:space="preserve"> identificação de animais de companhia</w:t>
      </w:r>
      <w:r w:rsidR="7831FF19" w:rsidRPr="1126FC69">
        <w:rPr>
          <w:rFonts w:ascii="Garamond" w:eastAsia="Times New Roman" w:hAnsi="Garamond" w:cs="Times New Roman"/>
          <w:lang w:eastAsia="pt-PT"/>
        </w:rPr>
        <w:t>,</w:t>
      </w:r>
      <w:r w:rsidR="1FE25D7D" w:rsidRPr="1126FC69">
        <w:rPr>
          <w:rFonts w:ascii="Garamond" w:eastAsia="Times New Roman" w:hAnsi="Garamond" w:cs="Times New Roman"/>
          <w:lang w:eastAsia="pt-PT"/>
        </w:rPr>
        <w:t xml:space="preserve"> </w:t>
      </w:r>
      <w:r w:rsidR="7831FF19" w:rsidRPr="1126FC69">
        <w:rPr>
          <w:rFonts w:ascii="Garamond" w:eastAsia="Times New Roman" w:hAnsi="Garamond" w:cs="Times New Roman"/>
          <w:lang w:eastAsia="pt-PT"/>
        </w:rPr>
        <w:t>através de registo no Sistema de Informação dos Animais de Companhia</w:t>
      </w:r>
      <w:r w:rsidR="11F82FC5" w:rsidRPr="1126FC69">
        <w:rPr>
          <w:rFonts w:ascii="Garamond" w:eastAsia="Times New Roman" w:hAnsi="Garamond" w:cs="Times New Roman"/>
          <w:lang w:eastAsia="pt-PT"/>
        </w:rPr>
        <w:t xml:space="preserve"> (SIAC)</w:t>
      </w:r>
      <w:r w:rsidR="7831FF19" w:rsidRPr="1126FC69">
        <w:rPr>
          <w:rFonts w:ascii="Garamond" w:eastAsia="Times New Roman" w:hAnsi="Garamond" w:cs="Times New Roman"/>
          <w:lang w:eastAsia="pt-PT"/>
        </w:rPr>
        <w:t xml:space="preserve">, é </w:t>
      </w:r>
      <w:r w:rsidR="1FE25D7D" w:rsidRPr="1126FC69">
        <w:rPr>
          <w:rFonts w:ascii="Garamond" w:eastAsia="Times New Roman" w:hAnsi="Garamond" w:cs="Times New Roman"/>
          <w:lang w:eastAsia="pt-PT"/>
        </w:rPr>
        <w:t>obrigatória</w:t>
      </w:r>
      <w:r w:rsidR="25A0B7F9" w:rsidRPr="1126FC69">
        <w:rPr>
          <w:rFonts w:ascii="Garamond" w:eastAsia="Times New Roman" w:hAnsi="Garamond" w:cs="Times New Roman"/>
          <w:lang w:eastAsia="pt-PT"/>
        </w:rPr>
        <w:t xml:space="preserve"> para todos os animais de companhia</w:t>
      </w:r>
      <w:ins w:id="953" w:author="Maria Rosário Silva Lemos Cidadão" w:date="2025-10-29T11:05:00Z">
        <w:r w:rsidR="262F9B80" w:rsidRPr="1126FC69">
          <w:rPr>
            <w:rFonts w:ascii="Garamond" w:eastAsia="Times New Roman" w:hAnsi="Garamond" w:cs="Times New Roman"/>
            <w:lang w:eastAsia="pt-PT"/>
          </w:rPr>
          <w:t xml:space="preserve"> referidos na Parte A do Anexo I do Regulamento </w:t>
        </w:r>
      </w:ins>
      <w:ins w:id="954" w:author="Maria Rosário Silva Lemos Cidadão" w:date="2025-10-29T11:06:00Z">
        <w:r w:rsidR="262F9B80" w:rsidRPr="1126FC69">
          <w:rPr>
            <w:rFonts w:ascii="Garamond" w:eastAsia="Times New Roman" w:hAnsi="Garamond" w:cs="Times New Roman"/>
            <w:lang w:eastAsia="pt-PT"/>
          </w:rPr>
          <w:t>2016/429,</w:t>
        </w:r>
      </w:ins>
      <w:r w:rsidR="25A0B7F9" w:rsidRPr="1126FC69">
        <w:rPr>
          <w:rFonts w:ascii="Garamond" w:eastAsia="Times New Roman" w:hAnsi="Garamond" w:cs="Times New Roman"/>
          <w:lang w:eastAsia="pt-PT"/>
        </w:rPr>
        <w:t xml:space="preserve"> nascidos em território nacional ou nele presentes por período igual ou superior a 120 dias</w:t>
      </w:r>
      <w:bookmarkEnd w:id="952"/>
      <w:r w:rsidR="7831FF19" w:rsidRPr="1126FC69">
        <w:rPr>
          <w:rFonts w:ascii="Garamond" w:eastAsia="Times New Roman" w:hAnsi="Garamond" w:cs="Times New Roman"/>
          <w:lang w:eastAsia="pt-PT"/>
        </w:rPr>
        <w:t>.</w:t>
      </w:r>
      <w:r w:rsidR="41400419" w:rsidRPr="1126FC69">
        <w:rPr>
          <w:rFonts w:ascii="Garamond" w:eastAsia="Times New Roman" w:hAnsi="Garamond" w:cs="Times New Roman"/>
          <w:lang w:eastAsia="pt-PT"/>
        </w:rPr>
        <w:t xml:space="preserve"> </w:t>
      </w:r>
    </w:p>
    <w:p w14:paraId="45AA7E1D" w14:textId="32A3B109" w:rsidR="004A64E0" w:rsidRDefault="004A64E0" w:rsidP="1126FC69">
      <w:pPr>
        <w:spacing w:line="360" w:lineRule="auto"/>
        <w:jc w:val="both"/>
        <w:rPr>
          <w:ins w:id="955" w:author="Susana Margarida Gonçalves Silva Santos" w:date="2025-08-22T17:00:00Z" w16du:dateUtc="2025-08-22T16:00:00Z"/>
          <w:rFonts w:ascii="Garamond" w:eastAsia="Times New Roman" w:hAnsi="Garamond" w:cs="Times New Roman"/>
          <w:strike/>
          <w:lang w:eastAsia="pt-PT"/>
          <w:rPrChange w:id="956" w:author="Maria Rosário Silva Lemos Cidadão" w:date="2025-10-29T11:06:00Z">
            <w:rPr>
              <w:ins w:id="957" w:author="Susana Margarida Gonçalves Silva Santos" w:date="2025-08-22T17:00:00Z" w16du:dateUtc="2025-08-22T16:00:00Z"/>
              <w:rFonts w:ascii="Garamond" w:eastAsia="Times New Roman" w:hAnsi="Garamond" w:cs="Times New Roman"/>
              <w:lang w:eastAsia="pt-PT"/>
            </w:rPr>
          </w:rPrChange>
        </w:rPr>
      </w:pPr>
      <w:ins w:id="958" w:author="Susana Margarida Gonçalves Silva Santos" w:date="2025-08-22T17:00:00Z">
        <w:r w:rsidRPr="1126FC69">
          <w:rPr>
            <w:rFonts w:ascii="Garamond" w:eastAsia="Times New Roman" w:hAnsi="Garamond" w:cs="Times New Roman"/>
            <w:lang w:eastAsia="pt-PT"/>
          </w:rPr>
          <w:t>S</w:t>
        </w:r>
        <w:r w:rsidRPr="1126FC69">
          <w:rPr>
            <w:rFonts w:ascii="Garamond" w:eastAsia="Times New Roman" w:hAnsi="Garamond" w:cs="Times New Roman"/>
            <w:strike/>
            <w:lang w:eastAsia="pt-PT"/>
            <w:rPrChange w:id="959" w:author="Maria Rosário Silva Lemos Cidadão" w:date="2025-10-29T11:06:00Z">
              <w:rPr>
                <w:rFonts w:ascii="Garamond" w:eastAsia="Times New Roman" w:hAnsi="Garamond" w:cs="Times New Roman"/>
                <w:lang w:eastAsia="pt-PT"/>
              </w:rPr>
            </w:rPrChange>
          </w:rPr>
          <w:t>er</w:t>
        </w:r>
      </w:ins>
      <w:ins w:id="960" w:author="Susana Margarida Gonçalves Silva Santos" w:date="2025-08-22T17:01:00Z">
        <w:r w:rsidRPr="1126FC69">
          <w:rPr>
            <w:rFonts w:ascii="Garamond" w:eastAsia="Times New Roman" w:hAnsi="Garamond" w:cs="Times New Roman"/>
            <w:strike/>
            <w:lang w:eastAsia="pt-PT"/>
            <w:rPrChange w:id="961" w:author="Maria Rosário Silva Lemos Cidadão" w:date="2025-10-29T11:06:00Z">
              <w:rPr>
                <w:rFonts w:ascii="Garamond" w:eastAsia="Times New Roman" w:hAnsi="Garamond" w:cs="Times New Roman"/>
                <w:lang w:eastAsia="pt-PT"/>
              </w:rPr>
            </w:rPrChange>
          </w:rPr>
          <w:t>á</w:t>
        </w:r>
      </w:ins>
      <w:ins w:id="962" w:author="Susana Margarida Gonçalves Silva Santos" w:date="2025-08-22T17:00:00Z">
        <w:r w:rsidRPr="1126FC69">
          <w:rPr>
            <w:rFonts w:ascii="Garamond" w:eastAsia="Times New Roman" w:hAnsi="Garamond" w:cs="Times New Roman"/>
            <w:strike/>
            <w:lang w:eastAsia="pt-PT"/>
            <w:rPrChange w:id="963" w:author="Maria Rosário Silva Lemos Cidadão" w:date="2025-10-29T11:06:00Z">
              <w:rPr>
                <w:rFonts w:ascii="Garamond" w:eastAsia="Times New Roman" w:hAnsi="Garamond" w:cs="Times New Roman"/>
                <w:lang w:eastAsia="pt-PT"/>
              </w:rPr>
            </w:rPrChange>
          </w:rPr>
          <w:t xml:space="preserve"> obrigatória para todos os animais de companhia da parte B do Anexo I do </w:t>
        </w:r>
      </w:ins>
      <w:ins w:id="964" w:author="Susana Margarida Gonçalves Silva Santos" w:date="2025-08-22T17:02:00Z">
        <w:r w:rsidR="008819CA" w:rsidRPr="1126FC69">
          <w:rPr>
            <w:rFonts w:ascii="Garamond" w:eastAsia="Times New Roman" w:hAnsi="Garamond" w:cs="Times New Roman"/>
            <w:strike/>
            <w:lang w:eastAsia="pt-PT"/>
            <w:rPrChange w:id="965" w:author="Maria Rosário Silva Lemos Cidadão" w:date="2025-10-29T11:06:00Z">
              <w:rPr>
                <w:rFonts w:ascii="Garamond" w:eastAsia="Times New Roman" w:hAnsi="Garamond" w:cs="Times New Roman"/>
                <w:lang w:eastAsia="pt-PT"/>
              </w:rPr>
            </w:rPrChange>
          </w:rPr>
          <w:t>R</w:t>
        </w:r>
      </w:ins>
      <w:ins w:id="966" w:author="Susana Margarida Gonçalves Silva Santos" w:date="2025-08-22T17:00:00Z">
        <w:r w:rsidRPr="1126FC69">
          <w:rPr>
            <w:rFonts w:ascii="Garamond" w:eastAsia="Times New Roman" w:hAnsi="Garamond" w:cs="Times New Roman"/>
            <w:strike/>
            <w:lang w:eastAsia="pt-PT"/>
            <w:rPrChange w:id="967" w:author="Maria Rosário Silva Lemos Cidadão" w:date="2025-10-29T11:06:00Z">
              <w:rPr>
                <w:rFonts w:ascii="Garamond" w:eastAsia="Times New Roman" w:hAnsi="Garamond" w:cs="Times New Roman"/>
                <w:lang w:eastAsia="pt-PT"/>
              </w:rPr>
            </w:rPrChange>
          </w:rPr>
          <w:t>eg. 201</w:t>
        </w:r>
      </w:ins>
      <w:ins w:id="968" w:author="Susana Margarida Gonçalves Silva Santos" w:date="2025-08-22T17:01:00Z">
        <w:r w:rsidRPr="1126FC69">
          <w:rPr>
            <w:rFonts w:ascii="Garamond" w:eastAsia="Times New Roman" w:hAnsi="Garamond" w:cs="Times New Roman"/>
            <w:strike/>
            <w:lang w:eastAsia="pt-PT"/>
            <w:rPrChange w:id="969" w:author="Maria Rosário Silva Lemos Cidadão" w:date="2025-10-29T11:06:00Z">
              <w:rPr>
                <w:rFonts w:ascii="Garamond" w:eastAsia="Times New Roman" w:hAnsi="Garamond" w:cs="Times New Roman"/>
                <w:lang w:eastAsia="pt-PT"/>
              </w:rPr>
            </w:rPrChange>
          </w:rPr>
          <w:t>6/429, ou se, para animais autorizada a detenção pela Portaria 85/2018 e que anatomicamente seja</w:t>
        </w:r>
      </w:ins>
      <w:ins w:id="970" w:author="Susana Margarida Gonçalves Silva Santos" w:date="2025-08-22T17:02:00Z">
        <w:r w:rsidR="003972A4" w:rsidRPr="1126FC69">
          <w:rPr>
            <w:rFonts w:ascii="Garamond" w:eastAsia="Times New Roman" w:hAnsi="Garamond" w:cs="Times New Roman"/>
            <w:strike/>
            <w:lang w:eastAsia="pt-PT"/>
            <w:rPrChange w:id="971" w:author="Maria Rosário Silva Lemos Cidadão" w:date="2025-10-29T11:06:00Z">
              <w:rPr>
                <w:rFonts w:ascii="Garamond" w:eastAsia="Times New Roman" w:hAnsi="Garamond" w:cs="Times New Roman"/>
                <w:lang w:eastAsia="pt-PT"/>
              </w:rPr>
            </w:rPrChange>
          </w:rPr>
          <w:t xml:space="preserve"> passível de marcaç</w:t>
        </w:r>
      </w:ins>
      <w:ins w:id="972" w:author="Susana Margarida Gonçalves Silva Santos" w:date="2025-08-22T17:03:00Z">
        <w:r w:rsidR="003972A4" w:rsidRPr="1126FC69">
          <w:rPr>
            <w:rFonts w:ascii="Garamond" w:eastAsia="Times New Roman" w:hAnsi="Garamond" w:cs="Times New Roman"/>
            <w:strike/>
            <w:lang w:eastAsia="pt-PT"/>
            <w:rPrChange w:id="973" w:author="Maria Rosário Silva Lemos Cidadão" w:date="2025-10-29T11:06:00Z">
              <w:rPr>
                <w:rFonts w:ascii="Garamond" w:eastAsia="Times New Roman" w:hAnsi="Garamond" w:cs="Times New Roman"/>
                <w:lang w:eastAsia="pt-PT"/>
              </w:rPr>
            </w:rPrChange>
          </w:rPr>
          <w:t>ão individual.</w:t>
        </w:r>
      </w:ins>
    </w:p>
    <w:p w14:paraId="6796C2FC" w14:textId="539C3716" w:rsidR="004A64E0" w:rsidRPr="000041C8" w:rsidRDefault="757C5C7C" w:rsidP="00A95B79">
      <w:pPr>
        <w:spacing w:line="360" w:lineRule="auto"/>
        <w:jc w:val="both"/>
        <w:rPr>
          <w:ins w:id="974" w:author="Maria Rosário Silva Lemos Cidadão" w:date="2025-10-29T11:17:00Z" w16du:dateUtc="2025-10-29T11:17:36Z"/>
          <w:rFonts w:ascii="Garamond" w:eastAsia="Times New Roman" w:hAnsi="Garamond" w:cs="Times New Roman"/>
          <w:lang w:eastAsia="pt-PT"/>
        </w:rPr>
      </w:pPr>
      <w:ins w:id="975" w:author="Maria Rosário Silva Lemos Cidadão" w:date="2025-10-29T11:06:00Z">
        <w:r w:rsidRPr="1126FC69">
          <w:rPr>
            <w:rFonts w:ascii="Garamond" w:eastAsia="Times New Roman" w:hAnsi="Garamond" w:cs="Times New Roman"/>
            <w:lang w:eastAsia="pt-PT"/>
          </w:rPr>
          <w:t>2 – Os animais referidos na Parte B do Anex</w:t>
        </w:r>
      </w:ins>
      <w:ins w:id="976" w:author="Maria Rosário Silva Lemos Cidadão" w:date="2025-10-29T11:07:00Z">
        <w:r w:rsidRPr="1126FC69">
          <w:rPr>
            <w:rFonts w:ascii="Garamond" w:eastAsia="Times New Roman" w:hAnsi="Garamond" w:cs="Times New Roman"/>
            <w:lang w:eastAsia="pt-PT"/>
          </w:rPr>
          <w:t>o I do Regulamento 2016/429,</w:t>
        </w:r>
      </w:ins>
      <w:ins w:id="977" w:author="Maria Rosário Silva Lemos Cidadão" w:date="2025-10-29T11:08:00Z">
        <w:r w:rsidR="118C1B45" w:rsidRPr="1126FC69">
          <w:rPr>
            <w:rFonts w:ascii="Garamond" w:eastAsia="Times New Roman" w:hAnsi="Garamond" w:cs="Times New Roman"/>
            <w:lang w:eastAsia="pt-PT"/>
          </w:rPr>
          <w:t xml:space="preserve"> provenientes de outro Estado-Membro </w:t>
        </w:r>
      </w:ins>
      <w:ins w:id="978" w:author="Maria Rosário Silva Lemos Cidadão" w:date="2025-10-29T11:14:00Z">
        <w:r w:rsidR="0BF9576D" w:rsidRPr="1126FC69">
          <w:rPr>
            <w:rFonts w:ascii="Garamond" w:eastAsia="Times New Roman" w:hAnsi="Garamond" w:cs="Times New Roman"/>
            <w:lang w:eastAsia="pt-PT"/>
          </w:rPr>
          <w:t>ou</w:t>
        </w:r>
      </w:ins>
      <w:ins w:id="979" w:author="Maria Rosário Silva Lemos Cidadão" w:date="2025-10-29T11:08:00Z">
        <w:r w:rsidR="118C1B45" w:rsidRPr="1126FC69">
          <w:rPr>
            <w:rFonts w:ascii="Garamond" w:eastAsia="Times New Roman" w:hAnsi="Garamond" w:cs="Times New Roman"/>
            <w:lang w:eastAsia="pt-PT"/>
          </w:rPr>
          <w:t xml:space="preserve"> de país terceiro, obrigados à identificação individual </w:t>
        </w:r>
      </w:ins>
      <w:ins w:id="980" w:author="Maria Rosário Silva Lemos Cidadão" w:date="2025-10-29T11:12:00Z">
        <w:r w:rsidR="28FF1254" w:rsidRPr="1126FC69">
          <w:rPr>
            <w:rFonts w:ascii="Garamond" w:eastAsia="Times New Roman" w:hAnsi="Garamond" w:cs="Times New Roman"/>
            <w:lang w:eastAsia="pt-PT"/>
          </w:rPr>
          <w:t xml:space="preserve">para efeito de trânsito e </w:t>
        </w:r>
      </w:ins>
      <w:ins w:id="981" w:author="Maria Rosário Silva Lemos Cidadão" w:date="2025-10-29T11:15:00Z">
        <w:r w:rsidR="7C35AB59" w:rsidRPr="1126FC69">
          <w:rPr>
            <w:rFonts w:ascii="Garamond" w:eastAsia="Times New Roman" w:hAnsi="Garamond" w:cs="Times New Roman"/>
            <w:lang w:eastAsia="pt-PT"/>
          </w:rPr>
          <w:t xml:space="preserve">que </w:t>
        </w:r>
      </w:ins>
      <w:ins w:id="982" w:author="Maria Rosário Silva Lemos Cidadão" w:date="2025-10-29T11:12:00Z">
        <w:r w:rsidR="28FF1254" w:rsidRPr="1126FC69">
          <w:rPr>
            <w:rFonts w:ascii="Garamond" w:eastAsia="Times New Roman" w:hAnsi="Garamond" w:cs="Times New Roman"/>
            <w:lang w:eastAsia="pt-PT"/>
          </w:rPr>
          <w:t>permaneçam</w:t>
        </w:r>
      </w:ins>
      <w:ins w:id="983" w:author="Maria Rosário Silva Lemos Cidadão" w:date="2025-10-29T11:13:00Z">
        <w:r w:rsidR="28FF1254" w:rsidRPr="1126FC69">
          <w:rPr>
            <w:rFonts w:ascii="Garamond" w:eastAsia="Times New Roman" w:hAnsi="Garamond" w:cs="Times New Roman"/>
            <w:lang w:eastAsia="pt-PT"/>
          </w:rPr>
          <w:t xml:space="preserve"> no nosso território por per</w:t>
        </w:r>
      </w:ins>
      <w:ins w:id="984" w:author="Maria Rosário Silva Lemos Cidadão" w:date="2025-10-29T11:15:00Z">
        <w:r w:rsidR="54E5AF32" w:rsidRPr="1126FC69">
          <w:rPr>
            <w:rFonts w:ascii="Garamond" w:eastAsia="Times New Roman" w:hAnsi="Garamond" w:cs="Times New Roman"/>
            <w:lang w:eastAsia="pt-PT"/>
          </w:rPr>
          <w:t>í</w:t>
        </w:r>
      </w:ins>
      <w:ins w:id="985" w:author="Maria Rosário Silva Lemos Cidadão" w:date="2025-10-29T11:13:00Z">
        <w:r w:rsidR="28FF1254" w:rsidRPr="1126FC69">
          <w:rPr>
            <w:rFonts w:ascii="Garamond" w:eastAsia="Times New Roman" w:hAnsi="Garamond" w:cs="Times New Roman"/>
            <w:lang w:eastAsia="pt-PT"/>
          </w:rPr>
          <w:t xml:space="preserve">odo igual ou superior a 120 dias, devem ser registados no </w:t>
        </w:r>
        <w:r w:rsidR="79455B5E" w:rsidRPr="1126FC69">
          <w:rPr>
            <w:rFonts w:ascii="Garamond" w:eastAsia="Times New Roman" w:hAnsi="Garamond" w:cs="Times New Roman"/>
            <w:lang w:eastAsia="pt-PT"/>
          </w:rPr>
          <w:t>SIAC.</w:t>
        </w:r>
      </w:ins>
    </w:p>
    <w:p w14:paraId="7CF7C7B2" w14:textId="5CCF1212" w:rsidR="5E9186F4" w:rsidRDefault="5E9186F4">
      <w:pPr>
        <w:spacing w:line="360" w:lineRule="auto"/>
        <w:jc w:val="both"/>
        <w:rPr>
          <w:del w:id="986" w:author="Maria Rosário Silva Lemos Cidadão" w:date="2025-10-29T11:21:00Z" w16du:dateUtc="2025-10-29T11:21:38Z"/>
          <w:rFonts w:ascii="Garamond" w:eastAsia="Times New Roman" w:hAnsi="Garamond" w:cs="Times New Roman"/>
          <w:lang w:eastAsia="pt-PT"/>
        </w:rPr>
      </w:pPr>
      <w:ins w:id="987" w:author="Maria Rosário Silva Lemos Cidadão" w:date="2025-10-29T11:17:00Z">
        <w:r w:rsidRPr="1126FC69">
          <w:rPr>
            <w:rFonts w:ascii="Garamond" w:eastAsia="Times New Roman" w:hAnsi="Garamond" w:cs="Times New Roman"/>
            <w:lang w:eastAsia="pt-PT"/>
          </w:rPr>
          <w:t>3</w:t>
        </w:r>
      </w:ins>
      <w:ins w:id="988" w:author="Maria Rosário Silva Lemos Cidadão" w:date="2025-10-29T11:18:00Z">
        <w:r w:rsidRPr="1126FC69">
          <w:rPr>
            <w:rFonts w:ascii="Garamond" w:eastAsia="Times New Roman" w:hAnsi="Garamond" w:cs="Times New Roman"/>
            <w:lang w:eastAsia="pt-PT"/>
          </w:rPr>
          <w:t xml:space="preserve"> – Por despacho do Diretor-Geral de Alimentação e Veterinária,</w:t>
        </w:r>
        <w:r w:rsidR="490F19A2" w:rsidRPr="1126FC69">
          <w:rPr>
            <w:rFonts w:ascii="Garamond" w:eastAsia="Times New Roman" w:hAnsi="Garamond" w:cs="Times New Roman"/>
            <w:lang w:eastAsia="pt-PT"/>
          </w:rPr>
          <w:t xml:space="preserve"> pode ser obrigatória a identificação </w:t>
        </w:r>
      </w:ins>
      <w:ins w:id="989" w:author="Maria Rosário Silva Lemos Cidadão" w:date="2025-10-29T11:19:00Z">
        <w:r w:rsidR="490F19A2" w:rsidRPr="1126FC69">
          <w:rPr>
            <w:rFonts w:ascii="Garamond" w:eastAsia="Times New Roman" w:hAnsi="Garamond" w:cs="Times New Roman"/>
            <w:lang w:eastAsia="pt-PT"/>
          </w:rPr>
          <w:t>doa animais referidos na parte B do Anexo I do Regulamento 2016/429, nascidos no nosso território</w:t>
        </w:r>
      </w:ins>
      <w:ins w:id="990" w:author="Maria Rosário Silva Lemos Cidadão" w:date="2025-10-29T11:20:00Z">
        <w:r w:rsidR="46FCE76D" w:rsidRPr="1126FC69">
          <w:rPr>
            <w:rFonts w:ascii="Garamond" w:eastAsia="Times New Roman" w:hAnsi="Garamond" w:cs="Times New Roman"/>
            <w:lang w:eastAsia="pt-PT"/>
          </w:rPr>
          <w:t xml:space="preserve">, com fundamento de implementar medidas de natureza sanitária </w:t>
        </w:r>
      </w:ins>
      <w:ins w:id="991" w:author="Maria Rosário Silva Lemos Cidadão" w:date="2025-10-29T11:21:00Z">
        <w:r w:rsidR="46FCE76D" w:rsidRPr="1126FC69">
          <w:rPr>
            <w:rFonts w:ascii="Garamond" w:eastAsia="Times New Roman" w:hAnsi="Garamond" w:cs="Times New Roman"/>
            <w:lang w:eastAsia="pt-PT"/>
          </w:rPr>
          <w:t>para combate a surtos de doenças epizoóticas ou zoonoses.</w:t>
        </w:r>
      </w:ins>
    </w:p>
    <w:p w14:paraId="391C0D51" w14:textId="3E2DB4AF" w:rsidR="00E5540A" w:rsidRDefault="00C83176" w:rsidP="00A95B79">
      <w:pPr>
        <w:spacing w:line="360" w:lineRule="auto"/>
        <w:jc w:val="both"/>
        <w:rPr>
          <w:ins w:id="992" w:author="Susana Margarida Gonçalves Silva Santos" w:date="2025-08-22T17:00:00Z" w16du:dateUtc="2025-08-22T16:00:00Z"/>
          <w:rFonts w:ascii="Garamond" w:eastAsia="Times New Roman" w:hAnsi="Garamond" w:cs="Times New Roman"/>
          <w:lang w:eastAsia="pt-PT"/>
        </w:rPr>
      </w:pPr>
      <w:del w:id="993" w:author="Maria Rosário Silva Lemos Cidadão" w:date="2025-10-29T11:53:00Z">
        <w:r w:rsidRPr="1126FC69" w:rsidDel="00C83176">
          <w:rPr>
            <w:rFonts w:ascii="Garamond" w:eastAsia="Times New Roman" w:hAnsi="Garamond" w:cs="Times New Roman"/>
            <w:lang w:eastAsia="pt-PT"/>
          </w:rPr>
          <w:delText>2</w:delText>
        </w:r>
      </w:del>
      <w:ins w:id="994" w:author="Maria Rosário Silva Lemos Cidadão" w:date="2025-10-29T11:53:00Z">
        <w:r w:rsidR="54AB1756" w:rsidRPr="1126FC69">
          <w:rPr>
            <w:rFonts w:ascii="Garamond" w:eastAsia="Times New Roman" w:hAnsi="Garamond" w:cs="Times New Roman"/>
            <w:lang w:eastAsia="pt-PT"/>
          </w:rPr>
          <w:t>3</w:t>
        </w:r>
      </w:ins>
      <w:r w:rsidR="00AF3E85" w:rsidRPr="1126FC69">
        <w:rPr>
          <w:rFonts w:ascii="Garamond" w:eastAsia="Times New Roman" w:hAnsi="Garamond" w:cs="Times New Roman"/>
          <w:lang w:eastAsia="pt-PT"/>
        </w:rPr>
        <w:t xml:space="preserve"> – </w:t>
      </w:r>
      <w:r w:rsidR="00E5540A" w:rsidRPr="1126FC69">
        <w:rPr>
          <w:rFonts w:ascii="Garamond" w:eastAsia="Times New Roman" w:hAnsi="Garamond" w:cs="Times New Roman"/>
          <w:lang w:eastAsia="pt-PT"/>
        </w:rPr>
        <w:t>O disposto no</w:t>
      </w:r>
      <w:ins w:id="995" w:author="Maria Rosário Silva Lemos Cidadão" w:date="2025-10-29T11:29:00Z">
        <w:r w:rsidR="4CF78A8F" w:rsidRPr="1126FC69">
          <w:rPr>
            <w:rFonts w:ascii="Garamond" w:eastAsia="Times New Roman" w:hAnsi="Garamond" w:cs="Times New Roman"/>
            <w:lang w:eastAsia="pt-PT"/>
          </w:rPr>
          <w:t>s</w:t>
        </w:r>
      </w:ins>
      <w:r w:rsidR="00E5540A" w:rsidRPr="1126FC69">
        <w:rPr>
          <w:rFonts w:ascii="Garamond" w:eastAsia="Times New Roman" w:hAnsi="Garamond" w:cs="Times New Roman"/>
          <w:lang w:eastAsia="pt-PT"/>
        </w:rPr>
        <w:t xml:space="preserve"> número</w:t>
      </w:r>
      <w:ins w:id="996" w:author="Maria Rosário Silva Lemos Cidadão" w:date="2025-10-29T11:29:00Z">
        <w:r w:rsidR="163C9D58" w:rsidRPr="1126FC69">
          <w:rPr>
            <w:rFonts w:ascii="Garamond" w:eastAsia="Times New Roman" w:hAnsi="Garamond" w:cs="Times New Roman"/>
            <w:lang w:eastAsia="pt-PT"/>
          </w:rPr>
          <w:t>s</w:t>
        </w:r>
      </w:ins>
      <w:r w:rsidR="00E5540A" w:rsidRPr="1126FC69">
        <w:rPr>
          <w:rFonts w:ascii="Garamond" w:eastAsia="Times New Roman" w:hAnsi="Garamond" w:cs="Times New Roman"/>
          <w:lang w:eastAsia="pt-PT"/>
        </w:rPr>
        <w:t xml:space="preserve"> </w:t>
      </w:r>
      <w:r w:rsidRPr="1126FC69">
        <w:rPr>
          <w:rFonts w:ascii="Garamond" w:eastAsia="Times New Roman" w:hAnsi="Garamond" w:cs="Times New Roman"/>
          <w:lang w:eastAsia="pt-PT"/>
        </w:rPr>
        <w:t>anterior</w:t>
      </w:r>
      <w:ins w:id="997" w:author="Maria Rosário Silva Lemos Cidadão" w:date="2025-10-29T11:29:00Z">
        <w:r w:rsidR="35757F33" w:rsidRPr="1126FC69">
          <w:rPr>
            <w:rFonts w:ascii="Garamond" w:eastAsia="Times New Roman" w:hAnsi="Garamond" w:cs="Times New Roman"/>
            <w:lang w:eastAsia="pt-PT"/>
          </w:rPr>
          <w:t>es</w:t>
        </w:r>
      </w:ins>
      <w:r w:rsidR="00E5540A" w:rsidRPr="1126FC69">
        <w:rPr>
          <w:rFonts w:ascii="Garamond" w:eastAsia="Times New Roman" w:hAnsi="Garamond" w:cs="Times New Roman"/>
          <w:lang w:eastAsia="pt-PT"/>
        </w:rPr>
        <w:t xml:space="preserve"> não prejudica o previsto no Decreto-Lei n.º 121/2017, de 20 de setembro, no Decreto-Lei n.º 92/2019, de 10 de julho</w:t>
      </w:r>
      <w:r w:rsidR="00096345" w:rsidRPr="1126FC69">
        <w:rPr>
          <w:rFonts w:ascii="Garamond" w:eastAsia="Times New Roman" w:hAnsi="Garamond" w:cs="Times New Roman"/>
          <w:lang w:eastAsia="pt-PT"/>
        </w:rPr>
        <w:t>,</w:t>
      </w:r>
      <w:r w:rsidR="00E5540A" w:rsidRPr="1126FC69">
        <w:rPr>
          <w:rFonts w:ascii="Garamond" w:eastAsia="Times New Roman" w:hAnsi="Garamond" w:cs="Times New Roman"/>
          <w:lang w:eastAsia="pt-PT"/>
        </w:rPr>
        <w:t xml:space="preserve"> e no Decreto-Lei n.º 38/2021, de 31 de maio,</w:t>
      </w:r>
      <w:r w:rsidR="00096345" w:rsidRPr="1126FC69">
        <w:rPr>
          <w:rFonts w:ascii="Garamond" w:eastAsia="Times New Roman" w:hAnsi="Garamond" w:cs="Times New Roman"/>
          <w:lang w:eastAsia="pt-PT"/>
        </w:rPr>
        <w:t xml:space="preserve"> no que diz respeito à marcação de animais selvagens ou exóticos</w:t>
      </w:r>
      <w:r w:rsidR="00E5540A" w:rsidRPr="1126FC69">
        <w:rPr>
          <w:rFonts w:ascii="Garamond" w:eastAsia="Times New Roman" w:hAnsi="Garamond" w:cs="Times New Roman"/>
          <w:lang w:eastAsia="pt-PT"/>
        </w:rPr>
        <w:t>.</w:t>
      </w:r>
    </w:p>
    <w:p w14:paraId="17E92789" w14:textId="2EDE93DD" w:rsidR="00DC38CA" w:rsidRDefault="00BD4288" w:rsidP="00A95B79">
      <w:pPr>
        <w:spacing w:line="360" w:lineRule="auto"/>
        <w:jc w:val="both"/>
        <w:rPr>
          <w:ins w:id="998" w:author="Susana Margarida Gonçalves Silva Santos" w:date="2025-08-22T17:08:00Z" w16du:dateUtc="2025-08-22T16:08:00Z"/>
          <w:rFonts w:ascii="Garamond" w:eastAsia="Times New Roman" w:hAnsi="Garamond" w:cs="Times New Roman"/>
          <w:lang w:eastAsia="pt-PT"/>
        </w:rPr>
      </w:pPr>
      <w:ins w:id="999" w:author="Susana Margarida Gonçalves Silva Santos" w:date="2025-08-22T17:08:00Z" w16du:dateUtc="2025-08-22T16:08:00Z">
        <w:r>
          <w:rPr>
            <w:rFonts w:ascii="Garamond" w:eastAsia="Times New Roman" w:hAnsi="Garamond" w:cs="Times New Roman"/>
            <w:lang w:eastAsia="pt-PT"/>
          </w:rPr>
          <w:t>Obriga</w:t>
        </w:r>
        <w:r w:rsidR="009A483A">
          <w:rPr>
            <w:rFonts w:ascii="Garamond" w:eastAsia="Times New Roman" w:hAnsi="Garamond" w:cs="Times New Roman"/>
            <w:lang w:eastAsia="pt-PT"/>
          </w:rPr>
          <w:t>toriedade</w:t>
        </w:r>
        <w:r>
          <w:rPr>
            <w:rFonts w:ascii="Garamond" w:eastAsia="Times New Roman" w:hAnsi="Garamond" w:cs="Times New Roman"/>
            <w:lang w:eastAsia="pt-PT"/>
          </w:rPr>
          <w:t xml:space="preserve"> </w:t>
        </w:r>
        <w:r w:rsidR="009A483A">
          <w:rPr>
            <w:rFonts w:ascii="Garamond" w:eastAsia="Times New Roman" w:hAnsi="Garamond" w:cs="Times New Roman"/>
            <w:lang w:eastAsia="pt-PT"/>
          </w:rPr>
          <w:t>gradual,</w:t>
        </w:r>
      </w:ins>
    </w:p>
    <w:p w14:paraId="51903951" w14:textId="63D3CCDC" w:rsidR="009A483A" w:rsidRDefault="009A483A" w:rsidP="00A95B79">
      <w:pPr>
        <w:spacing w:line="360" w:lineRule="auto"/>
        <w:jc w:val="both"/>
        <w:rPr>
          <w:rFonts w:ascii="Garamond" w:eastAsia="Times New Roman" w:hAnsi="Garamond" w:cs="Times New Roman"/>
          <w:lang w:eastAsia="pt-PT"/>
        </w:rPr>
      </w:pPr>
      <w:ins w:id="1000" w:author="Susana Margarida Gonçalves Silva Santos" w:date="2025-08-22T17:08:00Z" w16du:dateUtc="2025-08-22T16:08:00Z">
        <w:r>
          <w:rPr>
            <w:rFonts w:ascii="Garamond" w:eastAsia="Times New Roman" w:hAnsi="Garamond" w:cs="Times New Roman"/>
            <w:lang w:eastAsia="pt-PT"/>
          </w:rPr>
          <w:t>Consulta ao ICNF</w:t>
        </w:r>
      </w:ins>
    </w:p>
    <w:p w14:paraId="7B3889A6" w14:textId="34039C35" w:rsidR="00386456" w:rsidRPr="000041C8" w:rsidRDefault="00386456" w:rsidP="00A95B79">
      <w:pPr>
        <w:spacing w:line="360" w:lineRule="auto"/>
        <w:jc w:val="both"/>
        <w:rPr>
          <w:rFonts w:ascii="Garamond" w:eastAsia="Times New Roman" w:hAnsi="Garamond" w:cs="Times New Roman"/>
          <w:lang w:eastAsia="pt-PT"/>
        </w:rPr>
      </w:pPr>
    </w:p>
    <w:p w14:paraId="05BAAE21" w14:textId="1710B460" w:rsidR="003D15F2" w:rsidRPr="000041C8" w:rsidRDefault="003D15F2" w:rsidP="00A95B7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Artigo 1</w:t>
      </w:r>
      <w:r w:rsidR="00E238BA">
        <w:rPr>
          <w:rFonts w:ascii="Garamond" w:eastAsia="Times New Roman" w:hAnsi="Garamond" w:cs="Times New Roman"/>
          <w:b/>
          <w:bCs/>
          <w:lang w:eastAsia="pt-PT"/>
        </w:rPr>
        <w:t>7</w:t>
      </w:r>
      <w:r w:rsidRPr="000041C8">
        <w:rPr>
          <w:rFonts w:ascii="Garamond" w:eastAsia="Times New Roman" w:hAnsi="Garamond" w:cs="Times New Roman"/>
          <w:b/>
          <w:bCs/>
          <w:lang w:eastAsia="pt-PT"/>
        </w:rPr>
        <w:t>.º</w:t>
      </w:r>
    </w:p>
    <w:p w14:paraId="65B6C881" w14:textId="606E5C67" w:rsidR="003D15F2" w:rsidRPr="000041C8" w:rsidRDefault="003D15F2" w:rsidP="00A95B79">
      <w:pPr>
        <w:spacing w:line="360" w:lineRule="auto"/>
        <w:jc w:val="center"/>
        <w:rPr>
          <w:rFonts w:ascii="Garamond" w:eastAsia="Times New Roman" w:hAnsi="Garamond" w:cs="Times New Roman"/>
          <w:lang w:eastAsia="pt-PT"/>
        </w:rPr>
      </w:pPr>
      <w:r w:rsidRPr="000041C8">
        <w:rPr>
          <w:rFonts w:ascii="Garamond" w:eastAsia="Times New Roman" w:hAnsi="Garamond" w:cs="Times New Roman"/>
          <w:lang w:eastAsia="pt-PT"/>
        </w:rPr>
        <w:t>Cumprimento da obri</w:t>
      </w:r>
      <w:r w:rsidR="006E3E7E" w:rsidRPr="000041C8">
        <w:rPr>
          <w:rFonts w:ascii="Garamond" w:eastAsia="Times New Roman" w:hAnsi="Garamond" w:cs="Times New Roman"/>
          <w:lang w:eastAsia="pt-PT"/>
        </w:rPr>
        <w:t>g</w:t>
      </w:r>
      <w:r w:rsidRPr="000041C8">
        <w:rPr>
          <w:rFonts w:ascii="Garamond" w:eastAsia="Times New Roman" w:hAnsi="Garamond" w:cs="Times New Roman"/>
          <w:lang w:eastAsia="pt-PT"/>
        </w:rPr>
        <w:t>ação de identificação</w:t>
      </w:r>
    </w:p>
    <w:p w14:paraId="47A011F8" w14:textId="363AB535" w:rsidR="003D15F2" w:rsidRDefault="1FE25D7D" w:rsidP="00A95B79">
      <w:pPr>
        <w:spacing w:line="360" w:lineRule="auto"/>
        <w:jc w:val="both"/>
        <w:rPr>
          <w:ins w:id="1001" w:author="Susana Margarida Gonçalves Silva Santos" w:date="2025-08-22T17:20:00Z" w16du:dateUtc="2025-08-22T16:20:00Z"/>
          <w:rFonts w:ascii="Garamond" w:eastAsia="Times New Roman" w:hAnsi="Garamond" w:cs="Times New Roman"/>
          <w:lang w:eastAsia="pt-PT"/>
        </w:rPr>
      </w:pPr>
      <w:r w:rsidRPr="1126FC69">
        <w:rPr>
          <w:rFonts w:ascii="Garamond" w:eastAsia="Times New Roman" w:hAnsi="Garamond" w:cs="Times New Roman"/>
          <w:lang w:eastAsia="pt-PT"/>
        </w:rPr>
        <w:t xml:space="preserve">1 - </w:t>
      </w:r>
      <w:del w:id="1002" w:author="Susana Margarida Gonçalves Silva Santos" w:date="2025-08-22T17:15:00Z">
        <w:r w:rsidRPr="1126FC69" w:rsidDel="1FE25D7D">
          <w:rPr>
            <w:rFonts w:ascii="Garamond" w:eastAsia="Times New Roman" w:hAnsi="Garamond" w:cs="Times New Roman"/>
            <w:lang w:eastAsia="pt-PT"/>
          </w:rPr>
          <w:delText xml:space="preserve">A </w:delText>
        </w:r>
      </w:del>
      <w:ins w:id="1003" w:author="Susana Margarida Gonçalves Silva Santos" w:date="2025-08-22T17:15:00Z">
        <w:del w:id="1004" w:author="Maria Rosário Silva Lemos Cidadão" w:date="2025-10-29T11:52:00Z">
          <w:r w:rsidRPr="1126FC69" w:rsidDel="00861C20">
            <w:rPr>
              <w:rFonts w:ascii="Garamond" w:eastAsia="Times New Roman" w:hAnsi="Garamond" w:cs="Times New Roman"/>
              <w:lang w:eastAsia="pt-PT"/>
            </w:rPr>
            <w:delText xml:space="preserve">Quando aplicável </w:delText>
          </w:r>
        </w:del>
      </w:ins>
      <w:ins w:id="1005" w:author="Susana Margarida Gonçalves Silva Santos" w:date="2025-08-22T17:25:00Z">
        <w:del w:id="1006" w:author="Maria Rosário Silva Lemos Cidadão" w:date="2025-10-29T11:52:00Z">
          <w:r w:rsidRPr="1126FC69" w:rsidDel="004C5163">
            <w:rPr>
              <w:rFonts w:ascii="Garamond" w:eastAsia="Times New Roman" w:hAnsi="Garamond" w:cs="Times New Roman"/>
              <w:lang w:eastAsia="pt-PT"/>
            </w:rPr>
            <w:delText>a</w:delText>
          </w:r>
        </w:del>
      </w:ins>
      <w:ins w:id="1007" w:author="Maria Rosário Silva Lemos Cidadão" w:date="2025-10-29T11:52:00Z">
        <w:r w:rsidR="7A064E3D" w:rsidRPr="1126FC69">
          <w:rPr>
            <w:rFonts w:ascii="Garamond" w:eastAsia="Times New Roman" w:hAnsi="Garamond" w:cs="Times New Roman"/>
            <w:lang w:eastAsia="pt-PT"/>
          </w:rPr>
          <w:t>A</w:t>
        </w:r>
      </w:ins>
      <w:ins w:id="1008" w:author="Susana Margarida Gonçalves Silva Santos" w:date="2025-08-22T17:25:00Z">
        <w:r w:rsidR="004C5163" w:rsidRPr="1126FC69">
          <w:rPr>
            <w:rFonts w:ascii="Garamond" w:eastAsia="Times New Roman" w:hAnsi="Garamond" w:cs="Times New Roman"/>
            <w:lang w:eastAsia="pt-PT"/>
          </w:rPr>
          <w:t xml:space="preserve"> </w:t>
        </w:r>
      </w:ins>
      <w:r w:rsidRPr="1126FC69">
        <w:rPr>
          <w:rFonts w:ascii="Garamond" w:eastAsia="Times New Roman" w:hAnsi="Garamond" w:cs="Times New Roman"/>
          <w:lang w:eastAsia="pt-PT"/>
        </w:rPr>
        <w:t xml:space="preserve">identificação dos </w:t>
      </w:r>
      <w:del w:id="1009" w:author="Maria Rosário Silva Lemos Cidadão" w:date="2025-10-29T11:52:00Z">
        <w:r w:rsidRPr="1126FC69" w:rsidDel="1FE25D7D">
          <w:rPr>
            <w:rFonts w:ascii="Garamond" w:eastAsia="Times New Roman" w:hAnsi="Garamond" w:cs="Times New Roman"/>
            <w:lang w:eastAsia="pt-PT"/>
          </w:rPr>
          <w:delText>animais de companhia</w:delText>
        </w:r>
      </w:del>
      <w:ins w:id="1010" w:author="Maria Rosário Silva Lemos Cidadão" w:date="2025-10-29T11:52:00Z">
        <w:r w:rsidR="1BB527A0" w:rsidRPr="1126FC69">
          <w:rPr>
            <w:rFonts w:ascii="Garamond" w:eastAsia="Times New Roman" w:hAnsi="Garamond" w:cs="Times New Roman"/>
            <w:lang w:eastAsia="pt-PT"/>
          </w:rPr>
          <w:t>cães, gatos e furões</w:t>
        </w:r>
      </w:ins>
      <w:r w:rsidRPr="1126FC69">
        <w:rPr>
          <w:rFonts w:ascii="Garamond" w:eastAsia="Times New Roman" w:hAnsi="Garamond" w:cs="Times New Roman"/>
          <w:lang w:eastAsia="pt-PT"/>
        </w:rPr>
        <w:t>, pela sua marcação</w:t>
      </w:r>
      <w:r w:rsidR="6227D3DB" w:rsidRPr="1126FC69">
        <w:rPr>
          <w:rFonts w:ascii="Garamond" w:eastAsia="Times New Roman" w:hAnsi="Garamond" w:cs="Times New Roman"/>
          <w:lang w:eastAsia="pt-PT"/>
        </w:rPr>
        <w:t xml:space="preserve">, </w:t>
      </w:r>
      <w:r w:rsidR="6227D3DB" w:rsidRPr="1126FC69">
        <w:rPr>
          <w:rFonts w:ascii="Garamond" w:eastAsia="Times New Roman" w:hAnsi="Garamond" w:cs="Times New Roman"/>
          <w:strike/>
          <w:lang w:eastAsia="pt-PT"/>
        </w:rPr>
        <w:t>quando aplicável</w:t>
      </w:r>
      <w:ins w:id="1011" w:author="Susana Margarida Gonçalves Silva Santos" w:date="2025-08-22T17:13:00Z">
        <w:r w:rsidR="00792B98" w:rsidRPr="1126FC69">
          <w:rPr>
            <w:rFonts w:ascii="Garamond" w:eastAsia="Times New Roman" w:hAnsi="Garamond" w:cs="Times New Roman"/>
            <w:strike/>
            <w:lang w:eastAsia="pt-PT"/>
          </w:rPr>
          <w:t xml:space="preserve"> </w:t>
        </w:r>
      </w:ins>
      <w:del w:id="1012" w:author="Susana Margarida Gonçalves Silva Santos" w:date="2025-08-22T17:14:00Z">
        <w:r w:rsidRPr="1126FC69" w:rsidDel="6227D3DB">
          <w:rPr>
            <w:rFonts w:ascii="Garamond" w:eastAsia="Times New Roman" w:hAnsi="Garamond" w:cs="Times New Roman"/>
            <w:lang w:eastAsia="pt-PT"/>
          </w:rPr>
          <w:delText>,</w:delText>
        </w:r>
        <w:r w:rsidRPr="1126FC69" w:rsidDel="1FE25D7D">
          <w:rPr>
            <w:rFonts w:ascii="Garamond" w:eastAsia="Times New Roman" w:hAnsi="Garamond" w:cs="Times New Roman"/>
            <w:lang w:eastAsia="pt-PT"/>
          </w:rPr>
          <w:delText xml:space="preserve"> </w:delText>
        </w:r>
      </w:del>
      <w:r w:rsidRPr="1126FC69">
        <w:rPr>
          <w:rFonts w:ascii="Garamond" w:eastAsia="Times New Roman" w:hAnsi="Garamond" w:cs="Times New Roman"/>
          <w:lang w:eastAsia="pt-PT"/>
        </w:rPr>
        <w:t xml:space="preserve">e registo no SIAC, deve ser realizada </w:t>
      </w:r>
      <w:commentRangeStart w:id="1013"/>
      <w:ins w:id="1014" w:author="Maria Rosário Silva Lemos Cidadão" w:date="2025-10-29T11:37:00Z">
        <w:r w:rsidR="464F1C89" w:rsidRPr="1126FC69">
          <w:rPr>
            <w:rFonts w:ascii="Garamond" w:eastAsia="Times New Roman" w:hAnsi="Garamond" w:cs="Times New Roman"/>
            <w:lang w:eastAsia="pt-PT"/>
          </w:rPr>
          <w:t>até 90 dia</w:t>
        </w:r>
      </w:ins>
      <w:commentRangeEnd w:id="1013"/>
      <w:r w:rsidRPr="1126FC69">
        <w:rPr>
          <w:rStyle w:val="CommentReference"/>
          <w:rFonts w:ascii="Garamond" w:eastAsia="Times New Roman" w:hAnsi="Garamond" w:cs="Times New Roman"/>
          <w:sz w:val="24"/>
          <w:szCs w:val="24"/>
          <w:lang w:eastAsia="pt-PT"/>
        </w:rPr>
        <w:commentReference w:id="1013"/>
      </w:r>
      <w:ins w:id="1015" w:author="Maria Rosário Silva Lemos Cidadão" w:date="2025-10-29T11:37:00Z">
        <w:r w:rsidR="464F1C89" w:rsidRPr="1126FC69">
          <w:rPr>
            <w:rFonts w:ascii="Garamond" w:eastAsia="Times New Roman" w:hAnsi="Garamond" w:cs="Times New Roman"/>
            <w:lang w:eastAsia="pt-PT"/>
          </w:rPr>
          <w:t>s</w:t>
        </w:r>
      </w:ins>
      <w:r w:rsidRPr="1126FC69">
        <w:rPr>
          <w:rFonts w:ascii="Garamond" w:eastAsia="Times New Roman" w:hAnsi="Garamond" w:cs="Times New Roman"/>
          <w:strike/>
          <w:lang w:eastAsia="pt-PT"/>
        </w:rPr>
        <w:t>até 120 dias</w:t>
      </w:r>
      <w:r w:rsidRPr="1126FC69">
        <w:rPr>
          <w:rFonts w:ascii="Garamond" w:eastAsia="Times New Roman" w:hAnsi="Garamond" w:cs="Times New Roman"/>
          <w:lang w:eastAsia="pt-PT"/>
        </w:rPr>
        <w:t xml:space="preserve"> após o seu nascimento. </w:t>
      </w:r>
    </w:p>
    <w:p w14:paraId="3E8147EE" w14:textId="26B8B865" w:rsidR="004C5163" w:rsidRDefault="1BF5C9DC" w:rsidP="00A95B79">
      <w:pPr>
        <w:spacing w:line="360" w:lineRule="auto"/>
        <w:jc w:val="both"/>
        <w:rPr>
          <w:ins w:id="1016" w:author="Susana Margarida Gonçalves Silva Santos" w:date="2025-08-22T17:25:00Z" w16du:dateUtc="2025-08-22T16:25:00Z"/>
          <w:rFonts w:ascii="Garamond" w:eastAsia="Times New Roman" w:hAnsi="Garamond" w:cs="Times New Roman"/>
          <w:lang w:eastAsia="pt-PT"/>
        </w:rPr>
      </w:pPr>
      <w:ins w:id="1017" w:author="Maria Rosário Silva Lemos Cidadão" w:date="2025-10-29T11:53:00Z">
        <w:r w:rsidRPr="1126FC69">
          <w:rPr>
            <w:rFonts w:ascii="Garamond" w:eastAsia="Times New Roman" w:hAnsi="Garamond" w:cs="Times New Roman"/>
            <w:lang w:eastAsia="pt-PT"/>
          </w:rPr>
          <w:t xml:space="preserve">2 – </w:t>
        </w:r>
      </w:ins>
      <w:ins w:id="1018" w:author="Maria Rosário Silva Lemos Cidadão" w:date="2025-10-29T11:54:00Z">
        <w:r w:rsidR="053C6E9B" w:rsidRPr="1126FC69">
          <w:rPr>
            <w:rFonts w:ascii="Garamond" w:eastAsia="Times New Roman" w:hAnsi="Garamond" w:cs="Times New Roman"/>
            <w:lang w:eastAsia="pt-PT"/>
          </w:rPr>
          <w:t>O prazo para a marcação e registo no SIAC dos animais a que se refere o n.º 2 doa artigo 16.º, será d</w:t>
        </w:r>
      </w:ins>
      <w:ins w:id="1019" w:author="Maria Rosário Silva Lemos Cidadão" w:date="2025-10-29T11:55:00Z">
        <w:r w:rsidR="053C6E9B" w:rsidRPr="1126FC69">
          <w:rPr>
            <w:rFonts w:ascii="Garamond" w:eastAsia="Times New Roman" w:hAnsi="Garamond" w:cs="Times New Roman"/>
            <w:lang w:eastAsia="pt-PT"/>
          </w:rPr>
          <w:t>eterminado por despacho do Dietor ger</w:t>
        </w:r>
        <w:r w:rsidR="6BE99CC9" w:rsidRPr="1126FC69">
          <w:rPr>
            <w:rFonts w:ascii="Garamond" w:eastAsia="Times New Roman" w:hAnsi="Garamond" w:cs="Times New Roman"/>
            <w:lang w:eastAsia="pt-PT"/>
          </w:rPr>
          <w:t>al de Alimentação e Veterinária.</w:t>
        </w:r>
      </w:ins>
      <w:ins w:id="1020" w:author="Maria Rosário Silva Lemos Cidadão" w:date="2025-10-29T11:54:00Z">
        <w:r w:rsidR="053C6E9B" w:rsidRPr="1126FC69">
          <w:rPr>
            <w:rFonts w:ascii="Garamond" w:eastAsia="Times New Roman" w:hAnsi="Garamond" w:cs="Times New Roman"/>
            <w:lang w:eastAsia="pt-PT"/>
          </w:rPr>
          <w:t xml:space="preserve"> </w:t>
        </w:r>
      </w:ins>
    </w:p>
    <w:p w14:paraId="1BB7AD69" w14:textId="4C06DE0C" w:rsidR="00D67F90" w:rsidRDefault="00672AA2" w:rsidP="00A95B79">
      <w:pPr>
        <w:spacing w:line="360" w:lineRule="auto"/>
        <w:jc w:val="both"/>
        <w:rPr>
          <w:ins w:id="1021" w:author="Susana Margarida Gonçalves Silva Santos" w:date="2025-08-22T17:23:00Z" w16du:dateUtc="2025-08-22T16:23:00Z"/>
          <w:rFonts w:ascii="Garamond" w:eastAsia="Times New Roman" w:hAnsi="Garamond" w:cs="Times New Roman"/>
          <w:lang w:eastAsia="pt-PT"/>
        </w:rPr>
      </w:pPr>
      <w:ins w:id="1022" w:author="Susana Margarida Gonçalves Silva Santos" w:date="2025-08-22T17:20:00Z" w16du:dateUtc="2025-08-22T16:20:00Z">
        <w:r>
          <w:rPr>
            <w:rFonts w:ascii="Garamond" w:eastAsia="Times New Roman" w:hAnsi="Garamond" w:cs="Times New Roman"/>
            <w:lang w:eastAsia="pt-PT"/>
          </w:rPr>
          <w:t>O Regulamento Europe</w:t>
        </w:r>
      </w:ins>
      <w:ins w:id="1023" w:author="Susana Margarida Gonçalves Silva Santos" w:date="2025-08-22T17:21:00Z" w16du:dateUtc="2025-08-22T16:21:00Z">
        <w:r>
          <w:rPr>
            <w:rFonts w:ascii="Garamond" w:eastAsia="Times New Roman" w:hAnsi="Garamond" w:cs="Times New Roman"/>
            <w:lang w:eastAsia="pt-PT"/>
          </w:rPr>
          <w:t>u</w:t>
        </w:r>
      </w:ins>
      <w:ins w:id="1024" w:author="Susana Margarida Gonçalves Silva Santos" w:date="2025-08-22T17:20:00Z" w16du:dateUtc="2025-08-22T16:20:00Z">
        <w:r>
          <w:rPr>
            <w:rFonts w:ascii="Garamond" w:eastAsia="Times New Roman" w:hAnsi="Garamond" w:cs="Times New Roman"/>
            <w:lang w:eastAsia="pt-PT"/>
          </w:rPr>
          <w:t xml:space="preserve"> que se encontra em discussão: “</w:t>
        </w:r>
      </w:ins>
      <w:ins w:id="1025" w:author="Susana Margarida Gonçalves Silva Santos" w:date="2025-08-22T17:21:00Z" w16du:dateUtc="2025-08-22T16:21:00Z">
        <w:r w:rsidR="00926A29">
          <w:rPr>
            <w:rFonts w:ascii="Garamond" w:eastAsia="Times New Roman" w:hAnsi="Garamond" w:cs="Times New Roman"/>
            <w:lang w:eastAsia="pt-PT"/>
          </w:rPr>
          <w:t xml:space="preserve">Bem-Estar dos Cães e Gatos e respetiva rastreabilidade” prevê a identificação até aos 3 meses de idade </w:t>
        </w:r>
      </w:ins>
      <w:ins w:id="1026" w:author="Susana Margarida Gonçalves Silva Santos" w:date="2025-08-22T17:22:00Z" w16du:dateUtc="2025-08-22T16:22:00Z">
        <w:r w:rsidR="009A79BB">
          <w:rPr>
            <w:rFonts w:ascii="Garamond" w:eastAsia="Times New Roman" w:hAnsi="Garamond" w:cs="Times New Roman"/>
            <w:lang w:eastAsia="pt-PT"/>
          </w:rPr>
          <w:t>para os animais que estão em estabelecimentos</w:t>
        </w:r>
        <w:r w:rsidR="00995CD5">
          <w:rPr>
            <w:rFonts w:ascii="Garamond" w:eastAsia="Times New Roman" w:hAnsi="Garamond" w:cs="Times New Roman"/>
            <w:lang w:eastAsia="pt-PT"/>
          </w:rPr>
          <w:t xml:space="preserve"> (artigo 17</w:t>
        </w:r>
      </w:ins>
      <w:ins w:id="1027" w:author="Susana Margarida Gonçalves Silva Santos" w:date="2025-08-22T17:23:00Z" w16du:dateUtc="2025-08-22T16:23:00Z">
        <w:r w:rsidR="00995CD5">
          <w:rPr>
            <w:rFonts w:ascii="Garamond" w:eastAsia="Times New Roman" w:hAnsi="Garamond" w:cs="Times New Roman"/>
            <w:lang w:eastAsia="pt-PT"/>
          </w:rPr>
          <w:t>º do referido regulamento).</w:t>
        </w:r>
      </w:ins>
    </w:p>
    <w:p w14:paraId="6C9CB62E" w14:textId="5EF304C1" w:rsidR="00A3548A" w:rsidRDefault="00A3548A" w:rsidP="00A95B79">
      <w:pPr>
        <w:spacing w:line="360" w:lineRule="auto"/>
        <w:jc w:val="both"/>
        <w:rPr>
          <w:ins w:id="1028" w:author="Susana Margarida Gonçalves Silva Santos" w:date="2025-08-22T17:24:00Z" w16du:dateUtc="2025-08-22T16:24:00Z"/>
          <w:rFonts w:ascii="Garamond" w:eastAsia="Times New Roman" w:hAnsi="Garamond" w:cs="Times New Roman"/>
          <w:lang w:eastAsia="pt-PT"/>
        </w:rPr>
      </w:pPr>
      <w:ins w:id="1029" w:author="Susana Margarida Gonçalves Silva Santos" w:date="2025-08-22T17:23:00Z">
        <w:r w:rsidRPr="1126FC69">
          <w:rPr>
            <w:rFonts w:ascii="Garamond" w:eastAsia="Times New Roman" w:hAnsi="Garamond" w:cs="Times New Roman"/>
            <w:lang w:eastAsia="pt-PT"/>
          </w:rPr>
          <w:t>Os furõe</w:t>
        </w:r>
      </w:ins>
      <w:ins w:id="1030" w:author="Susana Margarida Gonçalves Silva Santos" w:date="2025-08-22T17:24:00Z">
        <w:r w:rsidR="00646ADB" w:rsidRPr="1126FC69">
          <w:rPr>
            <w:rFonts w:ascii="Garamond" w:eastAsia="Times New Roman" w:hAnsi="Garamond" w:cs="Times New Roman"/>
            <w:lang w:eastAsia="pt-PT"/>
          </w:rPr>
          <w:t>s</w:t>
        </w:r>
      </w:ins>
      <w:ins w:id="1031" w:author="Susana Margarida Gonçalves Silva Santos" w:date="2025-08-22T17:23:00Z">
        <w:r w:rsidRPr="1126FC69">
          <w:rPr>
            <w:rFonts w:ascii="Garamond" w:eastAsia="Times New Roman" w:hAnsi="Garamond" w:cs="Times New Roman"/>
            <w:lang w:eastAsia="pt-PT"/>
          </w:rPr>
          <w:t xml:space="preserve"> não estão aqui incluídos. Qual a idade m</w:t>
        </w:r>
        <w:r w:rsidR="00646ADB" w:rsidRPr="1126FC69">
          <w:rPr>
            <w:rFonts w:ascii="Garamond" w:eastAsia="Times New Roman" w:hAnsi="Garamond" w:cs="Times New Roman"/>
            <w:lang w:eastAsia="pt-PT"/>
          </w:rPr>
          <w:t>áxima para a sua identificação</w:t>
        </w:r>
      </w:ins>
      <w:ins w:id="1032" w:author="Susana Margarida Gonçalves Silva Santos" w:date="2025-08-22T17:24:00Z">
        <w:r w:rsidR="00646ADB" w:rsidRPr="1126FC69">
          <w:rPr>
            <w:rFonts w:ascii="Garamond" w:eastAsia="Times New Roman" w:hAnsi="Garamond" w:cs="Times New Roman"/>
            <w:lang w:eastAsia="pt-PT"/>
          </w:rPr>
          <w:t>?</w:t>
        </w:r>
      </w:ins>
    </w:p>
    <w:p w14:paraId="4F13E91C" w14:textId="266B91A0" w:rsidR="003E649F" w:rsidRDefault="003E649F" w:rsidP="00A95B79">
      <w:pPr>
        <w:spacing w:line="360" w:lineRule="auto"/>
        <w:jc w:val="both"/>
        <w:rPr>
          <w:ins w:id="1033" w:author="Susana Margarida Gonçalves Silva Santos" w:date="2025-08-22T17:25:00Z" w16du:dateUtc="2025-08-22T16:25:00Z"/>
          <w:rFonts w:ascii="Garamond" w:eastAsia="Times New Roman" w:hAnsi="Garamond" w:cs="Times New Roman"/>
          <w:lang w:eastAsia="pt-PT"/>
        </w:rPr>
      </w:pPr>
      <w:ins w:id="1034" w:author="Susana Margarida Gonçalves Silva Santos" w:date="2025-08-22T17:24:00Z" w16du:dateUtc="2025-08-22T16:24:00Z">
        <w:r>
          <w:rPr>
            <w:rFonts w:ascii="Garamond" w:eastAsia="Times New Roman" w:hAnsi="Garamond" w:cs="Times New Roman"/>
            <w:lang w:eastAsia="pt-PT"/>
          </w:rPr>
          <w:t>Temos depois os animais da Parte B do Anexo I</w:t>
        </w:r>
        <w:r w:rsidR="004C5163">
          <w:rPr>
            <w:rFonts w:ascii="Garamond" w:eastAsia="Times New Roman" w:hAnsi="Garamond" w:cs="Times New Roman"/>
            <w:lang w:eastAsia="pt-PT"/>
          </w:rPr>
          <w:t>. Qual a idad</w:t>
        </w:r>
      </w:ins>
      <w:ins w:id="1035" w:author="Susana Margarida Gonçalves Silva Santos" w:date="2025-08-22T17:25:00Z" w16du:dateUtc="2025-08-22T16:25:00Z">
        <w:r w:rsidR="004C5163">
          <w:rPr>
            <w:rFonts w:ascii="Garamond" w:eastAsia="Times New Roman" w:hAnsi="Garamond" w:cs="Times New Roman"/>
            <w:lang w:eastAsia="pt-PT"/>
          </w:rPr>
          <w:t>e</w:t>
        </w:r>
        <w:r w:rsidR="004C5163" w:rsidRPr="004C5163">
          <w:rPr>
            <w:rFonts w:ascii="Garamond" w:eastAsia="Times New Roman" w:hAnsi="Garamond" w:cs="Times New Roman"/>
            <w:lang w:eastAsia="pt-PT"/>
          </w:rPr>
          <w:t xml:space="preserve"> </w:t>
        </w:r>
        <w:r w:rsidR="004C5163">
          <w:rPr>
            <w:rFonts w:ascii="Garamond" w:eastAsia="Times New Roman" w:hAnsi="Garamond" w:cs="Times New Roman"/>
            <w:lang w:eastAsia="pt-PT"/>
          </w:rPr>
          <w:t>máxima para a sua identificação?</w:t>
        </w:r>
      </w:ins>
    </w:p>
    <w:p w14:paraId="18F7438D" w14:textId="77777777" w:rsidR="004C5163" w:rsidRPr="000041C8" w:rsidRDefault="004C5163" w:rsidP="00A95B79">
      <w:pPr>
        <w:spacing w:line="360" w:lineRule="auto"/>
        <w:jc w:val="both"/>
        <w:rPr>
          <w:rFonts w:ascii="Garamond" w:eastAsia="Times New Roman" w:hAnsi="Garamond" w:cs="Times New Roman"/>
          <w:lang w:eastAsia="pt-PT"/>
        </w:rPr>
      </w:pPr>
    </w:p>
    <w:p w14:paraId="62DE399F" w14:textId="567F8647"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2 - Na impossibilidade de determinar a data de nascimento exata, para efeitos de contagem do prazo referido no número anterior, a identificação deve ser efetuada até à perda dos dentes incisivos de leite</w:t>
      </w:r>
      <w:r w:rsidR="001B45FF" w:rsidRPr="000041C8">
        <w:rPr>
          <w:rFonts w:ascii="Garamond" w:eastAsia="Times New Roman" w:hAnsi="Garamond" w:cs="Times New Roman"/>
          <w:lang w:eastAsia="pt-PT"/>
        </w:rPr>
        <w:t>, no caso</w:t>
      </w:r>
      <w:r w:rsidR="001B45FF" w:rsidRPr="000041C8">
        <w:t xml:space="preserve"> </w:t>
      </w:r>
      <w:r w:rsidR="001B45FF" w:rsidRPr="000041C8">
        <w:rPr>
          <w:rFonts w:ascii="Garamond" w:eastAsia="Times New Roman" w:hAnsi="Garamond" w:cs="Times New Roman"/>
          <w:lang w:eastAsia="pt-PT"/>
        </w:rPr>
        <w:t xml:space="preserve">de cães, gatos e furões, </w:t>
      </w:r>
      <w:r w:rsidRPr="000041C8">
        <w:rPr>
          <w:rFonts w:ascii="Garamond" w:eastAsia="Times New Roman" w:hAnsi="Garamond" w:cs="Times New Roman"/>
          <w:lang w:eastAsia="pt-PT"/>
        </w:rPr>
        <w:t>ou por outro método determinado p</w:t>
      </w:r>
      <w:r w:rsidR="00A53D39">
        <w:rPr>
          <w:rFonts w:ascii="Garamond" w:eastAsia="Times New Roman" w:hAnsi="Garamond" w:cs="Times New Roman"/>
          <w:lang w:eastAsia="pt-PT"/>
        </w:rPr>
        <w:t>ela DGAV</w:t>
      </w:r>
      <w:r w:rsidRPr="000041C8">
        <w:rPr>
          <w:rFonts w:ascii="Garamond" w:eastAsia="Times New Roman" w:hAnsi="Garamond" w:cs="Times New Roman"/>
          <w:lang w:eastAsia="pt-PT"/>
        </w:rPr>
        <w:t xml:space="preserve">. </w:t>
      </w:r>
    </w:p>
    <w:p w14:paraId="02558380" w14:textId="123BC9A4" w:rsidR="003D15F2" w:rsidRDefault="75BC37BC" w:rsidP="00A95B79">
      <w:pPr>
        <w:spacing w:line="360" w:lineRule="auto"/>
        <w:jc w:val="both"/>
        <w:rPr>
          <w:ins w:id="1036" w:author="Susana Margarida Gonçalves Silva Santos" w:date="2025-08-22T17:29:00Z" w16du:dateUtc="2025-08-22T16:29:00Z"/>
          <w:rFonts w:ascii="Garamond" w:eastAsia="Times New Roman" w:hAnsi="Garamond" w:cs="Times New Roman"/>
          <w:lang w:eastAsia="pt-PT"/>
        </w:rPr>
      </w:pPr>
      <w:r w:rsidRPr="1126FC69">
        <w:rPr>
          <w:rFonts w:ascii="Garamond" w:eastAsia="Times New Roman" w:hAnsi="Garamond" w:cs="Times New Roman"/>
          <w:lang w:eastAsia="pt-PT"/>
        </w:rPr>
        <w:t xml:space="preserve">3 - Sem prejuízo dos números anteriores, </w:t>
      </w:r>
      <w:del w:id="1037" w:author="Maria Rosário Silva Lemos Cidadão" w:date="2025-10-29T11:58:00Z">
        <w:r w:rsidR="4C2BE95E" w:rsidRPr="1126FC69" w:rsidDel="75BC37BC">
          <w:rPr>
            <w:rFonts w:ascii="Garamond" w:eastAsia="Times New Roman" w:hAnsi="Garamond" w:cs="Times New Roman"/>
            <w:lang w:eastAsia="pt-PT"/>
          </w:rPr>
          <w:delText>e relativamente aos cães, gatos</w:delText>
        </w:r>
        <w:r w:rsidR="4C2BE95E" w:rsidRPr="1126FC69" w:rsidDel="27B57177">
          <w:rPr>
            <w:rFonts w:ascii="Garamond" w:eastAsia="Times New Roman" w:hAnsi="Garamond" w:cs="Times New Roman"/>
            <w:lang w:eastAsia="pt-PT"/>
          </w:rPr>
          <w:delText xml:space="preserve"> e furões</w:delText>
        </w:r>
      </w:del>
      <w:ins w:id="1038" w:author="Maria Rosário Silva Lemos Cidadão" w:date="2025-10-29T11:58:00Z">
        <w:r w:rsidR="555E0290" w:rsidRPr="1126FC69">
          <w:rPr>
            <w:rFonts w:ascii="Garamond" w:eastAsia="Times New Roman" w:hAnsi="Garamond" w:cs="Times New Roman"/>
            <w:lang w:eastAsia="pt-PT"/>
          </w:rPr>
          <w:t>os animais de companhia obrigados à identificação</w:t>
        </w:r>
      </w:ins>
      <w:r w:rsidRPr="1126FC69">
        <w:rPr>
          <w:rFonts w:ascii="Garamond" w:eastAsia="Times New Roman" w:hAnsi="Garamond" w:cs="Times New Roman"/>
          <w:lang w:eastAsia="pt-PT"/>
        </w:rPr>
        <w:t xml:space="preserve"> </w:t>
      </w:r>
      <w:ins w:id="1039" w:author="Maria Rosário Silva Lemos Cidadão" w:date="2025-10-29T11:58:00Z">
        <w:r w:rsidR="56CBBEAD" w:rsidRPr="1126FC69">
          <w:rPr>
            <w:rFonts w:ascii="Garamond" w:eastAsia="Times New Roman" w:hAnsi="Garamond" w:cs="Times New Roman"/>
            <w:lang w:eastAsia="pt-PT"/>
          </w:rPr>
          <w:t xml:space="preserve">individual e </w:t>
        </w:r>
      </w:ins>
      <w:r w:rsidRPr="1126FC69">
        <w:rPr>
          <w:rFonts w:ascii="Garamond" w:eastAsia="Times New Roman" w:hAnsi="Garamond" w:cs="Times New Roman"/>
          <w:lang w:eastAsia="pt-PT"/>
        </w:rPr>
        <w:t>que sejam cedidos</w:t>
      </w:r>
      <w:ins w:id="1040" w:author="Maria Rosário Silva Lemos Cidadão" w:date="2025-10-29T11:59:00Z">
        <w:r w:rsidR="5ADF66EC" w:rsidRPr="1126FC69">
          <w:rPr>
            <w:rFonts w:ascii="Garamond" w:eastAsia="Times New Roman" w:hAnsi="Garamond" w:cs="Times New Roman"/>
            <w:lang w:eastAsia="pt-PT"/>
          </w:rPr>
          <w:t>,</w:t>
        </w:r>
      </w:ins>
      <w:r w:rsidRPr="1126FC69">
        <w:rPr>
          <w:rFonts w:ascii="Garamond" w:eastAsia="Times New Roman" w:hAnsi="Garamond" w:cs="Times New Roman"/>
          <w:strike/>
          <w:lang w:eastAsia="pt-PT"/>
          <w:rPrChange w:id="1041" w:author="Maria Rosário Silva Lemos Cidadão" w:date="2025-10-29T11:38:00Z">
            <w:rPr>
              <w:rFonts w:ascii="Garamond" w:eastAsia="Times New Roman" w:hAnsi="Garamond" w:cs="Times New Roman"/>
              <w:lang w:eastAsia="pt-PT"/>
            </w:rPr>
          </w:rPrChange>
        </w:rPr>
        <w:t xml:space="preserve"> </w:t>
      </w:r>
      <w:commentRangeStart w:id="1042"/>
      <w:r w:rsidRPr="1126FC69">
        <w:rPr>
          <w:rFonts w:ascii="Garamond" w:eastAsia="Times New Roman" w:hAnsi="Garamond" w:cs="Times New Roman"/>
          <w:strike/>
          <w:lang w:eastAsia="pt-PT"/>
          <w:rPrChange w:id="1043" w:author="Maria Rosário Silva Lemos Cidadão" w:date="2025-10-29T11:38:00Z">
            <w:rPr>
              <w:rFonts w:ascii="Garamond" w:eastAsia="Times New Roman" w:hAnsi="Garamond" w:cs="Times New Roman"/>
              <w:lang w:eastAsia="pt-PT"/>
            </w:rPr>
          </w:rPrChange>
        </w:rPr>
        <w:t xml:space="preserve">a partir de </w:t>
      </w:r>
      <w:r w:rsidR="09E7F3D4" w:rsidRPr="1126FC69">
        <w:rPr>
          <w:rFonts w:ascii="Garamond" w:eastAsia="Times New Roman" w:hAnsi="Garamond" w:cs="Times New Roman"/>
          <w:strike/>
          <w:lang w:eastAsia="pt-PT"/>
          <w:rPrChange w:id="1044" w:author="Maria Rosário Silva Lemos Cidadão" w:date="2025-10-29T11:38:00Z">
            <w:rPr>
              <w:rFonts w:ascii="Garamond" w:eastAsia="Times New Roman" w:hAnsi="Garamond" w:cs="Times New Roman"/>
              <w:lang w:eastAsia="pt-PT"/>
            </w:rPr>
          </w:rPrChange>
        </w:rPr>
        <w:t>alojamento</w:t>
      </w:r>
      <w:r w:rsidR="4897BAB6" w:rsidRPr="1126FC69">
        <w:rPr>
          <w:rFonts w:ascii="Garamond" w:eastAsia="Times New Roman" w:hAnsi="Garamond" w:cs="Times New Roman"/>
          <w:strike/>
          <w:lang w:eastAsia="pt-PT"/>
          <w:rPrChange w:id="1045" w:author="Maria Rosário Silva Lemos Cidadão" w:date="2025-10-29T11:38:00Z">
            <w:rPr>
              <w:rFonts w:ascii="Garamond" w:eastAsia="Times New Roman" w:hAnsi="Garamond" w:cs="Times New Roman"/>
              <w:lang w:eastAsia="pt-PT"/>
            </w:rPr>
          </w:rPrChange>
        </w:rPr>
        <w:t>s</w:t>
      </w:r>
      <w:r w:rsidR="09E7F3D4" w:rsidRPr="1126FC69">
        <w:rPr>
          <w:rFonts w:ascii="Garamond" w:eastAsia="Times New Roman" w:hAnsi="Garamond" w:cs="Times New Roman"/>
          <w:strike/>
          <w:lang w:eastAsia="pt-PT"/>
          <w:rPrChange w:id="1046" w:author="Maria Rosário Silva Lemos Cidadão" w:date="2025-10-29T11:38:00Z">
            <w:rPr>
              <w:rFonts w:ascii="Garamond" w:eastAsia="Times New Roman" w:hAnsi="Garamond" w:cs="Times New Roman"/>
              <w:lang w:eastAsia="pt-PT"/>
            </w:rPr>
          </w:rPrChange>
        </w:rPr>
        <w:t xml:space="preserve"> com fins de reprodução e criação,</w:t>
      </w:r>
      <w:r w:rsidRPr="1126FC69">
        <w:rPr>
          <w:rFonts w:ascii="Garamond" w:eastAsia="Times New Roman" w:hAnsi="Garamond" w:cs="Times New Roman"/>
          <w:strike/>
          <w:lang w:eastAsia="pt-PT"/>
          <w:rPrChange w:id="1047" w:author="Maria Rosário Silva Lemos Cidadão" w:date="2025-10-29T11:38:00Z">
            <w:rPr>
              <w:rFonts w:ascii="Garamond" w:eastAsia="Times New Roman" w:hAnsi="Garamond" w:cs="Times New Roman"/>
              <w:lang w:eastAsia="pt-PT"/>
            </w:rPr>
          </w:rPrChange>
        </w:rPr>
        <w:t xml:space="preserve"> </w:t>
      </w:r>
      <w:r w:rsidR="09E7F3D4" w:rsidRPr="1126FC69">
        <w:rPr>
          <w:rFonts w:ascii="Garamond" w:eastAsia="Times New Roman" w:hAnsi="Garamond" w:cs="Times New Roman"/>
          <w:strike/>
          <w:lang w:eastAsia="pt-PT"/>
          <w:rPrChange w:id="1048" w:author="Maria Rosário Silva Lemos Cidadão" w:date="2025-10-29T11:38:00Z">
            <w:rPr>
              <w:rFonts w:ascii="Garamond" w:eastAsia="Times New Roman" w:hAnsi="Garamond" w:cs="Times New Roman"/>
              <w:lang w:eastAsia="pt-PT"/>
            </w:rPr>
          </w:rPrChange>
        </w:rPr>
        <w:t>alojamento</w:t>
      </w:r>
      <w:r w:rsidR="4897BAB6" w:rsidRPr="1126FC69">
        <w:rPr>
          <w:rFonts w:ascii="Garamond" w:eastAsia="Times New Roman" w:hAnsi="Garamond" w:cs="Times New Roman"/>
          <w:strike/>
          <w:lang w:eastAsia="pt-PT"/>
          <w:rPrChange w:id="1049" w:author="Maria Rosário Silva Lemos Cidadão" w:date="2025-10-29T11:38:00Z">
            <w:rPr>
              <w:rFonts w:ascii="Garamond" w:eastAsia="Times New Roman" w:hAnsi="Garamond" w:cs="Times New Roman"/>
              <w:lang w:eastAsia="pt-PT"/>
            </w:rPr>
          </w:rPrChange>
        </w:rPr>
        <w:t>s</w:t>
      </w:r>
      <w:r w:rsidR="09E7F3D4" w:rsidRPr="1126FC69">
        <w:rPr>
          <w:rFonts w:ascii="Garamond" w:eastAsia="Times New Roman" w:hAnsi="Garamond" w:cs="Times New Roman"/>
          <w:strike/>
          <w:lang w:eastAsia="pt-PT"/>
          <w:rPrChange w:id="1050" w:author="Maria Rosário Silva Lemos Cidadão" w:date="2025-10-29T11:38:00Z">
            <w:rPr>
              <w:rFonts w:ascii="Garamond" w:eastAsia="Times New Roman" w:hAnsi="Garamond" w:cs="Times New Roman"/>
              <w:lang w:eastAsia="pt-PT"/>
            </w:rPr>
          </w:rPrChange>
        </w:rPr>
        <w:t xml:space="preserve"> com fins de promoção do bem-estar animal </w:t>
      </w:r>
      <w:commentRangeStart w:id="1051"/>
      <w:r w:rsidRPr="1126FC69">
        <w:rPr>
          <w:rFonts w:ascii="Garamond" w:eastAsia="Times New Roman" w:hAnsi="Garamond" w:cs="Times New Roman"/>
          <w:strike/>
          <w:lang w:eastAsia="pt-PT"/>
        </w:rPr>
        <w:t>e centros de</w:t>
      </w:r>
      <w:r w:rsidR="384F6358" w:rsidRPr="1126FC69">
        <w:rPr>
          <w:rFonts w:ascii="Garamond" w:eastAsia="Times New Roman" w:hAnsi="Garamond" w:cs="Times New Roman"/>
          <w:strike/>
          <w:lang w:eastAsia="pt-PT"/>
        </w:rPr>
        <w:t xml:space="preserve"> bem-estar animal</w:t>
      </w:r>
      <w:ins w:id="1052" w:author="Susana Margarida Gonçalves Silva Santos" w:date="2025-08-22T17:29:00Z">
        <w:r w:rsidR="598F7582" w:rsidRPr="1126FC69">
          <w:rPr>
            <w:rFonts w:ascii="Garamond" w:eastAsia="Times New Roman" w:hAnsi="Garamond" w:cs="Times New Roman"/>
            <w:strike/>
            <w:lang w:eastAsia="pt-PT"/>
            <w:rPrChange w:id="1053" w:author="Maria Rosário Silva Lemos Cidadão" w:date="2025-10-29T11:38:00Z">
              <w:rPr>
                <w:rFonts w:ascii="Garamond" w:eastAsia="Times New Roman" w:hAnsi="Garamond" w:cs="Times New Roman"/>
                <w:lang w:eastAsia="pt-PT"/>
              </w:rPr>
            </w:rPrChange>
          </w:rPr>
          <w:t xml:space="preserve"> Centros de Recolha Oficial</w:t>
        </w:r>
      </w:ins>
      <w:r w:rsidRPr="1126FC69">
        <w:rPr>
          <w:rFonts w:ascii="Garamond" w:eastAsia="Times New Roman" w:hAnsi="Garamond" w:cs="Times New Roman"/>
          <w:strike/>
          <w:lang w:eastAsia="pt-PT"/>
          <w:rPrChange w:id="1054" w:author="Maria Rosário Silva Lemos Cidadão" w:date="2025-10-29T11:38:00Z">
            <w:rPr>
              <w:rFonts w:ascii="Garamond" w:eastAsia="Times New Roman" w:hAnsi="Garamond" w:cs="Times New Roman"/>
              <w:lang w:eastAsia="pt-PT"/>
            </w:rPr>
          </w:rPrChange>
        </w:rPr>
        <w:t>,</w:t>
      </w:r>
      <w:commentRangeEnd w:id="1042"/>
      <w:r w:rsidR="4C2BE95E" w:rsidRPr="1126FC69">
        <w:rPr>
          <w:rStyle w:val="CommentReference"/>
          <w:rFonts w:ascii="Garamond" w:eastAsia="Times New Roman" w:hAnsi="Garamond" w:cs="Times New Roman"/>
          <w:sz w:val="24"/>
          <w:szCs w:val="24"/>
          <w:lang w:eastAsia="pt-PT"/>
        </w:rPr>
        <w:commentReference w:id="1042"/>
      </w:r>
      <w:r w:rsidRPr="1126FC69">
        <w:rPr>
          <w:rFonts w:ascii="Garamond" w:eastAsia="Times New Roman" w:hAnsi="Garamond" w:cs="Times New Roman"/>
          <w:lang w:eastAsia="pt-PT"/>
        </w:rPr>
        <w:t xml:space="preserve"> </w:t>
      </w:r>
      <w:commentRangeEnd w:id="1051"/>
      <w:r w:rsidR="4C2BE95E" w:rsidRPr="1126FC69">
        <w:rPr>
          <w:rStyle w:val="CommentReference"/>
          <w:rFonts w:ascii="Garamond" w:eastAsia="Times New Roman" w:hAnsi="Garamond" w:cs="Times New Roman"/>
          <w:sz w:val="24"/>
          <w:szCs w:val="24"/>
          <w:lang w:eastAsia="pt-PT"/>
        </w:rPr>
        <w:commentReference w:id="1051"/>
      </w:r>
      <w:r w:rsidRPr="1126FC69">
        <w:rPr>
          <w:rFonts w:ascii="Garamond" w:eastAsia="Times New Roman" w:hAnsi="Garamond" w:cs="Times New Roman"/>
          <w:lang w:eastAsia="pt-PT"/>
        </w:rPr>
        <w:t xml:space="preserve">deve ser assegurada a sua marcação e registo no SIAC antes de abandonarem a instalação de nascimento ou de alojamento, independentemente da sua idade. </w:t>
      </w:r>
    </w:p>
    <w:p w14:paraId="3C0EEDE9" w14:textId="77777777" w:rsidR="004B69F5" w:rsidRDefault="004B69F5" w:rsidP="00A95B79">
      <w:pPr>
        <w:spacing w:line="360" w:lineRule="auto"/>
        <w:jc w:val="both"/>
        <w:rPr>
          <w:ins w:id="1055" w:author="Susana Margarida Gonçalves Silva Santos" w:date="2025-08-22T17:28:00Z" w16du:dateUtc="2025-08-22T16:28:00Z"/>
          <w:rFonts w:ascii="Garamond" w:eastAsia="Times New Roman" w:hAnsi="Garamond" w:cs="Times New Roman"/>
          <w:lang w:eastAsia="pt-PT"/>
        </w:rPr>
      </w:pPr>
    </w:p>
    <w:p w14:paraId="75D84D13" w14:textId="6AD7A308" w:rsidR="004B69F5" w:rsidRDefault="004B69F5" w:rsidP="00A95B79">
      <w:pPr>
        <w:spacing w:line="360" w:lineRule="auto"/>
        <w:jc w:val="both"/>
        <w:rPr>
          <w:ins w:id="1056" w:author="Susana Margarida Gonçalves Silva Santos" w:date="2025-08-22T17:30:00Z" w16du:dateUtc="2025-08-22T16:30:00Z"/>
          <w:rFonts w:ascii="Garamond" w:eastAsia="Times New Roman" w:hAnsi="Garamond" w:cs="Times New Roman"/>
          <w:lang w:eastAsia="pt-PT"/>
        </w:rPr>
      </w:pPr>
      <w:ins w:id="1057" w:author="Susana Margarida Gonçalves Silva Santos" w:date="2025-08-22T17:28:00Z" w16du:dateUtc="2025-08-22T16:28:00Z">
        <w:r>
          <w:rPr>
            <w:rFonts w:ascii="Garamond" w:eastAsia="Times New Roman" w:hAnsi="Garamond" w:cs="Times New Roman"/>
            <w:lang w:eastAsia="pt-PT"/>
          </w:rPr>
          <w:t>E os restantes animais de companhia</w:t>
        </w:r>
        <w:r w:rsidRPr="004B69F5">
          <w:rPr>
            <w:rFonts w:ascii="Garamond" w:eastAsia="Times New Roman" w:hAnsi="Garamond" w:cs="Times New Roman"/>
            <w:lang w:eastAsia="pt-PT"/>
          </w:rPr>
          <w:t xml:space="preserve"> </w:t>
        </w:r>
        <w:r>
          <w:rPr>
            <w:rFonts w:ascii="Garamond" w:eastAsia="Times New Roman" w:hAnsi="Garamond" w:cs="Times New Roman"/>
            <w:lang w:eastAsia="pt-PT"/>
          </w:rPr>
          <w:t xml:space="preserve">da Parte B do Anexo I.? </w:t>
        </w:r>
      </w:ins>
    </w:p>
    <w:p w14:paraId="1ECEEE9E" w14:textId="77777777" w:rsidR="004C593C" w:rsidRPr="000041C8" w:rsidRDefault="004C593C" w:rsidP="00A95B79">
      <w:pPr>
        <w:spacing w:line="360" w:lineRule="auto"/>
        <w:jc w:val="both"/>
        <w:rPr>
          <w:rFonts w:ascii="Garamond" w:eastAsia="Times New Roman" w:hAnsi="Garamond" w:cs="Times New Roman"/>
          <w:lang w:eastAsia="pt-PT"/>
        </w:rPr>
      </w:pPr>
    </w:p>
    <w:p w14:paraId="25A266D8" w14:textId="50765BFF" w:rsidR="003D15F2" w:rsidRDefault="7EF12E01" w:rsidP="00A95B79">
      <w:pPr>
        <w:spacing w:line="360" w:lineRule="auto"/>
        <w:jc w:val="both"/>
        <w:rPr>
          <w:ins w:id="1058" w:author="Susana Margarida Gonçalves Silva Santos" w:date="2025-08-22T17:30:00Z" w16du:dateUtc="2025-08-22T16:30:00Z"/>
          <w:rFonts w:ascii="Garamond" w:eastAsia="Times New Roman" w:hAnsi="Garamond" w:cs="Times New Roman"/>
          <w:lang w:eastAsia="pt-PT"/>
        </w:rPr>
      </w:pPr>
      <w:r w:rsidRPr="592F0569">
        <w:rPr>
          <w:rFonts w:ascii="Garamond" w:eastAsia="Times New Roman" w:hAnsi="Garamond" w:cs="Times New Roman"/>
          <w:lang w:eastAsia="pt-PT"/>
        </w:rPr>
        <w:t xml:space="preserve">4 - Sempre que </w:t>
      </w:r>
      <w:del w:id="1059" w:author="Susana Margarida Gonçalves Silva Santos" w:date="2025-08-22T17:35:00Z" w16du:dateUtc="2025-08-22T16:35:00Z">
        <w:r w:rsidRPr="592F0569" w:rsidDel="00A01667">
          <w:rPr>
            <w:rFonts w:ascii="Garamond" w:eastAsia="Times New Roman" w:hAnsi="Garamond" w:cs="Times New Roman"/>
            <w:lang w:eastAsia="pt-PT"/>
          </w:rPr>
          <w:delText>seja</w:delText>
        </w:r>
        <w:r w:rsidRPr="00256907" w:rsidDel="00A01667">
          <w:rPr>
            <w:rFonts w:ascii="Garamond" w:eastAsia="Times New Roman" w:hAnsi="Garamond" w:cs="Times New Roman"/>
            <w:strike/>
            <w:lang w:eastAsia="pt-PT"/>
          </w:rPr>
          <w:delText xml:space="preserve"> </w:delText>
        </w:r>
      </w:del>
      <w:r w:rsidRPr="592F0569">
        <w:rPr>
          <w:rFonts w:ascii="Garamond" w:eastAsia="Times New Roman" w:hAnsi="Garamond" w:cs="Times New Roman"/>
          <w:lang w:eastAsia="pt-PT"/>
        </w:rPr>
        <w:t>declarada a obrigatoriedade de proceder à vacinação antirrábica ou a outros atos de profilaxia médica, a execução dos mesmos só pode ser realizada em animais identificados e, caso o não estejam, o médico veterinário deve assegurar a sua prévia identificação, marcando-os e registando-os no SIAC.</w:t>
      </w:r>
    </w:p>
    <w:p w14:paraId="568DB19D" w14:textId="77777777" w:rsidR="00336DF4" w:rsidRPr="000041C8" w:rsidRDefault="00336DF4" w:rsidP="00A95B79">
      <w:pPr>
        <w:spacing w:line="360" w:lineRule="auto"/>
        <w:jc w:val="both"/>
        <w:rPr>
          <w:rFonts w:ascii="Garamond" w:eastAsia="Times New Roman" w:hAnsi="Garamond" w:cs="Times New Roman"/>
          <w:lang w:eastAsia="pt-PT"/>
        </w:rPr>
      </w:pPr>
    </w:p>
    <w:p w14:paraId="3BAC18A0" w14:textId="362B20E3" w:rsidR="003D15F2" w:rsidRPr="000041C8" w:rsidRDefault="003D15F2" w:rsidP="00A95B7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Artigo 1</w:t>
      </w:r>
      <w:r w:rsidR="00E238BA">
        <w:rPr>
          <w:rFonts w:ascii="Garamond" w:eastAsia="Times New Roman" w:hAnsi="Garamond" w:cs="Times New Roman"/>
          <w:b/>
          <w:bCs/>
          <w:lang w:eastAsia="pt-PT"/>
        </w:rPr>
        <w:t>8</w:t>
      </w:r>
      <w:r w:rsidRPr="000041C8">
        <w:rPr>
          <w:rFonts w:ascii="Garamond" w:eastAsia="Times New Roman" w:hAnsi="Garamond" w:cs="Times New Roman"/>
          <w:b/>
          <w:bCs/>
          <w:lang w:eastAsia="pt-PT"/>
        </w:rPr>
        <w:t>.º</w:t>
      </w:r>
    </w:p>
    <w:p w14:paraId="54398FB6" w14:textId="77777777" w:rsidR="003D15F2" w:rsidRPr="000041C8" w:rsidRDefault="003D15F2" w:rsidP="00A95B79">
      <w:pPr>
        <w:spacing w:line="360" w:lineRule="auto"/>
        <w:jc w:val="center"/>
        <w:rPr>
          <w:rFonts w:ascii="Garamond" w:eastAsia="Times New Roman" w:hAnsi="Garamond" w:cs="Times New Roman"/>
          <w:lang w:eastAsia="pt-PT"/>
        </w:rPr>
      </w:pPr>
      <w:r w:rsidRPr="000041C8">
        <w:rPr>
          <w:rFonts w:ascii="Garamond" w:eastAsia="Times New Roman" w:hAnsi="Garamond" w:cs="Times New Roman"/>
          <w:lang w:eastAsia="pt-PT"/>
        </w:rPr>
        <w:t>Métodos de marcação</w:t>
      </w:r>
    </w:p>
    <w:p w14:paraId="089A8752" w14:textId="77035A08" w:rsidR="00D61198" w:rsidRPr="000041C8" w:rsidRDefault="003D15F2" w:rsidP="00A95B79">
      <w:pPr>
        <w:spacing w:line="360" w:lineRule="auto"/>
        <w:jc w:val="both"/>
        <w:rPr>
          <w:rFonts w:ascii="Garamond" w:eastAsia="Times New Roman" w:hAnsi="Garamond" w:cs="Times New Roman"/>
          <w:lang w:eastAsia="pt-PT"/>
        </w:rPr>
      </w:pPr>
      <w:r w:rsidRPr="5B3829DC">
        <w:rPr>
          <w:rFonts w:ascii="Garamond" w:eastAsia="Times New Roman" w:hAnsi="Garamond" w:cs="Times New Roman"/>
          <w:lang w:eastAsia="pt-PT"/>
        </w:rPr>
        <w:t xml:space="preserve">1 </w:t>
      </w:r>
      <w:r w:rsidR="00D61198" w:rsidRPr="5B3829DC">
        <w:rPr>
          <w:rFonts w:ascii="Garamond" w:eastAsia="Times New Roman" w:hAnsi="Garamond" w:cs="Times New Roman"/>
          <w:lang w:eastAsia="pt-PT"/>
        </w:rPr>
        <w:t>–</w:t>
      </w:r>
      <w:r w:rsidRPr="5B3829DC">
        <w:rPr>
          <w:rFonts w:ascii="Garamond" w:eastAsia="Times New Roman" w:hAnsi="Garamond" w:cs="Times New Roman"/>
          <w:lang w:eastAsia="pt-PT"/>
        </w:rPr>
        <w:t xml:space="preserve"> </w:t>
      </w:r>
      <w:r w:rsidR="00D61198" w:rsidRPr="5B3829DC">
        <w:rPr>
          <w:rFonts w:ascii="Garamond" w:eastAsia="Times New Roman" w:hAnsi="Garamond" w:cs="Times New Roman"/>
          <w:lang w:eastAsia="pt-PT"/>
        </w:rPr>
        <w:t>Os métodos de marcação devem atender às</w:t>
      </w:r>
      <w:r w:rsidR="00D61198" w:rsidRPr="0015455F">
        <w:rPr>
          <w:rFonts w:ascii="Garamond" w:eastAsia="Times New Roman" w:hAnsi="Garamond" w:cs="Times New Roman"/>
          <w:u w:val="single"/>
          <w:lang w:eastAsia="pt-PT"/>
        </w:rPr>
        <w:t xml:space="preserve"> </w:t>
      </w:r>
      <w:r w:rsidR="00D61198" w:rsidRPr="00DC52B8">
        <w:rPr>
          <w:rFonts w:ascii="Garamond" w:eastAsia="Times New Roman" w:hAnsi="Garamond" w:cs="Times New Roman"/>
          <w:strike/>
          <w:u w:val="single"/>
          <w:lang w:eastAsia="pt-PT"/>
        </w:rPr>
        <w:t>melhor</w:t>
      </w:r>
      <w:del w:id="1060" w:author="Susana Margarida Gonçalves Silva Santos" w:date="2025-08-22T17:36:00Z" w16du:dateUtc="2025-08-22T16:36:00Z">
        <w:r w:rsidR="00D61198" w:rsidRPr="00DC52B8" w:rsidDel="0015455F">
          <w:rPr>
            <w:rFonts w:ascii="Garamond" w:eastAsia="Times New Roman" w:hAnsi="Garamond" w:cs="Times New Roman"/>
            <w:strike/>
            <w:u w:val="single"/>
            <w:lang w:eastAsia="pt-PT"/>
          </w:rPr>
          <w:delText>a</w:delText>
        </w:r>
      </w:del>
      <w:r w:rsidR="00D61198" w:rsidRPr="00DC52B8">
        <w:rPr>
          <w:rFonts w:ascii="Garamond" w:eastAsia="Times New Roman" w:hAnsi="Garamond" w:cs="Times New Roman"/>
          <w:strike/>
          <w:u w:val="single"/>
          <w:lang w:eastAsia="pt-PT"/>
        </w:rPr>
        <w:t>s</w:t>
      </w:r>
      <w:r w:rsidR="00D61198" w:rsidRPr="5B3829DC">
        <w:rPr>
          <w:rFonts w:ascii="Garamond" w:eastAsia="Times New Roman" w:hAnsi="Garamond" w:cs="Times New Roman"/>
          <w:lang w:eastAsia="pt-PT"/>
        </w:rPr>
        <w:t xml:space="preserve"> </w:t>
      </w:r>
      <w:ins w:id="1061" w:author="Susana Margarida Gonçalves Silva Santos" w:date="2025-08-22T17:36:00Z" w16du:dateUtc="2025-08-22T16:36:00Z">
        <w:r w:rsidR="0015455F">
          <w:rPr>
            <w:rFonts w:ascii="Garamond" w:eastAsia="Times New Roman" w:hAnsi="Garamond" w:cs="Times New Roman"/>
            <w:lang w:eastAsia="pt-PT"/>
          </w:rPr>
          <w:t xml:space="preserve">melhores </w:t>
        </w:r>
      </w:ins>
      <w:r w:rsidR="00D61198" w:rsidRPr="5B3829DC">
        <w:rPr>
          <w:rFonts w:ascii="Garamond" w:eastAsia="Times New Roman" w:hAnsi="Garamond" w:cs="Times New Roman"/>
          <w:lang w:eastAsia="pt-PT"/>
        </w:rPr>
        <w:t>práticas internacionais vigentes e salvaguardar o bem-estar animal.</w:t>
      </w:r>
    </w:p>
    <w:p w14:paraId="7BF24CD2" w14:textId="33133778" w:rsidR="009679A6" w:rsidRPr="000041C8" w:rsidRDefault="335162DD" w:rsidP="00A95B79">
      <w:pPr>
        <w:spacing w:line="360" w:lineRule="auto"/>
        <w:jc w:val="both"/>
        <w:rPr>
          <w:rFonts w:ascii="Garamond" w:eastAsia="Times New Roman" w:hAnsi="Garamond" w:cs="Times New Roman"/>
          <w:lang w:eastAsia="pt-PT"/>
        </w:rPr>
      </w:pPr>
      <w:r w:rsidRPr="592F0569">
        <w:rPr>
          <w:rFonts w:ascii="Garamond" w:eastAsia="Times New Roman" w:hAnsi="Garamond" w:cs="Times New Roman"/>
          <w:lang w:eastAsia="pt-PT"/>
        </w:rPr>
        <w:t xml:space="preserve">2 – </w:t>
      </w:r>
      <w:r w:rsidR="176144D3" w:rsidRPr="592F0569">
        <w:rPr>
          <w:rFonts w:ascii="Garamond" w:eastAsia="Times New Roman" w:hAnsi="Garamond" w:cs="Times New Roman"/>
          <w:lang w:eastAsia="pt-PT"/>
        </w:rPr>
        <w:t xml:space="preserve">Os cães, gatos e furões devem ser marcados por implantação de um transponder, que assegure os requisitos estabelecidos no anexo II do Regulamento (UE) n.º 576/2013, do Parlamento Europeu e do Conselho, de 12 de junho de 2013. </w:t>
      </w:r>
    </w:p>
    <w:p w14:paraId="06229991" w14:textId="7C68D391" w:rsidR="003D15F2" w:rsidRPr="000041C8" w:rsidRDefault="73E1AD36"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3</w:t>
      </w:r>
      <w:r w:rsidR="4C2BE95E" w:rsidRPr="000041C8">
        <w:rPr>
          <w:rFonts w:ascii="Garamond" w:eastAsia="Times New Roman" w:hAnsi="Garamond" w:cs="Times New Roman"/>
          <w:lang w:eastAsia="pt-PT"/>
        </w:rPr>
        <w:t xml:space="preserve"> </w:t>
      </w:r>
      <w:r w:rsidR="7CEE5EF7" w:rsidRPr="000041C8">
        <w:rPr>
          <w:rFonts w:ascii="Garamond" w:eastAsia="Times New Roman" w:hAnsi="Garamond" w:cs="Times New Roman"/>
          <w:lang w:eastAsia="pt-PT"/>
        </w:rPr>
        <w:t xml:space="preserve">- </w:t>
      </w:r>
      <w:r w:rsidR="4C2BE95E" w:rsidRPr="000041C8">
        <w:rPr>
          <w:rFonts w:ascii="Garamond" w:eastAsia="Times New Roman" w:hAnsi="Garamond" w:cs="Times New Roman"/>
          <w:lang w:eastAsia="pt-PT"/>
        </w:rPr>
        <w:t xml:space="preserve">Os demais animais de companhia devem ser marcados através do método determinado para cada espécie por </w:t>
      </w:r>
      <w:commentRangeStart w:id="1062"/>
      <w:r w:rsidR="4C2BE95E" w:rsidRPr="000041C8">
        <w:rPr>
          <w:rFonts w:ascii="Garamond" w:eastAsia="Times New Roman" w:hAnsi="Garamond" w:cs="Times New Roman"/>
          <w:lang w:eastAsia="pt-PT"/>
        </w:rPr>
        <w:t>deliberação</w:t>
      </w:r>
      <w:commentRangeEnd w:id="1062"/>
      <w:r>
        <w:rPr>
          <w:rStyle w:val="CommentReference"/>
          <w:rFonts w:ascii="Garamond" w:eastAsia="Times New Roman" w:hAnsi="Garamond" w:cs="Times New Roman"/>
          <w:sz w:val="24"/>
          <w:szCs w:val="24"/>
          <w:lang w:eastAsia="pt-PT"/>
        </w:rPr>
        <w:commentReference w:id="1062"/>
      </w:r>
      <w:r w:rsidR="487BCC6E">
        <w:rPr>
          <w:rFonts w:ascii="Garamond" w:eastAsia="Times New Roman" w:hAnsi="Garamond" w:cs="Times New Roman"/>
          <w:lang w:eastAsia="pt-PT"/>
        </w:rPr>
        <w:t xml:space="preserve"> da DGAV</w:t>
      </w:r>
      <w:r w:rsidR="4C2BE95E" w:rsidRPr="000041C8">
        <w:rPr>
          <w:rFonts w:ascii="Garamond" w:eastAsia="Times New Roman" w:hAnsi="Garamond" w:cs="Times New Roman"/>
          <w:color w:val="272B30"/>
          <w:shd w:val="clear" w:color="auto" w:fill="FFFFFF"/>
          <w:lang w:eastAsia="pt-PT"/>
        </w:rPr>
        <w:t>,</w:t>
      </w:r>
      <w:r w:rsidR="4C2BE95E" w:rsidRPr="000041C8">
        <w:rPr>
          <w:rFonts w:ascii="Garamond" w:eastAsia="Times New Roman" w:hAnsi="Garamond" w:cs="Times New Roman"/>
          <w:lang w:eastAsia="pt-PT"/>
        </w:rPr>
        <w:t xml:space="preserve"> </w:t>
      </w:r>
      <w:r w:rsidR="213E450D" w:rsidRPr="000041C8">
        <w:rPr>
          <w:rFonts w:ascii="Garamond" w:eastAsia="Times New Roman" w:hAnsi="Garamond" w:cs="Times New Roman"/>
          <w:lang w:eastAsia="pt-PT"/>
        </w:rPr>
        <w:t>publicitado no respetivo sítio na Internet</w:t>
      </w:r>
      <w:r w:rsidR="4C2BE95E" w:rsidRPr="000041C8">
        <w:rPr>
          <w:rFonts w:ascii="Garamond" w:eastAsia="Times New Roman" w:hAnsi="Garamond" w:cs="Times New Roman"/>
          <w:lang w:eastAsia="pt-PT"/>
        </w:rPr>
        <w:t>.</w:t>
      </w:r>
    </w:p>
    <w:p w14:paraId="786A04CC" w14:textId="3BD93D27" w:rsidR="003D15F2" w:rsidRPr="000041C8" w:rsidRDefault="18A2AC94" w:rsidP="00A95B79">
      <w:pPr>
        <w:spacing w:line="360" w:lineRule="auto"/>
        <w:jc w:val="both"/>
        <w:rPr>
          <w:rFonts w:ascii="Garamond" w:eastAsia="Times New Roman" w:hAnsi="Garamond" w:cs="Times New Roman"/>
          <w:lang w:eastAsia="pt-PT"/>
        </w:rPr>
      </w:pPr>
      <w:r w:rsidRPr="036812A3">
        <w:rPr>
          <w:rFonts w:ascii="Garamond" w:eastAsia="Times New Roman" w:hAnsi="Garamond" w:cs="Times New Roman"/>
          <w:lang w:eastAsia="pt-PT"/>
        </w:rPr>
        <w:t>4</w:t>
      </w:r>
      <w:r w:rsidR="178AD7F6" w:rsidRPr="036812A3">
        <w:rPr>
          <w:rFonts w:ascii="Garamond" w:eastAsia="Times New Roman" w:hAnsi="Garamond" w:cs="Times New Roman"/>
          <w:lang w:eastAsia="pt-PT"/>
        </w:rPr>
        <w:t xml:space="preserve"> - A implantação do transponder referido no n.º </w:t>
      </w:r>
      <w:r w:rsidR="3197411D" w:rsidRPr="036812A3">
        <w:rPr>
          <w:rFonts w:ascii="Garamond" w:eastAsia="Times New Roman" w:hAnsi="Garamond" w:cs="Times New Roman"/>
          <w:lang w:eastAsia="pt-PT"/>
        </w:rPr>
        <w:t>2</w:t>
      </w:r>
      <w:r w:rsidR="178AD7F6" w:rsidRPr="036812A3">
        <w:rPr>
          <w:rFonts w:ascii="Garamond" w:eastAsia="Times New Roman" w:hAnsi="Garamond" w:cs="Times New Roman"/>
          <w:lang w:eastAsia="pt-PT"/>
        </w:rPr>
        <w:t xml:space="preserve"> deve ser efetuada por médico veterinário, no centro da face lateral esquerda do pescoço, após verificação de que o animal não se encontra já marcado por outro dispositivo de </w:t>
      </w:r>
      <w:r w:rsidR="3197411D" w:rsidRPr="036812A3">
        <w:rPr>
          <w:rFonts w:ascii="Garamond" w:eastAsia="Times New Roman" w:hAnsi="Garamond" w:cs="Times New Roman"/>
          <w:lang w:eastAsia="pt-PT"/>
        </w:rPr>
        <w:t>identificação</w:t>
      </w:r>
      <w:r w:rsidR="178AD7F6" w:rsidRPr="036812A3">
        <w:rPr>
          <w:rFonts w:ascii="Garamond" w:eastAsia="Times New Roman" w:hAnsi="Garamond" w:cs="Times New Roman"/>
          <w:lang w:eastAsia="pt-PT"/>
        </w:rPr>
        <w:t>.</w:t>
      </w:r>
    </w:p>
    <w:p w14:paraId="3DF2D870" w14:textId="77777777" w:rsidR="006D5E0B" w:rsidRPr="000041C8" w:rsidRDefault="00435568"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5</w:t>
      </w:r>
      <w:r w:rsidR="003D15F2" w:rsidRPr="000041C8">
        <w:rPr>
          <w:rFonts w:ascii="Garamond" w:eastAsia="Times New Roman" w:hAnsi="Garamond" w:cs="Times New Roman"/>
          <w:lang w:eastAsia="pt-PT"/>
        </w:rPr>
        <w:t xml:space="preserve"> - Se não for possível, por motivo justificado, aplicar o </w:t>
      </w:r>
      <w:r w:rsidR="003D15F2" w:rsidRPr="00CB283F">
        <w:rPr>
          <w:rFonts w:ascii="Garamond" w:eastAsia="Times New Roman" w:hAnsi="Garamond" w:cs="Times New Roman"/>
          <w:lang w:eastAsia="pt-PT"/>
        </w:rPr>
        <w:t>transponder</w:t>
      </w:r>
      <w:r w:rsidR="003D15F2" w:rsidRPr="000041C8">
        <w:rPr>
          <w:rFonts w:ascii="Garamond" w:eastAsia="Times New Roman" w:hAnsi="Garamond" w:cs="Times New Roman"/>
          <w:lang w:eastAsia="pt-PT"/>
        </w:rPr>
        <w:t xml:space="preserve"> no local referido no número anterior, deve o mesmo ser aplicado num local alternativo, devendo o médico veterinário inserir essa informação no documento de identificação do animal e no SIAC.</w:t>
      </w:r>
    </w:p>
    <w:p w14:paraId="1646FDFF" w14:textId="5C8966AC" w:rsidR="003D15F2" w:rsidRPr="000041C8" w:rsidRDefault="00435568" w:rsidP="00A95B79">
      <w:pPr>
        <w:spacing w:line="360" w:lineRule="auto"/>
        <w:jc w:val="both"/>
        <w:rPr>
          <w:rFonts w:ascii="Garamond" w:eastAsia="Times New Roman" w:hAnsi="Garamond" w:cs="Times New Roman"/>
          <w:lang w:eastAsia="pt-PT"/>
        </w:rPr>
      </w:pPr>
      <w:r w:rsidRPr="578B151F">
        <w:rPr>
          <w:rFonts w:ascii="Garamond" w:eastAsia="Times New Roman" w:hAnsi="Garamond" w:cs="Times New Roman"/>
          <w:lang w:eastAsia="pt-PT"/>
        </w:rPr>
        <w:t>6</w:t>
      </w:r>
      <w:r w:rsidR="003D15F2" w:rsidRPr="578B151F">
        <w:rPr>
          <w:rFonts w:ascii="Garamond" w:eastAsia="Times New Roman" w:hAnsi="Garamond" w:cs="Times New Roman"/>
          <w:lang w:eastAsia="pt-PT"/>
        </w:rPr>
        <w:t xml:space="preserve"> </w:t>
      </w:r>
      <w:r w:rsidR="00D61198" w:rsidRPr="578B151F">
        <w:rPr>
          <w:rFonts w:ascii="Garamond" w:eastAsia="Times New Roman" w:hAnsi="Garamond" w:cs="Times New Roman"/>
          <w:lang w:eastAsia="pt-PT"/>
        </w:rPr>
        <w:t>–</w:t>
      </w:r>
      <w:r w:rsidR="003D15F2" w:rsidRPr="578B151F">
        <w:rPr>
          <w:rFonts w:ascii="Garamond" w:eastAsia="Times New Roman" w:hAnsi="Garamond" w:cs="Times New Roman"/>
          <w:lang w:eastAsia="pt-PT"/>
        </w:rPr>
        <w:t xml:space="preserve"> Caso</w:t>
      </w:r>
      <w:r w:rsidR="00D61198" w:rsidRPr="578B151F">
        <w:rPr>
          <w:rFonts w:ascii="Garamond" w:eastAsia="Times New Roman" w:hAnsi="Garamond" w:cs="Times New Roman"/>
          <w:lang w:eastAsia="pt-PT"/>
        </w:rPr>
        <w:t xml:space="preserve"> a marcação não seja tecnicamente possível ou</w:t>
      </w:r>
      <w:r w:rsidR="003D15F2" w:rsidRPr="578B151F">
        <w:rPr>
          <w:rFonts w:ascii="Garamond" w:eastAsia="Times New Roman" w:hAnsi="Garamond" w:cs="Times New Roman"/>
          <w:lang w:eastAsia="pt-PT"/>
        </w:rPr>
        <w:t xml:space="preserve"> exista alguma contraindicação que por motivos de saúde</w:t>
      </w:r>
      <w:r w:rsidR="00D27367" w:rsidRPr="578B151F">
        <w:rPr>
          <w:rFonts w:ascii="Garamond" w:eastAsia="Times New Roman" w:hAnsi="Garamond" w:cs="Times New Roman"/>
          <w:lang w:eastAsia="pt-PT"/>
        </w:rPr>
        <w:t xml:space="preserve"> temporariamente</w:t>
      </w:r>
      <w:r w:rsidR="003D15F2" w:rsidRPr="578B151F">
        <w:rPr>
          <w:rFonts w:ascii="Garamond" w:eastAsia="Times New Roman" w:hAnsi="Garamond" w:cs="Times New Roman"/>
          <w:lang w:eastAsia="pt-PT"/>
        </w:rPr>
        <w:t xml:space="preserve"> não permita</w:t>
      </w:r>
      <w:r w:rsidR="00D61198" w:rsidRPr="578B151F">
        <w:rPr>
          <w:rFonts w:ascii="Garamond" w:eastAsia="Times New Roman" w:hAnsi="Garamond" w:cs="Times New Roman"/>
          <w:lang w:eastAsia="pt-PT"/>
        </w:rPr>
        <w:t xml:space="preserve"> </w:t>
      </w:r>
      <w:r w:rsidR="003D15F2" w:rsidRPr="578B151F">
        <w:rPr>
          <w:rFonts w:ascii="Garamond" w:eastAsia="Times New Roman" w:hAnsi="Garamond" w:cs="Times New Roman"/>
          <w:lang w:eastAsia="pt-PT"/>
        </w:rPr>
        <w:t xml:space="preserve">a sua marcação, o registo deve ser realizado </w:t>
      </w:r>
      <w:r w:rsidR="00A53D39" w:rsidRPr="578B151F">
        <w:rPr>
          <w:rFonts w:ascii="Garamond" w:eastAsia="Times New Roman" w:hAnsi="Garamond" w:cs="Times New Roman"/>
          <w:lang w:eastAsia="pt-PT"/>
        </w:rPr>
        <w:t xml:space="preserve">no SIAC </w:t>
      </w:r>
      <w:r w:rsidR="003D15F2" w:rsidRPr="578B151F">
        <w:rPr>
          <w:rFonts w:ascii="Garamond" w:eastAsia="Times New Roman" w:hAnsi="Garamond" w:cs="Times New Roman"/>
          <w:lang w:eastAsia="pt-PT"/>
        </w:rPr>
        <w:t xml:space="preserve">pelo médico veterinário, com a emissão de uma declaração, </w:t>
      </w:r>
      <w:r w:rsidRPr="578B151F">
        <w:rPr>
          <w:rFonts w:ascii="Garamond" w:eastAsia="Times New Roman" w:hAnsi="Garamond" w:cs="Times New Roman"/>
          <w:lang w:eastAsia="pt-PT"/>
        </w:rPr>
        <w:t>conforme modelo aprovado</w:t>
      </w:r>
      <w:r w:rsidR="003D15F2" w:rsidRPr="578B151F">
        <w:rPr>
          <w:rFonts w:ascii="Garamond" w:eastAsia="Times New Roman" w:hAnsi="Garamond" w:cs="Times New Roman"/>
          <w:lang w:eastAsia="pt-PT"/>
        </w:rPr>
        <w:t xml:space="preserve"> </w:t>
      </w:r>
      <w:r w:rsidR="00A53D39" w:rsidRPr="578B151F">
        <w:rPr>
          <w:rFonts w:ascii="Garamond" w:eastAsia="Times New Roman" w:hAnsi="Garamond" w:cs="Times New Roman"/>
          <w:lang w:eastAsia="pt-PT"/>
        </w:rPr>
        <w:t>pela DGAV</w:t>
      </w:r>
      <w:r w:rsidRPr="578B151F">
        <w:rPr>
          <w:rFonts w:ascii="Garamond" w:eastAsia="Times New Roman" w:hAnsi="Garamond" w:cs="Times New Roman"/>
          <w:lang w:eastAsia="pt-PT"/>
        </w:rPr>
        <w:t>, publicitado no respetivo sítio na Internet.</w:t>
      </w:r>
    </w:p>
    <w:p w14:paraId="3C8AEB17" w14:textId="1F4B2CBB" w:rsidR="003D15F2" w:rsidRPr="000041C8" w:rsidRDefault="12E2EE66" w:rsidP="00A95B79">
      <w:pPr>
        <w:spacing w:line="360" w:lineRule="auto"/>
        <w:jc w:val="both"/>
        <w:rPr>
          <w:rFonts w:ascii="Garamond" w:eastAsia="Times New Roman" w:hAnsi="Garamond" w:cs="Times New Roman"/>
          <w:lang w:eastAsia="pt-PT"/>
        </w:rPr>
      </w:pPr>
      <w:r w:rsidRPr="1126FC69">
        <w:rPr>
          <w:rFonts w:ascii="Garamond" w:eastAsia="Times New Roman" w:hAnsi="Garamond" w:cs="Times New Roman"/>
          <w:lang w:eastAsia="pt-PT"/>
        </w:rPr>
        <w:t>7</w:t>
      </w:r>
      <w:commentRangeStart w:id="1063"/>
      <w:r w:rsidR="581E767A" w:rsidRPr="1126FC69">
        <w:rPr>
          <w:rFonts w:ascii="Garamond" w:eastAsia="Times New Roman" w:hAnsi="Garamond" w:cs="Times New Roman"/>
          <w:lang w:eastAsia="pt-PT"/>
        </w:rPr>
        <w:t xml:space="preserve"> – A emissão de declaração prevista no número anterior é igualmente aplicável aos casos em que não exista ainda a deliberação prevista no n.º </w:t>
      </w:r>
      <w:r w:rsidR="1D4006AC" w:rsidRPr="1126FC69">
        <w:rPr>
          <w:rFonts w:ascii="Garamond" w:eastAsia="Times New Roman" w:hAnsi="Garamond" w:cs="Times New Roman"/>
          <w:lang w:eastAsia="pt-PT"/>
        </w:rPr>
        <w:t>3</w:t>
      </w:r>
      <w:r w:rsidR="581E767A" w:rsidRPr="1126FC69">
        <w:rPr>
          <w:rFonts w:ascii="Garamond" w:eastAsia="Times New Roman" w:hAnsi="Garamond" w:cs="Times New Roman"/>
          <w:lang w:eastAsia="pt-PT"/>
        </w:rPr>
        <w:t xml:space="preserve"> do presente artigo.</w:t>
      </w:r>
      <w:commentRangeEnd w:id="1063"/>
      <w:r w:rsidR="00435568" w:rsidRPr="000041C8">
        <w:rPr>
          <w:rStyle w:val="CommentReference"/>
          <w:rFonts w:ascii="Garamond" w:eastAsia="Times New Roman" w:hAnsi="Garamond" w:cs="Times New Roman"/>
          <w:sz w:val="24"/>
          <w:szCs w:val="24"/>
          <w:lang w:eastAsia="pt-PT"/>
        </w:rPr>
        <w:commentReference w:id="1063"/>
      </w:r>
    </w:p>
    <w:p w14:paraId="485814A8" w14:textId="2B3C6E4A" w:rsidR="003D15F2" w:rsidRPr="000041C8" w:rsidRDefault="003D15F2" w:rsidP="00A95B7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Artigo 1</w:t>
      </w:r>
      <w:r w:rsidR="00E238BA">
        <w:rPr>
          <w:rFonts w:ascii="Garamond" w:eastAsia="Times New Roman" w:hAnsi="Garamond" w:cs="Times New Roman"/>
          <w:b/>
          <w:bCs/>
          <w:lang w:eastAsia="pt-PT"/>
        </w:rPr>
        <w:t>9</w:t>
      </w:r>
      <w:r w:rsidRPr="000041C8">
        <w:rPr>
          <w:rFonts w:ascii="Garamond" w:eastAsia="Times New Roman" w:hAnsi="Garamond" w:cs="Times New Roman"/>
          <w:b/>
          <w:bCs/>
          <w:lang w:eastAsia="pt-PT"/>
        </w:rPr>
        <w:t>º</w:t>
      </w:r>
    </w:p>
    <w:p w14:paraId="761D440C" w14:textId="29FD4229" w:rsidR="003D15F2" w:rsidRPr="000041C8" w:rsidRDefault="003D15F2" w:rsidP="00A95B79">
      <w:pPr>
        <w:tabs>
          <w:tab w:val="left" w:pos="3654"/>
        </w:tabs>
        <w:spacing w:line="360" w:lineRule="auto"/>
        <w:jc w:val="center"/>
        <w:rPr>
          <w:rFonts w:ascii="Garamond" w:eastAsia="Times New Roman" w:hAnsi="Garamond" w:cs="Times New Roman"/>
          <w:lang w:eastAsia="pt-PT"/>
        </w:rPr>
      </w:pPr>
      <w:commentRangeStart w:id="1064"/>
      <w:r w:rsidRPr="578B151F">
        <w:rPr>
          <w:rFonts w:ascii="Garamond" w:eastAsia="Times New Roman" w:hAnsi="Garamond" w:cs="Times New Roman"/>
          <w:lang w:eastAsia="pt-PT"/>
        </w:rPr>
        <w:t xml:space="preserve">Dispositivos de identificação </w:t>
      </w:r>
      <w:commentRangeEnd w:id="1064"/>
      <w:r w:rsidRPr="000041C8">
        <w:rPr>
          <w:rStyle w:val="CommentReference"/>
          <w:rFonts w:ascii="Garamond" w:eastAsia="Times New Roman" w:hAnsi="Garamond" w:cs="Times New Roman"/>
          <w:sz w:val="24"/>
          <w:szCs w:val="24"/>
          <w:lang w:eastAsia="pt-PT"/>
        </w:rPr>
        <w:commentReference w:id="1064"/>
      </w:r>
    </w:p>
    <w:p w14:paraId="377454FD" w14:textId="05B99B30" w:rsidR="003D15F2" w:rsidRDefault="003D15F2" w:rsidP="00A95B79">
      <w:pPr>
        <w:tabs>
          <w:tab w:val="left" w:pos="3654"/>
        </w:tabs>
        <w:spacing w:line="360" w:lineRule="auto"/>
        <w:jc w:val="both"/>
        <w:rPr>
          <w:ins w:id="1065" w:author="Susana Margarida Gonçalves Silva Santos" w:date="2025-08-22T17:52:00Z" w16du:dateUtc="2025-08-22T16:52:00Z"/>
          <w:rFonts w:ascii="Garamond" w:eastAsia="Times New Roman" w:hAnsi="Garamond" w:cs="Times New Roman"/>
          <w:lang w:eastAsia="pt-PT"/>
        </w:rPr>
      </w:pPr>
      <w:r w:rsidRPr="1126FC69">
        <w:rPr>
          <w:rFonts w:ascii="Garamond" w:eastAsia="Times New Roman" w:hAnsi="Garamond" w:cs="Times New Roman"/>
          <w:lang w:eastAsia="pt-PT"/>
        </w:rPr>
        <w:t xml:space="preserve">1 - A colocação no mercado nacional de transponders </w:t>
      </w:r>
      <w:bookmarkStart w:id="1066" w:name="_Hlk122602044"/>
      <w:r w:rsidR="00D27367" w:rsidRPr="1126FC69">
        <w:rPr>
          <w:rFonts w:ascii="Garamond" w:eastAsia="Times New Roman" w:hAnsi="Garamond" w:cs="Times New Roman"/>
          <w:lang w:eastAsia="pt-PT"/>
        </w:rPr>
        <w:t xml:space="preserve">e </w:t>
      </w:r>
      <w:bookmarkStart w:id="1067" w:name="_Hlk122602191"/>
      <w:r w:rsidR="00D27367" w:rsidRPr="1126FC69">
        <w:rPr>
          <w:rFonts w:ascii="Garamond" w:eastAsia="Times New Roman" w:hAnsi="Garamond" w:cs="Times New Roman"/>
          <w:lang w:eastAsia="pt-PT"/>
        </w:rPr>
        <w:t xml:space="preserve">outros dispositivos de </w:t>
      </w:r>
      <w:r w:rsidR="001B45FF" w:rsidRPr="1126FC69">
        <w:rPr>
          <w:rFonts w:ascii="Garamond" w:eastAsia="Times New Roman" w:hAnsi="Garamond" w:cs="Times New Roman"/>
          <w:lang w:eastAsia="pt-PT"/>
        </w:rPr>
        <w:t>identificação</w:t>
      </w:r>
      <w:r w:rsidR="00D27367" w:rsidRPr="1126FC69">
        <w:rPr>
          <w:rFonts w:ascii="Garamond" w:eastAsia="Times New Roman" w:hAnsi="Garamond" w:cs="Times New Roman"/>
          <w:lang w:eastAsia="pt-PT"/>
        </w:rPr>
        <w:t xml:space="preserve"> individual invioláveis</w:t>
      </w:r>
      <w:ins w:id="1068" w:author="Maria Rosário Silva Lemos Cidadão" w:date="2025-10-29T12:17:00Z">
        <w:r w:rsidR="67770E53" w:rsidRPr="1126FC69">
          <w:rPr>
            <w:rFonts w:ascii="Garamond" w:eastAsia="Times New Roman" w:hAnsi="Garamond" w:cs="Times New Roman"/>
            <w:lang w:eastAsia="pt-PT"/>
          </w:rPr>
          <w:t>,</w:t>
        </w:r>
      </w:ins>
      <w:bookmarkEnd w:id="1067"/>
      <w:r w:rsidR="00D27367" w:rsidRPr="1126FC69">
        <w:rPr>
          <w:rFonts w:ascii="Garamond" w:eastAsia="Times New Roman" w:hAnsi="Garamond" w:cs="Times New Roman"/>
          <w:lang w:eastAsia="pt-PT"/>
        </w:rPr>
        <w:t xml:space="preserve"> </w:t>
      </w:r>
      <w:bookmarkEnd w:id="1066"/>
      <w:r w:rsidRPr="1126FC69">
        <w:rPr>
          <w:rFonts w:ascii="Garamond" w:eastAsia="Times New Roman" w:hAnsi="Garamond" w:cs="Times New Roman"/>
          <w:lang w:eastAsia="pt-PT"/>
        </w:rPr>
        <w:t xml:space="preserve">depende de </w:t>
      </w:r>
      <w:r w:rsidR="00D27367" w:rsidRPr="1126FC69">
        <w:rPr>
          <w:rFonts w:ascii="Garamond" w:eastAsia="Times New Roman" w:hAnsi="Garamond" w:cs="Times New Roman"/>
          <w:lang w:eastAsia="pt-PT"/>
        </w:rPr>
        <w:t>acreditação prévia para efeitos do seu registo e autorização da sua comercialização, de acordo com os procedimentos estabelecidos pel</w:t>
      </w:r>
      <w:r w:rsidR="00A53D39" w:rsidRPr="1126FC69">
        <w:rPr>
          <w:rFonts w:ascii="Garamond" w:eastAsia="Times New Roman" w:hAnsi="Garamond" w:cs="Times New Roman"/>
          <w:lang w:eastAsia="pt-PT"/>
        </w:rPr>
        <w:t>a DGAV</w:t>
      </w:r>
      <w:r w:rsidR="00D27367" w:rsidRPr="1126FC69">
        <w:rPr>
          <w:rFonts w:ascii="Garamond" w:eastAsia="Times New Roman" w:hAnsi="Garamond" w:cs="Times New Roman"/>
          <w:lang w:eastAsia="pt-PT"/>
        </w:rPr>
        <w:t>.</w:t>
      </w:r>
    </w:p>
    <w:p w14:paraId="023064AC" w14:textId="77777777" w:rsidR="00E50CAA" w:rsidRDefault="00E50CAA" w:rsidP="00E50CAA">
      <w:pPr>
        <w:pStyle w:val="pf0"/>
        <w:rPr>
          <w:ins w:id="1069" w:author="Susana Margarida Gonçalves Silva Santos" w:date="2025-08-22T17:52:00Z" w16du:dateUtc="2025-08-22T16:52:00Z"/>
          <w:rFonts w:ascii="Arial" w:hAnsi="Arial" w:cs="Arial"/>
          <w:sz w:val="20"/>
          <w:szCs w:val="20"/>
        </w:rPr>
      </w:pPr>
      <w:ins w:id="1070" w:author="Susana Margarida Gonçalves Silva Santos" w:date="2025-08-22T17:52:00Z" w16du:dateUtc="2025-08-22T16:52:00Z">
        <w:r>
          <w:rPr>
            <w:rStyle w:val="cf01"/>
          </w:rPr>
          <w:t>Ver com GJ como compor o texto.</w:t>
        </w:r>
      </w:ins>
    </w:p>
    <w:p w14:paraId="1592C0B3" w14:textId="286A1D2E" w:rsidR="00E50CAA" w:rsidRDefault="46822584" w:rsidP="00E50CAA">
      <w:pPr>
        <w:pStyle w:val="pf0"/>
        <w:rPr>
          <w:ins w:id="1071" w:author="Susana Margarida Gonçalves Silva Santos" w:date="2025-08-22T17:52:00Z" w16du:dateUtc="2025-08-22T16:52:00Z"/>
          <w:rFonts w:ascii="Arial" w:hAnsi="Arial" w:cs="Arial"/>
          <w:sz w:val="20"/>
          <w:szCs w:val="20"/>
        </w:rPr>
      </w:pPr>
      <w:ins w:id="1072" w:author="Susana Margarida Gonçalves Silva Santos" w:date="2025-08-22T17:52:00Z">
        <w:r w:rsidRPr="1126FC69">
          <w:rPr>
            <w:rStyle w:val="cf01"/>
          </w:rPr>
          <w:t>Por forma a que os transponders com pedido de autorização para outro</w:t>
        </w:r>
      </w:ins>
      <w:ins w:id="1073" w:author="Maria Rosário Silva Lemos Cidadão" w:date="2025-10-28T09:50:00Z">
        <w:r w:rsidR="75D5699E" w:rsidRPr="1126FC69">
          <w:rPr>
            <w:rStyle w:val="cf01"/>
          </w:rPr>
          <w:t>s</w:t>
        </w:r>
      </w:ins>
      <w:ins w:id="1074" w:author="Susana Margarida Gonçalves Silva Santos" w:date="2025-08-22T17:52:00Z">
        <w:del w:id="1075" w:author="Maria Rosário Silva Lemos Cidadão" w:date="2025-10-29T12:09:00Z">
          <w:r w:rsidR="00E50CAA" w:rsidRPr="1126FC69" w:rsidDel="46822584">
            <w:rPr>
              <w:rStyle w:val="cf01"/>
            </w:rPr>
            <w:delText xml:space="preserve"> </w:delText>
          </w:r>
        </w:del>
        <w:r w:rsidRPr="1126FC69">
          <w:rPr>
            <w:rStyle w:val="cf01"/>
          </w:rPr>
          <w:t>animais mas, que devido às características técnicas podem ser utilizados em AC, sejam incluídos nas obrigações deste artigo.</w:t>
        </w:r>
      </w:ins>
    </w:p>
    <w:p w14:paraId="1BB78E30" w14:textId="77777777" w:rsidR="00E50CAA" w:rsidRPr="000041C8" w:rsidRDefault="00E50CAA" w:rsidP="00A95B79">
      <w:pPr>
        <w:tabs>
          <w:tab w:val="left" w:pos="3654"/>
        </w:tabs>
        <w:spacing w:line="360" w:lineRule="auto"/>
        <w:jc w:val="both"/>
        <w:rPr>
          <w:rFonts w:ascii="Garamond" w:eastAsia="Times New Roman" w:hAnsi="Garamond" w:cs="Times New Roman"/>
          <w:lang w:eastAsia="pt-PT"/>
        </w:rPr>
      </w:pPr>
    </w:p>
    <w:p w14:paraId="04ED4761" w14:textId="7D46CD44" w:rsidR="003D15F2" w:rsidRPr="000041C8" w:rsidRDefault="003D15F2" w:rsidP="00A95B79">
      <w:pPr>
        <w:tabs>
          <w:tab w:val="left" w:pos="3654"/>
        </w:tabs>
        <w:spacing w:line="360" w:lineRule="auto"/>
        <w:jc w:val="both"/>
        <w:rPr>
          <w:rFonts w:ascii="Garamond" w:eastAsia="Times New Roman" w:hAnsi="Garamond" w:cs="Times New Roman"/>
          <w:lang w:eastAsia="pt-PT"/>
        </w:rPr>
      </w:pPr>
      <w:r w:rsidRPr="1126FC69">
        <w:rPr>
          <w:rFonts w:ascii="Garamond" w:eastAsia="Times New Roman" w:hAnsi="Garamond" w:cs="Times New Roman"/>
          <w:lang w:eastAsia="pt-PT"/>
        </w:rPr>
        <w:t>2 - Às entidades autorizadas a comercializar transponders</w:t>
      </w:r>
      <w:r w:rsidR="00D27367">
        <w:t xml:space="preserve"> </w:t>
      </w:r>
      <w:r w:rsidR="00D27367" w:rsidRPr="1126FC69">
        <w:rPr>
          <w:rFonts w:ascii="Garamond" w:eastAsia="Times New Roman" w:hAnsi="Garamond" w:cs="Times New Roman"/>
          <w:lang w:eastAsia="pt-PT"/>
        </w:rPr>
        <w:t xml:space="preserve">e outros dispositivos de </w:t>
      </w:r>
      <w:r w:rsidR="001B45FF" w:rsidRPr="1126FC69">
        <w:rPr>
          <w:rFonts w:ascii="Garamond" w:eastAsia="Times New Roman" w:hAnsi="Garamond" w:cs="Times New Roman"/>
          <w:lang w:eastAsia="pt-PT"/>
        </w:rPr>
        <w:t>identificação</w:t>
      </w:r>
      <w:r w:rsidR="00D27367" w:rsidRPr="1126FC69">
        <w:rPr>
          <w:rFonts w:ascii="Garamond" w:eastAsia="Times New Roman" w:hAnsi="Garamond" w:cs="Times New Roman"/>
          <w:lang w:eastAsia="pt-PT"/>
        </w:rPr>
        <w:t xml:space="preserve"> individual invioláveis</w:t>
      </w:r>
      <w:r w:rsidRPr="1126FC69">
        <w:rPr>
          <w:rFonts w:ascii="Garamond" w:eastAsia="Times New Roman" w:hAnsi="Garamond" w:cs="Times New Roman"/>
          <w:i/>
          <w:iCs/>
          <w:lang w:eastAsia="pt-PT"/>
        </w:rPr>
        <w:t xml:space="preserve"> </w:t>
      </w:r>
      <w:r w:rsidRPr="1126FC69">
        <w:rPr>
          <w:rFonts w:ascii="Garamond" w:eastAsia="Times New Roman" w:hAnsi="Garamond" w:cs="Times New Roman"/>
          <w:lang w:eastAsia="pt-PT"/>
        </w:rPr>
        <w:t>para animais de companhia é atribuído um acesso único ao SIAC, para que estas registem todos os</w:t>
      </w:r>
      <w:r w:rsidR="001E6503" w:rsidRPr="1126FC69">
        <w:rPr>
          <w:rFonts w:ascii="Garamond" w:eastAsia="Times New Roman" w:hAnsi="Garamond" w:cs="Times New Roman"/>
          <w:lang w:eastAsia="pt-PT"/>
        </w:rPr>
        <w:t xml:space="preserve"> dispositivos</w:t>
      </w:r>
      <w:r w:rsidRPr="1126FC69">
        <w:rPr>
          <w:rFonts w:ascii="Garamond" w:eastAsia="Times New Roman" w:hAnsi="Garamond" w:cs="Times New Roman"/>
          <w:lang w:eastAsia="pt-PT"/>
        </w:rPr>
        <w:t xml:space="preserve"> que tenham comercializado para cada médico veterinário ou entidade autorizada perante o SIAC a deter meios de identificação, de acordo com procedimento a determinar pel</w:t>
      </w:r>
      <w:r w:rsidR="00A53D39" w:rsidRPr="1126FC69">
        <w:rPr>
          <w:rFonts w:ascii="Garamond" w:eastAsia="Times New Roman" w:hAnsi="Garamond" w:cs="Times New Roman"/>
          <w:lang w:eastAsia="pt-PT"/>
        </w:rPr>
        <w:t>a DGAV</w:t>
      </w:r>
      <w:r w:rsidRPr="1126FC69">
        <w:rPr>
          <w:rFonts w:ascii="Garamond" w:eastAsia="Times New Roman" w:hAnsi="Garamond" w:cs="Times New Roman"/>
          <w:lang w:eastAsia="pt-PT"/>
        </w:rPr>
        <w:t xml:space="preserve"> </w:t>
      </w:r>
    </w:p>
    <w:p w14:paraId="1DD80312" w14:textId="476B0622" w:rsidR="003D15F2" w:rsidRPr="000041C8" w:rsidRDefault="178AD7F6" w:rsidP="00A95B79">
      <w:pPr>
        <w:tabs>
          <w:tab w:val="left" w:pos="3654"/>
        </w:tabs>
        <w:spacing w:line="360" w:lineRule="auto"/>
        <w:jc w:val="both"/>
        <w:rPr>
          <w:rFonts w:ascii="Garamond" w:eastAsia="Times New Roman" w:hAnsi="Garamond" w:cs="Times New Roman"/>
          <w:lang w:eastAsia="pt-PT"/>
        </w:rPr>
      </w:pPr>
      <w:r w:rsidRPr="036812A3">
        <w:rPr>
          <w:rFonts w:ascii="Garamond" w:eastAsia="Times New Roman" w:hAnsi="Garamond" w:cs="Times New Roman"/>
          <w:lang w:eastAsia="pt-PT"/>
        </w:rPr>
        <w:t>3 - Para a marcação</w:t>
      </w:r>
      <w:r w:rsidR="4B155804" w:rsidRPr="036812A3">
        <w:rPr>
          <w:rFonts w:ascii="Garamond" w:eastAsia="Times New Roman" w:hAnsi="Garamond" w:cs="Times New Roman"/>
          <w:lang w:eastAsia="pt-PT"/>
        </w:rPr>
        <w:t>,</w:t>
      </w:r>
      <w:r w:rsidRPr="036812A3">
        <w:rPr>
          <w:rFonts w:ascii="Garamond" w:eastAsia="Times New Roman" w:hAnsi="Garamond" w:cs="Times New Roman"/>
          <w:lang w:eastAsia="pt-PT"/>
        </w:rPr>
        <w:t xml:space="preserve"> só pode ser utilizado um transponder </w:t>
      </w:r>
      <w:r w:rsidR="2056D02D" w:rsidRPr="036812A3">
        <w:rPr>
          <w:rFonts w:ascii="Garamond" w:eastAsia="Times New Roman" w:hAnsi="Garamond" w:cs="Times New Roman"/>
          <w:lang w:eastAsia="pt-PT"/>
        </w:rPr>
        <w:t xml:space="preserve">ou outro dispositivo de </w:t>
      </w:r>
      <w:r w:rsidR="3197411D" w:rsidRPr="036812A3">
        <w:rPr>
          <w:rFonts w:ascii="Garamond" w:eastAsia="Times New Roman" w:hAnsi="Garamond" w:cs="Times New Roman"/>
          <w:lang w:eastAsia="pt-PT"/>
        </w:rPr>
        <w:t>identificação</w:t>
      </w:r>
      <w:r w:rsidR="2056D02D" w:rsidRPr="036812A3">
        <w:rPr>
          <w:rFonts w:ascii="Garamond" w:eastAsia="Times New Roman" w:hAnsi="Garamond" w:cs="Times New Roman"/>
          <w:lang w:eastAsia="pt-PT"/>
        </w:rPr>
        <w:t xml:space="preserve"> individual </w:t>
      </w:r>
      <w:r w:rsidRPr="036812A3">
        <w:rPr>
          <w:rFonts w:ascii="Garamond" w:eastAsia="Times New Roman" w:hAnsi="Garamond" w:cs="Times New Roman"/>
          <w:lang w:eastAsia="pt-PT"/>
        </w:rPr>
        <w:t>que tenha sido previamente registado no SIAC pela empresa comercializadora, e atribuído ao médico veterinário ou a uma entidade autorizada a identificar animais de companhia.</w:t>
      </w:r>
    </w:p>
    <w:p w14:paraId="61A01156" w14:textId="17FDCEE9" w:rsidR="003D15F2" w:rsidRPr="000041C8" w:rsidRDefault="003D15F2" w:rsidP="00A95B7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 xml:space="preserve">Artigo </w:t>
      </w:r>
      <w:r w:rsidR="00E238BA">
        <w:rPr>
          <w:rFonts w:ascii="Garamond" w:eastAsia="Times New Roman" w:hAnsi="Garamond" w:cs="Times New Roman"/>
          <w:b/>
          <w:bCs/>
          <w:lang w:eastAsia="pt-PT"/>
        </w:rPr>
        <w:t>20</w:t>
      </w:r>
      <w:r w:rsidRPr="000041C8">
        <w:rPr>
          <w:rFonts w:ascii="Garamond" w:eastAsia="Times New Roman" w:hAnsi="Garamond" w:cs="Times New Roman"/>
          <w:b/>
          <w:bCs/>
          <w:lang w:eastAsia="pt-PT"/>
        </w:rPr>
        <w:t>.º</w:t>
      </w:r>
    </w:p>
    <w:p w14:paraId="54C5ED9B" w14:textId="0E5230BA" w:rsidR="003D15F2" w:rsidRPr="000041C8" w:rsidRDefault="1FE25D7D" w:rsidP="00A95B79">
      <w:pPr>
        <w:spacing w:line="360" w:lineRule="auto"/>
        <w:jc w:val="center"/>
        <w:rPr>
          <w:rFonts w:ascii="Garamond" w:eastAsia="Times New Roman" w:hAnsi="Garamond" w:cs="Times New Roman"/>
          <w:lang w:eastAsia="pt-PT"/>
        </w:rPr>
      </w:pPr>
      <w:r w:rsidRPr="54EE4B9D">
        <w:rPr>
          <w:rFonts w:ascii="Garamond" w:eastAsia="Times New Roman" w:hAnsi="Garamond" w:cs="Times New Roman"/>
          <w:lang w:eastAsia="pt-PT"/>
        </w:rPr>
        <w:t>Sistema de Informação de Animais de Companhia</w:t>
      </w:r>
      <w:r w:rsidR="07B1AD48" w:rsidRPr="54EE4B9D">
        <w:rPr>
          <w:rFonts w:ascii="Garamond" w:eastAsia="Times New Roman" w:hAnsi="Garamond" w:cs="Times New Roman"/>
          <w:lang w:eastAsia="pt-PT"/>
        </w:rPr>
        <w:t xml:space="preserve"> </w:t>
      </w:r>
    </w:p>
    <w:p w14:paraId="5415C185" w14:textId="52E47A27" w:rsidR="003D15F2" w:rsidRPr="000041C8" w:rsidRDefault="75BC37BC" w:rsidP="00A95B79">
      <w:pPr>
        <w:spacing w:line="360" w:lineRule="auto"/>
        <w:jc w:val="both"/>
        <w:rPr>
          <w:rFonts w:ascii="Garamond" w:eastAsia="Times New Roman" w:hAnsi="Garamond" w:cs="Times New Roman"/>
          <w:lang w:eastAsia="pt-PT"/>
        </w:rPr>
      </w:pPr>
      <w:r w:rsidRPr="5564F2A7">
        <w:rPr>
          <w:rFonts w:ascii="Garamond" w:eastAsia="Times New Roman" w:hAnsi="Garamond" w:cs="Times New Roman"/>
          <w:lang w:eastAsia="pt-PT"/>
        </w:rPr>
        <w:t>1</w:t>
      </w:r>
      <w:commentRangeStart w:id="1076"/>
      <w:r w:rsidRPr="5564F2A7">
        <w:rPr>
          <w:rFonts w:ascii="Garamond" w:eastAsia="Times New Roman" w:hAnsi="Garamond" w:cs="Times New Roman"/>
          <w:lang w:eastAsia="pt-PT"/>
        </w:rPr>
        <w:t xml:space="preserve"> </w:t>
      </w:r>
      <w:r w:rsidR="34798AAD" w:rsidRPr="5564F2A7">
        <w:rPr>
          <w:rFonts w:ascii="Garamond" w:eastAsia="Times New Roman" w:hAnsi="Garamond" w:cs="Times New Roman"/>
          <w:lang w:eastAsia="pt-PT"/>
        </w:rPr>
        <w:t>-</w:t>
      </w:r>
      <w:r w:rsidRPr="5564F2A7">
        <w:rPr>
          <w:rFonts w:ascii="Garamond" w:eastAsia="Times New Roman" w:hAnsi="Garamond" w:cs="Times New Roman"/>
          <w:lang w:eastAsia="pt-PT"/>
        </w:rPr>
        <w:t xml:space="preserve"> </w:t>
      </w:r>
      <w:bookmarkStart w:id="1077" w:name="_Hlk113725628"/>
      <w:r w:rsidRPr="5564F2A7">
        <w:rPr>
          <w:rFonts w:ascii="Garamond" w:eastAsia="Times New Roman" w:hAnsi="Garamond" w:cs="Times New Roman"/>
          <w:lang w:eastAsia="pt-PT"/>
        </w:rPr>
        <w:t>O SIAC reúne a informação relativa à</w:t>
      </w:r>
      <w:r w:rsidR="06AD7C5C" w:rsidRPr="5564F2A7">
        <w:rPr>
          <w:rFonts w:ascii="Garamond" w:eastAsia="Times New Roman" w:hAnsi="Garamond" w:cs="Times New Roman"/>
          <w:lang w:eastAsia="pt-PT"/>
        </w:rPr>
        <w:t xml:space="preserve"> rastreabilidade dos dispositivos de </w:t>
      </w:r>
      <w:r w:rsidR="670E83C5" w:rsidRPr="5564F2A7">
        <w:rPr>
          <w:rFonts w:ascii="Garamond" w:eastAsia="Times New Roman" w:hAnsi="Garamond" w:cs="Times New Roman"/>
          <w:lang w:eastAsia="pt-PT"/>
        </w:rPr>
        <w:t>identificação</w:t>
      </w:r>
      <w:r w:rsidR="06AD7C5C" w:rsidRPr="5564F2A7">
        <w:rPr>
          <w:rFonts w:ascii="Garamond" w:eastAsia="Times New Roman" w:hAnsi="Garamond" w:cs="Times New Roman"/>
          <w:lang w:eastAsia="pt-PT"/>
        </w:rPr>
        <w:t>, à</w:t>
      </w:r>
      <w:r w:rsidRPr="5564F2A7">
        <w:rPr>
          <w:rFonts w:ascii="Garamond" w:eastAsia="Times New Roman" w:hAnsi="Garamond" w:cs="Times New Roman"/>
          <w:lang w:eastAsia="pt-PT"/>
        </w:rPr>
        <w:t xml:space="preserve"> identificação </w:t>
      </w:r>
      <w:r w:rsidR="0ACA982B" w:rsidRPr="5564F2A7">
        <w:rPr>
          <w:rFonts w:ascii="Garamond" w:eastAsia="Times New Roman" w:hAnsi="Garamond" w:cs="Times New Roman"/>
          <w:lang w:eastAsia="pt-PT"/>
        </w:rPr>
        <w:t xml:space="preserve">individual </w:t>
      </w:r>
      <w:r w:rsidRPr="5564F2A7">
        <w:rPr>
          <w:rFonts w:ascii="Garamond" w:eastAsia="Times New Roman" w:hAnsi="Garamond" w:cs="Times New Roman"/>
          <w:lang w:eastAsia="pt-PT"/>
        </w:rPr>
        <w:t xml:space="preserve">dos animais de companhia, </w:t>
      </w:r>
      <w:r w:rsidR="0ACA982B" w:rsidRPr="5564F2A7">
        <w:rPr>
          <w:rFonts w:ascii="Garamond" w:eastAsia="Times New Roman" w:hAnsi="Garamond" w:cs="Times New Roman"/>
          <w:lang w:eastAsia="pt-PT"/>
        </w:rPr>
        <w:t xml:space="preserve">à identificação individual do progenitor materno do animal a identificar, </w:t>
      </w:r>
      <w:ins w:id="1078" w:author="Susana Margarida Gonçalves Silva Santos" w:date="2025-08-22T17:54:00Z">
        <w:r w:rsidR="32F56A62" w:rsidRPr="5564F2A7">
          <w:rPr>
            <w:rFonts w:ascii="Garamond" w:eastAsia="Times New Roman" w:hAnsi="Garamond" w:cs="Times New Roman"/>
            <w:lang w:eastAsia="pt-PT"/>
          </w:rPr>
          <w:t xml:space="preserve">quando aplicável, </w:t>
        </w:r>
      </w:ins>
      <w:r w:rsidRPr="5564F2A7">
        <w:rPr>
          <w:rFonts w:ascii="Garamond" w:eastAsia="Times New Roman" w:hAnsi="Garamond" w:cs="Times New Roman"/>
          <w:lang w:eastAsia="pt-PT"/>
        </w:rPr>
        <w:t xml:space="preserve">à sua titularidade ou detenção e ainda toda a informação sanitária obrigatória. </w:t>
      </w:r>
      <w:commentRangeEnd w:id="1076"/>
      <w:r w:rsidR="4C2BE95E" w:rsidRPr="000041C8">
        <w:rPr>
          <w:rStyle w:val="CommentReference"/>
          <w:rFonts w:ascii="Garamond" w:eastAsia="Times New Roman" w:hAnsi="Garamond" w:cs="Times New Roman"/>
          <w:sz w:val="24"/>
          <w:szCs w:val="24"/>
          <w:lang w:eastAsia="pt-PT"/>
        </w:rPr>
        <w:commentReference w:id="1076"/>
      </w:r>
    </w:p>
    <w:bookmarkEnd w:id="1077"/>
    <w:p w14:paraId="61ADEBF9" w14:textId="1E2F0FFE"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2 </w:t>
      </w:r>
      <w:r w:rsidR="00A53D39">
        <w:rPr>
          <w:rFonts w:ascii="Garamond" w:eastAsia="Times New Roman" w:hAnsi="Garamond" w:cs="Times New Roman"/>
          <w:lang w:eastAsia="pt-PT"/>
        </w:rPr>
        <w:t>–</w:t>
      </w:r>
      <w:r w:rsidRPr="000041C8">
        <w:rPr>
          <w:rFonts w:ascii="Garamond" w:eastAsia="Times New Roman" w:hAnsi="Garamond" w:cs="Times New Roman"/>
          <w:lang w:eastAsia="pt-PT"/>
        </w:rPr>
        <w:t xml:space="preserve"> </w:t>
      </w:r>
      <w:r w:rsidR="00A53D39">
        <w:rPr>
          <w:rFonts w:ascii="Garamond" w:eastAsia="Times New Roman" w:hAnsi="Garamond" w:cs="Times New Roman"/>
          <w:lang w:eastAsia="pt-PT"/>
        </w:rPr>
        <w:t>A DGAV</w:t>
      </w:r>
      <w:r w:rsidRPr="000041C8">
        <w:rPr>
          <w:rFonts w:ascii="Garamond" w:eastAsia="Times New Roman" w:hAnsi="Garamond" w:cs="Times New Roman"/>
          <w:lang w:eastAsia="pt-PT"/>
        </w:rPr>
        <w:t xml:space="preserve">, é a entidade responsável pelo SIAC, competindo-lhe assegurar o seu funcionamento e o tratamento dos dados nele reunidos. </w:t>
      </w:r>
    </w:p>
    <w:p w14:paraId="6842956F" w14:textId="2A55559C"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3 </w:t>
      </w:r>
      <w:r w:rsidR="00A53D39">
        <w:rPr>
          <w:rFonts w:ascii="Garamond" w:eastAsia="Times New Roman" w:hAnsi="Garamond" w:cs="Times New Roman"/>
          <w:lang w:eastAsia="pt-PT"/>
        </w:rPr>
        <w:t>–</w:t>
      </w:r>
      <w:r w:rsidRPr="000041C8">
        <w:rPr>
          <w:rFonts w:ascii="Garamond" w:eastAsia="Times New Roman" w:hAnsi="Garamond" w:cs="Times New Roman"/>
          <w:lang w:eastAsia="pt-PT"/>
        </w:rPr>
        <w:t xml:space="preserve"> </w:t>
      </w:r>
      <w:r w:rsidR="00A53D39">
        <w:rPr>
          <w:rFonts w:ascii="Garamond" w:eastAsia="Times New Roman" w:hAnsi="Garamond" w:cs="Times New Roman"/>
          <w:lang w:eastAsia="pt-PT"/>
        </w:rPr>
        <w:t>A DGAV</w:t>
      </w:r>
      <w:r w:rsidRPr="000041C8">
        <w:rPr>
          <w:rFonts w:ascii="Garamond" w:eastAsia="Times New Roman" w:hAnsi="Garamond" w:cs="Times New Roman"/>
          <w:lang w:eastAsia="pt-PT"/>
        </w:rPr>
        <w:t xml:space="preserve">, pode atribuir a gestão do SIAC a outras entidades, mediante a celebração de protocolo e sob sua supervisão, observado o regime de subcontratação de tratamento de dados pessoais. </w:t>
      </w:r>
    </w:p>
    <w:p w14:paraId="5D6BA554" w14:textId="26C20ABB"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4 - As normas e procedimentos relativos ao funcionamento do SIAC, bem como a gestão das entidades com acesso e respetivos perfis de acesso, são aprovados pel</w:t>
      </w:r>
      <w:r w:rsidR="00A53D39">
        <w:rPr>
          <w:rFonts w:ascii="Garamond" w:eastAsia="Times New Roman" w:hAnsi="Garamond" w:cs="Times New Roman"/>
          <w:lang w:eastAsia="pt-PT"/>
        </w:rPr>
        <w:t>a DGAV</w:t>
      </w:r>
      <w:r w:rsidRPr="000041C8">
        <w:rPr>
          <w:rFonts w:ascii="Garamond" w:eastAsia="Times New Roman" w:hAnsi="Garamond" w:cs="Times New Roman"/>
          <w:lang w:eastAsia="pt-PT"/>
        </w:rPr>
        <w:t>, e devem constar d</w:t>
      </w:r>
      <w:r w:rsidR="002A41AD" w:rsidRPr="000041C8">
        <w:rPr>
          <w:rFonts w:ascii="Garamond" w:eastAsia="Times New Roman" w:hAnsi="Garamond" w:cs="Times New Roman"/>
          <w:lang w:eastAsia="pt-PT"/>
        </w:rPr>
        <w:t>o</w:t>
      </w:r>
      <w:r w:rsidRPr="000041C8">
        <w:rPr>
          <w:rFonts w:ascii="Garamond" w:eastAsia="Times New Roman" w:hAnsi="Garamond" w:cs="Times New Roman"/>
          <w:lang w:eastAsia="pt-PT"/>
        </w:rPr>
        <w:t xml:space="preserve"> Manual de Procedimentos SIAC. </w:t>
      </w:r>
    </w:p>
    <w:p w14:paraId="05B277D6" w14:textId="72B8CC2A" w:rsidR="003D15F2" w:rsidRPr="000041C8" w:rsidRDefault="1FE25D7D" w:rsidP="00A95B79">
      <w:pPr>
        <w:spacing w:line="360" w:lineRule="auto"/>
        <w:jc w:val="both"/>
        <w:rPr>
          <w:rFonts w:ascii="Garamond" w:eastAsia="Times New Roman" w:hAnsi="Garamond" w:cs="Times New Roman"/>
          <w:lang w:eastAsia="pt-PT"/>
        </w:rPr>
      </w:pPr>
      <w:r w:rsidRPr="40CAF8F4">
        <w:rPr>
          <w:rFonts w:ascii="Garamond" w:eastAsia="Times New Roman" w:hAnsi="Garamond" w:cs="Times New Roman"/>
          <w:lang w:eastAsia="pt-PT"/>
        </w:rPr>
        <w:t xml:space="preserve">5 </w:t>
      </w:r>
      <w:r w:rsidR="5C904961" w:rsidRPr="40CAF8F4">
        <w:rPr>
          <w:rFonts w:ascii="Garamond" w:eastAsia="Times New Roman" w:hAnsi="Garamond" w:cs="Times New Roman"/>
          <w:lang w:eastAsia="pt-PT"/>
        </w:rPr>
        <w:t>–</w:t>
      </w:r>
      <w:r w:rsidRPr="40CAF8F4">
        <w:rPr>
          <w:rFonts w:ascii="Garamond" w:eastAsia="Times New Roman" w:hAnsi="Garamond" w:cs="Times New Roman"/>
          <w:lang w:eastAsia="pt-PT"/>
        </w:rPr>
        <w:t xml:space="preserve"> </w:t>
      </w:r>
      <w:r w:rsidR="5C904961" w:rsidRPr="40CAF8F4">
        <w:rPr>
          <w:rFonts w:ascii="Garamond" w:eastAsia="Times New Roman" w:hAnsi="Garamond" w:cs="Times New Roman"/>
          <w:lang w:eastAsia="pt-PT"/>
        </w:rPr>
        <w:t>A DGAV</w:t>
      </w:r>
      <w:r w:rsidRPr="40CAF8F4">
        <w:rPr>
          <w:rFonts w:ascii="Garamond" w:eastAsia="Times New Roman" w:hAnsi="Garamond" w:cs="Times New Roman"/>
          <w:lang w:eastAsia="pt-PT"/>
        </w:rPr>
        <w:t xml:space="preserve">, pode determinar, por decisão fundamentada, a suspensão provisória e cautelar do acesso ao SIAC a </w:t>
      </w:r>
      <w:commentRangeStart w:id="1079"/>
      <w:r w:rsidRPr="40CAF8F4">
        <w:rPr>
          <w:rFonts w:ascii="Garamond" w:eastAsia="Times New Roman" w:hAnsi="Garamond" w:cs="Times New Roman"/>
          <w:lang w:eastAsia="pt-PT"/>
        </w:rPr>
        <w:t xml:space="preserve">uma </w:t>
      </w:r>
      <w:r w:rsidR="7DF800C2" w:rsidRPr="40CAF8F4">
        <w:rPr>
          <w:rFonts w:ascii="Garamond" w:eastAsia="Times New Roman" w:hAnsi="Garamond" w:cs="Times New Roman"/>
          <w:lang w:eastAsia="pt-PT"/>
        </w:rPr>
        <w:t>entidade</w:t>
      </w:r>
      <w:ins w:id="1080" w:author="Susana Margarida Gonçalves Silva Santos" w:date="2025-08-22T17:55:00Z">
        <w:r w:rsidR="00FA716F" w:rsidRPr="40CAF8F4">
          <w:rPr>
            <w:rFonts w:ascii="Garamond" w:eastAsia="Times New Roman" w:hAnsi="Garamond" w:cs="Times New Roman"/>
            <w:lang w:eastAsia="pt-PT"/>
          </w:rPr>
          <w:t>,</w:t>
        </w:r>
      </w:ins>
      <w:r w:rsidR="7DF800C2" w:rsidRPr="40CAF8F4">
        <w:rPr>
          <w:rFonts w:ascii="Garamond" w:eastAsia="Times New Roman" w:hAnsi="Garamond" w:cs="Times New Roman"/>
          <w:lang w:eastAsia="pt-PT"/>
        </w:rPr>
        <w:t xml:space="preserve"> </w:t>
      </w:r>
      <w:r w:rsidR="7DF800C2" w:rsidRPr="40CAF8F4">
        <w:rPr>
          <w:rFonts w:ascii="Garamond" w:eastAsia="Times New Roman" w:hAnsi="Garamond" w:cs="Times New Roman"/>
          <w:strike/>
          <w:lang w:eastAsia="pt-PT"/>
        </w:rPr>
        <w:t>ou</w:t>
      </w:r>
      <w:r w:rsidRPr="40CAF8F4">
        <w:rPr>
          <w:rFonts w:ascii="Garamond" w:eastAsia="Times New Roman" w:hAnsi="Garamond" w:cs="Times New Roman"/>
          <w:strike/>
          <w:lang w:eastAsia="pt-PT"/>
        </w:rPr>
        <w:t xml:space="preserve"> </w:t>
      </w:r>
      <w:r w:rsidRPr="40CAF8F4">
        <w:rPr>
          <w:rFonts w:ascii="Garamond" w:eastAsia="Times New Roman" w:hAnsi="Garamond" w:cs="Times New Roman"/>
          <w:lang w:eastAsia="pt-PT"/>
        </w:rPr>
        <w:t>médico veterinário</w:t>
      </w:r>
      <w:ins w:id="1081" w:author="Susana Margarida Gonçalves Silva Santos" w:date="2025-08-22T17:55:00Z">
        <w:r w:rsidR="00C42A78" w:rsidRPr="40CAF8F4">
          <w:rPr>
            <w:rFonts w:ascii="Garamond" w:eastAsia="Times New Roman" w:hAnsi="Garamond" w:cs="Times New Roman"/>
            <w:lang w:eastAsia="pt-PT"/>
          </w:rPr>
          <w:t xml:space="preserve"> ou titular de animal de companhia</w:t>
        </w:r>
      </w:ins>
      <w:ins w:id="1082" w:author="Maria Rosário Silva Lemos Cidadão" w:date="2025-08-26T09:05:00Z">
        <w:r w:rsidR="66C9D091" w:rsidRPr="40CAF8F4">
          <w:rPr>
            <w:rFonts w:ascii="Garamond" w:eastAsia="Times New Roman" w:hAnsi="Garamond" w:cs="Times New Roman"/>
            <w:lang w:eastAsia="pt-PT"/>
          </w:rPr>
          <w:t xml:space="preserve"> ou do operador</w:t>
        </w:r>
      </w:ins>
      <w:r w:rsidRPr="40CAF8F4">
        <w:rPr>
          <w:rFonts w:ascii="Garamond" w:eastAsia="Times New Roman" w:hAnsi="Garamond" w:cs="Times New Roman"/>
          <w:lang w:eastAsia="pt-PT"/>
        </w:rPr>
        <w:t xml:space="preserve">, </w:t>
      </w:r>
      <w:commentRangeEnd w:id="1079"/>
      <w:r w:rsidRPr="40CAF8F4">
        <w:rPr>
          <w:rStyle w:val="CommentReference"/>
          <w:rFonts w:ascii="Garamond" w:eastAsia="Times New Roman" w:hAnsi="Garamond" w:cs="Times New Roman"/>
          <w:sz w:val="24"/>
          <w:szCs w:val="24"/>
          <w:lang w:eastAsia="pt-PT"/>
        </w:rPr>
        <w:commentReference w:id="1079"/>
      </w:r>
      <w:r w:rsidRPr="40CAF8F4">
        <w:rPr>
          <w:rFonts w:ascii="Garamond" w:eastAsia="Times New Roman" w:hAnsi="Garamond" w:cs="Times New Roman"/>
          <w:lang w:eastAsia="pt-PT"/>
        </w:rPr>
        <w:t xml:space="preserve">sempre que sejam identificados incumprimentos graves das normas prevista no Manual de Procedimentos SIAC, até à decisão que aplique a </w:t>
      </w:r>
      <w:r w:rsidR="10CD7167" w:rsidRPr="40CAF8F4">
        <w:rPr>
          <w:rFonts w:ascii="Garamond" w:eastAsia="Times New Roman" w:hAnsi="Garamond" w:cs="Times New Roman"/>
          <w:lang w:eastAsia="pt-PT"/>
        </w:rPr>
        <w:t xml:space="preserve">correspondente </w:t>
      </w:r>
      <w:r w:rsidRPr="40CAF8F4">
        <w:rPr>
          <w:rFonts w:ascii="Garamond" w:eastAsia="Times New Roman" w:hAnsi="Garamond" w:cs="Times New Roman"/>
          <w:lang w:eastAsia="pt-PT"/>
        </w:rPr>
        <w:t>contraordenação</w:t>
      </w:r>
      <w:r w:rsidR="6E4349E1" w:rsidRPr="40CAF8F4">
        <w:rPr>
          <w:rFonts w:ascii="Garamond" w:eastAsia="Times New Roman" w:hAnsi="Garamond" w:cs="Times New Roman"/>
          <w:lang w:eastAsia="pt-PT"/>
        </w:rPr>
        <w:t>.</w:t>
      </w:r>
    </w:p>
    <w:p w14:paraId="2AAC0AEF" w14:textId="5000CC38" w:rsidR="003D15F2" w:rsidRPr="000041C8" w:rsidRDefault="4C2BE95E" w:rsidP="00A95B79">
      <w:pPr>
        <w:spacing w:line="360" w:lineRule="auto"/>
        <w:jc w:val="both"/>
        <w:rPr>
          <w:rFonts w:ascii="Garamond" w:eastAsia="Times New Roman" w:hAnsi="Garamond" w:cs="Times New Roman"/>
          <w:lang w:eastAsia="pt-PT"/>
        </w:rPr>
      </w:pPr>
      <w:r w:rsidRPr="578B151F">
        <w:rPr>
          <w:rFonts w:ascii="Garamond" w:eastAsia="Times New Roman" w:hAnsi="Garamond" w:cs="Times New Roman"/>
          <w:lang w:eastAsia="pt-PT"/>
        </w:rPr>
        <w:t>6 - Sempre que se mostre necessário à operacionalização do SIAC ou ao cumprimento das suas finalidades, deve promover-se a transmissão de dados entre sistemas de informação</w:t>
      </w:r>
      <w:r w:rsidR="6D5248FE" w:rsidRPr="578B151F">
        <w:rPr>
          <w:rFonts w:ascii="Garamond" w:eastAsia="Times New Roman" w:hAnsi="Garamond" w:cs="Times New Roman"/>
          <w:lang w:eastAsia="pt-PT"/>
        </w:rPr>
        <w:t>, preferencialmente</w:t>
      </w:r>
      <w:r w:rsidR="47A52E74" w:rsidRPr="578B151F">
        <w:rPr>
          <w:rFonts w:ascii="Garamond" w:eastAsia="Times New Roman" w:hAnsi="Garamond" w:cs="Times New Roman"/>
          <w:lang w:eastAsia="pt-PT"/>
        </w:rPr>
        <w:t xml:space="preserve"> </w:t>
      </w:r>
      <w:r w:rsidRPr="578B151F">
        <w:rPr>
          <w:rFonts w:ascii="Garamond" w:eastAsia="Times New Roman" w:hAnsi="Garamond" w:cs="Times New Roman"/>
          <w:lang w:eastAsia="pt-PT"/>
        </w:rPr>
        <w:t>através da Plataforma de Interoperabilidade da Administração Pública (iAP), nos termos do Decreto-Lei n.º 135/99, de 22 de abril, na sua redação atual, e da Resolução do Conselho de Ministros n.º 42/2015, de 19 de junho,</w:t>
      </w:r>
      <w:r w:rsidR="3AEB4FBD" w:rsidRPr="578B151F">
        <w:rPr>
          <w:rFonts w:ascii="Garamond" w:eastAsia="Times New Roman" w:hAnsi="Garamond" w:cs="Times New Roman"/>
          <w:lang w:eastAsia="pt-PT"/>
        </w:rPr>
        <w:t xml:space="preserve"> </w:t>
      </w:r>
      <w:r w:rsidR="56FDDEE8" w:rsidRPr="578B151F">
        <w:rPr>
          <w:rFonts w:ascii="Garamond" w:eastAsia="Times New Roman" w:hAnsi="Garamond" w:cs="Times New Roman"/>
          <w:lang w:eastAsia="pt-PT"/>
        </w:rPr>
        <w:t>nos termos definidos em</w:t>
      </w:r>
      <w:r w:rsidRPr="578B151F">
        <w:rPr>
          <w:rFonts w:ascii="Garamond" w:eastAsia="Times New Roman" w:hAnsi="Garamond" w:cs="Times New Roman"/>
          <w:lang w:eastAsia="pt-PT"/>
        </w:rPr>
        <w:t xml:space="preserve"> portaria do</w:t>
      </w:r>
      <w:r w:rsidR="56FDDEE8" w:rsidRPr="578B151F">
        <w:rPr>
          <w:rFonts w:ascii="Garamond" w:eastAsia="Times New Roman" w:hAnsi="Garamond" w:cs="Times New Roman"/>
          <w:lang w:eastAsia="pt-PT"/>
        </w:rPr>
        <w:t>s</w:t>
      </w:r>
      <w:r w:rsidRPr="578B151F">
        <w:rPr>
          <w:rFonts w:ascii="Garamond" w:eastAsia="Times New Roman" w:hAnsi="Garamond" w:cs="Times New Roman"/>
          <w:lang w:eastAsia="pt-PT"/>
        </w:rPr>
        <w:t xml:space="preserve"> membro</w:t>
      </w:r>
      <w:r w:rsidR="56FDDEE8" w:rsidRPr="578B151F">
        <w:rPr>
          <w:rFonts w:ascii="Garamond" w:eastAsia="Times New Roman" w:hAnsi="Garamond" w:cs="Times New Roman"/>
          <w:lang w:eastAsia="pt-PT"/>
        </w:rPr>
        <w:t>s</w:t>
      </w:r>
      <w:r w:rsidRPr="578B151F">
        <w:rPr>
          <w:rFonts w:ascii="Garamond" w:eastAsia="Times New Roman" w:hAnsi="Garamond" w:cs="Times New Roman"/>
          <w:lang w:eastAsia="pt-PT"/>
        </w:rPr>
        <w:t xml:space="preserve"> do Governo responsáve</w:t>
      </w:r>
      <w:r w:rsidR="56FDDEE8" w:rsidRPr="578B151F">
        <w:rPr>
          <w:rFonts w:ascii="Garamond" w:eastAsia="Times New Roman" w:hAnsi="Garamond" w:cs="Times New Roman"/>
          <w:lang w:eastAsia="pt-PT"/>
        </w:rPr>
        <w:t>is</w:t>
      </w:r>
      <w:r w:rsidRPr="578B151F">
        <w:rPr>
          <w:rFonts w:ascii="Garamond" w:eastAsia="Times New Roman" w:hAnsi="Garamond" w:cs="Times New Roman"/>
          <w:lang w:eastAsia="pt-PT"/>
        </w:rPr>
        <w:t xml:space="preserve"> pela</w:t>
      </w:r>
      <w:r w:rsidR="56FDDEE8" w:rsidRPr="578B151F">
        <w:rPr>
          <w:rFonts w:ascii="Garamond" w:eastAsia="Times New Roman" w:hAnsi="Garamond" w:cs="Times New Roman"/>
          <w:lang w:eastAsia="pt-PT"/>
        </w:rPr>
        <w:t>s</w:t>
      </w:r>
      <w:r w:rsidRPr="578B151F">
        <w:rPr>
          <w:rFonts w:ascii="Garamond" w:eastAsia="Times New Roman" w:hAnsi="Garamond" w:cs="Times New Roman"/>
          <w:lang w:eastAsia="pt-PT"/>
        </w:rPr>
        <w:t xml:space="preserve"> área</w:t>
      </w:r>
      <w:r w:rsidR="56FDDEE8" w:rsidRPr="578B151F">
        <w:rPr>
          <w:rFonts w:ascii="Garamond" w:eastAsia="Times New Roman" w:hAnsi="Garamond" w:cs="Times New Roman"/>
          <w:lang w:eastAsia="pt-PT"/>
        </w:rPr>
        <w:t>s</w:t>
      </w:r>
      <w:r w:rsidRPr="578B151F">
        <w:rPr>
          <w:rFonts w:ascii="Garamond" w:eastAsia="Times New Roman" w:hAnsi="Garamond" w:cs="Times New Roman"/>
          <w:lang w:eastAsia="pt-PT"/>
        </w:rPr>
        <w:t xml:space="preserve"> da </w:t>
      </w:r>
      <w:r w:rsidR="56FDDEE8" w:rsidRPr="578B151F">
        <w:rPr>
          <w:rFonts w:ascii="Garamond" w:eastAsia="Times New Roman" w:hAnsi="Garamond" w:cs="Times New Roman"/>
          <w:lang w:eastAsia="pt-PT"/>
        </w:rPr>
        <w:t xml:space="preserve">justiça e </w:t>
      </w:r>
      <w:r w:rsidR="56FDDEE8" w:rsidRPr="00456A9A">
        <w:rPr>
          <w:rFonts w:ascii="Garamond" w:eastAsia="Times New Roman" w:hAnsi="Garamond" w:cs="Times New Roman"/>
          <w:strike/>
          <w:lang w:eastAsia="pt-PT"/>
        </w:rPr>
        <w:t xml:space="preserve">da </w:t>
      </w:r>
      <w:r w:rsidRPr="00456A9A">
        <w:rPr>
          <w:rFonts w:ascii="Garamond" w:eastAsia="Times New Roman" w:hAnsi="Garamond" w:cs="Times New Roman"/>
          <w:strike/>
          <w:lang w:eastAsia="pt-PT"/>
        </w:rPr>
        <w:t>conservação da natureza</w:t>
      </w:r>
      <w:ins w:id="1083" w:author="Susana Margarida Gonçalves Silva Santos" w:date="2025-08-22T17:56:00Z" w16du:dateUtc="2025-08-22T16:56:00Z">
        <w:r w:rsidR="00456A9A">
          <w:rPr>
            <w:rFonts w:ascii="Garamond" w:eastAsia="Times New Roman" w:hAnsi="Garamond" w:cs="Times New Roman"/>
            <w:lang w:eastAsia="pt-PT"/>
          </w:rPr>
          <w:t xml:space="preserve"> agricultura e mar</w:t>
        </w:r>
      </w:ins>
      <w:r w:rsidRPr="578B151F">
        <w:rPr>
          <w:rFonts w:ascii="Garamond" w:eastAsia="Times New Roman" w:hAnsi="Garamond" w:cs="Times New Roman"/>
          <w:lang w:eastAsia="pt-PT"/>
        </w:rPr>
        <w:t xml:space="preserve">, que tipifique as situações em que pode justificar-se a transmissão de dados pessoais e as bases de dados entre as quais pode ocorrer tal transmissão. </w:t>
      </w:r>
    </w:p>
    <w:p w14:paraId="252C4386" w14:textId="0B04E6DE"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7 - Nas regras e procedimentos de segurança, para acesso e tratamento de informação no SIAC, deve ser obrigatoriamente prevista a utilização de mecanismos de autenticação eletrónica através do Cartão de Cidadão e Chave Móvel Digital</w:t>
      </w:r>
      <w:r w:rsidR="005D63C2">
        <w:rPr>
          <w:rFonts w:ascii="Garamond" w:eastAsia="Times New Roman" w:hAnsi="Garamond" w:cs="Times New Roman"/>
          <w:lang w:eastAsia="pt-PT"/>
        </w:rPr>
        <w:t>, e outros mecanismos de autenticação eletrónica que venham a ser desenvolvidos pelo Estado.</w:t>
      </w:r>
    </w:p>
    <w:p w14:paraId="2E273735" w14:textId="77777777"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8 - Ao tratamento, segurança, conservação, acesso e proteção dos dados pessoais constantes do SIAC é diretamente aplicável o disposto na legislação e regulamentação relativa à proteção de dados pessoais, nomeadamente o Regulamento (UE) 2016/679 do Parlamento Europeu e do Conselho, de 27 de abril de 2016, relativo à proteção das pessoas singulares no que diz respeito ao tratamento de dados pessoais e à livre circulação desses dados.</w:t>
      </w:r>
    </w:p>
    <w:p w14:paraId="41AF522F" w14:textId="7A61AA90" w:rsidR="003D15F2" w:rsidRPr="000041C8" w:rsidRDefault="003D15F2" w:rsidP="00A95B79">
      <w:pPr>
        <w:spacing w:line="360" w:lineRule="auto"/>
        <w:jc w:val="center"/>
        <w:rPr>
          <w:rFonts w:ascii="Garamond" w:eastAsia="Times New Roman" w:hAnsi="Garamond" w:cs="Times New Roman"/>
          <w:b/>
          <w:bCs/>
          <w:lang w:eastAsia="pt-PT"/>
        </w:rPr>
      </w:pPr>
      <w:bookmarkStart w:id="1084" w:name="_Hlk134525829"/>
      <w:r w:rsidRPr="000041C8">
        <w:rPr>
          <w:rFonts w:ascii="Garamond" w:eastAsia="Times New Roman" w:hAnsi="Garamond" w:cs="Times New Roman"/>
          <w:b/>
          <w:bCs/>
          <w:lang w:eastAsia="pt-PT"/>
        </w:rPr>
        <w:t xml:space="preserve">Artigo </w:t>
      </w:r>
      <w:r w:rsidR="00FB0305" w:rsidRPr="000041C8">
        <w:rPr>
          <w:rFonts w:ascii="Garamond" w:eastAsia="Times New Roman" w:hAnsi="Garamond" w:cs="Times New Roman"/>
          <w:b/>
          <w:bCs/>
          <w:lang w:eastAsia="pt-PT"/>
        </w:rPr>
        <w:t>2</w:t>
      </w:r>
      <w:r w:rsidR="00E238BA">
        <w:rPr>
          <w:rFonts w:ascii="Garamond" w:eastAsia="Times New Roman" w:hAnsi="Garamond" w:cs="Times New Roman"/>
          <w:b/>
          <w:bCs/>
          <w:lang w:eastAsia="pt-PT"/>
        </w:rPr>
        <w:t>1</w:t>
      </w:r>
      <w:r w:rsidRPr="000041C8">
        <w:rPr>
          <w:rFonts w:ascii="Garamond" w:eastAsia="Times New Roman" w:hAnsi="Garamond" w:cs="Times New Roman"/>
          <w:b/>
          <w:bCs/>
          <w:lang w:eastAsia="pt-PT"/>
        </w:rPr>
        <w:t>.º</w:t>
      </w:r>
    </w:p>
    <w:p w14:paraId="7DF0A877" w14:textId="77777777" w:rsidR="003D15F2" w:rsidRPr="000041C8" w:rsidRDefault="003D15F2" w:rsidP="00A95B79">
      <w:pPr>
        <w:spacing w:line="360" w:lineRule="auto"/>
        <w:jc w:val="center"/>
        <w:rPr>
          <w:rFonts w:ascii="Garamond" w:eastAsia="Times New Roman" w:hAnsi="Garamond" w:cs="Times New Roman"/>
          <w:lang w:eastAsia="pt-PT"/>
        </w:rPr>
      </w:pPr>
      <w:r w:rsidRPr="000041C8">
        <w:rPr>
          <w:rFonts w:ascii="Garamond" w:eastAsia="Times New Roman" w:hAnsi="Garamond" w:cs="Times New Roman"/>
          <w:lang w:eastAsia="pt-PT"/>
        </w:rPr>
        <w:t>Registo no Sistema de Informação de Animais de Companhia</w:t>
      </w:r>
    </w:p>
    <w:bookmarkEnd w:id="1084"/>
    <w:p w14:paraId="6FDF1200" w14:textId="0752AEF6" w:rsidR="003D15F2" w:rsidRPr="000041C8" w:rsidRDefault="003D15F2" w:rsidP="00A95B79">
      <w:pPr>
        <w:spacing w:line="360" w:lineRule="auto"/>
        <w:jc w:val="both"/>
        <w:rPr>
          <w:rFonts w:ascii="Garamond" w:eastAsia="Times New Roman" w:hAnsi="Garamond" w:cs="Times New Roman"/>
          <w:lang w:eastAsia="pt-PT"/>
        </w:rPr>
      </w:pPr>
      <w:r w:rsidRPr="40CAF8F4">
        <w:rPr>
          <w:rFonts w:ascii="Garamond" w:eastAsia="Times New Roman" w:hAnsi="Garamond" w:cs="Times New Roman"/>
          <w:lang w:eastAsia="pt-PT"/>
        </w:rPr>
        <w:t>1 - Os animais de companhia</w:t>
      </w:r>
      <w:r w:rsidR="001E6503">
        <w:t xml:space="preserve"> </w:t>
      </w:r>
      <w:r w:rsidR="000B3755">
        <w:t xml:space="preserve">abrangidos pela legislação </w:t>
      </w:r>
      <w:r w:rsidRPr="40CAF8F4">
        <w:rPr>
          <w:rFonts w:ascii="Garamond" w:eastAsia="Times New Roman" w:hAnsi="Garamond" w:cs="Times New Roman"/>
          <w:lang w:eastAsia="pt-PT"/>
        </w:rPr>
        <w:t xml:space="preserve">devem ser registados pelo médico veterinário no SIAC, imediatamente após a sua marcação com o transponder ou por outro método previsto nos termos do n.º </w:t>
      </w:r>
      <w:r w:rsidR="00345871" w:rsidRPr="40CAF8F4">
        <w:rPr>
          <w:rFonts w:ascii="Garamond" w:eastAsia="Times New Roman" w:hAnsi="Garamond" w:cs="Times New Roman"/>
          <w:lang w:eastAsia="pt-PT"/>
        </w:rPr>
        <w:t>3</w:t>
      </w:r>
      <w:r w:rsidRPr="40CAF8F4">
        <w:rPr>
          <w:rFonts w:ascii="Garamond" w:eastAsia="Times New Roman" w:hAnsi="Garamond" w:cs="Times New Roman"/>
          <w:lang w:eastAsia="pt-PT"/>
        </w:rPr>
        <w:t xml:space="preserve"> do artigo 1</w:t>
      </w:r>
      <w:r w:rsidR="00345871" w:rsidRPr="40CAF8F4">
        <w:rPr>
          <w:rFonts w:ascii="Garamond" w:eastAsia="Times New Roman" w:hAnsi="Garamond" w:cs="Times New Roman"/>
          <w:lang w:eastAsia="pt-PT"/>
        </w:rPr>
        <w:t>8</w:t>
      </w:r>
      <w:r w:rsidRPr="40CAF8F4">
        <w:rPr>
          <w:rFonts w:ascii="Garamond" w:eastAsia="Times New Roman" w:hAnsi="Garamond" w:cs="Times New Roman"/>
          <w:lang w:eastAsia="pt-PT"/>
        </w:rPr>
        <w:t>.º, em nome do respetivo titular</w:t>
      </w:r>
      <w:ins w:id="1085" w:author="Maria Rosário Silva Lemos Cidadão" w:date="2025-08-26T09:06:00Z">
        <w:r w:rsidR="0474B7CE" w:rsidRPr="40CAF8F4">
          <w:rPr>
            <w:rFonts w:ascii="Garamond" w:eastAsia="Times New Roman" w:hAnsi="Garamond" w:cs="Times New Roman"/>
            <w:lang w:eastAsia="pt-PT"/>
          </w:rPr>
          <w:t xml:space="preserve"> ou operador</w:t>
        </w:r>
      </w:ins>
      <w:r w:rsidRPr="40CAF8F4">
        <w:rPr>
          <w:rFonts w:ascii="Garamond" w:eastAsia="Times New Roman" w:hAnsi="Garamond" w:cs="Times New Roman"/>
          <w:lang w:eastAsia="pt-PT"/>
        </w:rPr>
        <w:t>.</w:t>
      </w:r>
    </w:p>
    <w:p w14:paraId="5BC284BB" w14:textId="6739181E" w:rsidR="003D15F2" w:rsidRPr="000041C8" w:rsidRDefault="75BC37BC" w:rsidP="00A95B79">
      <w:pPr>
        <w:spacing w:line="360" w:lineRule="auto"/>
        <w:jc w:val="both"/>
        <w:rPr>
          <w:del w:id="1086" w:author="Maria Rosário Silva Lemos Cidadão" w:date="2025-10-29T12:23:00Z" w16du:dateUtc="2025-10-29T12:23:13Z"/>
          <w:rFonts w:ascii="Garamond" w:eastAsia="Times New Roman" w:hAnsi="Garamond" w:cs="Times New Roman"/>
          <w:lang w:eastAsia="pt-PT"/>
        </w:rPr>
      </w:pPr>
      <w:r w:rsidRPr="1126FC69">
        <w:rPr>
          <w:rFonts w:ascii="Garamond" w:eastAsia="Times New Roman" w:hAnsi="Garamond" w:cs="Times New Roman"/>
          <w:lang w:eastAsia="pt-PT"/>
        </w:rPr>
        <w:t xml:space="preserve">2 - Quando não esteja disponível o SIAC, pode o médico veterinário que procede à marcação do animal de companhia emitir uma ficha de registo manual, segundo modelo </w:t>
      </w:r>
      <w:r w:rsidR="2C26B1EE" w:rsidRPr="1126FC69">
        <w:rPr>
          <w:rFonts w:ascii="Garamond" w:eastAsia="Times New Roman" w:hAnsi="Garamond" w:cs="Times New Roman"/>
          <w:lang w:eastAsia="pt-PT"/>
        </w:rPr>
        <w:t xml:space="preserve">disponibilizado </w:t>
      </w:r>
      <w:r w:rsidRPr="1126FC69">
        <w:rPr>
          <w:rFonts w:ascii="Garamond" w:eastAsia="Times New Roman" w:hAnsi="Garamond" w:cs="Times New Roman"/>
          <w:lang w:eastAsia="pt-PT"/>
        </w:rPr>
        <w:t>pel</w:t>
      </w:r>
      <w:r w:rsidR="4E74FE1B" w:rsidRPr="1126FC69">
        <w:rPr>
          <w:rFonts w:ascii="Garamond" w:eastAsia="Times New Roman" w:hAnsi="Garamond" w:cs="Times New Roman"/>
          <w:lang w:eastAsia="pt-PT"/>
        </w:rPr>
        <w:t>a DGAV</w:t>
      </w:r>
      <w:r w:rsidRPr="1126FC69">
        <w:rPr>
          <w:rFonts w:ascii="Garamond" w:eastAsia="Times New Roman" w:hAnsi="Garamond" w:cs="Times New Roman"/>
          <w:lang w:eastAsia="pt-PT"/>
        </w:rPr>
        <w:t xml:space="preserve">, </w:t>
      </w:r>
      <w:r w:rsidR="2C26B1EE" w:rsidRPr="1126FC69">
        <w:rPr>
          <w:rFonts w:ascii="Garamond" w:eastAsia="Times New Roman" w:hAnsi="Garamond" w:cs="Times New Roman"/>
          <w:lang w:eastAsia="pt-PT"/>
        </w:rPr>
        <w:t xml:space="preserve">e publicitado no respetivo sítio na Internet, </w:t>
      </w:r>
      <w:r w:rsidRPr="1126FC69">
        <w:rPr>
          <w:rFonts w:ascii="Garamond" w:eastAsia="Times New Roman" w:hAnsi="Garamond" w:cs="Times New Roman"/>
          <w:lang w:eastAsia="pt-PT"/>
        </w:rPr>
        <w:t xml:space="preserve">devendo promover o seu registo no SIAC no prazo </w:t>
      </w:r>
      <w:commentRangeStart w:id="1087"/>
      <w:ins w:id="1088" w:author="Maria Rosário Silva Lemos Cidadão" w:date="2025-10-29T12:23:00Z">
        <w:r w:rsidR="27DBE75D" w:rsidRPr="1126FC69">
          <w:rPr>
            <w:rFonts w:ascii="Garamond" w:eastAsia="Times New Roman" w:hAnsi="Garamond" w:cs="Times New Roman"/>
            <w:lang w:eastAsia="pt-PT"/>
          </w:rPr>
          <w:t xml:space="preserve">de </w:t>
        </w:r>
      </w:ins>
      <w:ins w:id="1089" w:author="Maria Rosário Silva Lemos Cidadão" w:date="2025-10-29T14:39:00Z">
        <w:r w:rsidR="1F7443A2" w:rsidRPr="1126FC69">
          <w:rPr>
            <w:rFonts w:ascii="Garamond" w:eastAsia="Times New Roman" w:hAnsi="Garamond" w:cs="Times New Roman"/>
            <w:lang w:eastAsia="pt-PT"/>
          </w:rPr>
          <w:t>2</w:t>
        </w:r>
      </w:ins>
      <w:ins w:id="1090" w:author="Maria Rosário Silva Lemos Cidadão" w:date="2025-10-29T12:23:00Z">
        <w:r w:rsidR="27DBE75D" w:rsidRPr="1126FC69">
          <w:rPr>
            <w:rFonts w:ascii="Garamond" w:eastAsia="Times New Roman" w:hAnsi="Garamond" w:cs="Times New Roman"/>
            <w:lang w:eastAsia="pt-PT"/>
          </w:rPr>
          <w:t xml:space="preserve"> dias </w:t>
        </w:r>
      </w:ins>
      <w:ins w:id="1091" w:author="Maria Rosário Silva Lemos Cidadão" w:date="2025-10-29T14:39:00Z">
        <w:r w:rsidR="332F4492" w:rsidRPr="1126FC69">
          <w:rPr>
            <w:rFonts w:ascii="Garamond" w:eastAsia="Times New Roman" w:hAnsi="Garamond" w:cs="Times New Roman"/>
            <w:lang w:eastAsia="pt-PT"/>
          </w:rPr>
          <w:t>útei</w:t>
        </w:r>
      </w:ins>
      <w:commentRangeEnd w:id="1087"/>
      <w:r w:rsidR="4C2BE95E" w:rsidRPr="1126FC69">
        <w:rPr>
          <w:rStyle w:val="CommentReference"/>
          <w:rFonts w:ascii="Garamond" w:eastAsia="Times New Roman" w:hAnsi="Garamond" w:cs="Times New Roman"/>
          <w:sz w:val="24"/>
          <w:szCs w:val="24"/>
          <w:lang w:eastAsia="pt-PT"/>
        </w:rPr>
        <w:commentReference w:id="1087"/>
      </w:r>
      <w:ins w:id="1092" w:author="Maria Rosário Silva Lemos Cidadão" w:date="2025-10-29T14:39:00Z">
        <w:r w:rsidR="332F4492" w:rsidRPr="1126FC69">
          <w:rPr>
            <w:rFonts w:ascii="Garamond" w:eastAsia="Times New Roman" w:hAnsi="Garamond" w:cs="Times New Roman"/>
            <w:lang w:eastAsia="pt-PT"/>
          </w:rPr>
          <w:t>s</w:t>
        </w:r>
      </w:ins>
      <w:ins w:id="1093" w:author="Maria Rosário Silva Lemos Cidadão" w:date="2025-10-29T12:23:00Z">
        <w:r w:rsidR="27DBE75D" w:rsidRPr="1126FC69">
          <w:rPr>
            <w:rFonts w:ascii="Garamond" w:eastAsia="Times New Roman" w:hAnsi="Garamond" w:cs="Times New Roman"/>
            <w:lang w:eastAsia="pt-PT"/>
          </w:rPr>
          <w:t>.</w:t>
        </w:r>
      </w:ins>
      <w:del w:id="1094" w:author="Maria Rosário Silva Lemos Cidadão" w:date="2025-10-28T10:50:00Z">
        <w:r w:rsidR="4C2BE95E" w:rsidRPr="1126FC69" w:rsidDel="4C2BE95E">
          <w:rPr>
            <w:rFonts w:ascii="Garamond" w:eastAsia="Times New Roman" w:hAnsi="Garamond" w:cs="Times New Roman"/>
            <w:lang w:eastAsia="pt-PT"/>
          </w:rPr>
          <w:delText xml:space="preserve">de </w:delText>
        </w:r>
        <w:r w:rsidR="4C2BE95E" w:rsidRPr="1126FC69" w:rsidDel="4C2BE95E">
          <w:rPr>
            <w:rFonts w:ascii="Garamond" w:eastAsia="Times New Roman" w:hAnsi="Garamond" w:cs="Times New Roman"/>
            <w:strike/>
            <w:lang w:eastAsia="pt-PT"/>
          </w:rPr>
          <w:delText>15</w:delText>
        </w:r>
        <w:r w:rsidR="4C2BE95E" w:rsidRPr="1126FC69" w:rsidDel="4C2BE95E">
          <w:rPr>
            <w:rFonts w:ascii="Garamond" w:eastAsia="Times New Roman" w:hAnsi="Garamond" w:cs="Times New Roman"/>
            <w:lang w:eastAsia="pt-PT"/>
          </w:rPr>
          <w:delText xml:space="preserve"> </w:delText>
        </w:r>
      </w:del>
      <w:ins w:id="1095" w:author="Susana Margarida Gonçalves Silva Santos" w:date="2025-08-22T17:57:00Z">
        <w:del w:id="1096" w:author="Maria Rosário Silva Lemos Cidadão" w:date="2025-10-28T10:50:00Z">
          <w:r w:rsidR="4C2BE95E" w:rsidRPr="1126FC69" w:rsidDel="4C2BE95E">
            <w:rPr>
              <w:rFonts w:ascii="Garamond" w:eastAsia="Times New Roman" w:hAnsi="Garamond" w:cs="Times New Roman"/>
              <w:strike/>
              <w:lang w:eastAsia="pt-PT"/>
              <w:rPrChange w:id="1097" w:author="Maria Rosário Silva Lemos Cidadão" w:date="2025-10-29T12:23:00Z">
                <w:rPr>
                  <w:rFonts w:ascii="Garamond" w:eastAsia="Times New Roman" w:hAnsi="Garamond" w:cs="Times New Roman"/>
                  <w:lang w:eastAsia="pt-PT"/>
                </w:rPr>
              </w:rPrChange>
            </w:rPr>
            <w:delText xml:space="preserve">5 </w:delText>
          </w:r>
        </w:del>
      </w:ins>
      <w:del w:id="1098" w:author="Maria Rosário Silva Lemos Cidadão" w:date="2025-10-28T10:50:00Z">
        <w:r w:rsidR="4C2BE95E" w:rsidRPr="1126FC69" w:rsidDel="4C2BE95E">
          <w:rPr>
            <w:rFonts w:ascii="Garamond" w:eastAsia="Times New Roman" w:hAnsi="Garamond" w:cs="Times New Roman"/>
            <w:strike/>
            <w:lang w:eastAsia="pt-PT"/>
            <w:rPrChange w:id="1099" w:author="Maria Rosário Silva Lemos Cidadão" w:date="2025-10-29T12:23:00Z">
              <w:rPr>
                <w:rFonts w:ascii="Garamond" w:eastAsia="Times New Roman" w:hAnsi="Garamond" w:cs="Times New Roman"/>
                <w:lang w:eastAsia="pt-PT"/>
              </w:rPr>
            </w:rPrChange>
          </w:rPr>
          <w:delText>dias consecutivos</w:delText>
        </w:r>
        <w:commentRangeStart w:id="1100"/>
        <w:r w:rsidR="4C2BE95E" w:rsidRPr="1126FC69" w:rsidDel="4C2BE95E">
          <w:rPr>
            <w:rFonts w:ascii="Garamond" w:eastAsia="Times New Roman" w:hAnsi="Garamond" w:cs="Times New Roman"/>
            <w:lang w:eastAsia="pt-PT"/>
          </w:rPr>
          <w:delText>.</w:delText>
        </w:r>
      </w:del>
      <w:commentRangeEnd w:id="1100"/>
      <w:r w:rsidR="4C2BE95E" w:rsidRPr="1126FC69">
        <w:rPr>
          <w:rStyle w:val="CommentReference"/>
          <w:rFonts w:ascii="Garamond" w:eastAsia="Times New Roman" w:hAnsi="Garamond" w:cs="Times New Roman"/>
          <w:sz w:val="24"/>
          <w:szCs w:val="24"/>
          <w:lang w:eastAsia="pt-PT"/>
        </w:rPr>
        <w:commentReference w:id="1100"/>
      </w:r>
      <w:del w:id="1101" w:author="Maria Rosário Silva Lemos Cidadão" w:date="2025-10-29T12:23:00Z">
        <w:r w:rsidR="4C2BE95E" w:rsidRPr="1126FC69" w:rsidDel="75BC37BC">
          <w:rPr>
            <w:rFonts w:ascii="Garamond" w:eastAsia="Times New Roman" w:hAnsi="Garamond" w:cs="Times New Roman"/>
            <w:lang w:eastAsia="pt-PT"/>
          </w:rPr>
          <w:delText xml:space="preserve"> </w:delText>
        </w:r>
      </w:del>
    </w:p>
    <w:p w14:paraId="506AE827" w14:textId="71F77D77" w:rsidR="003D15F2" w:rsidRPr="000041C8" w:rsidRDefault="0A84259C" w:rsidP="00A95B79">
      <w:pPr>
        <w:spacing w:line="360" w:lineRule="auto"/>
        <w:jc w:val="both"/>
        <w:rPr>
          <w:rFonts w:ascii="Garamond" w:eastAsia="Times New Roman" w:hAnsi="Garamond" w:cs="Times New Roman"/>
          <w:lang w:eastAsia="pt-PT"/>
        </w:rPr>
      </w:pPr>
      <w:r w:rsidRPr="40CAF8F4">
        <w:rPr>
          <w:rFonts w:ascii="Garamond" w:eastAsia="Times New Roman" w:hAnsi="Garamond" w:cs="Times New Roman"/>
          <w:lang w:eastAsia="pt-PT"/>
        </w:rPr>
        <w:t>3 - Na situação referida no número anterior, deve ser entregue ao titular</w:t>
      </w:r>
      <w:ins w:id="1102" w:author="Maria Rosário Silva Lemos Cidadão" w:date="2025-08-26T09:06:00Z">
        <w:r w:rsidR="333DB437" w:rsidRPr="40CAF8F4">
          <w:rPr>
            <w:rFonts w:ascii="Garamond" w:eastAsia="Times New Roman" w:hAnsi="Garamond" w:cs="Times New Roman"/>
            <w:lang w:eastAsia="pt-PT"/>
          </w:rPr>
          <w:t xml:space="preserve"> ou ao operador</w:t>
        </w:r>
      </w:ins>
      <w:r w:rsidRPr="40CAF8F4">
        <w:rPr>
          <w:rFonts w:ascii="Garamond" w:eastAsia="Times New Roman" w:hAnsi="Garamond" w:cs="Times New Roman"/>
          <w:lang w:eastAsia="pt-PT"/>
        </w:rPr>
        <w:t xml:space="preserve">, no momento de marcação do animal, um comprovativo da emissão da ficha de registo, que tem uma validade de 30 dias consecutivos, durante os quais é remetida, por via eletrónica, </w:t>
      </w:r>
      <w:ins w:id="1103" w:author="Susana Margarida Gonçalves Silva Santos" w:date="2025-08-22T18:00:00Z">
        <w:r w:rsidR="00601AA2" w:rsidRPr="40CAF8F4">
          <w:rPr>
            <w:rFonts w:ascii="Garamond" w:eastAsia="Times New Roman" w:hAnsi="Garamond" w:cs="Times New Roman"/>
            <w:lang w:eastAsia="pt-PT"/>
          </w:rPr>
          <w:t xml:space="preserve">quando possível, </w:t>
        </w:r>
      </w:ins>
      <w:r w:rsidRPr="40CAF8F4">
        <w:rPr>
          <w:rFonts w:ascii="Garamond" w:eastAsia="Times New Roman" w:hAnsi="Garamond" w:cs="Times New Roman"/>
          <w:lang w:eastAsia="pt-PT"/>
        </w:rPr>
        <w:t>uma versão digital do D</w:t>
      </w:r>
      <w:r w:rsidR="620255D6" w:rsidRPr="40CAF8F4">
        <w:rPr>
          <w:rFonts w:ascii="Garamond" w:eastAsia="Times New Roman" w:hAnsi="Garamond" w:cs="Times New Roman"/>
          <w:lang w:eastAsia="pt-PT"/>
        </w:rPr>
        <w:t>ocumento de Identificação de Animal de companhia (D</w:t>
      </w:r>
      <w:r w:rsidRPr="40CAF8F4">
        <w:rPr>
          <w:rFonts w:ascii="Garamond" w:eastAsia="Times New Roman" w:hAnsi="Garamond" w:cs="Times New Roman"/>
          <w:lang w:eastAsia="pt-PT"/>
        </w:rPr>
        <w:t>IAC</w:t>
      </w:r>
      <w:r w:rsidR="0C31DDC3" w:rsidRPr="40CAF8F4">
        <w:rPr>
          <w:rFonts w:ascii="Garamond" w:eastAsia="Times New Roman" w:hAnsi="Garamond" w:cs="Times New Roman"/>
          <w:lang w:eastAsia="pt-PT"/>
        </w:rPr>
        <w:t>)</w:t>
      </w:r>
      <w:r w:rsidRPr="40CAF8F4">
        <w:rPr>
          <w:rFonts w:ascii="Garamond" w:eastAsia="Times New Roman" w:hAnsi="Garamond" w:cs="Times New Roman"/>
          <w:lang w:eastAsia="pt-PT"/>
        </w:rPr>
        <w:t xml:space="preserve">. </w:t>
      </w:r>
    </w:p>
    <w:p w14:paraId="3059016D" w14:textId="77777777"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4 - Em alternativa, pode o titular solicitar a emissão do DIAC diretamente ao SIAC, ao médico veterinário que procedeu à marcação do animal ou à junta de freguesia respetiva. </w:t>
      </w:r>
    </w:p>
    <w:p w14:paraId="7A579FE2" w14:textId="0EC9C7E6" w:rsidR="000B3755" w:rsidRPr="000B3755" w:rsidRDefault="58D361B6" w:rsidP="1126FC69">
      <w:pPr>
        <w:spacing w:line="360" w:lineRule="auto"/>
        <w:jc w:val="both"/>
        <w:rPr>
          <w:rFonts w:ascii="Garamond" w:eastAsia="Times New Roman" w:hAnsi="Garamond" w:cs="Times New Roman"/>
          <w:strike/>
          <w:lang w:eastAsia="pt-PT"/>
          <w:rPrChange w:id="1104" w:author="Maria Rosário Silva Lemos Cidadão" w:date="2025-10-29T12:25:00Z">
            <w:rPr>
              <w:rFonts w:ascii="Garamond" w:eastAsia="Times New Roman" w:hAnsi="Garamond" w:cs="Times New Roman"/>
              <w:lang w:eastAsia="pt-PT"/>
            </w:rPr>
          </w:rPrChange>
        </w:rPr>
      </w:pPr>
      <w:r w:rsidRPr="1126FC69">
        <w:rPr>
          <w:rFonts w:ascii="Garamond" w:eastAsia="Times New Roman" w:hAnsi="Garamond" w:cs="Times New Roman"/>
          <w:lang w:eastAsia="pt-PT"/>
        </w:rPr>
        <w:t>5</w:t>
      </w:r>
      <w:commentRangeStart w:id="1105"/>
      <w:r w:rsidRPr="1126FC69">
        <w:rPr>
          <w:rFonts w:ascii="Garamond" w:eastAsia="Times New Roman" w:hAnsi="Garamond" w:cs="Times New Roman"/>
          <w:lang w:eastAsia="pt-PT"/>
        </w:rPr>
        <w:t xml:space="preserve"> - </w:t>
      </w:r>
      <w:r w:rsidR="66175CC3" w:rsidRPr="1126FC69">
        <w:rPr>
          <w:rFonts w:ascii="Garamond" w:eastAsia="Times New Roman" w:hAnsi="Garamond" w:cs="Times New Roman"/>
          <w:strike/>
          <w:lang w:eastAsia="pt-PT"/>
          <w:rPrChange w:id="1106" w:author="Maria Rosário Silva Lemos Cidadão" w:date="2025-10-29T12:25:00Z">
            <w:rPr>
              <w:rFonts w:ascii="Garamond" w:eastAsia="Times New Roman" w:hAnsi="Garamond" w:cs="Times New Roman"/>
              <w:lang w:eastAsia="pt-PT"/>
            </w:rPr>
          </w:rPrChange>
        </w:rPr>
        <w:t xml:space="preserve">Só podem figurar no registo do SIAC como titulares de animais de companhia </w:t>
      </w:r>
      <w:del w:id="1107" w:author="Maria Rosário Silva Lemos Cidadão" w:date="2025-08-26T09:09:00Z">
        <w:r w:rsidR="1FE25D7D" w:rsidRPr="1126FC69" w:rsidDel="1FE25D7D">
          <w:rPr>
            <w:rFonts w:ascii="Garamond" w:eastAsia="Times New Roman" w:hAnsi="Garamond" w:cs="Times New Roman"/>
            <w:strike/>
            <w:lang w:eastAsia="pt-PT"/>
            <w:rPrChange w:id="1108" w:author="Maria Rosário Silva Lemos Cidadão" w:date="2025-10-29T12:25:00Z">
              <w:rPr>
                <w:rFonts w:ascii="Garamond" w:eastAsia="Times New Roman" w:hAnsi="Garamond" w:cs="Times New Roman"/>
                <w:lang w:eastAsia="pt-PT"/>
              </w:rPr>
            </w:rPrChange>
          </w:rPr>
          <w:delText>as</w:delText>
        </w:r>
      </w:del>
      <w:r w:rsidR="66175CC3" w:rsidRPr="1126FC69">
        <w:rPr>
          <w:rFonts w:ascii="Garamond" w:eastAsia="Times New Roman" w:hAnsi="Garamond" w:cs="Times New Roman"/>
          <w:strike/>
          <w:lang w:eastAsia="pt-PT"/>
          <w:rPrChange w:id="1109" w:author="Maria Rosário Silva Lemos Cidadão" w:date="2025-10-29T12:25:00Z">
            <w:rPr>
              <w:rFonts w:ascii="Garamond" w:eastAsia="Times New Roman" w:hAnsi="Garamond" w:cs="Times New Roman"/>
              <w:lang w:eastAsia="pt-PT"/>
            </w:rPr>
          </w:rPrChange>
        </w:rPr>
        <w:t xml:space="preserve"> pessoas singulares, exceto nos seguintes casos: </w:t>
      </w:r>
    </w:p>
    <w:p w14:paraId="0E9DAD98" w14:textId="6D81CFAD" w:rsidR="000B3755" w:rsidRPr="000B3755" w:rsidRDefault="3E507FDE" w:rsidP="1126FC69">
      <w:pPr>
        <w:spacing w:line="360" w:lineRule="auto"/>
        <w:jc w:val="both"/>
        <w:rPr>
          <w:rFonts w:ascii="Garamond" w:eastAsia="Times New Roman" w:hAnsi="Garamond" w:cs="Times New Roman"/>
          <w:strike/>
          <w:lang w:eastAsia="pt-PT"/>
          <w:rPrChange w:id="1110" w:author="Maria Rosário Silva Lemos Cidadão" w:date="2025-10-29T12:25:00Z">
            <w:rPr>
              <w:rFonts w:ascii="Garamond" w:eastAsia="Times New Roman" w:hAnsi="Garamond" w:cs="Times New Roman"/>
              <w:lang w:eastAsia="pt-PT"/>
            </w:rPr>
          </w:rPrChange>
        </w:rPr>
      </w:pPr>
      <w:del w:id="1111" w:author="Maria Rosário Silva Lemos Cidadão" w:date="2025-08-26T09:08:00Z">
        <w:r w:rsidRPr="1126FC69" w:rsidDel="3E507FDE">
          <w:rPr>
            <w:rFonts w:ascii="Garamond" w:eastAsia="Times New Roman" w:hAnsi="Garamond" w:cs="Times New Roman"/>
            <w:strike/>
            <w:lang w:eastAsia="pt-PT"/>
            <w:rPrChange w:id="1112" w:author="Maria Rosário Silva Lemos Cidadão" w:date="2025-10-29T12:25:00Z">
              <w:rPr>
                <w:rFonts w:ascii="Garamond" w:eastAsia="Times New Roman" w:hAnsi="Garamond" w:cs="Times New Roman"/>
                <w:lang w:eastAsia="pt-PT"/>
              </w:rPr>
            </w:rPrChange>
          </w:rPr>
          <w:delText xml:space="preserve">a) Quando o animal esteja detido num estabelecimento autorizado para a detenção de animais de companhia, designadamente centros de recolha oficial, centros de alojamento sem fins lucrativos, centros de hospedagem, centro de treino de cães de assistência e estabelecimentos de comércio de animais; </w:delText>
        </w:r>
      </w:del>
      <w:ins w:id="1113" w:author="Maria Rosário Silva Lemos Cidadão" w:date="2025-08-26T09:08:00Z">
        <w:r w:rsidR="29D328E9" w:rsidRPr="1126FC69">
          <w:rPr>
            <w:rFonts w:ascii="Garamond" w:eastAsia="Times New Roman" w:hAnsi="Garamond" w:cs="Times New Roman"/>
            <w:strike/>
            <w:lang w:eastAsia="pt-PT"/>
            <w:rPrChange w:id="1114" w:author="Maria Rosário Silva Lemos Cidadão" w:date="2025-10-29T12:25:00Z">
              <w:rPr>
                <w:rFonts w:ascii="Garamond" w:eastAsia="Times New Roman" w:hAnsi="Garamond" w:cs="Times New Roman"/>
                <w:lang w:eastAsia="pt-PT"/>
              </w:rPr>
            </w:rPrChange>
          </w:rPr>
          <w:t xml:space="preserve"> </w:t>
        </w:r>
      </w:ins>
    </w:p>
    <w:p w14:paraId="61988398" w14:textId="2B5555A5" w:rsidR="003D15F2" w:rsidRPr="000041C8" w:rsidRDefault="000B3755" w:rsidP="1126FC69">
      <w:pPr>
        <w:spacing w:line="360" w:lineRule="auto"/>
        <w:jc w:val="both"/>
        <w:rPr>
          <w:ins w:id="1115" w:author="Maria Rosário Silva Lemos Cidadão" w:date="2025-08-26T09:08:00Z" w16du:dateUtc="2025-08-26T09:08:57Z"/>
          <w:rFonts w:ascii="Garamond" w:eastAsia="Times New Roman" w:hAnsi="Garamond" w:cs="Times New Roman"/>
          <w:strike/>
          <w:lang w:eastAsia="pt-PT"/>
          <w:rPrChange w:id="1116" w:author="Maria Rosário Silva Lemos Cidadão" w:date="2025-10-29T12:25:00Z">
            <w:rPr>
              <w:ins w:id="1117" w:author="Maria Rosário Silva Lemos Cidadão" w:date="2025-08-26T09:08:00Z" w16du:dateUtc="2025-08-26T09:08:57Z"/>
              <w:rFonts w:ascii="Garamond" w:eastAsia="Times New Roman" w:hAnsi="Garamond" w:cs="Times New Roman"/>
              <w:lang w:eastAsia="pt-PT"/>
            </w:rPr>
          </w:rPrChange>
        </w:rPr>
      </w:pPr>
      <w:r w:rsidRPr="1126FC69">
        <w:rPr>
          <w:rFonts w:ascii="Garamond" w:eastAsia="Times New Roman" w:hAnsi="Garamond" w:cs="Times New Roman"/>
          <w:strike/>
          <w:lang w:eastAsia="pt-PT"/>
          <w:rPrChange w:id="1118" w:author="Maria Rosário Silva Lemos Cidadão" w:date="2025-10-29T12:25:00Z">
            <w:rPr>
              <w:rFonts w:ascii="Garamond" w:eastAsia="Times New Roman" w:hAnsi="Garamond" w:cs="Times New Roman"/>
              <w:lang w:eastAsia="pt-PT"/>
            </w:rPr>
          </w:rPrChange>
        </w:rPr>
        <w:t xml:space="preserve">b) Quando o seu titular seja uma entidade pública ou uma organização de socorro, resgate e salvamento ou uma empresa detentora de alvará ou licença atribuído no âmbito do regime do exercício de atividade de segurança privada. </w:t>
      </w:r>
    </w:p>
    <w:p w14:paraId="34BE59F6" w14:textId="4813FD6F" w:rsidR="748B6AF8" w:rsidRDefault="748B6AF8">
      <w:pPr>
        <w:spacing w:line="360" w:lineRule="auto"/>
        <w:jc w:val="both"/>
        <w:rPr>
          <w:ins w:id="1119" w:author="Maria Rosário Silva Lemos Cidadão" w:date="2025-08-26T09:09:00Z" w16du:dateUtc="2025-08-26T09:09:11Z"/>
          <w:rFonts w:ascii="Garamond" w:eastAsia="Garamond" w:hAnsi="Garamond" w:cs="Garamond"/>
          <w:strike/>
          <w:rPrChange w:id="1120" w:author="Maria Rosário Silva Lemos Cidadão" w:date="2025-10-29T12:25:00Z">
            <w:rPr>
              <w:ins w:id="1121" w:author="Maria Rosário Silva Lemos Cidadão" w:date="2025-08-26T09:09:00Z" w16du:dateUtc="2025-08-26T09:09:11Z"/>
              <w:rFonts w:ascii="Garamond" w:eastAsia="Garamond" w:hAnsi="Garamond" w:cs="Garamond"/>
            </w:rPr>
          </w:rPrChange>
        </w:rPr>
        <w:pPrChange w:id="1122" w:author="Maria Rosário Silva Lemos Cidadão" w:date="2025-08-26T09:09:00Z">
          <w:pPr/>
        </w:pPrChange>
      </w:pPr>
      <w:ins w:id="1123" w:author="Maria Rosário Silva Lemos Cidadão" w:date="2025-08-26T09:09:00Z">
        <w:r w:rsidRPr="1126FC69">
          <w:rPr>
            <w:rFonts w:ascii="Garamond" w:eastAsia="Garamond" w:hAnsi="Garamond" w:cs="Garamond"/>
            <w:strike/>
            <w:rPrChange w:id="1124" w:author="Maria Rosário Silva Lemos Cidadão" w:date="2025-10-29T12:25:00Z">
              <w:rPr>
                <w:rFonts w:ascii="Garamond" w:eastAsia="Garamond" w:hAnsi="Garamond" w:cs="Garamond"/>
              </w:rPr>
            </w:rPrChange>
          </w:rPr>
          <w:t>c) Quando o animal seja detido com a finalidade de "Cão de Proteção de Gado", de acordo com o disposto na Portaria n.º 54-A/2023, de 27 de fevereiro</w:t>
        </w:r>
      </w:ins>
    </w:p>
    <w:p w14:paraId="6AFD9AAD" w14:textId="5238DE7C" w:rsidR="748B6AF8" w:rsidRDefault="748B6AF8">
      <w:pPr>
        <w:spacing w:line="360" w:lineRule="auto"/>
        <w:jc w:val="both"/>
        <w:rPr>
          <w:ins w:id="1125" w:author="Maria Rosário Silva Lemos Cidadão" w:date="2025-08-26T09:09:00Z" w16du:dateUtc="2025-08-26T09:09:11Z"/>
          <w:rFonts w:ascii="Garamond" w:eastAsia="Garamond" w:hAnsi="Garamond" w:cs="Garamond"/>
          <w:strike/>
          <w:rPrChange w:id="1126" w:author="Maria Rosário Silva Lemos Cidadão" w:date="2025-10-29T12:25:00Z">
            <w:rPr>
              <w:ins w:id="1127" w:author="Maria Rosário Silva Lemos Cidadão" w:date="2025-08-26T09:09:00Z" w16du:dateUtc="2025-08-26T09:09:11Z"/>
              <w:rFonts w:ascii="Garamond" w:eastAsia="Garamond" w:hAnsi="Garamond" w:cs="Garamond"/>
            </w:rPr>
          </w:rPrChange>
        </w:rPr>
        <w:pPrChange w:id="1128" w:author="Maria Rosário Silva Lemos Cidadão" w:date="2025-08-26T09:09:00Z">
          <w:pPr/>
        </w:pPrChange>
      </w:pPr>
      <w:ins w:id="1129" w:author="Maria Rosário Silva Lemos Cidadão" w:date="2025-08-26T09:09:00Z">
        <w:r w:rsidRPr="1126FC69">
          <w:rPr>
            <w:rFonts w:ascii="Garamond" w:eastAsia="Garamond" w:hAnsi="Garamond" w:cs="Garamond"/>
            <w:strike/>
            <w:rPrChange w:id="1130" w:author="Maria Rosário Silva Lemos Cidadão" w:date="2025-10-29T12:25:00Z">
              <w:rPr>
                <w:rFonts w:ascii="Garamond" w:eastAsia="Garamond" w:hAnsi="Garamond" w:cs="Garamond"/>
              </w:rPr>
            </w:rPrChange>
          </w:rPr>
          <w:t>d) Quando o animal é detido por operadores de estabelecimentos com atividade pecuária</w:t>
        </w:r>
      </w:ins>
      <w:commentRangeEnd w:id="1105"/>
      <w:r>
        <w:rPr>
          <w:rStyle w:val="CommentReference"/>
          <w:rFonts w:ascii="Garamond" w:eastAsia="Garamond" w:hAnsi="Garamond" w:cs="Garamond"/>
          <w:strike/>
          <w:sz w:val="24"/>
          <w:szCs w:val="24"/>
          <w:rPrChange w:id="1131" w:author="Maria Rosário Silva Lemos Cidadão" w:date="2025-10-29T12:25:00Z">
            <w:rPr>
              <w:rStyle w:val="CommentReference"/>
              <w:rFonts w:ascii="Garamond" w:eastAsia="Garamond" w:hAnsi="Garamond" w:cs="Garamond"/>
              <w:sz w:val="24"/>
              <w:szCs w:val="24"/>
            </w:rPr>
          </w:rPrChange>
        </w:rPr>
        <w:commentReference w:id="1105"/>
      </w:r>
    </w:p>
    <w:p w14:paraId="6D119586" w14:textId="165DDC5F" w:rsidR="40CAF8F4" w:rsidRDefault="40CAF8F4" w:rsidP="40CAF8F4">
      <w:pPr>
        <w:spacing w:line="360" w:lineRule="auto"/>
        <w:jc w:val="both"/>
        <w:rPr>
          <w:rFonts w:ascii="Garamond" w:eastAsia="Times New Roman" w:hAnsi="Garamond" w:cs="Times New Roman"/>
          <w:lang w:eastAsia="pt-PT"/>
        </w:rPr>
      </w:pPr>
    </w:p>
    <w:p w14:paraId="32FD459F" w14:textId="795BFCB7" w:rsidR="003D15F2" w:rsidRDefault="1FE25D7D" w:rsidP="00A95B79">
      <w:pPr>
        <w:spacing w:line="360" w:lineRule="auto"/>
        <w:jc w:val="both"/>
        <w:rPr>
          <w:ins w:id="1132" w:author="Susana Margarida Gonçalves Silva Santos" w:date="2025-08-22T18:05:00Z" w16du:dateUtc="2025-08-22T17:05:00Z"/>
          <w:rFonts w:ascii="Garamond" w:eastAsia="Times New Roman" w:hAnsi="Garamond" w:cs="Times New Roman"/>
          <w:lang w:eastAsia="pt-PT"/>
        </w:rPr>
      </w:pPr>
      <w:r w:rsidRPr="578B151F">
        <w:rPr>
          <w:rFonts w:ascii="Garamond" w:eastAsia="Times New Roman" w:hAnsi="Garamond" w:cs="Times New Roman"/>
          <w:lang w:eastAsia="pt-PT"/>
        </w:rPr>
        <w:t xml:space="preserve">6 - </w:t>
      </w:r>
      <w:r w:rsidRPr="001444FD">
        <w:rPr>
          <w:rFonts w:ascii="Garamond" w:eastAsia="Times New Roman" w:hAnsi="Garamond" w:cs="Times New Roman"/>
          <w:strike/>
          <w:lang w:eastAsia="pt-PT"/>
        </w:rPr>
        <w:t xml:space="preserve">Nos casos e nos termos referidos nos n.ºs 2 e 5 do artigo </w:t>
      </w:r>
      <w:r w:rsidR="05B4296A" w:rsidRPr="001444FD">
        <w:rPr>
          <w:rFonts w:ascii="Garamond" w:eastAsia="Times New Roman" w:hAnsi="Garamond" w:cs="Times New Roman"/>
          <w:strike/>
          <w:lang w:eastAsia="pt-PT"/>
        </w:rPr>
        <w:t>2</w:t>
      </w:r>
      <w:r w:rsidR="7DF800C2" w:rsidRPr="001444FD">
        <w:rPr>
          <w:rFonts w:ascii="Garamond" w:eastAsia="Times New Roman" w:hAnsi="Garamond" w:cs="Times New Roman"/>
          <w:strike/>
          <w:lang w:eastAsia="pt-PT"/>
        </w:rPr>
        <w:t>4</w:t>
      </w:r>
      <w:r w:rsidRPr="001444FD">
        <w:rPr>
          <w:rFonts w:ascii="Garamond" w:eastAsia="Times New Roman" w:hAnsi="Garamond" w:cs="Times New Roman"/>
          <w:strike/>
          <w:lang w:eastAsia="pt-PT"/>
        </w:rPr>
        <w:t>.º, o registo no SIAC dos animais de companhia pode ainda ser realizado pela junta de freguesia ou pela câmara municipal.</w:t>
      </w:r>
    </w:p>
    <w:p w14:paraId="7E7DC661" w14:textId="7961C2C1" w:rsidR="001444FD" w:rsidRDefault="001444FD" w:rsidP="00A95B79">
      <w:pPr>
        <w:spacing w:line="360" w:lineRule="auto"/>
        <w:jc w:val="both"/>
        <w:rPr>
          <w:rFonts w:ascii="Garamond" w:eastAsia="Times New Roman" w:hAnsi="Garamond" w:cs="Times New Roman"/>
          <w:lang w:eastAsia="pt-PT"/>
        </w:rPr>
      </w:pPr>
      <w:ins w:id="1133" w:author="Susana Margarida Gonçalves Silva Santos" w:date="2025-08-22T18:05:00Z" w16du:dateUtc="2025-08-22T17:05:00Z">
        <w:r>
          <w:rPr>
            <w:rFonts w:ascii="Garamond" w:eastAsia="Times New Roman" w:hAnsi="Garamond" w:cs="Times New Roman"/>
            <w:lang w:eastAsia="pt-PT"/>
          </w:rPr>
          <w:t>Retirar</w:t>
        </w:r>
      </w:ins>
    </w:p>
    <w:p w14:paraId="42884BEB" w14:textId="3A3BF2AE" w:rsidR="00A53D39" w:rsidRDefault="427B9447" w:rsidP="00A95B79">
      <w:pPr>
        <w:spacing w:line="360" w:lineRule="auto"/>
        <w:jc w:val="both"/>
        <w:rPr>
          <w:rFonts w:ascii="Garamond" w:eastAsia="Times New Roman" w:hAnsi="Garamond" w:cs="Times New Roman"/>
          <w:lang w:eastAsia="pt-PT"/>
        </w:rPr>
      </w:pPr>
      <w:r w:rsidRPr="40CAF8F4">
        <w:rPr>
          <w:rFonts w:ascii="Garamond" w:eastAsia="Times New Roman" w:hAnsi="Garamond" w:cs="Times New Roman"/>
          <w:lang w:eastAsia="pt-PT"/>
        </w:rPr>
        <w:t xml:space="preserve">7 – Os municípios e as juntas de freguesia, para </w:t>
      </w:r>
      <w:r w:rsidR="52C101CF" w:rsidRPr="40CAF8F4">
        <w:rPr>
          <w:rFonts w:ascii="Garamond" w:eastAsia="Times New Roman" w:hAnsi="Garamond" w:cs="Times New Roman"/>
          <w:lang w:eastAsia="pt-PT"/>
        </w:rPr>
        <w:t xml:space="preserve">apoio à </w:t>
      </w:r>
      <w:r w:rsidRPr="40CAF8F4">
        <w:rPr>
          <w:rFonts w:ascii="Garamond" w:eastAsia="Times New Roman" w:hAnsi="Garamond" w:cs="Times New Roman"/>
          <w:lang w:eastAsia="pt-PT"/>
        </w:rPr>
        <w:t>monitorização e controlo do</w:t>
      </w:r>
      <w:r w:rsidR="52C101CF" w:rsidRPr="40CAF8F4">
        <w:rPr>
          <w:rFonts w:ascii="Garamond" w:eastAsia="Times New Roman" w:hAnsi="Garamond" w:cs="Times New Roman"/>
          <w:lang w:eastAsia="pt-PT"/>
        </w:rPr>
        <w:t xml:space="preserve"> </w:t>
      </w:r>
      <w:r w:rsidR="42E4CC79" w:rsidRPr="40CAF8F4">
        <w:rPr>
          <w:rFonts w:ascii="Garamond" w:eastAsia="Times New Roman" w:hAnsi="Garamond" w:cs="Times New Roman"/>
          <w:lang w:eastAsia="pt-PT"/>
        </w:rPr>
        <w:t>número</w:t>
      </w:r>
      <w:r w:rsidR="52C101CF" w:rsidRPr="40CAF8F4">
        <w:rPr>
          <w:rFonts w:ascii="Garamond" w:eastAsia="Times New Roman" w:hAnsi="Garamond" w:cs="Times New Roman"/>
          <w:lang w:eastAsia="pt-PT"/>
        </w:rPr>
        <w:t xml:space="preserve"> de animais de companhia por habitação, </w:t>
      </w:r>
      <w:r w:rsidRPr="40CAF8F4">
        <w:rPr>
          <w:rFonts w:ascii="Garamond" w:eastAsia="Times New Roman" w:hAnsi="Garamond" w:cs="Times New Roman"/>
          <w:lang w:eastAsia="pt-PT"/>
        </w:rPr>
        <w:t>tem acesso ao</w:t>
      </w:r>
      <w:r w:rsidR="52C101CF" w:rsidRPr="40CAF8F4">
        <w:rPr>
          <w:rFonts w:ascii="Garamond" w:eastAsia="Times New Roman" w:hAnsi="Garamond" w:cs="Times New Roman"/>
          <w:lang w:eastAsia="pt-PT"/>
        </w:rPr>
        <w:t xml:space="preserve"> SIAC </w:t>
      </w:r>
      <w:r w:rsidR="27446778" w:rsidRPr="40CAF8F4">
        <w:rPr>
          <w:rFonts w:ascii="Garamond" w:eastAsia="Times New Roman" w:hAnsi="Garamond" w:cs="Times New Roman"/>
          <w:lang w:eastAsia="pt-PT"/>
        </w:rPr>
        <w:t xml:space="preserve">às identificações dos </w:t>
      </w:r>
      <w:r w:rsidRPr="40CAF8F4">
        <w:rPr>
          <w:rFonts w:ascii="Garamond" w:eastAsia="Times New Roman" w:hAnsi="Garamond" w:cs="Times New Roman"/>
          <w:lang w:eastAsia="pt-PT"/>
        </w:rPr>
        <w:t>animais de com</w:t>
      </w:r>
      <w:r w:rsidR="52C101CF" w:rsidRPr="40CAF8F4">
        <w:rPr>
          <w:rFonts w:ascii="Garamond" w:eastAsia="Times New Roman" w:hAnsi="Garamond" w:cs="Times New Roman"/>
          <w:lang w:eastAsia="pt-PT"/>
        </w:rPr>
        <w:t xml:space="preserve">panhia, </w:t>
      </w:r>
      <w:ins w:id="1134" w:author="Susana Margarida Gonçalves Silva Santos" w:date="2025-08-22T18:05:00Z">
        <w:r w:rsidR="007421F6" w:rsidRPr="40CAF8F4">
          <w:rPr>
            <w:rFonts w:ascii="Garamond" w:eastAsia="Times New Roman" w:hAnsi="Garamond" w:cs="Times New Roman"/>
            <w:lang w:eastAsia="pt-PT"/>
          </w:rPr>
          <w:t>titulares</w:t>
        </w:r>
      </w:ins>
      <w:ins w:id="1135" w:author="Maria Rosário Silva Lemos Cidadão" w:date="2025-08-26T09:10:00Z">
        <w:r w:rsidR="3E0B25CE" w:rsidRPr="40CAF8F4">
          <w:rPr>
            <w:rFonts w:ascii="Garamond" w:eastAsia="Times New Roman" w:hAnsi="Garamond" w:cs="Times New Roman"/>
            <w:lang w:eastAsia="pt-PT"/>
          </w:rPr>
          <w:t>, operadores</w:t>
        </w:r>
      </w:ins>
      <w:ins w:id="1136" w:author="Susana Margarida Gonçalves Silva Santos" w:date="2025-08-22T18:06:00Z">
        <w:r w:rsidR="00C93F2F" w:rsidRPr="40CAF8F4">
          <w:rPr>
            <w:rFonts w:ascii="Garamond" w:eastAsia="Times New Roman" w:hAnsi="Garamond" w:cs="Times New Roman"/>
            <w:lang w:eastAsia="pt-PT"/>
          </w:rPr>
          <w:t xml:space="preserve">, </w:t>
        </w:r>
      </w:ins>
      <w:r w:rsidR="52C101CF" w:rsidRPr="40CAF8F4">
        <w:rPr>
          <w:rFonts w:ascii="Garamond" w:eastAsia="Times New Roman" w:hAnsi="Garamond" w:cs="Times New Roman"/>
          <w:lang w:eastAsia="pt-PT"/>
        </w:rPr>
        <w:t xml:space="preserve">detentores e local de </w:t>
      </w:r>
      <w:r w:rsidR="42E4CC79" w:rsidRPr="40CAF8F4">
        <w:rPr>
          <w:rFonts w:ascii="Garamond" w:eastAsia="Times New Roman" w:hAnsi="Garamond" w:cs="Times New Roman"/>
          <w:lang w:eastAsia="pt-PT"/>
        </w:rPr>
        <w:t>permanência dos mesmos</w:t>
      </w:r>
      <w:r w:rsidR="27446778" w:rsidRPr="40CAF8F4">
        <w:rPr>
          <w:rFonts w:ascii="Garamond" w:eastAsia="Times New Roman" w:hAnsi="Garamond" w:cs="Times New Roman"/>
          <w:lang w:eastAsia="pt-PT"/>
        </w:rPr>
        <w:t>, nos seus territórios.</w:t>
      </w:r>
    </w:p>
    <w:p w14:paraId="20E6E65B" w14:textId="38BD61BA" w:rsidR="000B3755" w:rsidRDefault="5D360E7C" w:rsidP="000B3755">
      <w:pPr>
        <w:spacing w:line="360" w:lineRule="auto"/>
        <w:jc w:val="both"/>
        <w:rPr>
          <w:ins w:id="1137" w:author="Susana Margarida Gonçalves Silva Santos" w:date="2025-08-22T18:06:00Z" w16du:dateUtc="2025-08-22T17:06:00Z"/>
          <w:rFonts w:ascii="Garamond" w:eastAsia="Times New Roman" w:hAnsi="Garamond" w:cs="Times New Roman"/>
          <w:strike/>
          <w:lang w:eastAsia="pt-PT"/>
        </w:rPr>
      </w:pPr>
      <w:r w:rsidRPr="00C93F2F">
        <w:rPr>
          <w:rFonts w:ascii="Garamond" w:eastAsia="Times New Roman" w:hAnsi="Garamond" w:cs="Times New Roman"/>
          <w:strike/>
          <w:lang w:eastAsia="pt-PT"/>
        </w:rPr>
        <w:t>9 – O DIAC ficará disponível de forma desmaterializada n</w:t>
      </w:r>
      <w:r w:rsidR="5D8C8095" w:rsidRPr="00C93F2F">
        <w:rPr>
          <w:rFonts w:ascii="Garamond" w:eastAsia="Times New Roman" w:hAnsi="Garamond" w:cs="Times New Roman"/>
          <w:strike/>
          <w:lang w:eastAsia="pt-PT"/>
        </w:rPr>
        <w:t>a</w:t>
      </w:r>
      <w:r w:rsidRPr="00C93F2F">
        <w:rPr>
          <w:rFonts w:ascii="Garamond" w:eastAsia="Times New Roman" w:hAnsi="Garamond" w:cs="Times New Roman"/>
          <w:strike/>
          <w:lang w:eastAsia="pt-PT"/>
        </w:rPr>
        <w:t xml:space="preserve"> </w:t>
      </w:r>
      <w:r w:rsidR="34BC97A6" w:rsidRPr="00C93F2F">
        <w:rPr>
          <w:rFonts w:ascii="Garamond" w:eastAsia="Times New Roman" w:hAnsi="Garamond" w:cs="Times New Roman"/>
          <w:strike/>
          <w:lang w:eastAsia="pt-PT"/>
        </w:rPr>
        <w:t>aplicação móvel id.gov.pt</w:t>
      </w:r>
      <w:r w:rsidR="5D8C8095" w:rsidRPr="00C93F2F">
        <w:rPr>
          <w:rFonts w:ascii="Garamond" w:eastAsia="Times New Roman" w:hAnsi="Garamond" w:cs="Times New Roman"/>
          <w:strike/>
          <w:lang w:eastAsia="pt-PT"/>
        </w:rPr>
        <w:t>, e, ou, outras aplicações informáticas que sejam desenvolvidas pelo governo português.</w:t>
      </w:r>
    </w:p>
    <w:p w14:paraId="62539AC6" w14:textId="77777777" w:rsidR="00FA2C1C" w:rsidRPr="000041C8" w:rsidRDefault="00FA2C1C" w:rsidP="00FA2C1C">
      <w:pPr>
        <w:spacing w:line="360" w:lineRule="auto"/>
        <w:jc w:val="both"/>
        <w:rPr>
          <w:ins w:id="1138" w:author="Susana Margarida Gonçalves Silva Santos" w:date="2025-08-22T18:08:00Z" w16du:dateUtc="2025-08-22T17:08:00Z"/>
          <w:rFonts w:ascii="Garamond" w:eastAsia="Times New Roman" w:hAnsi="Garamond" w:cs="Times New Roman"/>
          <w:lang w:eastAsia="pt-PT"/>
        </w:rPr>
      </w:pPr>
      <w:ins w:id="1139" w:author="Susana Margarida Gonçalves Silva Santos" w:date="2025-08-22T18:08:00Z" w16du:dateUtc="2025-08-22T17:08:00Z">
        <w:r>
          <w:rPr>
            <w:rFonts w:ascii="Garamond" w:eastAsia="Times New Roman" w:hAnsi="Garamond" w:cs="Times New Roman"/>
            <w:lang w:eastAsia="pt-PT"/>
          </w:rPr>
          <w:t>Retirar – Está previsto no artigo 23º</w:t>
        </w:r>
      </w:ins>
    </w:p>
    <w:p w14:paraId="3E5AD98D" w14:textId="7E7B7C11" w:rsidR="00C93F2F" w:rsidRPr="00C93F2F" w:rsidDel="00FA2C1C" w:rsidRDefault="00C93F2F" w:rsidP="000B3755">
      <w:pPr>
        <w:spacing w:line="360" w:lineRule="auto"/>
        <w:jc w:val="both"/>
        <w:rPr>
          <w:del w:id="1140" w:author="Susana Margarida Gonçalves Silva Santos" w:date="2025-08-22T18:08:00Z" w16du:dateUtc="2025-08-22T17:08:00Z"/>
          <w:rFonts w:ascii="Garamond" w:eastAsia="Times New Roman" w:hAnsi="Garamond" w:cs="Times New Roman"/>
          <w:strike/>
          <w:lang w:eastAsia="pt-PT"/>
        </w:rPr>
      </w:pPr>
    </w:p>
    <w:p w14:paraId="5A668542" w14:textId="49F5AFAB" w:rsidR="00FA2C1C" w:rsidRPr="00FA2C1C" w:rsidRDefault="34BC97A6" w:rsidP="000B3755">
      <w:pPr>
        <w:spacing w:line="360" w:lineRule="auto"/>
        <w:jc w:val="both"/>
        <w:rPr>
          <w:rFonts w:ascii="Garamond" w:eastAsia="Times New Roman" w:hAnsi="Garamond" w:cs="Times New Roman"/>
          <w:strike/>
          <w:lang w:eastAsia="pt-PT"/>
        </w:rPr>
      </w:pPr>
      <w:r w:rsidRPr="00FA2C1C">
        <w:rPr>
          <w:rFonts w:ascii="Garamond" w:eastAsia="Times New Roman" w:hAnsi="Garamond" w:cs="Times New Roman"/>
          <w:strike/>
          <w:lang w:eastAsia="pt-PT"/>
        </w:rPr>
        <w:t>10</w:t>
      </w:r>
      <w:r w:rsidR="5D360E7C" w:rsidRPr="00FA2C1C">
        <w:rPr>
          <w:rFonts w:ascii="Garamond" w:eastAsia="Times New Roman" w:hAnsi="Garamond" w:cs="Times New Roman"/>
          <w:strike/>
          <w:lang w:eastAsia="pt-PT"/>
        </w:rPr>
        <w:t xml:space="preserve"> - Qualquer alteração aos elementos constantes do SIAC, nomeadamente alteração de titular, da sua residência ou de local de alojamento do animal, ou outras disposições obrigatórias, deve ser comunicada ao sistema e determina a</w:t>
      </w:r>
      <w:r w:rsidRPr="00FA2C1C">
        <w:rPr>
          <w:rFonts w:ascii="Garamond" w:eastAsia="Times New Roman" w:hAnsi="Garamond" w:cs="Times New Roman"/>
          <w:strike/>
          <w:lang w:eastAsia="pt-PT"/>
        </w:rPr>
        <w:t xml:space="preserve"> caducidade do anterior DIAC e a emissão </w:t>
      </w:r>
      <w:r w:rsidR="5D360E7C" w:rsidRPr="00FA2C1C">
        <w:rPr>
          <w:rFonts w:ascii="Garamond" w:eastAsia="Times New Roman" w:hAnsi="Garamond" w:cs="Times New Roman"/>
          <w:strike/>
          <w:lang w:eastAsia="pt-PT"/>
        </w:rPr>
        <w:t>de DIAC atualizado.</w:t>
      </w:r>
    </w:p>
    <w:p w14:paraId="0778BAB0" w14:textId="48A5971A" w:rsidR="00FA2C1C" w:rsidRPr="000041C8" w:rsidRDefault="00FA2C1C" w:rsidP="00A95B79">
      <w:pPr>
        <w:spacing w:line="360" w:lineRule="auto"/>
        <w:jc w:val="both"/>
        <w:rPr>
          <w:rFonts w:ascii="Garamond" w:eastAsia="Times New Roman" w:hAnsi="Garamond" w:cs="Times New Roman"/>
          <w:lang w:eastAsia="pt-PT"/>
        </w:rPr>
      </w:pPr>
      <w:ins w:id="1141" w:author="Susana Margarida Gonçalves Silva Santos" w:date="2025-08-22T18:07:00Z" w16du:dateUtc="2025-08-22T17:07:00Z">
        <w:r>
          <w:rPr>
            <w:rFonts w:ascii="Garamond" w:eastAsia="Times New Roman" w:hAnsi="Garamond" w:cs="Times New Roman"/>
            <w:lang w:eastAsia="pt-PT"/>
          </w:rPr>
          <w:t>Retirar – Está previsto n</w:t>
        </w:r>
      </w:ins>
      <w:ins w:id="1142" w:author="Susana Margarida Gonçalves Silva Santos" w:date="2025-08-22T18:08:00Z" w16du:dateUtc="2025-08-22T17:08:00Z">
        <w:r>
          <w:rPr>
            <w:rFonts w:ascii="Garamond" w:eastAsia="Times New Roman" w:hAnsi="Garamond" w:cs="Times New Roman"/>
            <w:lang w:eastAsia="pt-PT"/>
          </w:rPr>
          <w:t>o artigo 23º</w:t>
        </w:r>
      </w:ins>
    </w:p>
    <w:p w14:paraId="46B29D4F" w14:textId="5719D48F" w:rsidR="000852BC" w:rsidRPr="000041C8" w:rsidRDefault="000852BC" w:rsidP="000852BC">
      <w:pPr>
        <w:spacing w:line="360" w:lineRule="auto"/>
        <w:jc w:val="center"/>
        <w:rPr>
          <w:ins w:id="1143" w:author="Susana Margarida Gonçalves Silva Santos" w:date="2026-02-19T09:32:00Z" w16du:dateUtc="2026-02-19T09:32:22Z"/>
          <w:rFonts w:ascii="Garamond" w:eastAsia="Times New Roman" w:hAnsi="Garamond" w:cs="Times New Roman"/>
          <w:b/>
          <w:bCs/>
          <w:lang w:eastAsia="pt-PT"/>
        </w:rPr>
      </w:pPr>
      <w:bookmarkStart w:id="1144" w:name="_Hlk134710921"/>
      <w:r w:rsidRPr="347D5EFE">
        <w:rPr>
          <w:rFonts w:ascii="Garamond" w:eastAsia="Times New Roman" w:hAnsi="Garamond" w:cs="Times New Roman"/>
          <w:b/>
          <w:bCs/>
          <w:lang w:eastAsia="pt-PT"/>
        </w:rPr>
        <w:t>Artigo 2</w:t>
      </w:r>
      <w:r w:rsidR="00E238BA" w:rsidRPr="347D5EFE">
        <w:rPr>
          <w:rFonts w:ascii="Garamond" w:eastAsia="Times New Roman" w:hAnsi="Garamond" w:cs="Times New Roman"/>
          <w:b/>
          <w:bCs/>
          <w:lang w:eastAsia="pt-PT"/>
        </w:rPr>
        <w:t>2</w:t>
      </w:r>
      <w:r w:rsidRPr="347D5EFE">
        <w:rPr>
          <w:rFonts w:ascii="Garamond" w:eastAsia="Times New Roman" w:hAnsi="Garamond" w:cs="Times New Roman"/>
          <w:b/>
          <w:bCs/>
          <w:lang w:eastAsia="pt-PT"/>
        </w:rPr>
        <w:t>.º</w:t>
      </w:r>
    </w:p>
    <w:p w14:paraId="304DF044" w14:textId="568786C9" w:rsidR="347D5EFE" w:rsidRDefault="347D5EFE" w:rsidP="347D5EFE">
      <w:pPr>
        <w:spacing w:line="360" w:lineRule="auto"/>
        <w:jc w:val="center"/>
        <w:rPr>
          <w:rFonts w:ascii="Garamond" w:eastAsia="Times New Roman" w:hAnsi="Garamond" w:cs="Times New Roman"/>
          <w:b/>
          <w:bCs/>
          <w:lang w:eastAsia="pt-PT"/>
        </w:rPr>
      </w:pPr>
    </w:p>
    <w:p w14:paraId="4D49B02C" w14:textId="167D261D" w:rsidR="000852BC" w:rsidRPr="000041C8" w:rsidRDefault="000823E1" w:rsidP="000852BC">
      <w:pPr>
        <w:spacing w:line="360" w:lineRule="auto"/>
        <w:jc w:val="center"/>
        <w:rPr>
          <w:rFonts w:ascii="Garamond" w:eastAsia="Times New Roman" w:hAnsi="Garamond" w:cs="Times New Roman"/>
          <w:lang w:eastAsia="pt-PT"/>
        </w:rPr>
      </w:pPr>
      <w:r w:rsidRPr="000041C8">
        <w:rPr>
          <w:rFonts w:ascii="Garamond" w:eastAsia="Times New Roman" w:hAnsi="Garamond" w:cs="Times New Roman"/>
          <w:lang w:eastAsia="pt-PT"/>
        </w:rPr>
        <w:t>Manual de procedimentos SIAC</w:t>
      </w:r>
    </w:p>
    <w:p w14:paraId="2ED2D07E" w14:textId="56B13827" w:rsidR="002466C1" w:rsidRDefault="7C320707" w:rsidP="002466C1">
      <w:pPr>
        <w:spacing w:line="360" w:lineRule="auto"/>
        <w:jc w:val="both"/>
        <w:rPr>
          <w:ins w:id="1145" w:author="Susana Margarida Gonçalves Silva Santos" w:date="2025-08-22T18:10:00Z" w16du:dateUtc="2025-08-22T17:10:00Z"/>
          <w:rFonts w:ascii="Garamond" w:eastAsia="Times New Roman" w:hAnsi="Garamond" w:cs="Times New Roman"/>
          <w:lang w:eastAsia="pt-PT"/>
        </w:rPr>
      </w:pPr>
      <w:bookmarkStart w:id="1146" w:name="_Hlk134710906"/>
      <w:bookmarkEnd w:id="1144"/>
      <w:r w:rsidRPr="1126FC69">
        <w:rPr>
          <w:rFonts w:ascii="Garamond" w:eastAsia="Times New Roman" w:hAnsi="Garamond" w:cs="Times New Roman"/>
          <w:lang w:eastAsia="pt-PT"/>
        </w:rPr>
        <w:t xml:space="preserve">1 – </w:t>
      </w:r>
      <w:r w:rsidR="29221A59" w:rsidRPr="1126FC69">
        <w:rPr>
          <w:rFonts w:ascii="Garamond" w:eastAsia="Times New Roman" w:hAnsi="Garamond" w:cs="Times New Roman"/>
          <w:lang w:eastAsia="pt-PT"/>
        </w:rPr>
        <w:t xml:space="preserve">O manual de procedimentos do SIAC é aprovado por deliberação </w:t>
      </w:r>
      <w:r w:rsidR="29221A59" w:rsidRPr="1126FC69">
        <w:rPr>
          <w:rFonts w:ascii="Garamond" w:eastAsia="Times New Roman" w:hAnsi="Garamond" w:cs="Times New Roman"/>
          <w:strike/>
          <w:lang w:eastAsia="pt-PT"/>
        </w:rPr>
        <w:t>do</w:t>
      </w:r>
      <w:r w:rsidR="1D2A3D65" w:rsidRPr="1126FC69">
        <w:rPr>
          <w:rFonts w:ascii="Garamond" w:eastAsia="Times New Roman" w:hAnsi="Garamond" w:cs="Times New Roman"/>
          <w:lang w:eastAsia="pt-PT"/>
        </w:rPr>
        <w:t xml:space="preserve"> </w:t>
      </w:r>
      <w:ins w:id="1147" w:author="Susana Margarida Gonçalves Silva Santos" w:date="2025-08-22T18:08:00Z">
        <w:r w:rsidR="1B7389B7" w:rsidRPr="1126FC69">
          <w:rPr>
            <w:rFonts w:ascii="Garamond" w:eastAsia="Times New Roman" w:hAnsi="Garamond" w:cs="Times New Roman"/>
            <w:lang w:eastAsia="pt-PT"/>
          </w:rPr>
          <w:t xml:space="preserve"> da </w:t>
        </w:r>
      </w:ins>
      <w:r w:rsidR="1D2A3D65" w:rsidRPr="1126FC69">
        <w:rPr>
          <w:rFonts w:ascii="Garamond" w:eastAsia="Times New Roman" w:hAnsi="Garamond" w:cs="Times New Roman"/>
          <w:lang w:eastAsia="pt-PT"/>
        </w:rPr>
        <w:t>DGAV</w:t>
      </w:r>
      <w:r w:rsidR="29221A59" w:rsidRPr="1126FC69">
        <w:rPr>
          <w:rFonts w:ascii="Garamond" w:eastAsia="Times New Roman" w:hAnsi="Garamond" w:cs="Times New Roman"/>
          <w:lang w:eastAsia="pt-PT"/>
        </w:rPr>
        <w:t>, o qual deve</w:t>
      </w:r>
      <w:r w:rsidR="186A5206" w:rsidRPr="1126FC69">
        <w:rPr>
          <w:rFonts w:ascii="Garamond" w:eastAsia="Times New Roman" w:hAnsi="Garamond" w:cs="Times New Roman"/>
          <w:lang w:eastAsia="pt-PT"/>
        </w:rPr>
        <w:t xml:space="preserve"> </w:t>
      </w:r>
      <w:r w:rsidR="3BB0E93E" w:rsidRPr="1126FC69">
        <w:rPr>
          <w:rFonts w:ascii="Garamond" w:eastAsia="Times New Roman" w:hAnsi="Garamond" w:cs="Times New Roman"/>
          <w:lang w:eastAsia="pt-PT"/>
        </w:rPr>
        <w:t xml:space="preserve">incluir as normas e procedimentos relativos ao funcionamento do SIAC, bem como a gestão das entidades com acesso e respetivos perfis de acesso, os procedimentos de liquidação e cobrança da taxa de registo no SIAC, </w:t>
      </w:r>
      <w:r w:rsidR="29221A59" w:rsidRPr="1126FC69">
        <w:rPr>
          <w:rFonts w:ascii="Garamond" w:eastAsia="Times New Roman" w:hAnsi="Garamond" w:cs="Times New Roman"/>
          <w:lang w:eastAsia="pt-PT"/>
        </w:rPr>
        <w:t xml:space="preserve">as classificações de </w:t>
      </w:r>
      <w:r w:rsidR="3BB0E93E" w:rsidRPr="1126FC69">
        <w:rPr>
          <w:rFonts w:ascii="Garamond" w:eastAsia="Times New Roman" w:hAnsi="Garamond" w:cs="Times New Roman"/>
          <w:lang w:eastAsia="pt-PT"/>
        </w:rPr>
        <w:t xml:space="preserve">registo dos animais </w:t>
      </w:r>
      <w:del w:id="1148" w:author="Maria Rosário Silva Lemos Cidadão" w:date="2025-08-26T09:11:00Z">
        <w:r w:rsidR="16A4B73C" w:rsidRPr="1126FC69" w:rsidDel="16A4B73C">
          <w:rPr>
            <w:rFonts w:ascii="Garamond" w:eastAsia="Times New Roman" w:hAnsi="Garamond" w:cs="Times New Roman"/>
            <w:lang w:eastAsia="pt-PT"/>
          </w:rPr>
          <w:delText>de companhia</w:delText>
        </w:r>
      </w:del>
      <w:ins w:id="1149" w:author="Maria Rosário Silva Lemos Cidadão" w:date="2025-08-26T09:12:00Z">
        <w:r w:rsidR="438B8D28" w:rsidRPr="1126FC69">
          <w:rPr>
            <w:rFonts w:ascii="Garamond" w:eastAsia="Times New Roman" w:hAnsi="Garamond" w:cs="Times New Roman"/>
            <w:lang w:eastAsia="pt-PT"/>
          </w:rPr>
          <w:t xml:space="preserve"> </w:t>
        </w:r>
        <w:r w:rsidR="438B8D28" w:rsidRPr="1126FC69">
          <w:rPr>
            <w:rFonts w:ascii="Garamond" w:eastAsia="Times New Roman" w:hAnsi="Garamond" w:cs="Times New Roman"/>
            <w:strike/>
            <w:lang w:eastAsia="pt-PT"/>
            <w:rPrChange w:id="1150" w:author="Maria Rosário Silva Lemos Cidadão" w:date="2025-10-28T09:57:00Z">
              <w:rPr>
                <w:rFonts w:ascii="Garamond" w:eastAsia="Times New Roman" w:hAnsi="Garamond" w:cs="Times New Roman"/>
                <w:lang w:eastAsia="pt-PT"/>
              </w:rPr>
            </w:rPrChange>
          </w:rPr>
          <w:t>e</w:t>
        </w:r>
      </w:ins>
      <w:ins w:id="1151" w:author="Maria Rosário Silva Lemos Cidadão" w:date="2025-08-26T09:11:00Z">
        <w:r w:rsidR="438B8D28" w:rsidRPr="1126FC69">
          <w:rPr>
            <w:rFonts w:ascii="Garamond" w:eastAsia="Times New Roman" w:hAnsi="Garamond" w:cs="Times New Roman"/>
            <w:strike/>
            <w:lang w:eastAsia="pt-PT"/>
            <w:rPrChange w:id="1152" w:author="Maria Rosário Silva Lemos Cidadão" w:date="2025-10-28T09:57:00Z">
              <w:rPr>
                <w:rFonts w:ascii="Garamond" w:eastAsia="Times New Roman" w:hAnsi="Garamond" w:cs="Times New Roman"/>
                <w:lang w:eastAsia="pt-PT"/>
              </w:rPr>
            </w:rPrChange>
          </w:rPr>
          <w:t xml:space="preserve"> d</w:t>
        </w:r>
      </w:ins>
      <w:ins w:id="1153" w:author="Maria Rosário Silva Lemos Cidadão" w:date="2025-08-26T09:16:00Z">
        <w:r w:rsidR="2ACE2F5E" w:rsidRPr="1126FC69">
          <w:rPr>
            <w:rFonts w:ascii="Garamond" w:eastAsia="Times New Roman" w:hAnsi="Garamond" w:cs="Times New Roman"/>
            <w:strike/>
            <w:lang w:eastAsia="pt-PT"/>
            <w:rPrChange w:id="1154" w:author="Maria Rosário Silva Lemos Cidadão" w:date="2025-10-28T09:57:00Z">
              <w:rPr>
                <w:rFonts w:ascii="Garamond" w:eastAsia="Times New Roman" w:hAnsi="Garamond" w:cs="Times New Roman"/>
                <w:lang w:eastAsia="pt-PT"/>
              </w:rPr>
            </w:rPrChange>
          </w:rPr>
          <w:t xml:space="preserve">a sua </w:t>
        </w:r>
      </w:ins>
      <w:ins w:id="1155" w:author="Maria Rosário Silva Lemos Cidadão" w:date="2025-08-26T09:12:00Z">
        <w:r w:rsidR="438B8D28" w:rsidRPr="1126FC69">
          <w:rPr>
            <w:rFonts w:ascii="Garamond" w:eastAsia="Times New Roman" w:hAnsi="Garamond" w:cs="Times New Roman"/>
            <w:strike/>
            <w:lang w:eastAsia="pt-PT"/>
            <w:rPrChange w:id="1156" w:author="Maria Rosário Silva Lemos Cidadão" w:date="2025-10-28T09:57:00Z">
              <w:rPr>
                <w:rFonts w:ascii="Garamond" w:eastAsia="Times New Roman" w:hAnsi="Garamond" w:cs="Times New Roman"/>
                <w:lang w:eastAsia="pt-PT"/>
              </w:rPr>
            </w:rPrChange>
          </w:rPr>
          <w:t xml:space="preserve">detenção, </w:t>
        </w:r>
      </w:ins>
      <w:ins w:id="1157" w:author="Maria Rosário Silva Lemos Cidadão" w:date="2025-10-28T09:58:00Z">
        <w:r w:rsidR="3F4F53B9" w:rsidRPr="1126FC69">
          <w:rPr>
            <w:rFonts w:ascii="Garamond" w:eastAsia="Times New Roman" w:hAnsi="Garamond" w:cs="Times New Roman"/>
            <w:strike/>
            <w:lang w:eastAsia="pt-PT"/>
          </w:rPr>
          <w:t>,</w:t>
        </w:r>
      </w:ins>
      <w:r w:rsidR="251025E6" w:rsidRPr="1126FC69">
        <w:rPr>
          <w:rFonts w:ascii="Garamond" w:eastAsia="Times New Roman" w:hAnsi="Garamond" w:cs="Times New Roman"/>
          <w:lang w:eastAsia="pt-PT"/>
        </w:rPr>
        <w:t xml:space="preserve"> </w:t>
      </w:r>
      <w:del w:id="1158" w:author="Maria Rosário Silva Lemos Cidadão" w:date="2025-10-28T09:58:00Z">
        <w:r w:rsidR="16A4B73C" w:rsidRPr="1126FC69" w:rsidDel="16A4B73C">
          <w:rPr>
            <w:rFonts w:ascii="Garamond" w:eastAsia="Times New Roman" w:hAnsi="Garamond" w:cs="Times New Roman"/>
            <w:lang w:eastAsia="pt-PT"/>
          </w:rPr>
          <w:delText>e</w:delText>
        </w:r>
      </w:del>
      <w:r w:rsidR="3BB0E93E" w:rsidRPr="1126FC69">
        <w:rPr>
          <w:rFonts w:ascii="Garamond" w:eastAsia="Times New Roman" w:hAnsi="Garamond" w:cs="Times New Roman"/>
          <w:lang w:eastAsia="pt-PT"/>
        </w:rPr>
        <w:t xml:space="preserve"> os procedimentos relativos ao registo</w:t>
      </w:r>
      <w:ins w:id="1159" w:author="Maria Rosário Silva Lemos Cidadão" w:date="2025-08-26T09:15:00Z">
        <w:r w:rsidR="614E77A7" w:rsidRPr="1126FC69">
          <w:rPr>
            <w:rFonts w:ascii="Garamond" w:eastAsia="Times New Roman" w:hAnsi="Garamond" w:cs="Times New Roman"/>
            <w:lang w:eastAsia="pt-PT"/>
          </w:rPr>
          <w:t xml:space="preserve"> do animal</w:t>
        </w:r>
      </w:ins>
      <w:ins w:id="1160" w:author="Maria Rosário Silva Lemos Cidadão" w:date="2025-10-30T13:15:00Z">
        <w:r w:rsidR="1F945BB2" w:rsidRPr="1126FC69">
          <w:rPr>
            <w:rFonts w:ascii="Garamond" w:eastAsia="Times New Roman" w:hAnsi="Garamond" w:cs="Times New Roman"/>
            <w:lang w:eastAsia="pt-PT"/>
          </w:rPr>
          <w:t>,</w:t>
        </w:r>
      </w:ins>
      <w:ins w:id="1161" w:author="Maria Rosário Silva Lemos Cidadão" w:date="2025-08-26T09:15:00Z">
        <w:r w:rsidR="614E77A7" w:rsidRPr="1126FC69">
          <w:rPr>
            <w:rFonts w:ascii="Garamond" w:eastAsia="Times New Roman" w:hAnsi="Garamond" w:cs="Times New Roman"/>
            <w:lang w:eastAsia="pt-PT"/>
          </w:rPr>
          <w:t xml:space="preserve"> da detenção,</w:t>
        </w:r>
      </w:ins>
      <w:r w:rsidR="3BB0E93E" w:rsidRPr="1126FC69">
        <w:rPr>
          <w:rFonts w:ascii="Garamond" w:eastAsia="Times New Roman" w:hAnsi="Garamond" w:cs="Times New Roman"/>
          <w:lang w:eastAsia="pt-PT"/>
        </w:rPr>
        <w:t xml:space="preserve"> de profilaxias médicas </w:t>
      </w:r>
      <w:ins w:id="1162" w:author="Susana Margarida Gonçalves Silva Santos" w:date="2025-08-22T18:11:00Z">
        <w:r w:rsidR="4C50BAC7" w:rsidRPr="1126FC69">
          <w:rPr>
            <w:rFonts w:ascii="Garamond" w:eastAsia="Times New Roman" w:hAnsi="Garamond" w:cs="Times New Roman"/>
            <w:lang w:eastAsia="pt-PT"/>
          </w:rPr>
          <w:t xml:space="preserve">obrigatórias e específicas de cada espécie </w:t>
        </w:r>
      </w:ins>
      <w:r w:rsidR="3BB0E93E" w:rsidRPr="1126FC69">
        <w:rPr>
          <w:rFonts w:ascii="Garamond" w:eastAsia="Times New Roman" w:hAnsi="Garamond" w:cs="Times New Roman"/>
          <w:lang w:eastAsia="pt-PT"/>
        </w:rPr>
        <w:t>e intervenções e amputações de registo obrigatório</w:t>
      </w:r>
      <w:ins w:id="1163" w:author="Maria Rosário Silva Lemos Cidadão" w:date="2025-08-26T09:15:00Z">
        <w:r w:rsidR="210F09FA" w:rsidRPr="1126FC69">
          <w:rPr>
            <w:rFonts w:ascii="Garamond" w:eastAsia="Times New Roman" w:hAnsi="Garamond" w:cs="Times New Roman"/>
            <w:lang w:eastAsia="pt-PT"/>
          </w:rPr>
          <w:t>, do tipo de modelos emitidos pelo sistema ou necess</w:t>
        </w:r>
      </w:ins>
      <w:ins w:id="1164" w:author="Maria Rosário Silva Lemos Cidadão" w:date="2025-08-26T09:16:00Z">
        <w:r w:rsidR="210F09FA" w:rsidRPr="1126FC69">
          <w:rPr>
            <w:rFonts w:ascii="Garamond" w:eastAsia="Times New Roman" w:hAnsi="Garamond" w:cs="Times New Roman"/>
            <w:lang w:eastAsia="pt-PT"/>
          </w:rPr>
          <w:t>ários funcionamento do sistema</w:t>
        </w:r>
      </w:ins>
      <w:r w:rsidR="251025E6" w:rsidRPr="1126FC69">
        <w:rPr>
          <w:rFonts w:ascii="Garamond" w:eastAsia="Times New Roman" w:hAnsi="Garamond" w:cs="Times New Roman"/>
          <w:lang w:eastAsia="pt-PT"/>
        </w:rPr>
        <w:t>.</w:t>
      </w:r>
    </w:p>
    <w:p w14:paraId="78A1AD64" w14:textId="77777777" w:rsidR="00BF13BC" w:rsidRPr="000041C8" w:rsidRDefault="00BF13BC" w:rsidP="002466C1">
      <w:pPr>
        <w:spacing w:line="360" w:lineRule="auto"/>
        <w:jc w:val="both"/>
        <w:rPr>
          <w:rFonts w:ascii="Garamond" w:eastAsia="Times New Roman" w:hAnsi="Garamond" w:cs="Times New Roman"/>
          <w:lang w:eastAsia="pt-PT"/>
        </w:rPr>
      </w:pPr>
    </w:p>
    <w:p w14:paraId="5386D714" w14:textId="6AA51891" w:rsidR="00B67C09" w:rsidRPr="000041C8" w:rsidRDefault="7C320707">
      <w:pPr>
        <w:spacing w:line="360" w:lineRule="auto"/>
        <w:jc w:val="both"/>
        <w:rPr>
          <w:rFonts w:ascii="Garamond" w:eastAsia="Times New Roman" w:hAnsi="Garamond" w:cs="Times New Roman"/>
          <w:lang w:eastAsia="pt-PT"/>
        </w:rPr>
      </w:pPr>
      <w:r w:rsidRPr="5564F2A7">
        <w:rPr>
          <w:rFonts w:ascii="Garamond" w:eastAsia="Times New Roman" w:hAnsi="Garamond" w:cs="Times New Roman"/>
          <w:lang w:eastAsia="pt-PT"/>
        </w:rPr>
        <w:t xml:space="preserve">2 - </w:t>
      </w:r>
      <w:commentRangeStart w:id="1165"/>
      <w:r w:rsidRPr="5564F2A7">
        <w:rPr>
          <w:rFonts w:ascii="Garamond" w:eastAsia="Times New Roman" w:hAnsi="Garamond" w:cs="Times New Roman"/>
          <w:lang w:eastAsia="pt-PT"/>
        </w:rPr>
        <w:t>As classificações de registo de animais de companhia referidas no número anterior devem incluir</w:t>
      </w:r>
      <w:r w:rsidR="7C1AB592" w:rsidRPr="5564F2A7">
        <w:rPr>
          <w:rFonts w:ascii="Garamond" w:eastAsia="Times New Roman" w:hAnsi="Garamond" w:cs="Times New Roman"/>
          <w:lang w:eastAsia="pt-PT"/>
        </w:rPr>
        <w:t>:</w:t>
      </w:r>
      <w:r w:rsidRPr="5564F2A7">
        <w:rPr>
          <w:rFonts w:ascii="Garamond" w:eastAsia="Times New Roman" w:hAnsi="Garamond" w:cs="Times New Roman"/>
          <w:lang w:eastAsia="pt-PT"/>
        </w:rPr>
        <w:t xml:space="preserve"> </w:t>
      </w:r>
      <w:ins w:id="1166" w:author="Susana Margarida Gonçalves Silva Santos" w:date="2025-08-22T18:12:00Z">
        <w:r w:rsidR="0FDD6D09" w:rsidRPr="5564F2A7">
          <w:rPr>
            <w:rFonts w:ascii="Garamond" w:eastAsia="Times New Roman" w:hAnsi="Garamond" w:cs="Times New Roman"/>
            <w:lang w:eastAsia="pt-PT"/>
          </w:rPr>
          <w:t xml:space="preserve">os destinados a ser detidos </w:t>
        </w:r>
      </w:ins>
      <w:ins w:id="1167" w:author="Susana Margarida Gonçalves Silva Santos" w:date="2025-08-22T18:13:00Z">
        <w:r w:rsidR="559ACDCA" w:rsidRPr="5564F2A7">
          <w:rPr>
            <w:rFonts w:ascii="Garamond" w:eastAsia="Times New Roman" w:hAnsi="Garamond" w:cs="Times New Roman"/>
            <w:lang w:eastAsia="pt-PT"/>
          </w:rPr>
          <w:t>para fi</w:t>
        </w:r>
      </w:ins>
      <w:ins w:id="1168" w:author="Susana Margarida Gonçalves Silva Santos" w:date="2025-08-22T18:14:00Z">
        <w:r w:rsidR="422973F0" w:rsidRPr="5564F2A7">
          <w:rPr>
            <w:rFonts w:ascii="Garamond" w:eastAsia="Times New Roman" w:hAnsi="Garamond" w:cs="Times New Roman"/>
            <w:lang w:eastAsia="pt-PT"/>
          </w:rPr>
          <w:t>m</w:t>
        </w:r>
        <w:r w:rsidR="559ACDCA" w:rsidRPr="5564F2A7">
          <w:rPr>
            <w:rFonts w:ascii="Garamond" w:eastAsia="Times New Roman" w:hAnsi="Garamond" w:cs="Times New Roman"/>
            <w:lang w:eastAsia="pt-PT"/>
          </w:rPr>
          <w:t xml:space="preserve"> privado</w:t>
        </w:r>
        <w:r w:rsidR="422973F0" w:rsidRPr="5564F2A7">
          <w:rPr>
            <w:rFonts w:ascii="Garamond" w:eastAsia="Times New Roman" w:hAnsi="Garamond" w:cs="Times New Roman"/>
            <w:lang w:eastAsia="pt-PT"/>
          </w:rPr>
          <w:t xml:space="preserve">, não comercial, </w:t>
        </w:r>
      </w:ins>
      <w:r w:rsidRPr="5564F2A7">
        <w:rPr>
          <w:rFonts w:ascii="Garamond" w:eastAsia="Times New Roman" w:hAnsi="Garamond" w:cs="Times New Roman"/>
          <w:lang w:eastAsia="pt-PT"/>
        </w:rPr>
        <w:t>com fins de caça, de assistência, dos programas de captura, esterilização e devolução (CED)</w:t>
      </w:r>
      <w:r w:rsidR="1D2A3D65" w:rsidRPr="5564F2A7">
        <w:rPr>
          <w:rFonts w:ascii="Garamond" w:eastAsia="Times New Roman" w:hAnsi="Garamond" w:cs="Times New Roman"/>
          <w:lang w:eastAsia="pt-PT"/>
        </w:rPr>
        <w:t xml:space="preserve"> de gatos</w:t>
      </w:r>
      <w:r w:rsidRPr="5564F2A7">
        <w:rPr>
          <w:rFonts w:ascii="Garamond" w:eastAsia="Times New Roman" w:hAnsi="Garamond" w:cs="Times New Roman"/>
          <w:lang w:eastAsia="pt-PT"/>
        </w:rPr>
        <w:t>, pastores</w:t>
      </w:r>
      <w:r w:rsidR="7C1AB592" w:rsidRPr="5564F2A7">
        <w:rPr>
          <w:rFonts w:ascii="Garamond" w:eastAsia="Times New Roman" w:hAnsi="Garamond" w:cs="Times New Roman"/>
          <w:lang w:eastAsia="pt-PT"/>
        </w:rPr>
        <w:t xml:space="preserve">, </w:t>
      </w:r>
      <w:del w:id="1169" w:author="Maria Rosário Silva Lemos Cidadão" w:date="2025-08-26T09:17:00Z">
        <w:r w:rsidR="16A4B73C" w:rsidRPr="5564F2A7" w:rsidDel="7C320707">
          <w:rPr>
            <w:rFonts w:ascii="Garamond" w:eastAsia="Times New Roman" w:hAnsi="Garamond" w:cs="Times New Roman"/>
            <w:lang w:eastAsia="pt-PT"/>
          </w:rPr>
          <w:delText>guarda de rebanho</w:delText>
        </w:r>
      </w:del>
      <w:ins w:id="1170" w:author="Maria Rosário Silva Lemos Cidadão" w:date="2025-08-26T09:17:00Z">
        <w:r w:rsidR="157177C2" w:rsidRPr="5564F2A7">
          <w:rPr>
            <w:rFonts w:ascii="Garamond" w:eastAsia="Times New Roman" w:hAnsi="Garamond" w:cs="Times New Roman"/>
            <w:lang w:eastAsia="pt-PT"/>
          </w:rPr>
          <w:t>de proteção de gado</w:t>
        </w:r>
      </w:ins>
      <w:r w:rsidRPr="5564F2A7">
        <w:rPr>
          <w:rFonts w:ascii="Garamond" w:eastAsia="Times New Roman" w:hAnsi="Garamond" w:cs="Times New Roman"/>
          <w:lang w:eastAsia="pt-PT"/>
        </w:rPr>
        <w:t>, perigosos</w:t>
      </w:r>
      <w:r w:rsidR="7A119CE0" w:rsidRPr="5564F2A7">
        <w:rPr>
          <w:rFonts w:ascii="Garamond" w:eastAsia="Times New Roman" w:hAnsi="Garamond" w:cs="Times New Roman"/>
          <w:lang w:eastAsia="pt-PT"/>
        </w:rPr>
        <w:t xml:space="preserve"> e potencialmente perigosos</w:t>
      </w:r>
      <w:r w:rsidRPr="5564F2A7">
        <w:rPr>
          <w:rFonts w:ascii="Garamond" w:eastAsia="Times New Roman" w:hAnsi="Garamond" w:cs="Times New Roman"/>
          <w:lang w:eastAsia="pt-PT"/>
        </w:rPr>
        <w:t>, pertencentes às Forças Armadas ou às Forças de Segurança e Serviços de Segurança do Estado, com fins de investigação ou experimentação científica, com fins económicos e reprodutores.</w:t>
      </w:r>
      <w:commentRangeEnd w:id="1165"/>
      <w:r w:rsidR="16A4B73C" w:rsidRPr="000041C8">
        <w:rPr>
          <w:rStyle w:val="CommentReference"/>
          <w:rFonts w:ascii="Garamond" w:eastAsia="Times New Roman" w:hAnsi="Garamond" w:cs="Times New Roman"/>
          <w:sz w:val="24"/>
          <w:szCs w:val="24"/>
          <w:lang w:eastAsia="pt-PT"/>
        </w:rPr>
        <w:commentReference w:id="1165"/>
      </w:r>
    </w:p>
    <w:bookmarkEnd w:id="1146"/>
    <w:p w14:paraId="670281DC" w14:textId="3221A5F2" w:rsidR="003D15F2" w:rsidRPr="000041C8" w:rsidRDefault="003D15F2" w:rsidP="00A95B7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 xml:space="preserve">Artigo </w:t>
      </w:r>
      <w:r w:rsidR="00B239C7" w:rsidRPr="000041C8">
        <w:rPr>
          <w:rFonts w:ascii="Garamond" w:eastAsia="Times New Roman" w:hAnsi="Garamond" w:cs="Times New Roman"/>
          <w:b/>
          <w:bCs/>
          <w:lang w:eastAsia="pt-PT"/>
        </w:rPr>
        <w:t>2</w:t>
      </w:r>
      <w:r w:rsidR="00E238BA">
        <w:rPr>
          <w:rFonts w:ascii="Garamond" w:eastAsia="Times New Roman" w:hAnsi="Garamond" w:cs="Times New Roman"/>
          <w:b/>
          <w:bCs/>
          <w:lang w:eastAsia="pt-PT"/>
        </w:rPr>
        <w:t>3</w:t>
      </w:r>
      <w:r w:rsidRPr="000041C8">
        <w:rPr>
          <w:rFonts w:ascii="Garamond" w:eastAsia="Times New Roman" w:hAnsi="Garamond" w:cs="Times New Roman"/>
          <w:b/>
          <w:bCs/>
          <w:lang w:eastAsia="pt-PT"/>
        </w:rPr>
        <w:t>.º</w:t>
      </w:r>
    </w:p>
    <w:p w14:paraId="663CC098" w14:textId="77777777" w:rsidR="003D15F2" w:rsidRPr="000041C8" w:rsidRDefault="003D15F2" w:rsidP="00A95B79">
      <w:pPr>
        <w:spacing w:line="360" w:lineRule="auto"/>
        <w:jc w:val="center"/>
        <w:rPr>
          <w:rFonts w:ascii="Garamond" w:eastAsia="Times New Roman" w:hAnsi="Garamond" w:cs="Times New Roman"/>
          <w:lang w:eastAsia="pt-PT"/>
        </w:rPr>
      </w:pPr>
      <w:r w:rsidRPr="000041C8">
        <w:rPr>
          <w:rFonts w:ascii="Garamond" w:eastAsia="Times New Roman" w:hAnsi="Garamond" w:cs="Times New Roman"/>
          <w:lang w:eastAsia="pt-PT"/>
        </w:rPr>
        <w:t>Documento de identificação do animal de companhia</w:t>
      </w:r>
    </w:p>
    <w:p w14:paraId="20732CF6" w14:textId="40202D3C" w:rsidR="003D15F2" w:rsidRPr="000041C8" w:rsidRDefault="178AD7F6" w:rsidP="00A95B79">
      <w:pPr>
        <w:spacing w:line="360" w:lineRule="auto"/>
        <w:jc w:val="both"/>
        <w:rPr>
          <w:rFonts w:ascii="Garamond" w:eastAsia="Times New Roman" w:hAnsi="Garamond" w:cs="Times New Roman"/>
          <w:lang w:eastAsia="pt-PT"/>
        </w:rPr>
      </w:pPr>
      <w:r w:rsidRPr="036812A3">
        <w:rPr>
          <w:rFonts w:ascii="Garamond" w:eastAsia="Times New Roman" w:hAnsi="Garamond" w:cs="Times New Roman"/>
          <w:lang w:eastAsia="pt-PT"/>
        </w:rPr>
        <w:t>1 - Após o registo do animal de companhia no SIAC, é emitido pelo sistema o DIAC que reproduz, em suporte físico ou digital, os dados constantes do SIAC, constituindo este o documento de identificação dos animais de companhia</w:t>
      </w:r>
      <w:ins w:id="1171" w:author="Susana Margarida Gonçalves Silva Santos" w:date="2025-08-22T18:15:00Z" w16du:dateUtc="2025-08-22T17:15:00Z">
        <w:r w:rsidR="008A77D0">
          <w:rPr>
            <w:rFonts w:ascii="Garamond" w:eastAsia="Times New Roman" w:hAnsi="Garamond" w:cs="Times New Roman"/>
            <w:lang w:eastAsia="pt-PT"/>
          </w:rPr>
          <w:t xml:space="preserve">. </w:t>
        </w:r>
      </w:ins>
      <w:ins w:id="1172" w:author="Susana Margarida Gonçalves Silva Santos" w:date="2025-08-22T18:16:00Z" w16du:dateUtc="2025-08-22T17:16:00Z">
        <w:r w:rsidR="008A77D0">
          <w:rPr>
            <w:rFonts w:ascii="Garamond" w:eastAsia="Times New Roman" w:hAnsi="Garamond" w:cs="Times New Roman"/>
            <w:lang w:eastAsia="pt-PT"/>
          </w:rPr>
          <w:t>No território Nacional</w:t>
        </w:r>
      </w:ins>
      <w:r w:rsidRPr="036812A3">
        <w:rPr>
          <w:rFonts w:ascii="Garamond" w:eastAsia="Times New Roman" w:hAnsi="Garamond" w:cs="Times New Roman"/>
          <w:lang w:eastAsia="pt-PT"/>
        </w:rPr>
        <w:t xml:space="preserve">. </w:t>
      </w:r>
    </w:p>
    <w:p w14:paraId="7D908DAA" w14:textId="5BA91274" w:rsidR="003D15F2" w:rsidRDefault="003D15F2" w:rsidP="00A95B79">
      <w:pPr>
        <w:spacing w:line="360" w:lineRule="auto"/>
        <w:jc w:val="both"/>
        <w:rPr>
          <w:rFonts w:ascii="Garamond" w:eastAsia="Times New Roman" w:hAnsi="Garamond" w:cs="Times New Roman"/>
          <w:lang w:eastAsia="pt-PT"/>
        </w:rPr>
      </w:pPr>
      <w:r w:rsidRPr="578B151F">
        <w:rPr>
          <w:rFonts w:ascii="Garamond" w:eastAsia="Times New Roman" w:hAnsi="Garamond" w:cs="Times New Roman"/>
          <w:lang w:eastAsia="pt-PT"/>
        </w:rPr>
        <w:t>2 - Qualquer alteração aos elementos constantes do SIAC, nomeadamente alteração de titular, da sua residência ou de local de alojamento do animal, ou outras disposições obrigatórias, deve ser comunicada ao sistema e determina a</w:t>
      </w:r>
      <w:r w:rsidR="001357B7" w:rsidRPr="578B151F">
        <w:rPr>
          <w:rFonts w:ascii="Garamond" w:eastAsia="Times New Roman" w:hAnsi="Garamond" w:cs="Times New Roman"/>
          <w:lang w:eastAsia="pt-PT"/>
        </w:rPr>
        <w:t xml:space="preserve"> caducidade do anterior DIAC e a</w:t>
      </w:r>
      <w:r w:rsidRPr="578B151F">
        <w:rPr>
          <w:rFonts w:ascii="Garamond" w:eastAsia="Times New Roman" w:hAnsi="Garamond" w:cs="Times New Roman"/>
          <w:lang w:eastAsia="pt-PT"/>
        </w:rPr>
        <w:t xml:space="preserve"> emissão de DIAC atualizado.</w:t>
      </w:r>
    </w:p>
    <w:p w14:paraId="55FD01F8" w14:textId="74AE5DE7" w:rsidR="001357B7" w:rsidRPr="000B3755" w:rsidRDefault="6F2E32DB" w:rsidP="001357B7">
      <w:pPr>
        <w:spacing w:line="360" w:lineRule="auto"/>
        <w:jc w:val="both"/>
        <w:rPr>
          <w:rFonts w:ascii="Garamond" w:eastAsia="Times New Roman" w:hAnsi="Garamond" w:cs="Times New Roman"/>
          <w:lang w:eastAsia="pt-PT"/>
        </w:rPr>
      </w:pPr>
      <w:r w:rsidRPr="5564F2A7">
        <w:rPr>
          <w:rFonts w:ascii="Garamond" w:eastAsia="Times New Roman" w:hAnsi="Garamond" w:cs="Times New Roman"/>
          <w:lang w:eastAsia="pt-PT"/>
        </w:rPr>
        <w:t xml:space="preserve">3 – O DIAC </w:t>
      </w:r>
      <w:del w:id="1173" w:author="Maria Rosário Silva Lemos Cidadão" w:date="2025-10-28T10:00:00Z">
        <w:r w:rsidR="55B3C14E" w:rsidRPr="5564F2A7" w:rsidDel="6F2E32DB">
          <w:rPr>
            <w:rFonts w:ascii="Garamond" w:eastAsia="Times New Roman" w:hAnsi="Garamond" w:cs="Times New Roman"/>
            <w:lang w:eastAsia="pt-PT"/>
          </w:rPr>
          <w:delText>ficará</w:delText>
        </w:r>
      </w:del>
      <w:ins w:id="1174" w:author="Maria Rosário Silva Lemos Cidadão" w:date="2025-10-28T10:00:00Z">
        <w:r w:rsidR="28697C54" w:rsidRPr="5564F2A7">
          <w:rPr>
            <w:rFonts w:ascii="Garamond" w:eastAsia="Times New Roman" w:hAnsi="Garamond" w:cs="Times New Roman"/>
            <w:lang w:eastAsia="pt-PT"/>
          </w:rPr>
          <w:t>encontra-se</w:t>
        </w:r>
      </w:ins>
      <w:r w:rsidRPr="5564F2A7">
        <w:rPr>
          <w:rFonts w:ascii="Garamond" w:eastAsia="Times New Roman" w:hAnsi="Garamond" w:cs="Times New Roman"/>
          <w:lang w:eastAsia="pt-PT"/>
        </w:rPr>
        <w:t xml:space="preserve"> disponível de forma desmaterializada n</w:t>
      </w:r>
      <w:r w:rsidR="7FEAE862" w:rsidRPr="5564F2A7">
        <w:rPr>
          <w:rFonts w:ascii="Garamond" w:eastAsia="Times New Roman" w:hAnsi="Garamond" w:cs="Times New Roman"/>
          <w:lang w:eastAsia="pt-PT"/>
        </w:rPr>
        <w:t>a</w:t>
      </w:r>
      <w:r w:rsidRPr="5564F2A7">
        <w:rPr>
          <w:rFonts w:ascii="Garamond" w:eastAsia="Times New Roman" w:hAnsi="Garamond" w:cs="Times New Roman"/>
          <w:lang w:eastAsia="pt-PT"/>
        </w:rPr>
        <w:t xml:space="preserve"> aplicação móvel id.gov.pt</w:t>
      </w:r>
      <w:ins w:id="1175" w:author="Susana Margarida Gonçalves Silva Santos" w:date="2025-08-22T18:18:00Z">
        <w:r w:rsidR="561A20FA" w:rsidRPr="5564F2A7">
          <w:rPr>
            <w:rFonts w:ascii="Garamond" w:eastAsia="Times New Roman" w:hAnsi="Garamond" w:cs="Times New Roman"/>
            <w:lang w:eastAsia="pt-PT"/>
          </w:rPr>
          <w:t>,</w:t>
        </w:r>
        <w:del w:id="1176" w:author="Maria Rosário Silva Lemos Cidadão" w:date="2025-10-28T10:00:00Z">
          <w:r w:rsidR="55B3C14E" w:rsidRPr="5564F2A7" w:rsidDel="561A20FA">
            <w:rPr>
              <w:rFonts w:ascii="Garamond" w:eastAsia="Times New Roman" w:hAnsi="Garamond" w:cs="Times New Roman"/>
              <w:lang w:eastAsia="pt-PT"/>
            </w:rPr>
            <w:delText xml:space="preserve"> </w:delText>
          </w:r>
          <w:r w:rsidR="55B3C14E" w:rsidRPr="5564F2A7" w:rsidDel="561A20FA">
            <w:rPr>
              <w:rStyle w:val="cf01"/>
            </w:rPr>
            <w:delText>ou, outras aplicações informáticas que sejam desenvolvidas pelo governo português</w:delText>
          </w:r>
          <w:r w:rsidR="55B3C14E" w:rsidRPr="5564F2A7" w:rsidDel="561A20FA">
            <w:rPr>
              <w:rFonts w:ascii="Garamond" w:eastAsia="Times New Roman" w:hAnsi="Garamond" w:cs="Times New Roman"/>
              <w:lang w:eastAsia="pt-PT"/>
            </w:rPr>
            <w:delText xml:space="preserve"> </w:delText>
          </w:r>
        </w:del>
      </w:ins>
      <w:r w:rsidRPr="5564F2A7">
        <w:rPr>
          <w:rFonts w:ascii="Garamond" w:eastAsia="Times New Roman" w:hAnsi="Garamond" w:cs="Times New Roman"/>
          <w:lang w:eastAsia="pt-PT"/>
        </w:rPr>
        <w:t>.</w:t>
      </w:r>
    </w:p>
    <w:p w14:paraId="696FF606" w14:textId="77777777" w:rsidR="001357B7" w:rsidRPr="000041C8" w:rsidRDefault="001357B7" w:rsidP="00A95B79">
      <w:pPr>
        <w:spacing w:line="360" w:lineRule="auto"/>
        <w:jc w:val="both"/>
        <w:rPr>
          <w:rFonts w:ascii="Garamond" w:eastAsia="Times New Roman" w:hAnsi="Garamond" w:cs="Times New Roman"/>
          <w:lang w:eastAsia="pt-PT"/>
        </w:rPr>
      </w:pPr>
    </w:p>
    <w:p w14:paraId="2E7D2757" w14:textId="14B311FA" w:rsidR="003D15F2" w:rsidRPr="000041C8" w:rsidRDefault="003D15F2" w:rsidP="00A95B7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 xml:space="preserve">Artigo </w:t>
      </w:r>
      <w:r w:rsidR="00B239C7" w:rsidRPr="000041C8">
        <w:rPr>
          <w:rFonts w:ascii="Garamond" w:eastAsia="Times New Roman" w:hAnsi="Garamond" w:cs="Times New Roman"/>
          <w:b/>
          <w:bCs/>
          <w:lang w:eastAsia="pt-PT"/>
        </w:rPr>
        <w:t>2</w:t>
      </w:r>
      <w:r w:rsidR="00E238BA">
        <w:rPr>
          <w:rFonts w:ascii="Garamond" w:eastAsia="Times New Roman" w:hAnsi="Garamond" w:cs="Times New Roman"/>
          <w:b/>
          <w:bCs/>
          <w:lang w:eastAsia="pt-PT"/>
        </w:rPr>
        <w:t>4</w:t>
      </w:r>
      <w:r w:rsidRPr="000041C8">
        <w:rPr>
          <w:rFonts w:ascii="Garamond" w:eastAsia="Times New Roman" w:hAnsi="Garamond" w:cs="Times New Roman"/>
          <w:b/>
          <w:bCs/>
          <w:lang w:eastAsia="pt-PT"/>
        </w:rPr>
        <w:t>º</w:t>
      </w:r>
    </w:p>
    <w:p w14:paraId="125B0DEC" w14:textId="438B425A" w:rsidR="003D15F2" w:rsidRPr="000041C8" w:rsidRDefault="003D15F2" w:rsidP="000852BC">
      <w:pPr>
        <w:spacing w:line="360" w:lineRule="auto"/>
        <w:jc w:val="center"/>
        <w:rPr>
          <w:rFonts w:ascii="Garamond" w:eastAsia="Times New Roman" w:hAnsi="Garamond" w:cs="Times New Roman"/>
          <w:lang w:eastAsia="pt-PT"/>
        </w:rPr>
      </w:pPr>
      <w:r w:rsidRPr="000041C8">
        <w:rPr>
          <w:rFonts w:ascii="Garamond" w:eastAsia="Times New Roman" w:hAnsi="Garamond" w:cs="Times New Roman"/>
          <w:lang w:eastAsia="pt-PT"/>
        </w:rPr>
        <w:t xml:space="preserve">Situações especiais de marcação e registo </w:t>
      </w:r>
    </w:p>
    <w:p w14:paraId="6A2405F9" w14:textId="7CB907C3" w:rsidR="00CD1C65" w:rsidRPr="000041C8" w:rsidRDefault="1FE25D7D" w:rsidP="00A95B79">
      <w:pPr>
        <w:spacing w:line="360" w:lineRule="auto"/>
        <w:jc w:val="both"/>
        <w:rPr>
          <w:rFonts w:ascii="Garamond" w:eastAsia="Times New Roman" w:hAnsi="Garamond" w:cs="Times New Roman"/>
          <w:lang w:eastAsia="pt-PT"/>
        </w:rPr>
      </w:pPr>
      <w:r w:rsidRPr="54EE4B9D">
        <w:rPr>
          <w:rFonts w:ascii="Garamond" w:eastAsia="Times New Roman" w:hAnsi="Garamond" w:cs="Times New Roman"/>
          <w:lang w:eastAsia="pt-PT"/>
        </w:rPr>
        <w:t xml:space="preserve">1 - </w:t>
      </w:r>
      <w:r w:rsidR="5FAA611A" w:rsidRPr="54EE4B9D">
        <w:rPr>
          <w:rFonts w:ascii="Garamond" w:eastAsia="Times New Roman" w:hAnsi="Garamond" w:cs="Times New Roman"/>
          <w:lang w:eastAsia="pt-PT"/>
        </w:rPr>
        <w:t>Os animais de companhia que entrem em território nacional provenientes de um Estado-Membro da União Europeia ou de um país terceiro, são obrigatoriamente registados no SIAC, quando permaneçam em território nacional por período igual ou superior a 120 dias consecutivos</w:t>
      </w:r>
      <w:r w:rsidR="2154391A" w:rsidRPr="54EE4B9D">
        <w:rPr>
          <w:rFonts w:ascii="Garamond" w:eastAsia="Times New Roman" w:hAnsi="Garamond" w:cs="Times New Roman"/>
          <w:lang w:eastAsia="pt-PT"/>
        </w:rPr>
        <w:t xml:space="preserve">, </w:t>
      </w:r>
      <w:r w:rsidR="2154391A" w:rsidRPr="0098053A">
        <w:rPr>
          <w:rFonts w:ascii="Garamond" w:eastAsia="Times New Roman" w:hAnsi="Garamond" w:cs="Times New Roman"/>
          <w:strike/>
          <w:lang w:eastAsia="pt-PT"/>
        </w:rPr>
        <w:t>independentemente da detenção de passaporte de animal de companhia</w:t>
      </w:r>
      <w:r w:rsidR="2154391A" w:rsidRPr="54EE4B9D">
        <w:rPr>
          <w:rFonts w:ascii="Garamond" w:eastAsia="Times New Roman" w:hAnsi="Garamond" w:cs="Times New Roman"/>
          <w:lang w:eastAsia="pt-PT"/>
        </w:rPr>
        <w:t xml:space="preserve"> </w:t>
      </w:r>
    </w:p>
    <w:p w14:paraId="7E1D6267" w14:textId="3B1F46C6" w:rsidR="003D15F2" w:rsidRPr="000041C8" w:rsidRDefault="4E9F4067" w:rsidP="00A95B79">
      <w:pPr>
        <w:spacing w:line="360" w:lineRule="auto"/>
        <w:jc w:val="both"/>
        <w:rPr>
          <w:ins w:id="1177" w:author="Maria Rosário Silva Lemos Cidadão" w:date="2025-10-28T14:43:00Z" w16du:dateUtc="2025-10-28T14:43:01Z"/>
          <w:rFonts w:ascii="Garamond" w:eastAsia="Times New Roman" w:hAnsi="Garamond" w:cs="Times New Roman"/>
          <w:lang w:eastAsia="pt-PT"/>
        </w:rPr>
      </w:pPr>
      <w:r w:rsidRPr="5564F2A7">
        <w:rPr>
          <w:rFonts w:ascii="Garamond" w:eastAsia="Times New Roman" w:hAnsi="Garamond" w:cs="Times New Roman"/>
          <w:lang w:eastAsia="pt-PT"/>
        </w:rPr>
        <w:t>2 - Os animais de companhia nas condições referidas no número anterior devem ser registados no SIAC por médico veterinário acreditado no SIAC</w:t>
      </w:r>
      <w:r w:rsidRPr="5564F2A7">
        <w:rPr>
          <w:rFonts w:ascii="Garamond" w:eastAsia="Times New Roman" w:hAnsi="Garamond" w:cs="Times New Roman"/>
          <w:strike/>
          <w:lang w:eastAsia="pt-PT"/>
        </w:rPr>
        <w:t xml:space="preserve">, </w:t>
      </w:r>
      <w:commentRangeStart w:id="1178"/>
      <w:r w:rsidRPr="5564F2A7">
        <w:rPr>
          <w:rFonts w:ascii="Garamond" w:eastAsia="Times New Roman" w:hAnsi="Garamond" w:cs="Times New Roman"/>
          <w:strike/>
          <w:lang w:eastAsia="pt-PT"/>
        </w:rPr>
        <w:t>pela junta de freguesia ou pela câmara municipal, da área de residência</w:t>
      </w:r>
      <w:commentRangeEnd w:id="1178"/>
      <w:r w:rsidR="2CAF6B57" w:rsidRPr="5564F2A7">
        <w:rPr>
          <w:rStyle w:val="CommentReference"/>
          <w:rFonts w:ascii="Garamond" w:eastAsia="Times New Roman" w:hAnsi="Garamond" w:cs="Times New Roman"/>
          <w:sz w:val="24"/>
          <w:szCs w:val="24"/>
          <w:lang w:eastAsia="pt-PT"/>
        </w:rPr>
        <w:commentReference w:id="1178"/>
      </w:r>
      <w:r w:rsidRPr="5564F2A7">
        <w:rPr>
          <w:rFonts w:ascii="Garamond" w:eastAsia="Times New Roman" w:hAnsi="Garamond" w:cs="Times New Roman"/>
          <w:lang w:eastAsia="pt-PT"/>
        </w:rPr>
        <w:t xml:space="preserve">, em nome </w:t>
      </w:r>
      <w:r w:rsidR="6151923F" w:rsidRPr="5564F2A7">
        <w:rPr>
          <w:rFonts w:ascii="Garamond" w:eastAsia="Times New Roman" w:hAnsi="Garamond" w:cs="Times New Roman"/>
          <w:strike/>
          <w:lang w:eastAsia="pt-PT"/>
        </w:rPr>
        <w:t>do s</w:t>
      </w:r>
      <w:r w:rsidRPr="5564F2A7">
        <w:rPr>
          <w:rFonts w:ascii="Garamond" w:eastAsia="Times New Roman" w:hAnsi="Garamond" w:cs="Times New Roman"/>
          <w:strike/>
          <w:lang w:eastAsia="pt-PT"/>
        </w:rPr>
        <w:t xml:space="preserve">eu </w:t>
      </w:r>
      <w:commentRangeStart w:id="1179"/>
      <w:r w:rsidRPr="5564F2A7">
        <w:rPr>
          <w:rFonts w:ascii="Garamond" w:eastAsia="Times New Roman" w:hAnsi="Garamond" w:cs="Times New Roman"/>
          <w:strike/>
          <w:lang w:eastAsia="pt-PT"/>
        </w:rPr>
        <w:t>titular</w:t>
      </w:r>
      <w:ins w:id="1180" w:author="Susana Margarida Gonçalves Silva Santos" w:date="2025-08-22T18:23:00Z">
        <w:r w:rsidR="45F99341" w:rsidRPr="5564F2A7">
          <w:rPr>
            <w:rFonts w:ascii="Garamond" w:eastAsia="Times New Roman" w:hAnsi="Garamond" w:cs="Times New Roman"/>
            <w:lang w:eastAsia="pt-PT"/>
          </w:rPr>
          <w:t xml:space="preserve"> </w:t>
        </w:r>
      </w:ins>
      <w:ins w:id="1181" w:author="Susana Margarida Gonçalves Silva Santos" w:date="2025-08-22T18:24:00Z">
        <w:r w:rsidR="45F99341" w:rsidRPr="5564F2A7">
          <w:rPr>
            <w:rFonts w:ascii="Garamond" w:eastAsia="Times New Roman" w:hAnsi="Garamond" w:cs="Times New Roman"/>
            <w:lang w:eastAsia="pt-PT"/>
          </w:rPr>
          <w:t xml:space="preserve"> da pessoa </w:t>
        </w:r>
      </w:ins>
      <w:ins w:id="1182" w:author="Susana Margarida Gonçalves Silva Santos" w:date="2025-08-22T18:23:00Z">
        <w:r w:rsidR="45F99341" w:rsidRPr="5564F2A7">
          <w:rPr>
            <w:rFonts w:ascii="Garamond" w:eastAsia="Times New Roman" w:hAnsi="Garamond" w:cs="Times New Roman"/>
            <w:lang w:eastAsia="pt-PT"/>
          </w:rPr>
          <w:t>que figur</w:t>
        </w:r>
      </w:ins>
      <w:ins w:id="1183" w:author="Susana Margarida Gonçalves Silva Santos" w:date="2025-08-22T18:24:00Z">
        <w:r w:rsidR="45F99341" w:rsidRPr="5564F2A7">
          <w:rPr>
            <w:rFonts w:ascii="Garamond" w:eastAsia="Times New Roman" w:hAnsi="Garamond" w:cs="Times New Roman"/>
            <w:lang w:eastAsia="pt-PT"/>
          </w:rPr>
          <w:t>e</w:t>
        </w:r>
      </w:ins>
      <w:ins w:id="1184" w:author="Susana Margarida Gonçalves Silva Santos" w:date="2025-08-22T18:23:00Z">
        <w:r w:rsidR="45F99341" w:rsidRPr="5564F2A7">
          <w:rPr>
            <w:rFonts w:ascii="Garamond" w:eastAsia="Times New Roman" w:hAnsi="Garamond" w:cs="Times New Roman"/>
            <w:lang w:eastAsia="pt-PT"/>
          </w:rPr>
          <w:t xml:space="preserve"> </w:t>
        </w:r>
      </w:ins>
      <w:ins w:id="1185" w:author="Susana Margarida Gonçalves Silva Santos" w:date="2025-08-22T18:24:00Z">
        <w:r w:rsidR="45F99341" w:rsidRPr="5564F2A7">
          <w:rPr>
            <w:rFonts w:ascii="Garamond" w:eastAsia="Times New Roman" w:hAnsi="Garamond" w:cs="Times New Roman"/>
            <w:lang w:eastAsia="pt-PT"/>
          </w:rPr>
          <w:t xml:space="preserve">como proprietário </w:t>
        </w:r>
      </w:ins>
      <w:ins w:id="1186" w:author="Susana Margarida Gonçalves Silva Santos" w:date="2025-08-22T18:23:00Z">
        <w:r w:rsidR="45F99341" w:rsidRPr="5564F2A7">
          <w:rPr>
            <w:rFonts w:ascii="Garamond" w:eastAsia="Times New Roman" w:hAnsi="Garamond" w:cs="Times New Roman"/>
            <w:lang w:eastAsia="pt-PT"/>
          </w:rPr>
          <w:t>no passa</w:t>
        </w:r>
      </w:ins>
      <w:ins w:id="1187" w:author="Susana Margarida Gonçalves Silva Santos" w:date="2025-08-22T18:24:00Z">
        <w:r w:rsidR="45F99341" w:rsidRPr="5564F2A7">
          <w:rPr>
            <w:rFonts w:ascii="Garamond" w:eastAsia="Times New Roman" w:hAnsi="Garamond" w:cs="Times New Roman"/>
            <w:lang w:eastAsia="pt-PT"/>
          </w:rPr>
          <w:t xml:space="preserve">porte de animal de companhia </w:t>
        </w:r>
        <w:r w:rsidR="25DAD86A" w:rsidRPr="5564F2A7">
          <w:rPr>
            <w:rFonts w:ascii="Garamond" w:eastAsia="Times New Roman" w:hAnsi="Garamond" w:cs="Times New Roman"/>
            <w:lang w:eastAsia="pt-PT"/>
          </w:rPr>
          <w:t>ou como destinatário no certificado sanitário</w:t>
        </w:r>
      </w:ins>
      <w:r w:rsidRPr="5564F2A7">
        <w:rPr>
          <w:rFonts w:ascii="Garamond" w:eastAsia="Times New Roman" w:hAnsi="Garamond" w:cs="Times New Roman"/>
          <w:lang w:eastAsia="pt-PT"/>
        </w:rPr>
        <w:t xml:space="preserve">. </w:t>
      </w:r>
      <w:commentRangeEnd w:id="1179"/>
      <w:r w:rsidR="2CAF6B57" w:rsidRPr="000041C8">
        <w:rPr>
          <w:rStyle w:val="CommentReference"/>
          <w:rFonts w:ascii="Garamond" w:eastAsia="Times New Roman" w:hAnsi="Garamond" w:cs="Times New Roman"/>
          <w:sz w:val="24"/>
          <w:szCs w:val="24"/>
          <w:lang w:eastAsia="pt-PT"/>
        </w:rPr>
        <w:commentReference w:id="1179"/>
      </w:r>
    </w:p>
    <w:p w14:paraId="4A3F1EB1" w14:textId="4FE08B39" w:rsidR="1296BE8F" w:rsidRDefault="1296BE8F" w:rsidP="5564F2A7">
      <w:pPr>
        <w:spacing w:line="360" w:lineRule="auto"/>
        <w:jc w:val="both"/>
        <w:rPr>
          <w:ins w:id="1188" w:author="Maria Rosário Silva Lemos Cidadão" w:date="2025-10-28T14:43:00Z" w16du:dateUtc="2025-10-28T14:43:02Z"/>
          <w:rFonts w:ascii="Garamond" w:eastAsia="Times New Roman" w:hAnsi="Garamond" w:cs="Times New Roman"/>
          <w:lang w:eastAsia="pt-PT"/>
        </w:rPr>
      </w:pPr>
      <w:ins w:id="1189" w:author="Maria Rosário Silva Lemos Cidadão" w:date="2025-10-28T14:43:00Z">
        <w:r w:rsidRPr="5564F2A7">
          <w:rPr>
            <w:rFonts w:ascii="Garamond" w:eastAsia="Times New Roman" w:hAnsi="Garamond" w:cs="Times New Roman"/>
            <w:lang w:eastAsia="pt-PT"/>
          </w:rPr>
          <w:t xml:space="preserve">Acrescentar </w:t>
        </w:r>
      </w:ins>
    </w:p>
    <w:p w14:paraId="6C3F4777" w14:textId="322A154F" w:rsidR="02CB14B0" w:rsidRDefault="02CB14B0" w:rsidP="5564F2A7">
      <w:pPr>
        <w:spacing w:line="360" w:lineRule="auto"/>
        <w:jc w:val="both"/>
        <w:rPr>
          <w:rFonts w:ascii="Garamond" w:eastAsia="Times New Roman" w:hAnsi="Garamond" w:cs="Times New Roman"/>
          <w:lang w:eastAsia="pt-PT"/>
        </w:rPr>
      </w:pPr>
      <w:ins w:id="1190" w:author="Maria Rosário Silva Lemos Cidadão" w:date="2025-10-28T15:09:00Z">
        <w:r w:rsidRPr="5564F2A7">
          <w:rPr>
            <w:rFonts w:ascii="Garamond" w:eastAsia="Times New Roman" w:hAnsi="Garamond" w:cs="Times New Roman"/>
            <w:lang w:eastAsia="pt-PT"/>
          </w:rPr>
          <w:t xml:space="preserve">3- </w:t>
        </w:r>
      </w:ins>
      <w:ins w:id="1191" w:author="Maria Rosário Silva Lemos Cidadão" w:date="2025-10-28T14:43:00Z">
        <w:r w:rsidR="1296BE8F" w:rsidRPr="5564F2A7">
          <w:rPr>
            <w:rFonts w:ascii="Garamond" w:eastAsia="Times New Roman" w:hAnsi="Garamond" w:cs="Times New Roman"/>
            <w:lang w:eastAsia="pt-PT"/>
          </w:rPr>
          <w:t>Os cães considerados potencialmente perigosos, provenientes de um Estado-Membro ou de um país terceiro, tendo em vista a sua reprodução, devem ser registados n</w:t>
        </w:r>
      </w:ins>
      <w:ins w:id="1192" w:author="Maria Rosário Silva Lemos Cidadão" w:date="2025-10-28T14:44:00Z">
        <w:r w:rsidR="0D08BBE8" w:rsidRPr="5564F2A7">
          <w:rPr>
            <w:rFonts w:ascii="Garamond" w:eastAsia="Times New Roman" w:hAnsi="Garamond" w:cs="Times New Roman"/>
            <w:lang w:eastAsia="pt-PT"/>
          </w:rPr>
          <w:t>o</w:t>
        </w:r>
      </w:ins>
      <w:ins w:id="1193" w:author="Maria Rosário Silva Lemos Cidadão" w:date="2025-10-28T14:43:00Z">
        <w:r w:rsidR="1296BE8F" w:rsidRPr="5564F2A7">
          <w:rPr>
            <w:rFonts w:ascii="Garamond" w:eastAsia="Times New Roman" w:hAnsi="Garamond" w:cs="Times New Roman"/>
            <w:lang w:eastAsia="pt-PT"/>
          </w:rPr>
          <w:t xml:space="preserve"> SIA</w:t>
        </w:r>
      </w:ins>
      <w:ins w:id="1194" w:author="Maria Rosário Silva Lemos Cidadão" w:date="2025-10-28T14:44:00Z">
        <w:r w:rsidR="1296BE8F" w:rsidRPr="5564F2A7">
          <w:rPr>
            <w:rFonts w:ascii="Garamond" w:eastAsia="Times New Roman" w:hAnsi="Garamond" w:cs="Times New Roman"/>
            <w:lang w:eastAsia="pt-PT"/>
          </w:rPr>
          <w:t>C</w:t>
        </w:r>
      </w:ins>
      <w:ins w:id="1195" w:author="Maria Rosário Silva Lemos Cidadão" w:date="2025-10-28T14:43:00Z">
        <w:r w:rsidR="1296BE8F" w:rsidRPr="5564F2A7">
          <w:rPr>
            <w:rFonts w:ascii="Garamond" w:eastAsia="Times New Roman" w:hAnsi="Garamond" w:cs="Times New Roman"/>
            <w:lang w:eastAsia="pt-PT"/>
          </w:rPr>
          <w:t xml:space="preserve"> no prazo de 1</w:t>
        </w:r>
      </w:ins>
      <w:ins w:id="1196" w:author="Maria Rosário Silva Lemos Cidadão" w:date="2025-10-28T14:44:00Z">
        <w:r w:rsidR="1296BE8F" w:rsidRPr="5564F2A7">
          <w:rPr>
            <w:rFonts w:ascii="Garamond" w:eastAsia="Times New Roman" w:hAnsi="Garamond" w:cs="Times New Roman"/>
            <w:lang w:eastAsia="pt-PT"/>
          </w:rPr>
          <w:t>0</w:t>
        </w:r>
      </w:ins>
      <w:ins w:id="1197" w:author="Maria Rosário Silva Lemos Cidadão" w:date="2025-10-28T14:43:00Z">
        <w:r w:rsidR="1296BE8F" w:rsidRPr="5564F2A7">
          <w:rPr>
            <w:rFonts w:ascii="Garamond" w:eastAsia="Times New Roman" w:hAnsi="Garamond" w:cs="Times New Roman"/>
            <w:lang w:eastAsia="pt-PT"/>
          </w:rPr>
          <w:t xml:space="preserve"> dias após a entrada no território nacional</w:t>
        </w:r>
      </w:ins>
      <w:ins w:id="1198" w:author="Maria Rosário Silva Lemos Cidadão" w:date="2025-10-28T15:13:00Z">
        <w:r w:rsidR="5F334DEA" w:rsidRPr="5564F2A7">
          <w:rPr>
            <w:rFonts w:ascii="Garamond" w:eastAsia="Times New Roman" w:hAnsi="Garamond" w:cs="Times New Roman"/>
            <w:lang w:eastAsia="pt-PT"/>
          </w:rPr>
          <w:t>, pelo médico vet</w:t>
        </w:r>
      </w:ins>
      <w:ins w:id="1199" w:author="Maria Rosário Silva Lemos Cidadão" w:date="2025-10-28T15:14:00Z">
        <w:r w:rsidR="5F334DEA" w:rsidRPr="5564F2A7">
          <w:rPr>
            <w:rFonts w:ascii="Garamond" w:eastAsia="Times New Roman" w:hAnsi="Garamond" w:cs="Times New Roman"/>
            <w:lang w:eastAsia="pt-PT"/>
          </w:rPr>
          <w:t>erinário municipal da sua área de residência, em nome da pess</w:t>
        </w:r>
        <w:r w:rsidR="1E82A0BD" w:rsidRPr="5564F2A7">
          <w:rPr>
            <w:rFonts w:ascii="Garamond" w:eastAsia="Times New Roman" w:hAnsi="Garamond" w:cs="Times New Roman"/>
            <w:lang w:eastAsia="pt-PT"/>
          </w:rPr>
          <w:t xml:space="preserve">oa que figure </w:t>
        </w:r>
      </w:ins>
      <w:ins w:id="1200" w:author="Maria Rosário Silva Lemos Cidadão" w:date="2025-10-28T15:15:00Z">
        <w:r w:rsidR="1E82A0BD" w:rsidRPr="5564F2A7">
          <w:rPr>
            <w:rFonts w:ascii="Garamond" w:eastAsia="Times New Roman" w:hAnsi="Garamond" w:cs="Times New Roman"/>
            <w:lang w:eastAsia="pt-PT"/>
          </w:rPr>
          <w:t>como proprietário no passaporte de animal de companhia ou como destinatário no certificado sanitário.</w:t>
        </w:r>
      </w:ins>
      <w:ins w:id="1201" w:author="Maria Rosário Silva Lemos Cidadão" w:date="2025-10-28T14:43:00Z">
        <w:r w:rsidR="1296BE8F" w:rsidRPr="5564F2A7">
          <w:rPr>
            <w:rFonts w:ascii="Garamond" w:eastAsia="Times New Roman" w:hAnsi="Garamond" w:cs="Times New Roman"/>
            <w:lang w:eastAsia="pt-PT"/>
          </w:rPr>
          <w:t>.</w:t>
        </w:r>
      </w:ins>
    </w:p>
    <w:p w14:paraId="49E84131" w14:textId="56068299" w:rsidR="00345871" w:rsidRPr="000041C8" w:rsidRDefault="009D088D" w:rsidP="00A95B79">
      <w:pPr>
        <w:spacing w:line="360" w:lineRule="auto"/>
        <w:jc w:val="both"/>
        <w:rPr>
          <w:rFonts w:ascii="Garamond" w:eastAsia="Times New Roman" w:hAnsi="Garamond" w:cs="Times New Roman"/>
          <w:lang w:eastAsia="pt-PT"/>
        </w:rPr>
      </w:pPr>
      <w:del w:id="1202" w:author="Maria Rosário Silva Lemos Cidadão" w:date="2025-10-28T15:09:00Z">
        <w:r w:rsidRPr="5564F2A7" w:rsidDel="792F5E70">
          <w:rPr>
            <w:rFonts w:ascii="Garamond" w:eastAsia="Times New Roman" w:hAnsi="Garamond" w:cs="Times New Roman"/>
            <w:lang w:eastAsia="pt-PT"/>
          </w:rPr>
          <w:delText>3</w:delText>
        </w:r>
      </w:del>
      <w:ins w:id="1203" w:author="Maria Rosário Silva Lemos Cidadão" w:date="2025-10-28T15:09:00Z">
        <w:r w:rsidR="31B3D9CF" w:rsidRPr="5564F2A7">
          <w:rPr>
            <w:rFonts w:ascii="Garamond" w:eastAsia="Times New Roman" w:hAnsi="Garamond" w:cs="Times New Roman"/>
            <w:lang w:eastAsia="pt-PT"/>
          </w:rPr>
          <w:t>4</w:t>
        </w:r>
      </w:ins>
      <w:r w:rsidR="792F5E70" w:rsidRPr="5564F2A7">
        <w:rPr>
          <w:rFonts w:ascii="Garamond" w:eastAsia="Times New Roman" w:hAnsi="Garamond" w:cs="Times New Roman"/>
          <w:lang w:eastAsia="pt-PT"/>
        </w:rPr>
        <w:t xml:space="preserve"> </w:t>
      </w:r>
      <w:r w:rsidR="10B699CE" w:rsidRPr="5564F2A7">
        <w:rPr>
          <w:rFonts w:ascii="Garamond" w:eastAsia="Times New Roman" w:hAnsi="Garamond" w:cs="Times New Roman"/>
          <w:lang w:eastAsia="pt-PT"/>
        </w:rPr>
        <w:t xml:space="preserve">- </w:t>
      </w:r>
      <w:r w:rsidR="792F5E70" w:rsidRPr="5564F2A7">
        <w:rPr>
          <w:rFonts w:ascii="Garamond" w:eastAsia="Times New Roman" w:hAnsi="Garamond" w:cs="Times New Roman"/>
          <w:lang w:eastAsia="pt-PT"/>
        </w:rPr>
        <w:t xml:space="preserve">Os animais de companhia </w:t>
      </w:r>
      <w:bookmarkStart w:id="1204" w:name="_Hlk134526566"/>
      <w:r w:rsidR="792F5E70" w:rsidRPr="5564F2A7">
        <w:rPr>
          <w:rFonts w:ascii="Garamond" w:eastAsia="Times New Roman" w:hAnsi="Garamond" w:cs="Times New Roman"/>
          <w:lang w:eastAsia="pt-PT"/>
        </w:rPr>
        <w:t xml:space="preserve">pertencentes às Forças </w:t>
      </w:r>
      <w:r w:rsidR="7FD35F98" w:rsidRPr="5564F2A7">
        <w:rPr>
          <w:rFonts w:ascii="Garamond" w:eastAsia="Times New Roman" w:hAnsi="Garamond" w:cs="Times New Roman"/>
          <w:lang w:eastAsia="pt-PT"/>
        </w:rPr>
        <w:t>Armadas e às Forças de Segurança e Serviços de Segurança</w:t>
      </w:r>
      <w:r w:rsidR="01F14DFF" w:rsidRPr="5564F2A7">
        <w:rPr>
          <w:rFonts w:ascii="Garamond" w:eastAsia="Times New Roman" w:hAnsi="Garamond" w:cs="Times New Roman"/>
          <w:lang w:eastAsia="pt-PT"/>
        </w:rPr>
        <w:t xml:space="preserve"> do Estado</w:t>
      </w:r>
      <w:r w:rsidR="7FD35F98" w:rsidRPr="5564F2A7">
        <w:rPr>
          <w:rFonts w:ascii="Garamond" w:eastAsia="Times New Roman" w:hAnsi="Garamond" w:cs="Times New Roman"/>
          <w:lang w:eastAsia="pt-PT"/>
        </w:rPr>
        <w:t>, bem como os detidos em centros de investigação</w:t>
      </w:r>
      <w:r w:rsidR="581E767A" w:rsidRPr="5564F2A7">
        <w:rPr>
          <w:rFonts w:ascii="Garamond" w:eastAsia="Times New Roman" w:hAnsi="Garamond" w:cs="Times New Roman"/>
          <w:lang w:eastAsia="pt-PT"/>
        </w:rPr>
        <w:t xml:space="preserve"> ou experimentação</w:t>
      </w:r>
      <w:bookmarkEnd w:id="1204"/>
      <w:r w:rsidR="581E767A" w:rsidRPr="5564F2A7">
        <w:rPr>
          <w:rFonts w:ascii="Garamond" w:eastAsia="Times New Roman" w:hAnsi="Garamond" w:cs="Times New Roman"/>
          <w:lang w:eastAsia="pt-PT"/>
        </w:rPr>
        <w:t xml:space="preserve">, nos termos do Decreto-Lei n.º 113/2013, de 7 de agosto, na sua redação atual, </w:t>
      </w:r>
      <w:r w:rsidR="7FD35F98" w:rsidRPr="5564F2A7">
        <w:rPr>
          <w:rFonts w:ascii="Garamond" w:eastAsia="Times New Roman" w:hAnsi="Garamond" w:cs="Times New Roman"/>
          <w:lang w:eastAsia="pt-PT"/>
        </w:rPr>
        <w:t>são registados no SIAC, sem prejuízo do disposto em legislação especial.</w:t>
      </w:r>
    </w:p>
    <w:p w14:paraId="5C661A0F" w14:textId="48F1D820" w:rsidR="003D15F2" w:rsidRPr="000041C8" w:rsidRDefault="68242345">
      <w:pPr>
        <w:spacing w:line="360" w:lineRule="auto"/>
        <w:jc w:val="both"/>
        <w:rPr>
          <w:ins w:id="1205" w:author="Maria Rosário Silva Lemos Cidadão" w:date="2025-10-28T10:01:00Z" w16du:dateUtc="2025-10-28T10:01:45Z"/>
          <w:rFonts w:ascii="Garamond" w:eastAsia="Times New Roman" w:hAnsi="Garamond" w:cs="Times New Roman"/>
          <w:lang w:eastAsia="pt-PT"/>
        </w:rPr>
      </w:pPr>
      <w:del w:id="1206" w:author="Maria Rosário Silva Lemos Cidadão" w:date="2025-10-28T15:09:00Z">
        <w:r w:rsidRPr="5564F2A7" w:rsidDel="4E6D4A37">
          <w:rPr>
            <w:rFonts w:ascii="Garamond" w:eastAsia="Times New Roman" w:hAnsi="Garamond" w:cs="Times New Roman"/>
            <w:lang w:eastAsia="pt-PT"/>
          </w:rPr>
          <w:delText>4</w:delText>
        </w:r>
      </w:del>
      <w:ins w:id="1207" w:author="Maria Rosário Silva Lemos Cidadão" w:date="2025-10-28T15:09:00Z">
        <w:r w:rsidR="278E627C" w:rsidRPr="5564F2A7">
          <w:rPr>
            <w:rFonts w:ascii="Garamond" w:eastAsia="Times New Roman" w:hAnsi="Garamond" w:cs="Times New Roman"/>
            <w:lang w:eastAsia="pt-PT"/>
          </w:rPr>
          <w:t>5</w:t>
        </w:r>
      </w:ins>
      <w:r w:rsidR="5229F434" w:rsidRPr="5564F2A7">
        <w:rPr>
          <w:rFonts w:ascii="Garamond" w:eastAsia="Times New Roman" w:hAnsi="Garamond" w:cs="Times New Roman"/>
          <w:lang w:eastAsia="pt-PT"/>
        </w:rPr>
        <w:t xml:space="preserve"> - Os animais que sejam recolhidos num </w:t>
      </w:r>
      <w:commentRangeStart w:id="1208"/>
      <w:commentRangeStart w:id="1209"/>
      <w:r w:rsidR="74D9670B" w:rsidRPr="5564F2A7">
        <w:rPr>
          <w:rFonts w:ascii="Garamond" w:eastAsia="Times New Roman" w:hAnsi="Garamond" w:cs="Times New Roman"/>
          <w:lang w:eastAsia="pt-PT"/>
        </w:rPr>
        <w:t>centro de bem-estar animal</w:t>
      </w:r>
      <w:r w:rsidR="5229F434" w:rsidRPr="5564F2A7">
        <w:rPr>
          <w:rFonts w:ascii="Garamond" w:eastAsia="Times New Roman" w:hAnsi="Garamond" w:cs="Times New Roman"/>
          <w:lang w:eastAsia="pt-PT"/>
        </w:rPr>
        <w:t xml:space="preserve"> ou </w:t>
      </w:r>
      <w:r w:rsidR="1BCEBBB5" w:rsidRPr="5564F2A7">
        <w:rPr>
          <w:rFonts w:ascii="Garamond" w:eastAsia="Times New Roman" w:hAnsi="Garamond" w:cs="Times New Roman"/>
          <w:lang w:eastAsia="pt-PT"/>
        </w:rPr>
        <w:t xml:space="preserve">alojamento com fins de promoção do bem-estar animal </w:t>
      </w:r>
      <w:commentRangeEnd w:id="1208"/>
      <w:r w:rsidRPr="5564F2A7">
        <w:rPr>
          <w:rStyle w:val="CommentReference"/>
          <w:rFonts w:ascii="Garamond" w:eastAsia="Times New Roman" w:hAnsi="Garamond" w:cs="Times New Roman"/>
          <w:sz w:val="24"/>
          <w:szCs w:val="24"/>
          <w:lang w:eastAsia="pt-PT"/>
        </w:rPr>
        <w:commentReference w:id="1208"/>
      </w:r>
      <w:commentRangeEnd w:id="1209"/>
      <w:r w:rsidRPr="5564F2A7">
        <w:rPr>
          <w:rStyle w:val="CommentReference"/>
          <w:rFonts w:ascii="Garamond" w:eastAsia="Times New Roman" w:hAnsi="Garamond" w:cs="Times New Roman"/>
          <w:sz w:val="24"/>
          <w:szCs w:val="24"/>
          <w:lang w:eastAsia="pt-PT"/>
        </w:rPr>
        <w:commentReference w:id="1209"/>
      </w:r>
      <w:r w:rsidR="5229F434" w:rsidRPr="5564F2A7">
        <w:rPr>
          <w:rFonts w:ascii="Garamond" w:eastAsia="Times New Roman" w:hAnsi="Garamond" w:cs="Times New Roman"/>
          <w:lang w:eastAsia="pt-PT"/>
        </w:rPr>
        <w:t xml:space="preserve">e que não sejam reclamados pelos seus proprietários devem ser registados no SIAC em nome do </w:t>
      </w:r>
      <w:del w:id="1210" w:author="Maria Rosário Silva Lemos Cidadão" w:date="2025-08-26T09:18:00Z">
        <w:r w:rsidRPr="5564F2A7" w:rsidDel="4E6D4A37">
          <w:rPr>
            <w:rFonts w:ascii="Garamond" w:eastAsia="Times New Roman" w:hAnsi="Garamond" w:cs="Times New Roman"/>
            <w:lang w:eastAsia="pt-PT"/>
          </w:rPr>
          <w:delText>titular</w:delText>
        </w:r>
      </w:del>
      <w:ins w:id="1211" w:author="Maria Rosário Silva Lemos Cidadão" w:date="2025-08-26T09:18:00Z">
        <w:r w:rsidR="73DF8CFF" w:rsidRPr="5564F2A7">
          <w:rPr>
            <w:rFonts w:ascii="Garamond" w:eastAsia="Times New Roman" w:hAnsi="Garamond" w:cs="Times New Roman"/>
            <w:lang w:eastAsia="pt-PT"/>
          </w:rPr>
          <w:t xml:space="preserve"> operador</w:t>
        </w:r>
      </w:ins>
      <w:r w:rsidR="5229F434" w:rsidRPr="5564F2A7">
        <w:rPr>
          <w:rFonts w:ascii="Garamond" w:eastAsia="Times New Roman" w:hAnsi="Garamond" w:cs="Times New Roman"/>
          <w:lang w:eastAsia="pt-PT"/>
        </w:rPr>
        <w:t xml:space="preserve"> desse </w:t>
      </w:r>
      <w:commentRangeStart w:id="1212"/>
      <w:r w:rsidR="23357416" w:rsidRPr="5564F2A7">
        <w:rPr>
          <w:rFonts w:ascii="Garamond" w:eastAsia="Times New Roman" w:hAnsi="Garamond" w:cs="Times New Roman"/>
          <w:lang w:eastAsia="pt-PT"/>
        </w:rPr>
        <w:t xml:space="preserve">centro de </w:t>
      </w:r>
      <w:r w:rsidR="74D9670B" w:rsidRPr="5564F2A7">
        <w:rPr>
          <w:rFonts w:ascii="Garamond" w:eastAsia="Times New Roman" w:hAnsi="Garamond" w:cs="Times New Roman"/>
          <w:lang w:eastAsia="pt-PT"/>
        </w:rPr>
        <w:t>bem-estar animal</w:t>
      </w:r>
      <w:r w:rsidR="5229F434" w:rsidRPr="5564F2A7">
        <w:rPr>
          <w:rFonts w:ascii="Garamond" w:eastAsia="Times New Roman" w:hAnsi="Garamond" w:cs="Times New Roman"/>
          <w:lang w:eastAsia="pt-PT"/>
        </w:rPr>
        <w:t xml:space="preserve"> ou dess</w:t>
      </w:r>
      <w:r w:rsidR="1BCEBBB5" w:rsidRPr="5564F2A7">
        <w:rPr>
          <w:rFonts w:ascii="Garamond" w:eastAsia="Times New Roman" w:hAnsi="Garamond" w:cs="Times New Roman"/>
          <w:lang w:eastAsia="pt-PT"/>
        </w:rPr>
        <w:t>e alojamento com fins de promoção do bem-estar animal</w:t>
      </w:r>
      <w:r w:rsidR="5229F434" w:rsidRPr="5564F2A7">
        <w:rPr>
          <w:rFonts w:ascii="Garamond" w:eastAsia="Times New Roman" w:hAnsi="Garamond" w:cs="Times New Roman"/>
          <w:lang w:eastAsia="pt-PT"/>
        </w:rPr>
        <w:t>,</w:t>
      </w:r>
      <w:commentRangeEnd w:id="1212"/>
      <w:r w:rsidRPr="5564F2A7">
        <w:rPr>
          <w:rStyle w:val="CommentReference"/>
          <w:rFonts w:ascii="Garamond" w:eastAsia="Times New Roman" w:hAnsi="Garamond" w:cs="Times New Roman"/>
          <w:sz w:val="24"/>
          <w:szCs w:val="24"/>
          <w:lang w:eastAsia="pt-PT"/>
        </w:rPr>
        <w:commentReference w:id="1212"/>
      </w:r>
      <w:r w:rsidR="5229F434" w:rsidRPr="5564F2A7">
        <w:rPr>
          <w:rFonts w:ascii="Garamond" w:eastAsia="Times New Roman" w:hAnsi="Garamond" w:cs="Times New Roman"/>
          <w:lang w:eastAsia="pt-PT"/>
        </w:rPr>
        <w:t xml:space="preserve"> </w:t>
      </w:r>
      <w:r w:rsidR="50895556" w:rsidRPr="5564F2A7">
        <w:rPr>
          <w:rFonts w:ascii="Garamond" w:eastAsia="Times New Roman" w:hAnsi="Garamond" w:cs="Times New Roman"/>
          <w:lang w:eastAsia="pt-PT"/>
        </w:rPr>
        <w:t>no prazo de</w:t>
      </w:r>
      <w:del w:id="1213" w:author="Maria Rosário Silva Lemos Cidadão" w:date="2025-10-28T12:19:00Z">
        <w:r w:rsidRPr="5564F2A7" w:rsidDel="50895556">
          <w:rPr>
            <w:rFonts w:ascii="Garamond" w:eastAsia="Times New Roman" w:hAnsi="Garamond" w:cs="Times New Roman"/>
            <w:lang w:eastAsia="pt-PT"/>
          </w:rPr>
          <w:delText xml:space="preserve"> </w:delText>
        </w:r>
      </w:del>
      <w:commentRangeStart w:id="1214"/>
      <w:commentRangeStart w:id="1215"/>
      <w:del w:id="1216" w:author="Maria Rosário Silva Lemos Cidadão" w:date="2025-10-28T12:17:00Z">
        <w:r w:rsidRPr="5564F2A7" w:rsidDel="50895556">
          <w:rPr>
            <w:rFonts w:ascii="Garamond" w:eastAsia="Times New Roman" w:hAnsi="Garamond" w:cs="Times New Roman"/>
            <w:lang w:eastAsia="pt-PT"/>
          </w:rPr>
          <w:delText>8</w:delText>
        </w:r>
      </w:del>
      <w:commentRangeStart w:id="1217"/>
      <w:ins w:id="1218" w:author="Maria Rosário Silva Lemos Cidadão" w:date="2025-10-28T12:19:00Z">
        <w:r w:rsidR="7C90C835" w:rsidRPr="5564F2A7">
          <w:rPr>
            <w:rFonts w:ascii="Garamond" w:eastAsia="Times New Roman" w:hAnsi="Garamond" w:cs="Times New Roman"/>
            <w:lang w:eastAsia="pt-PT"/>
          </w:rPr>
          <w:t>15</w:t>
        </w:r>
      </w:ins>
      <w:commentRangeEnd w:id="1217"/>
      <w:r w:rsidRPr="5564F2A7">
        <w:rPr>
          <w:rStyle w:val="CommentReference"/>
          <w:rFonts w:ascii="Garamond" w:eastAsia="Times New Roman" w:hAnsi="Garamond" w:cs="Times New Roman"/>
          <w:sz w:val="24"/>
          <w:szCs w:val="24"/>
          <w:lang w:eastAsia="pt-PT"/>
        </w:rPr>
        <w:commentReference w:id="1217"/>
      </w:r>
      <w:r w:rsidR="50895556" w:rsidRPr="5564F2A7">
        <w:rPr>
          <w:rFonts w:ascii="Garamond" w:eastAsia="Times New Roman" w:hAnsi="Garamond" w:cs="Times New Roman"/>
          <w:lang w:eastAsia="pt-PT"/>
        </w:rPr>
        <w:t xml:space="preserve"> dias</w:t>
      </w:r>
      <w:r w:rsidR="5229F434" w:rsidRPr="5564F2A7">
        <w:rPr>
          <w:rFonts w:ascii="Garamond" w:eastAsia="Times New Roman" w:hAnsi="Garamond" w:cs="Times New Roman"/>
          <w:lang w:eastAsia="pt-PT"/>
        </w:rPr>
        <w:t>.</w:t>
      </w:r>
      <w:commentRangeEnd w:id="1215"/>
      <w:r w:rsidRPr="000041C8">
        <w:rPr>
          <w:rStyle w:val="CommentReference"/>
          <w:rFonts w:ascii="Garamond" w:eastAsia="Times New Roman" w:hAnsi="Garamond" w:cs="Times New Roman"/>
          <w:sz w:val="24"/>
          <w:szCs w:val="24"/>
          <w:lang w:eastAsia="pt-PT"/>
        </w:rPr>
        <w:commentReference w:id="1215"/>
      </w:r>
      <w:commentRangeEnd w:id="1214"/>
      <w:r w:rsidRPr="000041C8">
        <w:rPr>
          <w:rStyle w:val="CommentReference"/>
          <w:rFonts w:ascii="Garamond" w:eastAsia="Times New Roman" w:hAnsi="Garamond" w:cs="Times New Roman"/>
          <w:sz w:val="24"/>
          <w:szCs w:val="24"/>
          <w:lang w:eastAsia="pt-PT"/>
        </w:rPr>
        <w:commentReference w:id="1214"/>
      </w:r>
    </w:p>
    <w:p w14:paraId="6EFB67B4" w14:textId="02E27544" w:rsidR="1083D2BA" w:rsidRDefault="1083D2BA" w:rsidP="5564F2A7">
      <w:pPr>
        <w:spacing w:line="360" w:lineRule="auto"/>
        <w:jc w:val="both"/>
        <w:rPr>
          <w:rFonts w:ascii="Garamond" w:eastAsia="Times New Roman" w:hAnsi="Garamond" w:cs="Times New Roman"/>
          <w:lang w:eastAsia="pt-PT"/>
        </w:rPr>
      </w:pPr>
      <w:ins w:id="1219" w:author="Maria Rosário Silva Lemos Cidadão" w:date="2025-10-28T15:09:00Z">
        <w:r w:rsidRPr="249996E6">
          <w:rPr>
            <w:rFonts w:ascii="Garamond" w:eastAsia="Times New Roman" w:hAnsi="Garamond" w:cs="Times New Roman"/>
            <w:lang w:eastAsia="pt-PT"/>
          </w:rPr>
          <w:t>6</w:t>
        </w:r>
      </w:ins>
      <w:ins w:id="1220" w:author="Maria Rosário Silva Lemos Cidadão" w:date="2025-10-28T10:01:00Z">
        <w:r w:rsidR="65EA8FD7" w:rsidRPr="249996E6">
          <w:rPr>
            <w:rFonts w:ascii="Garamond" w:eastAsia="Times New Roman" w:hAnsi="Garamond" w:cs="Times New Roman"/>
            <w:lang w:eastAsia="pt-PT"/>
          </w:rPr>
          <w:t xml:space="preserve"> –Sem prejuizo</w:t>
        </w:r>
      </w:ins>
      <w:ins w:id="1221" w:author="Maria Rosário Silva Lemos Cidadão" w:date="2025-10-28T10:02:00Z">
        <w:r w:rsidR="65EA8FD7" w:rsidRPr="249996E6">
          <w:rPr>
            <w:rFonts w:ascii="Garamond" w:eastAsia="Times New Roman" w:hAnsi="Garamond" w:cs="Times New Roman"/>
            <w:lang w:eastAsia="pt-PT"/>
          </w:rPr>
          <w:t xml:space="preserve"> do numero anterior os animais </w:t>
        </w:r>
      </w:ins>
      <w:ins w:id="1222" w:author="Maria Rosário Silva Lemos Cidadão" w:date="2025-10-29T08:25:00Z">
        <w:r w:rsidR="17AE775F" w:rsidRPr="249996E6">
          <w:rPr>
            <w:rFonts w:ascii="Garamond" w:eastAsia="Times New Roman" w:hAnsi="Garamond" w:cs="Times New Roman"/>
            <w:lang w:eastAsia="pt-PT"/>
          </w:rPr>
          <w:t xml:space="preserve">aí </w:t>
        </w:r>
      </w:ins>
      <w:ins w:id="1223" w:author="Maria Rosário Silva Lemos Cidadão" w:date="2025-10-28T10:02:00Z">
        <w:r w:rsidR="65EA8FD7" w:rsidRPr="249996E6">
          <w:rPr>
            <w:rFonts w:ascii="Garamond" w:eastAsia="Times New Roman" w:hAnsi="Garamond" w:cs="Times New Roman"/>
            <w:lang w:eastAsia="pt-PT"/>
          </w:rPr>
          <w:t>referidos devem ser n</w:t>
        </w:r>
        <w:r w:rsidR="6B2BD741" w:rsidRPr="249996E6">
          <w:rPr>
            <w:rFonts w:ascii="Garamond" w:eastAsia="Times New Roman" w:hAnsi="Garamond" w:cs="Times New Roman"/>
            <w:lang w:eastAsia="pt-PT"/>
          </w:rPr>
          <w:t xml:space="preserve">otificados </w:t>
        </w:r>
      </w:ins>
      <w:ins w:id="1224" w:author="Maria Rosário Silva Lemos Cidadão" w:date="2025-10-28T10:04:00Z">
        <w:r w:rsidR="16383595" w:rsidRPr="249996E6">
          <w:rPr>
            <w:rFonts w:ascii="Garamond" w:eastAsia="Times New Roman" w:hAnsi="Garamond" w:cs="Times New Roman"/>
            <w:lang w:eastAsia="pt-PT"/>
          </w:rPr>
          <w:t xml:space="preserve">ao </w:t>
        </w:r>
      </w:ins>
      <w:ins w:id="1225" w:author="Maria Rosário Silva Lemos Cidadão" w:date="2025-10-28T10:02:00Z">
        <w:r w:rsidR="6B2BD741" w:rsidRPr="249996E6">
          <w:rPr>
            <w:rFonts w:ascii="Garamond" w:eastAsia="Times New Roman" w:hAnsi="Garamond" w:cs="Times New Roman"/>
            <w:lang w:eastAsia="pt-PT"/>
          </w:rPr>
          <w:t xml:space="preserve">SIAC por </w:t>
        </w:r>
      </w:ins>
      <w:ins w:id="1226" w:author="Maria Rosário Silva Lemos Cidadão" w:date="2025-10-28T10:03:00Z">
        <w:r w:rsidR="6B2BD741" w:rsidRPr="249996E6">
          <w:rPr>
            <w:rFonts w:ascii="Garamond" w:eastAsia="Times New Roman" w:hAnsi="Garamond" w:cs="Times New Roman"/>
            <w:lang w:eastAsia="pt-PT"/>
          </w:rPr>
          <w:t>participação de</w:t>
        </w:r>
      </w:ins>
      <w:ins w:id="1227" w:author="Maria Rosário Silva Lemos Cidadão" w:date="2025-10-28T10:04:00Z">
        <w:r w:rsidR="5A9F2AC7" w:rsidRPr="249996E6">
          <w:rPr>
            <w:rFonts w:ascii="Garamond" w:eastAsia="Times New Roman" w:hAnsi="Garamond" w:cs="Times New Roman"/>
            <w:lang w:eastAsia="pt-PT"/>
          </w:rPr>
          <w:t xml:space="preserve"> </w:t>
        </w:r>
      </w:ins>
      <w:ins w:id="1228" w:author="Maria Rosário Silva Lemos Cidadão" w:date="2025-10-28T10:06:00Z">
        <w:r w:rsidR="0298AACB" w:rsidRPr="249996E6">
          <w:rPr>
            <w:rFonts w:ascii="Garamond" w:eastAsia="Times New Roman" w:hAnsi="Garamond" w:cs="Times New Roman"/>
            <w:lang w:eastAsia="pt-PT"/>
          </w:rPr>
          <w:t>a</w:t>
        </w:r>
      </w:ins>
      <w:ins w:id="1229" w:author="Maria Rosário Silva Lemos Cidadão" w:date="2025-10-28T10:04:00Z">
        <w:r w:rsidR="5A9F2AC7" w:rsidRPr="249996E6">
          <w:rPr>
            <w:rFonts w:ascii="Garamond" w:eastAsia="Times New Roman" w:hAnsi="Garamond" w:cs="Times New Roman"/>
            <w:lang w:eastAsia="pt-PT"/>
          </w:rPr>
          <w:t>n</w:t>
        </w:r>
        <w:r w:rsidR="132231D1" w:rsidRPr="249996E6">
          <w:rPr>
            <w:rFonts w:ascii="Garamond" w:eastAsia="Times New Roman" w:hAnsi="Garamond" w:cs="Times New Roman"/>
            <w:lang w:eastAsia="pt-PT"/>
          </w:rPr>
          <w:t>imal encontrado, no momento da sua recolha</w:t>
        </w:r>
      </w:ins>
      <w:ins w:id="1230" w:author="Maria Rosário Silva Lemos Cidadão" w:date="2025-10-28T10:06:00Z">
        <w:r w:rsidR="0594E378" w:rsidRPr="249996E6">
          <w:rPr>
            <w:rFonts w:ascii="Garamond" w:eastAsia="Times New Roman" w:hAnsi="Garamond" w:cs="Times New Roman"/>
            <w:lang w:eastAsia="pt-PT"/>
          </w:rPr>
          <w:t>, de acordo</w:t>
        </w:r>
      </w:ins>
      <w:ins w:id="1231" w:author="Maria Rosário Silva Lemos Cidadão" w:date="2025-10-28T10:07:00Z">
        <w:r w:rsidR="0594E378" w:rsidRPr="249996E6">
          <w:rPr>
            <w:rFonts w:ascii="Garamond" w:eastAsia="Times New Roman" w:hAnsi="Garamond" w:cs="Times New Roman"/>
            <w:lang w:eastAsia="pt-PT"/>
          </w:rPr>
          <w:t xml:space="preserve"> com o </w:t>
        </w:r>
        <w:r w:rsidR="0576AF32" w:rsidRPr="249996E6">
          <w:rPr>
            <w:rFonts w:ascii="Garamond" w:eastAsia="Times New Roman" w:hAnsi="Garamond" w:cs="Times New Roman"/>
            <w:lang w:eastAsia="pt-PT"/>
          </w:rPr>
          <w:t>estabelecido</w:t>
        </w:r>
        <w:r w:rsidR="0594E378" w:rsidRPr="249996E6">
          <w:rPr>
            <w:rFonts w:ascii="Garamond" w:eastAsia="Times New Roman" w:hAnsi="Garamond" w:cs="Times New Roman"/>
            <w:lang w:eastAsia="pt-PT"/>
          </w:rPr>
          <w:t xml:space="preserve"> no Manual de procedimentos SIAC</w:t>
        </w:r>
      </w:ins>
    </w:p>
    <w:p w14:paraId="54028A64" w14:textId="2DEF10A9" w:rsidR="003D15F2" w:rsidRPr="000041C8" w:rsidRDefault="200AE554" w:rsidP="00A95B79">
      <w:pPr>
        <w:spacing w:line="360" w:lineRule="auto"/>
        <w:jc w:val="both"/>
        <w:rPr>
          <w:ins w:id="1232" w:author="Maria Rosário Silva Lemos Cidadão" w:date="2025-10-29T11:46:00Z" w16du:dateUtc="2025-10-29T11:46:24Z"/>
          <w:rFonts w:ascii="Garamond" w:eastAsia="Times New Roman" w:hAnsi="Garamond" w:cs="Times New Roman"/>
          <w:lang w:eastAsia="pt-PT"/>
        </w:rPr>
      </w:pPr>
      <w:del w:id="1233" w:author="Maria Rosário Silva Lemos Cidadão" w:date="2025-10-28T11:55:00Z">
        <w:r w:rsidRPr="1126FC69" w:rsidDel="200AE554">
          <w:rPr>
            <w:rFonts w:ascii="Garamond" w:eastAsia="Times New Roman" w:hAnsi="Garamond" w:cs="Times New Roman"/>
            <w:lang w:eastAsia="pt-PT"/>
          </w:rPr>
          <w:delText>5</w:delText>
        </w:r>
      </w:del>
      <w:ins w:id="1234" w:author="Maria Rosário Silva Lemos Cidadão" w:date="2025-10-28T15:09:00Z">
        <w:r w:rsidR="3880C8A0" w:rsidRPr="1126FC69">
          <w:rPr>
            <w:rFonts w:ascii="Garamond" w:eastAsia="Times New Roman" w:hAnsi="Garamond" w:cs="Times New Roman"/>
            <w:lang w:eastAsia="pt-PT"/>
          </w:rPr>
          <w:t>7</w:t>
        </w:r>
      </w:ins>
      <w:r w:rsidR="58D361B6" w:rsidRPr="1126FC69">
        <w:rPr>
          <w:rFonts w:ascii="Garamond" w:eastAsia="Times New Roman" w:hAnsi="Garamond" w:cs="Times New Roman"/>
          <w:lang w:eastAsia="pt-PT"/>
        </w:rPr>
        <w:t xml:space="preserve"> - </w:t>
      </w:r>
      <w:commentRangeStart w:id="1235"/>
      <w:commentRangeStart w:id="1236"/>
      <w:del w:id="1237" w:author="Maria Rosário Silva Lemos Cidadão" w:date="2025-08-26T09:18:00Z">
        <w:r w:rsidRPr="1126FC69" w:rsidDel="200AE554">
          <w:rPr>
            <w:rFonts w:ascii="Garamond" w:eastAsia="Times New Roman" w:hAnsi="Garamond" w:cs="Times New Roman"/>
            <w:lang w:eastAsia="pt-PT"/>
          </w:rPr>
          <w:delText>Os animais referidos nos n.ºs 3 e 4,</w:delText>
        </w:r>
      </w:del>
      <w:commentRangeEnd w:id="1236"/>
      <w:r w:rsidRPr="1126FC69">
        <w:rPr>
          <w:rStyle w:val="CommentReference"/>
          <w:rFonts w:ascii="Garamond" w:eastAsia="Times New Roman" w:hAnsi="Garamond" w:cs="Times New Roman"/>
          <w:sz w:val="24"/>
          <w:szCs w:val="24"/>
          <w:lang w:eastAsia="pt-PT"/>
        </w:rPr>
        <w:commentReference w:id="1236"/>
      </w:r>
      <w:del w:id="1238" w:author="Maria Rosário Silva Lemos Cidadão" w:date="2025-08-26T09:18:00Z">
        <w:r w:rsidRPr="1126FC69" w:rsidDel="200AE554">
          <w:rPr>
            <w:rFonts w:ascii="Garamond" w:eastAsia="Times New Roman" w:hAnsi="Garamond" w:cs="Times New Roman"/>
            <w:lang w:eastAsia="pt-PT"/>
          </w:rPr>
          <w:delText xml:space="preserve"> caso sejam transmitidos, devem, no ato de transmissão, após serem registados no </w:delText>
        </w:r>
        <w:commentRangeStart w:id="1239"/>
        <w:r w:rsidRPr="1126FC69" w:rsidDel="200AE554">
          <w:rPr>
            <w:rFonts w:ascii="Garamond" w:eastAsia="Times New Roman" w:hAnsi="Garamond" w:cs="Times New Roman"/>
            <w:lang w:eastAsia="pt-PT"/>
          </w:rPr>
          <w:delText xml:space="preserve">Centro de bem-estar animal ou alojamento com fins de promoção do bem-estar animal </w:delText>
        </w:r>
      </w:del>
      <w:commentRangeEnd w:id="1239"/>
      <w:r w:rsidRPr="1126FC69">
        <w:rPr>
          <w:rStyle w:val="CommentReference"/>
          <w:rFonts w:ascii="Garamond" w:eastAsia="Times New Roman" w:hAnsi="Garamond" w:cs="Times New Roman"/>
          <w:sz w:val="24"/>
          <w:szCs w:val="24"/>
          <w:lang w:eastAsia="pt-PT"/>
        </w:rPr>
        <w:commentReference w:id="1239"/>
      </w:r>
      <w:del w:id="1240" w:author="Maria Rosário Silva Lemos Cidadão" w:date="2025-08-26T09:18:00Z">
        <w:r w:rsidRPr="1126FC69" w:rsidDel="200AE554">
          <w:rPr>
            <w:rFonts w:ascii="Garamond" w:eastAsia="Times New Roman" w:hAnsi="Garamond" w:cs="Times New Roman"/>
            <w:lang w:eastAsia="pt-PT"/>
          </w:rPr>
          <w:delText>ser registados no SIAC em nome do seu novo titular</w:delText>
        </w:r>
      </w:del>
      <w:r w:rsidR="58D361B6" w:rsidRPr="1126FC69">
        <w:rPr>
          <w:rFonts w:ascii="Garamond" w:eastAsia="Times New Roman" w:hAnsi="Garamond" w:cs="Times New Roman"/>
          <w:lang w:eastAsia="pt-PT"/>
        </w:rPr>
        <w:t>.</w:t>
      </w:r>
      <w:r w:rsidR="642A9310" w:rsidRPr="1126FC69">
        <w:rPr>
          <w:rFonts w:ascii="Garamond" w:eastAsia="Times New Roman" w:hAnsi="Garamond" w:cs="Times New Roman"/>
          <w:lang w:eastAsia="pt-PT"/>
        </w:rPr>
        <w:t xml:space="preserve"> </w:t>
      </w:r>
      <w:ins w:id="1241" w:author="Maria Rosário Silva Lemos Cidadão" w:date="2025-08-26T09:18:00Z">
        <w:r w:rsidR="407F73BF" w:rsidRPr="1126FC69">
          <w:rPr>
            <w:rFonts w:ascii="Garamond" w:eastAsia="Times New Roman" w:hAnsi="Garamond" w:cs="Times New Roman"/>
            <w:lang w:eastAsia="pt-PT"/>
          </w:rPr>
          <w:t>O</w:t>
        </w:r>
      </w:ins>
      <w:ins w:id="1242" w:author="Maria Rosário Silva Lemos Cidadão" w:date="2025-08-26T09:19:00Z">
        <w:r w:rsidR="407F73BF" w:rsidRPr="1126FC69">
          <w:rPr>
            <w:rFonts w:ascii="Garamond" w:eastAsia="Times New Roman" w:hAnsi="Garamond" w:cs="Times New Roman"/>
            <w:lang w:eastAsia="pt-PT"/>
          </w:rPr>
          <w:t>s  animais referidos nos n.º 3 e n.º4, caso sejam transmitidos, devem ter o seu registo</w:t>
        </w:r>
      </w:ins>
      <w:ins w:id="1243" w:author="Maria Rosário Silva Lemos Cidadão" w:date="2025-08-26T09:20:00Z">
        <w:r w:rsidR="27783EE5" w:rsidRPr="1126FC69">
          <w:rPr>
            <w:rFonts w:ascii="Garamond" w:eastAsia="Times New Roman" w:hAnsi="Garamond" w:cs="Times New Roman"/>
            <w:lang w:eastAsia="pt-PT"/>
          </w:rPr>
          <w:t xml:space="preserve"> no SIAC,</w:t>
        </w:r>
      </w:ins>
      <w:ins w:id="1244" w:author="Maria Rosário Silva Lemos Cidadão" w:date="2025-08-26T09:19:00Z">
        <w:r w:rsidR="407F73BF" w:rsidRPr="1126FC69">
          <w:rPr>
            <w:rFonts w:ascii="Garamond" w:eastAsia="Times New Roman" w:hAnsi="Garamond" w:cs="Times New Roman"/>
            <w:lang w:eastAsia="pt-PT"/>
          </w:rPr>
          <w:t xml:space="preserve"> alterado</w:t>
        </w:r>
        <w:r w:rsidR="4882B6A1" w:rsidRPr="1126FC69">
          <w:rPr>
            <w:rFonts w:ascii="Garamond" w:eastAsia="Times New Roman" w:hAnsi="Garamond" w:cs="Times New Roman"/>
            <w:lang w:eastAsia="pt-PT"/>
          </w:rPr>
          <w:t xml:space="preserve"> </w:t>
        </w:r>
      </w:ins>
      <w:ins w:id="1245" w:author="Maria Rosário Silva Lemos Cidadão" w:date="2025-08-26T09:20:00Z">
        <w:r w:rsidR="4882B6A1" w:rsidRPr="1126FC69">
          <w:rPr>
            <w:rFonts w:ascii="Garamond" w:eastAsia="Times New Roman" w:hAnsi="Garamond" w:cs="Times New Roman"/>
            <w:lang w:eastAsia="pt-PT"/>
          </w:rPr>
          <w:t>para o novo titular ou operador, antes de deixar o alojamento onde se encontram.</w:t>
        </w:r>
      </w:ins>
      <w:commentRangeEnd w:id="1235"/>
      <w:r w:rsidRPr="000041C8">
        <w:rPr>
          <w:rStyle w:val="CommentReference"/>
          <w:rFonts w:ascii="Garamond" w:eastAsia="Times New Roman" w:hAnsi="Garamond" w:cs="Times New Roman"/>
          <w:sz w:val="24"/>
          <w:szCs w:val="24"/>
          <w:lang w:eastAsia="pt-PT"/>
        </w:rPr>
        <w:commentReference w:id="1235"/>
      </w:r>
    </w:p>
    <w:p w14:paraId="41A096CF" w14:textId="129E844A" w:rsidR="46382422" w:rsidRDefault="46382422" w:rsidP="1126FC69">
      <w:pPr>
        <w:spacing w:line="360" w:lineRule="auto"/>
        <w:jc w:val="both"/>
        <w:rPr>
          <w:rFonts w:ascii="Garamond" w:eastAsia="Times New Roman" w:hAnsi="Garamond" w:cs="Times New Roman"/>
          <w:lang w:eastAsia="pt-PT"/>
        </w:rPr>
      </w:pPr>
      <w:ins w:id="1246" w:author="Maria Rosário Silva Lemos Cidadão" w:date="2025-10-29T11:46:00Z">
        <w:r w:rsidRPr="1126FC69">
          <w:rPr>
            <w:rFonts w:ascii="Garamond" w:eastAsia="Times New Roman" w:hAnsi="Garamond" w:cs="Times New Roman"/>
            <w:lang w:eastAsia="pt-PT"/>
          </w:rPr>
          <w:t>8 –Quem tenha um animal de companhia</w:t>
        </w:r>
      </w:ins>
      <w:ins w:id="1247" w:author="Maria Rosário Silva Lemos Cidadão" w:date="2025-10-29T14:28:00Z">
        <w:r w:rsidR="1C731610" w:rsidRPr="1126FC69">
          <w:rPr>
            <w:rFonts w:ascii="Garamond" w:eastAsia="Times New Roman" w:hAnsi="Garamond" w:cs="Times New Roman"/>
            <w:lang w:eastAsia="pt-PT"/>
          </w:rPr>
          <w:t>, pertencentes à lista da parte B do Anexo I do Regulamento 2016/429</w:t>
        </w:r>
      </w:ins>
      <w:ins w:id="1248" w:author="Maria Rosário Silva Lemos Cidadão" w:date="2025-10-29T11:46:00Z">
        <w:r w:rsidRPr="1126FC69">
          <w:rPr>
            <w:rFonts w:ascii="Garamond" w:eastAsia="Times New Roman" w:hAnsi="Garamond" w:cs="Times New Roman"/>
            <w:lang w:eastAsia="pt-PT"/>
          </w:rPr>
          <w:t xml:space="preserve">, que não esteja </w:t>
        </w:r>
      </w:ins>
      <w:ins w:id="1249" w:author="Maria Rosário Silva Lemos Cidadão" w:date="2025-10-29T11:47:00Z">
        <w:r w:rsidRPr="1126FC69">
          <w:rPr>
            <w:rFonts w:ascii="Garamond" w:eastAsia="Times New Roman" w:hAnsi="Garamond" w:cs="Times New Roman"/>
            <w:lang w:eastAsia="pt-PT"/>
          </w:rPr>
          <w:t>obrigado à marcação e registo, pode solicitar a um médico veterinár</w:t>
        </w:r>
        <w:r w:rsidR="0207E5ED" w:rsidRPr="1126FC69">
          <w:rPr>
            <w:rFonts w:ascii="Garamond" w:eastAsia="Times New Roman" w:hAnsi="Garamond" w:cs="Times New Roman"/>
            <w:lang w:eastAsia="pt-PT"/>
          </w:rPr>
          <w:t>io que o seu animal seja marcado e re</w:t>
        </w:r>
      </w:ins>
      <w:ins w:id="1250" w:author="Maria Rosário Silva Lemos Cidadão" w:date="2025-10-29T11:48:00Z">
        <w:r w:rsidR="0207E5ED" w:rsidRPr="1126FC69">
          <w:rPr>
            <w:rFonts w:ascii="Garamond" w:eastAsia="Times New Roman" w:hAnsi="Garamond" w:cs="Times New Roman"/>
            <w:lang w:eastAsia="pt-PT"/>
          </w:rPr>
          <w:t>gistado no SIAC, passando a partir desse momento a ter de assegurar o cumprimento das normas previstas no presente decreto-lei.</w:t>
        </w:r>
      </w:ins>
    </w:p>
    <w:p w14:paraId="53E6FE0C" w14:textId="147BB036" w:rsidR="003D15F2" w:rsidRPr="000041C8" w:rsidRDefault="003D15F2" w:rsidP="00A95B7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 xml:space="preserve">Artigo </w:t>
      </w:r>
      <w:r w:rsidR="009D088D" w:rsidRPr="000041C8">
        <w:rPr>
          <w:rFonts w:ascii="Garamond" w:eastAsia="Times New Roman" w:hAnsi="Garamond" w:cs="Times New Roman"/>
          <w:b/>
          <w:bCs/>
          <w:lang w:eastAsia="pt-PT"/>
        </w:rPr>
        <w:t>2</w:t>
      </w:r>
      <w:r w:rsidR="00E238BA">
        <w:rPr>
          <w:rFonts w:ascii="Garamond" w:eastAsia="Times New Roman" w:hAnsi="Garamond" w:cs="Times New Roman"/>
          <w:b/>
          <w:bCs/>
          <w:lang w:eastAsia="pt-PT"/>
        </w:rPr>
        <w:t>5</w:t>
      </w:r>
      <w:r w:rsidRPr="000041C8">
        <w:rPr>
          <w:rFonts w:ascii="Garamond" w:eastAsia="Times New Roman" w:hAnsi="Garamond" w:cs="Times New Roman"/>
          <w:b/>
          <w:bCs/>
          <w:lang w:eastAsia="pt-PT"/>
        </w:rPr>
        <w:t>.º</w:t>
      </w:r>
    </w:p>
    <w:p w14:paraId="5FACED65" w14:textId="2107FA51" w:rsidR="003D15F2" w:rsidRPr="000041C8" w:rsidRDefault="003D15F2" w:rsidP="00A95B79">
      <w:pPr>
        <w:spacing w:line="360" w:lineRule="auto"/>
        <w:jc w:val="center"/>
        <w:rPr>
          <w:rFonts w:ascii="Garamond" w:eastAsia="Times New Roman" w:hAnsi="Garamond" w:cs="Times New Roman"/>
          <w:lang w:eastAsia="pt-PT"/>
        </w:rPr>
      </w:pPr>
      <w:r w:rsidRPr="000041C8">
        <w:rPr>
          <w:rFonts w:ascii="Garamond" w:eastAsia="Times New Roman" w:hAnsi="Garamond" w:cs="Times New Roman"/>
          <w:lang w:eastAsia="pt-PT"/>
        </w:rPr>
        <w:t xml:space="preserve">Registo de profilaxias médicas e outras </w:t>
      </w:r>
      <w:r w:rsidR="005A084B">
        <w:rPr>
          <w:rFonts w:ascii="Garamond" w:eastAsia="Times New Roman" w:hAnsi="Garamond" w:cs="Times New Roman"/>
          <w:lang w:eastAsia="pt-PT"/>
        </w:rPr>
        <w:t>intervenções</w:t>
      </w:r>
    </w:p>
    <w:p w14:paraId="3C6F462B" w14:textId="21C60B69" w:rsidR="003D15F2" w:rsidRPr="000041C8" w:rsidRDefault="7EF12E01" w:rsidP="00A95B79">
      <w:pPr>
        <w:spacing w:line="360" w:lineRule="auto"/>
        <w:jc w:val="both"/>
        <w:rPr>
          <w:rFonts w:ascii="Garamond" w:eastAsia="Times New Roman" w:hAnsi="Garamond" w:cs="Times New Roman"/>
          <w:lang w:eastAsia="pt-PT"/>
        </w:rPr>
      </w:pPr>
      <w:r w:rsidRPr="592F0569">
        <w:rPr>
          <w:rFonts w:ascii="Garamond" w:eastAsia="Times New Roman" w:hAnsi="Garamond" w:cs="Times New Roman"/>
          <w:lang w:eastAsia="pt-PT"/>
        </w:rPr>
        <w:t xml:space="preserve">1 - </w:t>
      </w:r>
      <w:commentRangeStart w:id="1251"/>
      <w:r w:rsidRPr="592F0569">
        <w:rPr>
          <w:rFonts w:ascii="Garamond" w:eastAsia="Times New Roman" w:hAnsi="Garamond" w:cs="Times New Roman"/>
          <w:lang w:eastAsia="pt-PT"/>
        </w:rPr>
        <w:t xml:space="preserve">As profilaxias médicas declaradas obrigatórias pela DGAV </w:t>
      </w:r>
      <w:r w:rsidR="3C70B954" w:rsidRPr="592F0569">
        <w:rPr>
          <w:rFonts w:ascii="Garamond" w:eastAsia="Times New Roman" w:hAnsi="Garamond" w:cs="Times New Roman"/>
          <w:lang w:eastAsia="pt-PT"/>
        </w:rPr>
        <w:t>para os</w:t>
      </w:r>
      <w:r w:rsidRPr="592F0569">
        <w:rPr>
          <w:rFonts w:ascii="Garamond" w:eastAsia="Times New Roman" w:hAnsi="Garamond" w:cs="Times New Roman"/>
          <w:lang w:eastAsia="pt-PT"/>
        </w:rPr>
        <w:t xml:space="preserve"> animais de companhia, nomeadamente a vacina antirrábica</w:t>
      </w:r>
      <w:commentRangeEnd w:id="1251"/>
      <w:r w:rsidR="003D15F2" w:rsidRPr="592F0569">
        <w:rPr>
          <w:rStyle w:val="CommentReference"/>
          <w:rFonts w:ascii="Garamond" w:eastAsia="Times New Roman" w:hAnsi="Garamond" w:cs="Times New Roman"/>
          <w:sz w:val="24"/>
          <w:szCs w:val="24"/>
          <w:lang w:eastAsia="pt-PT"/>
        </w:rPr>
        <w:commentReference w:id="1251"/>
      </w:r>
      <w:r w:rsidRPr="592F0569">
        <w:rPr>
          <w:rFonts w:ascii="Garamond" w:eastAsia="Times New Roman" w:hAnsi="Garamond" w:cs="Times New Roman"/>
          <w:lang w:eastAsia="pt-PT"/>
        </w:rPr>
        <w:t xml:space="preserve">, ou as intervenções que sejam requeridas para efeitos de certificação sanitária, devem ser registadas pelo médico veterinário no SIAC. </w:t>
      </w:r>
    </w:p>
    <w:p w14:paraId="13E3B3D8" w14:textId="5361CE33" w:rsidR="003D15F2" w:rsidRPr="000041C8" w:rsidRDefault="581E767A" w:rsidP="00A95B79">
      <w:pPr>
        <w:spacing w:line="360" w:lineRule="auto"/>
        <w:jc w:val="both"/>
        <w:rPr>
          <w:ins w:id="1252" w:author="Maria Rosário Silva Lemos Cidadão" w:date="2025-10-28T11:01:00Z" w16du:dateUtc="2025-10-28T11:01:52Z"/>
          <w:rFonts w:ascii="Garamond" w:eastAsia="Times New Roman" w:hAnsi="Garamond" w:cs="Times New Roman"/>
          <w:lang w:eastAsia="pt-PT"/>
        </w:rPr>
      </w:pPr>
      <w:r w:rsidRPr="5564F2A7">
        <w:rPr>
          <w:rFonts w:ascii="Garamond" w:eastAsia="Times New Roman" w:hAnsi="Garamond" w:cs="Times New Roman"/>
          <w:lang w:eastAsia="pt-PT"/>
        </w:rPr>
        <w:t xml:space="preserve">2 - </w:t>
      </w:r>
      <w:commentRangeStart w:id="1253"/>
      <w:r w:rsidRPr="5564F2A7">
        <w:rPr>
          <w:rFonts w:ascii="Garamond" w:eastAsia="Times New Roman" w:hAnsi="Garamond" w:cs="Times New Roman"/>
          <w:lang w:eastAsia="pt-PT"/>
        </w:rPr>
        <w:t>Devem ainda ser registadas pelos médicos veterinários no SIAC as intervenções ou mutilações que por razões clínicas tenham sido realizadas e que interf</w:t>
      </w:r>
      <w:r w:rsidR="0ED4ED8A" w:rsidRPr="5564F2A7">
        <w:rPr>
          <w:rFonts w:ascii="Garamond" w:eastAsia="Times New Roman" w:hAnsi="Garamond" w:cs="Times New Roman"/>
          <w:lang w:eastAsia="pt-PT"/>
        </w:rPr>
        <w:t>i</w:t>
      </w:r>
      <w:r w:rsidRPr="5564F2A7">
        <w:rPr>
          <w:rFonts w:ascii="Garamond" w:eastAsia="Times New Roman" w:hAnsi="Garamond" w:cs="Times New Roman"/>
          <w:lang w:eastAsia="pt-PT"/>
        </w:rPr>
        <w:t>r</w:t>
      </w:r>
      <w:r w:rsidR="0ED4ED8A" w:rsidRPr="5564F2A7">
        <w:rPr>
          <w:rFonts w:ascii="Garamond" w:eastAsia="Times New Roman" w:hAnsi="Garamond" w:cs="Times New Roman"/>
          <w:lang w:eastAsia="pt-PT"/>
        </w:rPr>
        <w:t>a</w:t>
      </w:r>
      <w:r w:rsidRPr="5564F2A7">
        <w:rPr>
          <w:rFonts w:ascii="Garamond" w:eastAsia="Times New Roman" w:hAnsi="Garamond" w:cs="Times New Roman"/>
          <w:lang w:eastAsia="pt-PT"/>
        </w:rPr>
        <w:t>m com as características dos animais, nomeadamente a esterilização ou amputações.</w:t>
      </w:r>
      <w:commentRangeEnd w:id="1253"/>
      <w:r w:rsidR="003D15F2" w:rsidRPr="5564F2A7">
        <w:rPr>
          <w:rStyle w:val="CommentReference"/>
          <w:rFonts w:ascii="Garamond" w:eastAsia="Times New Roman" w:hAnsi="Garamond" w:cs="Times New Roman"/>
          <w:sz w:val="24"/>
          <w:szCs w:val="24"/>
          <w:lang w:eastAsia="pt-PT"/>
        </w:rPr>
        <w:commentReference w:id="1253"/>
      </w:r>
      <w:r w:rsidRPr="5564F2A7">
        <w:rPr>
          <w:rFonts w:ascii="Garamond" w:eastAsia="Times New Roman" w:hAnsi="Garamond" w:cs="Times New Roman"/>
          <w:lang w:eastAsia="pt-PT"/>
        </w:rPr>
        <w:t xml:space="preserve"> </w:t>
      </w:r>
    </w:p>
    <w:p w14:paraId="155BB62A" w14:textId="2F70DD83" w:rsidR="4FF7F911" w:rsidRDefault="4FF7F911" w:rsidP="5564F2A7">
      <w:pPr>
        <w:spacing w:line="360" w:lineRule="auto"/>
        <w:jc w:val="both"/>
        <w:rPr>
          <w:rFonts w:ascii="Garamond" w:eastAsia="Times New Roman" w:hAnsi="Garamond" w:cs="Times New Roman"/>
          <w:lang w:eastAsia="pt-PT"/>
        </w:rPr>
      </w:pPr>
      <w:ins w:id="1254" w:author="Maria Rosário Silva Lemos Cidadão" w:date="2025-10-28T11:01:00Z">
        <w:r w:rsidRPr="1126FC69">
          <w:rPr>
            <w:rFonts w:ascii="Garamond" w:eastAsia="Times New Roman" w:hAnsi="Garamond" w:cs="Times New Roman"/>
            <w:lang w:eastAsia="pt-PT"/>
          </w:rPr>
          <w:t xml:space="preserve">3- </w:t>
        </w:r>
      </w:ins>
      <w:ins w:id="1255" w:author="Maria Rosário Silva Lemos Cidadão" w:date="2025-10-28T11:02:00Z">
        <w:r w:rsidR="166DFB36" w:rsidRPr="1126FC69">
          <w:rPr>
            <w:rFonts w:ascii="Garamond" w:eastAsia="Times New Roman" w:hAnsi="Garamond" w:cs="Times New Roman"/>
            <w:lang w:eastAsia="pt-PT"/>
          </w:rPr>
          <w:t xml:space="preserve"> Os registos referido nos numeros anteriores devem ser efetuados no SIAC no momento da su</w:t>
        </w:r>
      </w:ins>
      <w:ins w:id="1256" w:author="Maria Rosário Silva Lemos Cidadão" w:date="2025-10-29T14:29:00Z">
        <w:r w:rsidR="1316FC56" w:rsidRPr="1126FC69">
          <w:rPr>
            <w:rFonts w:ascii="Garamond" w:eastAsia="Times New Roman" w:hAnsi="Garamond" w:cs="Times New Roman"/>
            <w:lang w:eastAsia="pt-PT"/>
          </w:rPr>
          <w:t>a</w:t>
        </w:r>
      </w:ins>
      <w:ins w:id="1257" w:author="Maria Rosário Silva Lemos Cidadão" w:date="2025-10-28T11:03:00Z">
        <w:r w:rsidR="166DFB36" w:rsidRPr="1126FC69">
          <w:rPr>
            <w:rFonts w:ascii="Garamond" w:eastAsia="Times New Roman" w:hAnsi="Garamond" w:cs="Times New Roman"/>
            <w:lang w:eastAsia="pt-PT"/>
          </w:rPr>
          <w:t xml:space="preserve"> execução, exceto se </w:t>
        </w:r>
      </w:ins>
      <w:ins w:id="1258" w:author="Maria Rosário Silva Lemos Cidadão" w:date="2025-10-28T11:04:00Z">
        <w:r w:rsidR="37D86496" w:rsidRPr="1126FC69">
          <w:rPr>
            <w:rFonts w:ascii="Garamond" w:eastAsia="Times New Roman" w:hAnsi="Garamond" w:cs="Times New Roman"/>
            <w:lang w:eastAsia="pt-PT"/>
          </w:rPr>
          <w:t>em caso d</w:t>
        </w:r>
      </w:ins>
      <w:ins w:id="1259" w:author="Maria Rosário Silva Lemos Cidadão" w:date="2025-10-28T11:05:00Z">
        <w:r w:rsidR="4FA6FCD8" w:rsidRPr="1126FC69">
          <w:rPr>
            <w:rFonts w:ascii="Garamond" w:eastAsia="Times New Roman" w:hAnsi="Garamond" w:cs="Times New Roman"/>
            <w:lang w:eastAsia="pt-PT"/>
          </w:rPr>
          <w:t>e</w:t>
        </w:r>
      </w:ins>
      <w:ins w:id="1260" w:author="Maria Rosário Silva Lemos Cidadão" w:date="2025-10-28T11:04:00Z">
        <w:r w:rsidR="37D86496" w:rsidRPr="1126FC69">
          <w:rPr>
            <w:rFonts w:ascii="Garamond" w:eastAsia="Times New Roman" w:hAnsi="Garamond" w:cs="Times New Roman"/>
            <w:lang w:eastAsia="pt-PT"/>
          </w:rPr>
          <w:t xml:space="preserve"> indisponibilidade do</w:t>
        </w:r>
      </w:ins>
      <w:ins w:id="1261" w:author="Maria Rosário Silva Lemos Cidadão" w:date="2025-10-28T11:05:00Z">
        <w:r w:rsidR="37D86496" w:rsidRPr="1126FC69">
          <w:rPr>
            <w:rFonts w:ascii="Garamond" w:eastAsia="Times New Roman" w:hAnsi="Garamond" w:cs="Times New Roman"/>
            <w:lang w:eastAsia="pt-PT"/>
          </w:rPr>
          <w:t xml:space="preserve"> SIAC, em que o pr</w:t>
        </w:r>
        <w:r w:rsidR="2B168109" w:rsidRPr="1126FC69">
          <w:rPr>
            <w:rFonts w:ascii="Garamond" w:eastAsia="Times New Roman" w:hAnsi="Garamond" w:cs="Times New Roman"/>
            <w:lang w:eastAsia="pt-PT"/>
          </w:rPr>
          <w:t>a</w:t>
        </w:r>
        <w:r w:rsidR="37D86496" w:rsidRPr="1126FC69">
          <w:rPr>
            <w:rFonts w:ascii="Garamond" w:eastAsia="Times New Roman" w:hAnsi="Garamond" w:cs="Times New Roman"/>
            <w:lang w:eastAsia="pt-PT"/>
          </w:rPr>
          <w:t xml:space="preserve">zo se estende </w:t>
        </w:r>
        <w:r w:rsidR="1743743B" w:rsidRPr="1126FC69">
          <w:rPr>
            <w:rFonts w:ascii="Garamond" w:eastAsia="Times New Roman" w:hAnsi="Garamond" w:cs="Times New Roman"/>
            <w:lang w:eastAsia="pt-PT"/>
          </w:rPr>
          <w:t>a</w:t>
        </w:r>
      </w:ins>
      <w:ins w:id="1262" w:author="Maria Rosário Silva Lemos Cidadão" w:date="2025-10-28T11:06:00Z">
        <w:r w:rsidR="1743743B" w:rsidRPr="1126FC69">
          <w:rPr>
            <w:rFonts w:ascii="Garamond" w:eastAsia="Times New Roman" w:hAnsi="Garamond" w:cs="Times New Roman"/>
            <w:lang w:eastAsia="pt-PT"/>
          </w:rPr>
          <w:t>té</w:t>
        </w:r>
      </w:ins>
      <w:ins w:id="1263" w:author="Maria Rosário Silva Lemos Cidadão" w:date="2025-10-28T11:05:00Z">
        <w:r w:rsidR="37D86496" w:rsidRPr="1126FC69">
          <w:rPr>
            <w:rFonts w:ascii="Garamond" w:eastAsia="Times New Roman" w:hAnsi="Garamond" w:cs="Times New Roman"/>
            <w:lang w:eastAsia="pt-PT"/>
          </w:rPr>
          <w:t xml:space="preserve"> </w:t>
        </w:r>
      </w:ins>
      <w:ins w:id="1264" w:author="Maria Rosário Silva Lemos Cidadão" w:date="2025-10-29T14:29:00Z">
        <w:r w:rsidR="7444BC61" w:rsidRPr="1126FC69">
          <w:rPr>
            <w:rFonts w:ascii="Garamond" w:eastAsia="Times New Roman" w:hAnsi="Garamond" w:cs="Times New Roman"/>
            <w:lang w:eastAsia="pt-PT"/>
          </w:rPr>
          <w:t>5 dias consecutivos à ocorrência.</w:t>
        </w:r>
      </w:ins>
    </w:p>
    <w:p w14:paraId="21771F3E" w14:textId="5A956D13"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3 - Os procedimentos para os registos referidos nos números anteriores são estabelecidos no Manual de Procedimentos SIAC</w:t>
      </w:r>
      <w:r w:rsidR="000823E1" w:rsidRPr="000041C8">
        <w:rPr>
          <w:rFonts w:ascii="Garamond" w:eastAsia="Times New Roman" w:hAnsi="Garamond" w:cs="Times New Roman"/>
          <w:lang w:eastAsia="pt-PT"/>
        </w:rPr>
        <w:t>.</w:t>
      </w:r>
      <w:r w:rsidRPr="000041C8">
        <w:rPr>
          <w:rFonts w:ascii="Garamond" w:eastAsia="Times New Roman" w:hAnsi="Garamond" w:cs="Times New Roman"/>
          <w:lang w:eastAsia="pt-PT"/>
        </w:rPr>
        <w:t xml:space="preserve"> </w:t>
      </w:r>
    </w:p>
    <w:p w14:paraId="0F6A8BB3" w14:textId="3FCD025F" w:rsidR="003D15F2" w:rsidRPr="000041C8" w:rsidRDefault="003D15F2" w:rsidP="00A95B7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 xml:space="preserve">Artigo </w:t>
      </w:r>
      <w:r w:rsidR="0003578C" w:rsidRPr="000041C8">
        <w:rPr>
          <w:rFonts w:ascii="Garamond" w:eastAsia="Times New Roman" w:hAnsi="Garamond" w:cs="Times New Roman"/>
          <w:b/>
          <w:bCs/>
          <w:lang w:eastAsia="pt-PT"/>
        </w:rPr>
        <w:t>2</w:t>
      </w:r>
      <w:r w:rsidR="00E238BA">
        <w:rPr>
          <w:rFonts w:ascii="Garamond" w:eastAsia="Times New Roman" w:hAnsi="Garamond" w:cs="Times New Roman"/>
          <w:b/>
          <w:bCs/>
          <w:lang w:eastAsia="pt-PT"/>
        </w:rPr>
        <w:t>6</w:t>
      </w:r>
      <w:r w:rsidRPr="000041C8">
        <w:rPr>
          <w:rFonts w:ascii="Garamond" w:eastAsia="Times New Roman" w:hAnsi="Garamond" w:cs="Times New Roman"/>
          <w:b/>
          <w:bCs/>
          <w:lang w:eastAsia="pt-PT"/>
        </w:rPr>
        <w:t>.º</w:t>
      </w:r>
    </w:p>
    <w:p w14:paraId="057E1970" w14:textId="7503D7C1" w:rsidR="003D15F2" w:rsidRPr="000041C8" w:rsidRDefault="003D15F2" w:rsidP="00A95B79">
      <w:pPr>
        <w:spacing w:line="360" w:lineRule="auto"/>
        <w:jc w:val="center"/>
        <w:rPr>
          <w:rFonts w:ascii="Garamond" w:eastAsia="Times New Roman" w:hAnsi="Garamond" w:cs="Times New Roman"/>
          <w:lang w:eastAsia="pt-PT"/>
        </w:rPr>
      </w:pPr>
      <w:commentRangeStart w:id="1265"/>
      <w:r w:rsidRPr="1126FC69">
        <w:rPr>
          <w:rFonts w:ascii="Garamond" w:eastAsia="Times New Roman" w:hAnsi="Garamond" w:cs="Times New Roman"/>
          <w:lang w:eastAsia="pt-PT"/>
        </w:rPr>
        <w:t>Alterações ao registo</w:t>
      </w:r>
      <w:commentRangeEnd w:id="1265"/>
      <w:r w:rsidRPr="000041C8">
        <w:rPr>
          <w:rStyle w:val="CommentReference"/>
          <w:rFonts w:ascii="Garamond" w:eastAsia="Times New Roman" w:hAnsi="Garamond" w:cs="Times New Roman"/>
          <w:sz w:val="24"/>
          <w:szCs w:val="24"/>
          <w:lang w:eastAsia="pt-PT"/>
        </w:rPr>
        <w:commentReference w:id="1265"/>
      </w:r>
    </w:p>
    <w:p w14:paraId="65402313" w14:textId="616BBAAD"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1 - As alterações aos registos do SIAC só podem ser efetuadas pelas entidades com acesso ao sistema, de acordo com o respetivo perfil atribuído pel</w:t>
      </w:r>
      <w:r w:rsidR="001F0615">
        <w:rPr>
          <w:rFonts w:ascii="Garamond" w:eastAsia="Times New Roman" w:hAnsi="Garamond" w:cs="Times New Roman"/>
          <w:lang w:eastAsia="pt-PT"/>
        </w:rPr>
        <w:t>a DGAV</w:t>
      </w:r>
    </w:p>
    <w:p w14:paraId="688E750E" w14:textId="40F75C17" w:rsidR="003D15F2" w:rsidRPr="000041C8" w:rsidRDefault="656C8E1E" w:rsidP="00A95B79">
      <w:pPr>
        <w:spacing w:line="360" w:lineRule="auto"/>
        <w:jc w:val="both"/>
        <w:rPr>
          <w:rFonts w:ascii="Garamond" w:eastAsia="Times New Roman" w:hAnsi="Garamond" w:cs="Times New Roman"/>
          <w:lang w:eastAsia="pt-PT"/>
        </w:rPr>
      </w:pPr>
      <w:r w:rsidRPr="1126FC69">
        <w:rPr>
          <w:rFonts w:ascii="Garamond" w:eastAsia="Times New Roman" w:hAnsi="Garamond" w:cs="Times New Roman"/>
          <w:lang w:eastAsia="pt-PT"/>
        </w:rPr>
        <w:t xml:space="preserve">2 - A pessoa que figure como titular do animal de companhia </w:t>
      </w:r>
      <w:ins w:id="1266" w:author="Maria Rosário Silva Lemos Cidadão" w:date="2025-08-26T09:21:00Z">
        <w:r w:rsidR="5F302487" w:rsidRPr="1126FC69">
          <w:rPr>
            <w:rFonts w:ascii="Garamond" w:eastAsia="Times New Roman" w:hAnsi="Garamond" w:cs="Times New Roman"/>
            <w:lang w:eastAsia="pt-PT"/>
          </w:rPr>
          <w:t xml:space="preserve">ou como operador </w:t>
        </w:r>
      </w:ins>
      <w:r w:rsidRPr="1126FC69">
        <w:rPr>
          <w:rFonts w:ascii="Garamond" w:eastAsia="Times New Roman" w:hAnsi="Garamond" w:cs="Times New Roman"/>
          <w:lang w:eastAsia="pt-PT"/>
        </w:rPr>
        <w:t>no SIAC deve informar o SIAC</w:t>
      </w:r>
      <w:commentRangeStart w:id="1267"/>
      <w:r w:rsidRPr="1126FC69">
        <w:rPr>
          <w:rFonts w:ascii="Garamond" w:eastAsia="Times New Roman" w:hAnsi="Garamond" w:cs="Times New Roman"/>
          <w:lang w:eastAsia="pt-PT"/>
        </w:rPr>
        <w:t xml:space="preserve">, </w:t>
      </w:r>
      <w:r w:rsidR="65BFA8DB" w:rsidRPr="1126FC69">
        <w:rPr>
          <w:rFonts w:ascii="Garamond" w:eastAsia="Times New Roman" w:hAnsi="Garamond" w:cs="Times New Roman"/>
          <w:lang w:eastAsia="pt-PT"/>
        </w:rPr>
        <w:t>no prazo de</w:t>
      </w:r>
      <w:del w:id="1268" w:author="Maria Rosário Silva Lemos Cidadão" w:date="2025-10-29T15:02:00Z">
        <w:r w:rsidR="178AD7F6" w:rsidRPr="1126FC69" w:rsidDel="65BFA8DB">
          <w:rPr>
            <w:rFonts w:ascii="Garamond" w:eastAsia="Times New Roman" w:hAnsi="Garamond" w:cs="Times New Roman"/>
            <w:lang w:eastAsia="pt-PT"/>
          </w:rPr>
          <w:delText xml:space="preserve"> </w:delText>
        </w:r>
      </w:del>
      <w:ins w:id="1269" w:author="Maria Rosário Silva Lemos Cidadão" w:date="2025-10-29T14:42:00Z">
        <w:r w:rsidR="4ED56DF8" w:rsidRPr="1126FC69">
          <w:rPr>
            <w:rFonts w:ascii="Garamond" w:eastAsia="Times New Roman" w:hAnsi="Garamond" w:cs="Times New Roman"/>
            <w:lang w:eastAsia="pt-PT"/>
          </w:rPr>
          <w:t xml:space="preserve"> </w:t>
        </w:r>
      </w:ins>
      <w:del w:id="1270" w:author="Maria Rosário Silva Lemos Cidadão" w:date="2025-10-28T10:25:00Z">
        <w:r w:rsidR="178AD7F6" w:rsidRPr="1126FC69" w:rsidDel="178AD7F6">
          <w:rPr>
            <w:rFonts w:ascii="Garamond" w:eastAsia="Times New Roman" w:hAnsi="Garamond" w:cs="Times New Roman"/>
            <w:lang w:eastAsia="pt-PT"/>
          </w:rPr>
          <w:delText>48</w:delText>
        </w:r>
      </w:del>
      <w:ins w:id="1271" w:author="Maria Rosário Silva Lemos Cidadão" w:date="2025-10-28T10:25:00Z">
        <w:r w:rsidR="2C801F5C" w:rsidRPr="1126FC69">
          <w:rPr>
            <w:rFonts w:ascii="Garamond" w:eastAsia="Times New Roman" w:hAnsi="Garamond" w:cs="Times New Roman"/>
            <w:lang w:eastAsia="pt-PT"/>
          </w:rPr>
          <w:t>72</w:t>
        </w:r>
      </w:ins>
      <w:r w:rsidR="65BFA8DB" w:rsidRPr="1126FC69">
        <w:rPr>
          <w:rFonts w:ascii="Garamond" w:eastAsia="Times New Roman" w:hAnsi="Garamond" w:cs="Times New Roman"/>
          <w:lang w:eastAsia="pt-PT"/>
        </w:rPr>
        <w:t xml:space="preserve"> h</w:t>
      </w:r>
      <w:ins w:id="1272" w:author="Maria Rosário Silva Lemos Cidadão" w:date="2025-10-29T15:02:00Z">
        <w:r w:rsidR="1A1A96A0" w:rsidRPr="1126FC69">
          <w:rPr>
            <w:rFonts w:ascii="Garamond" w:eastAsia="Times New Roman" w:hAnsi="Garamond" w:cs="Times New Roman"/>
            <w:lang w:eastAsia="pt-PT"/>
          </w:rPr>
          <w:t>oras,</w:t>
        </w:r>
      </w:ins>
      <w:del w:id="1273" w:author="Maria Rosário Silva Lemos Cidadão" w:date="2025-10-29T15:02:00Z">
        <w:r w:rsidR="178AD7F6" w:rsidRPr="1126FC69" w:rsidDel="656C8E1E">
          <w:rPr>
            <w:rFonts w:ascii="Garamond" w:eastAsia="Times New Roman" w:hAnsi="Garamond" w:cs="Times New Roman"/>
            <w:lang w:eastAsia="pt-PT"/>
          </w:rPr>
          <w:delText>,</w:delText>
        </w:r>
      </w:del>
      <w:commentRangeEnd w:id="1267"/>
      <w:r w:rsidR="178AD7F6" w:rsidRPr="1126FC69">
        <w:rPr>
          <w:rStyle w:val="CommentReference"/>
          <w:rFonts w:ascii="Garamond" w:eastAsia="Times New Roman" w:hAnsi="Garamond" w:cs="Times New Roman"/>
          <w:sz w:val="24"/>
          <w:szCs w:val="24"/>
          <w:lang w:eastAsia="pt-PT"/>
        </w:rPr>
        <w:commentReference w:id="1267"/>
      </w:r>
      <w:r w:rsidRPr="1126FC69">
        <w:rPr>
          <w:rFonts w:ascii="Garamond" w:eastAsia="Times New Roman" w:hAnsi="Garamond" w:cs="Times New Roman"/>
          <w:lang w:eastAsia="pt-PT"/>
        </w:rPr>
        <w:t xml:space="preserve"> sempre que ocorra uma das seguintes situações: </w:t>
      </w:r>
    </w:p>
    <w:p w14:paraId="3C2D7C2B" w14:textId="56D9074A" w:rsidR="003D15F2" w:rsidRPr="000041C8" w:rsidRDefault="003D15F2" w:rsidP="00A95B79">
      <w:pPr>
        <w:spacing w:line="360" w:lineRule="auto"/>
        <w:jc w:val="both"/>
        <w:rPr>
          <w:rFonts w:ascii="Garamond" w:eastAsia="Times New Roman" w:hAnsi="Garamond" w:cs="Times New Roman"/>
          <w:lang w:eastAsia="pt-PT"/>
        </w:rPr>
      </w:pPr>
      <w:r w:rsidRPr="40CAF8F4">
        <w:rPr>
          <w:rFonts w:ascii="Garamond" w:eastAsia="Times New Roman" w:hAnsi="Garamond" w:cs="Times New Roman"/>
          <w:lang w:eastAsia="pt-PT"/>
        </w:rPr>
        <w:t>a) Transmissão da titularidade do animal para novo titular</w:t>
      </w:r>
      <w:ins w:id="1274" w:author="Maria Rosário Silva Lemos Cidadão" w:date="2025-08-26T09:21:00Z">
        <w:r w:rsidR="201212CE" w:rsidRPr="40CAF8F4">
          <w:rPr>
            <w:rFonts w:ascii="Garamond" w:eastAsia="Times New Roman" w:hAnsi="Garamond" w:cs="Times New Roman"/>
            <w:lang w:eastAsia="pt-PT"/>
          </w:rPr>
          <w:t xml:space="preserve"> ou operador</w:t>
        </w:r>
      </w:ins>
      <w:r w:rsidRPr="40CAF8F4">
        <w:rPr>
          <w:rFonts w:ascii="Garamond" w:eastAsia="Times New Roman" w:hAnsi="Garamond" w:cs="Times New Roman"/>
          <w:lang w:eastAsia="pt-PT"/>
        </w:rPr>
        <w:t xml:space="preserve">; </w:t>
      </w:r>
    </w:p>
    <w:p w14:paraId="38014E8B" w14:textId="2CC2D6BB" w:rsidR="003D15F2" w:rsidRPr="000041C8" w:rsidRDefault="003D15F2" w:rsidP="00A95B79">
      <w:pPr>
        <w:spacing w:line="360" w:lineRule="auto"/>
        <w:jc w:val="both"/>
        <w:rPr>
          <w:rFonts w:ascii="Garamond" w:eastAsia="Times New Roman" w:hAnsi="Garamond" w:cs="Times New Roman"/>
          <w:lang w:eastAsia="pt-PT"/>
        </w:rPr>
      </w:pPr>
      <w:r w:rsidRPr="40CAF8F4">
        <w:rPr>
          <w:rFonts w:ascii="Garamond" w:eastAsia="Times New Roman" w:hAnsi="Garamond" w:cs="Times New Roman"/>
          <w:lang w:eastAsia="pt-PT"/>
        </w:rPr>
        <w:t>b) Alteração da residência do titular</w:t>
      </w:r>
      <w:ins w:id="1275" w:author="Maria Rosário Silva Lemos Cidadão" w:date="2025-08-26T09:21:00Z">
        <w:r w:rsidR="487D5D7E" w:rsidRPr="40CAF8F4">
          <w:rPr>
            <w:rFonts w:ascii="Garamond" w:eastAsia="Times New Roman" w:hAnsi="Garamond" w:cs="Times New Roman"/>
            <w:lang w:eastAsia="pt-PT"/>
          </w:rPr>
          <w:t xml:space="preserve"> ou da morada do operador</w:t>
        </w:r>
      </w:ins>
      <w:r w:rsidRPr="40CAF8F4">
        <w:rPr>
          <w:rFonts w:ascii="Garamond" w:eastAsia="Times New Roman" w:hAnsi="Garamond" w:cs="Times New Roman"/>
          <w:lang w:eastAsia="pt-PT"/>
        </w:rPr>
        <w:t xml:space="preserve">; </w:t>
      </w:r>
    </w:p>
    <w:p w14:paraId="252F0AEE" w14:textId="488B7015" w:rsidR="003D15F2" w:rsidRPr="000041C8" w:rsidRDefault="581E767A" w:rsidP="00A95B79">
      <w:pPr>
        <w:spacing w:line="360" w:lineRule="auto"/>
        <w:jc w:val="both"/>
        <w:rPr>
          <w:ins w:id="1276" w:author="Maria Rosário Silva Lemos Cidadão" w:date="2025-10-28T10:28:00Z" w16du:dateUtc="2025-10-28T10:28:42Z"/>
          <w:rFonts w:ascii="Garamond" w:eastAsia="Times New Roman" w:hAnsi="Garamond" w:cs="Times New Roman"/>
          <w:lang w:eastAsia="pt-PT"/>
        </w:rPr>
      </w:pPr>
      <w:r w:rsidRPr="5564F2A7">
        <w:rPr>
          <w:rFonts w:ascii="Garamond" w:eastAsia="Times New Roman" w:hAnsi="Garamond" w:cs="Times New Roman"/>
          <w:lang w:eastAsia="pt-PT"/>
        </w:rPr>
        <w:t>c) Alteração do local de alojamento do animal</w:t>
      </w:r>
      <w:r w:rsidR="39731217" w:rsidRPr="5564F2A7">
        <w:rPr>
          <w:rFonts w:ascii="Garamond" w:eastAsia="Times New Roman" w:hAnsi="Garamond" w:cs="Times New Roman"/>
          <w:lang w:eastAsia="pt-PT"/>
        </w:rPr>
        <w:t xml:space="preserve">, </w:t>
      </w:r>
      <w:r w:rsidR="7E3C3719" w:rsidRPr="5564F2A7">
        <w:rPr>
          <w:rFonts w:ascii="Garamond" w:eastAsia="Times New Roman" w:hAnsi="Garamond" w:cs="Times New Roman"/>
          <w:lang w:eastAsia="pt-PT"/>
        </w:rPr>
        <w:t>incluindo</w:t>
      </w:r>
      <w:r w:rsidR="39731217" w:rsidRPr="5564F2A7">
        <w:rPr>
          <w:rFonts w:ascii="Garamond" w:eastAsia="Times New Roman" w:hAnsi="Garamond" w:cs="Times New Roman"/>
          <w:lang w:eastAsia="pt-PT"/>
        </w:rPr>
        <w:t xml:space="preserve"> durante o período experimental de processo de adoção </w:t>
      </w:r>
      <w:del w:id="1277" w:author="Maria Rosário Silva Lemos Cidadão" w:date="2025-10-28T10:37:00Z">
        <w:r w:rsidR="003D15F2" w:rsidRPr="5564F2A7" w:rsidDel="39731217">
          <w:rPr>
            <w:rFonts w:ascii="Garamond" w:eastAsia="Times New Roman" w:hAnsi="Garamond" w:cs="Times New Roman"/>
            <w:lang w:eastAsia="pt-PT"/>
          </w:rPr>
          <w:delText>ou período de permanência em família de acolhimento temporário</w:delText>
        </w:r>
        <w:r w:rsidR="003D15F2" w:rsidRPr="5564F2A7" w:rsidDel="581E767A">
          <w:rPr>
            <w:rFonts w:ascii="Garamond" w:eastAsia="Times New Roman" w:hAnsi="Garamond" w:cs="Times New Roman"/>
            <w:lang w:eastAsia="pt-PT"/>
          </w:rPr>
          <w:delText>;</w:delText>
        </w:r>
      </w:del>
      <w:r w:rsidRPr="5564F2A7">
        <w:rPr>
          <w:rFonts w:ascii="Garamond" w:eastAsia="Times New Roman" w:hAnsi="Garamond" w:cs="Times New Roman"/>
          <w:lang w:eastAsia="pt-PT"/>
        </w:rPr>
        <w:t xml:space="preserve"> </w:t>
      </w:r>
    </w:p>
    <w:p w14:paraId="4DBA22E2" w14:textId="258BF62F" w:rsidR="77A19184" w:rsidRDefault="77A19184" w:rsidP="5564F2A7">
      <w:pPr>
        <w:spacing w:line="360" w:lineRule="auto"/>
        <w:jc w:val="both"/>
        <w:rPr>
          <w:ins w:id="1278" w:author="Maria Rosário Silva Lemos Cidadão" w:date="2025-10-28T10:30:00Z" w16du:dateUtc="2025-10-28T10:30:43Z"/>
          <w:rFonts w:ascii="Garamond" w:eastAsia="Times New Roman" w:hAnsi="Garamond" w:cs="Times New Roman"/>
          <w:lang w:eastAsia="pt-PT"/>
        </w:rPr>
      </w:pPr>
      <w:ins w:id="1279" w:author="Maria Rosário Silva Lemos Cidadão" w:date="2025-10-28T10:29:00Z">
        <w:r w:rsidRPr="5564F2A7">
          <w:rPr>
            <w:rFonts w:ascii="Garamond" w:eastAsia="Times New Roman" w:hAnsi="Garamond" w:cs="Times New Roman"/>
            <w:lang w:eastAsia="pt-PT"/>
          </w:rPr>
          <w:t>d) Morte do animal,</w:t>
        </w:r>
        <w:r>
          <w:t xml:space="preserve"> </w:t>
        </w:r>
        <w:r w:rsidRPr="5564F2A7">
          <w:rPr>
            <w:rFonts w:ascii="Garamond" w:eastAsia="Times New Roman" w:hAnsi="Garamond" w:cs="Times New Roman"/>
            <w:lang w:eastAsia="pt-PT"/>
          </w:rPr>
          <w:t>devidamente comprovada por atestado médico-veterinário ou prova da entrega do cadáver para incineração</w:t>
        </w:r>
      </w:ins>
    </w:p>
    <w:p w14:paraId="1C4952C0" w14:textId="3BE98B88" w:rsidR="337C324A" w:rsidRDefault="337C324A" w:rsidP="5564F2A7">
      <w:pPr>
        <w:spacing w:line="360" w:lineRule="auto"/>
        <w:jc w:val="both"/>
        <w:rPr>
          <w:ins w:id="1280" w:author="Maria Rosário Silva Lemos Cidadão" w:date="2025-10-28T10:29:00Z" w16du:dateUtc="2025-10-28T10:29:55Z"/>
          <w:rFonts w:ascii="Garamond" w:eastAsia="Times New Roman" w:hAnsi="Garamond" w:cs="Times New Roman"/>
          <w:lang w:eastAsia="pt-PT"/>
        </w:rPr>
      </w:pPr>
      <w:ins w:id="1281" w:author="Maria Rosário Silva Lemos Cidadão" w:date="2025-10-28T10:30:00Z">
        <w:r w:rsidRPr="5564F2A7">
          <w:rPr>
            <w:rFonts w:ascii="Garamond" w:eastAsia="Times New Roman" w:hAnsi="Garamond" w:cs="Times New Roman"/>
            <w:lang w:eastAsia="pt-PT"/>
          </w:rPr>
          <w:t>3- O titular</w:t>
        </w:r>
      </w:ins>
      <w:ins w:id="1282" w:author="Maria Rosário Silva Lemos Cidadão" w:date="2025-10-28T10:31:00Z">
        <w:r w:rsidRPr="5564F2A7">
          <w:rPr>
            <w:rFonts w:ascii="Garamond" w:eastAsia="Times New Roman" w:hAnsi="Garamond" w:cs="Times New Roman"/>
            <w:lang w:eastAsia="pt-PT"/>
          </w:rPr>
          <w:t>, detentor ou operador deve participar ao SIAC</w:t>
        </w:r>
        <w:r w:rsidR="0F321AED" w:rsidRPr="5564F2A7">
          <w:rPr>
            <w:rFonts w:ascii="Garamond" w:eastAsia="Times New Roman" w:hAnsi="Garamond" w:cs="Times New Roman"/>
            <w:lang w:eastAsia="pt-PT"/>
          </w:rPr>
          <w:t xml:space="preserve">, </w:t>
        </w:r>
        <w:r w:rsidRPr="5564F2A7">
          <w:rPr>
            <w:rFonts w:ascii="Garamond" w:eastAsia="Times New Roman" w:hAnsi="Garamond" w:cs="Times New Roman"/>
            <w:lang w:eastAsia="pt-PT"/>
          </w:rPr>
          <w:t>no prazo de 24 horas</w:t>
        </w:r>
        <w:r w:rsidR="34A58203" w:rsidRPr="5564F2A7">
          <w:rPr>
            <w:rFonts w:ascii="Garamond" w:eastAsia="Times New Roman" w:hAnsi="Garamond" w:cs="Times New Roman"/>
            <w:lang w:eastAsia="pt-PT"/>
          </w:rPr>
          <w:t>, sempre que</w:t>
        </w:r>
      </w:ins>
      <w:ins w:id="1283" w:author="Maria Rosário Silva Lemos Cidadão" w:date="2025-10-28T10:32:00Z">
        <w:r w:rsidR="34A58203" w:rsidRPr="5564F2A7">
          <w:rPr>
            <w:rFonts w:ascii="Garamond" w:eastAsia="Times New Roman" w:hAnsi="Garamond" w:cs="Times New Roman"/>
            <w:lang w:eastAsia="pt-PT"/>
          </w:rPr>
          <w:t xml:space="preserve"> ocorra uma das seguintes situações:</w:t>
        </w:r>
      </w:ins>
    </w:p>
    <w:p w14:paraId="3B6B19DF" w14:textId="51F4F0C5" w:rsidR="6F1B3970" w:rsidRDefault="6F1B3970" w:rsidP="5564F2A7">
      <w:pPr>
        <w:spacing w:line="360" w:lineRule="auto"/>
        <w:jc w:val="both"/>
        <w:rPr>
          <w:ins w:id="1284" w:author="Maria Rosário Silva Lemos Cidadão" w:date="2025-10-28T10:33:00Z" w16du:dateUtc="2025-10-28T10:33:09Z"/>
          <w:rFonts w:ascii="Garamond" w:eastAsia="Times New Roman" w:hAnsi="Garamond" w:cs="Times New Roman"/>
          <w:lang w:eastAsia="pt-PT"/>
        </w:rPr>
      </w:pPr>
      <w:ins w:id="1285" w:author="Maria Rosário Silva Lemos Cidadão" w:date="2025-10-28T10:33:00Z">
        <w:r w:rsidRPr="5564F2A7">
          <w:rPr>
            <w:rFonts w:ascii="Garamond" w:eastAsia="Times New Roman" w:hAnsi="Garamond" w:cs="Times New Roman"/>
            <w:lang w:eastAsia="pt-PT"/>
          </w:rPr>
          <w:t>a</w:t>
        </w:r>
      </w:ins>
      <w:ins w:id="1286" w:author="Maria Rosário Silva Lemos Cidadão" w:date="2025-10-28T10:30:00Z">
        <w:r w:rsidR="337C324A" w:rsidRPr="5564F2A7">
          <w:rPr>
            <w:rFonts w:ascii="Garamond" w:eastAsia="Times New Roman" w:hAnsi="Garamond" w:cs="Times New Roman"/>
            <w:lang w:eastAsia="pt-PT"/>
          </w:rPr>
          <w:t>) Desaparecimento</w:t>
        </w:r>
      </w:ins>
      <w:ins w:id="1287" w:author="Maria Rosário Silva Lemos Cidadão" w:date="2025-10-28T10:33:00Z">
        <w:r w:rsidR="291DD23D" w:rsidRPr="5564F2A7">
          <w:rPr>
            <w:rFonts w:ascii="Garamond" w:eastAsia="Times New Roman" w:hAnsi="Garamond" w:cs="Times New Roman"/>
            <w:lang w:eastAsia="pt-PT"/>
          </w:rPr>
          <w:t xml:space="preserve"> do animal;</w:t>
        </w:r>
      </w:ins>
    </w:p>
    <w:p w14:paraId="3F881D97" w14:textId="6AD69DEC" w:rsidR="624EB438" w:rsidRDefault="624EB438" w:rsidP="5564F2A7">
      <w:pPr>
        <w:spacing w:line="360" w:lineRule="auto"/>
        <w:jc w:val="both"/>
        <w:rPr>
          <w:ins w:id="1288" w:author="Maria Rosário Silva Lemos Cidadão" w:date="2025-10-28T10:32:00Z" w16du:dateUtc="2025-10-28T10:32:46Z"/>
          <w:rFonts w:ascii="Garamond" w:eastAsia="Times New Roman" w:hAnsi="Garamond" w:cs="Times New Roman"/>
          <w:lang w:eastAsia="pt-PT"/>
        </w:rPr>
      </w:pPr>
      <w:ins w:id="1289" w:author="Maria Rosário Silva Lemos Cidadão" w:date="2025-10-28T10:33:00Z">
        <w:r w:rsidRPr="5564F2A7">
          <w:rPr>
            <w:rFonts w:ascii="Garamond" w:eastAsia="Times New Roman" w:hAnsi="Garamond" w:cs="Times New Roman"/>
            <w:lang w:eastAsia="pt-PT"/>
          </w:rPr>
          <w:t>b)</w:t>
        </w:r>
      </w:ins>
      <w:ins w:id="1290" w:author="Maria Rosário Silva Lemos Cidadão" w:date="2025-10-28T10:30:00Z">
        <w:r w:rsidR="337C324A" w:rsidRPr="5564F2A7">
          <w:rPr>
            <w:rFonts w:ascii="Garamond" w:eastAsia="Times New Roman" w:hAnsi="Garamond" w:cs="Times New Roman"/>
            <w:lang w:eastAsia="pt-PT"/>
          </w:rPr>
          <w:t xml:space="preserve"> </w:t>
        </w:r>
      </w:ins>
      <w:ins w:id="1291" w:author="Maria Rosário Silva Lemos Cidadão" w:date="2025-10-28T10:33:00Z">
        <w:r w:rsidR="3FFDC049" w:rsidRPr="5564F2A7">
          <w:rPr>
            <w:rFonts w:ascii="Garamond" w:eastAsia="Times New Roman" w:hAnsi="Garamond" w:cs="Times New Roman"/>
            <w:lang w:eastAsia="pt-PT"/>
          </w:rPr>
          <w:t>R</w:t>
        </w:r>
      </w:ins>
      <w:ins w:id="1292" w:author="Maria Rosário Silva Lemos Cidadão" w:date="2025-10-28T10:30:00Z">
        <w:r w:rsidR="337C324A" w:rsidRPr="5564F2A7">
          <w:rPr>
            <w:rFonts w:ascii="Garamond" w:eastAsia="Times New Roman" w:hAnsi="Garamond" w:cs="Times New Roman"/>
            <w:lang w:eastAsia="pt-PT"/>
          </w:rPr>
          <w:t>ecuperação do animal;</w:t>
        </w:r>
      </w:ins>
    </w:p>
    <w:p w14:paraId="6EE744EE" w14:textId="4E8D5D6D" w:rsidR="0CDEDA67" w:rsidRDefault="0CDEDA67" w:rsidP="5564F2A7">
      <w:pPr>
        <w:spacing w:line="360" w:lineRule="auto"/>
        <w:jc w:val="both"/>
        <w:rPr>
          <w:ins w:id="1293" w:author="Maria Rosário Silva Lemos Cidadão" w:date="2025-08-26T09:22:00Z" w16du:dateUtc="2025-08-26T09:22:38Z"/>
          <w:rFonts w:ascii="Garamond" w:eastAsia="Times New Roman" w:hAnsi="Garamond" w:cs="Times New Roman"/>
          <w:lang w:eastAsia="pt-PT"/>
        </w:rPr>
      </w:pPr>
      <w:ins w:id="1294" w:author="Maria Rosário Silva Lemos Cidadão" w:date="2025-10-28T10:32:00Z">
        <w:r w:rsidRPr="1126FC69">
          <w:rPr>
            <w:rFonts w:ascii="Garamond" w:eastAsia="Times New Roman" w:hAnsi="Garamond" w:cs="Times New Roman"/>
            <w:lang w:eastAsia="pt-PT"/>
          </w:rPr>
          <w:t xml:space="preserve">4 – </w:t>
        </w:r>
      </w:ins>
      <w:ins w:id="1295" w:author="Maria Rosário Silva Lemos Cidadão" w:date="2025-10-28T10:35:00Z">
        <w:r w:rsidR="5D23D736" w:rsidRPr="1126FC69">
          <w:rPr>
            <w:rFonts w:ascii="Garamond" w:eastAsia="Times New Roman" w:hAnsi="Garamond" w:cs="Times New Roman"/>
            <w:lang w:eastAsia="pt-PT"/>
          </w:rPr>
          <w:t xml:space="preserve">A pessoa que figure como operador  </w:t>
        </w:r>
      </w:ins>
      <w:ins w:id="1296" w:author="Maria Rosário Silva Lemos Cidadão" w:date="2025-10-29T14:59:00Z">
        <w:r w:rsidR="31F69EE0" w:rsidRPr="1126FC69">
          <w:rPr>
            <w:rFonts w:ascii="Garamond" w:eastAsia="Times New Roman" w:hAnsi="Garamond" w:cs="Times New Roman"/>
            <w:lang w:eastAsia="pt-PT"/>
          </w:rPr>
          <w:t>n</w:t>
        </w:r>
      </w:ins>
      <w:ins w:id="1297" w:author="Maria Rosário Silva Lemos Cidadão" w:date="2025-10-28T10:35:00Z">
        <w:r w:rsidR="5D23D736" w:rsidRPr="1126FC69">
          <w:rPr>
            <w:rFonts w:ascii="Garamond" w:eastAsia="Times New Roman" w:hAnsi="Garamond" w:cs="Times New Roman"/>
            <w:lang w:eastAsia="pt-PT"/>
          </w:rPr>
          <w:t xml:space="preserve">o SIAC deve </w:t>
        </w:r>
      </w:ins>
      <w:ins w:id="1298" w:author="Maria Rosário Silva Lemos Cidadão" w:date="2025-10-28T10:36:00Z">
        <w:r w:rsidR="6B518E84" w:rsidRPr="1126FC69">
          <w:rPr>
            <w:rFonts w:ascii="Garamond" w:eastAsia="Times New Roman" w:hAnsi="Garamond" w:cs="Times New Roman"/>
            <w:lang w:eastAsia="pt-PT"/>
          </w:rPr>
          <w:t>participar ao SIAC, no prazo de 24 horas, sempre que ocorra uma das seguintes situações:</w:t>
        </w:r>
      </w:ins>
    </w:p>
    <w:p w14:paraId="4F989BFD" w14:textId="0CF921F9" w:rsidR="612883D7" w:rsidRDefault="375FE28D" w:rsidP="40CAF8F4">
      <w:pPr>
        <w:spacing w:line="360" w:lineRule="auto"/>
        <w:jc w:val="both"/>
        <w:rPr>
          <w:ins w:id="1299" w:author="Maria Rosário Silva Lemos Cidadão" w:date="2025-10-28T10:37:00Z" w16du:dateUtc="2025-10-28T10:37:45Z"/>
          <w:rFonts w:ascii="Garamond" w:eastAsia="Times New Roman" w:hAnsi="Garamond" w:cs="Times New Roman"/>
          <w:lang w:eastAsia="pt-PT"/>
        </w:rPr>
      </w:pPr>
      <w:ins w:id="1300" w:author="Maria Rosário Silva Lemos Cidadão" w:date="2025-10-28T10:37:00Z">
        <w:r w:rsidRPr="5564F2A7">
          <w:rPr>
            <w:rFonts w:ascii="Garamond" w:eastAsia="Times New Roman" w:hAnsi="Garamond" w:cs="Times New Roman"/>
            <w:lang w:eastAsia="pt-PT"/>
          </w:rPr>
          <w:t>a</w:t>
        </w:r>
      </w:ins>
      <w:ins w:id="1301" w:author="Maria Rosário Silva Lemos Cidadão" w:date="2025-08-26T09:22:00Z">
        <w:r w:rsidR="61171C2E" w:rsidRPr="5564F2A7">
          <w:rPr>
            <w:rFonts w:ascii="Garamond" w:eastAsia="Times New Roman" w:hAnsi="Garamond" w:cs="Times New Roman"/>
            <w:lang w:eastAsia="pt-PT"/>
          </w:rPr>
          <w:t xml:space="preserve">) </w:t>
        </w:r>
      </w:ins>
      <w:ins w:id="1302" w:author="Maria Rosário Silva Lemos Cidadão" w:date="2025-08-26T09:23:00Z">
        <w:r w:rsidR="56C0FB4C" w:rsidRPr="5564F2A7">
          <w:rPr>
            <w:rFonts w:ascii="Garamond" w:eastAsia="Times New Roman" w:hAnsi="Garamond" w:cs="Times New Roman"/>
            <w:lang w:eastAsia="pt-PT"/>
          </w:rPr>
          <w:t xml:space="preserve">Colocação de um animal </w:t>
        </w:r>
      </w:ins>
      <w:ins w:id="1303" w:author="Maria Rosário Silva Lemos Cidadão" w:date="2025-08-26T09:24:00Z">
        <w:r w:rsidR="56C0FB4C" w:rsidRPr="5564F2A7">
          <w:rPr>
            <w:rFonts w:ascii="Garamond" w:eastAsia="Times New Roman" w:hAnsi="Garamond" w:cs="Times New Roman"/>
            <w:lang w:eastAsia="pt-PT"/>
          </w:rPr>
          <w:t>em lar de acolhimento</w:t>
        </w:r>
      </w:ins>
    </w:p>
    <w:p w14:paraId="27399F86" w14:textId="0E0B628B" w:rsidR="17BD8B2A" w:rsidRDefault="17BD8B2A" w:rsidP="5564F2A7">
      <w:pPr>
        <w:spacing w:line="360" w:lineRule="auto"/>
        <w:jc w:val="both"/>
        <w:rPr>
          <w:rFonts w:ascii="Garamond" w:eastAsia="Times New Roman" w:hAnsi="Garamond" w:cs="Times New Roman"/>
          <w:lang w:eastAsia="pt-PT"/>
        </w:rPr>
      </w:pPr>
      <w:ins w:id="1304" w:author="Maria Rosário Silva Lemos Cidadão" w:date="2025-10-28T10:37:00Z">
        <w:r w:rsidRPr="5564F2A7">
          <w:rPr>
            <w:rFonts w:ascii="Garamond" w:eastAsia="Times New Roman" w:hAnsi="Garamond" w:cs="Times New Roman"/>
            <w:lang w:eastAsia="pt-PT"/>
          </w:rPr>
          <w:t xml:space="preserve">b) </w:t>
        </w:r>
      </w:ins>
      <w:ins w:id="1305" w:author="Maria Rosário Silva Lemos Cidadão" w:date="2025-10-28T10:38:00Z">
        <w:r w:rsidRPr="5564F2A7">
          <w:rPr>
            <w:rFonts w:ascii="Garamond" w:eastAsia="Times New Roman" w:hAnsi="Garamond" w:cs="Times New Roman"/>
            <w:lang w:eastAsia="pt-PT"/>
          </w:rPr>
          <w:t>Remoção do animal do lar de acolhimento</w:t>
        </w:r>
      </w:ins>
    </w:p>
    <w:p w14:paraId="18C31D89" w14:textId="7CE5A3E6" w:rsidR="003D15F2" w:rsidRPr="000041C8" w:rsidRDefault="003D15F2" w:rsidP="00A95B79">
      <w:pPr>
        <w:spacing w:line="360" w:lineRule="auto"/>
        <w:jc w:val="both"/>
        <w:rPr>
          <w:rFonts w:ascii="Garamond" w:eastAsia="Times New Roman" w:hAnsi="Garamond" w:cs="Times New Roman"/>
          <w:lang w:eastAsia="pt-PT"/>
        </w:rPr>
      </w:pPr>
      <w:del w:id="1306" w:author="Maria Rosário Silva Lemos Cidadão" w:date="2025-08-26T09:24:00Z">
        <w:r w:rsidRPr="5564F2A7" w:rsidDel="581E767A">
          <w:rPr>
            <w:rFonts w:ascii="Garamond" w:eastAsia="Times New Roman" w:hAnsi="Garamond" w:cs="Times New Roman"/>
            <w:lang w:eastAsia="pt-PT"/>
          </w:rPr>
          <w:delText>d)</w:delText>
        </w:r>
      </w:del>
      <w:del w:id="1307" w:author="Maria Rosário Silva Lemos Cidadão" w:date="2025-10-28T10:30:00Z">
        <w:r w:rsidRPr="5564F2A7" w:rsidDel="581E767A">
          <w:rPr>
            <w:rFonts w:ascii="Garamond" w:eastAsia="Times New Roman" w:hAnsi="Garamond" w:cs="Times New Roman"/>
            <w:lang w:eastAsia="pt-PT"/>
          </w:rPr>
          <w:delText xml:space="preserve"> Desaparecimento ou recuperação do animal;</w:delText>
        </w:r>
      </w:del>
      <w:r w:rsidR="581E767A" w:rsidRPr="5564F2A7">
        <w:rPr>
          <w:rFonts w:ascii="Garamond" w:eastAsia="Times New Roman" w:hAnsi="Garamond" w:cs="Times New Roman"/>
          <w:lang w:eastAsia="pt-PT"/>
        </w:rPr>
        <w:t xml:space="preserve"> </w:t>
      </w:r>
    </w:p>
    <w:p w14:paraId="1050D8C7" w14:textId="0644DE3E" w:rsidR="003D15F2" w:rsidRPr="000041C8" w:rsidRDefault="003D15F2" w:rsidP="00A95B79">
      <w:pPr>
        <w:spacing w:line="360" w:lineRule="auto"/>
        <w:jc w:val="both"/>
        <w:rPr>
          <w:rFonts w:ascii="Garamond" w:eastAsia="Times New Roman" w:hAnsi="Garamond" w:cs="Times New Roman"/>
          <w:lang w:eastAsia="pt-PT"/>
        </w:rPr>
      </w:pPr>
      <w:del w:id="1308" w:author="Maria Rosário Silva Lemos Cidadão" w:date="2025-08-26T09:24:00Z">
        <w:r w:rsidRPr="5564F2A7" w:rsidDel="581E767A">
          <w:rPr>
            <w:rFonts w:ascii="Garamond" w:eastAsia="Times New Roman" w:hAnsi="Garamond" w:cs="Times New Roman"/>
            <w:lang w:eastAsia="pt-PT"/>
          </w:rPr>
          <w:delText>e)</w:delText>
        </w:r>
      </w:del>
      <w:del w:id="1309" w:author="Maria Rosário Silva Lemos Cidadão" w:date="2025-10-28T10:29:00Z">
        <w:r w:rsidRPr="5564F2A7" w:rsidDel="581E767A">
          <w:rPr>
            <w:rFonts w:ascii="Garamond" w:eastAsia="Times New Roman" w:hAnsi="Garamond" w:cs="Times New Roman"/>
            <w:lang w:eastAsia="pt-PT"/>
          </w:rPr>
          <w:delText xml:space="preserve"> Morte do animal</w:delText>
        </w:r>
        <w:r w:rsidRPr="5564F2A7" w:rsidDel="0B61F868">
          <w:rPr>
            <w:rFonts w:ascii="Garamond" w:eastAsia="Times New Roman" w:hAnsi="Garamond" w:cs="Times New Roman"/>
            <w:lang w:eastAsia="pt-PT"/>
          </w:rPr>
          <w:delText>,</w:delText>
        </w:r>
        <w:r w:rsidDel="0B61F868">
          <w:delText xml:space="preserve"> </w:delText>
        </w:r>
        <w:r w:rsidRPr="5564F2A7" w:rsidDel="0B61F868">
          <w:rPr>
            <w:rFonts w:ascii="Garamond" w:eastAsia="Times New Roman" w:hAnsi="Garamond" w:cs="Times New Roman"/>
            <w:lang w:eastAsia="pt-PT"/>
          </w:rPr>
          <w:delText>devidamente comprovada por atestado médico-veterinário ou prova da entrega do cadáver para incineraçã</w:delText>
        </w:r>
      </w:del>
      <w:r w:rsidR="0B61F868" w:rsidRPr="5564F2A7">
        <w:rPr>
          <w:rFonts w:ascii="Garamond" w:eastAsia="Times New Roman" w:hAnsi="Garamond" w:cs="Times New Roman"/>
          <w:lang w:eastAsia="pt-PT"/>
        </w:rPr>
        <w:t>o.</w:t>
      </w:r>
    </w:p>
    <w:p w14:paraId="08991321" w14:textId="0868DAAD" w:rsidR="003D15F2" w:rsidRPr="000041C8" w:rsidRDefault="178AD7F6">
      <w:pPr>
        <w:spacing w:line="360" w:lineRule="auto"/>
        <w:jc w:val="both"/>
        <w:rPr>
          <w:rFonts w:ascii="Garamond" w:eastAsia="Times New Roman" w:hAnsi="Garamond" w:cs="Times New Roman"/>
          <w:lang w:eastAsia="pt-PT"/>
        </w:rPr>
      </w:pPr>
      <w:del w:id="1310" w:author="Maria Rosário Silva Lemos Cidadão" w:date="2025-10-28T10:39:00Z">
        <w:r w:rsidRPr="5564F2A7" w:rsidDel="656C8E1E">
          <w:rPr>
            <w:rFonts w:ascii="Garamond" w:eastAsia="Times New Roman" w:hAnsi="Garamond" w:cs="Times New Roman"/>
            <w:lang w:eastAsia="pt-PT"/>
          </w:rPr>
          <w:delText>3</w:delText>
        </w:r>
      </w:del>
      <w:ins w:id="1311" w:author="Maria Rosário Silva Lemos Cidadão" w:date="2025-10-28T10:39:00Z">
        <w:r w:rsidR="2B5F12C2" w:rsidRPr="5564F2A7">
          <w:rPr>
            <w:rFonts w:ascii="Garamond" w:eastAsia="Times New Roman" w:hAnsi="Garamond" w:cs="Times New Roman"/>
            <w:lang w:eastAsia="pt-PT"/>
          </w:rPr>
          <w:t>5</w:t>
        </w:r>
      </w:ins>
      <w:r w:rsidR="656C8E1E" w:rsidRPr="5564F2A7">
        <w:rPr>
          <w:rFonts w:ascii="Garamond" w:eastAsia="Times New Roman" w:hAnsi="Garamond" w:cs="Times New Roman"/>
          <w:lang w:eastAsia="pt-PT"/>
        </w:rPr>
        <w:t xml:space="preserve"> </w:t>
      </w:r>
      <w:r w:rsidR="64B70418" w:rsidRPr="5564F2A7">
        <w:rPr>
          <w:rFonts w:ascii="Garamond" w:eastAsia="Times New Roman" w:hAnsi="Garamond" w:cs="Times New Roman"/>
          <w:lang w:eastAsia="pt-PT"/>
        </w:rPr>
        <w:t>–</w:t>
      </w:r>
      <w:r w:rsidR="656C8E1E" w:rsidRPr="5564F2A7">
        <w:rPr>
          <w:rFonts w:ascii="Garamond" w:eastAsia="Times New Roman" w:hAnsi="Garamond" w:cs="Times New Roman"/>
          <w:lang w:eastAsia="pt-PT"/>
        </w:rPr>
        <w:t xml:space="preserve"> </w:t>
      </w:r>
      <w:r w:rsidR="64B70418" w:rsidRPr="5564F2A7">
        <w:rPr>
          <w:rFonts w:ascii="Garamond" w:eastAsia="Times New Roman" w:hAnsi="Garamond" w:cs="Times New Roman"/>
          <w:lang w:eastAsia="pt-PT"/>
        </w:rPr>
        <w:t xml:space="preserve">O titular do animal </w:t>
      </w:r>
      <w:ins w:id="1312" w:author="Maria Rosário Silva Lemos Cidadão" w:date="2025-08-26T09:24:00Z">
        <w:r w:rsidR="601B1176" w:rsidRPr="5564F2A7">
          <w:rPr>
            <w:rFonts w:ascii="Garamond" w:eastAsia="Times New Roman" w:hAnsi="Garamond" w:cs="Times New Roman"/>
            <w:lang w:eastAsia="pt-PT"/>
          </w:rPr>
          <w:t xml:space="preserve">ou o operador, </w:t>
        </w:r>
      </w:ins>
      <w:r w:rsidR="64B70418" w:rsidRPr="5564F2A7">
        <w:rPr>
          <w:rFonts w:ascii="Garamond" w:eastAsia="Times New Roman" w:hAnsi="Garamond" w:cs="Times New Roman"/>
          <w:lang w:eastAsia="pt-PT"/>
        </w:rPr>
        <w:t xml:space="preserve">tem a obrigação de comunicar as </w:t>
      </w:r>
      <w:r w:rsidR="656C8E1E" w:rsidRPr="5564F2A7">
        <w:rPr>
          <w:rFonts w:ascii="Garamond" w:eastAsia="Times New Roman" w:hAnsi="Garamond" w:cs="Times New Roman"/>
          <w:lang w:eastAsia="pt-PT"/>
        </w:rPr>
        <w:t>alterações referidas no número anterior</w:t>
      </w:r>
      <w:ins w:id="1313" w:author="Maria Rosário Silva Lemos Cidadão" w:date="2025-10-28T11:10:00Z">
        <w:r w:rsidR="39BA679D" w:rsidRPr="5564F2A7">
          <w:rPr>
            <w:rFonts w:ascii="Garamond" w:eastAsia="Times New Roman" w:hAnsi="Garamond" w:cs="Times New Roman"/>
            <w:lang w:eastAsia="pt-PT"/>
          </w:rPr>
          <w:t>,</w:t>
        </w:r>
      </w:ins>
      <w:r w:rsidR="656C8E1E" w:rsidRPr="5564F2A7">
        <w:rPr>
          <w:rFonts w:ascii="Garamond" w:eastAsia="Times New Roman" w:hAnsi="Garamond" w:cs="Times New Roman"/>
          <w:lang w:eastAsia="pt-PT"/>
        </w:rPr>
        <w:t xml:space="preserve"> </w:t>
      </w:r>
      <w:del w:id="1314" w:author="Maria Rosário Silva Lemos Cidadão" w:date="2025-10-28T11:10:00Z">
        <w:r w:rsidRPr="5564F2A7" w:rsidDel="64B70418">
          <w:rPr>
            <w:rFonts w:ascii="Garamond" w:eastAsia="Times New Roman" w:hAnsi="Garamond" w:cs="Times New Roman"/>
            <w:lang w:eastAsia="pt-PT"/>
          </w:rPr>
          <w:delText>junto do</w:delText>
        </w:r>
      </w:del>
      <w:ins w:id="1315" w:author="Maria Rosário Silva Lemos Cidadão" w:date="2025-10-28T11:10:00Z">
        <w:r w:rsidR="3B3FF432" w:rsidRPr="5564F2A7">
          <w:rPr>
            <w:rFonts w:ascii="Garamond" w:eastAsia="Times New Roman" w:hAnsi="Garamond" w:cs="Times New Roman"/>
            <w:lang w:eastAsia="pt-PT"/>
          </w:rPr>
          <w:t>diretamente ao</w:t>
        </w:r>
      </w:ins>
      <w:r w:rsidR="656C8E1E" w:rsidRPr="5564F2A7">
        <w:rPr>
          <w:rFonts w:ascii="Garamond" w:eastAsia="Times New Roman" w:hAnsi="Garamond" w:cs="Times New Roman"/>
          <w:lang w:eastAsia="pt-PT"/>
        </w:rPr>
        <w:t xml:space="preserve"> SIAC, </w:t>
      </w:r>
      <w:ins w:id="1316" w:author="Maria Rosário Silva Lemos Cidadão" w:date="2025-10-28T11:10:00Z">
        <w:r w:rsidR="205768CB" w:rsidRPr="5564F2A7">
          <w:rPr>
            <w:rFonts w:ascii="Garamond" w:eastAsia="Times New Roman" w:hAnsi="Garamond" w:cs="Times New Roman"/>
            <w:lang w:eastAsia="pt-PT"/>
          </w:rPr>
          <w:t xml:space="preserve">ou </w:t>
        </w:r>
      </w:ins>
      <w:r w:rsidR="656C8E1E" w:rsidRPr="5564F2A7">
        <w:rPr>
          <w:rFonts w:ascii="Garamond" w:eastAsia="Times New Roman" w:hAnsi="Garamond" w:cs="Times New Roman"/>
          <w:lang w:eastAsia="pt-PT"/>
        </w:rPr>
        <w:t>por via de qualquer entidade que tenha acesso ao sistema, nomeadamente o médico veterinário acreditado no SIAC, pela junta de freguesia ou pela câmara municipal, n</w:t>
      </w:r>
      <w:del w:id="1317" w:author="Maria Rosário Silva Lemos Cidadão" w:date="2025-10-28T10:39:00Z">
        <w:r w:rsidRPr="5564F2A7" w:rsidDel="656C8E1E">
          <w:rPr>
            <w:rFonts w:ascii="Garamond" w:eastAsia="Times New Roman" w:hAnsi="Garamond" w:cs="Times New Roman"/>
            <w:lang w:eastAsia="pt-PT"/>
          </w:rPr>
          <w:delText xml:space="preserve">o prazo de </w:delText>
        </w:r>
        <w:commentRangeStart w:id="1318"/>
        <w:r w:rsidRPr="5564F2A7" w:rsidDel="656C8E1E">
          <w:rPr>
            <w:rFonts w:ascii="Garamond" w:eastAsia="Times New Roman" w:hAnsi="Garamond" w:cs="Times New Roman"/>
            <w:lang w:eastAsia="pt-PT"/>
          </w:rPr>
          <w:delText>15 dias.</w:delText>
        </w:r>
      </w:del>
      <w:ins w:id="1319" w:author="Maria Rosário Silva Lemos Cidadão" w:date="2025-10-28T10:39:00Z">
        <w:r w:rsidR="3F271129" w:rsidRPr="5564F2A7">
          <w:rPr>
            <w:rFonts w:ascii="Garamond" w:eastAsia="Times New Roman" w:hAnsi="Garamond" w:cs="Times New Roman"/>
            <w:lang w:eastAsia="pt-PT"/>
          </w:rPr>
          <w:t>is prazos referidos nos números anteriores</w:t>
        </w:r>
      </w:ins>
      <w:commentRangeEnd w:id="1318"/>
      <w:r w:rsidRPr="5564F2A7">
        <w:rPr>
          <w:rStyle w:val="CommentReference"/>
          <w:rFonts w:ascii="Garamond" w:eastAsia="Times New Roman" w:hAnsi="Garamond" w:cs="Times New Roman"/>
          <w:sz w:val="24"/>
          <w:szCs w:val="24"/>
          <w:lang w:eastAsia="pt-PT"/>
        </w:rPr>
        <w:commentReference w:id="1318"/>
      </w:r>
      <w:r w:rsidR="656C8E1E" w:rsidRPr="5564F2A7">
        <w:rPr>
          <w:rFonts w:ascii="Garamond" w:eastAsia="Times New Roman" w:hAnsi="Garamond" w:cs="Times New Roman"/>
          <w:lang w:eastAsia="pt-PT"/>
        </w:rPr>
        <w:t xml:space="preserve"> </w:t>
      </w:r>
    </w:p>
    <w:p w14:paraId="737F7B61" w14:textId="045A4971" w:rsidR="003D15F2" w:rsidRPr="000041C8" w:rsidRDefault="003D15F2" w:rsidP="00A95B79">
      <w:pPr>
        <w:spacing w:line="360" w:lineRule="auto"/>
        <w:jc w:val="both"/>
        <w:rPr>
          <w:rFonts w:ascii="Garamond" w:eastAsia="Times New Roman" w:hAnsi="Garamond" w:cs="Times New Roman"/>
          <w:lang w:eastAsia="pt-PT"/>
        </w:rPr>
      </w:pPr>
      <w:r w:rsidRPr="40CAF8F4">
        <w:rPr>
          <w:rFonts w:ascii="Garamond" w:eastAsia="Times New Roman" w:hAnsi="Garamond" w:cs="Times New Roman"/>
          <w:lang w:eastAsia="pt-PT"/>
        </w:rPr>
        <w:t>4 - A transferência de titularidade pode operar de forma desmaterializada se a transmissão for registada</w:t>
      </w:r>
      <w:ins w:id="1320" w:author="Maria Rosário Silva Lemos Cidadão" w:date="2025-08-26T09:25:00Z">
        <w:r w:rsidR="62E88178" w:rsidRPr="40CAF8F4">
          <w:rPr>
            <w:rFonts w:ascii="Garamond" w:eastAsia="Times New Roman" w:hAnsi="Garamond" w:cs="Times New Roman"/>
            <w:lang w:eastAsia="pt-PT"/>
          </w:rPr>
          <w:t xml:space="preserve"> no SIAC</w:t>
        </w:r>
      </w:ins>
      <w:r w:rsidRPr="40CAF8F4">
        <w:rPr>
          <w:rFonts w:ascii="Garamond" w:eastAsia="Times New Roman" w:hAnsi="Garamond" w:cs="Times New Roman"/>
          <w:lang w:eastAsia="pt-PT"/>
        </w:rPr>
        <w:t xml:space="preserve"> pelo titular do animal de companhia </w:t>
      </w:r>
      <w:ins w:id="1321" w:author="Maria Rosário Silva Lemos Cidadão" w:date="2025-08-26T09:25:00Z">
        <w:r w:rsidR="569996F8" w:rsidRPr="40CAF8F4">
          <w:rPr>
            <w:rFonts w:ascii="Garamond" w:eastAsia="Times New Roman" w:hAnsi="Garamond" w:cs="Times New Roman"/>
            <w:lang w:eastAsia="pt-PT"/>
          </w:rPr>
          <w:t xml:space="preserve">ou pelo operador </w:t>
        </w:r>
      </w:ins>
      <w:del w:id="1322" w:author="Maria Rosário Silva Lemos Cidadão" w:date="2025-08-26T09:25:00Z">
        <w:r w:rsidRPr="40CAF8F4" w:rsidDel="003D15F2">
          <w:rPr>
            <w:rFonts w:ascii="Garamond" w:eastAsia="Times New Roman" w:hAnsi="Garamond" w:cs="Times New Roman"/>
            <w:lang w:eastAsia="pt-PT"/>
          </w:rPr>
          <w:delText>no SIAC</w:delText>
        </w:r>
      </w:del>
      <w:r w:rsidRPr="40CAF8F4">
        <w:rPr>
          <w:rFonts w:ascii="Garamond" w:eastAsia="Times New Roman" w:hAnsi="Garamond" w:cs="Times New Roman"/>
          <w:lang w:eastAsia="pt-PT"/>
        </w:rPr>
        <w:t xml:space="preserve">, efetivando-se quando o novo titular </w:t>
      </w:r>
      <w:ins w:id="1323" w:author="Maria Rosário Silva Lemos Cidadão" w:date="2025-08-26T09:25:00Z">
        <w:r w:rsidR="617ADB1D" w:rsidRPr="40CAF8F4">
          <w:rPr>
            <w:rFonts w:ascii="Garamond" w:eastAsia="Times New Roman" w:hAnsi="Garamond" w:cs="Times New Roman"/>
            <w:lang w:eastAsia="pt-PT"/>
          </w:rPr>
          <w:t xml:space="preserve">ou o operador </w:t>
        </w:r>
      </w:ins>
      <w:r w:rsidRPr="40CAF8F4">
        <w:rPr>
          <w:rFonts w:ascii="Garamond" w:eastAsia="Times New Roman" w:hAnsi="Garamond" w:cs="Times New Roman"/>
          <w:lang w:eastAsia="pt-PT"/>
        </w:rPr>
        <w:t>valida</w:t>
      </w:r>
      <w:del w:id="1324" w:author="Maria Rosário Silva Lemos Cidadão" w:date="2025-08-26T09:26:00Z">
        <w:r w:rsidRPr="40CAF8F4" w:rsidDel="003D15F2">
          <w:rPr>
            <w:rFonts w:ascii="Garamond" w:eastAsia="Times New Roman" w:hAnsi="Garamond" w:cs="Times New Roman"/>
            <w:lang w:eastAsia="pt-PT"/>
          </w:rPr>
          <w:delText>r</w:delText>
        </w:r>
      </w:del>
      <w:r w:rsidRPr="40CAF8F4">
        <w:rPr>
          <w:rFonts w:ascii="Garamond" w:eastAsia="Times New Roman" w:hAnsi="Garamond" w:cs="Times New Roman"/>
          <w:lang w:eastAsia="pt-PT"/>
        </w:rPr>
        <w:t xml:space="preserve"> a transferência no sistema. </w:t>
      </w:r>
    </w:p>
    <w:p w14:paraId="7CAD2063" w14:textId="13EB9107"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5 - Aquele que tenha recebido o animal de companhia por herança, legado ou na sequência de partilha deve promover o registo da nova titularidade no SIAC, por médico veterinário acreditado, pela junta de freguesia ou pela câmara municipal. </w:t>
      </w:r>
    </w:p>
    <w:p w14:paraId="18C06264" w14:textId="422D0362" w:rsidR="003D15F2" w:rsidRPr="000041C8" w:rsidRDefault="0A84259C" w:rsidP="00A95B79">
      <w:pPr>
        <w:spacing w:line="360" w:lineRule="auto"/>
        <w:jc w:val="both"/>
        <w:rPr>
          <w:rFonts w:ascii="Garamond" w:eastAsia="Times New Roman" w:hAnsi="Garamond" w:cs="Times New Roman"/>
          <w:lang w:eastAsia="pt-PT"/>
        </w:rPr>
      </w:pPr>
      <w:r w:rsidRPr="1126FC69">
        <w:rPr>
          <w:rFonts w:ascii="Garamond" w:eastAsia="Times New Roman" w:hAnsi="Garamond" w:cs="Times New Roman"/>
          <w:lang w:eastAsia="pt-PT"/>
        </w:rPr>
        <w:t>6 - Sempre que uma entidade promova uma alteração do registo de um animal de companhia no SIAC, deve assegurar a emissão e a entrega ao seu titular de um novo DIAC e a</w:t>
      </w:r>
      <w:commentRangeStart w:id="1325"/>
      <w:r w:rsidRPr="1126FC69">
        <w:rPr>
          <w:rFonts w:ascii="Garamond" w:eastAsia="Times New Roman" w:hAnsi="Garamond" w:cs="Times New Roman"/>
          <w:lang w:eastAsia="pt-PT"/>
        </w:rPr>
        <w:t xml:space="preserve"> atualização do PAC</w:t>
      </w:r>
      <w:ins w:id="1326" w:author="Maria Rosário Silva Lemos Cidadão" w:date="2025-10-29T15:04:00Z">
        <w:r w:rsidR="25BED3D0" w:rsidRPr="1126FC69">
          <w:rPr>
            <w:rFonts w:ascii="Garamond" w:eastAsia="Times New Roman" w:hAnsi="Garamond" w:cs="Times New Roman"/>
            <w:lang w:eastAsia="pt-PT"/>
          </w:rPr>
          <w:t>, quando existente</w:t>
        </w:r>
      </w:ins>
      <w:r w:rsidRPr="1126FC69">
        <w:rPr>
          <w:rFonts w:ascii="Garamond" w:eastAsia="Times New Roman" w:hAnsi="Garamond" w:cs="Times New Roman"/>
          <w:lang w:eastAsia="pt-PT"/>
        </w:rPr>
        <w:t>.</w:t>
      </w:r>
      <w:commentRangeEnd w:id="1325"/>
      <w:r w:rsidRPr="000041C8">
        <w:rPr>
          <w:rStyle w:val="CommentReference"/>
          <w:rFonts w:ascii="Garamond" w:eastAsia="Times New Roman" w:hAnsi="Garamond" w:cs="Times New Roman"/>
          <w:sz w:val="24"/>
          <w:szCs w:val="24"/>
          <w:lang w:eastAsia="pt-PT"/>
        </w:rPr>
        <w:commentReference w:id="1325"/>
      </w:r>
    </w:p>
    <w:p w14:paraId="637DBC1A" w14:textId="61C572B5" w:rsidR="00F2348F" w:rsidRPr="000041C8" w:rsidRDefault="068236DF" w:rsidP="00A95B79">
      <w:pPr>
        <w:spacing w:line="360" w:lineRule="auto"/>
        <w:jc w:val="both"/>
        <w:rPr>
          <w:rFonts w:ascii="Garamond" w:eastAsia="Times New Roman" w:hAnsi="Garamond" w:cs="Times New Roman"/>
          <w:lang w:eastAsia="pt-PT"/>
        </w:rPr>
      </w:pPr>
      <w:r w:rsidRPr="5564F2A7">
        <w:rPr>
          <w:rFonts w:ascii="Garamond" w:eastAsia="Times New Roman" w:hAnsi="Garamond" w:cs="Times New Roman"/>
          <w:lang w:eastAsia="pt-PT"/>
        </w:rPr>
        <w:t xml:space="preserve">7 – A </w:t>
      </w:r>
      <w:r w:rsidR="65BFA8DB" w:rsidRPr="5564F2A7">
        <w:rPr>
          <w:rFonts w:ascii="Garamond" w:eastAsia="Times New Roman" w:hAnsi="Garamond" w:cs="Times New Roman"/>
          <w:lang w:eastAsia="pt-PT"/>
        </w:rPr>
        <w:t xml:space="preserve">falta de </w:t>
      </w:r>
      <w:r w:rsidRPr="5564F2A7">
        <w:rPr>
          <w:rFonts w:ascii="Garamond" w:eastAsia="Times New Roman" w:hAnsi="Garamond" w:cs="Times New Roman"/>
          <w:lang w:eastAsia="pt-PT"/>
        </w:rPr>
        <w:t>comunicação ao SIAC da morte ou desaparecimento do animal no</w:t>
      </w:r>
      <w:ins w:id="1327" w:author="Maria Rosário Silva Lemos Cidadão" w:date="2025-10-28T10:41:00Z">
        <w:r w:rsidR="60AC28D6" w:rsidRPr="5564F2A7">
          <w:rPr>
            <w:rFonts w:ascii="Garamond" w:eastAsia="Times New Roman" w:hAnsi="Garamond" w:cs="Times New Roman"/>
            <w:lang w:eastAsia="pt-PT"/>
          </w:rPr>
          <w:t>s</w:t>
        </w:r>
      </w:ins>
      <w:r w:rsidRPr="5564F2A7">
        <w:rPr>
          <w:rFonts w:ascii="Garamond" w:eastAsia="Times New Roman" w:hAnsi="Garamond" w:cs="Times New Roman"/>
          <w:lang w:eastAsia="pt-PT"/>
        </w:rPr>
        <w:t xml:space="preserve"> prazo</w:t>
      </w:r>
      <w:ins w:id="1328" w:author="Maria Rosário Silva Lemos Cidadão" w:date="2025-10-28T10:41:00Z">
        <w:r w:rsidR="2959BC0A" w:rsidRPr="5564F2A7">
          <w:rPr>
            <w:rFonts w:ascii="Garamond" w:eastAsia="Times New Roman" w:hAnsi="Garamond" w:cs="Times New Roman"/>
            <w:lang w:eastAsia="pt-PT"/>
          </w:rPr>
          <w:t xml:space="preserve">s </w:t>
        </w:r>
      </w:ins>
      <w:r w:rsidRPr="5564F2A7">
        <w:rPr>
          <w:rFonts w:ascii="Garamond" w:eastAsia="Times New Roman" w:hAnsi="Garamond" w:cs="Times New Roman"/>
          <w:lang w:eastAsia="pt-PT"/>
        </w:rPr>
        <w:t xml:space="preserve"> </w:t>
      </w:r>
      <w:del w:id="1329" w:author="Maria Rosário Silva Lemos Cidadão" w:date="2025-10-28T10:41:00Z">
        <w:r w:rsidR="2F100B3F" w:rsidRPr="5564F2A7" w:rsidDel="068236DF">
          <w:rPr>
            <w:rFonts w:ascii="Garamond" w:eastAsia="Times New Roman" w:hAnsi="Garamond" w:cs="Times New Roman"/>
            <w:lang w:eastAsia="pt-PT"/>
          </w:rPr>
          <w:delText xml:space="preserve">de </w:delText>
        </w:r>
        <w:commentRangeStart w:id="1330"/>
        <w:r w:rsidR="2F100B3F" w:rsidRPr="5564F2A7" w:rsidDel="068236DF">
          <w:rPr>
            <w:rFonts w:ascii="Garamond" w:eastAsia="Times New Roman" w:hAnsi="Garamond" w:cs="Times New Roman"/>
            <w:lang w:eastAsia="pt-PT"/>
          </w:rPr>
          <w:delText>48</w:delText>
        </w:r>
        <w:r w:rsidR="2F100B3F" w:rsidRPr="5564F2A7" w:rsidDel="2C7031F2">
          <w:rPr>
            <w:rFonts w:ascii="Garamond" w:eastAsia="Times New Roman" w:hAnsi="Garamond" w:cs="Times New Roman"/>
            <w:lang w:eastAsia="pt-PT"/>
          </w:rPr>
          <w:delText xml:space="preserve"> </w:delText>
        </w:r>
        <w:r w:rsidR="2F100B3F" w:rsidRPr="5564F2A7" w:rsidDel="068236DF">
          <w:rPr>
            <w:rFonts w:ascii="Garamond" w:eastAsia="Times New Roman" w:hAnsi="Garamond" w:cs="Times New Roman"/>
            <w:lang w:eastAsia="pt-PT"/>
          </w:rPr>
          <w:delText>h</w:delText>
        </w:r>
        <w:r w:rsidR="2F100B3F" w:rsidRPr="5564F2A7" w:rsidDel="2C7031F2">
          <w:rPr>
            <w:rFonts w:ascii="Garamond" w:eastAsia="Times New Roman" w:hAnsi="Garamond" w:cs="Times New Roman"/>
            <w:lang w:eastAsia="pt-PT"/>
          </w:rPr>
          <w:delText>oras</w:delText>
        </w:r>
      </w:del>
      <w:ins w:id="1331" w:author="Maria Rosário Silva Lemos Cidadão" w:date="2025-10-28T10:41:00Z">
        <w:r w:rsidR="4117966D" w:rsidRPr="5564F2A7">
          <w:rPr>
            <w:rFonts w:ascii="Garamond" w:eastAsia="Times New Roman" w:hAnsi="Garamond" w:cs="Times New Roman"/>
            <w:lang w:eastAsia="pt-PT"/>
          </w:rPr>
          <w:t xml:space="preserve">previstos no </w:t>
        </w:r>
      </w:ins>
      <w:ins w:id="1332" w:author="Maria Rosário Silva Lemos Cidadão" w:date="2025-10-28T10:42:00Z">
        <w:r w:rsidR="4117966D" w:rsidRPr="5564F2A7">
          <w:rPr>
            <w:rFonts w:ascii="Garamond" w:eastAsia="Times New Roman" w:hAnsi="Garamond" w:cs="Times New Roman"/>
            <w:lang w:eastAsia="pt-PT"/>
          </w:rPr>
          <w:t xml:space="preserve">n.º 2 e n.º 3, respetivamente, </w:t>
        </w:r>
      </w:ins>
      <w:commentRangeEnd w:id="1330"/>
      <w:r w:rsidR="2F100B3F" w:rsidRPr="5564F2A7">
        <w:rPr>
          <w:rStyle w:val="CommentReference"/>
          <w:rFonts w:ascii="Garamond" w:eastAsia="Times New Roman" w:hAnsi="Garamond" w:cs="Times New Roman"/>
          <w:sz w:val="24"/>
          <w:szCs w:val="24"/>
          <w:lang w:eastAsia="pt-PT"/>
        </w:rPr>
        <w:commentReference w:id="1330"/>
      </w:r>
      <w:r w:rsidR="65BFA8DB" w:rsidRPr="5564F2A7">
        <w:rPr>
          <w:rFonts w:ascii="Garamond" w:eastAsia="Times New Roman" w:hAnsi="Garamond" w:cs="Times New Roman"/>
          <w:lang w:eastAsia="pt-PT"/>
        </w:rPr>
        <w:t xml:space="preserve"> implica a</w:t>
      </w:r>
      <w:r w:rsidRPr="5564F2A7">
        <w:rPr>
          <w:rFonts w:ascii="Garamond" w:eastAsia="Times New Roman" w:hAnsi="Garamond" w:cs="Times New Roman"/>
          <w:lang w:eastAsia="pt-PT"/>
        </w:rPr>
        <w:t xml:space="preserve"> presunção de abandono, punido nos termos do disposto na alínea </w:t>
      </w:r>
      <w:r w:rsidR="2EAE8E0C" w:rsidRPr="5564F2A7">
        <w:rPr>
          <w:rFonts w:ascii="Garamond" w:eastAsia="Times New Roman" w:hAnsi="Garamond" w:cs="Times New Roman"/>
          <w:lang w:eastAsia="pt-PT"/>
        </w:rPr>
        <w:t>e</w:t>
      </w:r>
      <w:r w:rsidRPr="5564F2A7">
        <w:rPr>
          <w:rFonts w:ascii="Garamond" w:eastAsia="Times New Roman" w:hAnsi="Garamond" w:cs="Times New Roman"/>
          <w:lang w:eastAsia="pt-PT"/>
        </w:rPr>
        <w:t>) do artigo 1</w:t>
      </w:r>
      <w:r w:rsidR="2EAE8E0C" w:rsidRPr="5564F2A7">
        <w:rPr>
          <w:rFonts w:ascii="Garamond" w:eastAsia="Times New Roman" w:hAnsi="Garamond" w:cs="Times New Roman"/>
          <w:lang w:eastAsia="pt-PT"/>
        </w:rPr>
        <w:t>39</w:t>
      </w:r>
      <w:r w:rsidRPr="5564F2A7">
        <w:rPr>
          <w:rFonts w:ascii="Garamond" w:eastAsia="Times New Roman" w:hAnsi="Garamond" w:cs="Times New Roman"/>
          <w:lang w:eastAsia="pt-PT"/>
        </w:rPr>
        <w:t>.º, sem prejuízo de eventual responsabilidade criminal que venha a ser apurada.</w:t>
      </w:r>
    </w:p>
    <w:p w14:paraId="27DB1CE0" w14:textId="4911C8E1" w:rsidR="00D63EF5" w:rsidRPr="000041C8" w:rsidRDefault="00F2348F" w:rsidP="00A95B79">
      <w:pPr>
        <w:spacing w:line="360" w:lineRule="auto"/>
        <w:jc w:val="both"/>
        <w:rPr>
          <w:rFonts w:ascii="Garamond" w:eastAsia="Times New Roman" w:hAnsi="Garamond" w:cs="Times New Roman"/>
          <w:lang w:eastAsia="pt-PT"/>
        </w:rPr>
      </w:pPr>
      <w:r w:rsidRPr="578B151F">
        <w:rPr>
          <w:rFonts w:ascii="Garamond" w:eastAsia="Times New Roman" w:hAnsi="Garamond" w:cs="Times New Roman"/>
          <w:lang w:eastAsia="pt-PT"/>
        </w:rPr>
        <w:t>8</w:t>
      </w:r>
      <w:r w:rsidR="00D63EF5" w:rsidRPr="578B151F">
        <w:rPr>
          <w:rFonts w:ascii="Garamond" w:eastAsia="Times New Roman" w:hAnsi="Garamond" w:cs="Times New Roman"/>
          <w:lang w:eastAsia="pt-PT"/>
        </w:rPr>
        <w:t xml:space="preserve"> </w:t>
      </w:r>
      <w:r w:rsidR="004001EE" w:rsidRPr="578B151F">
        <w:rPr>
          <w:rFonts w:ascii="Garamond" w:eastAsia="Times New Roman" w:hAnsi="Garamond" w:cs="Times New Roman"/>
          <w:lang w:eastAsia="pt-PT"/>
        </w:rPr>
        <w:t>–</w:t>
      </w:r>
      <w:r w:rsidR="00D63EF5" w:rsidRPr="578B151F">
        <w:rPr>
          <w:rFonts w:ascii="Garamond" w:eastAsia="Times New Roman" w:hAnsi="Garamond" w:cs="Times New Roman"/>
          <w:lang w:eastAsia="pt-PT"/>
        </w:rPr>
        <w:t xml:space="preserve"> </w:t>
      </w:r>
      <w:commentRangeStart w:id="1333"/>
      <w:r w:rsidR="004001EE" w:rsidRPr="578B151F">
        <w:rPr>
          <w:rFonts w:ascii="Garamond" w:eastAsia="Times New Roman" w:hAnsi="Garamond" w:cs="Times New Roman"/>
          <w:lang w:eastAsia="pt-PT"/>
        </w:rPr>
        <w:t xml:space="preserve">Os animais cujo desaparecimento seja comunicado e não sejam localizados no prazo de </w:t>
      </w:r>
      <w:r w:rsidR="000E4685" w:rsidRPr="578B151F">
        <w:rPr>
          <w:rFonts w:ascii="Garamond" w:eastAsia="Times New Roman" w:hAnsi="Garamond" w:cs="Times New Roman"/>
          <w:lang w:eastAsia="pt-PT"/>
        </w:rPr>
        <w:t>três</w:t>
      </w:r>
      <w:r w:rsidR="004001EE" w:rsidRPr="578B151F">
        <w:rPr>
          <w:rFonts w:ascii="Garamond" w:eastAsia="Times New Roman" w:hAnsi="Garamond" w:cs="Times New Roman"/>
          <w:lang w:eastAsia="pt-PT"/>
        </w:rPr>
        <w:t xml:space="preserve"> anos são registados</w:t>
      </w:r>
      <w:r w:rsidR="0003578C" w:rsidRPr="578B151F">
        <w:rPr>
          <w:rFonts w:ascii="Garamond" w:eastAsia="Times New Roman" w:hAnsi="Garamond" w:cs="Times New Roman"/>
          <w:lang w:eastAsia="pt-PT"/>
        </w:rPr>
        <w:t xml:space="preserve">, para efeitos estatísticos, </w:t>
      </w:r>
      <w:r w:rsidR="004001EE" w:rsidRPr="578B151F">
        <w:rPr>
          <w:rFonts w:ascii="Garamond" w:eastAsia="Times New Roman" w:hAnsi="Garamond" w:cs="Times New Roman"/>
          <w:lang w:eastAsia="pt-PT"/>
        </w:rPr>
        <w:t xml:space="preserve">como mortos, indicando-se como causa de morte o seu desaparecimento há mais de </w:t>
      </w:r>
      <w:r w:rsidR="000E4685" w:rsidRPr="578B151F">
        <w:rPr>
          <w:rFonts w:ascii="Garamond" w:eastAsia="Times New Roman" w:hAnsi="Garamond" w:cs="Times New Roman"/>
          <w:lang w:eastAsia="pt-PT"/>
        </w:rPr>
        <w:t>três</w:t>
      </w:r>
      <w:r w:rsidR="004001EE" w:rsidRPr="578B151F">
        <w:rPr>
          <w:rFonts w:ascii="Garamond" w:eastAsia="Times New Roman" w:hAnsi="Garamond" w:cs="Times New Roman"/>
          <w:lang w:eastAsia="pt-PT"/>
        </w:rPr>
        <w:t xml:space="preserve"> anos.</w:t>
      </w:r>
      <w:commentRangeEnd w:id="1333"/>
      <w:r w:rsidRPr="000041C8">
        <w:rPr>
          <w:rStyle w:val="CommentReference"/>
          <w:rFonts w:ascii="Garamond" w:eastAsia="Times New Roman" w:hAnsi="Garamond" w:cs="Times New Roman"/>
          <w:sz w:val="24"/>
          <w:szCs w:val="24"/>
          <w:lang w:eastAsia="pt-PT"/>
        </w:rPr>
        <w:commentReference w:id="1333"/>
      </w:r>
    </w:p>
    <w:p w14:paraId="278B4383" w14:textId="77777777" w:rsidR="003D15F2" w:rsidRPr="000041C8" w:rsidRDefault="003D15F2" w:rsidP="00A95B79">
      <w:pPr>
        <w:spacing w:line="360" w:lineRule="auto"/>
        <w:rPr>
          <w:rFonts w:ascii="Garamond" w:eastAsia="Times New Roman" w:hAnsi="Garamond" w:cs="Times New Roman"/>
          <w:lang w:eastAsia="pt-PT"/>
        </w:rPr>
      </w:pPr>
    </w:p>
    <w:p w14:paraId="24A9C060" w14:textId="77777777" w:rsidR="003D15F2" w:rsidRPr="000041C8" w:rsidRDefault="003D15F2" w:rsidP="00A95B7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Subsecção II</w:t>
      </w:r>
    </w:p>
    <w:p w14:paraId="1F45D6CD" w14:textId="77777777" w:rsidR="003D15F2" w:rsidRPr="000041C8" w:rsidRDefault="003D15F2" w:rsidP="00A95B7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Deveres específicos do médico veterinário e do titular de animal de companhia</w:t>
      </w:r>
    </w:p>
    <w:p w14:paraId="554E4B97" w14:textId="77777777" w:rsidR="003D15F2" w:rsidRPr="000041C8" w:rsidRDefault="003D15F2" w:rsidP="00A95B79">
      <w:pPr>
        <w:spacing w:line="360" w:lineRule="auto"/>
        <w:rPr>
          <w:rFonts w:ascii="Garamond" w:eastAsia="Times New Roman" w:hAnsi="Garamond" w:cs="Times New Roman"/>
          <w:lang w:eastAsia="pt-PT"/>
        </w:rPr>
      </w:pPr>
    </w:p>
    <w:p w14:paraId="37B6C6E2" w14:textId="68E26729" w:rsidR="003D15F2" w:rsidRPr="000041C8" w:rsidRDefault="003D15F2" w:rsidP="00A95B7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Artigo 2</w:t>
      </w:r>
      <w:r w:rsidR="00E238BA">
        <w:rPr>
          <w:rFonts w:ascii="Garamond" w:eastAsia="Times New Roman" w:hAnsi="Garamond" w:cs="Times New Roman"/>
          <w:b/>
          <w:bCs/>
          <w:lang w:eastAsia="pt-PT"/>
        </w:rPr>
        <w:t>7</w:t>
      </w:r>
      <w:r w:rsidRPr="000041C8">
        <w:rPr>
          <w:rFonts w:ascii="Garamond" w:eastAsia="Times New Roman" w:hAnsi="Garamond" w:cs="Times New Roman"/>
          <w:b/>
          <w:bCs/>
          <w:lang w:eastAsia="pt-PT"/>
        </w:rPr>
        <w:t>.º</w:t>
      </w:r>
    </w:p>
    <w:p w14:paraId="79F89C92" w14:textId="5279F1DD" w:rsidR="003D15F2" w:rsidRPr="000041C8" w:rsidRDefault="003D15F2" w:rsidP="00A95B79">
      <w:pPr>
        <w:spacing w:line="360" w:lineRule="auto"/>
        <w:jc w:val="center"/>
        <w:rPr>
          <w:rFonts w:ascii="Garamond" w:eastAsia="Times New Roman" w:hAnsi="Garamond" w:cs="Times New Roman"/>
          <w:lang w:eastAsia="pt-PT"/>
        </w:rPr>
      </w:pPr>
      <w:r w:rsidRPr="000041C8">
        <w:rPr>
          <w:rFonts w:ascii="Garamond" w:eastAsia="Times New Roman" w:hAnsi="Garamond" w:cs="Times New Roman"/>
          <w:lang w:eastAsia="pt-PT"/>
        </w:rPr>
        <w:t>Deveres do médico veterinário</w:t>
      </w:r>
      <w:r w:rsidR="002D45C2" w:rsidRPr="000041C8">
        <w:rPr>
          <w:rFonts w:ascii="Garamond" w:eastAsia="Times New Roman" w:hAnsi="Garamond" w:cs="Times New Roman"/>
          <w:lang w:eastAsia="pt-PT"/>
        </w:rPr>
        <w:t xml:space="preserve"> em SIAC</w:t>
      </w:r>
    </w:p>
    <w:p w14:paraId="57FF0FD6" w14:textId="77777777"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O médico veterinário com perfil ativo no SIAC deve assegurar as seguintes obrigações: </w:t>
      </w:r>
    </w:p>
    <w:p w14:paraId="6F0F77D4" w14:textId="1FEE72DA" w:rsidR="003D15F2" w:rsidRPr="000041C8" w:rsidRDefault="581E767A" w:rsidP="00A95B79">
      <w:pPr>
        <w:spacing w:line="360" w:lineRule="auto"/>
        <w:jc w:val="both"/>
        <w:rPr>
          <w:ins w:id="1334" w:author="Maria Rosário Silva Lemos Cidadão" w:date="2025-10-28T14:48:00Z" w16du:dateUtc="2025-10-28T14:48:52Z"/>
          <w:rFonts w:ascii="Garamond" w:eastAsia="Times New Roman" w:hAnsi="Garamond" w:cs="Times New Roman"/>
          <w:lang w:eastAsia="pt-PT"/>
        </w:rPr>
      </w:pPr>
      <w:r w:rsidRPr="5564F2A7">
        <w:rPr>
          <w:rFonts w:ascii="Garamond" w:eastAsia="Times New Roman" w:hAnsi="Garamond" w:cs="Times New Roman"/>
          <w:lang w:eastAsia="pt-PT"/>
        </w:rPr>
        <w:t xml:space="preserve">a) Verificar, antes de proceder à marcação de um animal de companhia, se o animal é já portador de um transponder, </w:t>
      </w:r>
      <w:r w:rsidR="0ED4ED8A" w:rsidRPr="5564F2A7">
        <w:rPr>
          <w:rFonts w:ascii="Garamond" w:eastAsia="Times New Roman" w:hAnsi="Garamond" w:cs="Times New Roman"/>
          <w:lang w:eastAsia="pt-PT"/>
        </w:rPr>
        <w:t>ou outr</w:t>
      </w:r>
      <w:r w:rsidR="683943E0" w:rsidRPr="5564F2A7">
        <w:rPr>
          <w:rFonts w:ascii="Garamond" w:eastAsia="Times New Roman" w:hAnsi="Garamond" w:cs="Times New Roman"/>
          <w:lang w:eastAsia="pt-PT"/>
        </w:rPr>
        <w:t>o dispositivo de identificação</w:t>
      </w:r>
      <w:r w:rsidR="0ED4ED8A" w:rsidRPr="5564F2A7">
        <w:rPr>
          <w:rFonts w:ascii="Garamond" w:eastAsia="Times New Roman" w:hAnsi="Garamond" w:cs="Times New Roman"/>
          <w:lang w:eastAsia="pt-PT"/>
        </w:rPr>
        <w:t xml:space="preserve"> individual, </w:t>
      </w:r>
      <w:r w:rsidRPr="5564F2A7">
        <w:rPr>
          <w:rFonts w:ascii="Garamond" w:eastAsia="Times New Roman" w:hAnsi="Garamond" w:cs="Times New Roman"/>
          <w:lang w:eastAsia="pt-PT"/>
        </w:rPr>
        <w:t xml:space="preserve">e, em caso afirmativo, proceder ao seu </w:t>
      </w:r>
      <w:commentRangeStart w:id="1335"/>
      <w:r w:rsidRPr="5564F2A7">
        <w:rPr>
          <w:rFonts w:ascii="Garamond" w:eastAsia="Times New Roman" w:hAnsi="Garamond" w:cs="Times New Roman"/>
          <w:lang w:eastAsia="pt-PT"/>
        </w:rPr>
        <w:t>registo</w:t>
      </w:r>
      <w:commentRangeEnd w:id="1335"/>
      <w:r w:rsidR="003D15F2" w:rsidRPr="5564F2A7">
        <w:rPr>
          <w:rStyle w:val="CommentReference"/>
          <w:rFonts w:ascii="Garamond" w:eastAsia="Times New Roman" w:hAnsi="Garamond" w:cs="Times New Roman"/>
          <w:sz w:val="24"/>
          <w:szCs w:val="24"/>
          <w:lang w:eastAsia="pt-PT"/>
        </w:rPr>
        <w:commentReference w:id="1335"/>
      </w:r>
      <w:r w:rsidRPr="5564F2A7">
        <w:rPr>
          <w:rFonts w:ascii="Garamond" w:eastAsia="Times New Roman" w:hAnsi="Garamond" w:cs="Times New Roman"/>
          <w:lang w:eastAsia="pt-PT"/>
        </w:rPr>
        <w:t xml:space="preserve"> no SIAC, caso ainda não esteja registado; </w:t>
      </w:r>
    </w:p>
    <w:p w14:paraId="737A028B" w14:textId="6E4E84E9" w:rsidR="7300E429" w:rsidRDefault="7300E429" w:rsidP="5564F2A7">
      <w:pPr>
        <w:spacing w:line="360" w:lineRule="auto"/>
        <w:jc w:val="both"/>
        <w:rPr>
          <w:rFonts w:ascii="Garamond" w:eastAsia="Times New Roman" w:hAnsi="Garamond" w:cs="Times New Roman"/>
          <w:lang w:eastAsia="pt-PT"/>
        </w:rPr>
      </w:pPr>
      <w:ins w:id="1336" w:author="Maria Rosário Silva Lemos Cidadão" w:date="2025-10-28T14:49:00Z">
        <w:r w:rsidRPr="5564F2A7">
          <w:rPr>
            <w:rFonts w:ascii="Garamond" w:eastAsia="Times New Roman" w:hAnsi="Garamond" w:cs="Times New Roman"/>
            <w:lang w:eastAsia="pt-PT"/>
          </w:rPr>
          <w:t xml:space="preserve">b) </w:t>
        </w:r>
      </w:ins>
      <w:ins w:id="1337" w:author="Maria Rosário Silva Lemos Cidadão" w:date="2025-10-28T14:48:00Z">
        <w:r w:rsidRPr="5564F2A7">
          <w:rPr>
            <w:rFonts w:ascii="Garamond" w:eastAsia="Times New Roman" w:hAnsi="Garamond" w:cs="Times New Roman"/>
            <w:lang w:eastAsia="pt-PT"/>
          </w:rPr>
          <w:t>Efetuar</w:t>
        </w:r>
      </w:ins>
      <w:ins w:id="1338" w:author="Maria Rosário Silva Lemos Cidadão" w:date="2025-10-28T14:49:00Z">
        <w:r w:rsidRPr="5564F2A7">
          <w:rPr>
            <w:rFonts w:ascii="Garamond" w:eastAsia="Times New Roman" w:hAnsi="Garamond" w:cs="Times New Roman"/>
            <w:lang w:eastAsia="pt-PT"/>
          </w:rPr>
          <w:t xml:space="preserve"> a identificação do</w:t>
        </w:r>
      </w:ins>
      <w:ins w:id="1339" w:author="Maria Rosário Silva Lemos Cidadão" w:date="2025-10-28T14:50:00Z">
        <w:r w:rsidRPr="5564F2A7">
          <w:rPr>
            <w:rFonts w:ascii="Garamond" w:eastAsia="Times New Roman" w:hAnsi="Garamond" w:cs="Times New Roman"/>
            <w:lang w:eastAsia="pt-PT"/>
          </w:rPr>
          <w:t xml:space="preserve"> </w:t>
        </w:r>
      </w:ins>
      <w:ins w:id="1340" w:author="Maria Rosário Silva Lemos Cidadão" w:date="2025-10-28T14:49:00Z">
        <w:r w:rsidRPr="5564F2A7">
          <w:rPr>
            <w:rFonts w:ascii="Garamond" w:eastAsia="Times New Roman" w:hAnsi="Garamond" w:cs="Times New Roman"/>
            <w:lang w:eastAsia="pt-PT"/>
          </w:rPr>
          <w:t xml:space="preserve">animal de companhia, que lhe seja presente, nos termos </w:t>
        </w:r>
      </w:ins>
      <w:ins w:id="1341" w:author="Maria Rosário Silva Lemos Cidadão" w:date="2025-10-28T14:54:00Z">
        <w:r w:rsidR="5779DE0B" w:rsidRPr="5564F2A7">
          <w:rPr>
            <w:rFonts w:ascii="Garamond" w:eastAsia="Times New Roman" w:hAnsi="Garamond" w:cs="Times New Roman"/>
            <w:lang w:eastAsia="pt-PT"/>
          </w:rPr>
          <w:t xml:space="preserve">do previsto nos </w:t>
        </w:r>
      </w:ins>
      <w:ins w:id="1342" w:author="Maria Rosário Silva Lemos Cidadão" w:date="2025-10-28T14:49:00Z">
        <w:r w:rsidRPr="5564F2A7">
          <w:rPr>
            <w:rFonts w:ascii="Garamond" w:eastAsia="Times New Roman" w:hAnsi="Garamond" w:cs="Times New Roman"/>
            <w:lang w:eastAsia="pt-PT"/>
          </w:rPr>
          <w:t>artigo</w:t>
        </w:r>
      </w:ins>
      <w:ins w:id="1343" w:author="Maria Rosário Silva Lemos Cidadão" w:date="2025-10-28T14:53:00Z">
        <w:r w:rsidR="04601A96" w:rsidRPr="5564F2A7">
          <w:rPr>
            <w:rFonts w:ascii="Garamond" w:eastAsia="Times New Roman" w:hAnsi="Garamond" w:cs="Times New Roman"/>
            <w:lang w:eastAsia="pt-PT"/>
          </w:rPr>
          <w:t>s</w:t>
        </w:r>
      </w:ins>
      <w:ins w:id="1344" w:author="Maria Rosário Silva Lemos Cidadão" w:date="2025-10-28T14:49:00Z">
        <w:r w:rsidRPr="5564F2A7">
          <w:rPr>
            <w:rFonts w:ascii="Garamond" w:eastAsia="Times New Roman" w:hAnsi="Garamond" w:cs="Times New Roman"/>
            <w:lang w:eastAsia="pt-PT"/>
          </w:rPr>
          <w:t xml:space="preserve"> </w:t>
        </w:r>
      </w:ins>
      <w:ins w:id="1345" w:author="Maria Rosário Silva Lemos Cidadão" w:date="2025-10-28T14:52:00Z">
        <w:r w:rsidR="3675F197" w:rsidRPr="5564F2A7">
          <w:rPr>
            <w:rFonts w:ascii="Garamond" w:eastAsia="Times New Roman" w:hAnsi="Garamond" w:cs="Times New Roman"/>
            <w:lang w:eastAsia="pt-PT"/>
          </w:rPr>
          <w:t>17.º a 19.º</w:t>
        </w:r>
      </w:ins>
      <w:ins w:id="1346" w:author="Maria Rosário Silva Lemos Cidadão" w:date="2025-10-28T14:54:00Z">
        <w:r w:rsidR="2EEF856D" w:rsidRPr="5564F2A7">
          <w:rPr>
            <w:rFonts w:ascii="Garamond" w:eastAsia="Times New Roman" w:hAnsi="Garamond" w:cs="Times New Roman"/>
            <w:lang w:eastAsia="pt-PT"/>
          </w:rPr>
          <w:t xml:space="preserve"> e 21.º, do presente diploma</w:t>
        </w:r>
      </w:ins>
      <w:ins w:id="1347" w:author="Maria Rosário Silva Lemos Cidadão" w:date="2025-10-28T14:53:00Z">
        <w:r w:rsidR="722566DC" w:rsidRPr="5564F2A7">
          <w:rPr>
            <w:rFonts w:ascii="Garamond" w:eastAsia="Times New Roman" w:hAnsi="Garamond" w:cs="Times New Roman"/>
            <w:lang w:eastAsia="pt-PT"/>
          </w:rPr>
          <w:t xml:space="preserve"> </w:t>
        </w:r>
      </w:ins>
    </w:p>
    <w:p w14:paraId="3F750038" w14:textId="07849576" w:rsidR="003D15F2" w:rsidRPr="000041C8" w:rsidRDefault="003D15F2" w:rsidP="00A95B79">
      <w:pPr>
        <w:spacing w:line="360" w:lineRule="auto"/>
        <w:jc w:val="both"/>
        <w:rPr>
          <w:ins w:id="1348" w:author="Maria Rosário Silva Lemos Cidadão" w:date="2025-10-28T14:56:00Z" w16du:dateUtc="2025-10-28T14:56:01Z"/>
          <w:rFonts w:ascii="Garamond" w:eastAsia="Times New Roman" w:hAnsi="Garamond" w:cs="Times New Roman"/>
          <w:lang w:eastAsia="pt-PT"/>
        </w:rPr>
      </w:pPr>
      <w:del w:id="1349" w:author="Maria Rosário Silva Lemos Cidadão" w:date="2025-10-28T14:55:00Z">
        <w:r w:rsidRPr="5564F2A7" w:rsidDel="581E767A">
          <w:rPr>
            <w:rFonts w:ascii="Garamond" w:eastAsia="Times New Roman" w:hAnsi="Garamond" w:cs="Times New Roman"/>
            <w:lang w:eastAsia="pt-PT"/>
          </w:rPr>
          <w:delText>b</w:delText>
        </w:r>
      </w:del>
      <w:ins w:id="1350" w:author="Maria Rosário Silva Lemos Cidadão" w:date="2025-10-28T14:55:00Z">
        <w:r w:rsidR="54437F5A" w:rsidRPr="5564F2A7">
          <w:rPr>
            <w:rFonts w:ascii="Garamond" w:eastAsia="Times New Roman" w:hAnsi="Garamond" w:cs="Times New Roman"/>
            <w:lang w:eastAsia="pt-PT"/>
          </w:rPr>
          <w:t>c</w:t>
        </w:r>
      </w:ins>
      <w:r w:rsidR="581E767A" w:rsidRPr="5564F2A7">
        <w:rPr>
          <w:rFonts w:ascii="Garamond" w:eastAsia="Times New Roman" w:hAnsi="Garamond" w:cs="Times New Roman"/>
          <w:lang w:eastAsia="pt-PT"/>
        </w:rPr>
        <w:t xml:space="preserve">) </w:t>
      </w:r>
      <w:r w:rsidR="7EDB0764" w:rsidRPr="5564F2A7">
        <w:rPr>
          <w:rFonts w:ascii="Garamond" w:eastAsia="Times New Roman" w:hAnsi="Garamond" w:cs="Times New Roman"/>
          <w:lang w:eastAsia="pt-PT"/>
        </w:rPr>
        <w:t>No caso de aplicação de transponder, v</w:t>
      </w:r>
      <w:r w:rsidR="581E767A" w:rsidRPr="5564F2A7">
        <w:rPr>
          <w:rFonts w:ascii="Garamond" w:eastAsia="Times New Roman" w:hAnsi="Garamond" w:cs="Times New Roman"/>
          <w:lang w:eastAsia="pt-PT"/>
        </w:rPr>
        <w:t>erificar a</w:t>
      </w:r>
      <w:r w:rsidR="7EDB0764" w:rsidRPr="5564F2A7">
        <w:rPr>
          <w:rFonts w:ascii="Garamond" w:eastAsia="Times New Roman" w:hAnsi="Garamond" w:cs="Times New Roman"/>
          <w:lang w:eastAsia="pt-PT"/>
        </w:rPr>
        <w:t xml:space="preserve"> sua</w:t>
      </w:r>
      <w:r w:rsidR="581E767A" w:rsidRPr="5564F2A7">
        <w:rPr>
          <w:rFonts w:ascii="Garamond" w:eastAsia="Times New Roman" w:hAnsi="Garamond" w:cs="Times New Roman"/>
          <w:lang w:eastAsia="pt-PT"/>
        </w:rPr>
        <w:t xml:space="preserve"> leitura, antes e depois da aplicação do mesmo; </w:t>
      </w:r>
    </w:p>
    <w:p w14:paraId="2933AB8D" w14:textId="2439694F" w:rsidR="70E84E5A" w:rsidRDefault="70E84E5A" w:rsidP="5564F2A7">
      <w:pPr>
        <w:spacing w:line="360" w:lineRule="auto"/>
        <w:jc w:val="both"/>
        <w:rPr>
          <w:rFonts w:ascii="Garamond" w:eastAsia="Times New Roman" w:hAnsi="Garamond" w:cs="Times New Roman"/>
          <w:lang w:eastAsia="pt-PT"/>
        </w:rPr>
      </w:pPr>
      <w:ins w:id="1351" w:author="Maria Rosário Silva Lemos Cidadão" w:date="2025-10-28T14:56:00Z">
        <w:r w:rsidRPr="5564F2A7">
          <w:rPr>
            <w:rFonts w:ascii="Garamond" w:eastAsia="Times New Roman" w:hAnsi="Garamond" w:cs="Times New Roman"/>
            <w:lang w:eastAsia="pt-PT"/>
          </w:rPr>
          <w:t xml:space="preserve">d) Proceder ao registo das profilaxias médicas, ou outras intervenções, nos do artigo </w:t>
        </w:r>
      </w:ins>
      <w:ins w:id="1352" w:author="Maria Rosário Silva Lemos Cidadão" w:date="2025-10-28T14:57:00Z">
        <w:r w:rsidR="3A96A88F" w:rsidRPr="5564F2A7">
          <w:rPr>
            <w:rFonts w:ascii="Garamond" w:eastAsia="Times New Roman" w:hAnsi="Garamond" w:cs="Times New Roman"/>
            <w:lang w:eastAsia="pt-PT"/>
          </w:rPr>
          <w:t>25.º</w:t>
        </w:r>
      </w:ins>
      <w:ins w:id="1353" w:author="Maria Rosário Silva Lemos Cidadão" w:date="2025-10-28T14:56:00Z">
        <w:r w:rsidRPr="5564F2A7">
          <w:rPr>
            <w:rFonts w:ascii="Garamond" w:eastAsia="Times New Roman" w:hAnsi="Garamond" w:cs="Times New Roman"/>
            <w:lang w:eastAsia="pt-PT"/>
          </w:rPr>
          <w:t>, do presente diplo</w:t>
        </w:r>
      </w:ins>
      <w:ins w:id="1354" w:author="Maria Rosário Silva Lemos Cidadão" w:date="2025-10-28T14:57:00Z">
        <w:r w:rsidRPr="5564F2A7">
          <w:rPr>
            <w:rFonts w:ascii="Garamond" w:eastAsia="Times New Roman" w:hAnsi="Garamond" w:cs="Times New Roman"/>
            <w:lang w:eastAsia="pt-PT"/>
          </w:rPr>
          <w:t>ma</w:t>
        </w:r>
      </w:ins>
    </w:p>
    <w:p w14:paraId="06963618" w14:textId="739F93C5" w:rsidR="003D15F2" w:rsidRPr="000041C8" w:rsidRDefault="71DE79D9" w:rsidP="00A95B79">
      <w:pPr>
        <w:spacing w:line="360" w:lineRule="auto"/>
        <w:jc w:val="both"/>
        <w:rPr>
          <w:rFonts w:ascii="Garamond" w:eastAsia="Times New Roman" w:hAnsi="Garamond" w:cs="Times New Roman"/>
          <w:lang w:eastAsia="pt-PT"/>
        </w:rPr>
      </w:pPr>
      <w:r w:rsidRPr="5564F2A7">
        <w:rPr>
          <w:rFonts w:ascii="Garamond" w:eastAsia="Times New Roman" w:hAnsi="Garamond" w:cs="Times New Roman"/>
          <w:lang w:eastAsia="pt-PT"/>
        </w:rPr>
        <w:t>c) Emitir o PAC</w:t>
      </w:r>
      <w:ins w:id="1355" w:author="Maria Rosário Silva Lemos Cidadão" w:date="2025-08-26T09:26:00Z">
        <w:r w:rsidR="147436EC" w:rsidRPr="5564F2A7">
          <w:rPr>
            <w:rFonts w:ascii="Garamond" w:eastAsia="Times New Roman" w:hAnsi="Garamond" w:cs="Times New Roman"/>
            <w:lang w:eastAsia="pt-PT"/>
          </w:rPr>
          <w:t xml:space="preserve"> em nome do titular </w:t>
        </w:r>
      </w:ins>
      <w:ins w:id="1356" w:author="Maria Rosário Silva Lemos Cidadão" w:date="2025-08-26T09:27:00Z">
        <w:r w:rsidR="147436EC" w:rsidRPr="5564F2A7">
          <w:rPr>
            <w:rFonts w:ascii="Garamond" w:eastAsia="Times New Roman" w:hAnsi="Garamond" w:cs="Times New Roman"/>
            <w:lang w:eastAsia="pt-PT"/>
          </w:rPr>
          <w:t>do animal de companhia</w:t>
        </w:r>
      </w:ins>
      <w:ins w:id="1357" w:author="Maria Rosário Silva Lemos Cidadão" w:date="2025-10-28T11:12:00Z">
        <w:r w:rsidR="3F64D791" w:rsidRPr="5564F2A7">
          <w:rPr>
            <w:rFonts w:ascii="Garamond" w:eastAsia="Times New Roman" w:hAnsi="Garamond" w:cs="Times New Roman"/>
            <w:lang w:eastAsia="pt-PT"/>
          </w:rPr>
          <w:t xml:space="preserve"> que consta no SIAC</w:t>
        </w:r>
      </w:ins>
      <w:r w:rsidRPr="5564F2A7">
        <w:rPr>
          <w:rFonts w:ascii="Garamond" w:eastAsia="Times New Roman" w:hAnsi="Garamond" w:cs="Times New Roman"/>
          <w:lang w:eastAsia="pt-PT"/>
        </w:rPr>
        <w:t xml:space="preserve">, </w:t>
      </w:r>
      <w:commentRangeStart w:id="1358"/>
      <w:r w:rsidRPr="5564F2A7">
        <w:rPr>
          <w:rFonts w:ascii="Garamond" w:eastAsia="Times New Roman" w:hAnsi="Garamond" w:cs="Times New Roman"/>
          <w:lang w:eastAsia="pt-PT"/>
        </w:rPr>
        <w:t xml:space="preserve">nos termos dos artigos 22.º e 29.º do Regulamento (UE) n.º 576/2013, </w:t>
      </w:r>
      <w:commentRangeEnd w:id="1358"/>
      <w:r w:rsidR="0A84259C" w:rsidRPr="5564F2A7">
        <w:rPr>
          <w:rStyle w:val="CommentReference"/>
          <w:rFonts w:ascii="Garamond" w:eastAsia="Times New Roman" w:hAnsi="Garamond" w:cs="Times New Roman"/>
          <w:sz w:val="24"/>
          <w:szCs w:val="24"/>
          <w:lang w:eastAsia="pt-PT"/>
        </w:rPr>
        <w:commentReference w:id="1358"/>
      </w:r>
      <w:r w:rsidRPr="5564F2A7">
        <w:rPr>
          <w:rFonts w:ascii="Garamond" w:eastAsia="Times New Roman" w:hAnsi="Garamond" w:cs="Times New Roman"/>
          <w:lang w:eastAsia="pt-PT"/>
        </w:rPr>
        <w:t xml:space="preserve">do Parlamento Europeu e do Conselho, de 12 de junho de 2013, relativo à circulação sem caráter comercial de animais de companhia, quando solicitado </w:t>
      </w:r>
      <w:del w:id="1359" w:author="Maria Rosário Silva Lemos Cidadão" w:date="2025-08-26T09:29:00Z">
        <w:r w:rsidR="0A84259C" w:rsidRPr="5564F2A7" w:rsidDel="71DE79D9">
          <w:rPr>
            <w:rFonts w:ascii="Garamond" w:eastAsia="Times New Roman" w:hAnsi="Garamond" w:cs="Times New Roman"/>
            <w:lang w:eastAsia="pt-PT"/>
          </w:rPr>
          <w:delText>por um titular de animal de companhia</w:delText>
        </w:r>
      </w:del>
      <w:r w:rsidR="793C79C9" w:rsidRPr="5564F2A7">
        <w:rPr>
          <w:rFonts w:ascii="Garamond" w:eastAsia="Times New Roman" w:hAnsi="Garamond" w:cs="Times New Roman"/>
          <w:lang w:eastAsia="pt-PT"/>
        </w:rPr>
        <w:t>;</w:t>
      </w:r>
    </w:p>
    <w:p w14:paraId="4BA5F0B6" w14:textId="5A9C703B" w:rsidR="003D15F2" w:rsidRPr="000041C8" w:rsidRDefault="0A84259C" w:rsidP="00A95B79">
      <w:pPr>
        <w:spacing w:line="360" w:lineRule="auto"/>
        <w:jc w:val="both"/>
        <w:rPr>
          <w:rFonts w:ascii="Garamond" w:eastAsia="Times New Roman" w:hAnsi="Garamond" w:cs="Times New Roman"/>
          <w:lang w:eastAsia="pt-PT"/>
        </w:rPr>
      </w:pPr>
      <w:r w:rsidRPr="6ED92133">
        <w:rPr>
          <w:rFonts w:ascii="Garamond" w:eastAsia="Times New Roman" w:hAnsi="Garamond" w:cs="Times New Roman"/>
          <w:lang w:eastAsia="pt-PT"/>
        </w:rPr>
        <w:t xml:space="preserve">d) Assegurar a renovação do DIAC, e averbar </w:t>
      </w:r>
      <w:commentRangeStart w:id="1360"/>
      <w:r w:rsidRPr="6ED92133">
        <w:rPr>
          <w:rFonts w:ascii="Garamond" w:eastAsia="Times New Roman" w:hAnsi="Garamond" w:cs="Times New Roman"/>
          <w:lang w:eastAsia="pt-PT"/>
        </w:rPr>
        <w:t>no PAC</w:t>
      </w:r>
      <w:commentRangeEnd w:id="1360"/>
      <w:r w:rsidR="003D15F2" w:rsidRPr="6ED92133">
        <w:rPr>
          <w:rStyle w:val="CommentReference"/>
          <w:rFonts w:ascii="Garamond" w:eastAsia="Times New Roman" w:hAnsi="Garamond" w:cs="Times New Roman"/>
          <w:sz w:val="24"/>
          <w:szCs w:val="24"/>
          <w:lang w:eastAsia="pt-PT"/>
        </w:rPr>
        <w:commentReference w:id="1360"/>
      </w:r>
      <w:r w:rsidRPr="6ED92133">
        <w:rPr>
          <w:rFonts w:ascii="Garamond" w:eastAsia="Times New Roman" w:hAnsi="Garamond" w:cs="Times New Roman"/>
          <w:lang w:eastAsia="pt-PT"/>
        </w:rPr>
        <w:t xml:space="preserve"> as alterações de registo sempre que solicitado; </w:t>
      </w:r>
    </w:p>
    <w:p w14:paraId="38106696" w14:textId="3FFA42F0" w:rsidR="003D15F2" w:rsidRPr="000041C8" w:rsidRDefault="003D15F2" w:rsidP="00A95B79">
      <w:pPr>
        <w:spacing w:line="360" w:lineRule="auto"/>
        <w:jc w:val="both"/>
        <w:rPr>
          <w:rFonts w:ascii="Garamond" w:eastAsia="Times New Roman" w:hAnsi="Garamond" w:cs="Times New Roman"/>
          <w:lang w:eastAsia="pt-PT"/>
        </w:rPr>
      </w:pPr>
      <w:r w:rsidRPr="40CAF8F4">
        <w:rPr>
          <w:rFonts w:ascii="Garamond" w:eastAsia="Times New Roman" w:hAnsi="Garamond" w:cs="Times New Roman"/>
          <w:lang w:eastAsia="pt-PT"/>
        </w:rPr>
        <w:t>e) Emitir a partir do SIAC, sempre que seja solicitado pelo titular</w:t>
      </w:r>
      <w:ins w:id="1361" w:author="Maria Rosário Silva Lemos Cidadão" w:date="2025-08-26T09:30:00Z">
        <w:r w:rsidR="47CC7AD4" w:rsidRPr="40CAF8F4">
          <w:rPr>
            <w:rFonts w:ascii="Garamond" w:eastAsia="Times New Roman" w:hAnsi="Garamond" w:cs="Times New Roman"/>
            <w:lang w:eastAsia="pt-PT"/>
          </w:rPr>
          <w:t xml:space="preserve"> ou pelo operador</w:t>
        </w:r>
      </w:ins>
      <w:r w:rsidRPr="40CAF8F4">
        <w:rPr>
          <w:rFonts w:ascii="Garamond" w:eastAsia="Times New Roman" w:hAnsi="Garamond" w:cs="Times New Roman"/>
          <w:lang w:eastAsia="pt-PT"/>
        </w:rPr>
        <w:t xml:space="preserve">, uma segunda via ou uma via atualizada do DIAC; </w:t>
      </w:r>
    </w:p>
    <w:p w14:paraId="683C549E" w14:textId="2868A085" w:rsidR="003D15F2" w:rsidRPr="000041C8" w:rsidRDefault="0A84259C" w:rsidP="00A95B79">
      <w:pPr>
        <w:spacing w:line="360" w:lineRule="auto"/>
        <w:jc w:val="both"/>
        <w:rPr>
          <w:rFonts w:ascii="Garamond" w:eastAsia="Times New Roman" w:hAnsi="Garamond" w:cs="Times New Roman"/>
          <w:lang w:eastAsia="pt-PT"/>
        </w:rPr>
      </w:pPr>
      <w:bookmarkStart w:id="1362" w:name="_Hlk135649518"/>
      <w:r w:rsidRPr="40CAF8F4">
        <w:rPr>
          <w:rFonts w:ascii="Garamond" w:eastAsia="Times New Roman" w:hAnsi="Garamond" w:cs="Times New Roman"/>
          <w:lang w:eastAsia="pt-PT"/>
        </w:rPr>
        <w:t xml:space="preserve">f) Comunicar </w:t>
      </w:r>
      <w:r w:rsidR="50DF6665" w:rsidRPr="40CAF8F4">
        <w:rPr>
          <w:rFonts w:ascii="Garamond" w:eastAsia="Times New Roman" w:hAnsi="Garamond" w:cs="Times New Roman"/>
          <w:lang w:eastAsia="pt-PT"/>
        </w:rPr>
        <w:t>à DGAV</w:t>
      </w:r>
      <w:r w:rsidRPr="40CAF8F4">
        <w:rPr>
          <w:rFonts w:ascii="Garamond" w:eastAsia="Times New Roman" w:hAnsi="Garamond" w:cs="Times New Roman"/>
          <w:lang w:eastAsia="pt-PT"/>
        </w:rPr>
        <w:t xml:space="preserve"> a</w:t>
      </w:r>
      <w:r w:rsidR="071B51C6" w:rsidRPr="40CAF8F4">
        <w:rPr>
          <w:rFonts w:ascii="Garamond" w:eastAsia="Times New Roman" w:hAnsi="Garamond" w:cs="Times New Roman"/>
          <w:lang w:eastAsia="pt-PT"/>
        </w:rPr>
        <w:t>s</w:t>
      </w:r>
      <w:r w:rsidRPr="40CAF8F4">
        <w:rPr>
          <w:rFonts w:ascii="Garamond" w:eastAsia="Times New Roman" w:hAnsi="Garamond" w:cs="Times New Roman"/>
          <w:lang w:eastAsia="pt-PT"/>
        </w:rPr>
        <w:t xml:space="preserve"> irregularidades detetadas na identificação e registo de animais de companhia</w:t>
      </w:r>
      <w:r w:rsidR="4DB94A55" w:rsidRPr="40CAF8F4">
        <w:rPr>
          <w:rFonts w:ascii="Garamond" w:eastAsia="Times New Roman" w:hAnsi="Garamond" w:cs="Times New Roman"/>
          <w:lang w:eastAsia="pt-PT"/>
        </w:rPr>
        <w:t>, incluindo a falta de identifica</w:t>
      </w:r>
      <w:r w:rsidR="474EF754" w:rsidRPr="40CAF8F4">
        <w:rPr>
          <w:rFonts w:ascii="Garamond" w:eastAsia="Times New Roman" w:hAnsi="Garamond" w:cs="Times New Roman"/>
          <w:lang w:eastAsia="pt-PT"/>
        </w:rPr>
        <w:t>ção e registo do animal no SIAC</w:t>
      </w:r>
      <w:r w:rsidR="071B51C6" w:rsidRPr="40CAF8F4">
        <w:rPr>
          <w:rFonts w:ascii="Garamond" w:eastAsia="Times New Roman" w:hAnsi="Garamond" w:cs="Times New Roman"/>
          <w:lang w:eastAsia="pt-PT"/>
        </w:rPr>
        <w:t xml:space="preserve"> </w:t>
      </w:r>
      <w:commentRangeStart w:id="1363"/>
      <w:r w:rsidR="071B51C6" w:rsidRPr="40CAF8F4">
        <w:rPr>
          <w:rFonts w:ascii="Garamond" w:eastAsia="Times New Roman" w:hAnsi="Garamond" w:cs="Times New Roman"/>
          <w:lang w:eastAsia="pt-PT"/>
        </w:rPr>
        <w:t xml:space="preserve">por </w:t>
      </w:r>
      <w:commentRangeStart w:id="1364"/>
      <w:r w:rsidR="071B51C6" w:rsidRPr="40CAF8F4">
        <w:rPr>
          <w:rFonts w:ascii="Garamond" w:eastAsia="Times New Roman" w:hAnsi="Garamond" w:cs="Times New Roman"/>
          <w:lang w:eastAsia="pt-PT"/>
        </w:rPr>
        <w:t xml:space="preserve">recusa </w:t>
      </w:r>
      <w:commentRangeEnd w:id="1363"/>
      <w:r w:rsidRPr="40CAF8F4">
        <w:rPr>
          <w:rStyle w:val="CommentReference"/>
          <w:rFonts w:ascii="Garamond" w:eastAsia="Times New Roman" w:hAnsi="Garamond" w:cs="Times New Roman"/>
          <w:sz w:val="24"/>
          <w:szCs w:val="24"/>
          <w:lang w:eastAsia="pt-PT"/>
        </w:rPr>
        <w:commentReference w:id="1363"/>
      </w:r>
      <w:r w:rsidR="071B51C6" w:rsidRPr="40CAF8F4">
        <w:rPr>
          <w:rFonts w:ascii="Garamond" w:eastAsia="Times New Roman" w:hAnsi="Garamond" w:cs="Times New Roman"/>
          <w:lang w:eastAsia="pt-PT"/>
        </w:rPr>
        <w:t>expressa do titular</w:t>
      </w:r>
      <w:r w:rsidR="703388F2" w:rsidRPr="40CAF8F4">
        <w:rPr>
          <w:rFonts w:ascii="Garamond" w:eastAsia="Times New Roman" w:hAnsi="Garamond" w:cs="Times New Roman"/>
          <w:lang w:eastAsia="pt-PT"/>
        </w:rPr>
        <w:t xml:space="preserve"> ou </w:t>
      </w:r>
      <w:ins w:id="1365" w:author="Maria Rosário Silva Lemos Cidadão" w:date="2025-08-26T09:30:00Z">
        <w:r w:rsidR="78440550" w:rsidRPr="40CAF8F4">
          <w:rPr>
            <w:rFonts w:ascii="Garamond" w:eastAsia="Times New Roman" w:hAnsi="Garamond" w:cs="Times New Roman"/>
            <w:lang w:eastAsia="pt-PT"/>
          </w:rPr>
          <w:t xml:space="preserve">do operador </w:t>
        </w:r>
      </w:ins>
      <w:del w:id="1366" w:author="Maria Rosário Silva Lemos Cidadão" w:date="2025-08-26T09:31:00Z">
        <w:r w:rsidRPr="40CAF8F4" w:rsidDel="703388F2">
          <w:rPr>
            <w:rFonts w:ascii="Garamond" w:eastAsia="Times New Roman" w:hAnsi="Garamond" w:cs="Times New Roman"/>
            <w:lang w:eastAsia="pt-PT"/>
          </w:rPr>
          <w:delText>detentor</w:delText>
        </w:r>
      </w:del>
      <w:ins w:id="1367" w:author="Maria Rosário Silva Lemos Cidadão" w:date="2025-08-26T09:31:00Z">
        <w:r w:rsidR="422B7389" w:rsidRPr="40CAF8F4">
          <w:rPr>
            <w:rFonts w:ascii="Garamond" w:eastAsia="Times New Roman" w:hAnsi="Garamond" w:cs="Times New Roman"/>
            <w:lang w:eastAsia="pt-PT"/>
          </w:rPr>
          <w:t xml:space="preserve"> </w:t>
        </w:r>
      </w:ins>
      <w:r w:rsidRPr="40CAF8F4">
        <w:rPr>
          <w:rFonts w:ascii="Garamond" w:eastAsia="Times New Roman" w:hAnsi="Garamond" w:cs="Times New Roman"/>
          <w:lang w:eastAsia="pt-PT"/>
        </w:rPr>
        <w:t>.</w:t>
      </w:r>
      <w:commentRangeEnd w:id="1364"/>
      <w:r w:rsidRPr="000041C8">
        <w:rPr>
          <w:rStyle w:val="CommentReference"/>
          <w:rFonts w:ascii="Garamond" w:eastAsia="Times New Roman" w:hAnsi="Garamond" w:cs="Times New Roman"/>
          <w:sz w:val="24"/>
          <w:szCs w:val="24"/>
          <w:lang w:eastAsia="pt-PT"/>
        </w:rPr>
        <w:commentReference w:id="1364"/>
      </w:r>
    </w:p>
    <w:bookmarkEnd w:id="1362"/>
    <w:p w14:paraId="73EBD09E" w14:textId="1D404F93" w:rsidR="003D15F2" w:rsidRPr="000041C8" w:rsidRDefault="003D15F2" w:rsidP="00A95B7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Artigo 2</w:t>
      </w:r>
      <w:r w:rsidR="00E238BA">
        <w:rPr>
          <w:rFonts w:ascii="Garamond" w:eastAsia="Times New Roman" w:hAnsi="Garamond" w:cs="Times New Roman"/>
          <w:b/>
          <w:bCs/>
          <w:lang w:eastAsia="pt-PT"/>
        </w:rPr>
        <w:t>8</w:t>
      </w:r>
      <w:r w:rsidRPr="000041C8">
        <w:rPr>
          <w:rFonts w:ascii="Garamond" w:eastAsia="Times New Roman" w:hAnsi="Garamond" w:cs="Times New Roman"/>
          <w:b/>
          <w:bCs/>
          <w:lang w:eastAsia="pt-PT"/>
        </w:rPr>
        <w:t>.º</w:t>
      </w:r>
    </w:p>
    <w:p w14:paraId="38AF3A4E" w14:textId="46115B85" w:rsidR="003D15F2" w:rsidRPr="000041C8" w:rsidRDefault="0A84259C" w:rsidP="6ED92133">
      <w:pPr>
        <w:spacing w:line="360" w:lineRule="auto"/>
        <w:jc w:val="center"/>
        <w:rPr>
          <w:rFonts w:ascii="Segoe UI" w:eastAsia="Segoe UI" w:hAnsi="Segoe UI" w:cs="Segoe UI"/>
          <w:color w:val="C00000"/>
          <w:sz w:val="18"/>
          <w:szCs w:val="18"/>
        </w:rPr>
      </w:pPr>
      <w:r w:rsidRPr="40CAF8F4">
        <w:rPr>
          <w:rFonts w:ascii="Garamond" w:eastAsia="Times New Roman" w:hAnsi="Garamond" w:cs="Times New Roman"/>
          <w:lang w:eastAsia="pt-PT"/>
        </w:rPr>
        <w:t>Deveres do titular e do detentor do animal de companhia</w:t>
      </w:r>
      <w:del w:id="1368" w:author="Maria Rosário Silva Lemos Cidadão" w:date="2025-08-26T09:31:00Z">
        <w:r w:rsidRPr="40CAF8F4" w:rsidDel="0A84259C">
          <w:rPr>
            <w:rFonts w:ascii="Garamond" w:eastAsia="Times New Roman" w:hAnsi="Garamond" w:cs="Times New Roman"/>
            <w:lang w:eastAsia="pt-PT"/>
          </w:rPr>
          <w:delText xml:space="preserve"> </w:delText>
        </w:r>
      </w:del>
      <w:ins w:id="1369" w:author="Maria Rosário Silva Lemos Cidadão" w:date="2025-08-26T09:31:00Z">
        <w:r w:rsidR="21FCB0FF" w:rsidRPr="40CAF8F4">
          <w:rPr>
            <w:rFonts w:ascii="Garamond" w:eastAsia="Times New Roman" w:hAnsi="Garamond" w:cs="Times New Roman"/>
            <w:lang w:eastAsia="pt-PT"/>
          </w:rPr>
          <w:t>do operador e lar de acolhimento</w:t>
        </w:r>
      </w:ins>
      <w:ins w:id="1370" w:author="Maria Rosário Silva Lemos Cidadão" w:date="2025-08-26T09:32:00Z">
        <w:r w:rsidR="21FCB0FF" w:rsidRPr="40CAF8F4">
          <w:rPr>
            <w:rFonts w:ascii="Garamond" w:eastAsia="Times New Roman" w:hAnsi="Garamond" w:cs="Times New Roman"/>
            <w:lang w:eastAsia="pt-PT"/>
          </w:rPr>
          <w:t xml:space="preserve"> </w:t>
        </w:r>
      </w:ins>
      <w:r w:rsidRPr="40CAF8F4">
        <w:rPr>
          <w:rFonts w:ascii="Garamond" w:eastAsia="Times New Roman" w:hAnsi="Garamond" w:cs="Times New Roman"/>
          <w:lang w:eastAsia="pt-PT"/>
        </w:rPr>
        <w:t>no âmbito do SIAC</w:t>
      </w:r>
    </w:p>
    <w:p w14:paraId="74652CA9" w14:textId="409E8066" w:rsidR="00F2348F" w:rsidRPr="000041C8" w:rsidRDefault="581E767A" w:rsidP="00A95B79">
      <w:pPr>
        <w:spacing w:line="360" w:lineRule="auto"/>
        <w:jc w:val="both"/>
        <w:rPr>
          <w:ins w:id="1371" w:author="Maria Rosário Silva Lemos Cidadão" w:date="2025-10-28T15:01:00Z" w16du:dateUtc="2025-10-28T15:01:20Z"/>
          <w:rFonts w:ascii="Garamond" w:eastAsia="Times New Roman" w:hAnsi="Garamond" w:cs="Times New Roman"/>
          <w:lang w:eastAsia="pt-PT"/>
        </w:rPr>
      </w:pPr>
      <w:r w:rsidRPr="5564F2A7">
        <w:rPr>
          <w:rFonts w:ascii="Garamond" w:eastAsia="Times New Roman" w:hAnsi="Garamond" w:cs="Times New Roman"/>
          <w:lang w:eastAsia="pt-PT"/>
        </w:rPr>
        <w:t xml:space="preserve">1 </w:t>
      </w:r>
      <w:r w:rsidR="06049D23" w:rsidRPr="5564F2A7">
        <w:rPr>
          <w:rFonts w:ascii="Garamond" w:eastAsia="Times New Roman" w:hAnsi="Garamond" w:cs="Times New Roman"/>
          <w:lang w:eastAsia="pt-PT"/>
        </w:rPr>
        <w:t>–</w:t>
      </w:r>
      <w:r w:rsidRPr="5564F2A7">
        <w:rPr>
          <w:rFonts w:ascii="Garamond" w:eastAsia="Times New Roman" w:hAnsi="Garamond" w:cs="Times New Roman"/>
          <w:lang w:eastAsia="pt-PT"/>
        </w:rPr>
        <w:t xml:space="preserve"> </w:t>
      </w:r>
      <w:r w:rsidR="7E025899" w:rsidRPr="5564F2A7">
        <w:rPr>
          <w:rFonts w:ascii="Garamond" w:eastAsia="Times New Roman" w:hAnsi="Garamond" w:cs="Times New Roman"/>
          <w:lang w:eastAsia="pt-PT"/>
        </w:rPr>
        <w:t>O titular d</w:t>
      </w:r>
      <w:r w:rsidR="06049D23" w:rsidRPr="5564F2A7">
        <w:rPr>
          <w:rFonts w:ascii="Garamond" w:eastAsia="Times New Roman" w:hAnsi="Garamond" w:cs="Times New Roman"/>
          <w:lang w:eastAsia="pt-PT"/>
        </w:rPr>
        <w:t xml:space="preserve">o animal </w:t>
      </w:r>
      <w:r w:rsidR="7E025899" w:rsidRPr="5564F2A7">
        <w:rPr>
          <w:rFonts w:ascii="Garamond" w:eastAsia="Times New Roman" w:hAnsi="Garamond" w:cs="Times New Roman"/>
          <w:lang w:eastAsia="pt-PT"/>
        </w:rPr>
        <w:t xml:space="preserve">de companhia </w:t>
      </w:r>
      <w:ins w:id="1372" w:author="Maria Rosário Silva Lemos Cidadão" w:date="2025-08-26T09:32:00Z">
        <w:r w:rsidR="5B8ECD4F" w:rsidRPr="5564F2A7">
          <w:rPr>
            <w:rFonts w:ascii="Garamond" w:eastAsia="Times New Roman" w:hAnsi="Garamond" w:cs="Times New Roman"/>
            <w:lang w:eastAsia="pt-PT"/>
          </w:rPr>
          <w:t xml:space="preserve">ou o operador </w:t>
        </w:r>
      </w:ins>
      <w:r w:rsidR="761EAB6F" w:rsidRPr="5564F2A7">
        <w:rPr>
          <w:rFonts w:ascii="Garamond" w:eastAsia="Times New Roman" w:hAnsi="Garamond" w:cs="Times New Roman"/>
          <w:lang w:eastAsia="pt-PT"/>
        </w:rPr>
        <w:t xml:space="preserve">tem o dever de o </w:t>
      </w:r>
      <w:r w:rsidR="7E025899" w:rsidRPr="5564F2A7">
        <w:rPr>
          <w:rFonts w:ascii="Garamond" w:eastAsia="Times New Roman" w:hAnsi="Garamond" w:cs="Times New Roman"/>
          <w:lang w:eastAsia="pt-PT"/>
        </w:rPr>
        <w:t>apresent</w:t>
      </w:r>
      <w:r w:rsidR="761EAB6F" w:rsidRPr="5564F2A7">
        <w:rPr>
          <w:rFonts w:ascii="Garamond" w:eastAsia="Times New Roman" w:hAnsi="Garamond" w:cs="Times New Roman"/>
          <w:lang w:eastAsia="pt-PT"/>
        </w:rPr>
        <w:t>ar</w:t>
      </w:r>
      <w:r w:rsidR="1DCDE2F7" w:rsidRPr="5564F2A7">
        <w:rPr>
          <w:rFonts w:ascii="Garamond" w:eastAsia="Times New Roman" w:hAnsi="Garamond" w:cs="Times New Roman"/>
          <w:lang w:eastAsia="pt-PT"/>
        </w:rPr>
        <w:t>, no prazo referido no artigo 1</w:t>
      </w:r>
      <w:r w:rsidR="23328043" w:rsidRPr="5564F2A7">
        <w:rPr>
          <w:rFonts w:ascii="Garamond" w:eastAsia="Times New Roman" w:hAnsi="Garamond" w:cs="Times New Roman"/>
          <w:lang w:eastAsia="pt-PT"/>
        </w:rPr>
        <w:t>7</w:t>
      </w:r>
      <w:r w:rsidR="1DCDE2F7" w:rsidRPr="5564F2A7">
        <w:rPr>
          <w:rFonts w:ascii="Garamond" w:eastAsia="Times New Roman" w:hAnsi="Garamond" w:cs="Times New Roman"/>
          <w:lang w:eastAsia="pt-PT"/>
        </w:rPr>
        <w:t xml:space="preserve">.º, </w:t>
      </w:r>
      <w:r w:rsidR="7E025899" w:rsidRPr="5564F2A7">
        <w:rPr>
          <w:rFonts w:ascii="Garamond" w:eastAsia="Times New Roman" w:hAnsi="Garamond" w:cs="Times New Roman"/>
          <w:lang w:eastAsia="pt-PT"/>
        </w:rPr>
        <w:t xml:space="preserve">ao médico veterinário </w:t>
      </w:r>
      <w:r w:rsidR="06049D23" w:rsidRPr="5564F2A7">
        <w:rPr>
          <w:rFonts w:ascii="Garamond" w:eastAsia="Times New Roman" w:hAnsi="Garamond" w:cs="Times New Roman"/>
          <w:lang w:eastAsia="pt-PT"/>
        </w:rPr>
        <w:t>para marcação e registo</w:t>
      </w:r>
      <w:r w:rsidR="7E025899" w:rsidRPr="5564F2A7">
        <w:rPr>
          <w:rFonts w:ascii="Garamond" w:eastAsia="Times New Roman" w:hAnsi="Garamond" w:cs="Times New Roman"/>
          <w:lang w:eastAsia="pt-PT"/>
        </w:rPr>
        <w:t>, solicitar a emissão do DIAC e, em caso de necessidade, do PAC</w:t>
      </w:r>
      <w:r w:rsidR="47B87E85" w:rsidRPr="5564F2A7">
        <w:rPr>
          <w:rFonts w:ascii="Garamond" w:eastAsia="Times New Roman" w:hAnsi="Garamond" w:cs="Times New Roman"/>
          <w:lang w:eastAsia="pt-PT"/>
        </w:rPr>
        <w:t>, bem como assegurar qualquer alteração ao registo conforme previsto no artigo 2</w:t>
      </w:r>
      <w:r w:rsidR="23328043" w:rsidRPr="5564F2A7">
        <w:rPr>
          <w:rFonts w:ascii="Garamond" w:eastAsia="Times New Roman" w:hAnsi="Garamond" w:cs="Times New Roman"/>
          <w:lang w:eastAsia="pt-PT"/>
        </w:rPr>
        <w:t>6</w:t>
      </w:r>
      <w:r w:rsidR="47B87E85" w:rsidRPr="5564F2A7">
        <w:rPr>
          <w:rFonts w:ascii="Garamond" w:eastAsia="Times New Roman" w:hAnsi="Garamond" w:cs="Times New Roman"/>
          <w:lang w:eastAsia="pt-PT"/>
        </w:rPr>
        <w:t>.º</w:t>
      </w:r>
    </w:p>
    <w:p w14:paraId="6975EFB7" w14:textId="3E88B78E" w:rsidR="14F99460" w:rsidRDefault="14F99460" w:rsidP="5564F2A7">
      <w:pPr>
        <w:spacing w:line="360" w:lineRule="auto"/>
        <w:jc w:val="both"/>
        <w:rPr>
          <w:ins w:id="1373" w:author="Maria Rosário Silva Lemos Cidadão" w:date="2025-10-28T15:09:00Z" w16du:dateUtc="2025-10-28T15:09:56Z"/>
          <w:rFonts w:ascii="Garamond" w:eastAsia="Times New Roman" w:hAnsi="Garamond" w:cs="Times New Roman"/>
          <w:lang w:eastAsia="pt-PT"/>
        </w:rPr>
      </w:pPr>
      <w:ins w:id="1374" w:author="Maria Rosário Silva Lemos Cidadão" w:date="2025-10-28T15:01:00Z">
        <w:r w:rsidRPr="5564F2A7">
          <w:rPr>
            <w:rFonts w:ascii="Garamond" w:eastAsia="Times New Roman" w:hAnsi="Garamond" w:cs="Times New Roman"/>
            <w:lang w:eastAsia="pt-PT"/>
          </w:rPr>
          <w:t>2</w:t>
        </w:r>
      </w:ins>
      <w:ins w:id="1375" w:author="Maria Rosário Silva Lemos Cidadão" w:date="2025-10-28T15:02:00Z">
        <w:r w:rsidR="14267F0F" w:rsidRPr="5564F2A7">
          <w:rPr>
            <w:rFonts w:ascii="Garamond" w:eastAsia="Times New Roman" w:hAnsi="Garamond" w:cs="Times New Roman"/>
            <w:lang w:eastAsia="pt-PT"/>
          </w:rPr>
          <w:t xml:space="preserve"> </w:t>
        </w:r>
      </w:ins>
      <w:ins w:id="1376" w:author="Maria Rosário Silva Lemos Cidadão" w:date="2025-10-28T15:16:00Z">
        <w:r w:rsidR="3E0CBD49" w:rsidRPr="5564F2A7">
          <w:rPr>
            <w:rFonts w:ascii="Garamond" w:eastAsia="Times New Roman" w:hAnsi="Garamond" w:cs="Times New Roman"/>
            <w:lang w:eastAsia="pt-PT"/>
          </w:rPr>
          <w:t xml:space="preserve"> - O titular </w:t>
        </w:r>
      </w:ins>
      <w:ins w:id="1377" w:author="Maria Rosário Silva Lemos Cidadão" w:date="2025-10-28T15:17:00Z">
        <w:r w:rsidR="24BA8151" w:rsidRPr="5564F2A7">
          <w:rPr>
            <w:rFonts w:ascii="Garamond" w:eastAsia="Times New Roman" w:hAnsi="Garamond" w:cs="Times New Roman"/>
            <w:lang w:eastAsia="pt-PT"/>
          </w:rPr>
          <w:t xml:space="preserve">de um animal de companhia que permaneça no nosso território </w:t>
        </w:r>
      </w:ins>
      <w:ins w:id="1378" w:author="Maria Rosário Silva Lemos Cidadão" w:date="2025-10-28T15:18:00Z">
        <w:r w:rsidR="646296A4" w:rsidRPr="5564F2A7">
          <w:rPr>
            <w:rFonts w:ascii="Garamond" w:eastAsia="Times New Roman" w:hAnsi="Garamond" w:cs="Times New Roman"/>
            <w:lang w:eastAsia="pt-PT"/>
          </w:rPr>
          <w:t>por periodo su</w:t>
        </w:r>
      </w:ins>
      <w:ins w:id="1379" w:author="Maria Rosário Silva Lemos Cidadão" w:date="2025-10-28T15:19:00Z">
        <w:r w:rsidR="646296A4" w:rsidRPr="5564F2A7">
          <w:rPr>
            <w:rFonts w:ascii="Garamond" w:eastAsia="Times New Roman" w:hAnsi="Garamond" w:cs="Times New Roman"/>
            <w:lang w:eastAsia="pt-PT"/>
          </w:rPr>
          <w:t>perior a 120 dias</w:t>
        </w:r>
      </w:ins>
      <w:ins w:id="1380" w:author="Maria Rosário Silva Lemos Cidadão" w:date="2025-10-28T15:22:00Z">
        <w:r w:rsidR="62718120" w:rsidRPr="5564F2A7">
          <w:rPr>
            <w:rFonts w:ascii="Garamond" w:eastAsia="Times New Roman" w:hAnsi="Garamond" w:cs="Times New Roman"/>
            <w:lang w:eastAsia="pt-PT"/>
          </w:rPr>
          <w:t xml:space="preserve"> consecutivos</w:t>
        </w:r>
      </w:ins>
      <w:ins w:id="1381" w:author="Maria Rosário Silva Lemos Cidadão" w:date="2025-10-28T15:19:00Z">
        <w:r w:rsidR="646296A4" w:rsidRPr="5564F2A7">
          <w:rPr>
            <w:rFonts w:ascii="Garamond" w:eastAsia="Times New Roman" w:hAnsi="Garamond" w:cs="Times New Roman"/>
            <w:lang w:eastAsia="pt-PT"/>
          </w:rPr>
          <w:t xml:space="preserve">, deve assegurar o seu registo </w:t>
        </w:r>
      </w:ins>
      <w:ins w:id="1382" w:author="Maria Rosário Silva Lemos Cidadão" w:date="2025-10-28T15:22:00Z">
        <w:r w:rsidR="10F8C26D" w:rsidRPr="5564F2A7">
          <w:rPr>
            <w:rFonts w:ascii="Garamond" w:eastAsia="Times New Roman" w:hAnsi="Garamond" w:cs="Times New Roman"/>
            <w:lang w:eastAsia="pt-PT"/>
          </w:rPr>
          <w:t xml:space="preserve">no SIAC, </w:t>
        </w:r>
      </w:ins>
      <w:ins w:id="1383" w:author="Maria Rosário Silva Lemos Cidadão" w:date="2025-10-28T15:19:00Z">
        <w:r w:rsidR="646296A4" w:rsidRPr="5564F2A7">
          <w:rPr>
            <w:rFonts w:ascii="Garamond" w:eastAsia="Times New Roman" w:hAnsi="Garamond" w:cs="Times New Roman"/>
            <w:lang w:eastAsia="pt-PT"/>
          </w:rPr>
          <w:t>de acordo com o previsto no</w:t>
        </w:r>
      </w:ins>
      <w:ins w:id="1384" w:author="Maria Rosário Silva Lemos Cidadão" w:date="2025-10-28T15:20:00Z">
        <w:r w:rsidR="4A5A5B28" w:rsidRPr="5564F2A7">
          <w:rPr>
            <w:rFonts w:ascii="Garamond" w:eastAsia="Times New Roman" w:hAnsi="Garamond" w:cs="Times New Roman"/>
            <w:lang w:eastAsia="pt-PT"/>
          </w:rPr>
          <w:t xml:space="preserve"> n</w:t>
        </w:r>
      </w:ins>
      <w:ins w:id="1385" w:author="Maria Rosário Silva Lemos Cidadão" w:date="2025-10-28T15:21:00Z">
        <w:r w:rsidR="4A5A5B28" w:rsidRPr="5564F2A7">
          <w:rPr>
            <w:rFonts w:ascii="Garamond" w:eastAsia="Times New Roman" w:hAnsi="Garamond" w:cs="Times New Roman"/>
            <w:lang w:eastAsia="pt-PT"/>
          </w:rPr>
          <w:t>.º 1 do</w:t>
        </w:r>
      </w:ins>
      <w:ins w:id="1386" w:author="Maria Rosário Silva Lemos Cidadão" w:date="2025-10-28T15:19:00Z">
        <w:r w:rsidR="646296A4" w:rsidRPr="5564F2A7">
          <w:rPr>
            <w:rFonts w:ascii="Garamond" w:eastAsia="Times New Roman" w:hAnsi="Garamond" w:cs="Times New Roman"/>
            <w:lang w:eastAsia="pt-PT"/>
          </w:rPr>
          <w:t xml:space="preserve"> artigo 24.º do </w:t>
        </w:r>
        <w:r w:rsidR="0C413605" w:rsidRPr="5564F2A7">
          <w:rPr>
            <w:rFonts w:ascii="Garamond" w:eastAsia="Times New Roman" w:hAnsi="Garamond" w:cs="Times New Roman"/>
            <w:lang w:eastAsia="pt-PT"/>
          </w:rPr>
          <w:t>presente diploma</w:t>
        </w:r>
      </w:ins>
      <w:ins w:id="1387" w:author="Maria Rosário Silva Lemos Cidadão" w:date="2025-10-28T15:20:00Z">
        <w:r w:rsidR="0C413605" w:rsidRPr="5564F2A7">
          <w:rPr>
            <w:rFonts w:ascii="Garamond" w:eastAsia="Times New Roman" w:hAnsi="Garamond" w:cs="Times New Roman"/>
            <w:lang w:eastAsia="pt-PT"/>
          </w:rPr>
          <w:t>.</w:t>
        </w:r>
      </w:ins>
    </w:p>
    <w:p w14:paraId="4820BD1B" w14:textId="3F669C11" w:rsidR="32A3F4F2" w:rsidRDefault="32A3F4F2" w:rsidP="5564F2A7">
      <w:pPr>
        <w:spacing w:line="360" w:lineRule="auto"/>
        <w:jc w:val="both"/>
        <w:rPr>
          <w:rFonts w:ascii="Garamond" w:eastAsia="Times New Roman" w:hAnsi="Garamond" w:cs="Times New Roman"/>
          <w:lang w:eastAsia="pt-PT"/>
        </w:rPr>
      </w:pPr>
      <w:ins w:id="1388" w:author="Maria Rosário Silva Lemos Cidadão" w:date="2025-10-28T15:09:00Z">
        <w:r w:rsidRPr="5564F2A7">
          <w:rPr>
            <w:rFonts w:ascii="Garamond" w:eastAsia="Times New Roman" w:hAnsi="Garamond" w:cs="Times New Roman"/>
            <w:lang w:eastAsia="pt-PT"/>
          </w:rPr>
          <w:t xml:space="preserve">3 </w:t>
        </w:r>
      </w:ins>
      <w:ins w:id="1389" w:author="Maria Rosário Silva Lemos Cidadão" w:date="2025-10-28T15:02:00Z">
        <w:r w:rsidR="14267F0F" w:rsidRPr="5564F2A7">
          <w:rPr>
            <w:rFonts w:ascii="Garamond" w:eastAsia="Times New Roman" w:hAnsi="Garamond" w:cs="Times New Roman"/>
            <w:lang w:eastAsia="pt-PT"/>
          </w:rPr>
          <w:t xml:space="preserve">– O </w:t>
        </w:r>
      </w:ins>
      <w:ins w:id="1390" w:author="Maria Rosário Silva Lemos Cidadão" w:date="2025-10-28T15:05:00Z">
        <w:r w:rsidR="612A11F8" w:rsidRPr="5564F2A7">
          <w:rPr>
            <w:rFonts w:ascii="Garamond" w:eastAsia="Times New Roman" w:hAnsi="Garamond" w:cs="Times New Roman"/>
            <w:lang w:eastAsia="pt-PT"/>
          </w:rPr>
          <w:t>t</w:t>
        </w:r>
      </w:ins>
      <w:ins w:id="1391" w:author="Maria Rosário Silva Lemos Cidadão" w:date="2025-10-28T15:02:00Z">
        <w:r w:rsidR="14267F0F" w:rsidRPr="5564F2A7">
          <w:rPr>
            <w:rFonts w:ascii="Garamond" w:eastAsia="Times New Roman" w:hAnsi="Garamond" w:cs="Times New Roman"/>
            <w:lang w:eastAsia="pt-PT"/>
          </w:rPr>
          <w:t>itular ou o</w:t>
        </w:r>
      </w:ins>
      <w:ins w:id="1392" w:author="Maria Rosário Silva Lemos Cidadão" w:date="2025-10-28T15:03:00Z">
        <w:r w:rsidR="14267F0F" w:rsidRPr="5564F2A7">
          <w:rPr>
            <w:rFonts w:ascii="Garamond" w:eastAsia="Times New Roman" w:hAnsi="Garamond" w:cs="Times New Roman"/>
            <w:lang w:eastAsia="pt-PT"/>
          </w:rPr>
          <w:t>perador</w:t>
        </w:r>
      </w:ins>
      <w:ins w:id="1393" w:author="Maria Rosário Silva Lemos Cidadão" w:date="2025-10-28T15:08:00Z">
        <w:r w:rsidR="301DA583" w:rsidRPr="5564F2A7">
          <w:rPr>
            <w:rFonts w:ascii="Garamond" w:eastAsia="Times New Roman" w:hAnsi="Garamond" w:cs="Times New Roman"/>
            <w:lang w:eastAsia="pt-PT"/>
          </w:rPr>
          <w:t xml:space="preserve"> </w:t>
        </w:r>
      </w:ins>
      <w:ins w:id="1394" w:author="Maria Rosário Silva Lemos Cidadão" w:date="2025-10-28T15:05:00Z">
        <w:r w:rsidR="731A468C" w:rsidRPr="5564F2A7">
          <w:rPr>
            <w:rFonts w:ascii="Garamond" w:eastAsia="Times New Roman" w:hAnsi="Garamond" w:cs="Times New Roman"/>
            <w:lang w:eastAsia="pt-PT"/>
          </w:rPr>
          <w:t xml:space="preserve">de </w:t>
        </w:r>
      </w:ins>
      <w:ins w:id="1395" w:author="Maria Rosário Silva Lemos Cidadão" w:date="2025-10-28T15:04:00Z">
        <w:r w:rsidR="3A0F3334" w:rsidRPr="5564F2A7">
          <w:rPr>
            <w:rFonts w:ascii="Garamond" w:eastAsia="Times New Roman" w:hAnsi="Garamond" w:cs="Times New Roman"/>
            <w:lang w:eastAsia="pt-PT"/>
          </w:rPr>
          <w:t xml:space="preserve">cães </w:t>
        </w:r>
      </w:ins>
      <w:ins w:id="1396" w:author="Maria Rosário Silva Lemos Cidadão" w:date="2025-10-28T15:05:00Z">
        <w:r w:rsidR="3F5837E4" w:rsidRPr="5564F2A7">
          <w:rPr>
            <w:rFonts w:ascii="Garamond" w:eastAsia="Times New Roman" w:hAnsi="Garamond" w:cs="Times New Roman"/>
            <w:lang w:eastAsia="pt-PT"/>
          </w:rPr>
          <w:t xml:space="preserve">classificados </w:t>
        </w:r>
      </w:ins>
      <w:ins w:id="1397" w:author="Maria Rosário Silva Lemos Cidadão" w:date="2025-10-28T15:04:00Z">
        <w:r w:rsidR="3A0F3334" w:rsidRPr="5564F2A7">
          <w:rPr>
            <w:rFonts w:ascii="Garamond" w:eastAsia="Times New Roman" w:hAnsi="Garamond" w:cs="Times New Roman"/>
            <w:lang w:eastAsia="pt-PT"/>
          </w:rPr>
          <w:t>como potencialmente perigosos, provenientes</w:t>
        </w:r>
      </w:ins>
      <w:ins w:id="1398" w:author="Maria Rosário Silva Lemos Cidadão" w:date="2025-10-28T15:05:00Z">
        <w:r w:rsidR="5A01759A" w:rsidRPr="5564F2A7">
          <w:rPr>
            <w:rFonts w:ascii="Garamond" w:eastAsia="Times New Roman" w:hAnsi="Garamond" w:cs="Times New Roman"/>
            <w:lang w:eastAsia="pt-PT"/>
          </w:rPr>
          <w:t xml:space="preserve"> </w:t>
        </w:r>
      </w:ins>
      <w:ins w:id="1399" w:author="Maria Rosário Silva Lemos Cidadão" w:date="2025-10-28T15:04:00Z">
        <w:r w:rsidR="3A0F3334" w:rsidRPr="5564F2A7">
          <w:rPr>
            <w:rFonts w:ascii="Garamond" w:eastAsia="Times New Roman" w:hAnsi="Garamond" w:cs="Times New Roman"/>
            <w:lang w:eastAsia="pt-PT"/>
          </w:rPr>
          <w:t>de um Estado-Membro ou de um país terceiro, tendo em vista a reprodução,</w:t>
        </w:r>
      </w:ins>
      <w:ins w:id="1400" w:author="Maria Rosário Silva Lemos Cidadão" w:date="2025-10-28T15:07:00Z">
        <w:r w:rsidR="39B20F51" w:rsidRPr="5564F2A7">
          <w:rPr>
            <w:rFonts w:ascii="Garamond" w:eastAsia="Times New Roman" w:hAnsi="Garamond" w:cs="Times New Roman"/>
            <w:lang w:eastAsia="pt-PT"/>
          </w:rPr>
          <w:t xml:space="preserve"> deve assegurar que sejam</w:t>
        </w:r>
      </w:ins>
      <w:ins w:id="1401" w:author="Maria Rosário Silva Lemos Cidadão" w:date="2025-10-28T15:04:00Z">
        <w:r w:rsidR="3A0F3334" w:rsidRPr="5564F2A7">
          <w:rPr>
            <w:rFonts w:ascii="Garamond" w:eastAsia="Times New Roman" w:hAnsi="Garamond" w:cs="Times New Roman"/>
            <w:lang w:eastAsia="pt-PT"/>
          </w:rPr>
          <w:t xml:space="preserve"> </w:t>
        </w:r>
      </w:ins>
      <w:ins w:id="1402" w:author="Maria Rosário Silva Lemos Cidadão" w:date="2025-10-28T15:10:00Z">
        <w:r w:rsidR="535855AA" w:rsidRPr="5564F2A7">
          <w:rPr>
            <w:rFonts w:ascii="Garamond" w:eastAsia="Times New Roman" w:hAnsi="Garamond" w:cs="Times New Roman"/>
            <w:lang w:eastAsia="pt-PT"/>
          </w:rPr>
          <w:t xml:space="preserve">registados no </w:t>
        </w:r>
      </w:ins>
      <w:ins w:id="1403" w:author="Maria Rosário Silva Lemos Cidadão" w:date="2025-10-28T15:04:00Z">
        <w:r w:rsidR="3A0F3334" w:rsidRPr="5564F2A7">
          <w:rPr>
            <w:rFonts w:ascii="Garamond" w:eastAsia="Times New Roman" w:hAnsi="Garamond" w:cs="Times New Roman"/>
            <w:lang w:eastAsia="pt-PT"/>
          </w:rPr>
          <w:t xml:space="preserve">SIAC, </w:t>
        </w:r>
      </w:ins>
      <w:ins w:id="1404" w:author="Maria Rosário Silva Lemos Cidadão" w:date="2025-10-28T15:23:00Z">
        <w:r w:rsidR="18C396A3" w:rsidRPr="5564F2A7">
          <w:rPr>
            <w:rFonts w:ascii="Garamond" w:eastAsia="Times New Roman" w:hAnsi="Garamond" w:cs="Times New Roman"/>
            <w:lang w:eastAsia="pt-PT"/>
          </w:rPr>
          <w:t>nos termos previstos</w:t>
        </w:r>
      </w:ins>
      <w:ins w:id="1405" w:author="Maria Rosário Silva Lemos Cidadão" w:date="2025-10-28T15:20:00Z">
        <w:r w:rsidR="2DD647F2" w:rsidRPr="5564F2A7">
          <w:rPr>
            <w:rFonts w:ascii="Garamond" w:eastAsia="Times New Roman" w:hAnsi="Garamond" w:cs="Times New Roman"/>
            <w:lang w:eastAsia="pt-PT"/>
          </w:rPr>
          <w:t xml:space="preserve"> no n.º 3 do artigo 24.º do presente diploma</w:t>
        </w:r>
      </w:ins>
    </w:p>
    <w:p w14:paraId="1BDCA02C" w14:textId="3FE9407F" w:rsidR="003D15F2" w:rsidRPr="000041C8" w:rsidRDefault="57893E23" w:rsidP="00A95B79">
      <w:pPr>
        <w:spacing w:line="360" w:lineRule="auto"/>
        <w:jc w:val="both"/>
        <w:rPr>
          <w:rFonts w:ascii="Garamond" w:eastAsia="Times New Roman" w:hAnsi="Garamond" w:cs="Times New Roman"/>
          <w:lang w:eastAsia="pt-PT"/>
        </w:rPr>
      </w:pPr>
      <w:r w:rsidRPr="40CAF8F4">
        <w:rPr>
          <w:rFonts w:ascii="Garamond" w:eastAsia="Times New Roman" w:hAnsi="Garamond" w:cs="Times New Roman"/>
          <w:lang w:eastAsia="pt-PT"/>
        </w:rPr>
        <w:t xml:space="preserve">2 - </w:t>
      </w:r>
      <w:r w:rsidR="0A84259C" w:rsidRPr="40CAF8F4">
        <w:rPr>
          <w:rFonts w:ascii="Garamond" w:eastAsia="Times New Roman" w:hAnsi="Garamond" w:cs="Times New Roman"/>
          <w:lang w:eastAsia="pt-PT"/>
        </w:rPr>
        <w:t>O titular</w:t>
      </w:r>
      <w:r w:rsidRPr="40CAF8F4">
        <w:rPr>
          <w:rFonts w:ascii="Garamond" w:eastAsia="Times New Roman" w:hAnsi="Garamond" w:cs="Times New Roman"/>
          <w:lang w:eastAsia="pt-PT"/>
        </w:rPr>
        <w:t xml:space="preserve"> ou detentor</w:t>
      </w:r>
      <w:r w:rsidR="0A84259C" w:rsidRPr="40CAF8F4">
        <w:rPr>
          <w:rFonts w:ascii="Garamond" w:eastAsia="Times New Roman" w:hAnsi="Garamond" w:cs="Times New Roman"/>
          <w:lang w:eastAsia="pt-PT"/>
        </w:rPr>
        <w:t xml:space="preserve"> do animal de companhia</w:t>
      </w:r>
      <w:ins w:id="1406" w:author="Maria Rosário Silva Lemos Cidadão" w:date="2025-08-26T09:32:00Z">
        <w:r w:rsidR="53321618" w:rsidRPr="40CAF8F4">
          <w:rPr>
            <w:rFonts w:ascii="Garamond" w:eastAsia="Times New Roman" w:hAnsi="Garamond" w:cs="Times New Roman"/>
            <w:lang w:eastAsia="pt-PT"/>
          </w:rPr>
          <w:t>, o operador o o lar de acolhimento,</w:t>
        </w:r>
      </w:ins>
      <w:r w:rsidR="0A84259C" w:rsidRPr="40CAF8F4">
        <w:rPr>
          <w:rFonts w:ascii="Garamond" w:eastAsia="Times New Roman" w:hAnsi="Garamond" w:cs="Times New Roman"/>
          <w:lang w:eastAsia="pt-PT"/>
        </w:rPr>
        <w:t xml:space="preserve"> deve</w:t>
      </w:r>
      <w:r w:rsidR="1CE57883" w:rsidRPr="40CAF8F4">
        <w:rPr>
          <w:rFonts w:ascii="Garamond" w:eastAsia="Times New Roman" w:hAnsi="Garamond" w:cs="Times New Roman"/>
          <w:lang w:eastAsia="pt-PT"/>
        </w:rPr>
        <w:t>m</w:t>
      </w:r>
      <w:r w:rsidR="751D668B" w:rsidRPr="40CAF8F4">
        <w:rPr>
          <w:rFonts w:ascii="Garamond" w:eastAsia="Times New Roman" w:hAnsi="Garamond" w:cs="Times New Roman"/>
          <w:lang w:eastAsia="pt-PT"/>
        </w:rPr>
        <w:t xml:space="preserve"> f</w:t>
      </w:r>
      <w:r w:rsidR="0A84259C" w:rsidRPr="40CAF8F4">
        <w:rPr>
          <w:rFonts w:ascii="Garamond" w:eastAsia="Times New Roman" w:hAnsi="Garamond" w:cs="Times New Roman"/>
          <w:lang w:eastAsia="pt-PT"/>
        </w:rPr>
        <w:t xml:space="preserve">ornecer ao médico veterinário, à autoridade competente e às entidades fiscalizadoras, a pedido destas, o DIAC, </w:t>
      </w:r>
      <w:commentRangeStart w:id="1407"/>
      <w:del w:id="1408" w:author="Maria Rosário Silva Lemos Cidadão" w:date="2025-08-26T09:33:00Z">
        <w:r w:rsidRPr="40CAF8F4" w:rsidDel="0A84259C">
          <w:rPr>
            <w:rFonts w:ascii="Garamond" w:eastAsia="Times New Roman" w:hAnsi="Garamond" w:cs="Times New Roman"/>
            <w:lang w:eastAsia="pt-PT"/>
          </w:rPr>
          <w:delText>o</w:delText>
        </w:r>
      </w:del>
      <w:commentRangeEnd w:id="1407"/>
      <w:r w:rsidRPr="40CAF8F4">
        <w:rPr>
          <w:rStyle w:val="CommentReference"/>
          <w:rFonts w:ascii="Garamond" w:eastAsia="Times New Roman" w:hAnsi="Garamond" w:cs="Times New Roman"/>
          <w:sz w:val="24"/>
          <w:szCs w:val="24"/>
          <w:lang w:eastAsia="pt-PT"/>
        </w:rPr>
        <w:commentReference w:id="1407"/>
      </w:r>
      <w:del w:id="1409" w:author="Maria Rosário Silva Lemos Cidadão" w:date="2025-08-26T09:33:00Z">
        <w:r w:rsidRPr="40CAF8F4" w:rsidDel="0A84259C">
          <w:rPr>
            <w:rFonts w:ascii="Garamond" w:eastAsia="Times New Roman" w:hAnsi="Garamond" w:cs="Times New Roman"/>
            <w:lang w:eastAsia="pt-PT"/>
          </w:rPr>
          <w:delText xml:space="preserve"> PAC</w:delText>
        </w:r>
      </w:del>
      <w:r w:rsidR="0A84259C" w:rsidRPr="40CAF8F4">
        <w:rPr>
          <w:rFonts w:ascii="Garamond" w:eastAsia="Times New Roman" w:hAnsi="Garamond" w:cs="Times New Roman"/>
          <w:lang w:eastAsia="pt-PT"/>
        </w:rPr>
        <w:t xml:space="preserve">,  </w:t>
      </w:r>
      <w:ins w:id="1410" w:author="Maria Rosário Silva Lemos Cidadão" w:date="2025-08-26T09:33:00Z">
        <w:r w:rsidR="0A189406" w:rsidRPr="40CAF8F4">
          <w:rPr>
            <w:rFonts w:ascii="Garamond" w:eastAsia="Times New Roman" w:hAnsi="Garamond" w:cs="Times New Roman"/>
            <w:lang w:eastAsia="pt-PT"/>
          </w:rPr>
          <w:t xml:space="preserve">para confirmação do disposto </w:t>
        </w:r>
      </w:ins>
      <w:r w:rsidR="751D668B" w:rsidRPr="40CAF8F4">
        <w:rPr>
          <w:rFonts w:ascii="Garamond" w:eastAsia="Times New Roman" w:hAnsi="Garamond" w:cs="Times New Roman"/>
          <w:lang w:eastAsia="pt-PT"/>
        </w:rPr>
        <w:t>no</w:t>
      </w:r>
      <w:del w:id="1411" w:author="Maria Rosário Silva Lemos Cidadão" w:date="2025-08-26T09:35:00Z">
        <w:r w:rsidRPr="40CAF8F4" w:rsidDel="751D668B">
          <w:rPr>
            <w:rFonts w:ascii="Garamond" w:eastAsia="Times New Roman" w:hAnsi="Garamond" w:cs="Times New Roman"/>
            <w:lang w:eastAsia="pt-PT"/>
          </w:rPr>
          <w:delText>s termos do</w:delText>
        </w:r>
      </w:del>
      <w:ins w:id="1412" w:author="Maria Rosário Silva Lemos Cidadão" w:date="2025-08-26T09:35:00Z">
        <w:r w:rsidR="19D7ABA5" w:rsidRPr="40CAF8F4">
          <w:rPr>
            <w:rFonts w:ascii="Garamond" w:eastAsia="Times New Roman" w:hAnsi="Garamond" w:cs="Times New Roman"/>
            <w:lang w:eastAsia="pt-PT"/>
          </w:rPr>
          <w:t xml:space="preserve"> </w:t>
        </w:r>
      </w:ins>
      <w:r w:rsidR="751D668B" w:rsidRPr="40CAF8F4">
        <w:rPr>
          <w:rFonts w:ascii="Garamond" w:eastAsia="Times New Roman" w:hAnsi="Garamond" w:cs="Times New Roman"/>
          <w:lang w:eastAsia="pt-PT"/>
        </w:rPr>
        <w:t xml:space="preserve"> presente decreto-lei.</w:t>
      </w:r>
      <w:r w:rsidR="0A84259C" w:rsidRPr="40CAF8F4">
        <w:rPr>
          <w:rFonts w:ascii="Garamond" w:eastAsia="Times New Roman" w:hAnsi="Garamond" w:cs="Times New Roman"/>
          <w:lang w:eastAsia="pt-PT"/>
        </w:rPr>
        <w:t xml:space="preserve"> </w:t>
      </w:r>
    </w:p>
    <w:p w14:paraId="4EB98596" w14:textId="77777777" w:rsidR="009238EE" w:rsidRPr="000041C8" w:rsidRDefault="009238EE" w:rsidP="00A95B79">
      <w:pPr>
        <w:spacing w:line="360" w:lineRule="auto"/>
        <w:jc w:val="center"/>
        <w:rPr>
          <w:rFonts w:ascii="Garamond" w:eastAsia="Times New Roman" w:hAnsi="Garamond" w:cs="Times New Roman"/>
          <w:b/>
          <w:bCs/>
          <w:lang w:eastAsia="pt-PT"/>
        </w:rPr>
      </w:pPr>
    </w:p>
    <w:p w14:paraId="240637EF" w14:textId="49B8B9B7" w:rsidR="003D15F2" w:rsidRPr="000041C8" w:rsidRDefault="003D15F2" w:rsidP="00A95B7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Subsecção III</w:t>
      </w:r>
    </w:p>
    <w:p w14:paraId="1D9C9B2D" w14:textId="77777777" w:rsidR="003D15F2" w:rsidRPr="000041C8" w:rsidRDefault="003D15F2" w:rsidP="00A95B79">
      <w:pPr>
        <w:spacing w:line="360" w:lineRule="auto"/>
        <w:jc w:val="center"/>
        <w:rPr>
          <w:rFonts w:ascii="Garamond" w:eastAsia="Times New Roman" w:hAnsi="Garamond" w:cs="Times New Roman"/>
          <w:b/>
          <w:bCs/>
          <w:lang w:eastAsia="pt-PT"/>
        </w:rPr>
      </w:pPr>
      <w:commentRangeStart w:id="1413"/>
      <w:r w:rsidRPr="1126FC69">
        <w:rPr>
          <w:rFonts w:ascii="Garamond" w:eastAsia="Times New Roman" w:hAnsi="Garamond" w:cs="Times New Roman"/>
          <w:b/>
          <w:bCs/>
          <w:lang w:eastAsia="pt-PT"/>
        </w:rPr>
        <w:t>Financiamento do SIAC</w:t>
      </w:r>
      <w:commentRangeEnd w:id="1413"/>
      <w:r w:rsidRPr="000041C8">
        <w:rPr>
          <w:rStyle w:val="CommentReference"/>
          <w:rFonts w:ascii="Garamond" w:eastAsia="Times New Roman" w:hAnsi="Garamond" w:cs="Times New Roman"/>
          <w:b/>
          <w:bCs/>
          <w:sz w:val="24"/>
          <w:szCs w:val="24"/>
          <w:lang w:eastAsia="pt-PT"/>
        </w:rPr>
        <w:commentReference w:id="1413"/>
      </w:r>
    </w:p>
    <w:p w14:paraId="1BF9CE8A" w14:textId="77777777" w:rsidR="003D15F2" w:rsidRPr="000041C8" w:rsidRDefault="003D15F2" w:rsidP="00A95B79">
      <w:pPr>
        <w:spacing w:line="360" w:lineRule="auto"/>
        <w:rPr>
          <w:rFonts w:ascii="Garamond" w:eastAsia="Times New Roman" w:hAnsi="Garamond" w:cs="Times New Roman"/>
          <w:lang w:eastAsia="pt-PT"/>
        </w:rPr>
      </w:pPr>
    </w:p>
    <w:p w14:paraId="597538A8" w14:textId="00812AB1" w:rsidR="003D15F2" w:rsidRPr="000041C8" w:rsidRDefault="178AD7F6" w:rsidP="00A95B79">
      <w:pPr>
        <w:spacing w:line="360" w:lineRule="auto"/>
        <w:jc w:val="center"/>
        <w:rPr>
          <w:rFonts w:ascii="Garamond" w:eastAsia="Times New Roman" w:hAnsi="Garamond" w:cs="Times New Roman"/>
          <w:b/>
          <w:bCs/>
          <w:lang w:eastAsia="pt-PT"/>
        </w:rPr>
      </w:pPr>
      <w:commentRangeStart w:id="1414"/>
      <w:r w:rsidRPr="036812A3">
        <w:rPr>
          <w:rFonts w:ascii="Garamond" w:eastAsia="Times New Roman" w:hAnsi="Garamond" w:cs="Times New Roman"/>
          <w:b/>
          <w:bCs/>
          <w:lang w:eastAsia="pt-PT"/>
        </w:rPr>
        <w:t>Artigo 2</w:t>
      </w:r>
      <w:r w:rsidR="0ED5ED79" w:rsidRPr="036812A3">
        <w:rPr>
          <w:rFonts w:ascii="Garamond" w:eastAsia="Times New Roman" w:hAnsi="Garamond" w:cs="Times New Roman"/>
          <w:b/>
          <w:bCs/>
          <w:lang w:eastAsia="pt-PT"/>
        </w:rPr>
        <w:t>9</w:t>
      </w:r>
      <w:r w:rsidRPr="036812A3">
        <w:rPr>
          <w:rFonts w:ascii="Garamond" w:eastAsia="Times New Roman" w:hAnsi="Garamond" w:cs="Times New Roman"/>
          <w:b/>
          <w:bCs/>
          <w:lang w:eastAsia="pt-PT"/>
        </w:rPr>
        <w:t>.º</w:t>
      </w:r>
    </w:p>
    <w:p w14:paraId="010B6B8A" w14:textId="77777777" w:rsidR="003D15F2" w:rsidRPr="000041C8" w:rsidRDefault="178AD7F6" w:rsidP="00A95B79">
      <w:pPr>
        <w:spacing w:line="360" w:lineRule="auto"/>
        <w:jc w:val="center"/>
        <w:rPr>
          <w:rFonts w:ascii="Garamond" w:eastAsia="Times New Roman" w:hAnsi="Garamond" w:cs="Times New Roman"/>
          <w:lang w:eastAsia="pt-PT"/>
        </w:rPr>
      </w:pPr>
      <w:r w:rsidRPr="036812A3">
        <w:rPr>
          <w:rFonts w:ascii="Garamond" w:eastAsia="Times New Roman" w:hAnsi="Garamond" w:cs="Times New Roman"/>
          <w:lang w:eastAsia="pt-PT"/>
        </w:rPr>
        <w:t>Taxa de registo</w:t>
      </w:r>
      <w:commentRangeEnd w:id="1414"/>
      <w:r w:rsidR="003D15F2" w:rsidRPr="000041C8">
        <w:rPr>
          <w:rStyle w:val="CommentReference"/>
          <w:rFonts w:ascii="Garamond" w:eastAsia="Times New Roman" w:hAnsi="Garamond" w:cs="Times New Roman"/>
          <w:sz w:val="24"/>
          <w:szCs w:val="24"/>
          <w:lang w:eastAsia="pt-PT"/>
        </w:rPr>
        <w:commentReference w:id="1414"/>
      </w:r>
    </w:p>
    <w:p w14:paraId="7CA9947C" w14:textId="77777777"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1 - Pelo registo de animal no SIAC é devido o pagamento de uma taxa. </w:t>
      </w:r>
    </w:p>
    <w:p w14:paraId="10B24BBA" w14:textId="60494EDA" w:rsidR="003D15F2" w:rsidRPr="000041C8" w:rsidRDefault="18EEC6FB" w:rsidP="00A95B79">
      <w:pPr>
        <w:spacing w:line="360" w:lineRule="auto"/>
        <w:jc w:val="both"/>
        <w:rPr>
          <w:rFonts w:ascii="Garamond" w:eastAsia="Times New Roman" w:hAnsi="Garamond" w:cs="Times New Roman"/>
          <w:lang w:eastAsia="pt-PT"/>
        </w:rPr>
      </w:pPr>
      <w:r w:rsidRPr="592F0569">
        <w:rPr>
          <w:rFonts w:ascii="Garamond" w:eastAsia="Times New Roman" w:hAnsi="Garamond" w:cs="Times New Roman"/>
          <w:lang w:eastAsia="pt-PT"/>
        </w:rPr>
        <w:t xml:space="preserve">2 </w:t>
      </w:r>
      <w:r w:rsidR="0B6E0F11" w:rsidRPr="592F0569">
        <w:rPr>
          <w:rFonts w:ascii="Garamond" w:eastAsia="Times New Roman" w:hAnsi="Garamond" w:cs="Times New Roman"/>
          <w:lang w:eastAsia="pt-PT"/>
        </w:rPr>
        <w:t>–</w:t>
      </w:r>
      <w:r w:rsidRPr="592F0569">
        <w:rPr>
          <w:rFonts w:ascii="Garamond" w:eastAsia="Times New Roman" w:hAnsi="Garamond" w:cs="Times New Roman"/>
          <w:lang w:eastAsia="pt-PT"/>
        </w:rPr>
        <w:t xml:space="preserve"> </w:t>
      </w:r>
      <w:commentRangeStart w:id="1415"/>
      <w:r w:rsidR="0B6E0F11" w:rsidRPr="592F0569">
        <w:rPr>
          <w:rFonts w:ascii="Garamond" w:eastAsia="Times New Roman" w:hAnsi="Garamond" w:cs="Times New Roman"/>
          <w:lang w:eastAsia="pt-PT"/>
        </w:rPr>
        <w:t xml:space="preserve">Ficam isentos do pagamento de taxa </w:t>
      </w:r>
      <w:commentRangeEnd w:id="1415"/>
      <w:r w:rsidR="003D15F2" w:rsidRPr="592F0569">
        <w:rPr>
          <w:rStyle w:val="CommentReference"/>
          <w:rFonts w:ascii="Garamond" w:eastAsia="Times New Roman" w:hAnsi="Garamond" w:cs="Times New Roman"/>
          <w:sz w:val="24"/>
          <w:szCs w:val="24"/>
          <w:lang w:eastAsia="pt-PT"/>
        </w:rPr>
        <w:commentReference w:id="1415"/>
      </w:r>
      <w:r w:rsidR="0B6E0F11" w:rsidRPr="592F0569">
        <w:rPr>
          <w:rFonts w:ascii="Garamond" w:eastAsia="Times New Roman" w:hAnsi="Garamond" w:cs="Times New Roman"/>
          <w:lang w:eastAsia="pt-PT"/>
        </w:rPr>
        <w:t>o</w:t>
      </w:r>
      <w:r w:rsidRPr="592F0569">
        <w:rPr>
          <w:rFonts w:ascii="Garamond" w:eastAsia="Times New Roman" w:hAnsi="Garamond" w:cs="Times New Roman"/>
          <w:lang w:eastAsia="pt-PT"/>
        </w:rPr>
        <w:t>s animais de companhia recolhidos</w:t>
      </w:r>
      <w:r w:rsidR="0B6E0F11" w:rsidRPr="592F0569">
        <w:rPr>
          <w:rFonts w:ascii="Garamond" w:eastAsia="Times New Roman" w:hAnsi="Garamond" w:cs="Times New Roman"/>
          <w:lang w:eastAsia="pt-PT"/>
        </w:rPr>
        <w:t xml:space="preserve"> ou adotados em</w:t>
      </w:r>
      <w:r w:rsidR="67FD076B" w:rsidRPr="592F0569">
        <w:rPr>
          <w:rFonts w:ascii="Garamond" w:eastAsia="Times New Roman" w:hAnsi="Garamond" w:cs="Times New Roman"/>
          <w:lang w:eastAsia="pt-PT"/>
        </w:rPr>
        <w:t xml:space="preserve"> c</w:t>
      </w:r>
      <w:commentRangeStart w:id="1416"/>
      <w:r w:rsidR="67FD076B" w:rsidRPr="592F0569">
        <w:rPr>
          <w:rFonts w:ascii="Garamond" w:eastAsia="Times New Roman" w:hAnsi="Garamond" w:cs="Times New Roman"/>
          <w:lang w:eastAsia="pt-PT"/>
        </w:rPr>
        <w:t xml:space="preserve">entros de </w:t>
      </w:r>
      <w:r w:rsidR="266DA769" w:rsidRPr="592F0569">
        <w:rPr>
          <w:rFonts w:ascii="Garamond" w:eastAsia="Times New Roman" w:hAnsi="Garamond" w:cs="Times New Roman"/>
          <w:lang w:eastAsia="pt-PT"/>
        </w:rPr>
        <w:t>bem-estar animal</w:t>
      </w:r>
      <w:r w:rsidRPr="592F0569">
        <w:rPr>
          <w:rFonts w:ascii="Garamond" w:eastAsia="Times New Roman" w:hAnsi="Garamond" w:cs="Times New Roman"/>
          <w:lang w:eastAsia="pt-PT"/>
        </w:rPr>
        <w:t xml:space="preserve"> </w:t>
      </w:r>
      <w:r w:rsidR="0B6E0F11" w:rsidRPr="592F0569">
        <w:rPr>
          <w:rFonts w:ascii="Garamond" w:eastAsia="Times New Roman" w:hAnsi="Garamond" w:cs="Times New Roman"/>
          <w:lang w:eastAsia="pt-PT"/>
        </w:rPr>
        <w:t>ou em alojamentos com fins de promoção do bem-estar</w:t>
      </w:r>
      <w:commentRangeEnd w:id="1416"/>
      <w:r w:rsidR="003D15F2" w:rsidRPr="592F0569">
        <w:rPr>
          <w:rStyle w:val="CommentReference"/>
          <w:rFonts w:ascii="Garamond" w:eastAsia="Times New Roman" w:hAnsi="Garamond" w:cs="Times New Roman"/>
          <w:sz w:val="24"/>
          <w:szCs w:val="24"/>
          <w:lang w:eastAsia="pt-PT"/>
        </w:rPr>
        <w:commentReference w:id="1416"/>
      </w:r>
      <w:r w:rsidR="0B6E0F11" w:rsidRPr="592F0569">
        <w:rPr>
          <w:rFonts w:ascii="Garamond" w:eastAsia="Times New Roman" w:hAnsi="Garamond" w:cs="Times New Roman"/>
          <w:lang w:eastAsia="pt-PT"/>
        </w:rPr>
        <w:t xml:space="preserve"> animal, bem como os animais detidos pelas Forças de Segurança e Serviços de Segurança do Estado e os</w:t>
      </w:r>
      <w:commentRangeStart w:id="1417"/>
      <w:r w:rsidR="0B6E0F11" w:rsidRPr="592F0569">
        <w:rPr>
          <w:rFonts w:ascii="Garamond" w:eastAsia="Times New Roman" w:hAnsi="Garamond" w:cs="Times New Roman"/>
          <w:lang w:eastAsia="pt-PT"/>
        </w:rPr>
        <w:t xml:space="preserve"> </w:t>
      </w:r>
      <w:r w:rsidR="683FB256" w:rsidRPr="592F0569">
        <w:rPr>
          <w:rFonts w:ascii="Garamond" w:eastAsia="Times New Roman" w:hAnsi="Garamond" w:cs="Times New Roman"/>
          <w:lang w:eastAsia="pt-PT"/>
        </w:rPr>
        <w:t>animais</w:t>
      </w:r>
      <w:r w:rsidR="0B6E0F11" w:rsidRPr="592F0569">
        <w:rPr>
          <w:rFonts w:ascii="Garamond" w:eastAsia="Times New Roman" w:hAnsi="Garamond" w:cs="Times New Roman"/>
          <w:lang w:eastAsia="pt-PT"/>
        </w:rPr>
        <w:t xml:space="preserve"> de assistência</w:t>
      </w:r>
      <w:commentRangeEnd w:id="1417"/>
      <w:r w:rsidR="003D15F2" w:rsidRPr="592F0569">
        <w:rPr>
          <w:rStyle w:val="CommentReference"/>
          <w:rFonts w:ascii="Garamond" w:eastAsia="Times New Roman" w:hAnsi="Garamond" w:cs="Times New Roman"/>
          <w:sz w:val="24"/>
          <w:szCs w:val="24"/>
          <w:lang w:eastAsia="pt-PT"/>
        </w:rPr>
        <w:commentReference w:id="1417"/>
      </w:r>
      <w:r w:rsidRPr="592F0569">
        <w:rPr>
          <w:rFonts w:ascii="Garamond" w:eastAsia="Times New Roman" w:hAnsi="Garamond" w:cs="Times New Roman"/>
          <w:lang w:eastAsia="pt-PT"/>
        </w:rPr>
        <w:t xml:space="preserve">. </w:t>
      </w:r>
    </w:p>
    <w:p w14:paraId="230FE561" w14:textId="64AE9495" w:rsidR="003D15F2" w:rsidRPr="000041C8" w:rsidRDefault="1FE25D7D" w:rsidP="00A95B79">
      <w:pPr>
        <w:spacing w:line="360" w:lineRule="auto"/>
        <w:jc w:val="both"/>
        <w:rPr>
          <w:rFonts w:ascii="Garamond" w:eastAsia="Times New Roman" w:hAnsi="Garamond" w:cs="Times New Roman"/>
          <w:lang w:eastAsia="pt-PT"/>
        </w:rPr>
      </w:pPr>
      <w:r w:rsidRPr="54EE4B9D">
        <w:rPr>
          <w:rFonts w:ascii="Garamond" w:eastAsia="Times New Roman" w:hAnsi="Garamond" w:cs="Times New Roman"/>
          <w:lang w:eastAsia="pt-PT"/>
        </w:rPr>
        <w:t xml:space="preserve">3 - A taxa referida no n.º 1 constitui receita </w:t>
      </w:r>
      <w:commentRangeStart w:id="1418"/>
      <w:r w:rsidRPr="54EE4B9D">
        <w:rPr>
          <w:rFonts w:ascii="Garamond" w:eastAsia="Times New Roman" w:hAnsi="Garamond" w:cs="Times New Roman"/>
          <w:lang w:eastAsia="pt-PT"/>
        </w:rPr>
        <w:t>do</w:t>
      </w:r>
      <w:commentRangeEnd w:id="1418"/>
      <w:r w:rsidR="003D15F2" w:rsidRPr="54EE4B9D">
        <w:rPr>
          <w:rStyle w:val="CommentReference"/>
          <w:rFonts w:ascii="Garamond" w:eastAsia="Times New Roman" w:hAnsi="Garamond" w:cs="Times New Roman"/>
          <w:sz w:val="24"/>
          <w:szCs w:val="24"/>
          <w:lang w:eastAsia="pt-PT"/>
        </w:rPr>
        <w:commentReference w:id="1418"/>
      </w:r>
      <w:r w:rsidRPr="54EE4B9D">
        <w:rPr>
          <w:rFonts w:ascii="Garamond" w:eastAsia="Times New Roman" w:hAnsi="Garamond" w:cs="Times New Roman"/>
          <w:lang w:eastAsia="pt-PT"/>
        </w:rPr>
        <w:t xml:space="preserve"> </w:t>
      </w:r>
      <w:r w:rsidR="3EFCD4DA" w:rsidRPr="54EE4B9D">
        <w:rPr>
          <w:rFonts w:ascii="Garamond" w:eastAsia="Times New Roman" w:hAnsi="Garamond" w:cs="Times New Roman"/>
          <w:lang w:eastAsia="pt-PT"/>
        </w:rPr>
        <w:t>DGAV</w:t>
      </w:r>
      <w:r w:rsidRPr="54EE4B9D">
        <w:rPr>
          <w:rFonts w:ascii="Garamond" w:eastAsia="Times New Roman" w:hAnsi="Garamond" w:cs="Times New Roman"/>
          <w:lang w:eastAsia="pt-PT"/>
        </w:rPr>
        <w:t xml:space="preserve"> </w:t>
      </w:r>
    </w:p>
    <w:p w14:paraId="33DF86AB" w14:textId="77777777" w:rsidR="003D15F2" w:rsidRPr="000041C8" w:rsidRDefault="581E767A" w:rsidP="00A95B79">
      <w:pPr>
        <w:spacing w:line="360" w:lineRule="auto"/>
        <w:jc w:val="both"/>
        <w:rPr>
          <w:rFonts w:ascii="Garamond" w:eastAsia="Times New Roman" w:hAnsi="Garamond" w:cs="Times New Roman"/>
          <w:lang w:eastAsia="pt-PT"/>
        </w:rPr>
      </w:pPr>
      <w:commentRangeStart w:id="1419"/>
      <w:r w:rsidRPr="5564F2A7">
        <w:rPr>
          <w:rFonts w:ascii="Garamond" w:eastAsia="Times New Roman" w:hAnsi="Garamond" w:cs="Times New Roman"/>
          <w:lang w:eastAsia="pt-PT"/>
        </w:rPr>
        <w:t>4 - Sem prejuízo do pagamento devido por outros atos médico-veterinários, não pode ser exigido outro pagamento pelo mero registo do animal no SIAC.</w:t>
      </w:r>
      <w:commentRangeEnd w:id="1419"/>
      <w:r w:rsidR="003D15F2" w:rsidRPr="000041C8">
        <w:rPr>
          <w:rStyle w:val="CommentReference"/>
          <w:rFonts w:ascii="Garamond" w:eastAsia="Times New Roman" w:hAnsi="Garamond" w:cs="Times New Roman"/>
          <w:sz w:val="24"/>
          <w:szCs w:val="24"/>
          <w:lang w:eastAsia="pt-PT"/>
        </w:rPr>
        <w:commentReference w:id="1419"/>
      </w:r>
    </w:p>
    <w:p w14:paraId="64628A25" w14:textId="324FDC61" w:rsidR="003D15F2" w:rsidRPr="000041C8" w:rsidRDefault="003D15F2" w:rsidP="00A95B7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 xml:space="preserve">Artigo </w:t>
      </w:r>
      <w:r w:rsidR="00E238BA">
        <w:rPr>
          <w:rFonts w:ascii="Garamond" w:eastAsia="Times New Roman" w:hAnsi="Garamond" w:cs="Times New Roman"/>
          <w:b/>
          <w:bCs/>
          <w:lang w:eastAsia="pt-PT"/>
        </w:rPr>
        <w:t>30</w:t>
      </w:r>
      <w:r w:rsidRPr="000041C8">
        <w:rPr>
          <w:rFonts w:ascii="Garamond" w:eastAsia="Times New Roman" w:hAnsi="Garamond" w:cs="Times New Roman"/>
          <w:b/>
          <w:bCs/>
          <w:lang w:eastAsia="pt-PT"/>
        </w:rPr>
        <w:t>.º</w:t>
      </w:r>
    </w:p>
    <w:p w14:paraId="335AABB2" w14:textId="77777777" w:rsidR="003D15F2" w:rsidRPr="000041C8" w:rsidRDefault="003D15F2" w:rsidP="00A95B79">
      <w:pPr>
        <w:spacing w:line="360" w:lineRule="auto"/>
        <w:jc w:val="center"/>
        <w:rPr>
          <w:rFonts w:ascii="Garamond" w:eastAsia="Times New Roman" w:hAnsi="Garamond" w:cs="Times New Roman"/>
          <w:lang w:eastAsia="pt-PT"/>
        </w:rPr>
      </w:pPr>
      <w:r w:rsidRPr="000041C8">
        <w:rPr>
          <w:rFonts w:ascii="Garamond" w:eastAsia="Times New Roman" w:hAnsi="Garamond" w:cs="Times New Roman"/>
          <w:lang w:eastAsia="pt-PT"/>
        </w:rPr>
        <w:t>Montante e atualização da taxa de registo</w:t>
      </w:r>
    </w:p>
    <w:p w14:paraId="2E2DF345" w14:textId="62AE7E2F" w:rsidR="003D15F2" w:rsidRPr="000041C8" w:rsidRDefault="178AD7F6" w:rsidP="00A95B79">
      <w:pPr>
        <w:spacing w:line="360" w:lineRule="auto"/>
        <w:jc w:val="both"/>
        <w:rPr>
          <w:rFonts w:ascii="Garamond" w:eastAsia="Times New Roman" w:hAnsi="Garamond" w:cs="Times New Roman"/>
          <w:lang w:eastAsia="pt-PT"/>
        </w:rPr>
      </w:pPr>
      <w:r w:rsidRPr="036812A3">
        <w:rPr>
          <w:rFonts w:ascii="Garamond" w:eastAsia="Times New Roman" w:hAnsi="Garamond" w:cs="Times New Roman"/>
          <w:lang w:eastAsia="pt-PT"/>
        </w:rPr>
        <w:t>1 - O montante da taxa prevista no n.º 1 do artigo anterior é determinado por portaria do membro do Governo responsáve</w:t>
      </w:r>
      <w:commentRangeStart w:id="1420"/>
      <w:commentRangeStart w:id="1421"/>
      <w:r w:rsidRPr="036812A3">
        <w:rPr>
          <w:rFonts w:ascii="Garamond" w:eastAsia="Times New Roman" w:hAnsi="Garamond" w:cs="Times New Roman"/>
          <w:lang w:eastAsia="pt-PT"/>
        </w:rPr>
        <w:t>l pela área da conservação da natureza</w:t>
      </w:r>
      <w:commentRangeEnd w:id="1420"/>
      <w:r w:rsidR="003D15F2" w:rsidRPr="036812A3">
        <w:rPr>
          <w:rStyle w:val="CommentReference"/>
          <w:rFonts w:ascii="Garamond" w:eastAsia="Times New Roman" w:hAnsi="Garamond" w:cs="Times New Roman"/>
          <w:sz w:val="24"/>
          <w:szCs w:val="24"/>
          <w:lang w:eastAsia="pt-PT"/>
        </w:rPr>
        <w:commentReference w:id="1420"/>
      </w:r>
      <w:commentRangeEnd w:id="1421"/>
      <w:r w:rsidRPr="036812A3">
        <w:rPr>
          <w:rStyle w:val="CommentReference"/>
          <w:rFonts w:ascii="Garamond" w:eastAsia="Times New Roman" w:hAnsi="Garamond" w:cs="Times New Roman"/>
          <w:sz w:val="24"/>
          <w:szCs w:val="24"/>
          <w:lang w:eastAsia="pt-PT"/>
        </w:rPr>
        <w:commentReference w:id="1421"/>
      </w:r>
      <w:r w:rsidRPr="036812A3">
        <w:rPr>
          <w:rFonts w:ascii="Garamond" w:eastAsia="Times New Roman" w:hAnsi="Garamond" w:cs="Times New Roman"/>
          <w:lang w:eastAsia="pt-PT"/>
        </w:rPr>
        <w:t>, sendo atualizado anualmente de forma automática, de acordo com o valor da inflação publicado pelo Instituto Nacional de Estatística, I. P.</w:t>
      </w:r>
      <w:r w:rsidR="3018780A" w:rsidRPr="036812A3">
        <w:rPr>
          <w:rFonts w:ascii="Garamond" w:eastAsia="Times New Roman" w:hAnsi="Garamond" w:cs="Times New Roman"/>
          <w:lang w:eastAsia="pt-PT"/>
        </w:rPr>
        <w:t>.</w:t>
      </w:r>
    </w:p>
    <w:p w14:paraId="33DA628D" w14:textId="77777777"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2 - A fixação do montante da taxa prevista no número anterior tem em consideração os custos de funcionamento do SIAC, incluindo, nomeadamente, as despesas inerentes ao controlo da aplicação do regime constante do presente decreto-lei, bem como à promoção de uma detenção responsável dos animais de companhia. </w:t>
      </w:r>
    </w:p>
    <w:p w14:paraId="5C0395CF" w14:textId="765401E0" w:rsidR="003D15F2" w:rsidRPr="000041C8" w:rsidRDefault="0A84259C" w:rsidP="00A95B79">
      <w:pPr>
        <w:spacing w:line="360" w:lineRule="auto"/>
        <w:jc w:val="both"/>
        <w:rPr>
          <w:rFonts w:ascii="Garamond" w:eastAsia="Times New Roman" w:hAnsi="Garamond" w:cs="Times New Roman"/>
          <w:lang w:eastAsia="pt-PT"/>
        </w:rPr>
      </w:pPr>
      <w:commentRangeStart w:id="1422"/>
      <w:r w:rsidRPr="6ED92133">
        <w:rPr>
          <w:rFonts w:ascii="Garamond" w:eastAsia="Times New Roman" w:hAnsi="Garamond" w:cs="Times New Roman"/>
          <w:lang w:eastAsia="pt-PT"/>
        </w:rPr>
        <w:t xml:space="preserve">3 - Na eventualidade de a gestão e disponibilização do SIAC ter sido atribuída a outras entidades, nos termos do disposto no n.º 3 do artigo </w:t>
      </w:r>
      <w:r w:rsidR="2D973A0F" w:rsidRPr="6ED92133">
        <w:rPr>
          <w:rFonts w:ascii="Garamond" w:eastAsia="Times New Roman" w:hAnsi="Garamond" w:cs="Times New Roman"/>
          <w:lang w:eastAsia="pt-PT"/>
        </w:rPr>
        <w:t>20</w:t>
      </w:r>
      <w:r w:rsidRPr="6ED92133">
        <w:rPr>
          <w:rFonts w:ascii="Garamond" w:eastAsia="Times New Roman" w:hAnsi="Garamond" w:cs="Times New Roman"/>
          <w:lang w:eastAsia="pt-PT"/>
        </w:rPr>
        <w:t>.º, o serviço de registo devido a essa entidade e a taxa de registo SIAC são cobrados em simultâneo.</w:t>
      </w:r>
      <w:commentRangeEnd w:id="1422"/>
      <w:r w:rsidR="003D15F2" w:rsidRPr="000041C8">
        <w:rPr>
          <w:rStyle w:val="CommentReference"/>
          <w:rFonts w:ascii="Garamond" w:eastAsia="Times New Roman" w:hAnsi="Garamond" w:cs="Times New Roman"/>
          <w:sz w:val="24"/>
          <w:szCs w:val="24"/>
          <w:lang w:eastAsia="pt-PT"/>
        </w:rPr>
        <w:commentReference w:id="1422"/>
      </w:r>
    </w:p>
    <w:p w14:paraId="0F618959" w14:textId="5F62B4B4" w:rsidR="003D15F2" w:rsidRPr="000041C8" w:rsidRDefault="003D15F2" w:rsidP="00A95B7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 xml:space="preserve">Artigo </w:t>
      </w:r>
      <w:r w:rsidR="00E238BA">
        <w:rPr>
          <w:rFonts w:ascii="Garamond" w:eastAsia="Times New Roman" w:hAnsi="Garamond" w:cs="Times New Roman"/>
          <w:b/>
          <w:bCs/>
          <w:lang w:eastAsia="pt-PT"/>
        </w:rPr>
        <w:t>31</w:t>
      </w:r>
      <w:r w:rsidRPr="000041C8">
        <w:rPr>
          <w:rFonts w:ascii="Garamond" w:eastAsia="Times New Roman" w:hAnsi="Garamond" w:cs="Times New Roman"/>
          <w:b/>
          <w:bCs/>
          <w:lang w:eastAsia="pt-PT"/>
        </w:rPr>
        <w:t>.º</w:t>
      </w:r>
    </w:p>
    <w:p w14:paraId="2BDEC6F1" w14:textId="77777777" w:rsidR="003D15F2" w:rsidRPr="000041C8" w:rsidRDefault="003D15F2" w:rsidP="00A95B79">
      <w:pPr>
        <w:spacing w:line="360" w:lineRule="auto"/>
        <w:jc w:val="center"/>
        <w:rPr>
          <w:rFonts w:ascii="Garamond" w:eastAsia="Times New Roman" w:hAnsi="Garamond" w:cs="Times New Roman"/>
          <w:lang w:eastAsia="pt-PT"/>
        </w:rPr>
      </w:pPr>
      <w:r w:rsidRPr="000041C8">
        <w:rPr>
          <w:rFonts w:ascii="Garamond" w:eastAsia="Times New Roman" w:hAnsi="Garamond" w:cs="Times New Roman"/>
          <w:lang w:eastAsia="pt-PT"/>
        </w:rPr>
        <w:t>Liquidação e cobrança</w:t>
      </w:r>
    </w:p>
    <w:p w14:paraId="630351E1" w14:textId="15E7812C"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1 - Os procedimentos de liquidação e cobrança da taxa de registo no SIAC são fixados no Manual de Procedimentos SIAC</w:t>
      </w:r>
      <w:r w:rsidR="002466C1" w:rsidRPr="000041C8">
        <w:rPr>
          <w:rFonts w:ascii="Garamond" w:eastAsia="Times New Roman" w:hAnsi="Garamond" w:cs="Times New Roman"/>
          <w:lang w:eastAsia="pt-PT"/>
        </w:rPr>
        <w:t>.</w:t>
      </w:r>
      <w:r w:rsidRPr="000041C8">
        <w:rPr>
          <w:rFonts w:ascii="Garamond" w:eastAsia="Times New Roman" w:hAnsi="Garamond" w:cs="Times New Roman"/>
          <w:lang w:eastAsia="pt-PT"/>
        </w:rPr>
        <w:t xml:space="preserve"> </w:t>
      </w:r>
    </w:p>
    <w:p w14:paraId="1169185B" w14:textId="18870AC6"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2 - No caso de a gestão do SIAC ser atribuída a outras entidades, nos termos do disposto no n.º 3 do artigo </w:t>
      </w:r>
      <w:r w:rsidR="00045CBA">
        <w:rPr>
          <w:rFonts w:ascii="Garamond" w:eastAsia="Times New Roman" w:hAnsi="Garamond" w:cs="Times New Roman"/>
          <w:lang w:eastAsia="pt-PT"/>
        </w:rPr>
        <w:t>20</w:t>
      </w:r>
      <w:r w:rsidRPr="000041C8">
        <w:rPr>
          <w:rFonts w:ascii="Garamond" w:eastAsia="Times New Roman" w:hAnsi="Garamond" w:cs="Times New Roman"/>
          <w:lang w:eastAsia="pt-PT"/>
        </w:rPr>
        <w:t>.º a taxa de registo no SIAC é cobrada por essa entidade por conta d</w:t>
      </w:r>
      <w:r w:rsidR="001F0615">
        <w:rPr>
          <w:rFonts w:ascii="Garamond" w:eastAsia="Times New Roman" w:hAnsi="Garamond" w:cs="Times New Roman"/>
          <w:lang w:eastAsia="pt-PT"/>
        </w:rPr>
        <w:t>a DGAV</w:t>
      </w:r>
      <w:r w:rsidRPr="000041C8">
        <w:rPr>
          <w:rFonts w:ascii="Garamond" w:eastAsia="Times New Roman" w:hAnsi="Garamond" w:cs="Times New Roman"/>
          <w:lang w:eastAsia="pt-PT"/>
        </w:rPr>
        <w:t>.</w:t>
      </w:r>
    </w:p>
    <w:p w14:paraId="3A7687CD" w14:textId="77777777" w:rsidR="003D3F1E" w:rsidRPr="000041C8" w:rsidRDefault="003D3F1E" w:rsidP="000E4685">
      <w:pPr>
        <w:spacing w:line="360" w:lineRule="auto"/>
        <w:rPr>
          <w:rFonts w:ascii="Garamond" w:eastAsia="Times New Roman" w:hAnsi="Garamond" w:cs="Times New Roman"/>
          <w:b/>
          <w:bCs/>
          <w:lang w:eastAsia="pt-PT"/>
        </w:rPr>
      </w:pPr>
    </w:p>
    <w:p w14:paraId="0841FD78" w14:textId="1FA28FE2" w:rsidR="003D15F2" w:rsidRPr="000041C8" w:rsidRDefault="003D15F2" w:rsidP="00A95B7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CAPÍTULO III</w:t>
      </w:r>
    </w:p>
    <w:p w14:paraId="66A59A3E" w14:textId="77777777" w:rsidR="003D15F2" w:rsidRPr="000041C8" w:rsidRDefault="003D15F2" w:rsidP="00A95B7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Cuidados higiossanitários</w:t>
      </w:r>
    </w:p>
    <w:p w14:paraId="7C863BD5" w14:textId="77777777" w:rsidR="003D15F2" w:rsidRPr="000041C8" w:rsidRDefault="003D15F2" w:rsidP="00A95B79">
      <w:pPr>
        <w:spacing w:line="360" w:lineRule="auto"/>
        <w:rPr>
          <w:rFonts w:ascii="Garamond" w:eastAsia="Times New Roman" w:hAnsi="Garamond" w:cs="Times New Roman"/>
          <w:b/>
          <w:bCs/>
          <w:lang w:eastAsia="pt-PT"/>
        </w:rPr>
      </w:pPr>
    </w:p>
    <w:p w14:paraId="44B259FB" w14:textId="738D09B8" w:rsidR="003D15F2" w:rsidRPr="000041C8" w:rsidRDefault="003D15F2" w:rsidP="00A95B7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 xml:space="preserve">Artigo </w:t>
      </w:r>
      <w:r w:rsidR="00B06EA7" w:rsidRPr="000041C8">
        <w:rPr>
          <w:rFonts w:ascii="Garamond" w:eastAsia="Times New Roman" w:hAnsi="Garamond" w:cs="Times New Roman"/>
          <w:b/>
          <w:bCs/>
          <w:lang w:eastAsia="pt-PT"/>
        </w:rPr>
        <w:t>3</w:t>
      </w:r>
      <w:r w:rsidR="00E238BA">
        <w:rPr>
          <w:rFonts w:ascii="Garamond" w:eastAsia="Times New Roman" w:hAnsi="Garamond" w:cs="Times New Roman"/>
          <w:b/>
          <w:bCs/>
          <w:lang w:eastAsia="pt-PT"/>
        </w:rPr>
        <w:t>2</w:t>
      </w:r>
      <w:r w:rsidRPr="000041C8">
        <w:rPr>
          <w:rFonts w:ascii="Garamond" w:eastAsia="Times New Roman" w:hAnsi="Garamond" w:cs="Times New Roman"/>
          <w:b/>
          <w:bCs/>
          <w:lang w:eastAsia="pt-PT"/>
        </w:rPr>
        <w:t>.º</w:t>
      </w:r>
    </w:p>
    <w:p w14:paraId="0932D8EA" w14:textId="77777777" w:rsidR="003D15F2" w:rsidRPr="000041C8" w:rsidRDefault="003D15F2" w:rsidP="00A95B79">
      <w:pPr>
        <w:spacing w:line="360" w:lineRule="auto"/>
        <w:jc w:val="center"/>
        <w:rPr>
          <w:rFonts w:ascii="Garamond" w:eastAsia="Times New Roman" w:hAnsi="Garamond" w:cs="Times New Roman"/>
          <w:lang w:eastAsia="pt-PT"/>
        </w:rPr>
      </w:pPr>
      <w:r w:rsidRPr="000041C8">
        <w:rPr>
          <w:rFonts w:ascii="Garamond" w:eastAsia="Times New Roman" w:hAnsi="Garamond" w:cs="Times New Roman"/>
          <w:lang w:eastAsia="pt-PT"/>
        </w:rPr>
        <w:t>Cuidados higiénicos</w:t>
      </w:r>
    </w:p>
    <w:p w14:paraId="5919D0D2" w14:textId="28204BF4" w:rsidR="007435A4" w:rsidRPr="000041C8" w:rsidRDefault="007435A4" w:rsidP="00A95B79">
      <w:pPr>
        <w:spacing w:line="360" w:lineRule="auto"/>
        <w:rPr>
          <w:rFonts w:ascii="Garamond" w:eastAsia="Times New Roman" w:hAnsi="Garamond" w:cs="Times New Roman"/>
          <w:lang w:eastAsia="pt-PT"/>
        </w:rPr>
      </w:pPr>
      <w:r w:rsidRPr="578B151F">
        <w:rPr>
          <w:rFonts w:ascii="Garamond" w:eastAsia="Times New Roman" w:hAnsi="Garamond" w:cs="Times New Roman"/>
          <w:lang w:eastAsia="pt-PT"/>
        </w:rPr>
        <w:t>1. Os animais de companhia devem ser mantidos em</w:t>
      </w:r>
      <w:commentRangeStart w:id="1423"/>
      <w:r w:rsidRPr="578B151F">
        <w:rPr>
          <w:rFonts w:ascii="Garamond" w:eastAsia="Times New Roman" w:hAnsi="Garamond" w:cs="Times New Roman"/>
          <w:lang w:eastAsia="pt-PT"/>
        </w:rPr>
        <w:t xml:space="preserve"> boas</w:t>
      </w:r>
      <w:commentRangeEnd w:id="1423"/>
      <w:r w:rsidRPr="578B151F">
        <w:rPr>
          <w:rStyle w:val="CommentReference"/>
          <w:rFonts w:ascii="Garamond" w:eastAsia="Times New Roman" w:hAnsi="Garamond" w:cs="Times New Roman"/>
          <w:sz w:val="24"/>
          <w:szCs w:val="24"/>
          <w:lang w:eastAsia="pt-PT"/>
        </w:rPr>
        <w:commentReference w:id="1423"/>
      </w:r>
      <w:r w:rsidRPr="578B151F">
        <w:rPr>
          <w:rFonts w:ascii="Garamond" w:eastAsia="Times New Roman" w:hAnsi="Garamond" w:cs="Times New Roman"/>
          <w:lang w:eastAsia="pt-PT"/>
        </w:rPr>
        <w:t xml:space="preserve"> condições de higiene.</w:t>
      </w:r>
    </w:p>
    <w:p w14:paraId="5BC7CAAB" w14:textId="4F2DC13F" w:rsidR="003D15F2" w:rsidRPr="000041C8" w:rsidRDefault="09682BB2" w:rsidP="00A95B79">
      <w:pPr>
        <w:spacing w:line="360" w:lineRule="auto"/>
        <w:rPr>
          <w:rFonts w:ascii="Garamond" w:eastAsia="Times New Roman" w:hAnsi="Garamond" w:cs="Times New Roman"/>
          <w:lang w:eastAsia="pt-PT"/>
        </w:rPr>
      </w:pPr>
      <w:r w:rsidRPr="54EE4B9D">
        <w:rPr>
          <w:rFonts w:ascii="Garamond" w:eastAsia="Times New Roman" w:hAnsi="Garamond" w:cs="Times New Roman"/>
          <w:lang w:eastAsia="pt-PT"/>
        </w:rPr>
        <w:t xml:space="preserve">2. </w:t>
      </w:r>
      <w:r w:rsidR="5DB9D301" w:rsidRPr="54EE4B9D">
        <w:rPr>
          <w:rFonts w:ascii="Garamond" w:eastAsia="Times New Roman" w:hAnsi="Garamond" w:cs="Times New Roman"/>
          <w:lang w:eastAsia="pt-PT"/>
        </w:rPr>
        <w:t>Os espaços</w:t>
      </w:r>
      <w:r w:rsidRPr="54EE4B9D">
        <w:rPr>
          <w:rFonts w:ascii="Garamond" w:eastAsia="Times New Roman" w:hAnsi="Garamond" w:cs="Times New Roman"/>
          <w:lang w:eastAsia="pt-PT"/>
        </w:rPr>
        <w:t>, equipamentos e materiais</w:t>
      </w:r>
      <w:r w:rsidR="5DB9D301" w:rsidRPr="54EE4B9D">
        <w:rPr>
          <w:rFonts w:ascii="Garamond" w:eastAsia="Times New Roman" w:hAnsi="Garamond" w:cs="Times New Roman"/>
          <w:lang w:eastAsia="pt-PT"/>
        </w:rPr>
        <w:t xml:space="preserve"> destinados aos animais de companhia devem ser mantidos limpos</w:t>
      </w:r>
      <w:ins w:id="1424" w:author="Susana Margarida Gonçalves Silva Santos" w:date="2025-09-18T10:21:00Z" w16du:dateUtc="2025-09-18T09:21:00Z">
        <w:r w:rsidR="003634DA">
          <w:rPr>
            <w:rFonts w:ascii="Garamond" w:eastAsia="Times New Roman" w:hAnsi="Garamond" w:cs="Times New Roman"/>
            <w:lang w:eastAsia="pt-PT"/>
          </w:rPr>
          <w:t xml:space="preserve">, organizados </w:t>
        </w:r>
      </w:ins>
      <w:ins w:id="1425" w:author="Susana Margarida Gonçalves Silva Santos" w:date="2025-09-18T10:22:00Z" w16du:dateUtc="2025-09-18T09:22:00Z">
        <w:r w:rsidR="00B7025D">
          <w:rPr>
            <w:rFonts w:ascii="Garamond" w:eastAsia="Times New Roman" w:hAnsi="Garamond" w:cs="Times New Roman"/>
            <w:lang w:eastAsia="pt-PT"/>
          </w:rPr>
          <w:t>e sem risco para pessoas e animais</w:t>
        </w:r>
      </w:ins>
      <w:r w:rsidR="5DB9D301" w:rsidRPr="54EE4B9D">
        <w:rPr>
          <w:rFonts w:ascii="Garamond" w:eastAsia="Times New Roman" w:hAnsi="Garamond" w:cs="Times New Roman"/>
          <w:lang w:eastAsia="pt-PT"/>
        </w:rPr>
        <w:t>.</w:t>
      </w:r>
    </w:p>
    <w:p w14:paraId="1AB6DD03" w14:textId="0F6C5132" w:rsidR="003D15F2" w:rsidRPr="000041C8" w:rsidRDefault="003D15F2" w:rsidP="00A95B7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 xml:space="preserve">Artigo </w:t>
      </w:r>
      <w:r w:rsidR="003D3F1E" w:rsidRPr="000041C8">
        <w:rPr>
          <w:rFonts w:ascii="Garamond" w:eastAsia="Times New Roman" w:hAnsi="Garamond" w:cs="Times New Roman"/>
          <w:b/>
          <w:bCs/>
          <w:lang w:eastAsia="pt-PT"/>
        </w:rPr>
        <w:t>3</w:t>
      </w:r>
      <w:r w:rsidR="00E238BA">
        <w:rPr>
          <w:rFonts w:ascii="Garamond" w:eastAsia="Times New Roman" w:hAnsi="Garamond" w:cs="Times New Roman"/>
          <w:b/>
          <w:bCs/>
          <w:lang w:eastAsia="pt-PT"/>
        </w:rPr>
        <w:t>3</w:t>
      </w:r>
      <w:r w:rsidRPr="000041C8">
        <w:rPr>
          <w:rFonts w:ascii="Garamond" w:eastAsia="Times New Roman" w:hAnsi="Garamond" w:cs="Times New Roman"/>
          <w:b/>
          <w:bCs/>
          <w:lang w:eastAsia="pt-PT"/>
        </w:rPr>
        <w:t>.º</w:t>
      </w:r>
    </w:p>
    <w:p w14:paraId="74497C3A" w14:textId="77777777" w:rsidR="003D15F2" w:rsidRPr="000041C8" w:rsidRDefault="003D15F2" w:rsidP="00A95B79">
      <w:pPr>
        <w:spacing w:line="360" w:lineRule="auto"/>
        <w:jc w:val="center"/>
        <w:rPr>
          <w:rFonts w:ascii="Garamond" w:eastAsia="Times New Roman" w:hAnsi="Garamond" w:cs="Times New Roman"/>
          <w:lang w:eastAsia="pt-PT"/>
        </w:rPr>
      </w:pPr>
      <w:r w:rsidRPr="000041C8">
        <w:rPr>
          <w:rFonts w:ascii="Garamond" w:eastAsia="Times New Roman" w:hAnsi="Garamond" w:cs="Times New Roman"/>
          <w:lang w:eastAsia="pt-PT"/>
        </w:rPr>
        <w:t>Cuidados de saúde</w:t>
      </w:r>
    </w:p>
    <w:p w14:paraId="39861A52" w14:textId="38B534DF"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1 </w:t>
      </w:r>
      <w:r w:rsidR="00A4253B" w:rsidRPr="000041C8">
        <w:rPr>
          <w:rFonts w:ascii="Garamond" w:eastAsia="Times New Roman" w:hAnsi="Garamond" w:cs="Times New Roman"/>
          <w:lang w:eastAsia="pt-PT"/>
        </w:rPr>
        <w:t>-</w:t>
      </w:r>
      <w:r w:rsidRPr="000041C8">
        <w:rPr>
          <w:rFonts w:ascii="Garamond" w:eastAsia="Times New Roman" w:hAnsi="Garamond" w:cs="Times New Roman"/>
          <w:lang w:eastAsia="pt-PT"/>
        </w:rPr>
        <w:t xml:space="preserve"> Os detentores dos animais de companhia devem assegurar-lhes os cuidados de saúde adequados, nomeadamente seguindo as orientações da DGAV em matéria de vacinação e tratamentos obrigatórios, bem como consultas regulares junto de médico veterinário.</w:t>
      </w:r>
    </w:p>
    <w:p w14:paraId="68AC8391" w14:textId="5F4AB7F4" w:rsidR="003D15F2" w:rsidRPr="000041C8" w:rsidRDefault="1FE25D7D" w:rsidP="00A95B79">
      <w:pPr>
        <w:spacing w:line="360" w:lineRule="auto"/>
        <w:jc w:val="both"/>
        <w:rPr>
          <w:rFonts w:ascii="Garamond" w:eastAsia="Times New Roman" w:hAnsi="Garamond" w:cs="Times New Roman"/>
          <w:lang w:eastAsia="pt-PT"/>
        </w:rPr>
      </w:pPr>
      <w:r w:rsidRPr="578B151F">
        <w:rPr>
          <w:rFonts w:ascii="Garamond" w:eastAsia="Times New Roman" w:hAnsi="Garamond" w:cs="Times New Roman"/>
          <w:lang w:eastAsia="pt-PT"/>
        </w:rPr>
        <w:t>2 - Os animais que apresentem sinais que levem a suspeitar de poderem estar doentes ou lesionados devem receber os primeiros</w:t>
      </w:r>
      <w:r w:rsidRPr="00AB0D4C">
        <w:rPr>
          <w:rFonts w:ascii="Garamond" w:eastAsia="Times New Roman" w:hAnsi="Garamond" w:cs="Times New Roman"/>
          <w:strike/>
          <w:lang w:eastAsia="pt-PT"/>
        </w:rPr>
        <w:t xml:space="preserve"> c</w:t>
      </w:r>
      <w:ins w:id="1426" w:author="Susana Margarida Gonçalves Silva Santos" w:date="2025-09-18T10:26:00Z" w16du:dateUtc="2025-09-18T09:26:00Z">
        <w:r w:rsidR="00AB0D4C" w:rsidRPr="00AB0D4C">
          <w:rPr>
            <w:rFonts w:ascii="Garamond" w:eastAsia="Times New Roman" w:hAnsi="Garamond" w:cs="Times New Roman"/>
            <w:strike/>
            <w:lang w:eastAsia="pt-PT"/>
          </w:rPr>
          <w:t>s</w:t>
        </w:r>
      </w:ins>
      <w:r w:rsidRPr="00AB0D4C">
        <w:rPr>
          <w:rFonts w:ascii="Garamond" w:eastAsia="Times New Roman" w:hAnsi="Garamond" w:cs="Times New Roman"/>
          <w:strike/>
          <w:lang w:eastAsia="pt-PT"/>
        </w:rPr>
        <w:t>uidado</w:t>
      </w:r>
      <w:del w:id="1427" w:author="Susana Margarida Gonçalves Silva Santos" w:date="2025-09-18T10:26:00Z" w16du:dateUtc="2025-09-18T09:26:00Z">
        <w:r w:rsidRPr="00AB0D4C" w:rsidDel="00AB0D4C">
          <w:rPr>
            <w:rFonts w:ascii="Garamond" w:eastAsia="Times New Roman" w:hAnsi="Garamond" w:cs="Times New Roman"/>
            <w:strike/>
            <w:lang w:eastAsia="pt-PT"/>
          </w:rPr>
          <w:delText>s</w:delText>
        </w:r>
      </w:del>
      <w:r w:rsidRPr="578B151F">
        <w:rPr>
          <w:rFonts w:ascii="Garamond" w:eastAsia="Times New Roman" w:hAnsi="Garamond" w:cs="Times New Roman"/>
          <w:lang w:eastAsia="pt-PT"/>
        </w:rPr>
        <w:t xml:space="preserve"> </w:t>
      </w:r>
      <w:ins w:id="1428" w:author="Susana Margarida Gonçalves Silva Santos" w:date="2025-09-18T10:26:00Z" w16du:dateUtc="2025-09-18T09:26:00Z">
        <w:r w:rsidR="00AB0D4C">
          <w:rPr>
            <w:rFonts w:ascii="Garamond" w:eastAsia="Times New Roman" w:hAnsi="Garamond" w:cs="Times New Roman"/>
            <w:lang w:eastAsia="pt-PT"/>
          </w:rPr>
          <w:t xml:space="preserve">socorros </w:t>
        </w:r>
      </w:ins>
      <w:r w:rsidRPr="578B151F">
        <w:rPr>
          <w:rFonts w:ascii="Garamond" w:eastAsia="Times New Roman" w:hAnsi="Garamond" w:cs="Times New Roman"/>
          <w:lang w:eastAsia="pt-PT"/>
        </w:rPr>
        <w:t>pelo detentor e, se não houver indícios de recuperação, devem ser tratados por médico veterinário.</w:t>
      </w:r>
    </w:p>
    <w:p w14:paraId="6F2DBAC0" w14:textId="702F31B6" w:rsidR="003D15F2" w:rsidRPr="000D4B9C" w:rsidRDefault="74BC7784" w:rsidP="00A95B79">
      <w:pPr>
        <w:spacing w:line="360" w:lineRule="auto"/>
        <w:jc w:val="both"/>
        <w:rPr>
          <w:rFonts w:ascii="Garamond" w:eastAsia="Times New Roman" w:hAnsi="Garamond" w:cs="Times New Roman"/>
          <w:strike/>
          <w:lang w:eastAsia="pt-PT"/>
        </w:rPr>
      </w:pPr>
      <w:r w:rsidRPr="592F0569">
        <w:rPr>
          <w:rFonts w:ascii="Garamond" w:eastAsia="Times New Roman" w:hAnsi="Garamond" w:cs="Times New Roman"/>
          <w:lang w:eastAsia="pt-PT"/>
        </w:rPr>
        <w:t>3</w:t>
      </w:r>
      <w:r w:rsidR="7EF12E01" w:rsidRPr="592F0569">
        <w:rPr>
          <w:rFonts w:ascii="Garamond" w:eastAsia="Times New Roman" w:hAnsi="Garamond" w:cs="Times New Roman"/>
          <w:lang w:eastAsia="pt-PT"/>
        </w:rPr>
        <w:t xml:space="preserve"> - </w:t>
      </w:r>
      <w:commentRangeStart w:id="1429"/>
      <w:commentRangeStart w:id="1430"/>
      <w:r w:rsidR="7EF12E01" w:rsidRPr="000D4B9C">
        <w:rPr>
          <w:rFonts w:ascii="Garamond" w:eastAsia="Times New Roman" w:hAnsi="Garamond" w:cs="Times New Roman"/>
          <w:strike/>
          <w:lang w:eastAsia="pt-PT"/>
        </w:rPr>
        <w:t>Os médicos veterinários</w:t>
      </w:r>
      <w:r w:rsidR="5A797E24" w:rsidRPr="000D4B9C">
        <w:rPr>
          <w:rFonts w:ascii="Garamond" w:eastAsia="Times New Roman" w:hAnsi="Garamond" w:cs="Times New Roman"/>
          <w:strike/>
          <w:lang w:eastAsia="pt-PT"/>
        </w:rPr>
        <w:t xml:space="preserve"> e os centros de atendimento médico-</w:t>
      </w:r>
      <w:r w:rsidR="7EF12E01" w:rsidRPr="000D4B9C">
        <w:rPr>
          <w:rFonts w:ascii="Garamond" w:eastAsia="Times New Roman" w:hAnsi="Garamond" w:cs="Times New Roman"/>
          <w:strike/>
          <w:lang w:eastAsia="pt-PT"/>
        </w:rPr>
        <w:t>veterinário</w:t>
      </w:r>
      <w:r w:rsidR="5A797E24" w:rsidRPr="000D4B9C">
        <w:rPr>
          <w:rFonts w:ascii="Garamond" w:eastAsia="Times New Roman" w:hAnsi="Garamond" w:cs="Times New Roman"/>
          <w:strike/>
          <w:lang w:eastAsia="pt-PT"/>
        </w:rPr>
        <w:t xml:space="preserve"> (CAMV)</w:t>
      </w:r>
      <w:r w:rsidR="7EF12E01" w:rsidRPr="000D4B9C">
        <w:rPr>
          <w:rFonts w:ascii="Garamond" w:eastAsia="Times New Roman" w:hAnsi="Garamond" w:cs="Times New Roman"/>
          <w:strike/>
          <w:lang w:eastAsia="pt-PT"/>
        </w:rPr>
        <w:t xml:space="preserve"> devem manter um arquivo com os dados clínicos de cada animal, pelo período mínimo de </w:t>
      </w:r>
      <w:r w:rsidR="12A092D9" w:rsidRPr="000D4B9C">
        <w:rPr>
          <w:rFonts w:ascii="Garamond" w:eastAsia="Times New Roman" w:hAnsi="Garamond" w:cs="Times New Roman"/>
          <w:strike/>
          <w:lang w:eastAsia="pt-PT"/>
        </w:rPr>
        <w:t>cinco</w:t>
      </w:r>
      <w:r w:rsidR="7EF12E01" w:rsidRPr="000D4B9C">
        <w:rPr>
          <w:rFonts w:ascii="Garamond" w:eastAsia="Times New Roman" w:hAnsi="Garamond" w:cs="Times New Roman"/>
          <w:strike/>
          <w:lang w:eastAsia="pt-PT"/>
        </w:rPr>
        <w:t xml:space="preserve"> anos, que ficará à disposição das autoridades competentes.</w:t>
      </w:r>
      <w:commentRangeEnd w:id="1429"/>
      <w:r w:rsidR="00AC5CED" w:rsidRPr="000D4B9C">
        <w:rPr>
          <w:rStyle w:val="CommentReference"/>
          <w:rFonts w:ascii="Garamond" w:eastAsia="Times New Roman" w:hAnsi="Garamond" w:cs="Times New Roman"/>
          <w:strike/>
          <w:sz w:val="24"/>
          <w:szCs w:val="24"/>
          <w:lang w:eastAsia="pt-PT"/>
        </w:rPr>
        <w:commentReference w:id="1429"/>
      </w:r>
      <w:commentRangeEnd w:id="1430"/>
      <w:r w:rsidRPr="000D4B9C">
        <w:rPr>
          <w:rStyle w:val="CommentReference"/>
          <w:rFonts w:ascii="Garamond" w:eastAsia="Times New Roman" w:hAnsi="Garamond" w:cs="Times New Roman"/>
          <w:strike/>
          <w:sz w:val="24"/>
          <w:szCs w:val="24"/>
          <w:lang w:eastAsia="pt-PT"/>
        </w:rPr>
        <w:commentReference w:id="1430"/>
      </w:r>
    </w:p>
    <w:p w14:paraId="48624F7C" w14:textId="193246E8" w:rsidR="003D15F2" w:rsidRPr="000D4B9C" w:rsidRDefault="5DB9D301" w:rsidP="00A95B79">
      <w:pPr>
        <w:spacing w:line="360" w:lineRule="auto"/>
        <w:jc w:val="both"/>
        <w:rPr>
          <w:rFonts w:ascii="Garamond" w:eastAsia="Times New Roman" w:hAnsi="Garamond" w:cs="Times New Roman"/>
          <w:strike/>
          <w:lang w:eastAsia="pt-PT"/>
        </w:rPr>
      </w:pPr>
      <w:r w:rsidRPr="000D4B9C">
        <w:rPr>
          <w:rFonts w:ascii="Garamond" w:eastAsia="Times New Roman" w:hAnsi="Garamond" w:cs="Times New Roman"/>
          <w:strike/>
          <w:lang w:eastAsia="pt-PT"/>
        </w:rPr>
        <w:t>4</w:t>
      </w:r>
      <w:r w:rsidR="1FE25D7D" w:rsidRPr="000D4B9C">
        <w:rPr>
          <w:rFonts w:ascii="Garamond" w:eastAsia="Times New Roman" w:hAnsi="Garamond" w:cs="Times New Roman"/>
          <w:strike/>
          <w:lang w:eastAsia="pt-PT"/>
        </w:rPr>
        <w:t xml:space="preserve"> - Os </w:t>
      </w:r>
      <w:r w:rsidR="09682BB2" w:rsidRPr="000D4B9C">
        <w:rPr>
          <w:rFonts w:ascii="Garamond" w:eastAsia="Times New Roman" w:hAnsi="Garamond" w:cs="Times New Roman"/>
          <w:strike/>
          <w:lang w:eastAsia="pt-PT"/>
        </w:rPr>
        <w:t>CAMV</w:t>
      </w:r>
      <w:r w:rsidR="1FE25D7D" w:rsidRPr="000D4B9C">
        <w:rPr>
          <w:rFonts w:ascii="Garamond" w:eastAsia="Times New Roman" w:hAnsi="Garamond" w:cs="Times New Roman"/>
          <w:strike/>
          <w:lang w:eastAsia="pt-PT"/>
        </w:rPr>
        <w:t>, enquanto estabelecimentos de saúde, colaborarão na vigilância epidemiológica das doenças de notificação obrigatória que detetem e no seu controlo.</w:t>
      </w:r>
    </w:p>
    <w:p w14:paraId="7E902C13" w14:textId="1B961040" w:rsidR="003D15F2" w:rsidRPr="001D60F1" w:rsidRDefault="5DB9D301" w:rsidP="00A95B79">
      <w:pPr>
        <w:spacing w:line="360" w:lineRule="auto"/>
        <w:jc w:val="both"/>
        <w:rPr>
          <w:rFonts w:ascii="Garamond" w:eastAsia="Times New Roman" w:hAnsi="Garamond" w:cs="Times New Roman"/>
          <w:strike/>
          <w:lang w:eastAsia="pt-PT"/>
        </w:rPr>
      </w:pPr>
      <w:bookmarkStart w:id="1431" w:name="_Hlk132119255"/>
      <w:commentRangeStart w:id="1432"/>
      <w:r w:rsidRPr="578B151F">
        <w:rPr>
          <w:rFonts w:ascii="Garamond" w:eastAsia="Times New Roman" w:hAnsi="Garamond" w:cs="Times New Roman"/>
          <w:lang w:eastAsia="pt-PT"/>
        </w:rPr>
        <w:t>5</w:t>
      </w:r>
      <w:r w:rsidR="1FE25D7D" w:rsidRPr="578B151F">
        <w:rPr>
          <w:rFonts w:ascii="Garamond" w:eastAsia="Times New Roman" w:hAnsi="Garamond" w:cs="Times New Roman"/>
          <w:lang w:eastAsia="pt-PT"/>
        </w:rPr>
        <w:t xml:space="preserve"> </w:t>
      </w:r>
      <w:r w:rsidR="3419D956" w:rsidRPr="578B151F">
        <w:rPr>
          <w:rFonts w:ascii="Garamond" w:eastAsia="Times New Roman" w:hAnsi="Garamond" w:cs="Times New Roman"/>
          <w:lang w:eastAsia="pt-PT"/>
        </w:rPr>
        <w:t>-</w:t>
      </w:r>
      <w:r w:rsidR="1FE25D7D" w:rsidRPr="578B151F">
        <w:rPr>
          <w:rFonts w:ascii="Garamond" w:eastAsia="Times New Roman" w:hAnsi="Garamond" w:cs="Times New Roman"/>
          <w:lang w:eastAsia="pt-PT"/>
        </w:rPr>
        <w:t xml:space="preserve"> Os médicos veterinários</w:t>
      </w:r>
      <w:ins w:id="1433" w:author="Susana Margarida Gonçalves Silva Santos" w:date="2025-09-18T10:36:00Z" w16du:dateUtc="2025-09-18T09:36:00Z">
        <w:r w:rsidR="006C49F5">
          <w:rPr>
            <w:rFonts w:ascii="Garamond" w:eastAsia="Times New Roman" w:hAnsi="Garamond" w:cs="Times New Roman"/>
            <w:lang w:eastAsia="pt-PT"/>
          </w:rPr>
          <w:t>, no exercício da sua profissão</w:t>
        </w:r>
      </w:ins>
      <w:r w:rsidR="1FE25D7D" w:rsidRPr="578B151F">
        <w:rPr>
          <w:rFonts w:ascii="Garamond" w:eastAsia="Times New Roman" w:hAnsi="Garamond" w:cs="Times New Roman"/>
          <w:lang w:eastAsia="pt-PT"/>
        </w:rPr>
        <w:t xml:space="preserve"> </w:t>
      </w:r>
      <w:r w:rsidR="60CAEBD6" w:rsidRPr="578B151F">
        <w:rPr>
          <w:rFonts w:ascii="Garamond" w:eastAsia="Times New Roman" w:hAnsi="Garamond" w:cs="Times New Roman"/>
          <w:lang w:eastAsia="pt-PT"/>
        </w:rPr>
        <w:t xml:space="preserve">denunciam, junto </w:t>
      </w:r>
      <w:del w:id="1434" w:author="Susana Margarida Gonçalves Silva Santos" w:date="2025-09-18T10:34:00Z" w16du:dateUtc="2025-09-18T09:34:00Z">
        <w:r w:rsidR="3EFCD4DA" w:rsidRPr="578B151F" w:rsidDel="00271DFC">
          <w:rPr>
            <w:rFonts w:ascii="Garamond" w:eastAsia="Times New Roman" w:hAnsi="Garamond" w:cs="Times New Roman"/>
            <w:lang w:eastAsia="pt-PT"/>
          </w:rPr>
          <w:delText>da DGAV</w:delText>
        </w:r>
        <w:r w:rsidR="5F00D715" w:rsidRPr="578B151F" w:rsidDel="00271DFC">
          <w:rPr>
            <w:rFonts w:ascii="Garamond" w:eastAsia="Times New Roman" w:hAnsi="Garamond" w:cs="Times New Roman"/>
            <w:lang w:eastAsia="pt-PT"/>
          </w:rPr>
          <w:delText xml:space="preserve"> o</w:delText>
        </w:r>
        <w:r w:rsidR="60CAEBD6" w:rsidRPr="578B151F" w:rsidDel="00271DFC">
          <w:rPr>
            <w:rFonts w:ascii="Garamond" w:eastAsia="Times New Roman" w:hAnsi="Garamond" w:cs="Times New Roman"/>
            <w:lang w:eastAsia="pt-PT"/>
          </w:rPr>
          <w:delText>u demais</w:delText>
        </w:r>
      </w:del>
      <w:ins w:id="1435" w:author="Susana Margarida Gonçalves Silva Santos" w:date="2025-09-18T10:34:00Z" w16du:dateUtc="2025-09-18T09:34:00Z">
        <w:r w:rsidR="00271DFC">
          <w:rPr>
            <w:rFonts w:ascii="Garamond" w:eastAsia="Times New Roman" w:hAnsi="Garamond" w:cs="Times New Roman"/>
            <w:lang w:eastAsia="pt-PT"/>
          </w:rPr>
          <w:t xml:space="preserve">das </w:t>
        </w:r>
      </w:ins>
      <w:del w:id="1436" w:author="Susana Margarida Gonçalves Silva Santos" w:date="2025-09-18T10:37:00Z" w16du:dateUtc="2025-09-18T09:37:00Z">
        <w:r w:rsidR="60CAEBD6" w:rsidRPr="578B151F" w:rsidDel="001D60F1">
          <w:rPr>
            <w:rFonts w:ascii="Garamond" w:eastAsia="Times New Roman" w:hAnsi="Garamond" w:cs="Times New Roman"/>
            <w:lang w:eastAsia="pt-PT"/>
          </w:rPr>
          <w:delText xml:space="preserve"> </w:delText>
        </w:r>
      </w:del>
      <w:r w:rsidR="60CAEBD6" w:rsidRPr="578B151F">
        <w:rPr>
          <w:rFonts w:ascii="Garamond" w:eastAsia="Times New Roman" w:hAnsi="Garamond" w:cs="Times New Roman"/>
          <w:lang w:eastAsia="pt-PT"/>
        </w:rPr>
        <w:t xml:space="preserve">entidades </w:t>
      </w:r>
      <w:del w:id="1437" w:author="Susana Margarida Gonçalves Silva Santos" w:date="2025-09-18T10:35:00Z" w16du:dateUtc="2025-09-18T09:35:00Z">
        <w:r w:rsidR="60CAEBD6" w:rsidRPr="578B151F" w:rsidDel="00271DFC">
          <w:rPr>
            <w:rFonts w:ascii="Garamond" w:eastAsia="Times New Roman" w:hAnsi="Garamond" w:cs="Times New Roman"/>
            <w:lang w:eastAsia="pt-PT"/>
          </w:rPr>
          <w:delText>com competência de fiscalização</w:delText>
        </w:r>
      </w:del>
      <w:ins w:id="1438" w:author="Susana Margarida Gonçalves Silva Santos" w:date="2025-09-18T10:35:00Z" w16du:dateUtc="2025-09-18T09:35:00Z">
        <w:r w:rsidR="00271DFC">
          <w:rPr>
            <w:rFonts w:ascii="Garamond" w:eastAsia="Times New Roman" w:hAnsi="Garamond" w:cs="Times New Roman"/>
            <w:lang w:eastAsia="pt-PT"/>
          </w:rPr>
          <w:t>competentes qualquer suspeita de incumprimento</w:t>
        </w:r>
        <w:r w:rsidR="00155E28">
          <w:rPr>
            <w:rFonts w:ascii="Garamond" w:eastAsia="Times New Roman" w:hAnsi="Garamond" w:cs="Times New Roman"/>
            <w:lang w:eastAsia="pt-PT"/>
          </w:rPr>
          <w:t xml:space="preserve"> do presente </w:t>
        </w:r>
      </w:ins>
      <w:ins w:id="1439" w:author="Susana Margarida Gonçalves Silva Santos" w:date="2025-09-18T10:36:00Z" w16du:dateUtc="2025-09-18T09:36:00Z">
        <w:r w:rsidR="00155E28">
          <w:rPr>
            <w:rFonts w:ascii="Garamond" w:eastAsia="Times New Roman" w:hAnsi="Garamond" w:cs="Times New Roman"/>
            <w:lang w:eastAsia="pt-PT"/>
          </w:rPr>
          <w:t>Decreto-Lei</w:t>
        </w:r>
      </w:ins>
      <w:ins w:id="1440" w:author="Susana Margarida Gonçalves Silva Santos" w:date="2025-09-18T10:35:00Z" w16du:dateUtc="2025-09-18T09:35:00Z">
        <w:r w:rsidR="00155E28">
          <w:rPr>
            <w:rFonts w:ascii="Garamond" w:eastAsia="Times New Roman" w:hAnsi="Garamond" w:cs="Times New Roman"/>
            <w:lang w:eastAsia="pt-PT"/>
          </w:rPr>
          <w:t xml:space="preserve"> ou sempre que suspeitem de maus-tratos.</w:t>
        </w:r>
      </w:ins>
      <w:r w:rsidR="60CAEBD6" w:rsidRPr="578B151F">
        <w:rPr>
          <w:rFonts w:ascii="Garamond" w:eastAsia="Times New Roman" w:hAnsi="Garamond" w:cs="Times New Roman"/>
          <w:lang w:eastAsia="pt-PT"/>
        </w:rPr>
        <w:t xml:space="preserve"> </w:t>
      </w:r>
      <w:r w:rsidR="60CAEBD6" w:rsidRPr="001D60F1">
        <w:rPr>
          <w:rFonts w:ascii="Garamond" w:eastAsia="Times New Roman" w:hAnsi="Garamond" w:cs="Times New Roman"/>
          <w:strike/>
          <w:lang w:eastAsia="pt-PT"/>
        </w:rPr>
        <w:t>do cumprimento das normas constantes do presente decreto-lei,</w:t>
      </w:r>
      <w:r w:rsidR="39C02633" w:rsidRPr="001D60F1">
        <w:rPr>
          <w:rFonts w:ascii="Garamond" w:eastAsia="Times New Roman" w:hAnsi="Garamond" w:cs="Times New Roman"/>
          <w:strike/>
          <w:lang w:eastAsia="pt-PT"/>
        </w:rPr>
        <w:t xml:space="preserve"> </w:t>
      </w:r>
      <w:r w:rsidR="60CAEBD6" w:rsidRPr="001D60F1">
        <w:rPr>
          <w:rFonts w:ascii="Garamond" w:eastAsia="Times New Roman" w:hAnsi="Garamond" w:cs="Times New Roman"/>
          <w:strike/>
          <w:lang w:eastAsia="pt-PT"/>
        </w:rPr>
        <w:t>sempre que</w:t>
      </w:r>
      <w:r w:rsidR="1FE25D7D" w:rsidRPr="001D60F1">
        <w:rPr>
          <w:rFonts w:ascii="Garamond" w:eastAsia="Times New Roman" w:hAnsi="Garamond" w:cs="Times New Roman"/>
          <w:strike/>
          <w:lang w:eastAsia="pt-PT"/>
        </w:rPr>
        <w:t xml:space="preserve">, no exercício de sua profissão, </w:t>
      </w:r>
      <w:r w:rsidR="60CAEBD6" w:rsidRPr="001D60F1">
        <w:rPr>
          <w:rFonts w:ascii="Garamond" w:eastAsia="Times New Roman" w:hAnsi="Garamond" w:cs="Times New Roman"/>
          <w:strike/>
          <w:lang w:eastAsia="pt-PT"/>
        </w:rPr>
        <w:t>suspeit</w:t>
      </w:r>
      <w:r w:rsidR="71E3F768" w:rsidRPr="001D60F1">
        <w:rPr>
          <w:rFonts w:ascii="Garamond" w:eastAsia="Times New Roman" w:hAnsi="Garamond" w:cs="Times New Roman"/>
          <w:strike/>
          <w:lang w:eastAsia="pt-PT"/>
        </w:rPr>
        <w:t xml:space="preserve">em </w:t>
      </w:r>
      <w:r w:rsidR="60CAEBD6" w:rsidRPr="001D60F1">
        <w:rPr>
          <w:rFonts w:ascii="Garamond" w:eastAsia="Times New Roman" w:hAnsi="Garamond" w:cs="Times New Roman"/>
          <w:strike/>
          <w:lang w:eastAsia="pt-PT"/>
        </w:rPr>
        <w:t>de</w:t>
      </w:r>
      <w:r w:rsidR="1FE25D7D" w:rsidRPr="001D60F1">
        <w:rPr>
          <w:rFonts w:ascii="Garamond" w:eastAsia="Times New Roman" w:hAnsi="Garamond" w:cs="Times New Roman"/>
          <w:strike/>
          <w:lang w:eastAsia="pt-PT"/>
        </w:rPr>
        <w:t xml:space="preserve"> </w:t>
      </w:r>
      <w:r w:rsidR="203C7F6F" w:rsidRPr="001D60F1">
        <w:rPr>
          <w:rFonts w:ascii="Garamond" w:eastAsia="Times New Roman" w:hAnsi="Garamond" w:cs="Times New Roman"/>
          <w:strike/>
          <w:lang w:eastAsia="pt-PT"/>
        </w:rPr>
        <w:t>maus-tratos</w:t>
      </w:r>
      <w:r w:rsidR="71E3F768" w:rsidRPr="001D60F1">
        <w:rPr>
          <w:rFonts w:ascii="Garamond" w:eastAsia="Times New Roman" w:hAnsi="Garamond" w:cs="Times New Roman"/>
          <w:strike/>
          <w:lang w:eastAsia="pt-PT"/>
        </w:rPr>
        <w:t xml:space="preserve"> a animais de companhia</w:t>
      </w:r>
      <w:r w:rsidRPr="001D60F1">
        <w:rPr>
          <w:rFonts w:ascii="Garamond" w:eastAsia="Times New Roman" w:hAnsi="Garamond" w:cs="Times New Roman"/>
          <w:strike/>
          <w:lang w:eastAsia="pt-PT"/>
        </w:rPr>
        <w:t>.</w:t>
      </w:r>
    </w:p>
    <w:p w14:paraId="49846BEF" w14:textId="741B256D" w:rsidR="003D15F2" w:rsidRPr="000041C8" w:rsidRDefault="003D15F2" w:rsidP="00A95B79">
      <w:pPr>
        <w:spacing w:line="360" w:lineRule="auto"/>
        <w:jc w:val="center"/>
        <w:rPr>
          <w:rFonts w:ascii="Garamond" w:eastAsia="Times New Roman" w:hAnsi="Garamond" w:cs="Times New Roman"/>
          <w:b/>
          <w:bCs/>
          <w:lang w:eastAsia="pt-PT"/>
        </w:rPr>
      </w:pPr>
      <w:bookmarkStart w:id="1441" w:name="_Hlk130290155"/>
      <w:bookmarkEnd w:id="1431"/>
      <w:r w:rsidRPr="000041C8">
        <w:rPr>
          <w:rFonts w:ascii="Garamond" w:eastAsia="Times New Roman" w:hAnsi="Garamond" w:cs="Times New Roman"/>
          <w:b/>
          <w:bCs/>
          <w:lang w:eastAsia="pt-PT"/>
        </w:rPr>
        <w:t xml:space="preserve">Artigo </w:t>
      </w:r>
      <w:r w:rsidR="00B06EA7" w:rsidRPr="000041C8">
        <w:rPr>
          <w:rFonts w:ascii="Garamond" w:eastAsia="Times New Roman" w:hAnsi="Garamond" w:cs="Times New Roman"/>
          <w:b/>
          <w:bCs/>
          <w:lang w:eastAsia="pt-PT"/>
        </w:rPr>
        <w:t>3</w:t>
      </w:r>
      <w:r w:rsidR="00E238BA">
        <w:rPr>
          <w:rFonts w:ascii="Garamond" w:eastAsia="Times New Roman" w:hAnsi="Garamond" w:cs="Times New Roman"/>
          <w:b/>
          <w:bCs/>
          <w:lang w:eastAsia="pt-PT"/>
        </w:rPr>
        <w:t>4</w:t>
      </w:r>
      <w:r w:rsidRPr="000041C8">
        <w:rPr>
          <w:rFonts w:ascii="Garamond" w:eastAsia="Times New Roman" w:hAnsi="Garamond" w:cs="Times New Roman"/>
          <w:b/>
          <w:bCs/>
          <w:lang w:eastAsia="pt-PT"/>
        </w:rPr>
        <w:t>.º</w:t>
      </w:r>
      <w:commentRangeEnd w:id="1432"/>
      <w:r w:rsidR="00AF1B88" w:rsidRPr="000041C8">
        <w:rPr>
          <w:rStyle w:val="CommentReference"/>
          <w:rFonts w:ascii="Garamond" w:eastAsia="Times New Roman" w:hAnsi="Garamond" w:cs="Times New Roman"/>
          <w:b/>
          <w:bCs/>
          <w:sz w:val="24"/>
          <w:szCs w:val="24"/>
          <w:lang w:eastAsia="pt-PT"/>
        </w:rPr>
        <w:commentReference w:id="1432"/>
      </w:r>
    </w:p>
    <w:p w14:paraId="04384541" w14:textId="0AF56AAF" w:rsidR="003D15F2" w:rsidRPr="000041C8" w:rsidRDefault="003D15F2" w:rsidP="00A95B79">
      <w:pPr>
        <w:spacing w:line="360" w:lineRule="auto"/>
        <w:jc w:val="center"/>
        <w:rPr>
          <w:rFonts w:ascii="Garamond" w:eastAsia="Times New Roman" w:hAnsi="Garamond" w:cs="Times New Roman"/>
          <w:lang w:eastAsia="pt-PT"/>
        </w:rPr>
      </w:pPr>
      <w:r w:rsidRPr="000041C8">
        <w:rPr>
          <w:rFonts w:ascii="Garamond" w:eastAsia="Times New Roman" w:hAnsi="Garamond" w:cs="Times New Roman"/>
          <w:lang w:eastAsia="pt-PT"/>
        </w:rPr>
        <w:t>Intervenções cirúrgicas</w:t>
      </w:r>
    </w:p>
    <w:p w14:paraId="42B14D62" w14:textId="59A34771" w:rsidR="005B2C30" w:rsidRPr="000041C8" w:rsidRDefault="00AC5CED"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1</w:t>
      </w:r>
      <w:r w:rsidR="005B2C30" w:rsidRPr="000041C8">
        <w:rPr>
          <w:rFonts w:ascii="Garamond" w:eastAsia="Times New Roman" w:hAnsi="Garamond" w:cs="Times New Roman"/>
          <w:lang w:eastAsia="pt-PT"/>
        </w:rPr>
        <w:t xml:space="preserve"> – </w:t>
      </w:r>
      <w:r w:rsidRPr="000041C8">
        <w:rPr>
          <w:rFonts w:ascii="Garamond" w:eastAsia="Times New Roman" w:hAnsi="Garamond" w:cs="Times New Roman"/>
          <w:lang w:eastAsia="pt-PT"/>
        </w:rPr>
        <w:t xml:space="preserve">As intervenções cirúrgicas </w:t>
      </w:r>
      <w:r w:rsidR="00D62ADD" w:rsidRPr="000041C8">
        <w:rPr>
          <w:rFonts w:ascii="Garamond" w:eastAsia="Times New Roman" w:hAnsi="Garamond" w:cs="Times New Roman"/>
          <w:lang w:eastAsia="pt-PT"/>
        </w:rPr>
        <w:t xml:space="preserve">com o objetivo da modificação da aparência ou com fins </w:t>
      </w:r>
      <w:r w:rsidRPr="000041C8">
        <w:rPr>
          <w:rFonts w:ascii="Garamond" w:eastAsia="Times New Roman" w:hAnsi="Garamond" w:cs="Times New Roman"/>
          <w:lang w:eastAsia="pt-PT"/>
        </w:rPr>
        <w:t>não curativ</w:t>
      </w:r>
      <w:r w:rsidR="00D62ADD" w:rsidRPr="000041C8">
        <w:rPr>
          <w:rFonts w:ascii="Garamond" w:eastAsia="Times New Roman" w:hAnsi="Garamond" w:cs="Times New Roman"/>
          <w:lang w:eastAsia="pt-PT"/>
        </w:rPr>
        <w:t>o</w:t>
      </w:r>
      <w:r w:rsidRPr="000041C8">
        <w:rPr>
          <w:rFonts w:ascii="Garamond" w:eastAsia="Times New Roman" w:hAnsi="Garamond" w:cs="Times New Roman"/>
          <w:lang w:eastAsia="pt-PT"/>
        </w:rPr>
        <w:t>s</w:t>
      </w:r>
      <w:r w:rsidR="00D62ADD" w:rsidRPr="000041C8">
        <w:rPr>
          <w:rFonts w:ascii="Garamond" w:eastAsia="Times New Roman" w:hAnsi="Garamond" w:cs="Times New Roman"/>
          <w:lang w:eastAsia="pt-PT"/>
        </w:rPr>
        <w:t xml:space="preserve"> ou não destinados a impedir a reprodução</w:t>
      </w:r>
      <w:r w:rsidRPr="000041C8">
        <w:rPr>
          <w:rFonts w:ascii="Garamond" w:eastAsia="Times New Roman" w:hAnsi="Garamond" w:cs="Times New Roman"/>
          <w:lang w:eastAsia="pt-PT"/>
        </w:rPr>
        <w:t xml:space="preserve"> dos animais são proibidas,</w:t>
      </w:r>
      <w:r w:rsidR="00215FB4" w:rsidRPr="000041C8">
        <w:rPr>
          <w:rFonts w:ascii="Garamond" w:eastAsia="Times New Roman" w:hAnsi="Garamond" w:cs="Times New Roman"/>
          <w:lang w:eastAsia="pt-PT"/>
        </w:rPr>
        <w:t xml:space="preserve"> nos termos do disposto na alínea </w:t>
      </w:r>
      <w:r w:rsidR="006E4D23" w:rsidRPr="000041C8">
        <w:rPr>
          <w:rFonts w:ascii="Garamond" w:eastAsia="Times New Roman" w:hAnsi="Garamond" w:cs="Times New Roman"/>
          <w:lang w:eastAsia="pt-PT"/>
        </w:rPr>
        <w:t>i</w:t>
      </w:r>
      <w:r w:rsidR="00215FB4" w:rsidRPr="000041C8">
        <w:rPr>
          <w:rFonts w:ascii="Garamond" w:eastAsia="Times New Roman" w:hAnsi="Garamond" w:cs="Times New Roman"/>
          <w:lang w:eastAsia="pt-PT"/>
        </w:rPr>
        <w:t>) do</w:t>
      </w:r>
      <w:r w:rsidR="00757C7B">
        <w:rPr>
          <w:rFonts w:ascii="Garamond" w:eastAsia="Times New Roman" w:hAnsi="Garamond" w:cs="Times New Roman"/>
          <w:lang w:eastAsia="pt-PT"/>
        </w:rPr>
        <w:t xml:space="preserve"> n.º 1 do</w:t>
      </w:r>
      <w:r w:rsidR="00215FB4" w:rsidRPr="000041C8">
        <w:rPr>
          <w:rFonts w:ascii="Garamond" w:eastAsia="Times New Roman" w:hAnsi="Garamond" w:cs="Times New Roman"/>
          <w:lang w:eastAsia="pt-PT"/>
        </w:rPr>
        <w:t xml:space="preserve"> artigo 1</w:t>
      </w:r>
      <w:r w:rsidR="00045CBA">
        <w:rPr>
          <w:rFonts w:ascii="Garamond" w:eastAsia="Times New Roman" w:hAnsi="Garamond" w:cs="Times New Roman"/>
          <w:lang w:eastAsia="pt-PT"/>
        </w:rPr>
        <w:t>2</w:t>
      </w:r>
      <w:r w:rsidR="00215FB4" w:rsidRPr="000041C8">
        <w:rPr>
          <w:rFonts w:ascii="Garamond" w:eastAsia="Times New Roman" w:hAnsi="Garamond" w:cs="Times New Roman"/>
          <w:lang w:eastAsia="pt-PT"/>
        </w:rPr>
        <w:t>.º</w:t>
      </w:r>
      <w:r w:rsidRPr="000041C8">
        <w:rPr>
          <w:rFonts w:ascii="Garamond" w:eastAsia="Times New Roman" w:hAnsi="Garamond" w:cs="Times New Roman"/>
          <w:lang w:eastAsia="pt-PT"/>
        </w:rPr>
        <w:t>.</w:t>
      </w:r>
    </w:p>
    <w:p w14:paraId="5D973F53" w14:textId="4A030DB3" w:rsidR="005D4DD6" w:rsidRDefault="3B6139BC" w:rsidP="00CE4CAC">
      <w:pPr>
        <w:spacing w:line="360" w:lineRule="auto"/>
        <w:jc w:val="both"/>
        <w:rPr>
          <w:ins w:id="1442" w:author="Susana Margarida Gonçalves Silva Santos" w:date="2025-09-18T10:39:00Z" w16du:dateUtc="2025-09-18T09:39:00Z"/>
          <w:rFonts w:ascii="Garamond" w:eastAsia="Times New Roman" w:hAnsi="Garamond" w:cs="Times New Roman"/>
          <w:lang w:eastAsia="pt-PT"/>
        </w:rPr>
      </w:pPr>
      <w:r w:rsidRPr="1126FC69">
        <w:rPr>
          <w:rFonts w:ascii="Garamond" w:eastAsia="Times New Roman" w:hAnsi="Garamond" w:cs="Times New Roman"/>
          <w:lang w:eastAsia="pt-PT"/>
        </w:rPr>
        <w:t xml:space="preserve">2 – </w:t>
      </w:r>
      <w:r w:rsidR="6DE5EB73" w:rsidRPr="1126FC69">
        <w:rPr>
          <w:rFonts w:ascii="Garamond" w:eastAsia="Times New Roman" w:hAnsi="Garamond" w:cs="Times New Roman"/>
          <w:lang w:eastAsia="pt-PT"/>
        </w:rPr>
        <w:t>O</w:t>
      </w:r>
      <w:r w:rsidR="3B5572DF" w:rsidRPr="1126FC69">
        <w:rPr>
          <w:rFonts w:ascii="Garamond" w:eastAsia="Times New Roman" w:hAnsi="Garamond" w:cs="Times New Roman"/>
          <w:lang w:eastAsia="pt-PT"/>
        </w:rPr>
        <w:t xml:space="preserve"> </w:t>
      </w:r>
      <w:commentRangeStart w:id="1443"/>
      <w:r w:rsidR="3B5572DF" w:rsidRPr="1126FC69">
        <w:rPr>
          <w:rFonts w:ascii="Garamond" w:eastAsia="Times New Roman" w:hAnsi="Garamond" w:cs="Times New Roman"/>
          <w:lang w:eastAsia="pt-PT"/>
        </w:rPr>
        <w:t>detentor</w:t>
      </w:r>
      <w:commentRangeEnd w:id="1443"/>
      <w:r w:rsidRPr="1126FC69">
        <w:rPr>
          <w:rStyle w:val="CommentReference"/>
          <w:rFonts w:ascii="Garamond" w:eastAsia="Times New Roman" w:hAnsi="Garamond" w:cs="Times New Roman"/>
          <w:sz w:val="24"/>
          <w:szCs w:val="24"/>
          <w:lang w:eastAsia="pt-PT"/>
        </w:rPr>
        <w:commentReference w:id="1443"/>
      </w:r>
      <w:r w:rsidR="6F6C1BD5" w:rsidRPr="1126FC69">
        <w:rPr>
          <w:rFonts w:ascii="Garamond" w:eastAsia="Times New Roman" w:hAnsi="Garamond" w:cs="Times New Roman"/>
          <w:lang w:eastAsia="pt-PT"/>
        </w:rPr>
        <w:t xml:space="preserve"> de animal sujeito a intervenção </w:t>
      </w:r>
      <w:r w:rsidR="141A0AB0" w:rsidRPr="1126FC69">
        <w:rPr>
          <w:rFonts w:ascii="Garamond" w:eastAsia="Times New Roman" w:hAnsi="Garamond" w:cs="Times New Roman"/>
          <w:strike/>
          <w:lang w:eastAsia="pt-PT"/>
        </w:rPr>
        <w:t xml:space="preserve">curativa </w:t>
      </w:r>
      <w:r w:rsidR="6F6C1BD5" w:rsidRPr="1126FC69">
        <w:rPr>
          <w:rFonts w:ascii="Garamond" w:eastAsia="Times New Roman" w:hAnsi="Garamond" w:cs="Times New Roman"/>
          <w:lang w:eastAsia="pt-PT"/>
        </w:rPr>
        <w:t>que modifique a sua aparência</w:t>
      </w:r>
      <w:r w:rsidR="3B5572DF" w:rsidRPr="1126FC69">
        <w:rPr>
          <w:rFonts w:ascii="Garamond" w:eastAsia="Times New Roman" w:hAnsi="Garamond" w:cs="Times New Roman"/>
          <w:lang w:eastAsia="pt-PT"/>
        </w:rPr>
        <w:t xml:space="preserve"> deve possuir documento comprovativo da necessidade da </w:t>
      </w:r>
      <w:r w:rsidR="36A8678D" w:rsidRPr="1126FC69">
        <w:rPr>
          <w:rFonts w:ascii="Garamond" w:eastAsia="Times New Roman" w:hAnsi="Garamond" w:cs="Times New Roman"/>
          <w:lang w:eastAsia="pt-PT"/>
        </w:rPr>
        <w:t>mesma</w:t>
      </w:r>
      <w:r w:rsidR="3B5572DF" w:rsidRPr="1126FC69">
        <w:rPr>
          <w:rFonts w:ascii="Garamond" w:eastAsia="Times New Roman" w:hAnsi="Garamond" w:cs="Times New Roman"/>
          <w:lang w:eastAsia="pt-PT"/>
        </w:rPr>
        <w:t>, passado pelo médico veterinário que a ela procedeu, sob a forma de atestado</w:t>
      </w:r>
      <w:ins w:id="1444" w:author="Maria Cristina Tavares Briosa" w:date="2025-10-24T16:28:00Z">
        <w:r w:rsidR="00DF03CA" w:rsidRPr="1126FC69">
          <w:rPr>
            <w:rFonts w:ascii="Garamond" w:eastAsia="Times New Roman" w:hAnsi="Garamond" w:cs="Times New Roman"/>
            <w:lang w:eastAsia="pt-PT"/>
          </w:rPr>
          <w:t>,</w:t>
        </w:r>
      </w:ins>
      <w:r w:rsidR="3B5572DF" w:rsidRPr="1126FC69">
        <w:rPr>
          <w:rFonts w:ascii="Garamond" w:eastAsia="Times New Roman" w:hAnsi="Garamond" w:cs="Times New Roman"/>
          <w:lang w:eastAsia="pt-PT"/>
        </w:rPr>
        <w:t xml:space="preserve"> do qual constem a identificação do médico veterinário, o número da cédula profissional e a sua assinatura</w:t>
      </w:r>
      <w:r w:rsidR="26FAC4AE" w:rsidRPr="1126FC69">
        <w:rPr>
          <w:rFonts w:ascii="Garamond" w:eastAsia="Times New Roman" w:hAnsi="Garamond" w:cs="Times New Roman"/>
          <w:strike/>
          <w:lang w:eastAsia="pt-PT"/>
        </w:rPr>
        <w:t>, ou,</w:t>
      </w:r>
      <w:r w:rsidR="26FAC4AE" w:rsidRPr="1126FC69">
        <w:rPr>
          <w:rFonts w:ascii="Garamond" w:eastAsia="Times New Roman" w:hAnsi="Garamond" w:cs="Times New Roman"/>
          <w:lang w:eastAsia="pt-PT"/>
        </w:rPr>
        <w:t xml:space="preserve"> </w:t>
      </w:r>
      <w:ins w:id="1445" w:author="Susana Margarida Gonçalves Silva Santos" w:date="2025-09-18T10:41:00Z">
        <w:r w:rsidR="00E9525E" w:rsidRPr="1126FC69">
          <w:rPr>
            <w:rFonts w:ascii="Garamond" w:eastAsia="Times New Roman" w:hAnsi="Garamond" w:cs="Times New Roman"/>
            <w:lang w:eastAsia="pt-PT"/>
          </w:rPr>
          <w:t xml:space="preserve">devendo esta informação ser </w:t>
        </w:r>
        <w:del w:id="1446" w:author="Maria Rosário Silva Lemos Cidadão" w:date="2025-10-30T11:14:00Z">
          <w:r w:rsidRPr="1126FC69" w:rsidDel="00E9525E">
            <w:rPr>
              <w:rFonts w:ascii="Garamond" w:eastAsia="Times New Roman" w:hAnsi="Garamond" w:cs="Times New Roman"/>
              <w:lang w:eastAsia="pt-PT"/>
            </w:rPr>
            <w:delText>averbada</w:delText>
          </w:r>
        </w:del>
      </w:ins>
      <w:ins w:id="1447" w:author="Maria Rosário Silva Lemos Cidadão" w:date="2025-10-30T11:14:00Z">
        <w:r w:rsidR="0F85F0E1" w:rsidRPr="1126FC69">
          <w:rPr>
            <w:rFonts w:ascii="Garamond" w:eastAsia="Times New Roman" w:hAnsi="Garamond" w:cs="Times New Roman"/>
            <w:lang w:eastAsia="pt-PT"/>
          </w:rPr>
          <w:t>registada</w:t>
        </w:r>
      </w:ins>
      <w:ins w:id="1448" w:author="Susana Margarida Gonçalves Silva Santos" w:date="2025-09-18T10:41:00Z">
        <w:r w:rsidR="00E9525E" w:rsidRPr="1126FC69">
          <w:rPr>
            <w:rFonts w:ascii="Garamond" w:eastAsia="Times New Roman" w:hAnsi="Garamond" w:cs="Times New Roman"/>
            <w:lang w:eastAsia="pt-PT"/>
          </w:rPr>
          <w:t xml:space="preserve"> no SIAC</w:t>
        </w:r>
      </w:ins>
      <w:ins w:id="1449" w:author="Susana Margarida Gonçalves Silva Santos" w:date="2025-09-18T10:42:00Z">
        <w:r w:rsidR="00E9525E" w:rsidRPr="1126FC69">
          <w:rPr>
            <w:rFonts w:ascii="Garamond" w:eastAsia="Times New Roman" w:hAnsi="Garamond" w:cs="Times New Roman"/>
            <w:lang w:eastAsia="pt-PT"/>
          </w:rPr>
          <w:t>.</w:t>
        </w:r>
      </w:ins>
    </w:p>
    <w:p w14:paraId="0C7392B0" w14:textId="2CF23E37" w:rsidR="00A406CB" w:rsidRPr="00D41987" w:rsidRDefault="00FB6F17" w:rsidP="00CE4CAC">
      <w:pPr>
        <w:spacing w:line="360" w:lineRule="auto"/>
        <w:jc w:val="both"/>
        <w:rPr>
          <w:ins w:id="1450" w:author="Susana Margarida Gonçalves Silva Santos" w:date="2025-09-11T12:14:00Z" w16du:dateUtc="2025-09-11T11:14:00Z"/>
          <w:rFonts w:ascii="Garamond" w:eastAsia="Times New Roman" w:hAnsi="Garamond" w:cs="Times New Roman"/>
          <w:strike/>
          <w:lang w:eastAsia="pt-PT"/>
        </w:rPr>
      </w:pPr>
      <w:ins w:id="1451" w:author="Susana Margarida Gonçalves Silva Santos" w:date="2025-09-18T10:39:00Z">
        <w:r w:rsidRPr="1126FC69">
          <w:rPr>
            <w:rFonts w:ascii="Garamond" w:eastAsia="Times New Roman" w:hAnsi="Garamond" w:cs="Times New Roman"/>
            <w:lang w:eastAsia="pt-PT"/>
          </w:rPr>
          <w:t xml:space="preserve">3 </w:t>
        </w:r>
      </w:ins>
      <w:ins w:id="1452" w:author="Susana Margarida Gonçalves Silva Santos" w:date="2025-09-18T10:40:00Z">
        <w:r w:rsidR="00B00627" w:rsidRPr="1126FC69">
          <w:rPr>
            <w:rFonts w:ascii="Garamond" w:eastAsia="Times New Roman" w:hAnsi="Garamond" w:cs="Times New Roman"/>
            <w:lang w:eastAsia="pt-PT"/>
          </w:rPr>
          <w:t>–</w:t>
        </w:r>
      </w:ins>
      <w:ins w:id="1453" w:author="Susana Margarida Gonçalves Silva Santos" w:date="2025-09-18T10:39:00Z">
        <w:r w:rsidRPr="1126FC69">
          <w:rPr>
            <w:rFonts w:ascii="Garamond" w:eastAsia="Times New Roman" w:hAnsi="Garamond" w:cs="Times New Roman"/>
            <w:lang w:eastAsia="pt-PT"/>
          </w:rPr>
          <w:t xml:space="preserve"> </w:t>
        </w:r>
      </w:ins>
      <w:ins w:id="1454" w:author="Susana Margarida Gonçalves Silva Santos" w:date="2025-09-18T10:40:00Z">
        <w:r w:rsidR="00B00627" w:rsidRPr="1126FC69">
          <w:rPr>
            <w:rFonts w:ascii="Garamond" w:eastAsia="Times New Roman" w:hAnsi="Garamond" w:cs="Times New Roman"/>
            <w:lang w:eastAsia="pt-PT"/>
          </w:rPr>
          <w:t xml:space="preserve">Para efeitos do disposto no número anterior, </w:t>
        </w:r>
      </w:ins>
      <w:del w:id="1455" w:author="Susana Margarida Gonçalves Silva Santos" w:date="2025-09-18T10:39:00Z">
        <w:r w:rsidRPr="1126FC69" w:rsidDel="26FAC4AE">
          <w:rPr>
            <w:rFonts w:ascii="Garamond" w:eastAsia="Times New Roman" w:hAnsi="Garamond" w:cs="Times New Roman"/>
            <w:strike/>
            <w:lang w:eastAsia="pt-PT"/>
          </w:rPr>
          <w:delText>n</w:delText>
        </w:r>
      </w:del>
      <w:del w:id="1456" w:author="Susana Margarida Gonçalves Silva Santos" w:date="2025-09-18T10:40:00Z">
        <w:r w:rsidRPr="1126FC69" w:rsidDel="26FAC4AE">
          <w:rPr>
            <w:rFonts w:ascii="Garamond" w:eastAsia="Times New Roman" w:hAnsi="Garamond" w:cs="Times New Roman"/>
            <w:strike/>
            <w:lang w:eastAsia="pt-PT"/>
          </w:rPr>
          <w:delText xml:space="preserve">o </w:delText>
        </w:r>
      </w:del>
      <w:ins w:id="1457" w:author="Susana Margarida Gonçalves Silva Santos" w:date="2025-09-18T10:41:00Z">
        <w:r w:rsidR="00B00627" w:rsidRPr="1126FC69">
          <w:rPr>
            <w:rFonts w:ascii="Garamond" w:eastAsia="Times New Roman" w:hAnsi="Garamond" w:cs="Times New Roman"/>
            <w:lang w:eastAsia="pt-PT"/>
          </w:rPr>
          <w:t xml:space="preserve"> no</w:t>
        </w:r>
        <w:r w:rsidR="00E9525E" w:rsidRPr="1126FC69">
          <w:rPr>
            <w:rFonts w:ascii="Garamond" w:eastAsia="Times New Roman" w:hAnsi="Garamond" w:cs="Times New Roman"/>
            <w:lang w:eastAsia="pt-PT"/>
          </w:rPr>
          <w:t xml:space="preserve"> </w:t>
        </w:r>
      </w:ins>
      <w:r w:rsidR="26FAC4AE" w:rsidRPr="1126FC69">
        <w:rPr>
          <w:rFonts w:ascii="Garamond" w:eastAsia="Times New Roman" w:hAnsi="Garamond" w:cs="Times New Roman"/>
          <w:lang w:eastAsia="pt-PT"/>
        </w:rPr>
        <w:t xml:space="preserve">caso de animais </w:t>
      </w:r>
      <w:ins w:id="1458" w:author="Susana Margarida Gonçalves Silva Santos" w:date="2025-09-18T10:43:00Z">
        <w:r w:rsidR="00E52E74" w:rsidRPr="1126FC69">
          <w:rPr>
            <w:rFonts w:ascii="Garamond" w:eastAsia="Times New Roman" w:hAnsi="Garamond" w:cs="Times New Roman"/>
            <w:lang w:eastAsia="pt-PT"/>
          </w:rPr>
          <w:t>proveniente</w:t>
        </w:r>
      </w:ins>
      <w:ins w:id="1459" w:author="Susana Margarida Gonçalves Silva Santos" w:date="2025-09-18T10:44:00Z">
        <w:r w:rsidR="00E52E74" w:rsidRPr="1126FC69">
          <w:rPr>
            <w:rFonts w:ascii="Garamond" w:eastAsia="Times New Roman" w:hAnsi="Garamond" w:cs="Times New Roman"/>
            <w:lang w:eastAsia="pt-PT"/>
          </w:rPr>
          <w:t>s de outro país</w:t>
        </w:r>
      </w:ins>
      <w:ins w:id="1460" w:author="Susana Margarida Gonçalves Silva Santos" w:date="2025-09-18T10:45:00Z">
        <w:r w:rsidR="004D2A38" w:rsidRPr="1126FC69">
          <w:rPr>
            <w:rFonts w:ascii="Garamond" w:eastAsia="Times New Roman" w:hAnsi="Garamond" w:cs="Times New Roman"/>
            <w:lang w:eastAsia="pt-PT"/>
          </w:rPr>
          <w:t>,</w:t>
        </w:r>
      </w:ins>
      <w:ins w:id="1461" w:author="Susana Margarida Gonçalves Silva Santos" w:date="2025-09-18T10:44:00Z">
        <w:r w:rsidR="00E52E74" w:rsidRPr="1126FC69">
          <w:rPr>
            <w:rFonts w:ascii="Garamond" w:eastAsia="Times New Roman" w:hAnsi="Garamond" w:cs="Times New Roman"/>
            <w:lang w:eastAsia="pt-PT"/>
          </w:rPr>
          <w:t xml:space="preserve"> </w:t>
        </w:r>
        <w:r w:rsidR="00671483" w:rsidRPr="1126FC69">
          <w:rPr>
            <w:rFonts w:ascii="Garamond" w:eastAsia="Times New Roman" w:hAnsi="Garamond" w:cs="Times New Roman"/>
            <w:lang w:eastAsia="pt-PT"/>
          </w:rPr>
          <w:t xml:space="preserve">deve o titular </w:t>
        </w:r>
      </w:ins>
      <w:ins w:id="1462" w:author="Susana Margarida Gonçalves Silva Santos" w:date="2025-09-18T10:45:00Z">
        <w:r w:rsidR="004D2A38" w:rsidRPr="1126FC69">
          <w:rPr>
            <w:rFonts w:ascii="Garamond" w:eastAsia="Times New Roman" w:hAnsi="Garamond" w:cs="Times New Roman"/>
            <w:lang w:eastAsia="pt-PT"/>
          </w:rPr>
          <w:t xml:space="preserve">dispor de </w:t>
        </w:r>
      </w:ins>
      <w:r w:rsidR="26FAC4AE" w:rsidRPr="1126FC69">
        <w:rPr>
          <w:rFonts w:ascii="Garamond" w:eastAsia="Times New Roman" w:hAnsi="Garamond" w:cs="Times New Roman"/>
          <w:strike/>
          <w:lang w:eastAsia="pt-PT"/>
        </w:rPr>
        <w:t>importados</w:t>
      </w:r>
      <w:r w:rsidR="26FAC4AE" w:rsidRPr="1126FC69">
        <w:rPr>
          <w:rFonts w:ascii="Garamond" w:eastAsia="Times New Roman" w:hAnsi="Garamond" w:cs="Times New Roman"/>
          <w:lang w:eastAsia="pt-PT"/>
        </w:rPr>
        <w:t xml:space="preserve">, </w:t>
      </w:r>
      <w:r w:rsidR="1D2B4622" w:rsidRPr="1126FC69">
        <w:rPr>
          <w:rFonts w:ascii="Garamond" w:eastAsia="Times New Roman" w:hAnsi="Garamond" w:cs="Times New Roman"/>
          <w:lang w:eastAsia="pt-PT"/>
        </w:rPr>
        <w:t xml:space="preserve">documento comprovativo da necessidade dessa </w:t>
      </w:r>
      <w:r w:rsidR="0B5F4C23" w:rsidRPr="1126FC69">
        <w:rPr>
          <w:rFonts w:ascii="Garamond" w:eastAsia="Times New Roman" w:hAnsi="Garamond" w:cs="Times New Roman"/>
          <w:lang w:eastAsia="pt-PT"/>
        </w:rPr>
        <w:t>intervenção</w:t>
      </w:r>
      <w:r w:rsidR="1D2B4622" w:rsidRPr="1126FC69">
        <w:rPr>
          <w:rFonts w:ascii="Garamond" w:eastAsia="Times New Roman" w:hAnsi="Garamond" w:cs="Times New Roman"/>
          <w:lang w:eastAsia="pt-PT"/>
        </w:rPr>
        <w:t xml:space="preserve">, emitida </w:t>
      </w:r>
      <w:r w:rsidR="3B5572DF" w:rsidRPr="1126FC69">
        <w:rPr>
          <w:rFonts w:ascii="Garamond" w:eastAsia="Times New Roman" w:hAnsi="Garamond" w:cs="Times New Roman"/>
          <w:lang w:eastAsia="pt-PT"/>
        </w:rPr>
        <w:t>pelo médico veterinário que a ela procedeu</w:t>
      </w:r>
      <w:r w:rsidR="3B5572DF" w:rsidRPr="1126FC69">
        <w:rPr>
          <w:rFonts w:ascii="Garamond" w:eastAsia="Times New Roman" w:hAnsi="Garamond" w:cs="Times New Roman"/>
          <w:strike/>
          <w:lang w:eastAsia="pt-PT"/>
        </w:rPr>
        <w:t xml:space="preserve">, legalizado </w:t>
      </w:r>
      <w:r w:rsidR="1D2B4622" w:rsidRPr="1126FC69">
        <w:rPr>
          <w:rFonts w:ascii="Garamond" w:eastAsia="Times New Roman" w:hAnsi="Garamond" w:cs="Times New Roman"/>
          <w:strike/>
          <w:lang w:eastAsia="pt-PT"/>
        </w:rPr>
        <w:t>pela autoridade competente do respetivo país</w:t>
      </w:r>
      <w:ins w:id="1463" w:author="Susana Margarida Gonçalves Silva Santos" w:date="2025-09-11T12:14:00Z">
        <w:r w:rsidR="00F608CA" w:rsidRPr="1126FC69">
          <w:rPr>
            <w:rFonts w:ascii="Garamond" w:eastAsia="Times New Roman" w:hAnsi="Garamond" w:cs="Times New Roman"/>
            <w:strike/>
            <w:lang w:eastAsia="pt-PT"/>
          </w:rPr>
          <w:t xml:space="preserve">, </w:t>
        </w:r>
        <w:commentRangeStart w:id="1464"/>
        <w:r w:rsidR="00F608CA" w:rsidRPr="1126FC69">
          <w:rPr>
            <w:rFonts w:ascii="Garamond" w:eastAsia="Times New Roman" w:hAnsi="Garamond" w:cs="Times New Roman"/>
            <w:strike/>
            <w:lang w:eastAsia="pt-PT"/>
          </w:rPr>
          <w:t>devendo esta informação ser averbada no SIAC</w:t>
        </w:r>
      </w:ins>
      <w:commentRangeEnd w:id="1464"/>
      <w:r w:rsidRPr="1126FC69">
        <w:rPr>
          <w:rStyle w:val="CommentReference"/>
          <w:rFonts w:ascii="Garamond" w:eastAsia="Times New Roman" w:hAnsi="Garamond" w:cs="Times New Roman"/>
          <w:strike/>
          <w:sz w:val="24"/>
          <w:szCs w:val="24"/>
          <w:lang w:eastAsia="pt-PT"/>
        </w:rPr>
        <w:commentReference w:id="1464"/>
      </w:r>
      <w:ins w:id="1465" w:author="Susana Margarida Gonçalves Silva Santos" w:date="2025-09-11T12:14:00Z">
        <w:r w:rsidR="00F608CA" w:rsidRPr="1126FC69">
          <w:rPr>
            <w:rFonts w:ascii="Garamond" w:eastAsia="Times New Roman" w:hAnsi="Garamond" w:cs="Times New Roman"/>
            <w:strike/>
            <w:lang w:eastAsia="pt-PT"/>
          </w:rPr>
          <w:t>.</w:t>
        </w:r>
      </w:ins>
      <w:del w:id="1466" w:author="Susana Margarida Gonçalves Silva Santos" w:date="2025-09-11T12:14:00Z">
        <w:r w:rsidRPr="1126FC69" w:rsidDel="1D2B4622">
          <w:rPr>
            <w:rFonts w:ascii="Garamond" w:eastAsia="Times New Roman" w:hAnsi="Garamond" w:cs="Times New Roman"/>
            <w:strike/>
            <w:lang w:eastAsia="pt-PT"/>
          </w:rPr>
          <w:delText>.</w:delText>
        </w:r>
      </w:del>
    </w:p>
    <w:p w14:paraId="504F20D4" w14:textId="77777777" w:rsidR="00F608CA" w:rsidRPr="00D41987" w:rsidRDefault="00F608CA" w:rsidP="00CE4CAC">
      <w:pPr>
        <w:spacing w:line="360" w:lineRule="auto"/>
        <w:jc w:val="both"/>
        <w:rPr>
          <w:rFonts w:ascii="Garamond" w:eastAsia="Times New Roman" w:hAnsi="Garamond" w:cs="Times New Roman"/>
          <w:strike/>
          <w:lang w:eastAsia="pt-PT"/>
        </w:rPr>
      </w:pPr>
    </w:p>
    <w:bookmarkEnd w:id="1441"/>
    <w:p w14:paraId="416A22E3" w14:textId="77777777" w:rsidR="009206B4" w:rsidRPr="000041C8" w:rsidRDefault="009206B4" w:rsidP="00A95B79">
      <w:pPr>
        <w:spacing w:line="360" w:lineRule="auto"/>
        <w:jc w:val="center"/>
        <w:rPr>
          <w:rFonts w:ascii="Garamond" w:eastAsia="Times New Roman" w:hAnsi="Garamond" w:cs="Times New Roman"/>
          <w:b/>
          <w:bCs/>
          <w:lang w:eastAsia="pt-PT"/>
        </w:rPr>
      </w:pPr>
    </w:p>
    <w:p w14:paraId="65B270A3" w14:textId="28B03F27" w:rsidR="003D15F2" w:rsidRPr="000041C8" w:rsidRDefault="003D15F2" w:rsidP="00A95B7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Capítulo IV</w:t>
      </w:r>
    </w:p>
    <w:p w14:paraId="0998030C" w14:textId="77777777" w:rsidR="003D15F2" w:rsidRPr="000041C8" w:rsidRDefault="003D15F2" w:rsidP="00A95B7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Deslocação</w:t>
      </w:r>
    </w:p>
    <w:p w14:paraId="0F330DB8" w14:textId="77777777" w:rsidR="008626E2" w:rsidRPr="000041C8" w:rsidRDefault="008626E2" w:rsidP="00A95B79">
      <w:pPr>
        <w:spacing w:line="360" w:lineRule="auto"/>
        <w:jc w:val="center"/>
        <w:rPr>
          <w:rFonts w:ascii="Garamond" w:eastAsia="Times New Roman" w:hAnsi="Garamond" w:cs="Times New Roman"/>
          <w:b/>
          <w:bCs/>
          <w:lang w:eastAsia="pt-PT"/>
        </w:rPr>
      </w:pPr>
    </w:p>
    <w:p w14:paraId="14FF0B60" w14:textId="1EF58E14" w:rsidR="003D15F2" w:rsidRPr="000041C8" w:rsidRDefault="003D15F2" w:rsidP="00A95B7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 xml:space="preserve">Artigo </w:t>
      </w:r>
      <w:r w:rsidR="00B06EA7" w:rsidRPr="000041C8">
        <w:rPr>
          <w:rFonts w:ascii="Garamond" w:eastAsia="Times New Roman" w:hAnsi="Garamond" w:cs="Times New Roman"/>
          <w:b/>
          <w:bCs/>
          <w:lang w:eastAsia="pt-PT"/>
        </w:rPr>
        <w:t>3</w:t>
      </w:r>
      <w:r w:rsidR="00E238BA">
        <w:rPr>
          <w:rFonts w:ascii="Garamond" w:eastAsia="Times New Roman" w:hAnsi="Garamond" w:cs="Times New Roman"/>
          <w:b/>
          <w:bCs/>
          <w:lang w:eastAsia="pt-PT"/>
        </w:rPr>
        <w:t>5</w:t>
      </w:r>
      <w:r w:rsidRPr="000041C8">
        <w:rPr>
          <w:rFonts w:ascii="Garamond" w:eastAsia="Times New Roman" w:hAnsi="Garamond" w:cs="Times New Roman"/>
          <w:b/>
          <w:bCs/>
          <w:lang w:eastAsia="pt-PT"/>
        </w:rPr>
        <w:t>.º</w:t>
      </w:r>
    </w:p>
    <w:p w14:paraId="17641F52" w14:textId="77777777" w:rsidR="003D15F2" w:rsidRPr="000041C8" w:rsidRDefault="003D15F2" w:rsidP="00A95B79">
      <w:pPr>
        <w:spacing w:line="360" w:lineRule="auto"/>
        <w:jc w:val="center"/>
        <w:rPr>
          <w:rFonts w:ascii="Garamond" w:eastAsia="Times New Roman" w:hAnsi="Garamond" w:cs="Times New Roman"/>
          <w:lang w:eastAsia="pt-PT"/>
        </w:rPr>
      </w:pPr>
      <w:r w:rsidRPr="578B151F">
        <w:rPr>
          <w:rFonts w:ascii="Garamond" w:eastAsia="Times New Roman" w:hAnsi="Garamond" w:cs="Times New Roman"/>
          <w:lang w:eastAsia="pt-PT"/>
        </w:rPr>
        <w:t>Carga, descarga e transporte de animais</w:t>
      </w:r>
    </w:p>
    <w:p w14:paraId="11E7C600" w14:textId="5B65C110" w:rsidR="003D15F2" w:rsidRPr="000041C8" w:rsidRDefault="1FE25D7D" w:rsidP="00A95B79">
      <w:pPr>
        <w:spacing w:line="360" w:lineRule="auto"/>
        <w:jc w:val="both"/>
        <w:rPr>
          <w:rFonts w:ascii="Garamond" w:eastAsia="Times New Roman" w:hAnsi="Garamond" w:cs="Times New Roman"/>
          <w:lang w:eastAsia="pt-PT"/>
        </w:rPr>
      </w:pPr>
      <w:r w:rsidRPr="54EE4B9D">
        <w:rPr>
          <w:rFonts w:ascii="Garamond" w:eastAsia="Times New Roman" w:hAnsi="Garamond" w:cs="Times New Roman"/>
          <w:lang w:eastAsia="pt-PT"/>
        </w:rPr>
        <w:t xml:space="preserve">1 </w:t>
      </w:r>
      <w:r w:rsidR="3419D956" w:rsidRPr="54EE4B9D">
        <w:rPr>
          <w:rFonts w:ascii="Garamond" w:eastAsia="Times New Roman" w:hAnsi="Garamond" w:cs="Times New Roman"/>
          <w:lang w:eastAsia="pt-PT"/>
        </w:rPr>
        <w:t>-</w:t>
      </w:r>
      <w:r w:rsidRPr="54EE4B9D">
        <w:rPr>
          <w:rFonts w:ascii="Garamond" w:eastAsia="Times New Roman" w:hAnsi="Garamond" w:cs="Times New Roman"/>
          <w:lang w:eastAsia="pt-PT"/>
        </w:rPr>
        <w:t xml:space="preserve"> A carga e a descarga de animais de companhia de meios de transporte devem ser feitas de modo a acautelar o seu bem-estar e evitar sofrimento</w:t>
      </w:r>
      <w:r w:rsidR="5DB9D301" w:rsidRPr="54EE4B9D">
        <w:rPr>
          <w:rFonts w:ascii="Garamond" w:eastAsia="Times New Roman" w:hAnsi="Garamond" w:cs="Times New Roman"/>
          <w:lang w:eastAsia="pt-PT"/>
        </w:rPr>
        <w:t xml:space="preserve"> ou angústia</w:t>
      </w:r>
      <w:r w:rsidRPr="54EE4B9D">
        <w:rPr>
          <w:rFonts w:ascii="Garamond" w:eastAsia="Times New Roman" w:hAnsi="Garamond" w:cs="Times New Roman"/>
          <w:lang w:eastAsia="pt-PT"/>
        </w:rPr>
        <w:t xml:space="preserve"> para os animais.</w:t>
      </w:r>
    </w:p>
    <w:p w14:paraId="03A3A17B" w14:textId="5F9AF5E4" w:rsidR="003D15F2" w:rsidRPr="0026451A" w:rsidRDefault="1FE25D7D" w:rsidP="00A95B79">
      <w:pPr>
        <w:spacing w:line="360" w:lineRule="auto"/>
        <w:jc w:val="both"/>
        <w:rPr>
          <w:rFonts w:ascii="Garamond" w:eastAsia="Times New Roman" w:hAnsi="Garamond" w:cs="Times New Roman"/>
          <w:strike/>
          <w:lang w:eastAsia="pt-PT"/>
        </w:rPr>
      </w:pPr>
      <w:r w:rsidRPr="578B151F">
        <w:rPr>
          <w:rFonts w:ascii="Garamond" w:eastAsia="Times New Roman" w:hAnsi="Garamond" w:cs="Times New Roman"/>
          <w:lang w:eastAsia="pt-PT"/>
        </w:rPr>
        <w:t xml:space="preserve">2 </w:t>
      </w:r>
      <w:r w:rsidR="43C68A89" w:rsidRPr="578B151F">
        <w:rPr>
          <w:rFonts w:ascii="Garamond" w:eastAsia="Times New Roman" w:hAnsi="Garamond" w:cs="Times New Roman"/>
          <w:lang w:eastAsia="pt-PT"/>
        </w:rPr>
        <w:t>–</w:t>
      </w:r>
      <w:r w:rsidRPr="578B151F">
        <w:rPr>
          <w:rFonts w:ascii="Garamond" w:eastAsia="Times New Roman" w:hAnsi="Garamond" w:cs="Times New Roman"/>
          <w:lang w:eastAsia="pt-PT"/>
        </w:rPr>
        <w:t xml:space="preserve"> </w:t>
      </w:r>
      <w:r w:rsidR="43C68A89" w:rsidRPr="578B151F">
        <w:rPr>
          <w:rFonts w:ascii="Garamond" w:eastAsia="Times New Roman" w:hAnsi="Garamond" w:cs="Times New Roman"/>
          <w:lang w:eastAsia="pt-PT"/>
        </w:rPr>
        <w:t xml:space="preserve">A duração e condições de </w:t>
      </w:r>
      <w:r w:rsidRPr="578B151F">
        <w:rPr>
          <w:rFonts w:ascii="Garamond" w:eastAsia="Times New Roman" w:hAnsi="Garamond" w:cs="Times New Roman"/>
          <w:lang w:eastAsia="pt-PT"/>
        </w:rPr>
        <w:t>transporte de animais de companhia deve</w:t>
      </w:r>
      <w:r w:rsidR="5FE9E306" w:rsidRPr="578B151F">
        <w:rPr>
          <w:rFonts w:ascii="Garamond" w:eastAsia="Times New Roman" w:hAnsi="Garamond" w:cs="Times New Roman"/>
          <w:lang w:eastAsia="pt-PT"/>
        </w:rPr>
        <w:t>m</w:t>
      </w:r>
      <w:r w:rsidRPr="578B151F">
        <w:rPr>
          <w:rFonts w:ascii="Garamond" w:eastAsia="Times New Roman" w:hAnsi="Garamond" w:cs="Times New Roman"/>
          <w:lang w:eastAsia="pt-PT"/>
        </w:rPr>
        <w:t xml:space="preserve"> </w:t>
      </w:r>
      <w:r w:rsidR="43C68A89" w:rsidRPr="578B151F">
        <w:rPr>
          <w:rFonts w:ascii="Garamond" w:eastAsia="Times New Roman" w:hAnsi="Garamond" w:cs="Times New Roman"/>
          <w:lang w:eastAsia="pt-PT"/>
        </w:rPr>
        <w:t xml:space="preserve">atender às especificidades da </w:t>
      </w:r>
      <w:r w:rsidRPr="578B151F">
        <w:rPr>
          <w:rFonts w:ascii="Garamond" w:eastAsia="Times New Roman" w:hAnsi="Garamond" w:cs="Times New Roman"/>
          <w:lang w:eastAsia="pt-PT"/>
        </w:rPr>
        <w:t xml:space="preserve">espécie, </w:t>
      </w:r>
      <w:r w:rsidR="5FE9E306" w:rsidRPr="578B151F">
        <w:rPr>
          <w:rFonts w:ascii="Garamond" w:eastAsia="Times New Roman" w:hAnsi="Garamond" w:cs="Times New Roman"/>
          <w:lang w:eastAsia="pt-PT"/>
        </w:rPr>
        <w:t>às</w:t>
      </w:r>
      <w:r w:rsidR="43C68A89" w:rsidRPr="578B151F">
        <w:rPr>
          <w:rFonts w:ascii="Garamond" w:eastAsia="Times New Roman" w:hAnsi="Garamond" w:cs="Times New Roman"/>
          <w:lang w:eastAsia="pt-PT"/>
        </w:rPr>
        <w:t xml:space="preserve"> suas</w:t>
      </w:r>
      <w:r w:rsidRPr="578B151F">
        <w:rPr>
          <w:rFonts w:ascii="Garamond" w:eastAsia="Times New Roman" w:hAnsi="Garamond" w:cs="Times New Roman"/>
          <w:lang w:eastAsia="pt-PT"/>
        </w:rPr>
        <w:t xml:space="preserve"> características anatómicas e ao número de animais a transportar, </w:t>
      </w:r>
      <w:del w:id="1467" w:author="Susana Margarida Gonçalves Silva Santos" w:date="2025-09-18T10:56:00Z" w16du:dateUtc="2025-09-18T09:56:00Z">
        <w:r w:rsidRPr="578B151F" w:rsidDel="002B7C8D">
          <w:rPr>
            <w:rFonts w:ascii="Garamond" w:eastAsia="Times New Roman" w:hAnsi="Garamond" w:cs="Times New Roman"/>
            <w:lang w:eastAsia="pt-PT"/>
          </w:rPr>
          <w:delText xml:space="preserve">nomeadamente em termos de espaço, ventilação </w:delText>
        </w:r>
        <w:r w:rsidRPr="005D0C7D" w:rsidDel="002B7C8D">
          <w:rPr>
            <w:rFonts w:ascii="Garamond" w:eastAsia="Times New Roman" w:hAnsi="Garamond" w:cs="Times New Roman"/>
            <w:strike/>
            <w:lang w:eastAsia="pt-PT"/>
          </w:rPr>
          <w:delText>ou oxigenação</w:delText>
        </w:r>
        <w:r w:rsidRPr="578B151F" w:rsidDel="002B7C8D">
          <w:rPr>
            <w:rFonts w:ascii="Garamond" w:eastAsia="Times New Roman" w:hAnsi="Garamond" w:cs="Times New Roman"/>
            <w:lang w:eastAsia="pt-PT"/>
          </w:rPr>
          <w:delText>, temperatura, segurança e fornecimento de água potável,</w:delText>
        </w:r>
      </w:del>
      <w:r w:rsidRPr="578B151F">
        <w:rPr>
          <w:rFonts w:ascii="Garamond" w:eastAsia="Times New Roman" w:hAnsi="Garamond" w:cs="Times New Roman"/>
          <w:lang w:eastAsia="pt-PT"/>
        </w:rPr>
        <w:t xml:space="preserve"> de modo a salvaguardar </w:t>
      </w:r>
      <w:r w:rsidR="5DB9D301" w:rsidRPr="578B151F">
        <w:rPr>
          <w:rFonts w:ascii="Garamond" w:eastAsia="Times New Roman" w:hAnsi="Garamond" w:cs="Times New Roman"/>
          <w:lang w:eastAsia="pt-PT"/>
        </w:rPr>
        <w:t xml:space="preserve">o seu bem-estar </w:t>
      </w:r>
      <w:r w:rsidRPr="578B151F">
        <w:rPr>
          <w:rFonts w:ascii="Garamond" w:eastAsia="Times New Roman" w:hAnsi="Garamond" w:cs="Times New Roman"/>
          <w:lang w:eastAsia="pt-PT"/>
        </w:rPr>
        <w:t>e a segurança de pessoas e outros animais</w:t>
      </w:r>
      <w:r w:rsidR="20543B7F" w:rsidRPr="0026451A">
        <w:rPr>
          <w:rFonts w:ascii="Garamond" w:eastAsia="Times New Roman" w:hAnsi="Garamond" w:cs="Times New Roman"/>
          <w:strike/>
          <w:lang w:eastAsia="pt-PT"/>
        </w:rPr>
        <w:t xml:space="preserve">, nos termos a </w:t>
      </w:r>
      <w:r w:rsidR="54765662" w:rsidRPr="0026451A">
        <w:rPr>
          <w:rFonts w:ascii="Garamond" w:eastAsia="Times New Roman" w:hAnsi="Garamond" w:cs="Times New Roman"/>
          <w:strike/>
          <w:lang w:eastAsia="pt-PT"/>
        </w:rPr>
        <w:t>definir por orientação do ICNF, I.P.</w:t>
      </w:r>
      <w:r w:rsidR="43C68A89" w:rsidRPr="0026451A">
        <w:rPr>
          <w:rFonts w:ascii="Garamond" w:eastAsia="Times New Roman" w:hAnsi="Garamond" w:cs="Times New Roman"/>
          <w:strike/>
          <w:lang w:eastAsia="pt-PT"/>
        </w:rPr>
        <w:t xml:space="preserve"> publicitada no respetivo sítio </w:t>
      </w:r>
      <w:r w:rsidR="571F7956" w:rsidRPr="0026451A">
        <w:rPr>
          <w:rFonts w:ascii="Garamond" w:eastAsia="Times New Roman" w:hAnsi="Garamond" w:cs="Times New Roman"/>
          <w:strike/>
          <w:lang w:eastAsia="pt-PT"/>
        </w:rPr>
        <w:t>n</w:t>
      </w:r>
      <w:r w:rsidR="43C68A89" w:rsidRPr="0026451A">
        <w:rPr>
          <w:rFonts w:ascii="Garamond" w:eastAsia="Times New Roman" w:hAnsi="Garamond" w:cs="Times New Roman"/>
          <w:strike/>
          <w:lang w:eastAsia="pt-PT"/>
        </w:rPr>
        <w:t>a Internet</w:t>
      </w:r>
      <w:r w:rsidR="20543B7F" w:rsidRPr="0026451A">
        <w:rPr>
          <w:rFonts w:ascii="Garamond" w:eastAsia="Times New Roman" w:hAnsi="Garamond" w:cs="Times New Roman"/>
          <w:strike/>
          <w:lang w:eastAsia="pt-PT"/>
        </w:rPr>
        <w:t>.</w:t>
      </w:r>
    </w:p>
    <w:p w14:paraId="0E14B2FC" w14:textId="53E4D967" w:rsidR="003D15F2" w:rsidRPr="000041C8" w:rsidRDefault="003D15F2" w:rsidP="00A95B7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Artigo 3</w:t>
      </w:r>
      <w:r w:rsidR="00E238BA">
        <w:rPr>
          <w:rFonts w:ascii="Garamond" w:eastAsia="Times New Roman" w:hAnsi="Garamond" w:cs="Times New Roman"/>
          <w:b/>
          <w:bCs/>
          <w:lang w:eastAsia="pt-PT"/>
        </w:rPr>
        <w:t>6</w:t>
      </w:r>
      <w:r w:rsidRPr="000041C8">
        <w:rPr>
          <w:rFonts w:ascii="Garamond" w:eastAsia="Times New Roman" w:hAnsi="Garamond" w:cs="Times New Roman"/>
          <w:b/>
          <w:bCs/>
          <w:lang w:eastAsia="pt-PT"/>
        </w:rPr>
        <w:t>.º</w:t>
      </w:r>
    </w:p>
    <w:p w14:paraId="4B23394D" w14:textId="77777777" w:rsidR="003D15F2" w:rsidRPr="000041C8" w:rsidRDefault="003D15F2" w:rsidP="00A95B79">
      <w:pPr>
        <w:spacing w:line="360" w:lineRule="auto"/>
        <w:jc w:val="center"/>
        <w:rPr>
          <w:rFonts w:ascii="Garamond" w:eastAsia="Times New Roman" w:hAnsi="Garamond" w:cs="Times New Roman"/>
          <w:lang w:eastAsia="pt-PT"/>
        </w:rPr>
      </w:pPr>
      <w:r w:rsidRPr="000041C8">
        <w:rPr>
          <w:rFonts w:ascii="Garamond" w:eastAsia="Times New Roman" w:hAnsi="Garamond" w:cs="Times New Roman"/>
          <w:lang w:eastAsia="pt-PT"/>
        </w:rPr>
        <w:t>Identificação em deslocação</w:t>
      </w:r>
    </w:p>
    <w:p w14:paraId="1662ED2A" w14:textId="41A69740" w:rsidR="003D15F2" w:rsidRPr="000041C8" w:rsidRDefault="4492B747" w:rsidP="00A95B79">
      <w:pPr>
        <w:spacing w:line="360" w:lineRule="auto"/>
        <w:jc w:val="both"/>
        <w:rPr>
          <w:rFonts w:ascii="Garamond" w:eastAsia="Times New Roman" w:hAnsi="Garamond" w:cs="Times New Roman"/>
          <w:lang w:eastAsia="pt-PT"/>
        </w:rPr>
      </w:pPr>
      <w:r w:rsidRPr="6ED92133">
        <w:rPr>
          <w:rFonts w:ascii="Garamond" w:eastAsia="Times New Roman" w:hAnsi="Garamond" w:cs="Times New Roman"/>
          <w:lang w:eastAsia="pt-PT"/>
        </w:rPr>
        <w:t xml:space="preserve">Em qualquer deslocação do animal de companhia em território nacional, o seu titular ou o </w:t>
      </w:r>
      <w:r w:rsidRPr="007F5376">
        <w:rPr>
          <w:rFonts w:ascii="Garamond" w:eastAsia="Times New Roman" w:hAnsi="Garamond" w:cs="Times New Roman"/>
          <w:strike/>
          <w:lang w:eastAsia="pt-PT"/>
        </w:rPr>
        <w:t xml:space="preserve">simples </w:t>
      </w:r>
      <w:r w:rsidRPr="6ED92133">
        <w:rPr>
          <w:rFonts w:ascii="Garamond" w:eastAsia="Times New Roman" w:hAnsi="Garamond" w:cs="Times New Roman"/>
          <w:lang w:eastAsia="pt-PT"/>
        </w:rPr>
        <w:t xml:space="preserve">detentor deve fazer-se acompanhar do respetivo </w:t>
      </w:r>
      <w:ins w:id="1468" w:author="Susana Margarida Gonçalves Silva Santos" w:date="2025-09-18T11:01:00Z" w16du:dateUtc="2025-09-18T10:01:00Z">
        <w:r w:rsidR="00A07F82">
          <w:rPr>
            <w:rFonts w:ascii="Garamond" w:eastAsia="Times New Roman" w:hAnsi="Garamond" w:cs="Times New Roman"/>
            <w:lang w:eastAsia="pt-PT"/>
          </w:rPr>
          <w:t xml:space="preserve">Boletim Sanitário, </w:t>
        </w:r>
      </w:ins>
      <w:commentRangeStart w:id="1469"/>
      <w:commentRangeStart w:id="1470"/>
      <w:commentRangeStart w:id="1471"/>
      <w:r w:rsidRPr="6ED92133">
        <w:rPr>
          <w:rFonts w:ascii="Garamond" w:eastAsia="Times New Roman" w:hAnsi="Garamond" w:cs="Times New Roman"/>
          <w:lang w:eastAsia="pt-PT"/>
        </w:rPr>
        <w:t>DIAC</w:t>
      </w:r>
      <w:ins w:id="1472" w:author="Susana Margarida Gonçalves Silva Santos" w:date="2025-09-18T11:01:00Z" w16du:dateUtc="2025-09-18T10:01:00Z">
        <w:r w:rsidR="00A07F82">
          <w:rPr>
            <w:rFonts w:ascii="Garamond" w:eastAsia="Times New Roman" w:hAnsi="Garamond" w:cs="Times New Roman"/>
            <w:lang w:eastAsia="pt-PT"/>
          </w:rPr>
          <w:t xml:space="preserve">, </w:t>
        </w:r>
      </w:ins>
      <w:del w:id="1473" w:author="Susana Margarida Gonçalves Silva Santos" w:date="2025-09-18T11:01:00Z" w16du:dateUtc="2025-09-18T10:01:00Z">
        <w:r w:rsidRPr="6ED92133" w:rsidDel="00A07F82">
          <w:rPr>
            <w:rFonts w:ascii="Garamond" w:eastAsia="Times New Roman" w:hAnsi="Garamond" w:cs="Times New Roman"/>
            <w:lang w:eastAsia="pt-PT"/>
          </w:rPr>
          <w:delText xml:space="preserve"> ou </w:delText>
        </w:r>
      </w:del>
      <w:ins w:id="1474" w:author="Susana Margarida Gonçalves Silva Santos" w:date="2025-09-18T11:01:00Z" w16du:dateUtc="2025-09-18T10:01:00Z">
        <w:r w:rsidR="00E00196">
          <w:rPr>
            <w:rFonts w:ascii="Garamond" w:eastAsia="Times New Roman" w:hAnsi="Garamond" w:cs="Times New Roman"/>
            <w:lang w:eastAsia="pt-PT"/>
          </w:rPr>
          <w:t>ou</w:t>
        </w:r>
      </w:ins>
      <w:ins w:id="1475" w:author="Susana Margarida Gonçalves Silva Santos" w:date="2025-09-18T11:04:00Z" w16du:dateUtc="2025-09-18T10:04:00Z">
        <w:r w:rsidR="00AF2FDA">
          <w:rPr>
            <w:rFonts w:ascii="Garamond" w:eastAsia="Times New Roman" w:hAnsi="Garamond" w:cs="Times New Roman"/>
            <w:lang w:eastAsia="pt-PT"/>
          </w:rPr>
          <w:t xml:space="preserve"> </w:t>
        </w:r>
      </w:ins>
      <w:r w:rsidRPr="6ED92133">
        <w:rPr>
          <w:rFonts w:ascii="Garamond" w:eastAsia="Times New Roman" w:hAnsi="Garamond" w:cs="Times New Roman"/>
          <w:lang w:eastAsia="pt-PT"/>
        </w:rPr>
        <w:t>PAC</w:t>
      </w:r>
      <w:ins w:id="1476" w:author="Susana Margarida Gonçalves Silva Santos" w:date="2025-09-18T11:02:00Z" w16du:dateUtc="2025-09-18T10:02:00Z">
        <w:r w:rsidR="00107D5D">
          <w:rPr>
            <w:rFonts w:ascii="Garamond" w:eastAsia="Times New Roman" w:hAnsi="Garamond" w:cs="Times New Roman"/>
            <w:lang w:eastAsia="pt-PT"/>
          </w:rPr>
          <w:t>.</w:t>
        </w:r>
      </w:ins>
      <w:r w:rsidR="0EE4FEF5" w:rsidRPr="6ED92133">
        <w:rPr>
          <w:rFonts w:ascii="Garamond" w:eastAsia="Times New Roman" w:hAnsi="Garamond" w:cs="Times New Roman"/>
          <w:lang w:eastAsia="pt-PT"/>
        </w:rPr>
        <w:t xml:space="preserve"> </w:t>
      </w:r>
      <w:commentRangeEnd w:id="1469"/>
      <w:r w:rsidR="5EFAEB83" w:rsidRPr="00107D5D">
        <w:rPr>
          <w:rStyle w:val="CommentReference"/>
          <w:rFonts w:ascii="Garamond" w:eastAsia="Times New Roman" w:hAnsi="Garamond" w:cs="Times New Roman"/>
          <w:strike/>
          <w:sz w:val="24"/>
          <w:szCs w:val="24"/>
          <w:lang w:eastAsia="pt-PT"/>
        </w:rPr>
        <w:commentReference w:id="1469"/>
      </w:r>
      <w:commentRangeEnd w:id="1470"/>
      <w:r w:rsidRPr="00107D5D">
        <w:rPr>
          <w:rStyle w:val="CommentReference"/>
          <w:rFonts w:ascii="Garamond" w:eastAsia="Times New Roman" w:hAnsi="Garamond" w:cs="Times New Roman"/>
          <w:strike/>
          <w:sz w:val="24"/>
          <w:szCs w:val="24"/>
          <w:lang w:eastAsia="pt-PT"/>
        </w:rPr>
        <w:commentReference w:id="1470"/>
      </w:r>
      <w:commentRangeEnd w:id="1471"/>
      <w:r w:rsidRPr="00107D5D">
        <w:rPr>
          <w:rStyle w:val="CommentReference"/>
          <w:rFonts w:ascii="Garamond" w:eastAsia="Times New Roman" w:hAnsi="Garamond" w:cs="Times New Roman"/>
          <w:strike/>
          <w:sz w:val="24"/>
          <w:szCs w:val="24"/>
          <w:lang w:eastAsia="pt-PT"/>
        </w:rPr>
        <w:commentReference w:id="1471"/>
      </w:r>
      <w:r w:rsidRPr="00107D5D">
        <w:rPr>
          <w:rFonts w:ascii="Garamond" w:eastAsia="Times New Roman" w:hAnsi="Garamond" w:cs="Times New Roman"/>
          <w:strike/>
          <w:lang w:eastAsia="pt-PT"/>
        </w:rPr>
        <w:t>, para eventual demonstração junto das autoridades responsáveis pela fiscalização da regularidade do registo</w:t>
      </w:r>
      <w:r w:rsidR="0EE4FEF5" w:rsidRPr="00107D5D">
        <w:rPr>
          <w:rFonts w:ascii="Garamond" w:eastAsia="Times New Roman" w:hAnsi="Garamond" w:cs="Times New Roman"/>
          <w:strike/>
          <w:lang w:eastAsia="pt-PT"/>
        </w:rPr>
        <w:t xml:space="preserve"> e da profilaxia médica obrigatória</w:t>
      </w:r>
      <w:r w:rsidRPr="00107D5D">
        <w:rPr>
          <w:rFonts w:ascii="Garamond" w:eastAsia="Times New Roman" w:hAnsi="Garamond" w:cs="Times New Roman"/>
          <w:strike/>
          <w:lang w:eastAsia="pt-PT"/>
        </w:rPr>
        <w:t xml:space="preserve"> do animal.</w:t>
      </w:r>
      <w:r w:rsidRPr="6ED92133">
        <w:rPr>
          <w:rFonts w:ascii="Garamond" w:eastAsia="Times New Roman" w:hAnsi="Garamond" w:cs="Times New Roman"/>
          <w:lang w:eastAsia="pt-PT"/>
        </w:rPr>
        <w:t xml:space="preserve"> </w:t>
      </w:r>
    </w:p>
    <w:p w14:paraId="52A29D52" w14:textId="6363E122" w:rsidR="003D15F2" w:rsidRPr="000041C8" w:rsidRDefault="003D15F2" w:rsidP="00A95B7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Artigo 3</w:t>
      </w:r>
      <w:r w:rsidR="00E238BA">
        <w:rPr>
          <w:rFonts w:ascii="Garamond" w:eastAsia="Times New Roman" w:hAnsi="Garamond" w:cs="Times New Roman"/>
          <w:b/>
          <w:bCs/>
          <w:lang w:eastAsia="pt-PT"/>
        </w:rPr>
        <w:t>7</w:t>
      </w:r>
      <w:r w:rsidRPr="000041C8">
        <w:rPr>
          <w:rFonts w:ascii="Garamond" w:eastAsia="Times New Roman" w:hAnsi="Garamond" w:cs="Times New Roman"/>
          <w:b/>
          <w:bCs/>
          <w:lang w:eastAsia="pt-PT"/>
        </w:rPr>
        <w:t>.º</w:t>
      </w:r>
    </w:p>
    <w:p w14:paraId="437A33BF" w14:textId="77777777" w:rsidR="003D15F2" w:rsidRPr="000041C8" w:rsidRDefault="003D15F2" w:rsidP="00A95B79">
      <w:pPr>
        <w:spacing w:line="360" w:lineRule="auto"/>
        <w:jc w:val="center"/>
        <w:rPr>
          <w:rFonts w:ascii="Garamond" w:eastAsia="Times New Roman" w:hAnsi="Garamond" w:cs="Times New Roman"/>
          <w:lang w:eastAsia="pt-PT"/>
        </w:rPr>
      </w:pPr>
      <w:r w:rsidRPr="000041C8">
        <w:rPr>
          <w:rFonts w:ascii="Garamond" w:eastAsia="Times New Roman" w:hAnsi="Garamond" w:cs="Times New Roman"/>
          <w:lang w:eastAsia="pt-PT"/>
        </w:rPr>
        <w:t>Meios de transporte</w:t>
      </w:r>
    </w:p>
    <w:p w14:paraId="60F4BFE5" w14:textId="586BC7BE"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1 - A deslocação de animais de companhia em transportes públicos não pode ser recusada, desde que os mesmos sejam devidamente acompanhados</w:t>
      </w:r>
      <w:r w:rsidR="00215FB4" w:rsidRPr="000041C8">
        <w:rPr>
          <w:rFonts w:ascii="Garamond" w:eastAsia="Times New Roman" w:hAnsi="Garamond" w:cs="Times New Roman"/>
          <w:lang w:eastAsia="pt-PT"/>
        </w:rPr>
        <w:t xml:space="preserve"> e</w:t>
      </w:r>
      <w:r w:rsidR="00CE4CAC" w:rsidRPr="000041C8">
        <w:rPr>
          <w:rFonts w:ascii="Garamond" w:eastAsia="Times New Roman" w:hAnsi="Garamond" w:cs="Times New Roman"/>
          <w:lang w:eastAsia="pt-PT"/>
        </w:rPr>
        <w:t xml:space="preserve"> </w:t>
      </w:r>
      <w:r w:rsidRPr="000041C8">
        <w:rPr>
          <w:rFonts w:ascii="Garamond" w:eastAsia="Times New Roman" w:hAnsi="Garamond" w:cs="Times New Roman"/>
          <w:lang w:eastAsia="pt-PT"/>
        </w:rPr>
        <w:t xml:space="preserve">acondicionados </w:t>
      </w:r>
      <w:r w:rsidR="00215FB4" w:rsidRPr="000041C8">
        <w:rPr>
          <w:rFonts w:ascii="Garamond" w:eastAsia="Times New Roman" w:hAnsi="Garamond" w:cs="Times New Roman"/>
          <w:lang w:eastAsia="pt-PT"/>
        </w:rPr>
        <w:t>ou</w:t>
      </w:r>
      <w:r w:rsidRPr="000041C8">
        <w:rPr>
          <w:rFonts w:ascii="Garamond" w:eastAsia="Times New Roman" w:hAnsi="Garamond" w:cs="Times New Roman"/>
          <w:lang w:eastAsia="pt-PT"/>
        </w:rPr>
        <w:t xml:space="preserve"> sujeitos a meios de contenção que não lhes permitam morder ou causar danos ou prejuízos a pessoas, outros animais ou bens, de acordo com as condições e normas técnicas a estabelecer por portaria dos membros do Governo responsáveis pelas áreas dos transportes e do ambiente.</w:t>
      </w:r>
    </w:p>
    <w:p w14:paraId="2872A602" w14:textId="000B1BCE" w:rsidR="003D15F2" w:rsidRPr="00A0036C" w:rsidRDefault="1FE25D7D" w:rsidP="00A95B79">
      <w:pPr>
        <w:spacing w:line="360" w:lineRule="auto"/>
        <w:jc w:val="both"/>
        <w:rPr>
          <w:rFonts w:ascii="Garamond" w:eastAsia="Times New Roman" w:hAnsi="Garamond" w:cs="Times New Roman"/>
          <w:strike/>
          <w:lang w:eastAsia="pt-PT"/>
        </w:rPr>
      </w:pPr>
      <w:r w:rsidRPr="00A0036C">
        <w:rPr>
          <w:rFonts w:ascii="Garamond" w:eastAsia="Times New Roman" w:hAnsi="Garamond" w:cs="Times New Roman"/>
          <w:strike/>
          <w:lang w:eastAsia="pt-PT"/>
        </w:rPr>
        <w:t xml:space="preserve">2 </w:t>
      </w:r>
      <w:r w:rsidR="3419D956" w:rsidRPr="00A0036C">
        <w:rPr>
          <w:rFonts w:ascii="Garamond" w:eastAsia="Times New Roman" w:hAnsi="Garamond" w:cs="Times New Roman"/>
          <w:strike/>
          <w:lang w:eastAsia="pt-PT"/>
        </w:rPr>
        <w:t xml:space="preserve">- </w:t>
      </w:r>
      <w:r w:rsidR="5DB9D301" w:rsidRPr="00A0036C">
        <w:rPr>
          <w:rFonts w:ascii="Garamond" w:eastAsia="Times New Roman" w:hAnsi="Garamond" w:cs="Times New Roman"/>
          <w:strike/>
          <w:lang w:eastAsia="pt-PT"/>
        </w:rPr>
        <w:t>É igualmente vedada a recusa ao transporte de animais de companhia em transporte individual e remunerado de passageiros em veículos descaracterizados a partir de plataforma eletrónica, nos termos da Lei n.º 45/2018, de 10 de agosto, não podendo ser cobrado por esse transporte um valor superior a 20% do preço do serviço</w:t>
      </w:r>
      <w:r w:rsidR="3419D956" w:rsidRPr="00A0036C">
        <w:rPr>
          <w:rFonts w:ascii="Garamond" w:eastAsia="Times New Roman" w:hAnsi="Garamond" w:cs="Times New Roman"/>
          <w:strike/>
          <w:lang w:eastAsia="pt-PT"/>
        </w:rPr>
        <w:t>.</w:t>
      </w:r>
    </w:p>
    <w:p w14:paraId="453664C2" w14:textId="2C951BC9" w:rsidR="00215FB4" w:rsidRPr="000041C8" w:rsidRDefault="00215FB4"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3 – O previsto no presente artigo não prejudica o disposto no n.º 3</w:t>
      </w:r>
      <w:r w:rsidR="00CE4CAC" w:rsidRPr="000041C8">
        <w:rPr>
          <w:rFonts w:ascii="Garamond" w:eastAsia="Times New Roman" w:hAnsi="Garamond" w:cs="Times New Roman"/>
          <w:lang w:eastAsia="pt-PT"/>
        </w:rPr>
        <w:t xml:space="preserve"> do artigo 8.º</w:t>
      </w:r>
      <w:r w:rsidRPr="000041C8">
        <w:rPr>
          <w:rFonts w:ascii="Garamond" w:eastAsia="Times New Roman" w:hAnsi="Garamond" w:cs="Times New Roman"/>
          <w:lang w:eastAsia="pt-PT"/>
        </w:rPr>
        <w:t xml:space="preserve"> da Lei n.º 45/2018, de 10 de agosto.</w:t>
      </w:r>
    </w:p>
    <w:p w14:paraId="2F5C82A5" w14:textId="459C9C75" w:rsidR="003D15F2" w:rsidRPr="000041C8" w:rsidRDefault="003D15F2" w:rsidP="00A95B7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Artigo 3</w:t>
      </w:r>
      <w:r w:rsidR="00E238BA">
        <w:rPr>
          <w:rFonts w:ascii="Garamond" w:eastAsia="Times New Roman" w:hAnsi="Garamond" w:cs="Times New Roman"/>
          <w:b/>
          <w:bCs/>
          <w:lang w:eastAsia="pt-PT"/>
        </w:rPr>
        <w:t>8</w:t>
      </w:r>
      <w:r w:rsidRPr="000041C8">
        <w:rPr>
          <w:rFonts w:ascii="Garamond" w:eastAsia="Times New Roman" w:hAnsi="Garamond" w:cs="Times New Roman"/>
          <w:b/>
          <w:bCs/>
          <w:lang w:eastAsia="pt-PT"/>
        </w:rPr>
        <w:t>.º</w:t>
      </w:r>
    </w:p>
    <w:p w14:paraId="0B0CB150" w14:textId="77777777" w:rsidR="003D15F2" w:rsidRPr="000041C8" w:rsidRDefault="1FE25D7D" w:rsidP="00A95B79">
      <w:pPr>
        <w:spacing w:line="360" w:lineRule="auto"/>
        <w:jc w:val="center"/>
        <w:rPr>
          <w:rFonts w:ascii="Garamond" w:eastAsia="Times New Roman" w:hAnsi="Garamond" w:cs="Times New Roman"/>
          <w:lang w:eastAsia="pt-PT"/>
        </w:rPr>
      </w:pPr>
      <w:r w:rsidRPr="008B2A8B">
        <w:rPr>
          <w:rFonts w:ascii="Garamond" w:eastAsia="Times New Roman" w:hAnsi="Garamond" w:cs="Times New Roman"/>
          <w:highlight w:val="lightGray"/>
          <w:lang w:eastAsia="pt-PT"/>
        </w:rPr>
        <w:t xml:space="preserve">Circulação sem carácter comercial com destino a Estados-Membros da União </w:t>
      </w:r>
      <w:commentRangeStart w:id="1477"/>
      <w:r w:rsidRPr="008B2A8B">
        <w:rPr>
          <w:rFonts w:ascii="Garamond" w:eastAsia="Times New Roman" w:hAnsi="Garamond" w:cs="Times New Roman"/>
          <w:highlight w:val="lightGray"/>
          <w:lang w:eastAsia="pt-PT"/>
        </w:rPr>
        <w:t>Europeia</w:t>
      </w:r>
      <w:commentRangeEnd w:id="1477"/>
      <w:r w:rsidR="008B2A8B" w:rsidRPr="000041C8">
        <w:rPr>
          <w:rStyle w:val="CommentReference"/>
          <w:rFonts w:ascii="Garamond" w:eastAsia="Times New Roman" w:hAnsi="Garamond" w:cs="Times New Roman"/>
          <w:sz w:val="24"/>
          <w:szCs w:val="24"/>
          <w:lang w:eastAsia="pt-PT"/>
        </w:rPr>
        <w:commentReference w:id="1477"/>
      </w:r>
    </w:p>
    <w:p w14:paraId="17BD747E" w14:textId="0E09712A" w:rsidR="54EE4B9D" w:rsidRDefault="54EE4B9D" w:rsidP="54EE4B9D">
      <w:pPr>
        <w:spacing w:line="360" w:lineRule="auto"/>
        <w:jc w:val="center"/>
        <w:rPr>
          <w:rFonts w:ascii="Garamond" w:eastAsia="Times New Roman" w:hAnsi="Garamond" w:cs="Times New Roman"/>
          <w:lang w:eastAsia="pt-PT"/>
        </w:rPr>
      </w:pPr>
      <w:commentRangeStart w:id="1478"/>
      <w:commentRangeStart w:id="1479"/>
    </w:p>
    <w:p w14:paraId="6429888B" w14:textId="67F899E2" w:rsidR="009336EC" w:rsidRPr="00757C7B" w:rsidRDefault="34C201A0" w:rsidP="00757C7B">
      <w:pPr>
        <w:spacing w:line="360" w:lineRule="auto"/>
        <w:jc w:val="both"/>
        <w:rPr>
          <w:rFonts w:ascii="Garamond" w:eastAsia="Times New Roman" w:hAnsi="Garamond" w:cs="Times New Roman"/>
          <w:lang w:eastAsia="pt-PT"/>
        </w:rPr>
      </w:pPr>
      <w:r w:rsidRPr="6ED92133">
        <w:rPr>
          <w:rFonts w:ascii="Garamond" w:eastAsia="Times New Roman" w:hAnsi="Garamond" w:cs="Times New Roman"/>
          <w:lang w:eastAsia="pt-PT"/>
        </w:rPr>
        <w:t>A circulação sem carácter comercial de animais de companhia para outro Estado-Membro da União Europeia faz-se com respeito pelo disposto nos artigos 244.º e seguintes do Regulamento (UE) 2016/429 do Parlamento Europeu e do Conselho de 9 de março de 2016</w:t>
      </w:r>
      <w:commentRangeEnd w:id="1478"/>
      <w:r w:rsidR="7EF12E01" w:rsidRPr="6ED92133">
        <w:rPr>
          <w:rStyle w:val="CommentReference"/>
          <w:rFonts w:ascii="Garamond" w:eastAsia="Times New Roman" w:hAnsi="Garamond" w:cs="Times New Roman"/>
          <w:sz w:val="24"/>
          <w:szCs w:val="24"/>
          <w:lang w:eastAsia="pt-PT"/>
        </w:rPr>
        <w:commentReference w:id="1478"/>
      </w:r>
      <w:commentRangeEnd w:id="1479"/>
      <w:r w:rsidRPr="6ED92133">
        <w:rPr>
          <w:rStyle w:val="CommentReference"/>
          <w:rFonts w:ascii="Garamond" w:eastAsia="Times New Roman" w:hAnsi="Garamond" w:cs="Times New Roman"/>
          <w:sz w:val="24"/>
          <w:szCs w:val="24"/>
          <w:lang w:eastAsia="pt-PT"/>
        </w:rPr>
        <w:commentReference w:id="1479"/>
      </w:r>
      <w:r w:rsidRPr="6ED92133">
        <w:rPr>
          <w:rFonts w:ascii="Garamond" w:eastAsia="Times New Roman" w:hAnsi="Garamond" w:cs="Times New Roman"/>
          <w:lang w:eastAsia="pt-PT"/>
        </w:rPr>
        <w:t>.</w:t>
      </w:r>
    </w:p>
    <w:p w14:paraId="401BC5A6" w14:textId="77777777" w:rsidR="009336EC" w:rsidRPr="000041C8" w:rsidRDefault="009336EC" w:rsidP="00A95B79">
      <w:pPr>
        <w:spacing w:line="360" w:lineRule="auto"/>
        <w:jc w:val="center"/>
        <w:rPr>
          <w:rFonts w:ascii="Garamond" w:eastAsia="Times New Roman" w:hAnsi="Garamond" w:cs="Times New Roman"/>
          <w:b/>
          <w:bCs/>
          <w:lang w:eastAsia="pt-PT"/>
        </w:rPr>
      </w:pPr>
    </w:p>
    <w:p w14:paraId="52D42239" w14:textId="28683090" w:rsidR="003D15F2" w:rsidRPr="000041C8" w:rsidRDefault="003D15F2" w:rsidP="00A95B7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Capítulo V</w:t>
      </w:r>
    </w:p>
    <w:p w14:paraId="2F31D2EE" w14:textId="52302955" w:rsidR="003D15F2" w:rsidRPr="000041C8" w:rsidRDefault="00215FB4" w:rsidP="00A95B7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Eventos</w:t>
      </w:r>
    </w:p>
    <w:p w14:paraId="2575AF5B" w14:textId="77777777" w:rsidR="003D15F2" w:rsidRPr="000041C8" w:rsidRDefault="003D15F2" w:rsidP="00A95B79">
      <w:pPr>
        <w:spacing w:line="360" w:lineRule="auto"/>
        <w:jc w:val="both"/>
        <w:rPr>
          <w:rFonts w:ascii="Garamond" w:eastAsia="Times New Roman" w:hAnsi="Garamond" w:cs="Times New Roman"/>
          <w:lang w:eastAsia="pt-PT"/>
        </w:rPr>
      </w:pPr>
    </w:p>
    <w:p w14:paraId="2ED5070F" w14:textId="21C103EE" w:rsidR="003D15F2" w:rsidRPr="000041C8" w:rsidRDefault="003D15F2" w:rsidP="00A95B7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Artigo 3</w:t>
      </w:r>
      <w:r w:rsidR="00E238BA">
        <w:rPr>
          <w:rFonts w:ascii="Garamond" w:eastAsia="Times New Roman" w:hAnsi="Garamond" w:cs="Times New Roman"/>
          <w:b/>
          <w:bCs/>
          <w:lang w:eastAsia="pt-PT"/>
        </w:rPr>
        <w:t>9</w:t>
      </w:r>
      <w:r w:rsidRPr="000041C8">
        <w:rPr>
          <w:rFonts w:ascii="Garamond" w:eastAsia="Times New Roman" w:hAnsi="Garamond" w:cs="Times New Roman"/>
          <w:b/>
          <w:bCs/>
          <w:lang w:eastAsia="pt-PT"/>
        </w:rPr>
        <w:t>.º</w:t>
      </w:r>
    </w:p>
    <w:p w14:paraId="3D7C8B7D" w14:textId="1CAE8875" w:rsidR="003D15F2" w:rsidRPr="000041C8" w:rsidRDefault="003D15F2" w:rsidP="00A95B79">
      <w:pPr>
        <w:spacing w:line="360" w:lineRule="auto"/>
        <w:jc w:val="center"/>
        <w:rPr>
          <w:rFonts w:ascii="Garamond" w:eastAsia="Times New Roman" w:hAnsi="Garamond" w:cs="Times New Roman"/>
          <w:lang w:eastAsia="pt-PT"/>
        </w:rPr>
      </w:pPr>
      <w:r w:rsidRPr="000041C8">
        <w:rPr>
          <w:rFonts w:ascii="Garamond" w:eastAsia="Times New Roman" w:hAnsi="Garamond" w:cs="Times New Roman"/>
          <w:lang w:eastAsia="pt-PT"/>
        </w:rPr>
        <w:t xml:space="preserve">Participação em </w:t>
      </w:r>
      <w:r w:rsidR="00215FB4" w:rsidRPr="000041C8">
        <w:rPr>
          <w:rFonts w:ascii="Garamond" w:eastAsia="Times New Roman" w:hAnsi="Garamond" w:cs="Times New Roman"/>
          <w:lang w:eastAsia="pt-PT"/>
        </w:rPr>
        <w:t>eventos</w:t>
      </w:r>
    </w:p>
    <w:p w14:paraId="07488E15" w14:textId="64E9FC14" w:rsidR="003D15F2" w:rsidRPr="000041C8" w:rsidRDefault="5AFB91AC" w:rsidP="00A95B79">
      <w:pPr>
        <w:spacing w:line="360" w:lineRule="auto"/>
        <w:jc w:val="both"/>
        <w:rPr>
          <w:rFonts w:ascii="Garamond" w:eastAsia="Times New Roman" w:hAnsi="Garamond" w:cs="Times New Roman"/>
          <w:lang w:eastAsia="pt-PT"/>
        </w:rPr>
      </w:pPr>
      <w:r w:rsidRPr="235BEDB8">
        <w:rPr>
          <w:rFonts w:ascii="Garamond" w:eastAsia="Times New Roman" w:hAnsi="Garamond" w:cs="Times New Roman"/>
          <w:lang w:eastAsia="pt-PT"/>
        </w:rPr>
        <w:t>1</w:t>
      </w:r>
      <w:r w:rsidR="5EFAEB83" w:rsidRPr="235BEDB8">
        <w:rPr>
          <w:rFonts w:ascii="Garamond" w:eastAsia="Times New Roman" w:hAnsi="Garamond" w:cs="Times New Roman"/>
          <w:lang w:eastAsia="pt-PT"/>
        </w:rPr>
        <w:t xml:space="preserve"> </w:t>
      </w:r>
      <w:r w:rsidR="287B79B8" w:rsidRPr="235BEDB8">
        <w:rPr>
          <w:rFonts w:ascii="Garamond" w:eastAsia="Times New Roman" w:hAnsi="Garamond" w:cs="Times New Roman"/>
          <w:lang w:eastAsia="pt-PT"/>
        </w:rPr>
        <w:t>–</w:t>
      </w:r>
      <w:r w:rsidR="5EFAEB83" w:rsidRPr="235BEDB8">
        <w:rPr>
          <w:rFonts w:ascii="Garamond" w:eastAsia="Times New Roman" w:hAnsi="Garamond" w:cs="Times New Roman"/>
          <w:lang w:eastAsia="pt-PT"/>
        </w:rPr>
        <w:t xml:space="preserve"> A</w:t>
      </w:r>
      <w:r w:rsidR="287B79B8" w:rsidRPr="235BEDB8">
        <w:rPr>
          <w:rFonts w:ascii="Garamond" w:eastAsia="Times New Roman" w:hAnsi="Garamond" w:cs="Times New Roman"/>
          <w:lang w:eastAsia="pt-PT"/>
        </w:rPr>
        <w:t xml:space="preserve"> participação de animais de companhia em</w:t>
      </w:r>
      <w:commentRangeStart w:id="1480"/>
      <w:r w:rsidR="7A6C045E" w:rsidRPr="235BEDB8">
        <w:rPr>
          <w:rFonts w:ascii="Garamond" w:eastAsia="Times New Roman" w:hAnsi="Garamond" w:cs="Times New Roman"/>
          <w:lang w:eastAsia="pt-PT"/>
        </w:rPr>
        <w:t xml:space="preserve"> </w:t>
      </w:r>
      <w:bookmarkStart w:id="1481" w:name="_Hlk136262823"/>
      <w:r w:rsidR="7A6C045E" w:rsidRPr="235BEDB8">
        <w:rPr>
          <w:rFonts w:ascii="Garamond" w:eastAsia="Times New Roman" w:hAnsi="Garamond" w:cs="Times New Roman"/>
          <w:lang w:eastAsia="pt-PT"/>
        </w:rPr>
        <w:t>concursos, exposições,</w:t>
      </w:r>
      <w:r w:rsidR="5EFAEB83" w:rsidRPr="235BEDB8">
        <w:rPr>
          <w:rFonts w:ascii="Garamond" w:eastAsia="Times New Roman" w:hAnsi="Garamond" w:cs="Times New Roman"/>
          <w:lang w:eastAsia="pt-PT"/>
        </w:rPr>
        <w:t xml:space="preserve"> </w:t>
      </w:r>
      <w:commentRangeEnd w:id="1480"/>
      <w:r w:rsidRPr="235BEDB8">
        <w:rPr>
          <w:rStyle w:val="CommentReference"/>
          <w:rFonts w:ascii="Garamond" w:eastAsia="Times New Roman" w:hAnsi="Garamond" w:cs="Times New Roman"/>
          <w:sz w:val="24"/>
          <w:szCs w:val="24"/>
          <w:lang w:eastAsia="pt-PT"/>
        </w:rPr>
        <w:commentReference w:id="1480"/>
      </w:r>
      <w:commentRangeStart w:id="1482"/>
      <w:commentRangeStart w:id="1483"/>
      <w:r w:rsidR="5EFAEB83" w:rsidRPr="235BEDB8">
        <w:rPr>
          <w:rFonts w:ascii="Garamond" w:eastAsia="Times New Roman" w:hAnsi="Garamond" w:cs="Times New Roman"/>
          <w:lang w:eastAsia="pt-PT"/>
        </w:rPr>
        <w:t>espetáculos</w:t>
      </w:r>
      <w:r w:rsidR="53CF2B4E" w:rsidRPr="235BEDB8">
        <w:rPr>
          <w:rFonts w:ascii="Garamond" w:eastAsia="Times New Roman" w:hAnsi="Garamond" w:cs="Times New Roman"/>
          <w:lang w:eastAsia="pt-PT"/>
        </w:rPr>
        <w:t>,</w:t>
      </w:r>
      <w:r w:rsidR="7A6C045E" w:rsidRPr="235BEDB8">
        <w:rPr>
          <w:rFonts w:ascii="Garamond" w:eastAsia="Times New Roman" w:hAnsi="Garamond" w:cs="Times New Roman"/>
          <w:lang w:eastAsia="pt-PT"/>
        </w:rPr>
        <w:t xml:space="preserve"> manifestações culturais,</w:t>
      </w:r>
      <w:commentRangeEnd w:id="1482"/>
      <w:r w:rsidRPr="235BEDB8">
        <w:rPr>
          <w:rStyle w:val="CommentReference"/>
          <w:rFonts w:ascii="Garamond" w:eastAsia="Times New Roman" w:hAnsi="Garamond" w:cs="Times New Roman"/>
          <w:sz w:val="24"/>
          <w:szCs w:val="24"/>
          <w:lang w:eastAsia="pt-PT"/>
        </w:rPr>
        <w:commentReference w:id="1482"/>
      </w:r>
      <w:commentRangeEnd w:id="1483"/>
      <w:r w:rsidRPr="235BEDB8">
        <w:rPr>
          <w:rStyle w:val="CommentReference"/>
          <w:rFonts w:ascii="Garamond" w:eastAsia="Times New Roman" w:hAnsi="Garamond" w:cs="Times New Roman"/>
          <w:sz w:val="24"/>
          <w:szCs w:val="24"/>
          <w:lang w:eastAsia="pt-PT"/>
        </w:rPr>
        <w:commentReference w:id="1483"/>
      </w:r>
      <w:r w:rsidR="7A6C045E" w:rsidRPr="235BEDB8">
        <w:rPr>
          <w:rFonts w:ascii="Garamond" w:eastAsia="Times New Roman" w:hAnsi="Garamond" w:cs="Times New Roman"/>
          <w:lang w:eastAsia="pt-PT"/>
        </w:rPr>
        <w:t xml:space="preserve"> divertimentos públicos, </w:t>
      </w:r>
      <w:r w:rsidR="79B7F019" w:rsidRPr="235BEDB8">
        <w:rPr>
          <w:rFonts w:ascii="Garamond" w:eastAsia="Times New Roman" w:hAnsi="Garamond" w:cs="Times New Roman"/>
          <w:lang w:eastAsia="pt-PT"/>
        </w:rPr>
        <w:t>atividades</w:t>
      </w:r>
      <w:r w:rsidR="53CF2B4E" w:rsidRPr="235BEDB8">
        <w:rPr>
          <w:rFonts w:ascii="Garamond" w:eastAsia="Times New Roman" w:hAnsi="Garamond" w:cs="Times New Roman"/>
          <w:lang w:eastAsia="pt-PT"/>
        </w:rPr>
        <w:t xml:space="preserve"> performativas,</w:t>
      </w:r>
      <w:r w:rsidR="79B7F019" w:rsidRPr="235BEDB8">
        <w:rPr>
          <w:rFonts w:ascii="Garamond" w:eastAsia="Times New Roman" w:hAnsi="Garamond" w:cs="Times New Roman"/>
          <w:lang w:eastAsia="pt-PT"/>
        </w:rPr>
        <w:t xml:space="preserve"> cinematográficas</w:t>
      </w:r>
      <w:r w:rsidR="53CF2B4E" w:rsidRPr="235BEDB8">
        <w:rPr>
          <w:rFonts w:ascii="Garamond" w:eastAsia="Times New Roman" w:hAnsi="Garamond" w:cs="Times New Roman"/>
          <w:lang w:eastAsia="pt-PT"/>
        </w:rPr>
        <w:t xml:space="preserve"> </w:t>
      </w:r>
      <w:r w:rsidR="79B7F019" w:rsidRPr="235BEDB8">
        <w:rPr>
          <w:rFonts w:ascii="Garamond" w:eastAsia="Times New Roman" w:hAnsi="Garamond" w:cs="Times New Roman"/>
          <w:lang w:eastAsia="pt-PT"/>
        </w:rPr>
        <w:t>e audiovisuais,</w:t>
      </w:r>
      <w:r w:rsidR="53CF2B4E" w:rsidRPr="235BEDB8">
        <w:rPr>
          <w:rFonts w:ascii="Garamond" w:eastAsia="Times New Roman" w:hAnsi="Garamond" w:cs="Times New Roman"/>
          <w:lang w:eastAsia="pt-PT"/>
        </w:rPr>
        <w:t xml:space="preserve"> campanhas publicitárias</w:t>
      </w:r>
      <w:bookmarkEnd w:id="1481"/>
      <w:r w:rsidR="287B79B8" w:rsidRPr="235BEDB8">
        <w:rPr>
          <w:rFonts w:ascii="Garamond" w:eastAsia="Times New Roman" w:hAnsi="Garamond" w:cs="Times New Roman"/>
          <w:lang w:eastAsia="pt-PT"/>
        </w:rPr>
        <w:t>,</w:t>
      </w:r>
      <w:r w:rsidR="22523663" w:rsidRPr="235BEDB8">
        <w:rPr>
          <w:rFonts w:ascii="Garamond" w:eastAsia="Times New Roman" w:hAnsi="Garamond" w:cs="Times New Roman"/>
          <w:lang w:eastAsia="pt-PT"/>
        </w:rPr>
        <w:t xml:space="preserve"> ou </w:t>
      </w:r>
      <w:commentRangeStart w:id="1484"/>
      <w:r w:rsidR="22523663" w:rsidRPr="235BEDB8">
        <w:rPr>
          <w:rFonts w:ascii="Garamond" w:eastAsia="Times New Roman" w:hAnsi="Garamond" w:cs="Times New Roman"/>
          <w:lang w:eastAsia="pt-PT"/>
        </w:rPr>
        <w:t>outros eventos onde participem animais de companhia</w:t>
      </w:r>
      <w:r w:rsidR="5EFAEB83" w:rsidRPr="235BEDB8">
        <w:rPr>
          <w:rFonts w:ascii="Garamond" w:eastAsia="Times New Roman" w:hAnsi="Garamond" w:cs="Times New Roman"/>
          <w:lang w:eastAsia="pt-PT"/>
        </w:rPr>
        <w:t xml:space="preserve"> </w:t>
      </w:r>
      <w:commentRangeEnd w:id="1484"/>
      <w:r w:rsidRPr="235BEDB8">
        <w:rPr>
          <w:rStyle w:val="CommentReference"/>
          <w:rFonts w:ascii="Garamond" w:eastAsia="Times New Roman" w:hAnsi="Garamond" w:cs="Times New Roman"/>
          <w:sz w:val="24"/>
          <w:szCs w:val="24"/>
          <w:lang w:eastAsia="pt-PT"/>
        </w:rPr>
        <w:commentReference w:id="1484"/>
      </w:r>
      <w:r w:rsidR="5EFAEB83" w:rsidRPr="235BEDB8">
        <w:rPr>
          <w:rFonts w:ascii="Garamond" w:eastAsia="Times New Roman" w:hAnsi="Garamond" w:cs="Times New Roman"/>
          <w:lang w:eastAsia="pt-PT"/>
        </w:rPr>
        <w:t xml:space="preserve">carece de autorização do diretor </w:t>
      </w:r>
      <w:r w:rsidR="5B85CDB4" w:rsidRPr="235BEDB8">
        <w:rPr>
          <w:rFonts w:ascii="Garamond" w:eastAsia="Times New Roman" w:hAnsi="Garamond" w:cs="Times New Roman"/>
          <w:lang w:eastAsia="pt-PT"/>
        </w:rPr>
        <w:t>geral d</w:t>
      </w:r>
      <w:ins w:id="1485" w:author="Maria Cristina Tavares Briosa" w:date="2025-10-22T15:12:00Z" w16du:dateUtc="2025-10-22T14:12:00Z">
        <w:r w:rsidR="00371C1D">
          <w:rPr>
            <w:rFonts w:ascii="Garamond" w:eastAsia="Times New Roman" w:hAnsi="Garamond" w:cs="Times New Roman"/>
            <w:lang w:eastAsia="pt-PT"/>
          </w:rPr>
          <w:t>e a</w:t>
        </w:r>
        <w:r w:rsidR="007A0E05">
          <w:rPr>
            <w:rFonts w:ascii="Garamond" w:eastAsia="Times New Roman" w:hAnsi="Garamond" w:cs="Times New Roman"/>
            <w:lang w:eastAsia="pt-PT"/>
          </w:rPr>
          <w:t>limentação e</w:t>
        </w:r>
      </w:ins>
      <w:ins w:id="1486" w:author="Maria Cristina Tavares Briosa" w:date="2025-10-22T15:13:00Z" w16du:dateUtc="2025-10-22T14:13:00Z">
        <w:r w:rsidR="007A0E05">
          <w:rPr>
            <w:rFonts w:ascii="Garamond" w:eastAsia="Times New Roman" w:hAnsi="Garamond" w:cs="Times New Roman"/>
            <w:lang w:eastAsia="pt-PT"/>
          </w:rPr>
          <w:t xml:space="preserve"> </w:t>
        </w:r>
      </w:ins>
      <w:ins w:id="1487" w:author="Maria Cristina Tavares Briosa" w:date="2025-10-22T15:12:00Z" w16du:dateUtc="2025-10-22T14:12:00Z">
        <w:r w:rsidR="007A0E05">
          <w:rPr>
            <w:rFonts w:ascii="Garamond" w:eastAsia="Times New Roman" w:hAnsi="Garamond" w:cs="Times New Roman"/>
            <w:lang w:eastAsia="pt-PT"/>
          </w:rPr>
          <w:t>Veterinária</w:t>
        </w:r>
      </w:ins>
      <w:ins w:id="1488" w:author="Maria Cristina Tavares Briosa" w:date="2025-10-22T15:13:00Z" w16du:dateUtc="2025-10-22T14:13:00Z">
        <w:r w:rsidR="007A0E05">
          <w:rPr>
            <w:rFonts w:ascii="Garamond" w:eastAsia="Times New Roman" w:hAnsi="Garamond" w:cs="Times New Roman"/>
            <w:lang w:eastAsia="pt-PT"/>
          </w:rPr>
          <w:t xml:space="preserve"> </w:t>
        </w:r>
      </w:ins>
      <w:r w:rsidR="5B85CDB4" w:rsidRPr="007A0E05">
        <w:rPr>
          <w:rFonts w:ascii="Garamond" w:eastAsia="Times New Roman" w:hAnsi="Garamond" w:cs="Times New Roman"/>
          <w:strike/>
          <w:lang w:eastAsia="pt-PT"/>
        </w:rPr>
        <w:t>a DGAV</w:t>
      </w:r>
      <w:r w:rsidR="02026A02" w:rsidRPr="007A0E05">
        <w:rPr>
          <w:rFonts w:ascii="Garamond" w:eastAsia="Times New Roman" w:hAnsi="Garamond" w:cs="Times New Roman"/>
          <w:strike/>
          <w:lang w:eastAsia="pt-PT"/>
        </w:rPr>
        <w:t xml:space="preserve"> </w:t>
      </w:r>
      <w:r w:rsidR="5EFAEB83" w:rsidRPr="007A0E05">
        <w:rPr>
          <w:rFonts w:ascii="Garamond" w:eastAsia="Times New Roman" w:hAnsi="Garamond" w:cs="Times New Roman"/>
          <w:strike/>
          <w:lang w:eastAsia="pt-PT"/>
        </w:rPr>
        <w:t>a</w:t>
      </w:r>
      <w:r w:rsidR="5EFAEB83" w:rsidRPr="00300AB1">
        <w:rPr>
          <w:rFonts w:ascii="Garamond" w:eastAsia="Times New Roman" w:hAnsi="Garamond" w:cs="Times New Roman"/>
          <w:strike/>
          <w:lang w:eastAsia="pt-PT"/>
        </w:rPr>
        <w:t xml:space="preserve"> área da realização da mesma,</w:t>
      </w:r>
      <w:r w:rsidR="5EFAEB83" w:rsidRPr="235BEDB8">
        <w:rPr>
          <w:rFonts w:ascii="Garamond" w:eastAsia="Times New Roman" w:hAnsi="Garamond" w:cs="Times New Roman"/>
          <w:lang w:eastAsia="pt-PT"/>
        </w:rPr>
        <w:t xml:space="preserve"> após parecer da respetiva câmara municipal. </w:t>
      </w:r>
    </w:p>
    <w:p w14:paraId="057F7DB8" w14:textId="4FDB179C" w:rsidR="003D15F2" w:rsidRPr="000041C8" w:rsidRDefault="00A52815"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2</w:t>
      </w:r>
      <w:r w:rsidR="003D15F2" w:rsidRPr="000041C8">
        <w:rPr>
          <w:rFonts w:ascii="Garamond" w:eastAsia="Times New Roman" w:hAnsi="Garamond" w:cs="Times New Roman"/>
          <w:lang w:eastAsia="pt-PT"/>
        </w:rPr>
        <w:t xml:space="preserve"> - A autorização prévia a que se refere o número anterior deve ser solicitada pela organização d</w:t>
      </w:r>
      <w:r w:rsidR="00317575" w:rsidRPr="000041C8">
        <w:rPr>
          <w:rFonts w:ascii="Garamond" w:eastAsia="Times New Roman" w:hAnsi="Garamond" w:cs="Times New Roman"/>
          <w:lang w:eastAsia="pt-PT"/>
        </w:rPr>
        <w:t>o evento</w:t>
      </w:r>
      <w:r w:rsidR="003D15F2" w:rsidRPr="000041C8">
        <w:rPr>
          <w:rFonts w:ascii="Garamond" w:eastAsia="Times New Roman" w:hAnsi="Garamond" w:cs="Times New Roman"/>
          <w:lang w:eastAsia="pt-PT"/>
        </w:rPr>
        <w:t xml:space="preserve"> com a antecedência mínima de 15 dias mediante requerimento dirigido ao diretor </w:t>
      </w:r>
      <w:r w:rsidR="00FD58D1">
        <w:rPr>
          <w:rFonts w:ascii="Garamond" w:eastAsia="Times New Roman" w:hAnsi="Garamond" w:cs="Times New Roman"/>
          <w:lang w:eastAsia="pt-PT"/>
        </w:rPr>
        <w:t>geral da DGAV</w:t>
      </w:r>
      <w:r w:rsidR="003D15F2" w:rsidRPr="000041C8">
        <w:rPr>
          <w:rFonts w:ascii="Garamond" w:eastAsia="Times New Roman" w:hAnsi="Garamond" w:cs="Times New Roman"/>
          <w:lang w:eastAsia="pt-PT"/>
        </w:rPr>
        <w:t xml:space="preserve"> acompanhado dos seguintes documentos: </w:t>
      </w:r>
    </w:p>
    <w:p w14:paraId="5ECC4DF4" w14:textId="4247D862" w:rsidR="00074B6E" w:rsidRPr="000041C8" w:rsidRDefault="00074B6E" w:rsidP="00074B6E">
      <w:pPr>
        <w:spacing w:line="360" w:lineRule="auto"/>
        <w:jc w:val="both"/>
        <w:rPr>
          <w:rFonts w:ascii="Garamond" w:hAnsi="Garamond"/>
        </w:rPr>
      </w:pPr>
      <w:r w:rsidRPr="000041C8">
        <w:rPr>
          <w:rFonts w:ascii="Garamond" w:eastAsia="Times New Roman" w:hAnsi="Garamond" w:cs="Times New Roman"/>
          <w:lang w:eastAsia="pt-PT"/>
        </w:rPr>
        <w:t>a)</w:t>
      </w:r>
      <w:r w:rsidRPr="000041C8">
        <w:rPr>
          <w:rFonts w:ascii="Garamond" w:hAnsi="Garamond"/>
        </w:rPr>
        <w:t xml:space="preserve"> </w:t>
      </w:r>
      <w:r w:rsidR="003D15F2" w:rsidRPr="000041C8">
        <w:rPr>
          <w:rFonts w:ascii="Garamond" w:hAnsi="Garamond"/>
        </w:rPr>
        <w:t>Planta do local de realização do</w:t>
      </w:r>
      <w:r w:rsidR="00317575" w:rsidRPr="000041C8">
        <w:rPr>
          <w:rFonts w:ascii="Garamond" w:hAnsi="Garamond"/>
        </w:rPr>
        <w:t xml:space="preserve"> evento</w:t>
      </w:r>
      <w:r w:rsidR="00040BF8" w:rsidRPr="000041C8">
        <w:rPr>
          <w:rFonts w:ascii="Garamond" w:hAnsi="Garamond"/>
        </w:rPr>
        <w:t xml:space="preserve"> e parecer da respetiva câmara municipal, incluindo em relação ao ruído e recinto se aplicável</w:t>
      </w:r>
      <w:r w:rsidR="003D15F2" w:rsidRPr="000041C8">
        <w:rPr>
          <w:rFonts w:ascii="Garamond" w:hAnsi="Garamond"/>
        </w:rPr>
        <w:t xml:space="preserve">; </w:t>
      </w:r>
    </w:p>
    <w:p w14:paraId="4A38BF6C" w14:textId="7C534519" w:rsidR="00074B6E" w:rsidRPr="000041C8" w:rsidRDefault="00074B6E" w:rsidP="00074B6E">
      <w:pPr>
        <w:spacing w:line="360" w:lineRule="auto"/>
        <w:jc w:val="both"/>
        <w:rPr>
          <w:rFonts w:ascii="Garamond" w:hAnsi="Garamond"/>
        </w:rPr>
      </w:pPr>
      <w:r w:rsidRPr="000041C8">
        <w:rPr>
          <w:rFonts w:ascii="Garamond" w:hAnsi="Garamond"/>
        </w:rPr>
        <w:t>b) Duração da participação dos animais no evento;</w:t>
      </w:r>
    </w:p>
    <w:p w14:paraId="27B160C1" w14:textId="79A26F21" w:rsidR="003D15F2" w:rsidRPr="000041C8" w:rsidRDefault="00FB5F17"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c</w:t>
      </w:r>
      <w:r w:rsidR="003D15F2" w:rsidRPr="000041C8">
        <w:rPr>
          <w:rFonts w:ascii="Garamond" w:eastAsia="Times New Roman" w:hAnsi="Garamond" w:cs="Times New Roman"/>
          <w:lang w:eastAsia="pt-PT"/>
        </w:rPr>
        <w:t xml:space="preserve">) A identificação do(s) médico(s) veterinário(s) responsável(eis); </w:t>
      </w:r>
    </w:p>
    <w:p w14:paraId="5AD996AA" w14:textId="5931ECD6" w:rsidR="003D15F2" w:rsidRPr="000041C8" w:rsidRDefault="00FB5F17"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d</w:t>
      </w:r>
      <w:r w:rsidR="003D15F2" w:rsidRPr="000041C8">
        <w:rPr>
          <w:rFonts w:ascii="Garamond" w:eastAsia="Times New Roman" w:hAnsi="Garamond" w:cs="Times New Roman"/>
          <w:lang w:eastAsia="pt-PT"/>
        </w:rPr>
        <w:t>) Regulamento sanitário</w:t>
      </w:r>
      <w:r w:rsidR="00317575" w:rsidRPr="000041C8">
        <w:rPr>
          <w:rFonts w:ascii="Garamond" w:eastAsia="Times New Roman" w:hAnsi="Garamond" w:cs="Times New Roman"/>
          <w:lang w:eastAsia="pt-PT"/>
        </w:rPr>
        <w:t xml:space="preserve"> e de bem-estar animal</w:t>
      </w:r>
      <w:r w:rsidR="003D15F2" w:rsidRPr="000041C8">
        <w:rPr>
          <w:rFonts w:ascii="Garamond" w:eastAsia="Times New Roman" w:hAnsi="Garamond" w:cs="Times New Roman"/>
          <w:lang w:eastAsia="pt-PT"/>
        </w:rPr>
        <w:t xml:space="preserve"> do </w:t>
      </w:r>
      <w:r w:rsidR="00317575" w:rsidRPr="000041C8">
        <w:rPr>
          <w:rFonts w:ascii="Garamond" w:eastAsia="Times New Roman" w:hAnsi="Garamond" w:cs="Times New Roman"/>
          <w:lang w:eastAsia="pt-PT"/>
        </w:rPr>
        <w:t>evento</w:t>
      </w:r>
      <w:r w:rsidR="003D15F2" w:rsidRPr="000041C8">
        <w:rPr>
          <w:rFonts w:ascii="Garamond" w:eastAsia="Times New Roman" w:hAnsi="Garamond" w:cs="Times New Roman"/>
          <w:lang w:eastAsia="pt-PT"/>
        </w:rPr>
        <w:t xml:space="preserve">, onde deve estar especificado o modo como se prevê dar cumprimento ao disposto nos números seguintes. </w:t>
      </w:r>
    </w:p>
    <w:p w14:paraId="6875EDB1" w14:textId="7983A3C7" w:rsidR="003D15F2" w:rsidRPr="000041C8" w:rsidRDefault="00A52815"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3</w:t>
      </w:r>
      <w:r w:rsidR="003D15F2" w:rsidRPr="000041C8">
        <w:rPr>
          <w:rFonts w:ascii="Garamond" w:eastAsia="Times New Roman" w:hAnsi="Garamond" w:cs="Times New Roman"/>
          <w:lang w:eastAsia="pt-PT"/>
        </w:rPr>
        <w:t xml:space="preserve"> - Só serão admitidos </w:t>
      </w:r>
      <w:r w:rsidR="00317575" w:rsidRPr="000041C8">
        <w:rPr>
          <w:rFonts w:ascii="Garamond" w:eastAsia="Times New Roman" w:hAnsi="Garamond" w:cs="Times New Roman"/>
          <w:lang w:eastAsia="pt-PT"/>
        </w:rPr>
        <w:t>no evento</w:t>
      </w:r>
      <w:r w:rsidR="003D15F2" w:rsidRPr="000041C8">
        <w:rPr>
          <w:rFonts w:ascii="Garamond" w:eastAsia="Times New Roman" w:hAnsi="Garamond" w:cs="Times New Roman"/>
          <w:lang w:eastAsia="pt-PT"/>
        </w:rPr>
        <w:t xml:space="preserve"> os animais de companhia que: </w:t>
      </w:r>
    </w:p>
    <w:p w14:paraId="3D3161D5" w14:textId="77777777" w:rsidR="00F0247E" w:rsidRDefault="5EFAEB83" w:rsidP="00EE41E9">
      <w:pPr>
        <w:pStyle w:val="pf0"/>
        <w:jc w:val="both"/>
        <w:rPr>
          <w:ins w:id="1489" w:author="Susana Margarida Gonçalves Silva Santos" w:date="2025-09-11T12:27:00Z" w16du:dateUtc="2025-09-11T11:27:00Z"/>
          <w:rFonts w:ascii="Arial" w:hAnsi="Arial" w:cs="Arial"/>
          <w:sz w:val="20"/>
          <w:szCs w:val="20"/>
        </w:rPr>
      </w:pPr>
      <w:r w:rsidRPr="235BEDB8">
        <w:rPr>
          <w:rFonts w:ascii="Garamond" w:hAnsi="Garamond"/>
        </w:rPr>
        <w:t>a) Estejam registados no SIAC</w:t>
      </w:r>
      <w:r w:rsidR="4DEF8234" w:rsidRPr="235BEDB8">
        <w:rPr>
          <w:rFonts w:ascii="Garamond" w:hAnsi="Garamond"/>
        </w:rPr>
        <w:t xml:space="preserve"> ou, no caso de animais provenientes de outros países, </w:t>
      </w:r>
      <w:r w:rsidR="5B85CDB4" w:rsidRPr="235BEDB8">
        <w:rPr>
          <w:rFonts w:ascii="Garamond" w:hAnsi="Garamond"/>
        </w:rPr>
        <w:t>através do PAC</w:t>
      </w:r>
      <w:r w:rsidR="4A03B230" w:rsidRPr="235BEDB8">
        <w:rPr>
          <w:rFonts w:ascii="Garamond" w:hAnsi="Garamond"/>
        </w:rPr>
        <w:t xml:space="preserve"> </w:t>
      </w:r>
      <w:ins w:id="1490" w:author="Susana Margarida Gonçalves Silva Santos" w:date="2025-09-11T12:27:00Z" w16du:dateUtc="2025-09-11T11:27:00Z">
        <w:r w:rsidR="00F0247E">
          <w:rPr>
            <w:rStyle w:val="cf01"/>
          </w:rPr>
          <w:t>ou de certificado oficial (no caso de animais provenientes de País terceiro)</w:t>
        </w:r>
      </w:ins>
    </w:p>
    <w:p w14:paraId="0F2C9BC3" w14:textId="2A830B96" w:rsidR="003D15F2" w:rsidRPr="000041C8" w:rsidRDefault="4DEF8234" w:rsidP="00A95B79">
      <w:pPr>
        <w:spacing w:line="360" w:lineRule="auto"/>
        <w:jc w:val="both"/>
        <w:rPr>
          <w:rFonts w:ascii="Garamond" w:eastAsia="Times New Roman" w:hAnsi="Garamond" w:cs="Times New Roman"/>
          <w:lang w:eastAsia="pt-PT"/>
        </w:rPr>
      </w:pPr>
      <w:r w:rsidRPr="235BEDB8">
        <w:rPr>
          <w:rFonts w:ascii="Garamond" w:eastAsia="Times New Roman" w:hAnsi="Garamond" w:cs="Times New Roman"/>
          <w:lang w:eastAsia="pt-PT"/>
        </w:rPr>
        <w:t>que permita uma identificação rigorosa do animal</w:t>
      </w:r>
      <w:r w:rsidR="5EFAEB83" w:rsidRPr="235BEDB8">
        <w:rPr>
          <w:rFonts w:ascii="Garamond" w:eastAsia="Times New Roman" w:hAnsi="Garamond" w:cs="Times New Roman"/>
          <w:lang w:eastAsia="pt-PT"/>
        </w:rPr>
        <w:t xml:space="preserve">; </w:t>
      </w:r>
    </w:p>
    <w:p w14:paraId="3D603000" w14:textId="2234B363"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b) </w:t>
      </w:r>
      <w:r w:rsidR="009250C1" w:rsidRPr="000041C8">
        <w:rPr>
          <w:rFonts w:ascii="Garamond" w:eastAsia="Times New Roman" w:hAnsi="Garamond" w:cs="Times New Roman"/>
          <w:lang w:eastAsia="pt-PT"/>
        </w:rPr>
        <w:t xml:space="preserve">Quando aplicável, </w:t>
      </w:r>
      <w:r w:rsidRPr="000041C8">
        <w:rPr>
          <w:rFonts w:ascii="Garamond" w:eastAsia="Times New Roman" w:hAnsi="Garamond" w:cs="Times New Roman"/>
          <w:lang w:eastAsia="pt-PT"/>
        </w:rPr>
        <w:t xml:space="preserve">possuam prova de vacinação antirrábica dentro do prazo de validade conforme determinado anualmente por despacho do </w:t>
      </w:r>
      <w:r w:rsidR="00A52815" w:rsidRPr="000041C8">
        <w:rPr>
          <w:rFonts w:ascii="Garamond" w:eastAsia="Times New Roman" w:hAnsi="Garamond" w:cs="Times New Roman"/>
          <w:lang w:eastAsia="pt-PT"/>
        </w:rPr>
        <w:t>diretor-geral da DGAV</w:t>
      </w:r>
      <w:r w:rsidRPr="000041C8">
        <w:rPr>
          <w:rFonts w:ascii="Garamond" w:eastAsia="Times New Roman" w:hAnsi="Garamond" w:cs="Times New Roman"/>
          <w:color w:val="272B30"/>
          <w:lang w:eastAsia="pt-PT"/>
        </w:rPr>
        <w:t>,</w:t>
      </w:r>
      <w:r w:rsidRPr="000041C8">
        <w:rPr>
          <w:rFonts w:ascii="Garamond" w:eastAsia="Times New Roman" w:hAnsi="Garamond" w:cs="Times New Roman"/>
          <w:lang w:eastAsia="pt-PT"/>
        </w:rPr>
        <w:t xml:space="preserve"> nos termos </w:t>
      </w:r>
      <w:r w:rsidR="009B5772" w:rsidRPr="000041C8">
        <w:rPr>
          <w:rFonts w:ascii="Garamond" w:eastAsia="Times New Roman" w:hAnsi="Garamond" w:cs="Times New Roman"/>
          <w:lang w:eastAsia="pt-PT"/>
        </w:rPr>
        <w:t>da legislação e regulamentação em vigor</w:t>
      </w:r>
      <w:r w:rsidRPr="000041C8">
        <w:rPr>
          <w:rFonts w:ascii="Garamond" w:eastAsia="Times New Roman" w:hAnsi="Garamond" w:cs="Times New Roman"/>
          <w:lang w:eastAsia="pt-PT"/>
        </w:rPr>
        <w:t xml:space="preserve">; </w:t>
      </w:r>
    </w:p>
    <w:p w14:paraId="2E1E57A1" w14:textId="44607244" w:rsidR="003D15F2" w:rsidRPr="000041C8" w:rsidRDefault="5EFAEB83" w:rsidP="00A95B79">
      <w:pPr>
        <w:spacing w:line="360" w:lineRule="auto"/>
        <w:jc w:val="both"/>
        <w:rPr>
          <w:rFonts w:ascii="Garamond" w:eastAsia="Times New Roman" w:hAnsi="Garamond" w:cs="Times New Roman"/>
          <w:lang w:eastAsia="pt-PT"/>
        </w:rPr>
      </w:pPr>
      <w:r w:rsidRPr="592F0569">
        <w:rPr>
          <w:rFonts w:ascii="Garamond" w:eastAsia="Times New Roman" w:hAnsi="Garamond" w:cs="Times New Roman"/>
          <w:lang w:eastAsia="pt-PT"/>
        </w:rPr>
        <w:t>c) Possuam</w:t>
      </w:r>
      <w:r w:rsidR="6A087477" w:rsidRPr="592F0569">
        <w:rPr>
          <w:rFonts w:ascii="Garamond" w:eastAsia="Times New Roman" w:hAnsi="Garamond" w:cs="Times New Roman"/>
          <w:lang w:eastAsia="pt-PT"/>
        </w:rPr>
        <w:t>,</w:t>
      </w:r>
      <w:r w:rsidRPr="592F0569">
        <w:rPr>
          <w:rFonts w:ascii="Garamond" w:eastAsia="Times New Roman" w:hAnsi="Garamond" w:cs="Times New Roman"/>
          <w:lang w:eastAsia="pt-PT"/>
        </w:rPr>
        <w:t xml:space="preserve"> dentro dos prazos de validade e efetuadas </w:t>
      </w:r>
      <w:commentRangeStart w:id="1491"/>
      <w:r w:rsidRPr="004F1090">
        <w:rPr>
          <w:rFonts w:ascii="Garamond" w:eastAsia="Times New Roman" w:hAnsi="Garamond" w:cs="Times New Roman"/>
          <w:strike/>
          <w:lang w:eastAsia="pt-PT"/>
        </w:rPr>
        <w:t>há mais de oito dias</w:t>
      </w:r>
      <w:commentRangeEnd w:id="1491"/>
      <w:r w:rsidR="003D15F2" w:rsidRPr="004F1090">
        <w:rPr>
          <w:rStyle w:val="CommentReference"/>
          <w:rFonts w:ascii="Garamond" w:eastAsia="Times New Roman" w:hAnsi="Garamond" w:cs="Times New Roman"/>
          <w:strike/>
          <w:sz w:val="24"/>
          <w:szCs w:val="24"/>
          <w:lang w:eastAsia="pt-PT"/>
        </w:rPr>
        <w:commentReference w:id="1491"/>
      </w:r>
      <w:r w:rsidR="6A087477" w:rsidRPr="004F1090">
        <w:rPr>
          <w:rFonts w:ascii="Garamond" w:eastAsia="Times New Roman" w:hAnsi="Garamond" w:cs="Times New Roman"/>
          <w:strike/>
          <w:lang w:eastAsia="pt-PT"/>
        </w:rPr>
        <w:t>,</w:t>
      </w:r>
      <w:r w:rsidRPr="592F0569">
        <w:rPr>
          <w:rFonts w:ascii="Garamond" w:eastAsia="Times New Roman" w:hAnsi="Garamond" w:cs="Times New Roman"/>
          <w:lang w:eastAsia="pt-PT"/>
        </w:rPr>
        <w:t xml:space="preserve"> </w:t>
      </w:r>
      <w:ins w:id="1492" w:author="Susana Margarida Gonçalves Silva Santos" w:date="2025-09-11T12:28:00Z" w16du:dateUtc="2025-09-11T11:28:00Z">
        <w:r w:rsidR="00EE64F5">
          <w:rPr>
            <w:rStyle w:val="cf01"/>
          </w:rPr>
          <w:t>conforme previsto no RCM do medicamento veterinário</w:t>
        </w:r>
        <w:r w:rsidR="00516209">
          <w:rPr>
            <w:rStyle w:val="cf01"/>
          </w:rPr>
          <w:t xml:space="preserve"> </w:t>
        </w:r>
      </w:ins>
      <w:r w:rsidRPr="592F0569">
        <w:rPr>
          <w:rFonts w:ascii="Garamond" w:eastAsia="Times New Roman" w:hAnsi="Garamond" w:cs="Times New Roman"/>
          <w:lang w:eastAsia="pt-PT"/>
        </w:rPr>
        <w:t>as vacinações contra as principais doenças infectocontagiosas da espécie</w:t>
      </w:r>
      <w:ins w:id="1493" w:author="Susana Margarida Gonçalves Silva Santos" w:date="2025-09-18T11:32:00Z" w16du:dateUtc="2025-09-18T10:32:00Z">
        <w:r w:rsidR="00A23191">
          <w:rPr>
            <w:rFonts w:ascii="Garamond" w:eastAsia="Times New Roman" w:hAnsi="Garamond" w:cs="Times New Roman"/>
            <w:lang w:eastAsia="pt-PT"/>
          </w:rPr>
          <w:t>.</w:t>
        </w:r>
      </w:ins>
      <w:r w:rsidR="5B85CDB4" w:rsidRPr="00A23191">
        <w:rPr>
          <w:rFonts w:ascii="Garamond" w:eastAsia="Times New Roman" w:hAnsi="Garamond" w:cs="Times New Roman"/>
          <w:strike/>
          <w:lang w:eastAsia="pt-PT"/>
        </w:rPr>
        <w:t xml:space="preserve"> de</w:t>
      </w:r>
      <w:r w:rsidR="5B85CDB4" w:rsidRPr="592F0569">
        <w:rPr>
          <w:rFonts w:ascii="Garamond" w:eastAsia="Times New Roman" w:hAnsi="Garamond" w:cs="Times New Roman"/>
          <w:lang w:eastAsia="pt-PT"/>
        </w:rPr>
        <w:t xml:space="preserve"> </w:t>
      </w:r>
      <w:r w:rsidRPr="592F0569">
        <w:rPr>
          <w:rFonts w:ascii="Garamond" w:eastAsia="Times New Roman" w:hAnsi="Garamond" w:cs="Times New Roman"/>
          <w:lang w:eastAsia="pt-PT"/>
        </w:rPr>
        <w:t xml:space="preserve"> </w:t>
      </w:r>
    </w:p>
    <w:p w14:paraId="4CAD647D" w14:textId="3E4D1625" w:rsidR="00926332" w:rsidRPr="000041C8" w:rsidRDefault="0092633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d) Não tenham sido submetidos a intervenções cirúrgicas em infração ao disposto na alínea </w:t>
      </w:r>
      <w:r w:rsidR="006E4D23" w:rsidRPr="000041C8">
        <w:rPr>
          <w:rFonts w:ascii="Garamond" w:eastAsia="Times New Roman" w:hAnsi="Garamond" w:cs="Times New Roman"/>
          <w:lang w:eastAsia="pt-PT"/>
        </w:rPr>
        <w:t>i</w:t>
      </w:r>
      <w:r w:rsidRPr="000041C8">
        <w:rPr>
          <w:rFonts w:ascii="Garamond" w:eastAsia="Times New Roman" w:hAnsi="Garamond" w:cs="Times New Roman"/>
          <w:lang w:eastAsia="pt-PT"/>
        </w:rPr>
        <w:t>) do</w:t>
      </w:r>
      <w:r w:rsidR="00757C7B">
        <w:rPr>
          <w:rFonts w:ascii="Garamond" w:eastAsia="Times New Roman" w:hAnsi="Garamond" w:cs="Times New Roman"/>
          <w:lang w:eastAsia="pt-PT"/>
        </w:rPr>
        <w:t xml:space="preserve"> n.º 1 do</w:t>
      </w:r>
      <w:r w:rsidRPr="000041C8">
        <w:rPr>
          <w:rFonts w:ascii="Garamond" w:eastAsia="Times New Roman" w:hAnsi="Garamond" w:cs="Times New Roman"/>
          <w:lang w:eastAsia="pt-PT"/>
        </w:rPr>
        <w:t xml:space="preserve"> artigo 1</w:t>
      </w:r>
      <w:r w:rsidR="00757C7B">
        <w:rPr>
          <w:rFonts w:ascii="Garamond" w:eastAsia="Times New Roman" w:hAnsi="Garamond" w:cs="Times New Roman"/>
          <w:lang w:eastAsia="pt-PT"/>
        </w:rPr>
        <w:t>2</w:t>
      </w:r>
      <w:r w:rsidRPr="000041C8">
        <w:rPr>
          <w:rFonts w:ascii="Garamond" w:eastAsia="Times New Roman" w:hAnsi="Garamond" w:cs="Times New Roman"/>
          <w:lang w:eastAsia="pt-PT"/>
        </w:rPr>
        <w:t>.º e</w:t>
      </w:r>
      <w:r w:rsidR="00413668" w:rsidRPr="000041C8">
        <w:rPr>
          <w:rFonts w:ascii="Garamond" w:eastAsia="Times New Roman" w:hAnsi="Garamond" w:cs="Times New Roman"/>
          <w:lang w:eastAsia="pt-PT"/>
        </w:rPr>
        <w:t xml:space="preserve"> no</w:t>
      </w:r>
      <w:r w:rsidRPr="000041C8">
        <w:rPr>
          <w:rFonts w:ascii="Garamond" w:eastAsia="Times New Roman" w:hAnsi="Garamond" w:cs="Times New Roman"/>
          <w:lang w:eastAsia="pt-PT"/>
        </w:rPr>
        <w:t xml:space="preserve"> artigo 3</w:t>
      </w:r>
      <w:r w:rsidR="00757C7B">
        <w:rPr>
          <w:rFonts w:ascii="Garamond" w:eastAsia="Times New Roman" w:hAnsi="Garamond" w:cs="Times New Roman"/>
          <w:lang w:eastAsia="pt-PT"/>
        </w:rPr>
        <w:t>4</w:t>
      </w:r>
      <w:r w:rsidRPr="000041C8">
        <w:rPr>
          <w:rFonts w:ascii="Garamond" w:eastAsia="Times New Roman" w:hAnsi="Garamond" w:cs="Times New Roman"/>
          <w:lang w:eastAsia="pt-PT"/>
        </w:rPr>
        <w:t>.º.</w:t>
      </w:r>
    </w:p>
    <w:p w14:paraId="5D1476FB" w14:textId="32E35E73" w:rsidR="003D15F2" w:rsidRPr="000041C8" w:rsidRDefault="00A52815" w:rsidP="005E2748">
      <w:pPr>
        <w:spacing w:line="360" w:lineRule="auto"/>
        <w:ind w:left="708" w:hanging="708"/>
        <w:jc w:val="both"/>
        <w:rPr>
          <w:rFonts w:ascii="Garamond" w:eastAsia="Times New Roman" w:hAnsi="Garamond" w:cs="Times New Roman"/>
          <w:lang w:eastAsia="pt-PT"/>
        </w:rPr>
      </w:pPr>
      <w:r w:rsidRPr="000041C8">
        <w:rPr>
          <w:rFonts w:ascii="Garamond" w:eastAsia="Times New Roman" w:hAnsi="Garamond" w:cs="Times New Roman"/>
          <w:lang w:eastAsia="pt-PT"/>
        </w:rPr>
        <w:t>4</w:t>
      </w:r>
      <w:r w:rsidR="003D15F2" w:rsidRPr="000041C8">
        <w:rPr>
          <w:rFonts w:ascii="Garamond" w:eastAsia="Times New Roman" w:hAnsi="Garamond" w:cs="Times New Roman"/>
          <w:lang w:eastAsia="pt-PT"/>
        </w:rPr>
        <w:t xml:space="preserve"> - Compete à organização d</w:t>
      </w:r>
      <w:r w:rsidR="009250C1" w:rsidRPr="000041C8">
        <w:rPr>
          <w:rFonts w:ascii="Garamond" w:eastAsia="Times New Roman" w:hAnsi="Garamond" w:cs="Times New Roman"/>
          <w:lang w:eastAsia="pt-PT"/>
        </w:rPr>
        <w:t>o evento</w:t>
      </w:r>
      <w:r w:rsidR="003D15F2" w:rsidRPr="000041C8">
        <w:rPr>
          <w:rFonts w:ascii="Garamond" w:eastAsia="Times New Roman" w:hAnsi="Garamond" w:cs="Times New Roman"/>
          <w:lang w:eastAsia="pt-PT"/>
        </w:rPr>
        <w:t xml:space="preserve">: </w:t>
      </w:r>
    </w:p>
    <w:p w14:paraId="75255D90" w14:textId="4B6E41D4" w:rsidR="003D15F2" w:rsidRPr="000041C8" w:rsidRDefault="1FE25D7D" w:rsidP="00A95B79">
      <w:pPr>
        <w:spacing w:line="360" w:lineRule="auto"/>
        <w:jc w:val="both"/>
        <w:rPr>
          <w:rFonts w:ascii="Garamond" w:eastAsia="Times New Roman" w:hAnsi="Garamond" w:cs="Times New Roman"/>
          <w:lang w:eastAsia="pt-PT"/>
        </w:rPr>
      </w:pPr>
      <w:r w:rsidRPr="578B151F">
        <w:rPr>
          <w:rFonts w:ascii="Garamond" w:eastAsia="Times New Roman" w:hAnsi="Garamond" w:cs="Times New Roman"/>
          <w:lang w:eastAsia="pt-PT"/>
        </w:rPr>
        <w:t>a) Assegurar a presença do número de médicos veterinários necessários</w:t>
      </w:r>
      <w:ins w:id="1494" w:author="Susana Margarida Gonçalves Silva Santos" w:date="2025-09-18T11:37:00Z" w16du:dateUtc="2025-09-18T10:37:00Z">
        <w:r w:rsidR="00F91B2A">
          <w:rPr>
            <w:rFonts w:ascii="Garamond" w:eastAsia="Times New Roman" w:hAnsi="Garamond" w:cs="Times New Roman"/>
            <w:lang w:eastAsia="pt-PT"/>
          </w:rPr>
          <w:t xml:space="preserve">, consoante </w:t>
        </w:r>
      </w:ins>
      <w:ins w:id="1495" w:author="Susana Margarida Gonçalves Silva Santos" w:date="2025-09-18T11:42:00Z" w16du:dateUtc="2025-09-18T10:42:00Z">
        <w:r w:rsidR="0073422C">
          <w:rPr>
            <w:rFonts w:ascii="Garamond" w:eastAsia="Times New Roman" w:hAnsi="Garamond" w:cs="Times New Roman"/>
            <w:lang w:eastAsia="pt-PT"/>
          </w:rPr>
          <w:t xml:space="preserve">o </w:t>
        </w:r>
      </w:ins>
      <w:ins w:id="1496" w:author="Susana Margarida Gonçalves Silva Santos" w:date="2025-09-18T11:43:00Z" w16du:dateUtc="2025-09-18T10:43:00Z">
        <w:r w:rsidR="0073422C">
          <w:rPr>
            <w:rFonts w:ascii="Garamond" w:eastAsia="Times New Roman" w:hAnsi="Garamond" w:cs="Times New Roman"/>
            <w:lang w:eastAsia="pt-PT"/>
          </w:rPr>
          <w:t>número de animais</w:t>
        </w:r>
        <w:r w:rsidR="009E129B">
          <w:rPr>
            <w:rFonts w:ascii="Garamond" w:eastAsia="Times New Roman" w:hAnsi="Garamond" w:cs="Times New Roman"/>
            <w:lang w:eastAsia="pt-PT"/>
          </w:rPr>
          <w:t xml:space="preserve"> </w:t>
        </w:r>
      </w:ins>
      <w:del w:id="1497" w:author="Susana Margarida Gonçalves Silva Santos" w:date="2025-09-18T11:42:00Z" w16du:dateUtc="2025-09-18T10:42:00Z">
        <w:r w:rsidRPr="578B151F" w:rsidDel="0073422C">
          <w:rPr>
            <w:rFonts w:ascii="Garamond" w:eastAsia="Times New Roman" w:hAnsi="Garamond" w:cs="Times New Roman"/>
            <w:lang w:eastAsia="pt-PT"/>
          </w:rPr>
          <w:delText xml:space="preserve"> </w:delText>
        </w:r>
      </w:del>
      <w:ins w:id="1498" w:author="Susana Margarida Gonçalves Silva Santos" w:date="2025-09-18T11:42:00Z" w16du:dateUtc="2025-09-18T10:42:00Z">
        <w:r w:rsidR="006E344C">
          <w:rPr>
            <w:rFonts w:ascii="Garamond" w:eastAsia="Times New Roman" w:hAnsi="Garamond" w:cs="Times New Roman"/>
            <w:lang w:eastAsia="pt-PT"/>
          </w:rPr>
          <w:t>e natureza</w:t>
        </w:r>
        <w:r w:rsidR="0073422C">
          <w:rPr>
            <w:rFonts w:ascii="Garamond" w:eastAsia="Times New Roman" w:hAnsi="Garamond" w:cs="Times New Roman"/>
            <w:lang w:eastAsia="pt-PT"/>
          </w:rPr>
          <w:t xml:space="preserve"> do evento</w:t>
        </w:r>
      </w:ins>
      <w:ins w:id="1499" w:author="Susana Margarida Gonçalves Silva Santos" w:date="2025-09-18T11:43:00Z" w16du:dateUtc="2025-09-18T10:43:00Z">
        <w:r w:rsidR="009E129B">
          <w:rPr>
            <w:rFonts w:ascii="Garamond" w:eastAsia="Times New Roman" w:hAnsi="Garamond" w:cs="Times New Roman"/>
            <w:lang w:eastAsia="pt-PT"/>
          </w:rPr>
          <w:t>.</w:t>
        </w:r>
      </w:ins>
      <w:del w:id="1500" w:author="Susana Margarida Gonçalves Silva Santos" w:date="2025-09-18T11:43:00Z" w16du:dateUtc="2025-09-18T10:43:00Z">
        <w:r w:rsidRPr="578B151F" w:rsidDel="009E129B">
          <w:rPr>
            <w:rFonts w:ascii="Garamond" w:eastAsia="Times New Roman" w:hAnsi="Garamond" w:cs="Times New Roman"/>
            <w:lang w:eastAsia="pt-PT"/>
          </w:rPr>
          <w:delText xml:space="preserve">ao cumprimento do disposto neste </w:delText>
        </w:r>
        <w:r w:rsidR="30DFC013" w:rsidRPr="578B151F" w:rsidDel="009E129B">
          <w:rPr>
            <w:rFonts w:ascii="Garamond" w:eastAsia="Times New Roman" w:hAnsi="Garamond" w:cs="Times New Roman"/>
            <w:lang w:eastAsia="pt-PT"/>
          </w:rPr>
          <w:delText>decreto-lei</w:delText>
        </w:r>
        <w:r w:rsidRPr="578B151F" w:rsidDel="009E129B">
          <w:rPr>
            <w:rFonts w:ascii="Garamond" w:eastAsia="Times New Roman" w:hAnsi="Garamond" w:cs="Times New Roman"/>
            <w:lang w:eastAsia="pt-PT"/>
          </w:rPr>
          <w:delText>;</w:delText>
        </w:r>
      </w:del>
      <w:r w:rsidRPr="578B151F">
        <w:rPr>
          <w:rFonts w:ascii="Garamond" w:eastAsia="Times New Roman" w:hAnsi="Garamond" w:cs="Times New Roman"/>
          <w:lang w:eastAsia="pt-PT"/>
        </w:rPr>
        <w:t xml:space="preserve"> </w:t>
      </w:r>
    </w:p>
    <w:p w14:paraId="35834A1C" w14:textId="67500715" w:rsidR="003D15F2" w:rsidRPr="000041C8" w:rsidRDefault="003D15F2" w:rsidP="00A95B79">
      <w:pPr>
        <w:spacing w:line="360" w:lineRule="auto"/>
        <w:jc w:val="both"/>
        <w:rPr>
          <w:rFonts w:ascii="Garamond" w:eastAsia="Times New Roman" w:hAnsi="Garamond" w:cs="Times New Roman"/>
          <w:lang w:eastAsia="pt-PT"/>
        </w:rPr>
      </w:pPr>
      <w:r w:rsidRPr="578B151F">
        <w:rPr>
          <w:rFonts w:ascii="Garamond" w:eastAsia="Times New Roman" w:hAnsi="Garamond" w:cs="Times New Roman"/>
          <w:lang w:eastAsia="pt-PT"/>
        </w:rPr>
        <w:t xml:space="preserve">b) Assegurar que o local onde </w:t>
      </w:r>
      <w:r w:rsidR="009250C1" w:rsidRPr="578B151F">
        <w:rPr>
          <w:rFonts w:ascii="Garamond" w:eastAsia="Times New Roman" w:hAnsi="Garamond" w:cs="Times New Roman"/>
          <w:lang w:eastAsia="pt-PT"/>
        </w:rPr>
        <w:t>o evento</w:t>
      </w:r>
      <w:r w:rsidRPr="578B151F">
        <w:rPr>
          <w:rFonts w:ascii="Garamond" w:eastAsia="Times New Roman" w:hAnsi="Garamond" w:cs="Times New Roman"/>
          <w:lang w:eastAsia="pt-PT"/>
        </w:rPr>
        <w:t xml:space="preserve"> decorre reúne as condições que permitam salvaguardar o disposto no presente decreto-lei; </w:t>
      </w:r>
    </w:p>
    <w:p w14:paraId="2CED3FB4" w14:textId="2BD15BE1" w:rsidR="009250C1" w:rsidRPr="000041C8" w:rsidRDefault="003D15F2" w:rsidP="00A95B79">
      <w:pPr>
        <w:spacing w:line="360" w:lineRule="auto"/>
        <w:jc w:val="both"/>
        <w:rPr>
          <w:rFonts w:ascii="Garamond" w:eastAsia="Times New Roman" w:hAnsi="Garamond" w:cs="Times New Roman"/>
          <w:lang w:eastAsia="pt-PT"/>
        </w:rPr>
      </w:pPr>
      <w:r w:rsidRPr="578B151F">
        <w:rPr>
          <w:rFonts w:ascii="Garamond" w:eastAsia="Times New Roman" w:hAnsi="Garamond" w:cs="Times New Roman"/>
          <w:lang w:eastAsia="pt-PT"/>
        </w:rPr>
        <w:t xml:space="preserve">c) Salvaguardar os aspetos de segurança, no caso de animais potencialmente perigosos, </w:t>
      </w:r>
      <w:del w:id="1501" w:author="Susana Margarida Gonçalves Silva Santos" w:date="2025-09-18T11:50:00Z" w16du:dateUtc="2025-09-18T10:50:00Z">
        <w:r w:rsidRPr="578B151F" w:rsidDel="00622046">
          <w:rPr>
            <w:rFonts w:ascii="Garamond" w:eastAsia="Times New Roman" w:hAnsi="Garamond" w:cs="Times New Roman"/>
            <w:lang w:eastAsia="pt-PT"/>
          </w:rPr>
          <w:delText xml:space="preserve">que deverão estar convenientemente açaimados ou protegidos do contacto com o público, quando fora do </w:delText>
        </w:r>
        <w:r w:rsidR="009250C1" w:rsidRPr="578B151F" w:rsidDel="00622046">
          <w:rPr>
            <w:rFonts w:ascii="Garamond" w:eastAsia="Times New Roman" w:hAnsi="Garamond" w:cs="Times New Roman"/>
            <w:lang w:eastAsia="pt-PT"/>
          </w:rPr>
          <w:delText>evento;</w:delText>
        </w:r>
      </w:del>
      <w:ins w:id="1502" w:author="Susana Margarida Gonçalves Silva Santos" w:date="2025-09-18T11:50:00Z" w16du:dateUtc="2025-09-18T10:50:00Z">
        <w:r w:rsidR="00622046">
          <w:rPr>
            <w:rFonts w:ascii="Garamond" w:eastAsia="Times New Roman" w:hAnsi="Garamond" w:cs="Times New Roman"/>
            <w:lang w:eastAsia="pt-PT"/>
          </w:rPr>
          <w:t>de a</w:t>
        </w:r>
      </w:ins>
      <w:ins w:id="1503" w:author="Susana Margarida Gonçalves Silva Santos" w:date="2025-09-18T11:51:00Z" w16du:dateUtc="2025-09-18T10:51:00Z">
        <w:r w:rsidR="00622046">
          <w:rPr>
            <w:rFonts w:ascii="Garamond" w:eastAsia="Times New Roman" w:hAnsi="Garamond" w:cs="Times New Roman"/>
            <w:lang w:eastAsia="pt-PT"/>
          </w:rPr>
          <w:t>cordo com as normas previstas em legislação específica.</w:t>
        </w:r>
      </w:ins>
    </w:p>
    <w:p w14:paraId="1E424BD6" w14:textId="645F091B" w:rsidR="003D15F2"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d) Disponibilizar os meios que os médicos veterinários considerem necessários ao bom desempenho das suas funções. </w:t>
      </w:r>
    </w:p>
    <w:p w14:paraId="2F25612A" w14:textId="7772F171" w:rsidR="001478BF" w:rsidRPr="000041C8" w:rsidRDefault="001478BF" w:rsidP="00A95B79">
      <w:pPr>
        <w:spacing w:line="360" w:lineRule="auto"/>
        <w:jc w:val="both"/>
        <w:rPr>
          <w:rFonts w:ascii="Garamond" w:eastAsia="Times New Roman" w:hAnsi="Garamond" w:cs="Times New Roman"/>
          <w:lang w:eastAsia="pt-PT"/>
        </w:rPr>
      </w:pPr>
      <w:r w:rsidRPr="001478BF">
        <w:rPr>
          <w:rFonts w:ascii="Garamond" w:eastAsia="Times New Roman" w:hAnsi="Garamond" w:cs="Times New Roman"/>
          <w:lang w:eastAsia="pt-PT"/>
        </w:rPr>
        <w:t>e) Assegurar que a exposição, incluindo os exposito</w:t>
      </w:r>
      <w:r>
        <w:rPr>
          <w:rFonts w:ascii="Garamond" w:eastAsia="Times New Roman" w:hAnsi="Garamond" w:cs="Times New Roman"/>
          <w:lang w:eastAsia="pt-PT"/>
        </w:rPr>
        <w:t xml:space="preserve">res, possuem todas as licenças </w:t>
      </w:r>
      <w:r w:rsidRPr="001478BF">
        <w:rPr>
          <w:rFonts w:ascii="Garamond" w:eastAsia="Times New Roman" w:hAnsi="Garamond" w:cs="Times New Roman"/>
          <w:lang w:eastAsia="pt-PT"/>
        </w:rPr>
        <w:t>e autorizações necessárias à sua realização.</w:t>
      </w:r>
    </w:p>
    <w:p w14:paraId="70640AA9" w14:textId="4F3E2E51" w:rsidR="003D15F2" w:rsidRPr="000041C8" w:rsidRDefault="00A52815"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5</w:t>
      </w:r>
      <w:r w:rsidR="003D15F2" w:rsidRPr="000041C8">
        <w:rPr>
          <w:rFonts w:ascii="Garamond" w:eastAsia="Times New Roman" w:hAnsi="Garamond" w:cs="Times New Roman"/>
          <w:lang w:eastAsia="pt-PT"/>
        </w:rPr>
        <w:t xml:space="preserve"> - Compete aos médicos veterinários responsáveis: </w:t>
      </w:r>
    </w:p>
    <w:p w14:paraId="48F9DEE5" w14:textId="25274949"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a) Verificar o cumprimento do registo obrigatório no SIAC; </w:t>
      </w:r>
    </w:p>
    <w:p w14:paraId="34E8C771" w14:textId="654BF1FE"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b) Proceder ao exame clínico dos animais que se apresentam para participar </w:t>
      </w:r>
      <w:r w:rsidR="009250C1" w:rsidRPr="000041C8">
        <w:rPr>
          <w:rFonts w:ascii="Garamond" w:eastAsia="Times New Roman" w:hAnsi="Garamond" w:cs="Times New Roman"/>
          <w:lang w:eastAsia="pt-PT"/>
        </w:rPr>
        <w:t>no evento</w:t>
      </w:r>
      <w:r w:rsidRPr="000041C8">
        <w:rPr>
          <w:rFonts w:ascii="Garamond" w:eastAsia="Times New Roman" w:hAnsi="Garamond" w:cs="Times New Roman"/>
          <w:lang w:eastAsia="pt-PT"/>
        </w:rPr>
        <w:t xml:space="preserve">; </w:t>
      </w:r>
    </w:p>
    <w:p w14:paraId="61380221" w14:textId="77777777"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c) Examinar a documentação sanitária dos animais; </w:t>
      </w:r>
    </w:p>
    <w:p w14:paraId="3CB6A227" w14:textId="490B7F49"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d) Prestar a assistência médico-veterinária que se revelar necessária</w:t>
      </w:r>
      <w:r w:rsidR="00A52815" w:rsidRPr="000041C8">
        <w:rPr>
          <w:rFonts w:ascii="Garamond" w:eastAsia="Times New Roman" w:hAnsi="Garamond" w:cs="Times New Roman"/>
          <w:lang w:eastAsia="pt-PT"/>
        </w:rPr>
        <w:t xml:space="preserve"> à salvaguarda do bem-estar animal</w:t>
      </w:r>
      <w:r w:rsidRPr="000041C8">
        <w:rPr>
          <w:rFonts w:ascii="Garamond" w:eastAsia="Times New Roman" w:hAnsi="Garamond" w:cs="Times New Roman"/>
          <w:lang w:eastAsia="pt-PT"/>
        </w:rPr>
        <w:t xml:space="preserve"> durante o evento; </w:t>
      </w:r>
    </w:p>
    <w:p w14:paraId="457776CD" w14:textId="7A566E78"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e) Proceder às observações que entenderem necessárias para a defesa sanitária d</w:t>
      </w:r>
      <w:r w:rsidR="009250C1" w:rsidRPr="000041C8">
        <w:rPr>
          <w:rFonts w:ascii="Garamond" w:eastAsia="Times New Roman" w:hAnsi="Garamond" w:cs="Times New Roman"/>
          <w:lang w:eastAsia="pt-PT"/>
        </w:rPr>
        <w:t>o evento</w:t>
      </w:r>
      <w:r w:rsidRPr="000041C8">
        <w:rPr>
          <w:rFonts w:ascii="Garamond" w:eastAsia="Times New Roman" w:hAnsi="Garamond" w:cs="Times New Roman"/>
          <w:lang w:eastAsia="pt-PT"/>
        </w:rPr>
        <w:t>.</w:t>
      </w:r>
    </w:p>
    <w:p w14:paraId="13157F00" w14:textId="054DB1BA" w:rsidR="003D15F2" w:rsidRPr="000041C8" w:rsidRDefault="34CD4BD6" w:rsidP="00A95B79">
      <w:pPr>
        <w:spacing w:line="360" w:lineRule="auto"/>
        <w:jc w:val="both"/>
        <w:rPr>
          <w:rFonts w:ascii="Garamond" w:eastAsia="Times New Roman" w:hAnsi="Garamond" w:cs="Times New Roman"/>
          <w:lang w:eastAsia="pt-PT"/>
        </w:rPr>
      </w:pPr>
      <w:r w:rsidRPr="036812A3">
        <w:rPr>
          <w:rFonts w:ascii="Garamond" w:eastAsia="Times New Roman" w:hAnsi="Garamond" w:cs="Times New Roman"/>
          <w:lang w:eastAsia="pt-PT"/>
        </w:rPr>
        <w:t>6</w:t>
      </w:r>
      <w:r w:rsidR="178AD7F6" w:rsidRPr="036812A3">
        <w:rPr>
          <w:rFonts w:ascii="Garamond" w:eastAsia="Times New Roman" w:hAnsi="Garamond" w:cs="Times New Roman"/>
          <w:lang w:eastAsia="pt-PT"/>
        </w:rPr>
        <w:t xml:space="preserve"> </w:t>
      </w:r>
      <w:r w:rsidR="541752EF" w:rsidRPr="036812A3">
        <w:rPr>
          <w:rFonts w:ascii="Garamond" w:eastAsia="Times New Roman" w:hAnsi="Garamond" w:cs="Times New Roman"/>
          <w:lang w:eastAsia="pt-PT"/>
        </w:rPr>
        <w:t>–</w:t>
      </w:r>
      <w:r w:rsidR="178AD7F6" w:rsidRPr="036812A3">
        <w:rPr>
          <w:rFonts w:ascii="Garamond" w:eastAsia="Times New Roman" w:hAnsi="Garamond" w:cs="Times New Roman"/>
          <w:lang w:eastAsia="pt-PT"/>
        </w:rPr>
        <w:t xml:space="preserve"> </w:t>
      </w:r>
      <w:r w:rsidR="541752EF" w:rsidRPr="036812A3">
        <w:rPr>
          <w:rFonts w:ascii="Garamond" w:eastAsia="Times New Roman" w:hAnsi="Garamond" w:cs="Times New Roman"/>
          <w:lang w:eastAsia="pt-PT"/>
        </w:rPr>
        <w:t>A DGAV</w:t>
      </w:r>
      <w:r w:rsidR="178AD7F6" w:rsidRPr="036812A3">
        <w:rPr>
          <w:rFonts w:ascii="Garamond" w:eastAsia="Times New Roman" w:hAnsi="Garamond" w:cs="Times New Roman"/>
          <w:lang w:eastAsia="pt-PT"/>
        </w:rPr>
        <w:t xml:space="preserve">, pode, sempre que entender necessário, determinar a realização de quaisquer exames médico-veterinários, laboratoriais ou outros, para verificar se foi </w:t>
      </w:r>
      <w:bookmarkStart w:id="1504" w:name="_Hlk130569010"/>
      <w:r w:rsidR="178AD7F6" w:rsidRPr="036812A3">
        <w:rPr>
          <w:rFonts w:ascii="Garamond" w:eastAsia="Times New Roman" w:hAnsi="Garamond" w:cs="Times New Roman"/>
          <w:lang w:eastAsia="pt-PT"/>
        </w:rPr>
        <w:t>administrada a um animal de companhia qualquer substância, tratamento ou procedimento com vista a aumentar ou diminuir o nível natural das capacidades fisiológicas e etológicas desse animal</w:t>
      </w:r>
      <w:bookmarkEnd w:id="1504"/>
      <w:r w:rsidR="178AD7F6" w:rsidRPr="036812A3">
        <w:rPr>
          <w:rFonts w:ascii="Garamond" w:eastAsia="Times New Roman" w:hAnsi="Garamond" w:cs="Times New Roman"/>
          <w:lang w:eastAsia="pt-PT"/>
        </w:rPr>
        <w:t>.</w:t>
      </w:r>
    </w:p>
    <w:p w14:paraId="5332C988" w14:textId="462CAD3D" w:rsidR="009250C1" w:rsidRPr="00837B55" w:rsidRDefault="32D6E408" w:rsidP="009250C1">
      <w:pPr>
        <w:spacing w:line="360" w:lineRule="auto"/>
        <w:jc w:val="both"/>
        <w:rPr>
          <w:rFonts w:ascii="Garamond" w:eastAsia="Times New Roman" w:hAnsi="Garamond" w:cs="Times New Roman"/>
          <w:strike/>
          <w:lang w:eastAsia="pt-PT"/>
        </w:rPr>
      </w:pPr>
      <w:r w:rsidRPr="578B151F">
        <w:rPr>
          <w:rFonts w:ascii="Garamond" w:eastAsia="Times New Roman" w:hAnsi="Garamond" w:cs="Times New Roman"/>
          <w:lang w:eastAsia="pt-PT"/>
        </w:rPr>
        <w:t xml:space="preserve">8- Os eventos sem fins lucrativos que visem </w:t>
      </w:r>
      <w:r w:rsidR="35627E97" w:rsidRPr="578B151F">
        <w:rPr>
          <w:rFonts w:ascii="Garamond" w:eastAsia="Times New Roman" w:hAnsi="Garamond" w:cs="Times New Roman"/>
          <w:lang w:eastAsia="pt-PT"/>
        </w:rPr>
        <w:t>a</w:t>
      </w:r>
      <w:r w:rsidRPr="578B151F">
        <w:rPr>
          <w:rFonts w:ascii="Garamond" w:eastAsia="Times New Roman" w:hAnsi="Garamond" w:cs="Times New Roman"/>
          <w:lang w:eastAsia="pt-PT"/>
        </w:rPr>
        <w:t xml:space="preserve"> adoção de animais de companhia, e os passeios de animais </w:t>
      </w:r>
      <w:r w:rsidR="034662B1" w:rsidRPr="578B151F">
        <w:rPr>
          <w:rFonts w:ascii="Garamond" w:eastAsia="Times New Roman" w:hAnsi="Garamond" w:cs="Times New Roman"/>
          <w:lang w:eastAsia="pt-PT"/>
        </w:rPr>
        <w:t>organizados</w:t>
      </w:r>
      <w:r w:rsidRPr="578B151F">
        <w:rPr>
          <w:rFonts w:ascii="Garamond" w:eastAsia="Times New Roman" w:hAnsi="Garamond" w:cs="Times New Roman"/>
          <w:lang w:eastAsia="pt-PT"/>
        </w:rPr>
        <w:t xml:space="preserve"> </w:t>
      </w:r>
      <w:r w:rsidRPr="00622041">
        <w:rPr>
          <w:rFonts w:ascii="Garamond" w:eastAsia="Times New Roman" w:hAnsi="Garamond" w:cs="Times New Roman"/>
          <w:strike/>
          <w:lang w:eastAsia="pt-PT"/>
        </w:rPr>
        <w:t>p</w:t>
      </w:r>
      <w:r w:rsidR="034662B1" w:rsidRPr="00622041">
        <w:rPr>
          <w:rFonts w:ascii="Garamond" w:eastAsia="Times New Roman" w:hAnsi="Garamond" w:cs="Times New Roman"/>
          <w:strike/>
          <w:lang w:eastAsia="pt-PT"/>
        </w:rPr>
        <w:t>or</w:t>
      </w:r>
      <w:r w:rsidRPr="00622041">
        <w:rPr>
          <w:rFonts w:ascii="Garamond" w:eastAsia="Times New Roman" w:hAnsi="Garamond" w:cs="Times New Roman"/>
          <w:strike/>
          <w:lang w:eastAsia="pt-PT"/>
        </w:rPr>
        <w:t xml:space="preserve"> </w:t>
      </w:r>
      <w:del w:id="1505" w:author="Susana Margarida Gonçalves Silva Santos" w:date="2025-09-18T12:05:00Z" w16du:dateUtc="2025-09-18T11:05:00Z">
        <w:r w:rsidR="66F759A6" w:rsidRPr="00622041" w:rsidDel="00F14BE2">
          <w:rPr>
            <w:rFonts w:ascii="Garamond" w:eastAsia="Times New Roman" w:hAnsi="Garamond" w:cs="Times New Roman"/>
            <w:strike/>
            <w:lang w:eastAsia="pt-PT"/>
          </w:rPr>
          <w:delText>centros de</w:delText>
        </w:r>
        <w:r w:rsidR="4D17E2AC" w:rsidRPr="00622041" w:rsidDel="00F14BE2">
          <w:rPr>
            <w:rFonts w:ascii="Garamond" w:eastAsia="Times New Roman" w:hAnsi="Garamond" w:cs="Times New Roman"/>
            <w:strike/>
            <w:lang w:eastAsia="pt-PT"/>
          </w:rPr>
          <w:delText xml:space="preserve"> bem-estar animal</w:delText>
        </w:r>
      </w:del>
      <w:ins w:id="1506" w:author="Susana Margarida Gonçalves Silva Santos" w:date="2025-09-18T12:05:00Z" w16du:dateUtc="2025-09-18T11:05:00Z">
        <w:r w:rsidR="00F14BE2" w:rsidRPr="00622041">
          <w:rPr>
            <w:rFonts w:ascii="Garamond" w:eastAsia="Times New Roman" w:hAnsi="Garamond" w:cs="Times New Roman"/>
            <w:strike/>
            <w:lang w:eastAsia="pt-PT"/>
          </w:rPr>
          <w:t xml:space="preserve"> </w:t>
        </w:r>
      </w:ins>
      <w:r w:rsidRPr="00622041">
        <w:rPr>
          <w:rFonts w:ascii="Garamond" w:eastAsia="Times New Roman" w:hAnsi="Garamond" w:cs="Times New Roman"/>
          <w:strike/>
          <w:lang w:eastAsia="pt-PT"/>
        </w:rPr>
        <w:t xml:space="preserve"> ou associações zoófilas,</w:t>
      </w:r>
      <w:r w:rsidR="35627E97" w:rsidRPr="578B151F">
        <w:rPr>
          <w:rFonts w:ascii="Garamond" w:eastAsia="Times New Roman" w:hAnsi="Garamond" w:cs="Times New Roman"/>
          <w:lang w:eastAsia="pt-PT"/>
        </w:rPr>
        <w:t xml:space="preserve"> ou outros eventos de socialização, </w:t>
      </w:r>
      <w:del w:id="1507" w:author="Susana Margarida Gonçalves Silva Santos" w:date="2025-09-18T12:01:00Z" w16du:dateUtc="2025-09-18T11:01:00Z">
        <w:r w:rsidR="35627E97" w:rsidRPr="578B151F" w:rsidDel="00B11631">
          <w:rPr>
            <w:rFonts w:ascii="Garamond" w:eastAsia="Times New Roman" w:hAnsi="Garamond" w:cs="Times New Roman"/>
            <w:lang w:eastAsia="pt-PT"/>
          </w:rPr>
          <w:delText>são objeto de comunicação p</w:delText>
        </w:r>
        <w:r w:rsidR="1C62BCFE" w:rsidRPr="578B151F" w:rsidDel="00B11631">
          <w:rPr>
            <w:rFonts w:ascii="Garamond" w:eastAsia="Times New Roman" w:hAnsi="Garamond" w:cs="Times New Roman"/>
            <w:lang w:eastAsia="pt-PT"/>
          </w:rPr>
          <w:delText>révia</w:delText>
        </w:r>
      </w:del>
      <w:ins w:id="1508" w:author="Susana Margarida Gonçalves Silva Santos" w:date="2025-09-18T12:01:00Z" w16du:dateUtc="2025-09-18T11:01:00Z">
        <w:r w:rsidR="00A300D1">
          <w:rPr>
            <w:rFonts w:ascii="Garamond" w:eastAsia="Times New Roman" w:hAnsi="Garamond" w:cs="Times New Roman"/>
            <w:lang w:eastAsia="pt-PT"/>
          </w:rPr>
          <w:t xml:space="preserve"> deverão</w:t>
        </w:r>
      </w:ins>
      <w:ins w:id="1509" w:author="Susana Margarida Gonçalves Silva Santos" w:date="2025-09-18T12:08:00Z" w16du:dateUtc="2025-09-18T11:08:00Z">
        <w:r w:rsidR="007D0F80">
          <w:rPr>
            <w:rFonts w:ascii="Garamond" w:eastAsia="Times New Roman" w:hAnsi="Garamond" w:cs="Times New Roman"/>
            <w:lang w:eastAsia="pt-PT"/>
          </w:rPr>
          <w:t>,</w:t>
        </w:r>
      </w:ins>
      <w:ins w:id="1510" w:author="Susana Margarida Gonçalves Silva Santos" w:date="2025-09-18T12:01:00Z" w16du:dateUtc="2025-09-18T11:01:00Z">
        <w:r w:rsidR="00A300D1">
          <w:rPr>
            <w:rFonts w:ascii="Garamond" w:eastAsia="Times New Roman" w:hAnsi="Garamond" w:cs="Times New Roman"/>
            <w:lang w:eastAsia="pt-PT"/>
          </w:rPr>
          <w:t xml:space="preserve"> </w:t>
        </w:r>
      </w:ins>
      <w:ins w:id="1511" w:author="Susana Margarida Gonçalves Silva Santos" w:date="2025-09-18T12:03:00Z" w16du:dateUtc="2025-09-18T11:03:00Z">
        <w:r w:rsidR="00837B55">
          <w:rPr>
            <w:rFonts w:ascii="Garamond" w:eastAsia="Times New Roman" w:hAnsi="Garamond" w:cs="Times New Roman"/>
            <w:lang w:eastAsia="pt-PT"/>
          </w:rPr>
          <w:t>previamente, s</w:t>
        </w:r>
      </w:ins>
      <w:ins w:id="1512" w:author="Susana Margarida Gonçalves Silva Santos" w:date="2025-09-18T12:04:00Z" w16du:dateUtc="2025-09-18T11:04:00Z">
        <w:r w:rsidR="00837B55">
          <w:rPr>
            <w:rFonts w:ascii="Garamond" w:eastAsia="Times New Roman" w:hAnsi="Garamond" w:cs="Times New Roman"/>
            <w:lang w:eastAsia="pt-PT"/>
          </w:rPr>
          <w:t xml:space="preserve">er </w:t>
        </w:r>
      </w:ins>
      <w:ins w:id="1513" w:author="Susana Margarida Gonçalves Silva Santos" w:date="2025-09-18T12:03:00Z" w16du:dateUtc="2025-09-18T11:03:00Z">
        <w:r w:rsidR="00837B55">
          <w:rPr>
            <w:rFonts w:ascii="Garamond" w:eastAsia="Times New Roman" w:hAnsi="Garamond" w:cs="Times New Roman"/>
            <w:lang w:eastAsia="pt-PT"/>
          </w:rPr>
          <w:t xml:space="preserve">autorizados pela Câmara Municipal </w:t>
        </w:r>
      </w:ins>
      <w:ins w:id="1514" w:author="Susana Margarida Gonçalves Silva Santos" w:date="2025-09-18T12:04:00Z" w16du:dateUtc="2025-09-18T11:04:00Z">
        <w:r w:rsidR="00837B55">
          <w:rPr>
            <w:rFonts w:ascii="Garamond" w:eastAsia="Times New Roman" w:hAnsi="Garamond" w:cs="Times New Roman"/>
            <w:lang w:eastAsia="pt-PT"/>
          </w:rPr>
          <w:t>e</w:t>
        </w:r>
      </w:ins>
      <w:ins w:id="1515" w:author="Susana Margarida Gonçalves Silva Santos" w:date="2025-09-18T12:01:00Z" w16du:dateUtc="2025-09-18T11:01:00Z">
        <w:r w:rsidR="00A300D1">
          <w:rPr>
            <w:rFonts w:ascii="Garamond" w:eastAsia="Times New Roman" w:hAnsi="Garamond" w:cs="Times New Roman"/>
            <w:lang w:eastAsia="pt-PT"/>
          </w:rPr>
          <w:t xml:space="preserve"> comunicados</w:t>
        </w:r>
      </w:ins>
      <w:r w:rsidR="1C62BCFE" w:rsidRPr="578B151F">
        <w:rPr>
          <w:rFonts w:ascii="Garamond" w:eastAsia="Times New Roman" w:hAnsi="Garamond" w:cs="Times New Roman"/>
          <w:lang w:eastAsia="pt-PT"/>
        </w:rPr>
        <w:t xml:space="preserve"> </w:t>
      </w:r>
      <w:del w:id="1516" w:author="Susana Margarida Gonçalves Silva Santos" w:date="2025-09-18T12:04:00Z" w16du:dateUtc="2025-09-18T11:04:00Z">
        <w:r w:rsidR="1C62BCFE" w:rsidRPr="578B151F" w:rsidDel="00837B55">
          <w:rPr>
            <w:rFonts w:ascii="Garamond" w:eastAsia="Times New Roman" w:hAnsi="Garamond" w:cs="Times New Roman"/>
            <w:lang w:eastAsia="pt-PT"/>
          </w:rPr>
          <w:delText>à</w:delText>
        </w:r>
        <w:r w:rsidRPr="578B151F" w:rsidDel="00837B55">
          <w:rPr>
            <w:rFonts w:ascii="Garamond" w:eastAsia="Times New Roman" w:hAnsi="Garamond" w:cs="Times New Roman"/>
            <w:lang w:eastAsia="pt-PT"/>
          </w:rPr>
          <w:delText xml:space="preserve"> </w:delText>
        </w:r>
      </w:del>
      <w:del w:id="1517" w:author="Susana Margarida Gonçalves Silva Santos" w:date="2025-09-18T12:02:00Z" w16du:dateUtc="2025-09-18T11:02:00Z">
        <w:r w:rsidRPr="578B151F" w:rsidDel="00887935">
          <w:rPr>
            <w:rFonts w:ascii="Garamond" w:eastAsia="Times New Roman" w:hAnsi="Garamond" w:cs="Times New Roman"/>
            <w:lang w:eastAsia="pt-PT"/>
          </w:rPr>
          <w:delText xml:space="preserve">câmara municipal e </w:delText>
        </w:r>
      </w:del>
      <w:ins w:id="1518" w:author="Susana Margarida Gonçalves Silva Santos" w:date="2025-09-18T12:02:00Z" w16du:dateUtc="2025-09-18T11:02:00Z">
        <w:r w:rsidR="00887935">
          <w:rPr>
            <w:rFonts w:ascii="Garamond" w:eastAsia="Times New Roman" w:hAnsi="Garamond" w:cs="Times New Roman"/>
            <w:lang w:eastAsia="pt-PT"/>
          </w:rPr>
          <w:t xml:space="preserve">à </w:t>
        </w:r>
        <w:r w:rsidR="00A300D1">
          <w:rPr>
            <w:rFonts w:ascii="Garamond" w:eastAsia="Times New Roman" w:hAnsi="Garamond" w:cs="Times New Roman"/>
            <w:lang w:eastAsia="pt-PT"/>
          </w:rPr>
          <w:t xml:space="preserve">DGAV </w:t>
        </w:r>
        <w:r w:rsidR="00A300D1" w:rsidRPr="00837B55">
          <w:rPr>
            <w:rFonts w:ascii="Garamond" w:eastAsia="Times New Roman" w:hAnsi="Garamond" w:cs="Times New Roman"/>
            <w:strike/>
            <w:lang w:eastAsia="pt-PT"/>
          </w:rPr>
          <w:t xml:space="preserve">e,. </w:t>
        </w:r>
      </w:ins>
      <w:r w:rsidR="541752EF" w:rsidRPr="00837B55">
        <w:rPr>
          <w:rFonts w:ascii="Garamond" w:eastAsia="Times New Roman" w:hAnsi="Garamond" w:cs="Times New Roman"/>
          <w:strike/>
          <w:lang w:eastAsia="pt-PT"/>
        </w:rPr>
        <w:t>à DGAV</w:t>
      </w:r>
      <w:r w:rsidR="09E9DBFA" w:rsidRPr="00837B55">
        <w:rPr>
          <w:rFonts w:ascii="Garamond" w:eastAsia="Times New Roman" w:hAnsi="Garamond" w:cs="Times New Roman"/>
          <w:strike/>
          <w:lang w:eastAsia="pt-PT"/>
        </w:rPr>
        <w:t>.</w:t>
      </w:r>
    </w:p>
    <w:p w14:paraId="3AB5E563" w14:textId="119F64E8" w:rsidR="003D15F2" w:rsidRPr="00B05A11" w:rsidRDefault="009250C1" w:rsidP="00A95B79">
      <w:pPr>
        <w:spacing w:line="360" w:lineRule="auto"/>
        <w:jc w:val="both"/>
        <w:rPr>
          <w:ins w:id="1519" w:author="Susana Margarida Gonçalves Silva Santos" w:date="2025-09-18T11:58:00Z" w16du:dateUtc="2025-09-18T10:58:00Z"/>
          <w:rFonts w:ascii="Garamond" w:eastAsia="Times New Roman" w:hAnsi="Garamond" w:cs="Times New Roman"/>
          <w:strike/>
          <w:lang w:eastAsia="pt-PT"/>
        </w:rPr>
      </w:pPr>
      <w:r w:rsidRPr="00B05A11">
        <w:rPr>
          <w:rFonts w:ascii="Garamond" w:eastAsia="Times New Roman" w:hAnsi="Garamond" w:cs="Times New Roman"/>
          <w:strike/>
          <w:lang w:eastAsia="pt-PT"/>
        </w:rPr>
        <w:t xml:space="preserve">9- A comunicação </w:t>
      </w:r>
      <w:r w:rsidR="0078668F" w:rsidRPr="00B05A11">
        <w:rPr>
          <w:rFonts w:ascii="Garamond" w:eastAsia="Times New Roman" w:hAnsi="Garamond" w:cs="Times New Roman"/>
          <w:strike/>
          <w:lang w:eastAsia="pt-PT"/>
        </w:rPr>
        <w:t xml:space="preserve">prévia </w:t>
      </w:r>
      <w:r w:rsidRPr="00B05A11">
        <w:rPr>
          <w:rFonts w:ascii="Garamond" w:eastAsia="Times New Roman" w:hAnsi="Garamond" w:cs="Times New Roman"/>
          <w:strike/>
          <w:lang w:eastAsia="pt-PT"/>
        </w:rPr>
        <w:t xml:space="preserve">a que se refere o número anterior </w:t>
      </w:r>
      <w:r w:rsidR="00ED3FFE" w:rsidRPr="00B05A11">
        <w:rPr>
          <w:rFonts w:ascii="Garamond" w:eastAsia="Times New Roman" w:hAnsi="Garamond" w:cs="Times New Roman"/>
          <w:strike/>
          <w:lang w:eastAsia="pt-PT"/>
        </w:rPr>
        <w:t>é</w:t>
      </w:r>
      <w:r w:rsidRPr="00B05A11">
        <w:rPr>
          <w:rFonts w:ascii="Garamond" w:eastAsia="Times New Roman" w:hAnsi="Garamond" w:cs="Times New Roman"/>
          <w:strike/>
          <w:lang w:eastAsia="pt-PT"/>
        </w:rPr>
        <w:t xml:space="preserve"> isenta de taxas.</w:t>
      </w:r>
    </w:p>
    <w:p w14:paraId="65B88B23" w14:textId="77777777" w:rsidR="00897F2F" w:rsidRPr="00B05A11" w:rsidRDefault="00897F2F" w:rsidP="00A95B79">
      <w:pPr>
        <w:spacing w:line="360" w:lineRule="auto"/>
        <w:jc w:val="both"/>
        <w:rPr>
          <w:ins w:id="1520" w:author="Susana Margarida Gonçalves Silva Santos" w:date="2025-09-18T11:58:00Z" w16du:dateUtc="2025-09-18T10:58:00Z"/>
          <w:rFonts w:ascii="Garamond" w:eastAsia="Times New Roman" w:hAnsi="Garamond" w:cs="Times New Roman"/>
          <w:strike/>
          <w:lang w:eastAsia="pt-PT"/>
        </w:rPr>
      </w:pPr>
    </w:p>
    <w:p w14:paraId="2104C38C" w14:textId="77777777" w:rsidR="00897F2F" w:rsidRPr="000041C8" w:rsidRDefault="00897F2F" w:rsidP="00A95B79">
      <w:pPr>
        <w:spacing w:line="360" w:lineRule="auto"/>
        <w:jc w:val="both"/>
        <w:rPr>
          <w:rFonts w:ascii="Garamond" w:eastAsia="Times New Roman" w:hAnsi="Garamond" w:cs="Times New Roman"/>
          <w:lang w:eastAsia="pt-PT"/>
        </w:rPr>
      </w:pPr>
    </w:p>
    <w:p w14:paraId="76A3B6D7" w14:textId="29C13EF4" w:rsidR="000A6BD9" w:rsidRPr="000041C8" w:rsidRDefault="00A174B3"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11 – É proibida a participação de animais de companhia em eventos onde seja utilizada pirotecnia. </w:t>
      </w:r>
    </w:p>
    <w:p w14:paraId="6F2DDE41" w14:textId="6E05F3E4" w:rsidR="003D15F2" w:rsidRPr="000041C8" w:rsidRDefault="003D15F2" w:rsidP="00A95B79">
      <w:pPr>
        <w:spacing w:line="360" w:lineRule="auto"/>
        <w:rPr>
          <w:rFonts w:ascii="Garamond" w:eastAsia="Times New Roman" w:hAnsi="Garamond" w:cs="Times New Roman"/>
          <w:b/>
          <w:bCs/>
          <w:lang w:eastAsia="pt-PT"/>
        </w:rPr>
      </w:pPr>
    </w:p>
    <w:p w14:paraId="2A29A96B" w14:textId="77777777" w:rsidR="00B51F59" w:rsidRPr="000041C8" w:rsidRDefault="00B51F59" w:rsidP="00B51F59">
      <w:pPr>
        <w:tabs>
          <w:tab w:val="left" w:pos="3451"/>
        </w:tabs>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Capítulo X</w:t>
      </w:r>
    </w:p>
    <w:p w14:paraId="1A2A1456" w14:textId="7557D613" w:rsidR="003D15F2" w:rsidRDefault="003D15F2" w:rsidP="00A95B79">
      <w:pPr>
        <w:spacing w:line="360" w:lineRule="auto"/>
        <w:jc w:val="center"/>
        <w:rPr>
          <w:ins w:id="1521" w:author="Susana Margarida Gonçalves Silva Santos" w:date="2025-10-24T10:12:00Z" w16du:dateUtc="2025-10-24T09:12:00Z"/>
          <w:rFonts w:ascii="Garamond" w:eastAsia="Times New Roman" w:hAnsi="Garamond" w:cs="Times New Roman"/>
          <w:b/>
          <w:bCs/>
          <w:lang w:eastAsia="pt-PT"/>
        </w:rPr>
      </w:pPr>
      <w:r w:rsidRPr="000041C8">
        <w:rPr>
          <w:rFonts w:ascii="Garamond" w:eastAsia="Times New Roman" w:hAnsi="Garamond" w:cs="Times New Roman"/>
          <w:b/>
          <w:bCs/>
          <w:lang w:eastAsia="pt-PT"/>
        </w:rPr>
        <w:t>Abandono, recolha, controlo de reprodução e adoção</w:t>
      </w:r>
    </w:p>
    <w:p w14:paraId="2908E603" w14:textId="5259C2CD" w:rsidR="001B6607" w:rsidRPr="000041C8" w:rsidRDefault="001B6607" w:rsidP="00A95B79">
      <w:pPr>
        <w:spacing w:line="360" w:lineRule="auto"/>
        <w:jc w:val="center"/>
        <w:rPr>
          <w:rFonts w:ascii="Garamond" w:eastAsia="Times New Roman" w:hAnsi="Garamond" w:cs="Times New Roman"/>
          <w:b/>
          <w:bCs/>
          <w:lang w:eastAsia="pt-PT"/>
        </w:rPr>
      </w:pPr>
    </w:p>
    <w:p w14:paraId="42EEE282" w14:textId="0E9A78B4" w:rsidR="00AE101B" w:rsidRPr="000041C8" w:rsidRDefault="00AE101B" w:rsidP="00AE101B">
      <w:pPr>
        <w:pStyle w:val="CommentText"/>
      </w:pPr>
    </w:p>
    <w:p w14:paraId="61745AD5" w14:textId="041456EF" w:rsidR="00AE101B" w:rsidRPr="000041C8" w:rsidRDefault="00AE101B" w:rsidP="00410344">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Artigo</w:t>
      </w:r>
      <w:r w:rsidR="00E238BA">
        <w:rPr>
          <w:rFonts w:ascii="Garamond" w:eastAsia="Times New Roman" w:hAnsi="Garamond" w:cs="Times New Roman"/>
          <w:b/>
          <w:bCs/>
          <w:lang w:eastAsia="pt-PT"/>
        </w:rPr>
        <w:t xml:space="preserve"> 40</w:t>
      </w:r>
      <w:r w:rsidRPr="000041C8">
        <w:rPr>
          <w:rFonts w:ascii="Garamond" w:eastAsia="Times New Roman" w:hAnsi="Garamond" w:cs="Times New Roman"/>
          <w:b/>
          <w:bCs/>
          <w:lang w:eastAsia="pt-PT"/>
        </w:rPr>
        <w:t>.º</w:t>
      </w:r>
    </w:p>
    <w:p w14:paraId="47CD93C4" w14:textId="716995CD" w:rsidR="00AE101B" w:rsidRPr="000041C8" w:rsidRDefault="00AE101B" w:rsidP="00410344">
      <w:pPr>
        <w:spacing w:line="360" w:lineRule="auto"/>
        <w:jc w:val="center"/>
        <w:rPr>
          <w:rFonts w:ascii="Garamond" w:eastAsia="Times New Roman" w:hAnsi="Garamond" w:cs="Times New Roman"/>
          <w:lang w:eastAsia="pt-PT"/>
        </w:rPr>
      </w:pPr>
      <w:r w:rsidRPr="000041C8">
        <w:rPr>
          <w:rFonts w:ascii="Garamond" w:eastAsia="Times New Roman" w:hAnsi="Garamond" w:cs="Times New Roman"/>
          <w:lang w:eastAsia="pt-PT"/>
        </w:rPr>
        <w:t>Captura e recolha de animais</w:t>
      </w:r>
    </w:p>
    <w:p w14:paraId="10BF1830" w14:textId="55303DBD" w:rsidR="00AE101B" w:rsidRDefault="588118EF" w:rsidP="00410344">
      <w:pPr>
        <w:spacing w:line="360" w:lineRule="auto"/>
        <w:jc w:val="both"/>
        <w:rPr>
          <w:rFonts w:ascii="Garamond" w:eastAsia="Times New Roman" w:hAnsi="Garamond" w:cs="Times New Roman"/>
          <w:lang w:eastAsia="pt-PT"/>
        </w:rPr>
      </w:pPr>
      <w:r w:rsidRPr="592F0569">
        <w:rPr>
          <w:rFonts w:ascii="Garamond" w:eastAsia="Times New Roman" w:hAnsi="Garamond" w:cs="Times New Roman"/>
          <w:lang w:eastAsia="pt-PT"/>
        </w:rPr>
        <w:t>1</w:t>
      </w:r>
      <w:r w:rsidR="7EB60303" w:rsidRPr="592F0569">
        <w:rPr>
          <w:rFonts w:ascii="Garamond" w:eastAsia="Times New Roman" w:hAnsi="Garamond" w:cs="Times New Roman"/>
          <w:lang w:eastAsia="pt-PT"/>
        </w:rPr>
        <w:t xml:space="preserve"> - A captura e recolha de animais de companhia por razões de bem-estar animal, saúde pública ou segurança de pessoas, outros animais e bens</w:t>
      </w:r>
      <w:r w:rsidR="00180C8E">
        <w:rPr>
          <w:rFonts w:ascii="Garamond" w:eastAsia="Times New Roman" w:hAnsi="Garamond" w:cs="Times New Roman"/>
          <w:lang w:eastAsia="pt-PT"/>
        </w:rPr>
        <w:t>,</w:t>
      </w:r>
      <w:r w:rsidR="7EB60303" w:rsidRPr="592F0569">
        <w:rPr>
          <w:rFonts w:ascii="Garamond" w:eastAsia="Times New Roman" w:hAnsi="Garamond" w:cs="Times New Roman"/>
          <w:lang w:eastAsia="pt-PT"/>
        </w:rPr>
        <w:t xml:space="preserve"> compete</w:t>
      </w:r>
      <w:r w:rsidR="009E572A">
        <w:rPr>
          <w:rFonts w:ascii="Garamond" w:eastAsia="Times New Roman" w:hAnsi="Garamond" w:cs="Times New Roman"/>
          <w:lang w:eastAsia="pt-PT"/>
        </w:rPr>
        <w:t xml:space="preserve"> exclusivamente </w:t>
      </w:r>
      <w:r w:rsidR="7EB60303" w:rsidRPr="592F0569">
        <w:rPr>
          <w:rFonts w:ascii="Garamond" w:eastAsia="Times New Roman" w:hAnsi="Garamond" w:cs="Times New Roman"/>
          <w:lang w:eastAsia="pt-PT"/>
        </w:rPr>
        <w:t>às câmaras municipais, sem prejuízo das competências d</w:t>
      </w:r>
      <w:r w:rsidR="583B7283" w:rsidRPr="592F0569">
        <w:rPr>
          <w:rFonts w:ascii="Garamond" w:eastAsia="Times New Roman" w:hAnsi="Garamond" w:cs="Times New Roman"/>
          <w:lang w:eastAsia="pt-PT"/>
        </w:rPr>
        <w:t>a DGAV</w:t>
      </w:r>
      <w:r w:rsidR="002B3366">
        <w:rPr>
          <w:rFonts w:ascii="Garamond" w:eastAsia="Times New Roman" w:hAnsi="Garamond" w:cs="Times New Roman"/>
          <w:lang w:eastAsia="pt-PT"/>
        </w:rPr>
        <w:t xml:space="preserve"> e, no caso dos </w:t>
      </w:r>
      <w:r w:rsidR="00F05F50">
        <w:rPr>
          <w:rFonts w:ascii="Garamond" w:eastAsia="Times New Roman" w:hAnsi="Garamond" w:cs="Times New Roman"/>
          <w:lang w:eastAsia="pt-PT"/>
        </w:rPr>
        <w:t xml:space="preserve">animais exóticos e </w:t>
      </w:r>
      <w:r w:rsidR="00EF5982">
        <w:rPr>
          <w:rFonts w:ascii="Garamond" w:eastAsia="Times New Roman" w:hAnsi="Garamond" w:cs="Times New Roman"/>
          <w:lang w:eastAsia="pt-PT"/>
        </w:rPr>
        <w:t>selvagens</w:t>
      </w:r>
      <w:r w:rsidR="00E37BC7">
        <w:rPr>
          <w:rFonts w:ascii="Garamond" w:eastAsia="Times New Roman" w:hAnsi="Garamond" w:cs="Times New Roman"/>
          <w:lang w:eastAsia="pt-PT"/>
        </w:rPr>
        <w:t xml:space="preserve">, ao </w:t>
      </w:r>
      <w:r w:rsidR="0093746D">
        <w:rPr>
          <w:rFonts w:ascii="Garamond" w:eastAsia="Times New Roman" w:hAnsi="Garamond" w:cs="Times New Roman"/>
          <w:lang w:eastAsia="pt-PT"/>
        </w:rPr>
        <w:t>ICNF</w:t>
      </w:r>
      <w:r w:rsidR="00A93B28">
        <w:rPr>
          <w:rFonts w:ascii="Garamond" w:eastAsia="Times New Roman" w:hAnsi="Garamond" w:cs="Times New Roman"/>
          <w:lang w:eastAsia="pt-PT"/>
        </w:rPr>
        <w:t xml:space="preserve"> e </w:t>
      </w:r>
      <w:r w:rsidR="00E37BC7">
        <w:rPr>
          <w:rFonts w:ascii="Garamond" w:eastAsia="Times New Roman" w:hAnsi="Garamond" w:cs="Times New Roman"/>
          <w:lang w:eastAsia="pt-PT"/>
        </w:rPr>
        <w:t xml:space="preserve">às </w:t>
      </w:r>
      <w:r w:rsidR="7EB60303" w:rsidRPr="592F0569">
        <w:rPr>
          <w:rFonts w:ascii="Garamond" w:eastAsia="Times New Roman" w:hAnsi="Garamond" w:cs="Times New Roman"/>
          <w:lang w:eastAsia="pt-PT"/>
        </w:rPr>
        <w:t>entidades policiais competentes</w:t>
      </w:r>
    </w:p>
    <w:p w14:paraId="4E216660" w14:textId="3DDFBD9A" w:rsidR="00EF4B5A" w:rsidRPr="009E572A" w:rsidRDefault="7FBB89BB" w:rsidP="00EF4B5A">
      <w:pPr>
        <w:spacing w:line="360" w:lineRule="auto"/>
        <w:jc w:val="both"/>
        <w:rPr>
          <w:rFonts w:ascii="Garamond" w:hAnsi="Garamond"/>
        </w:rPr>
      </w:pPr>
      <w:ins w:id="1522" w:author="Maria Rosário Silva Lemos Cidadão" w:date="2025-10-28T11:59:00Z">
        <w:r w:rsidRPr="5564F2A7">
          <w:rPr>
            <w:rFonts w:ascii="Garamond" w:hAnsi="Garamond"/>
            <w:highlight w:val="lightGray"/>
          </w:rPr>
          <w:t xml:space="preserve">2 </w:t>
        </w:r>
      </w:ins>
      <w:r w:rsidR="01FD32AE" w:rsidRPr="5564F2A7">
        <w:rPr>
          <w:rFonts w:ascii="Garamond" w:hAnsi="Garamond"/>
          <w:highlight w:val="lightGray"/>
        </w:rPr>
        <w:t xml:space="preserve">- </w:t>
      </w:r>
      <w:r w:rsidR="01FD32AE" w:rsidRPr="5564F2A7">
        <w:rPr>
          <w:rFonts w:ascii="Garamond" w:hAnsi="Garamond"/>
        </w:rPr>
        <w:t xml:space="preserve">Sempre que as autoridades competentes suspeitem que a detenção de animais pode colocar em risco a segurança de pessoas ou animais, podem determinar a recolha dos animais, como medida preventiva. </w:t>
      </w:r>
    </w:p>
    <w:p w14:paraId="72614504" w14:textId="1BEB7249" w:rsidR="00EF4B5A" w:rsidRPr="009E572A" w:rsidRDefault="00EF4B5A" w:rsidP="00EF4B5A">
      <w:pPr>
        <w:spacing w:line="360" w:lineRule="auto"/>
        <w:jc w:val="both"/>
        <w:rPr>
          <w:rFonts w:ascii="Garamond" w:hAnsi="Garamond"/>
        </w:rPr>
      </w:pPr>
      <w:r w:rsidRPr="009E572A">
        <w:rPr>
          <w:rFonts w:ascii="Garamond" w:hAnsi="Garamond"/>
        </w:rPr>
        <w:t xml:space="preserve">3 -Em caso de forte suspeita ou evidência de sinais de uso de animais em lutas, com exceção daquelas que se encontrem inseridas em manifestações culturais tradicionais, as entidades policiais podem solicitar a emissão de mandado judicial que lhes permita aceder aos locais onde estes se encontrem, designadamente estabelecimentos, casas de habitação e terrenos privados, para recolha dos animais. </w:t>
      </w:r>
    </w:p>
    <w:p w14:paraId="4056BC92" w14:textId="165DBB44" w:rsidR="00EF4B5A" w:rsidRDefault="00EF4B5A" w:rsidP="00EF4B5A">
      <w:pPr>
        <w:spacing w:line="360" w:lineRule="auto"/>
        <w:jc w:val="both"/>
        <w:rPr>
          <w:rFonts w:ascii="Garamond" w:hAnsi="Garamond"/>
        </w:rPr>
      </w:pPr>
      <w:r>
        <w:rPr>
          <w:rFonts w:ascii="Garamond" w:hAnsi="Garamond"/>
        </w:rPr>
        <w:t>4</w:t>
      </w:r>
      <w:r w:rsidRPr="00D25C91">
        <w:rPr>
          <w:rFonts w:ascii="Garamond" w:hAnsi="Garamond"/>
        </w:rPr>
        <w:t xml:space="preserve"> -Quando esteja em causa a saúde e o bem-estar dos animais, as câmaras municipais, se necessário com a colaboração das autoridades policiais, devem proceder à recolha ou captura dos mesmos, podendo para o efeito solicitar a emissão de mandado judicial que lhes permita aceder aos locais onde estes se encontrem, designadamente, veículos, estabelecimentos, casas de habitação e terrenos privados.</w:t>
      </w:r>
    </w:p>
    <w:p w14:paraId="6A3026C9" w14:textId="1E3E4111" w:rsidR="00EF4B5A" w:rsidRDefault="00EF4B5A" w:rsidP="00EF4B5A">
      <w:pPr>
        <w:spacing w:line="360" w:lineRule="auto"/>
        <w:jc w:val="both"/>
        <w:rPr>
          <w:rFonts w:ascii="Garamond" w:hAnsi="Garamond"/>
        </w:rPr>
      </w:pPr>
      <w:r>
        <w:rPr>
          <w:rFonts w:ascii="Garamond" w:hAnsi="Garamond"/>
        </w:rPr>
        <w:t xml:space="preserve">5- </w:t>
      </w:r>
      <w:r w:rsidRPr="00D25C91">
        <w:rPr>
          <w:rFonts w:ascii="Garamond" w:hAnsi="Garamond"/>
        </w:rPr>
        <w:t xml:space="preserve">As normas de boas práticas de captura de animais de companhia são aprovadas pela DGAV, </w:t>
      </w:r>
      <w:r>
        <w:rPr>
          <w:rFonts w:ascii="Garamond" w:hAnsi="Garamond"/>
        </w:rPr>
        <w:t>que as divulgará</w:t>
      </w:r>
    </w:p>
    <w:p w14:paraId="43DAAFC8" w14:textId="4F8232B1" w:rsidR="002E3DEC" w:rsidRDefault="2DAD83A4" w:rsidP="002E3DEC">
      <w:pPr>
        <w:spacing w:line="360" w:lineRule="auto"/>
        <w:jc w:val="both"/>
        <w:rPr>
          <w:ins w:id="1523" w:author="Maria Rosário Silva Lemos Cidadão" w:date="2025-10-28T11:54:00Z" w16du:dateUtc="2025-10-28T11:54:36Z"/>
          <w:rFonts w:ascii="Garamond" w:eastAsia="Times New Roman" w:hAnsi="Garamond" w:cs="Times New Roman"/>
          <w:lang w:eastAsia="pt-PT"/>
        </w:rPr>
      </w:pPr>
      <w:r w:rsidRPr="5564F2A7">
        <w:rPr>
          <w:rFonts w:ascii="Garamond" w:hAnsi="Garamond"/>
        </w:rPr>
        <w:t>6- Os animais errantes encontrados por pessoa singular ou coletiva, nomeadamente associações de proteção animal, devem ser entregues ao serviço veterinário municipal local ou às entidades policiais, para recolha ao centro de recolha.</w:t>
      </w:r>
    </w:p>
    <w:p w14:paraId="50DA7A2F" w14:textId="71E1D352" w:rsidR="2ABE24CF" w:rsidRDefault="2ABE24CF" w:rsidP="5564F2A7">
      <w:pPr>
        <w:spacing w:line="360" w:lineRule="auto"/>
        <w:jc w:val="both"/>
        <w:rPr>
          <w:del w:id="1524" w:author="Maria Rosário Silva Lemos Cidadão" w:date="2025-10-30T11:24:00Z" w16du:dateUtc="2025-10-30T11:24:08Z"/>
          <w:rFonts w:ascii="Garamond" w:hAnsi="Garamond"/>
        </w:rPr>
      </w:pPr>
    </w:p>
    <w:p w14:paraId="4E0A9AB2" w14:textId="77777777" w:rsidR="00EF4B5A" w:rsidRDefault="00EF4B5A" w:rsidP="00410344">
      <w:pPr>
        <w:spacing w:line="360" w:lineRule="auto"/>
        <w:jc w:val="both"/>
        <w:rPr>
          <w:rFonts w:ascii="Garamond" w:eastAsia="Times New Roman" w:hAnsi="Garamond" w:cs="Times New Roman"/>
          <w:lang w:eastAsia="pt-PT"/>
        </w:rPr>
      </w:pPr>
    </w:p>
    <w:p w14:paraId="0A671F13" w14:textId="24880C68" w:rsidR="00EF4B5A" w:rsidRDefault="00EF4B5A" w:rsidP="00410344">
      <w:pPr>
        <w:spacing w:line="360" w:lineRule="auto"/>
        <w:jc w:val="both"/>
        <w:rPr>
          <w:ins w:id="1525" w:author="Maria Cristina Tavares Briosa" w:date="2025-10-24T17:10:00Z" w16du:dateUtc="2025-10-24T16:10:00Z"/>
          <w:rFonts w:ascii="Garamond" w:eastAsia="Times New Roman" w:hAnsi="Garamond" w:cs="Times New Roman"/>
          <w:lang w:eastAsia="pt-PT"/>
        </w:rPr>
      </w:pPr>
      <w:r w:rsidRPr="003C6C32">
        <w:rPr>
          <w:rFonts w:ascii="Garamond" w:eastAsia="Times New Roman" w:hAnsi="Garamond" w:cs="Times New Roman"/>
          <w:lang w:eastAsia="pt-PT"/>
        </w:rPr>
        <w:t xml:space="preserve">As boas práticas para a realização da captura e da </w:t>
      </w:r>
      <w:r w:rsidRPr="003C6C32">
        <w:rPr>
          <w:rFonts w:ascii="Garamond" w:eastAsia="Times New Roman" w:hAnsi="Garamond" w:cs="Times New Roman"/>
          <w:highlight w:val="yellow"/>
          <w:lang w:eastAsia="pt-PT"/>
        </w:rPr>
        <w:t>esterilização d</w:t>
      </w:r>
      <w:r w:rsidRPr="003C6C32">
        <w:rPr>
          <w:rFonts w:ascii="Garamond" w:eastAsia="Times New Roman" w:hAnsi="Garamond" w:cs="Times New Roman"/>
          <w:lang w:eastAsia="pt-PT"/>
        </w:rPr>
        <w:t>os animais são divulgadas pela DGAV</w:t>
      </w:r>
    </w:p>
    <w:p w14:paraId="652C4AA8" w14:textId="77777777" w:rsidR="002E3DEC" w:rsidRDefault="002E3DEC" w:rsidP="00410344">
      <w:pPr>
        <w:spacing w:line="360" w:lineRule="auto"/>
        <w:jc w:val="both"/>
        <w:rPr>
          <w:ins w:id="1526" w:author="Maria Cristina Tavares Briosa" w:date="2025-10-24T17:10:00Z" w16du:dateUtc="2025-10-24T16:10:00Z"/>
          <w:rFonts w:ascii="Garamond" w:eastAsia="Times New Roman" w:hAnsi="Garamond" w:cs="Times New Roman"/>
          <w:lang w:eastAsia="pt-PT"/>
        </w:rPr>
      </w:pPr>
    </w:p>
    <w:p w14:paraId="02F083D5" w14:textId="77777777" w:rsidR="002E3DEC" w:rsidRPr="002E3DEC" w:rsidRDefault="002E3DEC" w:rsidP="002E3DEC">
      <w:pPr>
        <w:spacing w:line="360" w:lineRule="auto"/>
        <w:jc w:val="center"/>
        <w:rPr>
          <w:rFonts w:ascii="Garamond" w:eastAsia="Times New Roman" w:hAnsi="Garamond" w:cs="Times New Roman"/>
          <w:lang w:eastAsia="pt-PT"/>
        </w:rPr>
      </w:pPr>
      <w:r w:rsidRPr="002E3DEC">
        <w:rPr>
          <w:rFonts w:ascii="Garamond" w:eastAsia="Times New Roman" w:hAnsi="Garamond" w:cs="Times New Roman"/>
          <w:lang w:eastAsia="pt-PT"/>
        </w:rPr>
        <w:t>Artigo 41.º</w:t>
      </w:r>
    </w:p>
    <w:p w14:paraId="5FFE22BF" w14:textId="77777777" w:rsidR="002E3DEC" w:rsidRPr="002E3DEC" w:rsidRDefault="002E3DEC" w:rsidP="002E3DEC">
      <w:pPr>
        <w:spacing w:line="360" w:lineRule="auto"/>
        <w:jc w:val="center"/>
        <w:rPr>
          <w:rFonts w:ascii="Garamond" w:eastAsia="Times New Roman" w:hAnsi="Garamond" w:cs="Times New Roman"/>
          <w:lang w:eastAsia="pt-PT"/>
        </w:rPr>
      </w:pPr>
      <w:r w:rsidRPr="002E3DEC">
        <w:rPr>
          <w:rFonts w:ascii="Garamond" w:eastAsia="Times New Roman" w:hAnsi="Garamond" w:cs="Times New Roman"/>
          <w:lang w:eastAsia="pt-PT"/>
        </w:rPr>
        <w:t>Obrigações das câmaras municipais</w:t>
      </w:r>
    </w:p>
    <w:p w14:paraId="3387E536" w14:textId="77777777" w:rsidR="002E3DEC" w:rsidRPr="002E3DEC" w:rsidRDefault="002E3DEC" w:rsidP="002E3DEC">
      <w:pPr>
        <w:spacing w:line="360" w:lineRule="auto"/>
        <w:jc w:val="both"/>
        <w:rPr>
          <w:rFonts w:ascii="Garamond" w:eastAsia="Times New Roman" w:hAnsi="Garamond" w:cs="Times New Roman"/>
          <w:lang w:eastAsia="pt-PT"/>
        </w:rPr>
      </w:pPr>
      <w:r w:rsidRPr="002E3DEC">
        <w:rPr>
          <w:rFonts w:ascii="Garamond" w:eastAsia="Times New Roman" w:hAnsi="Garamond" w:cs="Times New Roman"/>
          <w:lang w:eastAsia="pt-PT"/>
        </w:rPr>
        <w:t>1 - Compete às câmaras municipais proceder à captura e recolha de:</w:t>
      </w:r>
    </w:p>
    <w:p w14:paraId="1B6EA688" w14:textId="266224A6" w:rsidR="002E3DEC" w:rsidRPr="002E3DEC" w:rsidRDefault="2DAD83A4" w:rsidP="5564F2A7">
      <w:pPr>
        <w:spacing w:line="360" w:lineRule="auto"/>
        <w:jc w:val="both"/>
        <w:rPr>
          <w:ins w:id="1527" w:author="Maria Rosário Silva Lemos Cidadão" w:date="2025-10-28T12:14:00Z" w16du:dateUtc="2025-10-28T12:14:56Z"/>
          <w:rFonts w:ascii="Garamond" w:eastAsia="Times New Roman" w:hAnsi="Garamond" w:cs="Times New Roman"/>
          <w:lang w:eastAsia="pt-PT"/>
        </w:rPr>
      </w:pPr>
      <w:r w:rsidRPr="5564F2A7">
        <w:rPr>
          <w:rFonts w:ascii="Garamond" w:eastAsia="Times New Roman" w:hAnsi="Garamond" w:cs="Times New Roman"/>
          <w:lang w:eastAsia="pt-PT"/>
        </w:rPr>
        <w:t xml:space="preserve"> a) Animais vadios ou errantes encontrados na via pública ou em quaisquer lugares públicos; </w:t>
      </w:r>
    </w:p>
    <w:p w14:paraId="7F7121B4" w14:textId="6FE4B16E" w:rsidR="002E3DEC" w:rsidRPr="002E3DEC" w:rsidRDefault="2DAD83A4" w:rsidP="002E3DEC">
      <w:pPr>
        <w:spacing w:line="360" w:lineRule="auto"/>
        <w:jc w:val="both"/>
        <w:rPr>
          <w:rFonts w:ascii="Garamond" w:eastAsia="Times New Roman" w:hAnsi="Garamond" w:cs="Times New Roman"/>
          <w:lang w:eastAsia="pt-PT"/>
        </w:rPr>
      </w:pPr>
      <w:r w:rsidRPr="5564F2A7">
        <w:rPr>
          <w:rFonts w:ascii="Garamond" w:eastAsia="Times New Roman" w:hAnsi="Garamond" w:cs="Times New Roman"/>
          <w:lang w:eastAsia="pt-PT"/>
        </w:rPr>
        <w:t xml:space="preserve">b) Animais agressores de pessoas e outros animais, para efeito de sequestro; </w:t>
      </w:r>
    </w:p>
    <w:p w14:paraId="3226F578" w14:textId="77777777" w:rsidR="002E3DEC" w:rsidRPr="002E3DEC" w:rsidRDefault="002E3DEC" w:rsidP="002E3DEC">
      <w:pPr>
        <w:spacing w:line="360" w:lineRule="auto"/>
        <w:jc w:val="both"/>
        <w:rPr>
          <w:rFonts w:ascii="Garamond" w:eastAsia="Times New Roman" w:hAnsi="Garamond" w:cs="Times New Roman"/>
          <w:lang w:eastAsia="pt-PT"/>
        </w:rPr>
      </w:pPr>
      <w:r w:rsidRPr="002E3DEC">
        <w:rPr>
          <w:rFonts w:ascii="Garamond" w:eastAsia="Times New Roman" w:hAnsi="Garamond" w:cs="Times New Roman"/>
          <w:lang w:eastAsia="pt-PT"/>
        </w:rPr>
        <w:t xml:space="preserve">c) Animais acidentados ou mortos na via pública, ou que tenham sido abandonados pelos seus detentores; </w:t>
      </w:r>
    </w:p>
    <w:p w14:paraId="1BA3D8D5" w14:textId="77777777" w:rsidR="002E3DEC" w:rsidRPr="002E3DEC" w:rsidRDefault="002E3DEC" w:rsidP="002E3DEC">
      <w:pPr>
        <w:spacing w:line="360" w:lineRule="auto"/>
        <w:jc w:val="both"/>
        <w:rPr>
          <w:rFonts w:ascii="Garamond" w:eastAsia="Times New Roman" w:hAnsi="Garamond" w:cs="Times New Roman"/>
          <w:lang w:eastAsia="pt-PT"/>
        </w:rPr>
      </w:pPr>
      <w:r w:rsidRPr="002E3DEC">
        <w:rPr>
          <w:rFonts w:ascii="Garamond" w:eastAsia="Times New Roman" w:hAnsi="Garamond" w:cs="Times New Roman"/>
          <w:lang w:eastAsia="pt-PT"/>
        </w:rPr>
        <w:t>d) Animais objeto de intervenção compulsiva, designadamente, por:</w:t>
      </w:r>
    </w:p>
    <w:p w14:paraId="77C22DDB" w14:textId="77777777" w:rsidR="002E3DEC" w:rsidRPr="002E3DEC" w:rsidRDefault="002E3DEC" w:rsidP="002E3DEC">
      <w:pPr>
        <w:spacing w:line="360" w:lineRule="auto"/>
        <w:jc w:val="both"/>
        <w:rPr>
          <w:rFonts w:ascii="Garamond" w:eastAsia="Times New Roman" w:hAnsi="Garamond" w:cs="Times New Roman"/>
          <w:lang w:eastAsia="pt-PT"/>
        </w:rPr>
      </w:pPr>
      <w:r w:rsidRPr="002E3DEC">
        <w:rPr>
          <w:rFonts w:ascii="Garamond" w:eastAsia="Times New Roman" w:hAnsi="Garamond" w:cs="Times New Roman"/>
          <w:lang w:eastAsia="pt-PT"/>
        </w:rPr>
        <w:t xml:space="preserve">     i) Alojamento em instalações cujo funcionamento não obedeça ao disposto no presente diploma; </w:t>
      </w:r>
    </w:p>
    <w:p w14:paraId="6F661986" w14:textId="77777777" w:rsidR="002E3DEC" w:rsidRPr="002E3DEC" w:rsidRDefault="002E3DEC" w:rsidP="002E3DEC">
      <w:pPr>
        <w:spacing w:line="360" w:lineRule="auto"/>
        <w:jc w:val="both"/>
        <w:rPr>
          <w:rFonts w:ascii="Garamond" w:eastAsia="Times New Roman" w:hAnsi="Garamond" w:cs="Times New Roman"/>
          <w:lang w:eastAsia="pt-PT"/>
        </w:rPr>
      </w:pPr>
      <w:r w:rsidRPr="002E3DEC">
        <w:rPr>
          <w:rFonts w:ascii="Garamond" w:eastAsia="Times New Roman" w:hAnsi="Garamond" w:cs="Times New Roman"/>
          <w:lang w:eastAsia="pt-PT"/>
        </w:rPr>
        <w:t xml:space="preserve">     ii) Falta de condições de saúde ou bem-estar; </w:t>
      </w:r>
    </w:p>
    <w:p w14:paraId="3AEE2A55" w14:textId="77777777" w:rsidR="002E3DEC" w:rsidRPr="002E3DEC" w:rsidRDefault="002E3DEC" w:rsidP="002E3DEC">
      <w:pPr>
        <w:pStyle w:val="ListParagraph"/>
        <w:numPr>
          <w:ilvl w:val="0"/>
          <w:numId w:val="39"/>
        </w:numPr>
        <w:spacing w:line="360" w:lineRule="auto"/>
        <w:jc w:val="both"/>
        <w:rPr>
          <w:rFonts w:ascii="Garamond" w:hAnsi="Garamond"/>
        </w:rPr>
      </w:pPr>
      <w:r w:rsidRPr="002E3DEC">
        <w:rPr>
          <w:rFonts w:ascii="Garamond" w:hAnsi="Garamond"/>
        </w:rPr>
        <w:t>Queixas por insalubridade e intranquilidade da vizinhança;</w:t>
      </w:r>
    </w:p>
    <w:p w14:paraId="5DDAD412" w14:textId="77777777" w:rsidR="002E3DEC" w:rsidRDefault="002E3DEC" w:rsidP="002E3DEC">
      <w:pPr>
        <w:pStyle w:val="ListParagraph"/>
        <w:numPr>
          <w:ilvl w:val="0"/>
          <w:numId w:val="39"/>
        </w:numPr>
        <w:spacing w:line="360" w:lineRule="auto"/>
        <w:jc w:val="both"/>
        <w:rPr>
          <w:rFonts w:ascii="Garamond" w:hAnsi="Garamond"/>
        </w:rPr>
      </w:pPr>
      <w:r w:rsidRPr="002E3DEC">
        <w:rPr>
          <w:rFonts w:ascii="Garamond" w:hAnsi="Garamond"/>
        </w:rPr>
        <w:t xml:space="preserve"> Participação em lutas; </w:t>
      </w:r>
    </w:p>
    <w:p w14:paraId="2F06A489" w14:textId="14B3B0F1" w:rsidR="002E3DEC" w:rsidRPr="002E3DEC" w:rsidRDefault="002E3DEC" w:rsidP="002E3DEC">
      <w:pPr>
        <w:pStyle w:val="ListParagraph"/>
        <w:numPr>
          <w:ilvl w:val="0"/>
          <w:numId w:val="39"/>
        </w:numPr>
        <w:spacing w:line="360" w:lineRule="auto"/>
        <w:jc w:val="both"/>
        <w:rPr>
          <w:rFonts w:ascii="Garamond" w:hAnsi="Garamond"/>
        </w:rPr>
      </w:pPr>
      <w:r w:rsidRPr="002E3DEC">
        <w:rPr>
          <w:rFonts w:ascii="Garamond" w:hAnsi="Garamond"/>
        </w:rPr>
        <w:t xml:space="preserve">Incumprimento das normas vigentes respeitantes a cães potencialmente perigosos e respetivas ninhadas. </w:t>
      </w:r>
    </w:p>
    <w:p w14:paraId="6DF97956" w14:textId="7C68CC3D" w:rsidR="008B2A8B" w:rsidRDefault="008B2A8B" w:rsidP="008B2A8B">
      <w:pPr>
        <w:spacing w:line="360" w:lineRule="auto"/>
        <w:jc w:val="both"/>
        <w:rPr>
          <w:rFonts w:ascii="Garamond" w:eastAsia="Times New Roman" w:hAnsi="Garamond" w:cs="Times New Roman"/>
          <w:lang w:eastAsia="pt-PT"/>
        </w:rPr>
      </w:pPr>
      <w:r w:rsidRPr="578B151F">
        <w:rPr>
          <w:rFonts w:ascii="Garamond" w:eastAsia="Times New Roman" w:hAnsi="Garamond" w:cs="Times New Roman"/>
          <w:lang w:eastAsia="pt-PT"/>
        </w:rPr>
        <w:t>2 – Para efeitos do disposto no</w:t>
      </w:r>
      <w:r w:rsidR="007B5F76">
        <w:rPr>
          <w:rFonts w:ascii="Garamond" w:eastAsia="Times New Roman" w:hAnsi="Garamond" w:cs="Times New Roman"/>
          <w:lang w:eastAsia="pt-PT"/>
        </w:rPr>
        <w:t>s</w:t>
      </w:r>
      <w:r w:rsidRPr="578B151F">
        <w:rPr>
          <w:rFonts w:ascii="Garamond" w:eastAsia="Times New Roman" w:hAnsi="Garamond" w:cs="Times New Roman"/>
          <w:lang w:eastAsia="pt-PT"/>
        </w:rPr>
        <w:t xml:space="preserve"> </w:t>
      </w:r>
      <w:r w:rsidR="007B5F76">
        <w:rPr>
          <w:rFonts w:ascii="Garamond" w:eastAsia="Times New Roman" w:hAnsi="Garamond" w:cs="Times New Roman"/>
          <w:lang w:eastAsia="pt-PT"/>
        </w:rPr>
        <w:t xml:space="preserve">artigos </w:t>
      </w:r>
      <w:r w:rsidRPr="578B151F">
        <w:rPr>
          <w:rFonts w:ascii="Garamond" w:eastAsia="Times New Roman" w:hAnsi="Garamond" w:cs="Times New Roman"/>
          <w:lang w:eastAsia="pt-PT"/>
        </w:rPr>
        <w:t xml:space="preserve"> anterior</w:t>
      </w:r>
      <w:r w:rsidR="007B5F76">
        <w:rPr>
          <w:rFonts w:ascii="Garamond" w:eastAsia="Times New Roman" w:hAnsi="Garamond" w:cs="Times New Roman"/>
          <w:lang w:eastAsia="pt-PT"/>
        </w:rPr>
        <w:t>es</w:t>
      </w:r>
      <w:r w:rsidRPr="578B151F">
        <w:rPr>
          <w:rFonts w:ascii="Garamond" w:eastAsia="Times New Roman" w:hAnsi="Garamond" w:cs="Times New Roman"/>
          <w:lang w:eastAsia="pt-PT"/>
        </w:rPr>
        <w:t xml:space="preserve">, as câmaras municipais de forma isolada, ou em associação com outros municípios desde que salvaguardada uma atuação de proximidade e ajustada às especificidades territoriais, são obrigadas a manter instalações destinadas a </w:t>
      </w:r>
      <w:r w:rsidRPr="00964DDA">
        <w:rPr>
          <w:rFonts w:ascii="Garamond" w:eastAsia="Times New Roman" w:hAnsi="Garamond" w:cs="Times New Roman"/>
          <w:strike/>
          <w:lang w:eastAsia="pt-PT"/>
        </w:rPr>
        <w:t>centros de bem-estar animal</w:t>
      </w:r>
      <w:r w:rsidRPr="00F76C9D">
        <w:rPr>
          <w:rFonts w:ascii="Garamond" w:eastAsia="Times New Roman" w:hAnsi="Garamond" w:cs="Times New Roman"/>
          <w:lang w:eastAsia="pt-PT"/>
        </w:rPr>
        <w:t xml:space="preserve"> Centro de Recolha Oficial</w:t>
      </w:r>
      <w:r w:rsidRPr="578B151F">
        <w:rPr>
          <w:rFonts w:ascii="Garamond" w:eastAsia="Times New Roman" w:hAnsi="Garamond" w:cs="Times New Roman"/>
          <w:lang w:eastAsia="pt-PT"/>
        </w:rPr>
        <w:t xml:space="preserve">, incluindo um serviço mínimo permanente de recolha e prestação de cuidados veterinários de urgência, </w:t>
      </w:r>
      <w:r w:rsidR="006A6303">
        <w:rPr>
          <w:rFonts w:ascii="Garamond" w:eastAsia="Times New Roman" w:hAnsi="Garamond" w:cs="Times New Roman"/>
          <w:lang w:eastAsia="pt-PT"/>
        </w:rPr>
        <w:t xml:space="preserve">com </w:t>
      </w:r>
      <w:r w:rsidR="006A6303" w:rsidRPr="006A6303">
        <w:rPr>
          <w:rFonts w:ascii="Garamond" w:hAnsi="Garamond"/>
        </w:rPr>
        <w:t xml:space="preserve">equipamento adequado e pessoal preparado para o efeito, bem como promover </w:t>
      </w:r>
      <w:r w:rsidR="006A6303">
        <w:rPr>
          <w:rFonts w:ascii="Garamond" w:hAnsi="Garamond"/>
        </w:rPr>
        <w:t xml:space="preserve">a </w:t>
      </w:r>
      <w:r w:rsidRPr="006A6303">
        <w:rPr>
          <w:rFonts w:ascii="Garamond" w:eastAsia="Times New Roman" w:hAnsi="Garamond" w:cs="Times New Roman"/>
          <w:lang w:eastAsia="pt-PT"/>
        </w:rPr>
        <w:t xml:space="preserve"> ex</w:t>
      </w:r>
      <w:r w:rsidRPr="578B151F">
        <w:rPr>
          <w:rFonts w:ascii="Garamond" w:eastAsia="Times New Roman" w:hAnsi="Garamond" w:cs="Times New Roman"/>
          <w:lang w:eastAsia="pt-PT"/>
        </w:rPr>
        <w:t>ecução das campanhas de profilaxia médica e sanitária determinadas pela DGAV.</w:t>
      </w:r>
    </w:p>
    <w:p w14:paraId="1B1CD2B5" w14:textId="77777777" w:rsidR="007B5F76" w:rsidRDefault="007B5F76" w:rsidP="008B2A8B">
      <w:pPr>
        <w:spacing w:line="360" w:lineRule="auto"/>
        <w:jc w:val="both"/>
        <w:rPr>
          <w:rFonts w:ascii="Garamond" w:eastAsia="Times New Roman" w:hAnsi="Garamond" w:cs="Times New Roman"/>
          <w:lang w:eastAsia="pt-PT"/>
        </w:rPr>
      </w:pPr>
    </w:p>
    <w:p w14:paraId="13E47FF8" w14:textId="6BD3B6B6" w:rsidR="007B5F76" w:rsidRPr="003C6C32" w:rsidRDefault="007B5F76" w:rsidP="007B5F76">
      <w:pPr>
        <w:spacing w:line="360" w:lineRule="auto"/>
        <w:jc w:val="both"/>
        <w:rPr>
          <w:ins w:id="1528" w:author="Maria Rosário Silva Lemos Cidadão" w:date="2025-10-30T11:24:00Z" w16du:dateUtc="2025-10-30T11:24:24Z"/>
          <w:rFonts w:ascii="Garamond" w:hAnsi="Garamond"/>
        </w:rPr>
      </w:pPr>
      <w:r w:rsidRPr="1126FC69">
        <w:rPr>
          <w:rFonts w:ascii="Garamond" w:hAnsi="Garamond"/>
        </w:rPr>
        <w:t>3</w:t>
      </w:r>
      <w:commentRangeStart w:id="1529"/>
      <w:r w:rsidRPr="1126FC69">
        <w:rPr>
          <w:rFonts w:ascii="Garamond" w:hAnsi="Garamond"/>
        </w:rPr>
        <w:t xml:space="preserve"> - Os </w:t>
      </w:r>
      <w:r w:rsidRPr="1126FC69">
        <w:rPr>
          <w:rFonts w:ascii="Garamond" w:hAnsi="Garamond"/>
          <w:strike/>
        </w:rPr>
        <w:t>centros de bem-estar animal</w:t>
      </w:r>
      <w:r w:rsidRPr="1126FC69">
        <w:rPr>
          <w:rFonts w:ascii="Garamond" w:hAnsi="Garamond"/>
        </w:rPr>
        <w:t xml:space="preserve"> Centros de Recolha Oficial devem ainda receber todos </w:t>
      </w:r>
      <w:r w:rsidRPr="1126FC69">
        <w:rPr>
          <w:rFonts w:ascii="Garamond" w:hAnsi="Garamond"/>
          <w:highlight w:val="green"/>
        </w:rPr>
        <w:t xml:space="preserve">os animais de companhia que para aí forem encaminhados </w:t>
      </w:r>
      <w:commentRangeStart w:id="1530"/>
      <w:r w:rsidRPr="1126FC69">
        <w:rPr>
          <w:rFonts w:ascii="Garamond" w:hAnsi="Garamond"/>
          <w:highlight w:val="green"/>
        </w:rPr>
        <w:t xml:space="preserve">por </w:t>
      </w:r>
      <w:r w:rsidRPr="1126FC69">
        <w:rPr>
          <w:rFonts w:ascii="Garamond" w:hAnsi="Garamond"/>
          <w:highlight w:val="yellow"/>
        </w:rPr>
        <w:t xml:space="preserve">determinação da DGAV com fundamento em razões de bem-estar animal, </w:t>
      </w:r>
      <w:commentRangeEnd w:id="1530"/>
      <w:r w:rsidRPr="1126FC69">
        <w:rPr>
          <w:rStyle w:val="CommentReference"/>
          <w:rFonts w:ascii="Garamond" w:hAnsi="Garamond"/>
          <w:sz w:val="24"/>
          <w:szCs w:val="24"/>
          <w:highlight w:val="yellow"/>
        </w:rPr>
        <w:commentReference w:id="1530"/>
      </w:r>
      <w:r w:rsidRPr="1126FC69">
        <w:rPr>
          <w:rFonts w:ascii="Garamond" w:hAnsi="Garamond"/>
          <w:highlight w:val="yellow"/>
        </w:rPr>
        <w:t>de</w:t>
      </w:r>
      <w:r w:rsidRPr="1126FC69">
        <w:rPr>
          <w:rFonts w:ascii="Garamond" w:hAnsi="Garamond"/>
        </w:rPr>
        <w:t xml:space="preserve"> saúde pública ou animal, por determinação das forças policiais com fundamento em razões de segurança pública, </w:t>
      </w:r>
      <w:r w:rsidRPr="1126FC69">
        <w:rPr>
          <w:rFonts w:ascii="Garamond" w:hAnsi="Garamond"/>
          <w:strike/>
        </w:rPr>
        <w:t>por determinação da DGAV com fundamento em razões de saúde pública ou animal,</w:t>
      </w:r>
      <w:r w:rsidRPr="1126FC69">
        <w:rPr>
          <w:rFonts w:ascii="Garamond" w:hAnsi="Garamond"/>
        </w:rPr>
        <w:t xml:space="preserve"> ou por ordem judicial.</w:t>
      </w:r>
      <w:commentRangeEnd w:id="1529"/>
      <w:r w:rsidRPr="003C6C32">
        <w:rPr>
          <w:rStyle w:val="CommentReference"/>
          <w:rFonts w:ascii="Garamond" w:hAnsi="Garamond"/>
          <w:sz w:val="24"/>
          <w:szCs w:val="24"/>
        </w:rPr>
        <w:commentReference w:id="1529"/>
      </w:r>
    </w:p>
    <w:p w14:paraId="73920FAC" w14:textId="1551A874" w:rsidR="51B325B6" w:rsidRDefault="51B325B6" w:rsidP="1126FC69">
      <w:pPr>
        <w:spacing w:line="360" w:lineRule="auto"/>
        <w:jc w:val="both"/>
        <w:rPr>
          <w:ins w:id="1531" w:author="Maria Rosário Silva Lemos Cidadão" w:date="2025-10-30T11:24:00Z" w16du:dateUtc="2025-10-30T11:24:26Z"/>
          <w:rFonts w:ascii="Garamond" w:hAnsi="Garamond"/>
        </w:rPr>
      </w:pPr>
      <w:ins w:id="1532" w:author="Maria Rosário Silva Lemos Cidadão" w:date="2025-10-30T11:24:00Z">
        <w:r w:rsidRPr="1126FC69">
          <w:rPr>
            <w:rFonts w:ascii="Garamond" w:hAnsi="Garamond"/>
          </w:rPr>
          <w:t>4- O Centro de Recolha Oficial</w:t>
        </w:r>
      </w:ins>
      <w:ins w:id="1533" w:author="Maria Rosário Silva Lemos Cidadão" w:date="2025-10-30T11:25:00Z">
        <w:r w:rsidRPr="1126FC69">
          <w:rPr>
            <w:rFonts w:ascii="Garamond" w:hAnsi="Garamond"/>
          </w:rPr>
          <w:t xml:space="preserve"> </w:t>
        </w:r>
      </w:ins>
      <w:ins w:id="1534" w:author="Maria Rosário Silva Lemos Cidadão" w:date="2025-10-30T11:24:00Z">
        <w:r w:rsidRPr="1126FC69">
          <w:rPr>
            <w:rFonts w:ascii="Garamond" w:hAnsi="Garamond"/>
          </w:rPr>
          <w:t>deve participar ao SIAC a recolha dos animais, de acordo com o previsto no n.º 6 do artigo 24.º do presente diploma.</w:t>
        </w:r>
      </w:ins>
    </w:p>
    <w:p w14:paraId="3C395503" w14:textId="5DCF46DD" w:rsidR="1126FC69" w:rsidRDefault="1126FC69" w:rsidP="1126FC69">
      <w:pPr>
        <w:spacing w:line="360" w:lineRule="auto"/>
        <w:jc w:val="both"/>
        <w:rPr>
          <w:rFonts w:ascii="Garamond" w:hAnsi="Garamond"/>
        </w:rPr>
      </w:pPr>
    </w:p>
    <w:p w14:paraId="3F9BA181" w14:textId="6B48D413" w:rsidR="003C6C32" w:rsidRPr="003C6C32" w:rsidRDefault="003C6C32" w:rsidP="003C6C32">
      <w:pPr>
        <w:spacing w:line="360" w:lineRule="auto"/>
        <w:jc w:val="both"/>
        <w:rPr>
          <w:rFonts w:ascii="Garamond" w:eastAsia="Times New Roman" w:hAnsi="Garamond" w:cs="Times New Roman"/>
          <w:lang w:eastAsia="pt-PT"/>
        </w:rPr>
      </w:pPr>
      <w:r w:rsidRPr="1126FC69">
        <w:rPr>
          <w:rFonts w:ascii="Garamond" w:hAnsi="Garamond"/>
        </w:rPr>
        <w:t>~</w:t>
      </w:r>
      <w:del w:id="1535" w:author="Maria Rosário Silva Lemos Cidadão" w:date="2025-10-30T11:26:00Z">
        <w:r w:rsidRPr="1126FC69" w:rsidDel="003C6C32">
          <w:rPr>
            <w:rFonts w:ascii="Garamond" w:hAnsi="Garamond"/>
          </w:rPr>
          <w:delText>4</w:delText>
        </w:r>
      </w:del>
      <w:ins w:id="1536" w:author="Maria Rosário Silva Lemos Cidadão" w:date="2025-10-30T11:26:00Z">
        <w:r w:rsidR="0A843213" w:rsidRPr="1126FC69">
          <w:rPr>
            <w:rFonts w:ascii="Garamond" w:hAnsi="Garamond"/>
          </w:rPr>
          <w:t>5</w:t>
        </w:r>
      </w:ins>
      <w:r w:rsidRPr="1126FC69">
        <w:rPr>
          <w:rFonts w:ascii="Garamond" w:hAnsi="Garamond"/>
        </w:rPr>
        <w:t xml:space="preserve">- </w:t>
      </w:r>
      <w:r w:rsidRPr="1126FC69">
        <w:rPr>
          <w:rFonts w:ascii="Garamond" w:eastAsia="Times New Roman" w:hAnsi="Garamond" w:cs="Times New Roman"/>
          <w:lang w:eastAsia="pt-PT"/>
        </w:rPr>
        <w:t xml:space="preserve">A direção técnica do </w:t>
      </w:r>
      <w:r w:rsidRPr="1126FC69">
        <w:rPr>
          <w:rFonts w:ascii="Garamond" w:eastAsia="Times New Roman" w:hAnsi="Garamond" w:cs="Times New Roman"/>
          <w:strike/>
          <w:lang w:eastAsia="pt-PT"/>
        </w:rPr>
        <w:t>centro de bem-estar animal</w:t>
      </w:r>
      <w:r w:rsidRPr="1126FC69">
        <w:rPr>
          <w:rFonts w:ascii="Garamond" w:eastAsia="Times New Roman" w:hAnsi="Garamond" w:cs="Times New Roman"/>
          <w:lang w:eastAsia="pt-PT"/>
        </w:rPr>
        <w:t xml:space="preserve"> Centro de Recolha Oficial é da responsabilidade de médico veterinário municipal, ou do médico veterinário ao serviço do município.</w:t>
      </w:r>
    </w:p>
    <w:p w14:paraId="05BB2A91" w14:textId="508FB60B" w:rsidR="003C6C32" w:rsidRPr="003C6C32" w:rsidRDefault="003C6C32" w:rsidP="007B5F76">
      <w:pPr>
        <w:spacing w:line="360" w:lineRule="auto"/>
        <w:jc w:val="both"/>
        <w:rPr>
          <w:rFonts w:ascii="Garamond" w:hAnsi="Garamond"/>
        </w:rPr>
      </w:pPr>
    </w:p>
    <w:p w14:paraId="60F58A1B" w14:textId="5E12EF67" w:rsidR="006A6303" w:rsidRDefault="002E3DEC" w:rsidP="002E3DEC">
      <w:pPr>
        <w:spacing w:line="360" w:lineRule="auto"/>
        <w:jc w:val="center"/>
        <w:rPr>
          <w:rFonts w:ascii="Garamond" w:hAnsi="Garamond"/>
        </w:rPr>
      </w:pPr>
      <w:r>
        <w:rPr>
          <w:rFonts w:ascii="Garamond" w:hAnsi="Garamond"/>
        </w:rPr>
        <w:t>Artº</w:t>
      </w:r>
      <w:ins w:id="1537" w:author="Maria Cristina Tavares Briosa" w:date="2025-10-24T17:45:00Z" w16du:dateUtc="2025-10-24T16:45:00Z">
        <w:r w:rsidR="003C6C32">
          <w:rPr>
            <w:rFonts w:ascii="Garamond" w:hAnsi="Garamond"/>
          </w:rPr>
          <w:t>x</w:t>
        </w:r>
      </w:ins>
    </w:p>
    <w:p w14:paraId="7DF6F04B" w14:textId="2B6E63EB" w:rsidR="00A04028" w:rsidRDefault="003C6C32" w:rsidP="00A04028">
      <w:pPr>
        <w:spacing w:line="360" w:lineRule="auto"/>
        <w:jc w:val="center"/>
        <w:rPr>
          <w:rFonts w:ascii="Garamond" w:hAnsi="Garamond"/>
        </w:rPr>
      </w:pPr>
      <w:r>
        <w:rPr>
          <w:rFonts w:ascii="Garamond" w:hAnsi="Garamond"/>
        </w:rPr>
        <w:t xml:space="preserve">Entrega </w:t>
      </w:r>
      <w:r w:rsidR="00A04028">
        <w:rPr>
          <w:rFonts w:ascii="Garamond" w:hAnsi="Garamond"/>
        </w:rPr>
        <w:t>de animais</w:t>
      </w:r>
    </w:p>
    <w:p w14:paraId="3518CF30" w14:textId="526F0A25" w:rsidR="002E3DEC" w:rsidRDefault="00A04028" w:rsidP="00A04028">
      <w:pPr>
        <w:spacing w:line="360" w:lineRule="auto"/>
        <w:jc w:val="both"/>
        <w:rPr>
          <w:rFonts w:ascii="Garamond" w:eastAsia="Times New Roman" w:hAnsi="Garamond" w:cs="Times New Roman"/>
          <w:lang w:eastAsia="pt-PT"/>
        </w:rPr>
      </w:pPr>
      <w:r>
        <w:rPr>
          <w:rFonts w:ascii="Garamond" w:hAnsi="Garamond"/>
        </w:rPr>
        <w:t xml:space="preserve"> </w:t>
      </w:r>
      <w:r w:rsidR="002E3DEC">
        <w:rPr>
          <w:rFonts w:ascii="Garamond" w:hAnsi="Garamond"/>
        </w:rPr>
        <w:t xml:space="preserve">1- </w:t>
      </w:r>
      <w:r w:rsidR="002E3DEC" w:rsidRPr="5B3829DC">
        <w:rPr>
          <w:rFonts w:ascii="Garamond" w:eastAsia="Times New Roman" w:hAnsi="Garamond" w:cs="Times New Roman"/>
          <w:lang w:eastAsia="pt-PT"/>
        </w:rPr>
        <w:t xml:space="preserve">Os animais recolhidos nos termos dos </w:t>
      </w:r>
      <w:r w:rsidR="002E3DEC">
        <w:rPr>
          <w:rFonts w:ascii="Garamond" w:eastAsia="Times New Roman" w:hAnsi="Garamond" w:cs="Times New Roman"/>
          <w:lang w:eastAsia="pt-PT"/>
        </w:rPr>
        <w:t>artigos</w:t>
      </w:r>
      <w:r>
        <w:rPr>
          <w:rFonts w:ascii="Garamond" w:eastAsia="Times New Roman" w:hAnsi="Garamond" w:cs="Times New Roman"/>
          <w:lang w:eastAsia="pt-PT"/>
        </w:rPr>
        <w:t xml:space="preserve"> </w:t>
      </w:r>
      <w:r w:rsidR="002E3DEC" w:rsidRPr="002E3DEC">
        <w:rPr>
          <w:rFonts w:ascii="Garamond" w:eastAsia="Times New Roman" w:hAnsi="Garamond" w:cs="Times New Roman"/>
          <w:strike/>
          <w:lang w:eastAsia="pt-PT"/>
        </w:rPr>
        <w:t>número</w:t>
      </w:r>
      <w:r w:rsidR="002E3DEC" w:rsidRPr="5B3829DC">
        <w:rPr>
          <w:rFonts w:ascii="Garamond" w:eastAsia="Times New Roman" w:hAnsi="Garamond" w:cs="Times New Roman"/>
          <w:lang w:eastAsia="pt-PT"/>
        </w:rPr>
        <w:t xml:space="preserve">s anteriores podem ser entregues aos seus </w:t>
      </w:r>
      <w:r w:rsidR="002E3DEC" w:rsidRPr="00C22B11">
        <w:rPr>
          <w:rFonts w:ascii="Garamond" w:eastAsia="Times New Roman" w:hAnsi="Garamond" w:cs="Times New Roman"/>
          <w:strike/>
          <w:lang w:eastAsia="pt-PT"/>
        </w:rPr>
        <w:t>detentores</w:t>
      </w:r>
      <w:r w:rsidR="002E3DEC" w:rsidRPr="5B3829DC">
        <w:rPr>
          <w:rFonts w:ascii="Garamond" w:eastAsia="Times New Roman" w:hAnsi="Garamond" w:cs="Times New Roman"/>
          <w:lang w:eastAsia="pt-PT"/>
        </w:rPr>
        <w:t xml:space="preserve"> </w:t>
      </w:r>
      <w:r w:rsidR="002E3DEC">
        <w:rPr>
          <w:rFonts w:ascii="Garamond" w:eastAsia="Times New Roman" w:hAnsi="Garamond" w:cs="Times New Roman"/>
          <w:lang w:eastAsia="pt-PT"/>
        </w:rPr>
        <w:t xml:space="preserve">titulares </w:t>
      </w:r>
      <w:r w:rsidR="002E3DEC" w:rsidRPr="5B3829DC">
        <w:rPr>
          <w:rFonts w:ascii="Garamond" w:eastAsia="Times New Roman" w:hAnsi="Garamond" w:cs="Times New Roman"/>
          <w:lang w:eastAsia="pt-PT"/>
        </w:rPr>
        <w:t xml:space="preserve">desde que não sejam objeto de medidas provisórias ao abrigo do artigo </w:t>
      </w:r>
      <w:r w:rsidR="002E3DEC" w:rsidRPr="002E3DEC">
        <w:rPr>
          <w:rFonts w:ascii="Garamond" w:eastAsia="Times New Roman" w:hAnsi="Garamond" w:cs="Times New Roman"/>
          <w:highlight w:val="yellow"/>
          <w:lang w:eastAsia="pt-PT"/>
        </w:rPr>
        <w:t>141.</w:t>
      </w:r>
      <w:r w:rsidR="002E3DEC" w:rsidRPr="5B3829DC">
        <w:rPr>
          <w:rFonts w:ascii="Garamond" w:eastAsia="Times New Roman" w:hAnsi="Garamond" w:cs="Times New Roman"/>
          <w:lang w:eastAsia="pt-PT"/>
        </w:rPr>
        <w:t xml:space="preserve">º, sejam cumpridas as normas de identificação e de profilaxia médica e sanitária em vigor e pagas as coimas aplicáveis bem como as despesas de manutenção dos animais durante o período de permanência no </w:t>
      </w:r>
      <w:r w:rsidR="002E3DEC">
        <w:rPr>
          <w:rFonts w:ascii="Garamond" w:eastAsia="Times New Roman" w:hAnsi="Garamond" w:cs="Times New Roman"/>
          <w:lang w:eastAsia="pt-PT"/>
        </w:rPr>
        <w:t>Centro de recolha oficial</w:t>
      </w:r>
      <w:r>
        <w:rPr>
          <w:rFonts w:ascii="Garamond" w:eastAsia="Times New Roman" w:hAnsi="Garamond" w:cs="Times New Roman"/>
          <w:lang w:eastAsia="pt-PT"/>
        </w:rPr>
        <w:t>.</w:t>
      </w:r>
    </w:p>
    <w:p w14:paraId="6E490392" w14:textId="306C423D" w:rsidR="00A04028" w:rsidRPr="0003612B" w:rsidRDefault="00A04028" w:rsidP="00A04028">
      <w:pPr>
        <w:spacing w:line="360" w:lineRule="auto"/>
        <w:jc w:val="both"/>
        <w:rPr>
          <w:rFonts w:ascii="Garamond" w:eastAsia="Times New Roman" w:hAnsi="Garamond" w:cs="Times New Roman"/>
          <w:strike/>
          <w:lang w:eastAsia="pt-PT"/>
        </w:rPr>
      </w:pPr>
      <w:r w:rsidRPr="1126FC69">
        <w:rPr>
          <w:rFonts w:ascii="Garamond" w:eastAsia="Times New Roman" w:hAnsi="Garamond" w:cs="Times New Roman"/>
          <w:lang w:eastAsia="pt-PT"/>
        </w:rPr>
        <w:t xml:space="preserve">2- Os </w:t>
      </w:r>
      <w:commentRangeStart w:id="1538"/>
      <w:r w:rsidRPr="1126FC69">
        <w:rPr>
          <w:rFonts w:ascii="Garamond" w:eastAsia="Times New Roman" w:hAnsi="Garamond" w:cs="Times New Roman"/>
          <w:lang w:eastAsia="pt-PT"/>
        </w:rPr>
        <w:t>detentores</w:t>
      </w:r>
      <w:commentRangeEnd w:id="1538"/>
      <w:r w:rsidRPr="1126FC69">
        <w:rPr>
          <w:rStyle w:val="CommentReference"/>
          <w:rFonts w:ascii="Garamond" w:eastAsia="Times New Roman" w:hAnsi="Garamond" w:cs="Times New Roman"/>
          <w:sz w:val="24"/>
          <w:szCs w:val="24"/>
          <w:lang w:eastAsia="pt-PT"/>
        </w:rPr>
        <w:commentReference w:id="1538"/>
      </w:r>
      <w:r w:rsidRPr="1126FC69">
        <w:rPr>
          <w:rFonts w:ascii="Garamond" w:eastAsia="Times New Roman" w:hAnsi="Garamond" w:cs="Times New Roman"/>
          <w:lang w:eastAsia="pt-PT"/>
        </w:rPr>
        <w:t xml:space="preserve"> de animais de companhia que se virem impossibilitados de se manterem na detenção em virtude de circunstâncias supervenientes, designadamente por falecimento, doença ou limitações físicas de que venha o detentor a sofrer, podem requerer a recolha do animal a um </w:t>
      </w:r>
      <w:r w:rsidRPr="1126FC69">
        <w:rPr>
          <w:rFonts w:ascii="Garamond" w:eastAsia="Times New Roman" w:hAnsi="Garamond" w:cs="Times New Roman"/>
          <w:strike/>
          <w:lang w:eastAsia="pt-PT"/>
        </w:rPr>
        <w:t>centro de bem-estar animal.</w:t>
      </w:r>
      <w:r w:rsidRPr="1126FC69">
        <w:rPr>
          <w:rFonts w:ascii="Garamond" w:eastAsia="Times New Roman" w:hAnsi="Garamond" w:cs="Times New Roman"/>
          <w:lang w:eastAsia="pt-PT"/>
        </w:rPr>
        <w:t xml:space="preserve"> Centro de Recolha Oficial.</w:t>
      </w:r>
    </w:p>
    <w:p w14:paraId="021AD9AD" w14:textId="77777777" w:rsidR="00A04028" w:rsidRPr="003C6C32" w:rsidRDefault="00A04028" w:rsidP="00A04028">
      <w:pPr>
        <w:spacing w:line="360" w:lineRule="auto"/>
        <w:jc w:val="both"/>
        <w:rPr>
          <w:rFonts w:ascii="Garamond" w:eastAsia="Times New Roman" w:hAnsi="Garamond" w:cs="Times New Roman"/>
          <w:lang w:eastAsia="pt-PT"/>
        </w:rPr>
      </w:pPr>
      <w:r w:rsidRPr="1126FC69">
        <w:rPr>
          <w:rFonts w:ascii="Garamond" w:eastAsia="Times New Roman" w:hAnsi="Garamond" w:cs="Times New Roman"/>
          <w:lang w:eastAsia="pt-PT"/>
        </w:rPr>
        <w:t xml:space="preserve">5 - Os </w:t>
      </w:r>
      <w:commentRangeStart w:id="1539"/>
      <w:r w:rsidRPr="1126FC69">
        <w:rPr>
          <w:rFonts w:ascii="Garamond" w:eastAsia="Times New Roman" w:hAnsi="Garamond" w:cs="Times New Roman"/>
          <w:lang w:eastAsia="pt-PT"/>
        </w:rPr>
        <w:t>detentores</w:t>
      </w:r>
      <w:commentRangeEnd w:id="1539"/>
      <w:r w:rsidRPr="1126FC69">
        <w:rPr>
          <w:rStyle w:val="CommentReference"/>
          <w:rFonts w:ascii="Garamond" w:eastAsia="Times New Roman" w:hAnsi="Garamond" w:cs="Times New Roman"/>
          <w:sz w:val="24"/>
          <w:szCs w:val="24"/>
          <w:lang w:eastAsia="pt-PT"/>
        </w:rPr>
        <w:commentReference w:id="1539"/>
      </w:r>
      <w:r w:rsidRPr="1126FC69">
        <w:rPr>
          <w:rFonts w:ascii="Garamond" w:eastAsia="Times New Roman" w:hAnsi="Garamond" w:cs="Times New Roman"/>
          <w:lang w:eastAsia="pt-PT"/>
        </w:rPr>
        <w:t xml:space="preserve"> que queiram pôr termo à detenção de animal de companhia, fora das circunstâncias referidas no número anterior devem diligenciar pela sua adoção responsável, podendo recorrer às associações zoófilas para obter auxílio no processo de cedência.</w:t>
      </w:r>
    </w:p>
    <w:p w14:paraId="44A0A685" w14:textId="62B122CA" w:rsidR="003C6C32" w:rsidRPr="003C6C32" w:rsidRDefault="003C6C32" w:rsidP="003C6C32">
      <w:pPr>
        <w:spacing w:line="360" w:lineRule="auto"/>
        <w:jc w:val="both"/>
        <w:rPr>
          <w:rFonts w:ascii="Garamond" w:eastAsia="Times New Roman" w:hAnsi="Garamond" w:cs="Times New Roman"/>
          <w:lang w:eastAsia="pt-PT"/>
        </w:rPr>
      </w:pPr>
      <w:r w:rsidRPr="003C6C32">
        <w:rPr>
          <w:rFonts w:ascii="Garamond" w:eastAsia="Times New Roman" w:hAnsi="Garamond" w:cs="Times New Roman"/>
          <w:lang w:eastAsia="pt-PT"/>
        </w:rPr>
        <w:t xml:space="preserve">6- A direção técnica do </w:t>
      </w:r>
      <w:r w:rsidRPr="003C6C32">
        <w:rPr>
          <w:rFonts w:ascii="Garamond" w:eastAsia="Times New Roman" w:hAnsi="Garamond" w:cs="Times New Roman"/>
          <w:strike/>
          <w:lang w:eastAsia="pt-PT"/>
        </w:rPr>
        <w:t>centro de bem-estar animal</w:t>
      </w:r>
      <w:r w:rsidRPr="003C6C32">
        <w:rPr>
          <w:rFonts w:ascii="Garamond" w:eastAsia="Times New Roman" w:hAnsi="Garamond" w:cs="Times New Roman"/>
          <w:lang w:eastAsia="pt-PT"/>
        </w:rPr>
        <w:t xml:space="preserve"> Centro de Recolha Oficial é da responsabilidade de médico veterinário municipal, ou do médico veterinário ao serviço do município</w:t>
      </w:r>
      <w:ins w:id="1540" w:author="Maria Cristina Tavares Briosa" w:date="2025-10-24T17:43:00Z" w16du:dateUtc="2025-10-24T16:43:00Z">
        <w:r>
          <w:rPr>
            <w:rFonts w:ascii="Garamond" w:eastAsia="Times New Roman" w:hAnsi="Garamond" w:cs="Times New Roman"/>
            <w:lang w:eastAsia="pt-PT"/>
          </w:rPr>
          <w:t xml:space="preserve">, a quem compete decidir o destino do animal </w:t>
        </w:r>
      </w:ins>
      <w:del w:id="1541" w:author="Maria Cristina Tavares Briosa" w:date="2025-10-24T17:43:00Z" w16du:dateUtc="2025-10-24T16:43:00Z">
        <w:r w:rsidRPr="003C6C32" w:rsidDel="003C6C32">
          <w:rPr>
            <w:rFonts w:ascii="Garamond" w:eastAsia="Times New Roman" w:hAnsi="Garamond" w:cs="Times New Roman"/>
            <w:lang w:eastAsia="pt-PT"/>
          </w:rPr>
          <w:delText>.</w:delText>
        </w:r>
      </w:del>
    </w:p>
    <w:p w14:paraId="14B17441" w14:textId="13D13F67" w:rsidR="002E3DEC" w:rsidRPr="003C6C32" w:rsidRDefault="002E3DEC" w:rsidP="00A04028">
      <w:pPr>
        <w:spacing w:line="360" w:lineRule="auto"/>
        <w:jc w:val="both"/>
        <w:rPr>
          <w:rFonts w:ascii="Garamond" w:eastAsia="Times New Roman" w:hAnsi="Garamond" w:cs="Times New Roman"/>
          <w:lang w:eastAsia="pt-PT"/>
        </w:rPr>
      </w:pPr>
    </w:p>
    <w:p w14:paraId="4D66ACEC" w14:textId="510951A1" w:rsidR="007B5F76" w:rsidRDefault="007B5F76" w:rsidP="007B5F76">
      <w:pPr>
        <w:spacing w:line="360" w:lineRule="auto"/>
        <w:jc w:val="both"/>
        <w:rPr>
          <w:rFonts w:ascii="Garamond" w:eastAsia="Times New Roman" w:hAnsi="Garamond" w:cs="Times New Roman"/>
          <w:lang w:eastAsia="pt-PT"/>
        </w:rPr>
      </w:pPr>
      <w:del w:id="1542" w:author="Maria Cristina Tavares Briosa" w:date="2025-10-24T17:44:00Z" w16du:dateUtc="2025-10-24T16:44:00Z">
        <w:r w:rsidRPr="00F64146" w:rsidDel="003C6C32">
          <w:rPr>
            <w:rFonts w:ascii="Garamond" w:eastAsia="Times New Roman" w:hAnsi="Garamond" w:cs="Times New Roman"/>
            <w:lang w:eastAsia="pt-PT"/>
          </w:rPr>
          <w:delText xml:space="preserve"> </w:delText>
        </w:r>
      </w:del>
    </w:p>
    <w:p w14:paraId="17420C70" w14:textId="77777777" w:rsidR="002A6F2F" w:rsidRPr="00D25C91" w:rsidRDefault="002A6F2F" w:rsidP="00061FD4">
      <w:pPr>
        <w:spacing w:line="360" w:lineRule="auto"/>
        <w:jc w:val="both"/>
        <w:rPr>
          <w:rFonts w:ascii="Garamond" w:hAnsi="Garamond"/>
        </w:rPr>
      </w:pPr>
    </w:p>
    <w:p w14:paraId="4DBD9A45" w14:textId="3A1FC138" w:rsidR="00D26534" w:rsidDel="009E572A" w:rsidRDefault="00D26534" w:rsidP="00410344">
      <w:pPr>
        <w:spacing w:line="360" w:lineRule="auto"/>
        <w:jc w:val="both"/>
        <w:rPr>
          <w:ins w:id="1543" w:author="Susana Margarida Gonçalves Silva Santos" w:date="2025-10-09T12:26:00Z" w16du:dateUtc="2025-10-09T11:26:00Z"/>
          <w:del w:id="1544" w:author="Maria Cristina Tavares Briosa" w:date="2025-10-24T17:10:00Z" w16du:dateUtc="2025-10-24T16:10:00Z"/>
          <w:rFonts w:ascii="Garamond" w:eastAsia="Times New Roman" w:hAnsi="Garamond" w:cs="Times New Roman"/>
          <w:lang w:eastAsia="pt-PT"/>
        </w:rPr>
      </w:pPr>
    </w:p>
    <w:p w14:paraId="461C0814" w14:textId="4DBF022C" w:rsidR="00D26534" w:rsidRDefault="00D26534" w:rsidP="00405ABF">
      <w:pPr>
        <w:spacing w:line="360" w:lineRule="auto"/>
        <w:jc w:val="center"/>
        <w:rPr>
          <w:ins w:id="1545" w:author="Maria Cristina Tavares Briosa" w:date="2025-10-22T15:31:00Z" w16du:dateUtc="2025-10-22T14:31:00Z"/>
          <w:rFonts w:ascii="Garamond" w:eastAsia="Times New Roman" w:hAnsi="Garamond" w:cs="Times New Roman"/>
          <w:lang w:eastAsia="pt-PT"/>
        </w:rPr>
      </w:pPr>
      <w:ins w:id="1546" w:author="Susana Margarida Gonçalves Silva Santos" w:date="2025-10-09T12:26:00Z" w16du:dateUtc="2025-10-09T11:26:00Z">
        <w:r w:rsidRPr="006C2C5E">
          <w:rPr>
            <w:rFonts w:ascii="Garamond" w:eastAsia="Times New Roman" w:hAnsi="Garamond" w:cs="Times New Roman"/>
            <w:highlight w:val="yellow"/>
            <w:lang w:eastAsia="pt-PT"/>
          </w:rPr>
          <w:t>Regras</w:t>
        </w:r>
      </w:ins>
      <w:ins w:id="1547" w:author="Susana Margarida Gonçalves Silva Santos" w:date="2025-10-24T10:22:00Z" w16du:dateUtc="2025-10-24T09:22:00Z">
        <w:r w:rsidR="003A641A">
          <w:rPr>
            <w:rFonts w:ascii="Garamond" w:eastAsia="Times New Roman" w:hAnsi="Garamond" w:cs="Times New Roman"/>
            <w:highlight w:val="yellow"/>
            <w:lang w:eastAsia="pt-PT"/>
          </w:rPr>
          <w:t>/Nor</w:t>
        </w:r>
      </w:ins>
      <w:ins w:id="1548" w:author="Susana Margarida Gonçalves Silva Santos" w:date="2025-10-24T10:23:00Z" w16du:dateUtc="2025-10-24T09:23:00Z">
        <w:r w:rsidR="003A641A">
          <w:rPr>
            <w:rFonts w:ascii="Garamond" w:eastAsia="Times New Roman" w:hAnsi="Garamond" w:cs="Times New Roman"/>
            <w:highlight w:val="yellow"/>
            <w:lang w:eastAsia="pt-PT"/>
          </w:rPr>
          <w:t>mas</w:t>
        </w:r>
      </w:ins>
      <w:ins w:id="1549" w:author="Susana Margarida Gonçalves Silva Santos" w:date="2025-10-09T12:26:00Z" w16du:dateUtc="2025-10-09T11:26:00Z">
        <w:r w:rsidRPr="006C2C5E">
          <w:rPr>
            <w:rFonts w:ascii="Garamond" w:eastAsia="Times New Roman" w:hAnsi="Garamond" w:cs="Times New Roman"/>
            <w:highlight w:val="yellow"/>
            <w:lang w:eastAsia="pt-PT"/>
          </w:rPr>
          <w:t xml:space="preserve"> para o acolhimento de animais nas AZ.</w:t>
        </w:r>
      </w:ins>
    </w:p>
    <w:p w14:paraId="08B769FC" w14:textId="41AFE550" w:rsidR="00032EE6" w:rsidRDefault="00032EE6" w:rsidP="00405ABF">
      <w:pPr>
        <w:spacing w:line="360" w:lineRule="auto"/>
        <w:jc w:val="center"/>
        <w:rPr>
          <w:ins w:id="1550" w:author="Maria Cristina Tavares Briosa" w:date="2025-10-22T15:32:00Z" w16du:dateUtc="2025-10-22T14:32:00Z"/>
          <w:rFonts w:ascii="Garamond" w:eastAsia="Times New Roman" w:hAnsi="Garamond" w:cs="Times New Roman"/>
          <w:lang w:eastAsia="pt-PT"/>
        </w:rPr>
      </w:pPr>
      <w:ins w:id="1551" w:author="Maria Cristina Tavares Briosa" w:date="2025-10-22T15:31:00Z" w16du:dateUtc="2025-10-22T14:31:00Z">
        <w:r>
          <w:rPr>
            <w:rFonts w:ascii="Garamond" w:eastAsia="Times New Roman" w:hAnsi="Garamond" w:cs="Times New Roman"/>
            <w:lang w:eastAsia="pt-PT"/>
          </w:rPr>
          <w:t>Ver código do animal</w:t>
        </w:r>
      </w:ins>
      <w:ins w:id="1552" w:author="Maria Cristina Tavares Briosa" w:date="2025-10-22T15:32:00Z" w16du:dateUtc="2025-10-22T14:32:00Z">
        <w:r>
          <w:rPr>
            <w:rFonts w:ascii="Garamond" w:eastAsia="Times New Roman" w:hAnsi="Garamond" w:cs="Times New Roman"/>
            <w:lang w:eastAsia="pt-PT"/>
          </w:rPr>
          <w:t xml:space="preserve"> de companhia</w:t>
        </w:r>
      </w:ins>
    </w:p>
    <w:p w14:paraId="4EB0D997" w14:textId="77777777" w:rsidR="00032EE6" w:rsidRDefault="00032EE6" w:rsidP="00405ABF">
      <w:pPr>
        <w:spacing w:line="360" w:lineRule="auto"/>
        <w:jc w:val="center"/>
        <w:rPr>
          <w:ins w:id="1553" w:author="Maria Cristina Tavares Briosa" w:date="2025-10-22T15:32:00Z" w16du:dateUtc="2025-10-22T14:32:00Z"/>
          <w:rFonts w:ascii="Garamond" w:eastAsia="Times New Roman" w:hAnsi="Garamond" w:cs="Times New Roman"/>
          <w:lang w:eastAsia="pt-PT"/>
        </w:rPr>
      </w:pPr>
    </w:p>
    <w:p w14:paraId="045BEF0D" w14:textId="77777777" w:rsidR="00032EE6" w:rsidRDefault="00032EE6" w:rsidP="00410344">
      <w:pPr>
        <w:spacing w:line="360" w:lineRule="auto"/>
        <w:jc w:val="both"/>
        <w:rPr>
          <w:ins w:id="1554" w:author="Susana Margarida Gonçalves Silva Santos" w:date="2025-10-09T12:26:00Z" w16du:dateUtc="2025-10-09T11:26:00Z"/>
          <w:rFonts w:ascii="Garamond" w:eastAsia="Times New Roman" w:hAnsi="Garamond" w:cs="Times New Roman"/>
          <w:lang w:eastAsia="pt-PT"/>
        </w:rPr>
      </w:pPr>
    </w:p>
    <w:p w14:paraId="64E42E6B" w14:textId="77777777" w:rsidR="00D26534" w:rsidRPr="000041C8" w:rsidRDefault="00D26534" w:rsidP="00410344">
      <w:pPr>
        <w:spacing w:line="360" w:lineRule="auto"/>
        <w:jc w:val="both"/>
        <w:rPr>
          <w:rFonts w:ascii="Garamond" w:eastAsia="Times New Roman" w:hAnsi="Garamond" w:cs="Times New Roman"/>
          <w:lang w:eastAsia="pt-PT"/>
        </w:rPr>
      </w:pPr>
    </w:p>
    <w:p w14:paraId="453DEAC4" w14:textId="3545BD0C" w:rsidR="00410344" w:rsidRPr="00243F92" w:rsidRDefault="00AE101B" w:rsidP="00410344">
      <w:pPr>
        <w:spacing w:line="360" w:lineRule="auto"/>
        <w:jc w:val="center"/>
        <w:rPr>
          <w:rFonts w:ascii="Garamond" w:eastAsia="Times New Roman" w:hAnsi="Garamond" w:cs="Times New Roman"/>
          <w:b/>
          <w:bCs/>
          <w:lang w:eastAsia="pt-PT"/>
        </w:rPr>
      </w:pPr>
      <w:r w:rsidRPr="00243F92">
        <w:rPr>
          <w:rFonts w:ascii="Garamond" w:eastAsia="Times New Roman" w:hAnsi="Garamond" w:cs="Times New Roman"/>
          <w:b/>
          <w:bCs/>
          <w:lang w:eastAsia="pt-PT"/>
        </w:rPr>
        <w:t xml:space="preserve">Artigo </w:t>
      </w:r>
      <w:r w:rsidR="00E238BA" w:rsidRPr="00243F92">
        <w:rPr>
          <w:rFonts w:ascii="Garamond" w:eastAsia="Times New Roman" w:hAnsi="Garamond" w:cs="Times New Roman"/>
          <w:b/>
          <w:bCs/>
          <w:lang w:eastAsia="pt-PT"/>
        </w:rPr>
        <w:t>41.</w:t>
      </w:r>
      <w:r w:rsidRPr="00243F92">
        <w:rPr>
          <w:rFonts w:ascii="Garamond" w:eastAsia="Times New Roman" w:hAnsi="Garamond" w:cs="Times New Roman"/>
          <w:b/>
          <w:bCs/>
          <w:lang w:eastAsia="pt-PT"/>
        </w:rPr>
        <w:t>º</w:t>
      </w:r>
    </w:p>
    <w:p w14:paraId="3346DC32" w14:textId="2EE5E98F" w:rsidR="00AE101B" w:rsidRPr="000041C8" w:rsidRDefault="00AE101B" w:rsidP="00410344">
      <w:pPr>
        <w:spacing w:line="360" w:lineRule="auto"/>
        <w:jc w:val="center"/>
        <w:rPr>
          <w:rFonts w:ascii="Garamond" w:eastAsia="Times New Roman" w:hAnsi="Garamond" w:cs="Times New Roman"/>
          <w:lang w:eastAsia="pt-PT"/>
        </w:rPr>
      </w:pPr>
      <w:r w:rsidRPr="000041C8">
        <w:rPr>
          <w:rFonts w:ascii="Garamond" w:eastAsia="Times New Roman" w:hAnsi="Garamond" w:cs="Times New Roman"/>
          <w:lang w:eastAsia="pt-PT"/>
        </w:rPr>
        <w:t>Esterilização e adoção</w:t>
      </w:r>
    </w:p>
    <w:p w14:paraId="6FEDF378" w14:textId="674DD887" w:rsidR="006B4A2C" w:rsidRDefault="006B4A2C" w:rsidP="00410344">
      <w:pPr>
        <w:spacing w:line="360" w:lineRule="auto"/>
        <w:jc w:val="both"/>
        <w:rPr>
          <w:ins w:id="1555" w:author="Susana Margarida Gonçalves Silva Santos" w:date="2025-09-18T12:21:00Z" w16du:dateUtc="2025-09-18T11:21:00Z"/>
          <w:rFonts w:ascii="Garamond" w:eastAsia="Times New Roman" w:hAnsi="Garamond" w:cs="Times New Roman"/>
          <w:strike/>
          <w:lang w:eastAsia="pt-PT"/>
        </w:rPr>
      </w:pPr>
      <w:r w:rsidRPr="578B151F">
        <w:rPr>
          <w:rFonts w:ascii="Garamond" w:eastAsia="Times New Roman" w:hAnsi="Garamond" w:cs="Times New Roman"/>
          <w:lang w:eastAsia="pt-PT"/>
        </w:rPr>
        <w:t xml:space="preserve">1 – </w:t>
      </w:r>
      <w:r w:rsidR="00232530" w:rsidRPr="00407562">
        <w:rPr>
          <w:rFonts w:ascii="Garamond" w:eastAsia="Times New Roman" w:hAnsi="Garamond" w:cs="Times New Roman"/>
          <w:strike/>
          <w:lang w:eastAsia="pt-PT"/>
        </w:rPr>
        <w:t>Na data em que os animais de companhia são acolhidos nos</w:t>
      </w:r>
      <w:r w:rsidRPr="00407562">
        <w:rPr>
          <w:rFonts w:ascii="Garamond" w:eastAsia="Times New Roman" w:hAnsi="Garamond" w:cs="Times New Roman"/>
          <w:strike/>
          <w:lang w:eastAsia="pt-PT"/>
        </w:rPr>
        <w:t xml:space="preserve"> centros de bem-estar animal</w:t>
      </w:r>
      <w:r w:rsidR="00232530" w:rsidRPr="00407562">
        <w:rPr>
          <w:rFonts w:ascii="Garamond" w:eastAsia="Times New Roman" w:hAnsi="Garamond" w:cs="Times New Roman"/>
          <w:strike/>
          <w:lang w:eastAsia="pt-PT"/>
        </w:rPr>
        <w:t>,</w:t>
      </w:r>
      <w:ins w:id="1556" w:author="Susana Margarida Gonçalves Silva Santos" w:date="2025-09-11T12:43:00Z" w16du:dateUtc="2025-09-11T11:43:00Z">
        <w:r w:rsidR="00610BAE" w:rsidRPr="00407562">
          <w:rPr>
            <w:rFonts w:ascii="Garamond" w:eastAsia="Times New Roman" w:hAnsi="Garamond" w:cs="Times New Roman"/>
            <w:strike/>
            <w:lang w:eastAsia="pt-PT"/>
          </w:rPr>
          <w:t xml:space="preserve"> Centro de Recolha Oficial</w:t>
        </w:r>
      </w:ins>
      <w:r w:rsidR="00232530" w:rsidRPr="00407562">
        <w:rPr>
          <w:rFonts w:ascii="Garamond" w:eastAsia="Times New Roman" w:hAnsi="Garamond" w:cs="Times New Roman"/>
          <w:strike/>
          <w:lang w:eastAsia="pt-PT"/>
        </w:rPr>
        <w:t xml:space="preserve"> estes</w:t>
      </w:r>
      <w:r w:rsidRPr="00407562">
        <w:rPr>
          <w:rFonts w:ascii="Garamond" w:eastAsia="Times New Roman" w:hAnsi="Garamond" w:cs="Times New Roman"/>
          <w:strike/>
          <w:lang w:eastAsia="pt-PT"/>
        </w:rPr>
        <w:t xml:space="preserve"> são responsáveis por </w:t>
      </w:r>
      <w:r w:rsidR="00232530" w:rsidRPr="00407562">
        <w:rPr>
          <w:rFonts w:ascii="Garamond" w:eastAsia="Times New Roman" w:hAnsi="Garamond" w:cs="Times New Roman"/>
          <w:strike/>
          <w:lang w:eastAsia="pt-PT"/>
        </w:rPr>
        <w:t xml:space="preserve">os </w:t>
      </w:r>
      <w:r w:rsidRPr="00407562">
        <w:rPr>
          <w:rFonts w:ascii="Garamond" w:eastAsia="Times New Roman" w:hAnsi="Garamond" w:cs="Times New Roman"/>
          <w:strike/>
          <w:lang w:eastAsia="pt-PT"/>
        </w:rPr>
        <w:t>inscreve</w:t>
      </w:r>
      <w:r w:rsidR="00232530" w:rsidRPr="00407562">
        <w:rPr>
          <w:rFonts w:ascii="Garamond" w:eastAsia="Times New Roman" w:hAnsi="Garamond" w:cs="Times New Roman"/>
          <w:strike/>
          <w:lang w:eastAsia="pt-PT"/>
        </w:rPr>
        <w:t>r</w:t>
      </w:r>
      <w:r w:rsidRPr="00407562">
        <w:rPr>
          <w:rFonts w:ascii="Garamond" w:eastAsia="Times New Roman" w:hAnsi="Garamond" w:cs="Times New Roman"/>
          <w:strike/>
          <w:lang w:eastAsia="pt-PT"/>
        </w:rPr>
        <w:t xml:space="preserve"> na plataforma informática em linha para adoção prevista na Resolução do Conselho de Ministros</w:t>
      </w:r>
      <w:r w:rsidR="00015B32" w:rsidRPr="00407562">
        <w:rPr>
          <w:rFonts w:ascii="Garamond" w:eastAsia="Times New Roman" w:hAnsi="Garamond" w:cs="Times New Roman"/>
          <w:strike/>
          <w:lang w:eastAsia="pt-PT"/>
        </w:rPr>
        <w:t xml:space="preserve"> que aprova o Programa Nacional de Adoção de Animais de Companhia</w:t>
      </w:r>
      <w:r w:rsidR="00232530" w:rsidRPr="00407562">
        <w:rPr>
          <w:rFonts w:ascii="Garamond" w:eastAsia="Times New Roman" w:hAnsi="Garamond" w:cs="Times New Roman"/>
          <w:strike/>
          <w:lang w:eastAsia="pt-PT"/>
        </w:rPr>
        <w:t>, sem prejuízo d</w:t>
      </w:r>
      <w:r w:rsidR="00A34C2B" w:rsidRPr="00407562">
        <w:rPr>
          <w:rFonts w:ascii="Garamond" w:eastAsia="Times New Roman" w:hAnsi="Garamond" w:cs="Times New Roman"/>
          <w:strike/>
          <w:lang w:eastAsia="pt-PT"/>
        </w:rPr>
        <w:t xml:space="preserve">e simultaneamente notificar </w:t>
      </w:r>
      <w:r w:rsidR="00232530" w:rsidRPr="00407562">
        <w:rPr>
          <w:rFonts w:ascii="Garamond" w:eastAsia="Times New Roman" w:hAnsi="Garamond" w:cs="Times New Roman"/>
          <w:strike/>
          <w:lang w:eastAsia="pt-PT"/>
        </w:rPr>
        <w:t xml:space="preserve">o proprietário </w:t>
      </w:r>
      <w:ins w:id="1557" w:author="Susana Margarida Gonçalves Silva Santos" w:date="2025-09-11T12:44:00Z" w16du:dateUtc="2025-09-11T11:44:00Z">
        <w:r w:rsidR="000E0971" w:rsidRPr="00407562">
          <w:rPr>
            <w:rFonts w:ascii="Garamond" w:eastAsia="Times New Roman" w:hAnsi="Garamond" w:cs="Times New Roman"/>
            <w:strike/>
            <w:lang w:eastAsia="pt-PT"/>
          </w:rPr>
          <w:t xml:space="preserve">titular </w:t>
        </w:r>
      </w:ins>
      <w:r w:rsidR="00232530" w:rsidRPr="00407562">
        <w:rPr>
          <w:rFonts w:ascii="Garamond" w:eastAsia="Times New Roman" w:hAnsi="Garamond" w:cs="Times New Roman"/>
          <w:strike/>
          <w:lang w:eastAsia="pt-PT"/>
        </w:rPr>
        <w:t>no caso de animais devidamente identificados.</w:t>
      </w:r>
    </w:p>
    <w:p w14:paraId="724E9047" w14:textId="612A01C0" w:rsidR="00407562" w:rsidRPr="003379D0" w:rsidRDefault="00407562" w:rsidP="00410344">
      <w:pPr>
        <w:spacing w:line="360" w:lineRule="auto"/>
        <w:jc w:val="both"/>
        <w:rPr>
          <w:rFonts w:ascii="Garamond" w:eastAsia="Times New Roman" w:hAnsi="Garamond" w:cs="Times New Roman"/>
          <w:lang w:eastAsia="pt-PT"/>
        </w:rPr>
      </w:pPr>
      <w:ins w:id="1558" w:author="Susana Margarida Gonçalves Silva Santos" w:date="2025-09-18T12:21:00Z" w16du:dateUtc="2025-09-18T11:21:00Z">
        <w:r w:rsidRPr="003379D0">
          <w:rPr>
            <w:rFonts w:ascii="Garamond" w:eastAsia="Times New Roman" w:hAnsi="Garamond" w:cs="Times New Roman"/>
            <w:lang w:eastAsia="pt-PT"/>
          </w:rPr>
          <w:t>Os Centros de Recol</w:t>
        </w:r>
        <w:r w:rsidR="001C6B1E" w:rsidRPr="003379D0">
          <w:rPr>
            <w:rFonts w:ascii="Garamond" w:eastAsia="Times New Roman" w:hAnsi="Garamond" w:cs="Times New Roman"/>
            <w:lang w:eastAsia="pt-PT"/>
          </w:rPr>
          <w:t xml:space="preserve">ha Oficial e </w:t>
        </w:r>
        <w:r w:rsidR="003379D0" w:rsidRPr="003379D0">
          <w:rPr>
            <w:rFonts w:ascii="Garamond" w:eastAsia="Times New Roman" w:hAnsi="Garamond" w:cs="Times New Roman"/>
            <w:lang w:eastAsia="pt-PT"/>
          </w:rPr>
          <w:t xml:space="preserve">as Associações zoófilas </w:t>
        </w:r>
      </w:ins>
      <w:ins w:id="1559" w:author="Susana Margarida Gonçalves Silva Santos" w:date="2025-09-18T12:22:00Z" w16du:dateUtc="2025-09-18T11:22:00Z">
        <w:r w:rsidR="003379D0">
          <w:rPr>
            <w:rFonts w:ascii="Garamond" w:eastAsia="Times New Roman" w:hAnsi="Garamond" w:cs="Times New Roman"/>
            <w:lang w:eastAsia="pt-PT"/>
          </w:rPr>
          <w:t xml:space="preserve">ficam responsáveis pela inscrição dos animais acolhidos e disponíveis para adoção, na plataforma informática </w:t>
        </w:r>
      </w:ins>
      <w:ins w:id="1560" w:author="Susana Margarida Gonçalves Silva Santos" w:date="2025-09-18T12:23:00Z" w16du:dateUtc="2025-09-18T11:23:00Z">
        <w:r w:rsidR="00E11E2D">
          <w:rPr>
            <w:rFonts w:ascii="Garamond" w:eastAsia="Times New Roman" w:hAnsi="Garamond" w:cs="Times New Roman"/>
            <w:lang w:eastAsia="pt-PT"/>
          </w:rPr>
          <w:t>criada para o efeito.</w:t>
        </w:r>
      </w:ins>
    </w:p>
    <w:p w14:paraId="6E43FF35" w14:textId="77777777" w:rsidR="00033181" w:rsidRDefault="1D72926D" w:rsidP="00410344">
      <w:pPr>
        <w:spacing w:line="360" w:lineRule="auto"/>
        <w:jc w:val="both"/>
        <w:rPr>
          <w:ins w:id="1561" w:author="Susana Margarida Gonçalves Silva Santos" w:date="2025-09-25T10:20:00Z" w16du:dateUtc="2025-09-25T09:20:00Z"/>
          <w:rFonts w:ascii="Garamond" w:eastAsia="Times New Roman" w:hAnsi="Garamond" w:cs="Times New Roman"/>
          <w:lang w:eastAsia="pt-PT"/>
        </w:rPr>
      </w:pPr>
      <w:r w:rsidRPr="1126FC69">
        <w:rPr>
          <w:rFonts w:ascii="Garamond" w:eastAsia="Times New Roman" w:hAnsi="Garamond" w:cs="Times New Roman"/>
          <w:lang w:eastAsia="pt-PT"/>
        </w:rPr>
        <w:t>2</w:t>
      </w:r>
      <w:r w:rsidR="7EB60303" w:rsidRPr="1126FC69">
        <w:rPr>
          <w:rFonts w:ascii="Garamond" w:eastAsia="Times New Roman" w:hAnsi="Garamond" w:cs="Times New Roman"/>
          <w:lang w:eastAsia="pt-PT"/>
        </w:rPr>
        <w:t xml:space="preserve"> - Os animais acolhidos pelos </w:t>
      </w:r>
      <w:r w:rsidR="7EB60303" w:rsidRPr="1126FC69">
        <w:rPr>
          <w:rFonts w:ascii="Garamond" w:eastAsia="Times New Roman" w:hAnsi="Garamond" w:cs="Times New Roman"/>
          <w:strike/>
          <w:lang w:eastAsia="pt-PT"/>
        </w:rPr>
        <w:t>centros de bem-estar animal</w:t>
      </w:r>
      <w:ins w:id="1562" w:author="Susana Margarida Gonçalves Silva Santos" w:date="2025-09-11T12:43:00Z">
        <w:r w:rsidR="00610BAE" w:rsidRPr="1126FC69">
          <w:rPr>
            <w:rFonts w:ascii="Garamond" w:eastAsia="Times New Roman" w:hAnsi="Garamond" w:cs="Times New Roman"/>
            <w:lang w:eastAsia="pt-PT"/>
          </w:rPr>
          <w:t xml:space="preserve"> Centro</w:t>
        </w:r>
      </w:ins>
      <w:ins w:id="1563" w:author="Susana Margarida Gonçalves Silva Santos" w:date="2025-09-25T10:07:00Z">
        <w:r w:rsidR="00EC2B50" w:rsidRPr="1126FC69">
          <w:rPr>
            <w:rFonts w:ascii="Garamond" w:eastAsia="Times New Roman" w:hAnsi="Garamond" w:cs="Times New Roman"/>
            <w:lang w:eastAsia="pt-PT"/>
          </w:rPr>
          <w:t>s</w:t>
        </w:r>
      </w:ins>
      <w:ins w:id="1564" w:author="Susana Margarida Gonçalves Silva Santos" w:date="2025-09-11T12:43:00Z">
        <w:r w:rsidR="00610BAE" w:rsidRPr="1126FC69">
          <w:rPr>
            <w:rFonts w:ascii="Garamond" w:eastAsia="Times New Roman" w:hAnsi="Garamond" w:cs="Times New Roman"/>
            <w:lang w:eastAsia="pt-PT"/>
          </w:rPr>
          <w:t xml:space="preserve"> de Recolha Oficial</w:t>
        </w:r>
      </w:ins>
      <w:r w:rsidR="7EB60303" w:rsidRPr="1126FC69">
        <w:rPr>
          <w:rFonts w:ascii="Garamond" w:eastAsia="Times New Roman" w:hAnsi="Garamond" w:cs="Times New Roman"/>
          <w:lang w:eastAsia="pt-PT"/>
        </w:rPr>
        <w:t xml:space="preserve"> que não sejam reclamados pelos seus </w:t>
      </w:r>
      <w:r w:rsidR="7EB60303" w:rsidRPr="1126FC69">
        <w:rPr>
          <w:rFonts w:ascii="Garamond" w:eastAsia="Times New Roman" w:hAnsi="Garamond" w:cs="Times New Roman"/>
          <w:strike/>
          <w:lang w:eastAsia="pt-PT"/>
        </w:rPr>
        <w:t>detentore</w:t>
      </w:r>
      <w:r w:rsidR="7EB60303" w:rsidRPr="1126FC69">
        <w:rPr>
          <w:rFonts w:ascii="Garamond" w:eastAsia="Times New Roman" w:hAnsi="Garamond" w:cs="Times New Roman"/>
          <w:lang w:eastAsia="pt-PT"/>
        </w:rPr>
        <w:t>s</w:t>
      </w:r>
      <w:ins w:id="1565" w:author="Susana Margarida Gonçalves Silva Santos" w:date="2025-09-11T12:45:00Z">
        <w:r w:rsidR="0094410E" w:rsidRPr="1126FC69">
          <w:rPr>
            <w:rFonts w:ascii="Garamond" w:eastAsia="Times New Roman" w:hAnsi="Garamond" w:cs="Times New Roman"/>
            <w:lang w:eastAsia="pt-PT"/>
          </w:rPr>
          <w:t xml:space="preserve"> titulares</w:t>
        </w:r>
      </w:ins>
      <w:r w:rsidR="7EB60303" w:rsidRPr="1126FC69">
        <w:rPr>
          <w:rFonts w:ascii="Garamond" w:eastAsia="Times New Roman" w:hAnsi="Garamond" w:cs="Times New Roman"/>
          <w:lang w:eastAsia="pt-PT"/>
        </w:rPr>
        <w:t xml:space="preserve"> n</w:t>
      </w:r>
      <w:commentRangeStart w:id="1566"/>
      <w:r w:rsidR="7EB60303" w:rsidRPr="1126FC69">
        <w:rPr>
          <w:rFonts w:ascii="Garamond" w:eastAsia="Times New Roman" w:hAnsi="Garamond" w:cs="Times New Roman"/>
          <w:lang w:eastAsia="pt-PT"/>
        </w:rPr>
        <w:t xml:space="preserve">o prazo de </w:t>
      </w:r>
      <w:ins w:id="1567" w:author="Susana Margarida Gonçalves Silva Santos" w:date="2025-09-25T10:07:00Z">
        <w:r w:rsidR="00EC2B50" w:rsidRPr="1126FC69">
          <w:rPr>
            <w:rFonts w:ascii="Garamond" w:eastAsia="Times New Roman" w:hAnsi="Garamond" w:cs="Times New Roman"/>
            <w:lang w:eastAsia="pt-PT"/>
          </w:rPr>
          <w:t xml:space="preserve">15 </w:t>
        </w:r>
      </w:ins>
      <w:del w:id="1568" w:author="Susana Margarida Gonçalves Silva Santos" w:date="2025-09-25T10:07:00Z">
        <w:r w:rsidRPr="1126FC69" w:rsidDel="7EB60303">
          <w:rPr>
            <w:rFonts w:ascii="Garamond" w:eastAsia="Times New Roman" w:hAnsi="Garamond" w:cs="Times New Roman"/>
            <w:lang w:eastAsia="pt-PT"/>
          </w:rPr>
          <w:delText>8</w:delText>
        </w:r>
      </w:del>
      <w:r w:rsidR="7EB60303" w:rsidRPr="1126FC69">
        <w:rPr>
          <w:rFonts w:ascii="Garamond" w:eastAsia="Times New Roman" w:hAnsi="Garamond" w:cs="Times New Roman"/>
          <w:lang w:eastAsia="pt-PT"/>
        </w:rPr>
        <w:t xml:space="preserve"> dias a contar da data da sua </w:t>
      </w:r>
      <w:r w:rsidR="2EE14EE0" w:rsidRPr="1126FC69">
        <w:rPr>
          <w:rFonts w:ascii="Garamond" w:eastAsia="Times New Roman" w:hAnsi="Garamond" w:cs="Times New Roman"/>
          <w:lang w:eastAsia="pt-PT"/>
        </w:rPr>
        <w:t>inscrição na plataforma informática em linha</w:t>
      </w:r>
      <w:r w:rsidR="641D444C" w:rsidRPr="1126FC69">
        <w:rPr>
          <w:rFonts w:ascii="Garamond" w:eastAsia="Times New Roman" w:hAnsi="Garamond" w:cs="Times New Roman"/>
          <w:lang w:eastAsia="pt-PT"/>
        </w:rPr>
        <w:t>, e simultânea notificação</w:t>
      </w:r>
      <w:r w:rsidR="2EE14EE0" w:rsidRPr="1126FC69">
        <w:rPr>
          <w:rFonts w:ascii="Garamond" w:eastAsia="Times New Roman" w:hAnsi="Garamond" w:cs="Times New Roman"/>
          <w:lang w:eastAsia="pt-PT"/>
        </w:rPr>
        <w:t xml:space="preserve"> referida</w:t>
      </w:r>
      <w:r w:rsidR="641D444C" w:rsidRPr="1126FC69">
        <w:rPr>
          <w:rFonts w:ascii="Garamond" w:eastAsia="Times New Roman" w:hAnsi="Garamond" w:cs="Times New Roman"/>
          <w:lang w:eastAsia="pt-PT"/>
        </w:rPr>
        <w:t>s</w:t>
      </w:r>
      <w:r w:rsidR="2EE14EE0" w:rsidRPr="1126FC69">
        <w:rPr>
          <w:rFonts w:ascii="Garamond" w:eastAsia="Times New Roman" w:hAnsi="Garamond" w:cs="Times New Roman"/>
          <w:lang w:eastAsia="pt-PT"/>
        </w:rPr>
        <w:t xml:space="preserve"> no número anterior,</w:t>
      </w:r>
      <w:r w:rsidR="7EB60303" w:rsidRPr="1126FC69">
        <w:rPr>
          <w:rFonts w:ascii="Garamond" w:eastAsia="Times New Roman" w:hAnsi="Garamond" w:cs="Times New Roman"/>
          <w:lang w:eastAsia="pt-PT"/>
        </w:rPr>
        <w:t xml:space="preserve"> presumem-se abandonados</w:t>
      </w:r>
      <w:commentRangeEnd w:id="1566"/>
      <w:r w:rsidRPr="1126FC69">
        <w:rPr>
          <w:rStyle w:val="CommentReference"/>
          <w:rFonts w:ascii="Garamond" w:eastAsia="Times New Roman" w:hAnsi="Garamond" w:cs="Times New Roman"/>
          <w:sz w:val="24"/>
          <w:szCs w:val="24"/>
          <w:lang w:eastAsia="pt-PT"/>
        </w:rPr>
        <w:commentReference w:id="1566"/>
      </w:r>
      <w:ins w:id="1569" w:author="Susana Margarida Gonçalves Silva Santos" w:date="2025-09-25T10:19:00Z">
        <w:r w:rsidR="00033181" w:rsidRPr="1126FC69">
          <w:rPr>
            <w:rFonts w:ascii="Garamond" w:eastAsia="Times New Roman" w:hAnsi="Garamond" w:cs="Times New Roman"/>
            <w:lang w:eastAsia="pt-PT"/>
          </w:rPr>
          <w:t>.</w:t>
        </w:r>
      </w:ins>
      <w:del w:id="1570" w:author="Susana Margarida Gonçalves Silva Santos" w:date="2025-09-25T10:19:00Z">
        <w:r w:rsidRPr="1126FC69" w:rsidDel="7EB60303">
          <w:rPr>
            <w:rFonts w:ascii="Garamond" w:eastAsia="Times New Roman" w:hAnsi="Garamond" w:cs="Times New Roman"/>
            <w:lang w:eastAsia="pt-PT"/>
          </w:rPr>
          <w:delText>,</w:delText>
        </w:r>
      </w:del>
    </w:p>
    <w:p w14:paraId="15E60CC2" w14:textId="73CB2F05" w:rsidR="00033181" w:rsidRDefault="00033181" w:rsidP="00033181">
      <w:pPr>
        <w:pStyle w:val="ListParagraph"/>
        <w:numPr>
          <w:ilvl w:val="0"/>
          <w:numId w:val="35"/>
        </w:numPr>
        <w:spacing w:line="360" w:lineRule="auto"/>
        <w:jc w:val="both"/>
        <w:rPr>
          <w:ins w:id="1571" w:author="Susana Margarida Gonçalves Silva Santos" w:date="2025-09-25T10:20:00Z" w16du:dateUtc="2025-09-25T09:20:00Z"/>
          <w:rFonts w:ascii="Garamond" w:hAnsi="Garamond"/>
        </w:rPr>
      </w:pPr>
      <w:ins w:id="1572" w:author="Susana Margarida Gonçalves Silva Santos" w:date="2025-09-25T10:21:00Z" w16du:dateUtc="2025-09-25T09:21:00Z">
        <w:r>
          <w:rPr>
            <w:rFonts w:ascii="Garamond" w:hAnsi="Garamond"/>
          </w:rPr>
          <w:t>No caso dos cães, gatos e furões</w:t>
        </w:r>
      </w:ins>
      <w:ins w:id="1573" w:author="Susana Margarida Gonçalves Silva Santos" w:date="2025-09-25T10:22:00Z" w16du:dateUtc="2025-09-25T09:22:00Z">
        <w:r>
          <w:rPr>
            <w:rFonts w:ascii="Garamond" w:hAnsi="Garamond"/>
          </w:rPr>
          <w:t xml:space="preserve">, não identificados, deverá ser providenciada a </w:t>
        </w:r>
      </w:ins>
      <w:ins w:id="1574" w:author="Susana Margarida Gonçalves Silva Santos" w:date="2025-09-25T10:23:00Z" w16du:dateUtc="2025-09-25T09:23:00Z">
        <w:r>
          <w:rPr>
            <w:rFonts w:ascii="Garamond" w:hAnsi="Garamond"/>
          </w:rPr>
          <w:t>aplicação de um transponder e seu registo no SIAC, em nome do Centro de Recolha Oficial.</w:t>
        </w:r>
      </w:ins>
    </w:p>
    <w:p w14:paraId="2A3BEE66" w14:textId="55FF7427" w:rsidR="00C22B11" w:rsidRPr="00033181" w:rsidRDefault="7EB60303" w:rsidP="00410344">
      <w:pPr>
        <w:pStyle w:val="ListParagraph"/>
        <w:numPr>
          <w:ilvl w:val="0"/>
          <w:numId w:val="35"/>
        </w:numPr>
        <w:spacing w:line="360" w:lineRule="auto"/>
        <w:jc w:val="both"/>
        <w:rPr>
          <w:ins w:id="1575" w:author="Susana Margarida Gonçalves Silva Santos" w:date="2025-09-18T12:29:00Z" w16du:dateUtc="2025-09-18T11:29:00Z"/>
          <w:rFonts w:ascii="Garamond" w:hAnsi="Garamond"/>
        </w:rPr>
      </w:pPr>
      <w:r w:rsidRPr="1126FC69">
        <w:rPr>
          <w:rFonts w:ascii="Garamond" w:hAnsi="Garamond"/>
        </w:rPr>
        <w:t xml:space="preserve"> </w:t>
      </w:r>
      <w:r w:rsidR="00033181" w:rsidRPr="1126FC69">
        <w:rPr>
          <w:rFonts w:ascii="Garamond" w:hAnsi="Garamond"/>
        </w:rPr>
        <w:t xml:space="preserve"> </w:t>
      </w:r>
      <w:ins w:id="1576" w:author="Maria Cristina Tavares Briosa" w:date="2025-10-24T17:47:00Z">
        <w:r w:rsidR="003C6C32" w:rsidRPr="1126FC69">
          <w:rPr>
            <w:rFonts w:ascii="Garamond" w:hAnsi="Garamond"/>
          </w:rPr>
          <w:t>Os</w:t>
        </w:r>
      </w:ins>
      <w:r w:rsidRPr="1126FC69">
        <w:rPr>
          <w:rFonts w:ascii="Garamond" w:hAnsi="Garamond"/>
        </w:rPr>
        <w:t xml:space="preserve"> cães</w:t>
      </w:r>
      <w:r w:rsidR="00575180" w:rsidRPr="1126FC69">
        <w:rPr>
          <w:rFonts w:ascii="Garamond" w:hAnsi="Garamond"/>
        </w:rPr>
        <w:t>.</w:t>
      </w:r>
      <w:r w:rsidRPr="1126FC69">
        <w:rPr>
          <w:rFonts w:ascii="Garamond" w:hAnsi="Garamond"/>
        </w:rPr>
        <w:t xml:space="preserve"> </w:t>
      </w:r>
      <w:r w:rsidRPr="1126FC69">
        <w:rPr>
          <w:rFonts w:ascii="Garamond" w:hAnsi="Garamond"/>
          <w:strike/>
        </w:rPr>
        <w:t>e</w:t>
      </w:r>
      <w:r w:rsidRPr="1126FC69">
        <w:rPr>
          <w:rFonts w:ascii="Garamond" w:hAnsi="Garamond"/>
        </w:rPr>
        <w:t xml:space="preserve"> gatos</w:t>
      </w:r>
      <w:ins w:id="1577" w:author="Susana Margarida Gonçalves Silva Santos" w:date="2025-09-11T12:46:00Z">
        <w:r w:rsidR="00EC1F3C" w:rsidRPr="1126FC69">
          <w:rPr>
            <w:rFonts w:ascii="Garamond" w:hAnsi="Garamond"/>
          </w:rPr>
          <w:t xml:space="preserve"> e furões</w:t>
        </w:r>
      </w:ins>
      <w:r w:rsidRPr="1126FC69">
        <w:rPr>
          <w:rFonts w:ascii="Garamond" w:hAnsi="Garamond"/>
        </w:rPr>
        <w:t xml:space="preserve">, </w:t>
      </w:r>
      <w:ins w:id="1578" w:author="Maria Cristina Tavares Briosa" w:date="2025-10-22T15:35:00Z">
        <w:r w:rsidR="00A221E1" w:rsidRPr="1126FC69">
          <w:rPr>
            <w:rFonts w:ascii="Garamond" w:hAnsi="Garamond"/>
          </w:rPr>
          <w:t xml:space="preserve">não reclamados </w:t>
        </w:r>
      </w:ins>
      <w:ins w:id="1579" w:author="Maria Cristina Tavares Briosa" w:date="2025-10-21T18:15:00Z">
        <w:r w:rsidR="00E056DF" w:rsidRPr="1126FC69">
          <w:rPr>
            <w:rFonts w:ascii="Garamond" w:hAnsi="Garamond"/>
          </w:rPr>
          <w:t xml:space="preserve">são </w:t>
        </w:r>
      </w:ins>
      <w:r w:rsidRPr="1126FC69">
        <w:rPr>
          <w:rFonts w:ascii="Garamond" w:hAnsi="Garamond"/>
        </w:rPr>
        <w:t xml:space="preserve">obrigatoriamente </w:t>
      </w:r>
      <w:r w:rsidR="28475AB7" w:rsidRPr="1126FC69">
        <w:rPr>
          <w:rFonts w:ascii="Garamond" w:hAnsi="Garamond"/>
        </w:rPr>
        <w:t>registados no SIAC</w:t>
      </w:r>
      <w:ins w:id="1580" w:author="Maria Rosário Silva Lemos Cidadão" w:date="2025-10-30T11:34:00Z">
        <w:r w:rsidR="4126382B" w:rsidRPr="1126FC69">
          <w:rPr>
            <w:rFonts w:ascii="Garamond" w:hAnsi="Garamond"/>
          </w:rPr>
          <w:t xml:space="preserve"> em nome do Centro de Recolha Oficial</w:t>
        </w:r>
      </w:ins>
      <w:r w:rsidR="28475AB7" w:rsidRPr="1126FC69">
        <w:rPr>
          <w:rFonts w:ascii="Garamond" w:hAnsi="Garamond"/>
        </w:rPr>
        <w:t xml:space="preserve">, </w:t>
      </w:r>
      <w:r w:rsidRPr="1126FC69">
        <w:rPr>
          <w:rFonts w:ascii="Garamond" w:hAnsi="Garamond"/>
        </w:rPr>
        <w:t>esterilizados e encaminhados para adoção ou para associações zoófilas que cumpram o disposto no presente decreto-lei, sem direito a indemnização dos</w:t>
      </w:r>
      <w:ins w:id="1581" w:author="Susana Margarida Gonçalves Silva Santos" w:date="2025-09-25T10:08:00Z">
        <w:r w:rsidR="00C22B11" w:rsidRPr="1126FC69">
          <w:rPr>
            <w:rFonts w:ascii="Garamond" w:hAnsi="Garamond"/>
          </w:rPr>
          <w:t xml:space="preserve"> titulares</w:t>
        </w:r>
      </w:ins>
      <w:r w:rsidRPr="1126FC69">
        <w:rPr>
          <w:rFonts w:ascii="Garamond" w:hAnsi="Garamond"/>
        </w:rPr>
        <w:t xml:space="preserve"> </w:t>
      </w:r>
      <w:r w:rsidRPr="1126FC69">
        <w:rPr>
          <w:rFonts w:ascii="Garamond" w:hAnsi="Garamond"/>
          <w:strike/>
        </w:rPr>
        <w:t>detentores</w:t>
      </w:r>
      <w:r w:rsidRPr="1126FC69">
        <w:rPr>
          <w:rFonts w:ascii="Garamond" w:hAnsi="Garamond"/>
        </w:rPr>
        <w:t xml:space="preserve"> que venham a identificar-se como tal após o prazo previsto</w:t>
      </w:r>
      <w:ins w:id="1582" w:author="Maria Cristina Tavares Briosa" w:date="2025-10-21T18:15:00Z">
        <w:r w:rsidR="00E056DF" w:rsidRPr="1126FC69">
          <w:rPr>
            <w:rFonts w:ascii="Garamond" w:hAnsi="Garamond"/>
          </w:rPr>
          <w:t xml:space="preserve"> no </w:t>
        </w:r>
      </w:ins>
      <w:ins w:id="1583" w:author="Maria Cristina Tavares Briosa" w:date="2025-10-21T18:16:00Z">
        <w:r w:rsidR="00AF42CB" w:rsidRPr="1126FC69">
          <w:rPr>
            <w:rFonts w:ascii="Garamond" w:hAnsi="Garamond"/>
          </w:rPr>
          <w:t>número 2</w:t>
        </w:r>
      </w:ins>
      <w:r w:rsidRPr="1126FC69">
        <w:rPr>
          <w:rFonts w:ascii="Garamond" w:hAnsi="Garamond"/>
        </w:rPr>
        <w:t>.</w:t>
      </w:r>
    </w:p>
    <w:p w14:paraId="39D55DC5" w14:textId="77777777" w:rsidR="00A823CD" w:rsidRDefault="00A823CD" w:rsidP="00410344">
      <w:pPr>
        <w:spacing w:line="360" w:lineRule="auto"/>
        <w:jc w:val="both"/>
        <w:rPr>
          <w:ins w:id="1584" w:author="Susana Margarida Gonçalves Silva Santos" w:date="2025-09-18T12:29:00Z" w16du:dateUtc="2025-09-18T11:29:00Z"/>
          <w:rFonts w:ascii="Garamond" w:eastAsia="Times New Roman" w:hAnsi="Garamond" w:cs="Times New Roman"/>
          <w:lang w:eastAsia="pt-PT"/>
        </w:rPr>
      </w:pPr>
    </w:p>
    <w:p w14:paraId="059F9513" w14:textId="77777777" w:rsidR="00A823CD" w:rsidRPr="000041C8" w:rsidRDefault="00A823CD" w:rsidP="00410344">
      <w:pPr>
        <w:spacing w:line="360" w:lineRule="auto"/>
        <w:jc w:val="both"/>
        <w:rPr>
          <w:rFonts w:ascii="Garamond" w:eastAsia="Times New Roman" w:hAnsi="Garamond" w:cs="Times New Roman"/>
          <w:lang w:eastAsia="pt-PT"/>
        </w:rPr>
      </w:pPr>
    </w:p>
    <w:p w14:paraId="2C2587D5" w14:textId="68B32984" w:rsidR="00AE101B" w:rsidRPr="000041C8" w:rsidRDefault="4B236E8E" w:rsidP="00410344">
      <w:pPr>
        <w:spacing w:line="360" w:lineRule="auto"/>
        <w:jc w:val="both"/>
        <w:rPr>
          <w:rFonts w:ascii="Garamond" w:eastAsia="Times New Roman" w:hAnsi="Garamond" w:cs="Times New Roman"/>
          <w:lang w:eastAsia="pt-PT"/>
        </w:rPr>
      </w:pPr>
      <w:del w:id="1585" w:author="Maria Rosário Silva Lemos Cidadão" w:date="2025-08-19T15:07:00Z">
        <w:r w:rsidRPr="235BEDB8" w:rsidDel="4B236E8E">
          <w:rPr>
            <w:rFonts w:ascii="Garamond" w:eastAsia="Times New Roman" w:hAnsi="Garamond" w:cs="Times New Roman"/>
            <w:lang w:eastAsia="pt-PT"/>
          </w:rPr>
          <w:delText>2</w:delText>
        </w:r>
      </w:del>
      <w:ins w:id="1586" w:author="Maria Rosário Silva Lemos Cidadão" w:date="2025-08-19T15:07:00Z">
        <w:r w:rsidR="090AB4FC" w:rsidRPr="235BEDB8">
          <w:rPr>
            <w:rFonts w:ascii="Garamond" w:eastAsia="Times New Roman" w:hAnsi="Garamond" w:cs="Times New Roman"/>
            <w:lang w:eastAsia="pt-PT"/>
          </w:rPr>
          <w:t>3</w:t>
        </w:r>
      </w:ins>
      <w:r w:rsidRPr="235BEDB8">
        <w:rPr>
          <w:rFonts w:ascii="Garamond" w:eastAsia="Times New Roman" w:hAnsi="Garamond" w:cs="Times New Roman"/>
          <w:lang w:eastAsia="pt-PT"/>
        </w:rPr>
        <w:t xml:space="preserve"> - Os cães</w:t>
      </w:r>
      <w:ins w:id="1587" w:author="Susana Margarida Gonçalves Silva Santos" w:date="2025-09-11T12:47:00Z" w16du:dateUtc="2025-09-11T11:47:00Z">
        <w:r w:rsidR="00575180">
          <w:rPr>
            <w:rFonts w:ascii="Garamond" w:eastAsia="Times New Roman" w:hAnsi="Garamond" w:cs="Times New Roman"/>
            <w:lang w:eastAsia="pt-PT"/>
          </w:rPr>
          <w:t>,</w:t>
        </w:r>
      </w:ins>
      <w:r w:rsidRPr="235BEDB8">
        <w:rPr>
          <w:rFonts w:ascii="Garamond" w:eastAsia="Times New Roman" w:hAnsi="Garamond" w:cs="Times New Roman"/>
          <w:lang w:eastAsia="pt-PT"/>
        </w:rPr>
        <w:t xml:space="preserve"> </w:t>
      </w:r>
      <w:del w:id="1588" w:author="Susana Margarida Gonçalves Silva Santos" w:date="2025-09-25T10:25:00Z" w16du:dateUtc="2025-09-25T09:25:00Z">
        <w:r w:rsidRPr="235BEDB8" w:rsidDel="00033181">
          <w:rPr>
            <w:rFonts w:ascii="Garamond" w:eastAsia="Times New Roman" w:hAnsi="Garamond" w:cs="Times New Roman"/>
            <w:lang w:eastAsia="pt-PT"/>
          </w:rPr>
          <w:delText>e</w:delText>
        </w:r>
      </w:del>
      <w:r w:rsidRPr="235BEDB8">
        <w:rPr>
          <w:rFonts w:ascii="Garamond" w:eastAsia="Times New Roman" w:hAnsi="Garamond" w:cs="Times New Roman"/>
          <w:lang w:eastAsia="pt-PT"/>
        </w:rPr>
        <w:t xml:space="preserve"> gatos </w:t>
      </w:r>
      <w:ins w:id="1589" w:author="Susana Margarida Gonçalves Silva Santos" w:date="2025-09-11T12:46:00Z" w16du:dateUtc="2025-09-11T11:46:00Z">
        <w:r w:rsidR="00575180">
          <w:rPr>
            <w:rFonts w:ascii="Garamond" w:eastAsia="Times New Roman" w:hAnsi="Garamond" w:cs="Times New Roman"/>
            <w:lang w:eastAsia="pt-PT"/>
          </w:rPr>
          <w:t>e furõ</w:t>
        </w:r>
      </w:ins>
      <w:ins w:id="1590" w:author="Susana Margarida Gonçalves Silva Santos" w:date="2025-09-11T12:47:00Z" w16du:dateUtc="2025-09-11T11:47:00Z">
        <w:r w:rsidR="00575180">
          <w:rPr>
            <w:rFonts w:ascii="Garamond" w:eastAsia="Times New Roman" w:hAnsi="Garamond" w:cs="Times New Roman"/>
            <w:lang w:eastAsia="pt-PT"/>
          </w:rPr>
          <w:t xml:space="preserve">es </w:t>
        </w:r>
      </w:ins>
      <w:r w:rsidRPr="235BEDB8">
        <w:rPr>
          <w:rFonts w:ascii="Garamond" w:eastAsia="Times New Roman" w:hAnsi="Garamond" w:cs="Times New Roman"/>
          <w:lang w:eastAsia="pt-PT"/>
        </w:rPr>
        <w:t>com idade inferior a seis meses podem ser encaminhados para adoção</w:t>
      </w:r>
      <w:r w:rsidR="7F6A7DD7" w:rsidRPr="235BEDB8">
        <w:rPr>
          <w:rFonts w:ascii="Garamond" w:eastAsia="Times New Roman" w:hAnsi="Garamond" w:cs="Times New Roman"/>
          <w:lang w:eastAsia="pt-PT"/>
        </w:rPr>
        <w:t>, ,</w:t>
      </w:r>
      <w:r w:rsidRPr="235BEDB8">
        <w:rPr>
          <w:rFonts w:ascii="Garamond" w:eastAsia="Times New Roman" w:hAnsi="Garamond" w:cs="Times New Roman"/>
          <w:lang w:eastAsia="pt-PT"/>
        </w:rPr>
        <w:t xml:space="preserve"> antes de serem esterilizados, </w:t>
      </w:r>
      <w:ins w:id="1591" w:author="Maria Cristina Tavares Briosa" w:date="2025-10-21T18:17:00Z" w16du:dateUtc="2025-10-21T17:17:00Z">
        <w:r w:rsidR="005466DA" w:rsidRPr="235BEDB8">
          <w:rPr>
            <w:rFonts w:ascii="Garamond" w:eastAsia="Times New Roman" w:hAnsi="Garamond" w:cs="Times New Roman"/>
            <w:lang w:eastAsia="pt-PT"/>
          </w:rPr>
          <w:t>desde que</w:t>
        </w:r>
        <w:r w:rsidR="005466DA">
          <w:rPr>
            <w:rFonts w:ascii="Garamond" w:eastAsia="Times New Roman" w:hAnsi="Garamond" w:cs="Times New Roman"/>
            <w:lang w:eastAsia="pt-PT"/>
          </w:rPr>
          <w:t xml:space="preserve"> identificados e</w:t>
        </w:r>
        <w:r w:rsidR="005466DA" w:rsidRPr="235BEDB8">
          <w:rPr>
            <w:rFonts w:ascii="Garamond" w:eastAsia="Times New Roman" w:hAnsi="Garamond" w:cs="Times New Roman"/>
            <w:lang w:eastAsia="pt-PT"/>
          </w:rPr>
          <w:t xml:space="preserve"> registado</w:t>
        </w:r>
        <w:r w:rsidR="005466DA">
          <w:rPr>
            <w:rFonts w:ascii="Garamond" w:eastAsia="Times New Roman" w:hAnsi="Garamond" w:cs="Times New Roman"/>
            <w:lang w:eastAsia="pt-PT"/>
          </w:rPr>
          <w:t xml:space="preserve">s </w:t>
        </w:r>
        <w:r w:rsidR="005466DA" w:rsidRPr="235BEDB8">
          <w:rPr>
            <w:rFonts w:ascii="Garamond" w:eastAsia="Times New Roman" w:hAnsi="Garamond" w:cs="Times New Roman"/>
            <w:lang w:eastAsia="pt-PT"/>
          </w:rPr>
          <w:t xml:space="preserve">no SIAC </w:t>
        </w:r>
      </w:ins>
      <w:r w:rsidRPr="235BEDB8">
        <w:rPr>
          <w:rFonts w:ascii="Garamond" w:eastAsia="Times New Roman" w:hAnsi="Garamond" w:cs="Times New Roman"/>
          <w:lang w:eastAsia="pt-PT"/>
        </w:rPr>
        <w:t>devendo os novos detentores assegurar que a esterilização é realizada até o animal atingir os seis meses de idade, nos seguintes termos:</w:t>
      </w:r>
    </w:p>
    <w:p w14:paraId="36D8CC8C" w14:textId="7456451A" w:rsidR="00AE101B" w:rsidRPr="000041C8" w:rsidRDefault="2BB2ED6A" w:rsidP="00410344">
      <w:pPr>
        <w:spacing w:line="360" w:lineRule="auto"/>
        <w:jc w:val="both"/>
        <w:rPr>
          <w:rFonts w:ascii="Garamond" w:eastAsia="Times New Roman" w:hAnsi="Garamond" w:cs="Times New Roman"/>
          <w:lang w:eastAsia="pt-PT"/>
        </w:rPr>
      </w:pPr>
      <w:r w:rsidRPr="592F0569">
        <w:rPr>
          <w:rFonts w:ascii="Garamond" w:eastAsia="Times New Roman" w:hAnsi="Garamond" w:cs="Times New Roman"/>
          <w:lang w:eastAsia="pt-PT"/>
        </w:rPr>
        <w:t xml:space="preserve">a) Fazendo o animal regressar ao </w:t>
      </w:r>
      <w:r w:rsidRPr="00725459">
        <w:rPr>
          <w:rFonts w:ascii="Garamond" w:eastAsia="Times New Roman" w:hAnsi="Garamond" w:cs="Times New Roman"/>
          <w:strike/>
          <w:lang w:eastAsia="pt-PT"/>
        </w:rPr>
        <w:t>centro de bem-estar animal</w:t>
      </w:r>
      <w:r w:rsidRPr="592F0569">
        <w:rPr>
          <w:rFonts w:ascii="Garamond" w:eastAsia="Times New Roman" w:hAnsi="Garamond" w:cs="Times New Roman"/>
          <w:lang w:eastAsia="pt-PT"/>
        </w:rPr>
        <w:t xml:space="preserve"> </w:t>
      </w:r>
      <w:ins w:id="1592" w:author="Susana Margarida Gonçalves Silva Santos" w:date="2025-09-11T12:48:00Z" w16du:dateUtc="2025-09-11T11:48:00Z">
        <w:r w:rsidR="00725459" w:rsidRPr="00F76C9D">
          <w:rPr>
            <w:rFonts w:ascii="Garamond" w:eastAsia="Times New Roman" w:hAnsi="Garamond" w:cs="Times New Roman"/>
            <w:lang w:eastAsia="pt-PT"/>
          </w:rPr>
          <w:t>Centro de Recolha Oficial</w:t>
        </w:r>
        <w:r w:rsidR="00725459" w:rsidRPr="578B151F">
          <w:rPr>
            <w:rFonts w:ascii="Garamond" w:eastAsia="Times New Roman" w:hAnsi="Garamond" w:cs="Times New Roman"/>
            <w:lang w:eastAsia="pt-PT"/>
          </w:rPr>
          <w:t xml:space="preserve"> </w:t>
        </w:r>
      </w:ins>
      <w:r w:rsidRPr="592F0569">
        <w:rPr>
          <w:rFonts w:ascii="Garamond" w:eastAsia="Times New Roman" w:hAnsi="Garamond" w:cs="Times New Roman"/>
          <w:lang w:eastAsia="pt-PT"/>
        </w:rPr>
        <w:t>para aí ser esterilizado</w:t>
      </w:r>
      <w:ins w:id="1593" w:author="Susana Margarida Gonçalves Silva Santos" w:date="2025-09-25T10:33:00Z" w16du:dateUtc="2025-09-25T09:33:00Z">
        <w:r w:rsidR="00407823">
          <w:rPr>
            <w:rFonts w:ascii="Garamond" w:eastAsia="Times New Roman" w:hAnsi="Garamond" w:cs="Times New Roman"/>
            <w:lang w:eastAsia="pt-PT"/>
          </w:rPr>
          <w:t>,</w:t>
        </w:r>
      </w:ins>
      <w:del w:id="1594" w:author="Susana Margarida Gonçalves Silva Santos" w:date="2025-09-25T10:33:00Z" w16du:dateUtc="2025-09-25T09:33:00Z">
        <w:r w:rsidRPr="592F0569" w:rsidDel="00407823">
          <w:rPr>
            <w:rFonts w:ascii="Garamond" w:eastAsia="Times New Roman" w:hAnsi="Garamond" w:cs="Times New Roman"/>
            <w:lang w:eastAsia="pt-PT"/>
          </w:rPr>
          <w:delText>;</w:delText>
        </w:r>
      </w:del>
      <w:r w:rsidRPr="592F0569">
        <w:rPr>
          <w:rFonts w:ascii="Garamond" w:eastAsia="Times New Roman" w:hAnsi="Garamond" w:cs="Times New Roman"/>
          <w:lang w:eastAsia="pt-PT"/>
        </w:rPr>
        <w:t xml:space="preserve"> ou</w:t>
      </w:r>
      <w:ins w:id="1595" w:author="Susana Margarida Gonçalves Silva Santos" w:date="2025-09-25T10:33:00Z" w16du:dateUtc="2025-09-25T09:33:00Z">
        <w:r w:rsidR="00407823">
          <w:rPr>
            <w:rFonts w:ascii="Garamond" w:eastAsia="Times New Roman" w:hAnsi="Garamond" w:cs="Times New Roman"/>
            <w:lang w:eastAsia="pt-PT"/>
          </w:rPr>
          <w:t xml:space="preserve"> </w:t>
        </w:r>
      </w:ins>
      <w:r w:rsidR="003C6C32">
        <w:rPr>
          <w:rFonts w:ascii="Garamond" w:eastAsia="Times New Roman" w:hAnsi="Garamond" w:cs="Times New Roman"/>
          <w:lang w:eastAsia="pt-PT"/>
        </w:rPr>
        <w:t>em</w:t>
      </w:r>
      <w:ins w:id="1596" w:author="Maria Cristina Tavares Briosa" w:date="2025-10-24T17:49:00Z" w16du:dateUtc="2025-10-24T16:49:00Z">
        <w:r w:rsidR="003C6C32">
          <w:rPr>
            <w:rFonts w:ascii="Garamond" w:eastAsia="Times New Roman" w:hAnsi="Garamond" w:cs="Times New Roman"/>
            <w:lang w:eastAsia="pt-PT"/>
          </w:rPr>
          <w:t xml:space="preserve"> </w:t>
        </w:r>
      </w:ins>
      <w:ins w:id="1597" w:author="Susana Margarida Gonçalves Silva Santos" w:date="2025-09-25T10:33:00Z" w16du:dateUtc="2025-09-25T09:33:00Z">
        <w:r w:rsidR="00407823">
          <w:rPr>
            <w:rFonts w:ascii="Garamond" w:eastAsia="Times New Roman" w:hAnsi="Garamond" w:cs="Times New Roman"/>
            <w:lang w:eastAsia="pt-PT"/>
          </w:rPr>
          <w:t>Centro de atendimento médico-veterinário</w:t>
        </w:r>
      </w:ins>
      <w:ins w:id="1598" w:author="Susana Margarida Gonçalves Silva Santos" w:date="2025-09-25T10:34:00Z" w16du:dateUtc="2025-09-25T09:34:00Z">
        <w:r w:rsidR="00407823">
          <w:rPr>
            <w:rFonts w:ascii="Garamond" w:eastAsia="Times New Roman" w:hAnsi="Garamond" w:cs="Times New Roman"/>
            <w:lang w:eastAsia="pt-PT"/>
          </w:rPr>
          <w:t>, devidamente protocolado com a Câmara Municipa</w:t>
        </w:r>
      </w:ins>
      <w:ins w:id="1599" w:author="Susana Margarida Gonçalves Silva Santos" w:date="2025-09-25T10:35:00Z" w16du:dateUtc="2025-09-25T09:35:00Z">
        <w:r w:rsidR="00407823">
          <w:rPr>
            <w:rFonts w:ascii="Garamond" w:eastAsia="Times New Roman" w:hAnsi="Garamond" w:cs="Times New Roman"/>
            <w:lang w:eastAsia="pt-PT"/>
          </w:rPr>
          <w:t>l.</w:t>
        </w:r>
      </w:ins>
    </w:p>
    <w:p w14:paraId="362BEC5A" w14:textId="45C391C5" w:rsidR="00AE101B" w:rsidRPr="000041C8" w:rsidRDefault="00AE101B" w:rsidP="00410344">
      <w:pPr>
        <w:spacing w:line="360" w:lineRule="auto"/>
        <w:jc w:val="both"/>
        <w:rPr>
          <w:rFonts w:ascii="Garamond" w:eastAsia="Times New Roman" w:hAnsi="Garamond" w:cs="Times New Roman"/>
          <w:lang w:eastAsia="pt-PT"/>
        </w:rPr>
      </w:pPr>
      <w:r w:rsidRPr="1126FC69">
        <w:rPr>
          <w:rFonts w:ascii="Garamond" w:eastAsia="Times New Roman" w:hAnsi="Garamond" w:cs="Times New Roman"/>
          <w:lang w:eastAsia="pt-PT"/>
        </w:rPr>
        <w:t xml:space="preserve">b) Apresentando no </w:t>
      </w:r>
      <w:r w:rsidRPr="1126FC69">
        <w:rPr>
          <w:rFonts w:ascii="Garamond" w:eastAsia="Times New Roman" w:hAnsi="Garamond" w:cs="Times New Roman"/>
          <w:strike/>
          <w:lang w:eastAsia="pt-PT"/>
        </w:rPr>
        <w:t>centro de bem-estar anima</w:t>
      </w:r>
      <w:r w:rsidRPr="1126FC69">
        <w:rPr>
          <w:rFonts w:ascii="Garamond" w:eastAsia="Times New Roman" w:hAnsi="Garamond" w:cs="Times New Roman"/>
          <w:lang w:eastAsia="pt-PT"/>
        </w:rPr>
        <w:t xml:space="preserve">l </w:t>
      </w:r>
      <w:ins w:id="1600" w:author="Susana Margarida Gonçalves Silva Santos" w:date="2025-09-11T12:48:00Z">
        <w:r w:rsidR="00725459" w:rsidRPr="1126FC69">
          <w:rPr>
            <w:rFonts w:ascii="Garamond" w:eastAsia="Times New Roman" w:hAnsi="Garamond" w:cs="Times New Roman"/>
            <w:lang w:eastAsia="pt-PT"/>
          </w:rPr>
          <w:t xml:space="preserve">Centro de Recolha Oficial </w:t>
        </w:r>
      </w:ins>
      <w:r w:rsidRPr="1126FC69">
        <w:rPr>
          <w:rFonts w:ascii="Garamond" w:eastAsia="Times New Roman" w:hAnsi="Garamond" w:cs="Times New Roman"/>
          <w:lang w:eastAsia="pt-PT"/>
        </w:rPr>
        <w:t>uma declaração de médico veterinário que ateste que a esterilização do animal foi efetuada</w:t>
      </w:r>
      <w:ins w:id="1601" w:author="Maria Rosário Silva Lemos Cidadão" w:date="2025-10-30T11:35:00Z">
        <w:r w:rsidR="3C22D520" w:rsidRPr="1126FC69">
          <w:rPr>
            <w:rFonts w:ascii="Garamond" w:eastAsia="Times New Roman" w:hAnsi="Garamond" w:cs="Times New Roman"/>
            <w:lang w:eastAsia="pt-PT"/>
          </w:rPr>
          <w:t>, emitida através do SIAC</w:t>
        </w:r>
      </w:ins>
      <w:ins w:id="1602" w:author="Susana Margarida Gonçalves Silva Santos" w:date="2025-09-25T10:35:00Z">
        <w:r w:rsidR="00407823" w:rsidRPr="1126FC69">
          <w:rPr>
            <w:rFonts w:ascii="Garamond" w:eastAsia="Times New Roman" w:hAnsi="Garamond" w:cs="Times New Roman"/>
            <w:lang w:eastAsia="pt-PT"/>
          </w:rPr>
          <w:t>, caso o novo titul</w:t>
        </w:r>
      </w:ins>
      <w:ins w:id="1603" w:author="Susana Margarida Gonçalves Silva Santos" w:date="2025-09-25T10:36:00Z">
        <w:r w:rsidR="00407823" w:rsidRPr="1126FC69">
          <w:rPr>
            <w:rFonts w:ascii="Garamond" w:eastAsia="Times New Roman" w:hAnsi="Garamond" w:cs="Times New Roman"/>
            <w:lang w:eastAsia="pt-PT"/>
          </w:rPr>
          <w:t>ar do animal opte por providenciar a realização da esterilização num centro de atendimento médico-veterinário da sua escolha</w:t>
        </w:r>
      </w:ins>
      <w:r w:rsidRPr="1126FC69">
        <w:rPr>
          <w:rFonts w:ascii="Garamond" w:eastAsia="Times New Roman" w:hAnsi="Garamond" w:cs="Times New Roman"/>
          <w:lang w:eastAsia="pt-PT"/>
        </w:rPr>
        <w:t>.</w:t>
      </w:r>
    </w:p>
    <w:p w14:paraId="4E171C33" w14:textId="5341196F" w:rsidR="00AE101B" w:rsidRPr="000041C8" w:rsidRDefault="00AE101B" w:rsidP="00410344">
      <w:pPr>
        <w:spacing w:line="360" w:lineRule="auto"/>
        <w:jc w:val="both"/>
        <w:rPr>
          <w:rFonts w:ascii="Garamond" w:eastAsia="Times New Roman" w:hAnsi="Garamond" w:cs="Times New Roman"/>
          <w:lang w:eastAsia="pt-PT"/>
        </w:rPr>
      </w:pPr>
      <w:del w:id="1604" w:author="Maria Rosário Silva Lemos Cidadão" w:date="2025-08-19T15:07:00Z">
        <w:r w:rsidRPr="235BEDB8" w:rsidDel="00AE101B">
          <w:rPr>
            <w:rFonts w:ascii="Garamond" w:eastAsia="Times New Roman" w:hAnsi="Garamond" w:cs="Times New Roman"/>
            <w:lang w:eastAsia="pt-PT"/>
          </w:rPr>
          <w:delText>3</w:delText>
        </w:r>
      </w:del>
      <w:r w:rsidRPr="235BEDB8">
        <w:rPr>
          <w:rFonts w:ascii="Garamond" w:eastAsia="Times New Roman" w:hAnsi="Garamond" w:cs="Times New Roman"/>
          <w:lang w:eastAsia="pt-PT"/>
        </w:rPr>
        <w:t xml:space="preserve"> </w:t>
      </w:r>
      <w:ins w:id="1605" w:author="Maria Rosário Silva Lemos Cidadão" w:date="2025-08-19T15:07:00Z">
        <w:r w:rsidR="5E399098" w:rsidRPr="235BEDB8">
          <w:rPr>
            <w:rFonts w:ascii="Garamond" w:eastAsia="Times New Roman" w:hAnsi="Garamond" w:cs="Times New Roman"/>
            <w:lang w:eastAsia="pt-PT"/>
          </w:rPr>
          <w:t>4</w:t>
        </w:r>
      </w:ins>
      <w:r w:rsidRPr="235BEDB8">
        <w:rPr>
          <w:rFonts w:ascii="Garamond" w:eastAsia="Times New Roman" w:hAnsi="Garamond" w:cs="Times New Roman"/>
          <w:lang w:eastAsia="pt-PT"/>
        </w:rPr>
        <w:t xml:space="preserve">- Para garantia do disposto no número anterior, os </w:t>
      </w:r>
      <w:ins w:id="1606" w:author="Susana Margarida Gonçalves Silva Santos" w:date="2025-09-11T12:48:00Z" w16du:dateUtc="2025-09-11T11:48:00Z">
        <w:r w:rsidR="00725459" w:rsidRPr="00F76C9D">
          <w:rPr>
            <w:rFonts w:ascii="Garamond" w:eastAsia="Times New Roman" w:hAnsi="Garamond" w:cs="Times New Roman"/>
            <w:lang w:eastAsia="pt-PT"/>
          </w:rPr>
          <w:t>Centro</w:t>
        </w:r>
      </w:ins>
      <w:ins w:id="1607" w:author="Maria Cristina Tavares Briosa" w:date="2025-10-22T15:40:00Z" w16du:dateUtc="2025-10-22T14:40:00Z">
        <w:r w:rsidR="009367D4">
          <w:rPr>
            <w:rFonts w:ascii="Garamond" w:eastAsia="Times New Roman" w:hAnsi="Garamond" w:cs="Times New Roman"/>
            <w:lang w:eastAsia="pt-PT"/>
          </w:rPr>
          <w:t>s</w:t>
        </w:r>
      </w:ins>
      <w:ins w:id="1608" w:author="Susana Margarida Gonçalves Silva Santos" w:date="2025-09-11T12:48:00Z" w16du:dateUtc="2025-09-11T11:48:00Z">
        <w:r w:rsidR="00725459" w:rsidRPr="00F76C9D">
          <w:rPr>
            <w:rFonts w:ascii="Garamond" w:eastAsia="Times New Roman" w:hAnsi="Garamond" w:cs="Times New Roman"/>
            <w:lang w:eastAsia="pt-PT"/>
          </w:rPr>
          <w:t xml:space="preserve"> de Recolha Oficial</w:t>
        </w:r>
        <w:r w:rsidR="00725459" w:rsidRPr="578B151F">
          <w:rPr>
            <w:rFonts w:ascii="Garamond" w:eastAsia="Times New Roman" w:hAnsi="Garamond" w:cs="Times New Roman"/>
            <w:lang w:eastAsia="pt-PT"/>
          </w:rPr>
          <w:t xml:space="preserve"> </w:t>
        </w:r>
      </w:ins>
      <w:r w:rsidRPr="235BEDB8">
        <w:rPr>
          <w:rFonts w:ascii="Garamond" w:eastAsia="Times New Roman" w:hAnsi="Garamond" w:cs="Times New Roman"/>
          <w:lang w:eastAsia="pt-PT"/>
        </w:rPr>
        <w:t>c</w:t>
      </w:r>
      <w:r w:rsidRPr="235BEDB8">
        <w:rPr>
          <w:rFonts w:ascii="Garamond" w:eastAsia="Times New Roman" w:hAnsi="Garamond" w:cs="Times New Roman"/>
          <w:strike/>
          <w:lang w:eastAsia="pt-PT"/>
        </w:rPr>
        <w:t xml:space="preserve">entros de bem-estar animal </w:t>
      </w:r>
      <w:r w:rsidR="00B9449C" w:rsidRPr="235BEDB8">
        <w:rPr>
          <w:rFonts w:ascii="Garamond" w:eastAsia="Times New Roman" w:hAnsi="Garamond" w:cs="Times New Roman"/>
          <w:lang w:eastAsia="pt-PT"/>
        </w:rPr>
        <w:t>têm o dever de manter</w:t>
      </w:r>
      <w:r w:rsidRPr="235BEDB8">
        <w:rPr>
          <w:rFonts w:ascii="Garamond" w:eastAsia="Times New Roman" w:hAnsi="Garamond" w:cs="Times New Roman"/>
          <w:lang w:eastAsia="pt-PT"/>
        </w:rPr>
        <w:t xml:space="preserve"> um registo dos animais que devam ser esterilizados até aos seis meses de idade e dos respetivos detentores a fim de, em caso de incumprimento da obrigação de esterilização, determinarem o seu regresso ao </w:t>
      </w:r>
      <w:ins w:id="1609" w:author="Susana Margarida Gonçalves Silva Santos" w:date="2025-09-11T12:48:00Z" w16du:dateUtc="2025-09-11T11:48:00Z">
        <w:r w:rsidR="00725459" w:rsidRPr="00F76C9D">
          <w:rPr>
            <w:rFonts w:ascii="Garamond" w:eastAsia="Times New Roman" w:hAnsi="Garamond" w:cs="Times New Roman"/>
            <w:lang w:eastAsia="pt-PT"/>
          </w:rPr>
          <w:t>Centro de Recolha Oficial</w:t>
        </w:r>
        <w:r w:rsidR="00725459" w:rsidRPr="578B151F">
          <w:rPr>
            <w:rFonts w:ascii="Garamond" w:eastAsia="Times New Roman" w:hAnsi="Garamond" w:cs="Times New Roman"/>
            <w:lang w:eastAsia="pt-PT"/>
          </w:rPr>
          <w:t xml:space="preserve"> </w:t>
        </w:r>
      </w:ins>
      <w:r w:rsidRPr="235BEDB8">
        <w:rPr>
          <w:rFonts w:ascii="Garamond" w:eastAsia="Times New Roman" w:hAnsi="Garamond" w:cs="Times New Roman"/>
          <w:strike/>
          <w:lang w:eastAsia="pt-PT"/>
        </w:rPr>
        <w:t>centro de bem-estar anima</w:t>
      </w:r>
      <w:r w:rsidRPr="235BEDB8">
        <w:rPr>
          <w:rFonts w:ascii="Garamond" w:eastAsia="Times New Roman" w:hAnsi="Garamond" w:cs="Times New Roman"/>
          <w:lang w:eastAsia="pt-PT"/>
        </w:rPr>
        <w:t>l para esse efeito.</w:t>
      </w:r>
    </w:p>
    <w:p w14:paraId="41539B56" w14:textId="6B968168" w:rsidR="00AE101B" w:rsidRPr="000041C8" w:rsidRDefault="4B236E8E" w:rsidP="00410344">
      <w:pPr>
        <w:spacing w:line="360" w:lineRule="auto"/>
        <w:jc w:val="both"/>
        <w:rPr>
          <w:rFonts w:ascii="Garamond" w:eastAsia="Times New Roman" w:hAnsi="Garamond" w:cs="Times New Roman"/>
          <w:lang w:eastAsia="pt-PT"/>
        </w:rPr>
      </w:pPr>
      <w:r w:rsidRPr="578B151F">
        <w:rPr>
          <w:rFonts w:ascii="Garamond" w:eastAsia="Times New Roman" w:hAnsi="Garamond" w:cs="Times New Roman"/>
          <w:lang w:eastAsia="pt-PT"/>
        </w:rPr>
        <w:t xml:space="preserve">5 – </w:t>
      </w:r>
      <w:r w:rsidR="7F6A7DD7" w:rsidRPr="578B151F">
        <w:rPr>
          <w:rFonts w:ascii="Garamond" w:eastAsia="Times New Roman" w:hAnsi="Garamond" w:cs="Times New Roman"/>
          <w:lang w:eastAsia="pt-PT"/>
        </w:rPr>
        <w:t>A DGAV</w:t>
      </w:r>
      <w:r w:rsidRPr="578B151F">
        <w:rPr>
          <w:rFonts w:ascii="Garamond" w:eastAsia="Times New Roman" w:hAnsi="Garamond" w:cs="Times New Roman"/>
          <w:lang w:eastAsia="pt-PT"/>
        </w:rPr>
        <w:t>, em colaboração com as autarquias locais e as associações zoófilas, promove campanhas de identificação, vacinação, esterilização e adoção de animais errantes.</w:t>
      </w:r>
    </w:p>
    <w:p w14:paraId="7990C579" w14:textId="0FE3F2F2" w:rsidR="001E13F9" w:rsidRDefault="7EB60303" w:rsidP="00410344">
      <w:pPr>
        <w:spacing w:line="360" w:lineRule="auto"/>
        <w:jc w:val="both"/>
        <w:rPr>
          <w:ins w:id="1610" w:author="Maria Cristina Tavares Briosa" w:date="2025-10-24T17:54:00Z" w16du:dateUtc="2025-10-24T16:54:00Z"/>
          <w:rFonts w:ascii="Garamond" w:eastAsia="Times New Roman" w:hAnsi="Garamond" w:cs="Times New Roman"/>
          <w:lang w:eastAsia="pt-PT"/>
        </w:rPr>
      </w:pPr>
      <w:r w:rsidRPr="578B151F">
        <w:rPr>
          <w:rFonts w:ascii="Garamond" w:eastAsia="Times New Roman" w:hAnsi="Garamond" w:cs="Times New Roman"/>
          <w:lang w:eastAsia="pt-PT"/>
        </w:rPr>
        <w:t xml:space="preserve">6 - Os cães e gatos com </w:t>
      </w:r>
      <w:del w:id="1611" w:author="Susana Margarida Gonçalves Silva Santos" w:date="2025-09-25T10:38:00Z" w16du:dateUtc="2025-09-25T09:38:00Z">
        <w:r w:rsidRPr="578B151F" w:rsidDel="00407823">
          <w:rPr>
            <w:rFonts w:ascii="Garamond" w:eastAsia="Times New Roman" w:hAnsi="Garamond" w:cs="Times New Roman"/>
            <w:lang w:eastAsia="pt-PT"/>
          </w:rPr>
          <w:delText xml:space="preserve">detentor </w:delText>
        </w:r>
      </w:del>
      <w:ins w:id="1612" w:author="Susana Margarida Gonçalves Silva Santos" w:date="2025-09-25T10:38:00Z" w16du:dateUtc="2025-09-25T09:38:00Z">
        <w:r w:rsidR="00407823">
          <w:rPr>
            <w:rFonts w:ascii="Garamond" w:eastAsia="Times New Roman" w:hAnsi="Garamond" w:cs="Times New Roman"/>
            <w:lang w:eastAsia="pt-PT"/>
          </w:rPr>
          <w:t xml:space="preserve">titular </w:t>
        </w:r>
      </w:ins>
      <w:r w:rsidRPr="578B151F">
        <w:rPr>
          <w:rFonts w:ascii="Garamond" w:eastAsia="Times New Roman" w:hAnsi="Garamond" w:cs="Times New Roman"/>
          <w:lang w:eastAsia="pt-PT"/>
        </w:rPr>
        <w:t xml:space="preserve">que sejam capturados na via pública devem ser esterilizados a </w:t>
      </w:r>
      <w:r w:rsidRPr="578B151F">
        <w:rPr>
          <w:rFonts w:ascii="Garamond" w:eastAsia="Times New Roman" w:hAnsi="Garamond" w:cs="Times New Roman"/>
          <w:b/>
          <w:bCs/>
          <w:lang w:eastAsia="pt-PT"/>
          <w:rPrChange w:id="1613" w:author="Maria Cristina Tavares Briosa" w:date="2025-08-07T15:16:00Z">
            <w:rPr>
              <w:rFonts w:ascii="Garamond" w:eastAsia="Times New Roman" w:hAnsi="Garamond" w:cs="Times New Roman"/>
              <w:lang w:eastAsia="pt-PT"/>
            </w:rPr>
          </w:rPrChange>
        </w:rPr>
        <w:t>expensas</w:t>
      </w:r>
      <w:r w:rsidRPr="578B151F">
        <w:rPr>
          <w:rFonts w:ascii="Garamond" w:eastAsia="Times New Roman" w:hAnsi="Garamond" w:cs="Times New Roman"/>
          <w:lang w:eastAsia="pt-PT"/>
        </w:rPr>
        <w:t xml:space="preserve"> dos respetivos</w:t>
      </w:r>
      <w:del w:id="1614" w:author="Susana Margarida Gonçalves Silva Santos" w:date="2025-09-25T10:41:00Z" w16du:dateUtc="2025-09-25T09:41:00Z">
        <w:r w:rsidRPr="578B151F" w:rsidDel="001E13F9">
          <w:rPr>
            <w:rFonts w:ascii="Garamond" w:eastAsia="Times New Roman" w:hAnsi="Garamond" w:cs="Times New Roman"/>
            <w:lang w:eastAsia="pt-PT"/>
          </w:rPr>
          <w:delText xml:space="preserve"> detentores</w:delText>
        </w:r>
      </w:del>
      <w:ins w:id="1615" w:author="Susana Margarida Gonçalves Silva Santos" w:date="2025-09-25T10:41:00Z" w16du:dateUtc="2025-09-25T09:41:00Z">
        <w:r w:rsidR="001E13F9">
          <w:rPr>
            <w:rFonts w:ascii="Garamond" w:eastAsia="Times New Roman" w:hAnsi="Garamond" w:cs="Times New Roman"/>
            <w:lang w:eastAsia="pt-PT"/>
          </w:rPr>
          <w:t xml:space="preserve"> titulares</w:t>
        </w:r>
      </w:ins>
      <w:r w:rsidRPr="578B151F">
        <w:rPr>
          <w:rFonts w:ascii="Garamond" w:eastAsia="Times New Roman" w:hAnsi="Garamond" w:cs="Times New Roman"/>
          <w:lang w:eastAsia="pt-PT"/>
        </w:rPr>
        <w:t xml:space="preserve">, </w:t>
      </w:r>
      <w:commentRangeStart w:id="1616"/>
      <w:r w:rsidRPr="578B151F">
        <w:rPr>
          <w:rFonts w:ascii="Garamond" w:eastAsia="Times New Roman" w:hAnsi="Garamond" w:cs="Times New Roman"/>
          <w:lang w:eastAsia="pt-PT"/>
        </w:rPr>
        <w:t xml:space="preserve">salvo se estiverem </w:t>
      </w:r>
      <w:bookmarkStart w:id="1617" w:name="_Hlk136436858"/>
      <w:r w:rsidRPr="578B151F">
        <w:rPr>
          <w:rFonts w:ascii="Garamond" w:eastAsia="Times New Roman" w:hAnsi="Garamond" w:cs="Times New Roman"/>
          <w:lang w:eastAsia="pt-PT"/>
        </w:rPr>
        <w:t>registados como animais reprodutores em nome de criadores</w:t>
      </w:r>
      <w:r w:rsidR="3C214092" w:rsidRPr="578B151F">
        <w:rPr>
          <w:rFonts w:ascii="Garamond" w:eastAsia="Times New Roman" w:hAnsi="Garamond" w:cs="Times New Roman"/>
          <w:lang w:eastAsia="pt-PT"/>
        </w:rPr>
        <w:t xml:space="preserve"> com alojamentos devidamente licenciados </w:t>
      </w:r>
      <w:commentRangeEnd w:id="1616"/>
      <w:r w:rsidR="00A25BD3" w:rsidRPr="578B151F">
        <w:rPr>
          <w:rStyle w:val="CommentReference"/>
          <w:rFonts w:ascii="Garamond" w:eastAsia="Times New Roman" w:hAnsi="Garamond" w:cs="Times New Roman"/>
          <w:sz w:val="24"/>
          <w:szCs w:val="24"/>
          <w:lang w:eastAsia="pt-PT"/>
        </w:rPr>
        <w:commentReference w:id="1616"/>
      </w:r>
      <w:r w:rsidR="3C214092" w:rsidRPr="578B151F">
        <w:rPr>
          <w:rFonts w:ascii="Garamond" w:eastAsia="Times New Roman" w:hAnsi="Garamond" w:cs="Times New Roman"/>
          <w:lang w:eastAsia="pt-PT"/>
        </w:rPr>
        <w:t>para o efeito</w:t>
      </w:r>
      <w:bookmarkEnd w:id="1617"/>
      <w:r w:rsidR="3C214092" w:rsidRPr="578B151F">
        <w:rPr>
          <w:rFonts w:ascii="Garamond" w:eastAsia="Times New Roman" w:hAnsi="Garamond" w:cs="Times New Roman"/>
          <w:lang w:eastAsia="pt-PT"/>
        </w:rPr>
        <w:t>.</w:t>
      </w:r>
      <w:ins w:id="1618" w:author="Maria Cristina Tavares Briosa" w:date="2025-10-22T15:41:00Z" w16du:dateUtc="2025-10-22T14:41:00Z">
        <w:r w:rsidR="005E721C">
          <w:rPr>
            <w:rFonts w:ascii="Garamond" w:eastAsia="Times New Roman" w:hAnsi="Garamond" w:cs="Times New Roman"/>
            <w:lang w:eastAsia="pt-PT"/>
          </w:rPr>
          <w:t xml:space="preserve"> </w:t>
        </w:r>
      </w:ins>
    </w:p>
    <w:p w14:paraId="22A052C4" w14:textId="45BBA14E" w:rsidR="00C20845" w:rsidRPr="000041C8" w:rsidRDefault="00C20845" w:rsidP="00410344">
      <w:pPr>
        <w:spacing w:line="360" w:lineRule="auto"/>
        <w:jc w:val="both"/>
        <w:rPr>
          <w:rFonts w:ascii="Garamond" w:eastAsia="Times New Roman" w:hAnsi="Garamond" w:cs="Times New Roman"/>
          <w:lang w:eastAsia="pt-PT"/>
        </w:rPr>
      </w:pPr>
      <w:ins w:id="1619" w:author="Maria Cristina Tavares Briosa" w:date="2025-10-24T17:55:00Z" w16du:dateUtc="2025-10-24T16:55:00Z">
        <w:r>
          <w:rPr>
            <w:rFonts w:ascii="Garamond" w:eastAsia="Times New Roman" w:hAnsi="Garamond" w:cs="Times New Roman"/>
            <w:lang w:eastAsia="pt-PT"/>
          </w:rPr>
          <w:t>6´</w:t>
        </w:r>
      </w:ins>
      <w:ins w:id="1620" w:author="Maria Cristina Tavares Briosa" w:date="2025-10-24T17:54:00Z" w16du:dateUtc="2025-10-24T16:54:00Z">
        <w:r>
          <w:rPr>
            <w:rFonts w:ascii="Garamond" w:eastAsia="Times New Roman" w:hAnsi="Garamond" w:cs="Times New Roman"/>
            <w:lang w:eastAsia="pt-PT"/>
          </w:rPr>
          <w:t>A exceção referida n</w:t>
        </w:r>
      </w:ins>
      <w:ins w:id="1621" w:author="Maria Cristina Tavares Briosa" w:date="2025-10-24T17:55:00Z" w16du:dateUtc="2025-10-24T16:55:00Z">
        <w:r>
          <w:rPr>
            <w:rFonts w:ascii="Garamond" w:eastAsia="Times New Roman" w:hAnsi="Garamond" w:cs="Times New Roman"/>
            <w:lang w:eastAsia="pt-PT"/>
          </w:rPr>
          <w:t>o número</w:t>
        </w:r>
      </w:ins>
      <w:ins w:id="1622" w:author="Maria Cristina Tavares Briosa" w:date="2025-10-24T17:54:00Z" w16du:dateUtc="2025-10-24T16:54:00Z">
        <w:r>
          <w:rPr>
            <w:rFonts w:ascii="Garamond" w:eastAsia="Times New Roman" w:hAnsi="Garamond" w:cs="Times New Roman"/>
            <w:lang w:eastAsia="pt-PT"/>
          </w:rPr>
          <w:t xml:space="preserve"> anterior para os animais reprodutores </w:t>
        </w:r>
      </w:ins>
      <w:ins w:id="1623" w:author="Maria Cristina Tavares Briosa" w:date="2025-10-24T17:55:00Z" w16du:dateUtc="2025-10-24T16:55:00Z">
        <w:r>
          <w:rPr>
            <w:rFonts w:ascii="Garamond" w:eastAsia="Times New Roman" w:hAnsi="Garamond" w:cs="Times New Roman"/>
            <w:lang w:eastAsia="pt-PT"/>
          </w:rPr>
          <w:t xml:space="preserve">só se aplica uma vez. </w:t>
        </w:r>
      </w:ins>
    </w:p>
    <w:p w14:paraId="6E4C1625" w14:textId="66506236" w:rsidR="00AE101B" w:rsidRDefault="37290C24" w:rsidP="00410344">
      <w:pPr>
        <w:spacing w:line="360" w:lineRule="auto"/>
        <w:jc w:val="both"/>
        <w:rPr>
          <w:ins w:id="1624" w:author="Susana Margarida Gonçalves Silva Santos" w:date="2025-09-25T11:13:00Z" w16du:dateUtc="2025-09-25T10:13:00Z"/>
          <w:rFonts w:ascii="Garamond" w:eastAsia="Times New Roman" w:hAnsi="Garamond" w:cs="Times New Roman"/>
          <w:lang w:eastAsia="pt-PT"/>
        </w:rPr>
      </w:pPr>
      <w:r w:rsidRPr="5564F2A7">
        <w:rPr>
          <w:rFonts w:ascii="Garamond" w:eastAsia="Times New Roman" w:hAnsi="Garamond" w:cs="Times New Roman"/>
          <w:lang w:eastAsia="pt-PT"/>
        </w:rPr>
        <w:t xml:space="preserve">7 - Os cães e gatos </w:t>
      </w:r>
      <w:del w:id="1625" w:author="Susana Margarida Gonçalves Silva Santos" w:date="2025-09-25T11:35:00Z">
        <w:r w:rsidR="7EB60303" w:rsidRPr="5564F2A7" w:rsidDel="37290C24">
          <w:rPr>
            <w:rFonts w:ascii="Garamond" w:eastAsia="Times New Roman" w:hAnsi="Garamond" w:cs="Times New Roman"/>
            <w:lang w:eastAsia="pt-PT"/>
          </w:rPr>
          <w:delText xml:space="preserve">cedidos </w:delText>
        </w:r>
      </w:del>
      <w:ins w:id="1626" w:author="Susana Margarida Gonçalves Silva Santos" w:date="2025-09-25T11:35:00Z">
        <w:r w:rsidR="44D6A0FD" w:rsidRPr="5564F2A7">
          <w:rPr>
            <w:rFonts w:ascii="Garamond" w:eastAsia="Times New Roman" w:hAnsi="Garamond" w:cs="Times New Roman"/>
            <w:lang w:eastAsia="pt-PT"/>
          </w:rPr>
          <w:t xml:space="preserve">disponíveis  </w:t>
        </w:r>
      </w:ins>
      <w:r w:rsidRPr="5564F2A7">
        <w:rPr>
          <w:rFonts w:ascii="Garamond" w:eastAsia="Times New Roman" w:hAnsi="Garamond" w:cs="Times New Roman"/>
          <w:lang w:eastAsia="pt-PT"/>
        </w:rPr>
        <w:t xml:space="preserve">para adoção pelos </w:t>
      </w:r>
      <w:r w:rsidRPr="5564F2A7">
        <w:rPr>
          <w:rFonts w:ascii="Garamond" w:eastAsia="Times New Roman" w:hAnsi="Garamond" w:cs="Times New Roman"/>
          <w:strike/>
          <w:lang w:eastAsia="pt-PT"/>
        </w:rPr>
        <w:t>centros de bem-estar animal</w:t>
      </w:r>
      <w:r w:rsidRPr="5564F2A7">
        <w:rPr>
          <w:rFonts w:ascii="Garamond" w:eastAsia="Times New Roman" w:hAnsi="Garamond" w:cs="Times New Roman"/>
          <w:lang w:eastAsia="pt-PT"/>
        </w:rPr>
        <w:t xml:space="preserve"> </w:t>
      </w:r>
      <w:ins w:id="1627" w:author="Maria Cristina Tavares Briosa" w:date="2025-10-21T18:21:00Z">
        <w:r w:rsidR="4AC24A9A" w:rsidRPr="5564F2A7">
          <w:rPr>
            <w:rFonts w:ascii="Garamond" w:eastAsia="Times New Roman" w:hAnsi="Garamond" w:cs="Times New Roman"/>
            <w:lang w:eastAsia="pt-PT"/>
          </w:rPr>
          <w:t xml:space="preserve">centros de recolha oficial </w:t>
        </w:r>
      </w:ins>
      <w:r w:rsidRPr="5564F2A7">
        <w:rPr>
          <w:rFonts w:ascii="Garamond" w:eastAsia="Times New Roman" w:hAnsi="Garamond" w:cs="Times New Roman"/>
          <w:lang w:eastAsia="pt-PT"/>
        </w:rPr>
        <w:t>são esterilizados,</w:t>
      </w:r>
      <w:ins w:id="1628" w:author="Maria Rosário Silva Lemos Cidadão" w:date="2025-10-28T12:22:00Z">
        <w:r w:rsidR="791FDD2C" w:rsidRPr="5564F2A7">
          <w:rPr>
            <w:rFonts w:ascii="Garamond" w:eastAsia="Times New Roman" w:hAnsi="Garamond" w:cs="Times New Roman"/>
            <w:lang w:eastAsia="pt-PT"/>
          </w:rPr>
          <w:t xml:space="preserve"> </w:t>
        </w:r>
      </w:ins>
      <w:r w:rsidRPr="5564F2A7">
        <w:rPr>
          <w:rFonts w:ascii="Garamond" w:eastAsia="Times New Roman" w:hAnsi="Garamond" w:cs="Times New Roman"/>
          <w:lang w:eastAsia="pt-PT"/>
        </w:rPr>
        <w:t xml:space="preserve"> </w:t>
      </w:r>
      <w:r w:rsidRPr="5564F2A7">
        <w:rPr>
          <w:rFonts w:ascii="Garamond" w:eastAsia="Times New Roman" w:hAnsi="Garamond" w:cs="Times New Roman"/>
          <w:u w:val="single"/>
          <w:lang w:eastAsia="pt-PT"/>
        </w:rPr>
        <w:t>identificados</w:t>
      </w:r>
      <w:r w:rsidRPr="5564F2A7">
        <w:rPr>
          <w:rFonts w:ascii="Garamond" w:eastAsia="Times New Roman" w:hAnsi="Garamond" w:cs="Times New Roman"/>
          <w:strike/>
          <w:u w:val="single"/>
          <w:lang w:eastAsia="pt-PT"/>
        </w:rPr>
        <w:t xml:space="preserve"> e registados no SIAC</w:t>
      </w:r>
      <w:del w:id="1629" w:author="Susana Margarida Gonçalves Silva Santos" w:date="2025-09-25T10:58:00Z">
        <w:r w:rsidR="7EB60303" w:rsidRPr="5564F2A7" w:rsidDel="37290C24">
          <w:rPr>
            <w:rFonts w:ascii="Garamond" w:eastAsia="Times New Roman" w:hAnsi="Garamond" w:cs="Times New Roman"/>
            <w:strike/>
            <w:lang w:eastAsia="pt-PT"/>
          </w:rPr>
          <w:delText xml:space="preserve"> </w:delText>
        </w:r>
      </w:del>
      <w:r w:rsidRPr="5564F2A7">
        <w:rPr>
          <w:rFonts w:ascii="Garamond" w:eastAsia="Times New Roman" w:hAnsi="Garamond" w:cs="Times New Roman"/>
          <w:strike/>
          <w:lang w:eastAsia="pt-PT"/>
        </w:rPr>
        <w:t>e</w:t>
      </w:r>
      <w:r w:rsidRPr="5564F2A7">
        <w:rPr>
          <w:rFonts w:ascii="Garamond" w:eastAsia="Times New Roman" w:hAnsi="Garamond" w:cs="Times New Roman"/>
          <w:lang w:eastAsia="pt-PT"/>
        </w:rPr>
        <w:t xml:space="preserve"> sujeitos a vacinação obrigatória e tratamentos antiparasitários adequados</w:t>
      </w:r>
      <w:ins w:id="1630" w:author="Susana Margarida Gonçalves Silva Santos" w:date="2025-09-25T10:59:00Z">
        <w:r w:rsidR="429209BA" w:rsidRPr="5564F2A7">
          <w:rPr>
            <w:rFonts w:ascii="Garamond" w:eastAsia="Times New Roman" w:hAnsi="Garamond" w:cs="Times New Roman"/>
            <w:lang w:eastAsia="pt-PT"/>
          </w:rPr>
          <w:t xml:space="preserve"> </w:t>
        </w:r>
      </w:ins>
      <w:ins w:id="1631" w:author="Susana Margarida Gonçalves Silva Santos" w:date="2025-09-25T11:21:00Z">
        <w:r w:rsidR="1AC06012" w:rsidRPr="5564F2A7">
          <w:rPr>
            <w:rFonts w:ascii="Garamond" w:eastAsia="Times New Roman" w:hAnsi="Garamond" w:cs="Times New Roman"/>
            <w:lang w:eastAsia="pt-PT"/>
          </w:rPr>
          <w:t>à e</w:t>
        </w:r>
      </w:ins>
      <w:ins w:id="1632" w:author="Susana Margarida Gonçalves Silva Santos" w:date="2025-09-25T11:22:00Z">
        <w:r w:rsidR="1AC06012" w:rsidRPr="5564F2A7">
          <w:rPr>
            <w:rFonts w:ascii="Garamond" w:eastAsia="Times New Roman" w:hAnsi="Garamond" w:cs="Times New Roman"/>
            <w:lang w:eastAsia="pt-PT"/>
          </w:rPr>
          <w:t xml:space="preserve">spécie </w:t>
        </w:r>
      </w:ins>
      <w:ins w:id="1633" w:author="Susana Margarida Gonçalves Silva Santos" w:date="2025-09-25T10:59:00Z">
        <w:r w:rsidR="429209BA" w:rsidRPr="5564F2A7">
          <w:rPr>
            <w:rFonts w:ascii="Garamond" w:eastAsia="Times New Roman" w:hAnsi="Garamond" w:cs="Times New Roman"/>
            <w:lang w:eastAsia="pt-PT"/>
          </w:rPr>
          <w:t xml:space="preserve">e </w:t>
        </w:r>
      </w:ins>
      <w:del w:id="1634" w:author="Susana Margarida Gonçalves Silva Santos" w:date="2025-09-25T11:00:00Z">
        <w:r w:rsidR="7EB60303" w:rsidRPr="5564F2A7" w:rsidDel="37290C24">
          <w:rPr>
            <w:rFonts w:ascii="Garamond" w:eastAsia="Times New Roman" w:hAnsi="Garamond" w:cs="Times New Roman"/>
            <w:lang w:eastAsia="pt-PT"/>
          </w:rPr>
          <w:delText xml:space="preserve"> </w:delText>
        </w:r>
      </w:del>
      <w:ins w:id="1635" w:author="Susana Margarida Gonçalves Silva Santos" w:date="2025-09-25T10:59:00Z">
        <w:r w:rsidR="429209BA" w:rsidRPr="5564F2A7">
          <w:rPr>
            <w:rFonts w:ascii="Garamond" w:eastAsia="Times New Roman" w:hAnsi="Garamond" w:cs="Times New Roman"/>
            <w:lang w:eastAsia="pt-PT"/>
          </w:rPr>
          <w:t xml:space="preserve">registados no SIAC, no nome do novo titular, </w:t>
        </w:r>
      </w:ins>
      <w:r w:rsidRPr="5564F2A7">
        <w:rPr>
          <w:rFonts w:ascii="Garamond" w:eastAsia="Times New Roman" w:hAnsi="Garamond" w:cs="Times New Roman"/>
          <w:lang w:eastAsia="pt-PT"/>
        </w:rPr>
        <w:t>antes de saírem das respetivas instalações.</w:t>
      </w:r>
    </w:p>
    <w:p w14:paraId="7026DC45" w14:textId="77777777" w:rsidR="007E0067" w:rsidRDefault="007E0067" w:rsidP="00410344">
      <w:pPr>
        <w:spacing w:line="360" w:lineRule="auto"/>
        <w:jc w:val="both"/>
        <w:rPr>
          <w:ins w:id="1636" w:author="Susana Margarida Gonçalves Silva Santos" w:date="2025-09-25T11:19:00Z" w16du:dateUtc="2025-09-25T10:19:00Z"/>
          <w:rFonts w:ascii="Garamond" w:eastAsia="Times New Roman" w:hAnsi="Garamond" w:cs="Times New Roman"/>
          <w:lang w:eastAsia="pt-PT"/>
        </w:rPr>
      </w:pPr>
    </w:p>
    <w:p w14:paraId="16C26881" w14:textId="592D3A88" w:rsidR="00432DDC" w:rsidRDefault="00432DDC" w:rsidP="00410344">
      <w:pPr>
        <w:spacing w:line="360" w:lineRule="auto"/>
        <w:jc w:val="both"/>
        <w:rPr>
          <w:ins w:id="1637" w:author="Susana Margarida Gonçalves Silva Santos" w:date="2025-09-25T11:18:00Z" w16du:dateUtc="2025-09-25T10:18:00Z"/>
          <w:rFonts w:ascii="Garamond" w:eastAsia="Times New Roman" w:hAnsi="Garamond" w:cs="Times New Roman"/>
          <w:lang w:eastAsia="pt-PT"/>
        </w:rPr>
      </w:pPr>
      <w:ins w:id="1638" w:author="Susana Margarida Gonçalves Silva Santos" w:date="2025-09-25T11:13:00Z" w16du:dateUtc="2025-09-25T10:13:00Z">
        <w:r>
          <w:rPr>
            <w:rFonts w:ascii="Garamond" w:eastAsia="Times New Roman" w:hAnsi="Garamond" w:cs="Times New Roman"/>
            <w:lang w:eastAsia="pt-PT"/>
          </w:rPr>
          <w:t xml:space="preserve">Novo </w:t>
        </w:r>
      </w:ins>
      <w:ins w:id="1639" w:author="Susana Margarida Gonçalves Silva Santos" w:date="2025-09-25T11:14:00Z" w16du:dateUtc="2025-09-25T10:14:00Z">
        <w:r>
          <w:rPr>
            <w:rFonts w:ascii="Garamond" w:eastAsia="Times New Roman" w:hAnsi="Garamond" w:cs="Times New Roman"/>
            <w:lang w:eastAsia="pt-PT"/>
          </w:rPr>
          <w:t xml:space="preserve">ponto: Em caso de </w:t>
        </w:r>
      </w:ins>
      <w:ins w:id="1640" w:author="Maria Cristina Tavares Briosa" w:date="2025-10-21T18:22:00Z" w16du:dateUtc="2025-10-21T17:22:00Z">
        <w:r w:rsidR="00B9738F">
          <w:rPr>
            <w:rFonts w:ascii="Garamond" w:eastAsia="Times New Roman" w:hAnsi="Garamond" w:cs="Times New Roman"/>
            <w:lang w:eastAsia="pt-PT"/>
          </w:rPr>
          <w:t>s</w:t>
        </w:r>
        <w:commentRangeStart w:id="1641"/>
        <w:r w:rsidR="00B9738F">
          <w:rPr>
            <w:rFonts w:ascii="Garamond" w:eastAsia="Times New Roman" w:hAnsi="Garamond" w:cs="Times New Roman"/>
            <w:lang w:eastAsia="pt-PT"/>
          </w:rPr>
          <w:t>obre</w:t>
        </w:r>
      </w:ins>
      <w:commentRangeEnd w:id="1641"/>
      <w:ins w:id="1642" w:author="Maria Cristina Tavares Briosa" w:date="2025-10-22T15:47:00Z" w16du:dateUtc="2025-10-22T14:47:00Z">
        <w:r w:rsidR="006F4B82">
          <w:rPr>
            <w:rStyle w:val="CommentReference"/>
            <w:rFonts w:ascii="Garamond" w:eastAsia="Times New Roman" w:hAnsi="Garamond" w:cs="Times New Roman"/>
            <w:sz w:val="24"/>
            <w:szCs w:val="24"/>
            <w:lang w:eastAsia="pt-PT"/>
          </w:rPr>
          <w:commentReference w:id="1641"/>
        </w:r>
      </w:ins>
      <w:ins w:id="1643" w:author="Maria Cristina Tavares Briosa" w:date="2025-10-21T18:22:00Z" w16du:dateUtc="2025-10-21T17:22:00Z">
        <w:r w:rsidR="00B9738F">
          <w:rPr>
            <w:rFonts w:ascii="Garamond" w:eastAsia="Times New Roman" w:hAnsi="Garamond" w:cs="Times New Roman"/>
            <w:lang w:eastAsia="pt-PT"/>
          </w:rPr>
          <w:t xml:space="preserve"> </w:t>
        </w:r>
      </w:ins>
      <w:ins w:id="1644" w:author="Susana Margarida Gonçalves Silva Santos" w:date="2025-09-25T11:14:00Z" w16du:dateUtc="2025-09-25T10:14:00Z">
        <w:r>
          <w:rPr>
            <w:rFonts w:ascii="Garamond" w:eastAsia="Times New Roman" w:hAnsi="Garamond" w:cs="Times New Roman"/>
            <w:lang w:eastAsia="pt-PT"/>
          </w:rPr>
          <w:t>lotação do Centro de Recolha Oficial, os animais poderão transitar</w:t>
        </w:r>
      </w:ins>
      <w:ins w:id="1645" w:author="Susana Margarida Gonçalves Silva Santos" w:date="2025-09-25T11:18:00Z" w16du:dateUtc="2025-09-25T10:18:00Z">
        <w:r>
          <w:rPr>
            <w:rFonts w:ascii="Garamond" w:eastAsia="Times New Roman" w:hAnsi="Garamond" w:cs="Times New Roman"/>
            <w:lang w:eastAsia="pt-PT"/>
          </w:rPr>
          <w:t>,</w:t>
        </w:r>
      </w:ins>
      <w:ins w:id="1646" w:author="Susana Margarida Gonçalves Silva Santos" w:date="2025-09-25T11:14:00Z" w16du:dateUtc="2025-09-25T10:14:00Z">
        <w:r>
          <w:rPr>
            <w:rFonts w:ascii="Garamond" w:eastAsia="Times New Roman" w:hAnsi="Garamond" w:cs="Times New Roman"/>
            <w:lang w:eastAsia="pt-PT"/>
          </w:rPr>
          <w:t xml:space="preserve"> </w:t>
        </w:r>
      </w:ins>
      <w:ins w:id="1647" w:author="Susana Margarida Gonçalves Silva Santos" w:date="2025-09-25T11:17:00Z" w16du:dateUtc="2025-09-25T10:17:00Z">
        <w:r>
          <w:rPr>
            <w:rFonts w:ascii="Garamond" w:eastAsia="Times New Roman" w:hAnsi="Garamond" w:cs="Times New Roman"/>
            <w:lang w:eastAsia="pt-PT"/>
          </w:rPr>
          <w:t>antes dos 15 dias</w:t>
        </w:r>
      </w:ins>
      <w:ins w:id="1648" w:author="Susana Margarida Gonçalves Silva Santos" w:date="2025-09-25T11:18:00Z" w16du:dateUtc="2025-09-25T10:18:00Z">
        <w:r>
          <w:rPr>
            <w:rFonts w:ascii="Garamond" w:eastAsia="Times New Roman" w:hAnsi="Garamond" w:cs="Times New Roman"/>
            <w:lang w:eastAsia="pt-PT"/>
          </w:rPr>
          <w:t xml:space="preserve">, </w:t>
        </w:r>
      </w:ins>
      <w:ins w:id="1649" w:author="Susana Margarida Gonçalves Silva Santos" w:date="2025-09-25T11:14:00Z" w16du:dateUtc="2025-09-25T10:14:00Z">
        <w:r>
          <w:rPr>
            <w:rFonts w:ascii="Garamond" w:eastAsia="Times New Roman" w:hAnsi="Garamond" w:cs="Times New Roman"/>
            <w:lang w:eastAsia="pt-PT"/>
          </w:rPr>
          <w:t xml:space="preserve">para alojamentos </w:t>
        </w:r>
      </w:ins>
      <w:r w:rsidR="00A74C93">
        <w:rPr>
          <w:rFonts w:ascii="Garamond" w:eastAsia="Times New Roman" w:hAnsi="Garamond" w:cs="Times New Roman"/>
          <w:lang w:eastAsia="pt-PT"/>
        </w:rPr>
        <w:t xml:space="preserve">registados </w:t>
      </w:r>
      <w:r w:rsidRPr="00A74C93">
        <w:rPr>
          <w:rFonts w:ascii="Garamond" w:eastAsia="Times New Roman" w:hAnsi="Garamond" w:cs="Times New Roman"/>
          <w:strike/>
          <w:lang w:eastAsia="pt-PT"/>
        </w:rPr>
        <w:t>licenciados</w:t>
      </w:r>
      <w:r>
        <w:rPr>
          <w:rFonts w:ascii="Garamond" w:eastAsia="Times New Roman" w:hAnsi="Garamond" w:cs="Times New Roman"/>
          <w:lang w:eastAsia="pt-PT"/>
        </w:rPr>
        <w:t xml:space="preserve"> </w:t>
      </w:r>
      <w:ins w:id="1650" w:author="Susana Margarida Gonçalves Silva Santos" w:date="2025-09-25T11:15:00Z" w16du:dateUtc="2025-09-25T10:15:00Z">
        <w:r>
          <w:rPr>
            <w:rFonts w:ascii="Garamond" w:eastAsia="Times New Roman" w:hAnsi="Garamond" w:cs="Times New Roman"/>
            <w:lang w:eastAsia="pt-PT"/>
          </w:rPr>
          <w:t xml:space="preserve">ou para </w:t>
        </w:r>
      </w:ins>
      <w:ins w:id="1651" w:author="Maria Cristina Tavares Briosa" w:date="2025-10-22T15:44:00Z" w16du:dateUtc="2025-10-22T14:44:00Z">
        <w:r w:rsidR="00363DAD">
          <w:rPr>
            <w:rFonts w:ascii="Garamond" w:eastAsia="Times New Roman" w:hAnsi="Garamond" w:cs="Times New Roman"/>
            <w:lang w:eastAsia="pt-PT"/>
          </w:rPr>
          <w:t>lares</w:t>
        </w:r>
      </w:ins>
      <w:ins w:id="1652" w:author="Maria Cristina Tavares Briosa" w:date="2025-10-22T15:45:00Z" w16du:dateUtc="2025-10-22T14:45:00Z">
        <w:r w:rsidR="00363DAD">
          <w:rPr>
            <w:rFonts w:ascii="Garamond" w:eastAsia="Times New Roman" w:hAnsi="Garamond" w:cs="Times New Roman"/>
            <w:lang w:eastAsia="pt-PT"/>
          </w:rPr>
          <w:t xml:space="preserve"> </w:t>
        </w:r>
      </w:ins>
      <w:ins w:id="1653" w:author="Susana Margarida Gonçalves Silva Santos" w:date="2025-09-25T11:15:00Z" w16du:dateUtc="2025-09-25T10:15:00Z">
        <w:del w:id="1654" w:author="Maria Cristina Tavares Briosa" w:date="2025-10-22T15:44:00Z" w16du:dateUtc="2025-10-22T14:44:00Z">
          <w:r w:rsidRPr="00363DAD" w:rsidDel="00363DAD">
            <w:rPr>
              <w:rFonts w:ascii="Garamond" w:eastAsia="Times New Roman" w:hAnsi="Garamond" w:cs="Times New Roman"/>
              <w:strike/>
              <w:lang w:eastAsia="pt-PT"/>
            </w:rPr>
            <w:delText>f</w:delText>
          </w:r>
        </w:del>
        <w:r w:rsidRPr="00363DAD">
          <w:rPr>
            <w:rFonts w:ascii="Garamond" w:eastAsia="Times New Roman" w:hAnsi="Garamond" w:cs="Times New Roman"/>
            <w:strike/>
            <w:lang w:eastAsia="pt-PT"/>
          </w:rPr>
          <w:t xml:space="preserve">amílias </w:t>
        </w:r>
        <w:r>
          <w:rPr>
            <w:rFonts w:ascii="Garamond" w:eastAsia="Times New Roman" w:hAnsi="Garamond" w:cs="Times New Roman"/>
            <w:lang w:eastAsia="pt-PT"/>
          </w:rPr>
          <w:t>de acolhimento temp</w:t>
        </w:r>
      </w:ins>
      <w:ins w:id="1655" w:author="Susana Margarida Gonçalves Silva Santos" w:date="2025-09-25T11:17:00Z" w16du:dateUtc="2025-09-25T10:17:00Z">
        <w:r>
          <w:rPr>
            <w:rFonts w:ascii="Garamond" w:eastAsia="Times New Roman" w:hAnsi="Garamond" w:cs="Times New Roman"/>
            <w:lang w:eastAsia="pt-PT"/>
          </w:rPr>
          <w:t>o</w:t>
        </w:r>
      </w:ins>
      <w:ins w:id="1656" w:author="Susana Margarida Gonçalves Silva Santos" w:date="2025-09-25T11:15:00Z" w16du:dateUtc="2025-09-25T10:15:00Z">
        <w:r>
          <w:rPr>
            <w:rFonts w:ascii="Garamond" w:eastAsia="Times New Roman" w:hAnsi="Garamond" w:cs="Times New Roman"/>
            <w:lang w:eastAsia="pt-PT"/>
          </w:rPr>
          <w:t xml:space="preserve">rário, </w:t>
        </w:r>
      </w:ins>
      <w:ins w:id="1657" w:author="Susana Margarida Gonçalves Silva Santos" w:date="2025-09-25T11:16:00Z" w16du:dateUtc="2025-09-25T10:16:00Z">
        <w:r>
          <w:rPr>
            <w:rFonts w:ascii="Garamond" w:eastAsia="Times New Roman" w:hAnsi="Garamond" w:cs="Times New Roman"/>
            <w:lang w:eastAsia="pt-PT"/>
          </w:rPr>
          <w:t>devidamente protocolados com a Câmara Municipal</w:t>
        </w:r>
      </w:ins>
      <w:ins w:id="1658" w:author="Susana Margarida Gonçalves Silva Santos" w:date="2025-09-25T11:18:00Z" w16du:dateUtc="2025-09-25T10:18:00Z">
        <w:r>
          <w:rPr>
            <w:rFonts w:ascii="Garamond" w:eastAsia="Times New Roman" w:hAnsi="Garamond" w:cs="Times New Roman"/>
            <w:lang w:eastAsia="pt-PT"/>
          </w:rPr>
          <w:t>, de acordo com o procedimento publicado pela DGAV</w:t>
        </w:r>
      </w:ins>
      <w:ins w:id="1659" w:author="Susana Margarida Gonçalves Silva Santos" w:date="2025-09-25T11:16:00Z" w16du:dateUtc="2025-09-25T10:16:00Z">
        <w:r>
          <w:rPr>
            <w:rFonts w:ascii="Garamond" w:eastAsia="Times New Roman" w:hAnsi="Garamond" w:cs="Times New Roman"/>
            <w:lang w:eastAsia="pt-PT"/>
          </w:rPr>
          <w:t>.</w:t>
        </w:r>
      </w:ins>
    </w:p>
    <w:p w14:paraId="74134DF4" w14:textId="77777777" w:rsidR="00432DDC" w:rsidRPr="000041C8" w:rsidRDefault="00432DDC" w:rsidP="00410344">
      <w:pPr>
        <w:spacing w:line="360" w:lineRule="auto"/>
        <w:jc w:val="both"/>
        <w:rPr>
          <w:rFonts w:ascii="Garamond" w:eastAsia="Times New Roman" w:hAnsi="Garamond" w:cs="Times New Roman"/>
          <w:lang w:eastAsia="pt-PT"/>
        </w:rPr>
      </w:pPr>
    </w:p>
    <w:p w14:paraId="2E496AFC" w14:textId="3ABEA2AE" w:rsidR="0096177E" w:rsidRPr="000041C8" w:rsidRDefault="29776213" w:rsidP="00410344">
      <w:pPr>
        <w:spacing w:line="360" w:lineRule="auto"/>
        <w:jc w:val="both"/>
        <w:rPr>
          <w:rFonts w:ascii="Garamond" w:eastAsia="Times New Roman" w:hAnsi="Garamond" w:cs="Times New Roman"/>
          <w:lang w:eastAsia="pt-PT"/>
        </w:rPr>
      </w:pPr>
      <w:r w:rsidRPr="1126FC69">
        <w:rPr>
          <w:rFonts w:ascii="Garamond" w:eastAsia="Times New Roman" w:hAnsi="Garamond" w:cs="Times New Roman"/>
          <w:lang w:eastAsia="pt-PT"/>
        </w:rPr>
        <w:t>8</w:t>
      </w:r>
      <w:commentRangeStart w:id="1660"/>
      <w:r w:rsidRPr="1126FC69">
        <w:rPr>
          <w:rFonts w:ascii="Garamond" w:eastAsia="Times New Roman" w:hAnsi="Garamond" w:cs="Times New Roman"/>
          <w:lang w:eastAsia="pt-PT"/>
        </w:rPr>
        <w:t xml:space="preserve"> – Durante o </w:t>
      </w:r>
      <w:commentRangeStart w:id="1661"/>
      <w:commentRangeStart w:id="1662"/>
      <w:r w:rsidRPr="1126FC69">
        <w:rPr>
          <w:rFonts w:ascii="Garamond" w:eastAsia="Times New Roman" w:hAnsi="Garamond" w:cs="Times New Roman"/>
          <w:lang w:eastAsia="pt-PT"/>
        </w:rPr>
        <w:t>período experimental</w:t>
      </w:r>
      <w:commentRangeEnd w:id="1662"/>
      <w:r w:rsidR="00AE101B" w:rsidRPr="1126FC69">
        <w:rPr>
          <w:rStyle w:val="CommentReference"/>
          <w:rFonts w:ascii="Garamond" w:eastAsia="Times New Roman" w:hAnsi="Garamond" w:cs="Times New Roman"/>
          <w:sz w:val="24"/>
          <w:szCs w:val="24"/>
          <w:lang w:eastAsia="pt-PT"/>
        </w:rPr>
        <w:commentReference w:id="1662"/>
      </w:r>
      <w:r w:rsidRPr="1126FC69">
        <w:rPr>
          <w:rFonts w:ascii="Garamond" w:eastAsia="Times New Roman" w:hAnsi="Garamond" w:cs="Times New Roman"/>
          <w:lang w:eastAsia="pt-PT"/>
        </w:rPr>
        <w:t xml:space="preserve"> </w:t>
      </w:r>
      <w:commentRangeEnd w:id="1661"/>
      <w:r w:rsidR="00AE101B" w:rsidRPr="1126FC69">
        <w:rPr>
          <w:rStyle w:val="CommentReference"/>
          <w:rFonts w:ascii="Garamond" w:eastAsia="Times New Roman" w:hAnsi="Garamond" w:cs="Times New Roman"/>
          <w:sz w:val="24"/>
          <w:szCs w:val="24"/>
          <w:lang w:eastAsia="pt-PT"/>
        </w:rPr>
        <w:commentReference w:id="1661"/>
      </w:r>
      <w:r w:rsidRPr="1126FC69">
        <w:rPr>
          <w:rFonts w:ascii="Garamond" w:eastAsia="Times New Roman" w:hAnsi="Garamond" w:cs="Times New Roman"/>
          <w:lang w:eastAsia="pt-PT"/>
        </w:rPr>
        <w:t xml:space="preserve">referido no n.º </w:t>
      </w:r>
      <w:r w:rsidR="43E757F2" w:rsidRPr="1126FC69">
        <w:rPr>
          <w:rFonts w:ascii="Garamond" w:eastAsia="Times New Roman" w:hAnsi="Garamond" w:cs="Times New Roman"/>
          <w:lang w:eastAsia="pt-PT"/>
        </w:rPr>
        <w:t>7</w:t>
      </w:r>
      <w:r w:rsidRPr="1126FC69">
        <w:rPr>
          <w:rFonts w:ascii="Garamond" w:eastAsia="Times New Roman" w:hAnsi="Garamond" w:cs="Times New Roman"/>
          <w:lang w:eastAsia="pt-PT"/>
        </w:rPr>
        <w:t xml:space="preserve"> do artigo seguinte, o animal mantém-s</w:t>
      </w:r>
      <w:commentRangeStart w:id="1663"/>
      <w:r w:rsidRPr="1126FC69">
        <w:rPr>
          <w:rFonts w:ascii="Garamond" w:eastAsia="Times New Roman" w:hAnsi="Garamond" w:cs="Times New Roman"/>
          <w:lang w:eastAsia="pt-PT"/>
        </w:rPr>
        <w:t>e registado no SIAC em nome da entidade cedente</w:t>
      </w:r>
      <w:commentRangeEnd w:id="1663"/>
      <w:r w:rsidR="00AE101B" w:rsidRPr="1126FC69">
        <w:rPr>
          <w:rStyle w:val="CommentReference"/>
          <w:rFonts w:ascii="Garamond" w:eastAsia="Times New Roman" w:hAnsi="Garamond" w:cs="Times New Roman"/>
          <w:sz w:val="24"/>
          <w:szCs w:val="24"/>
          <w:lang w:eastAsia="pt-PT"/>
        </w:rPr>
        <w:commentReference w:id="1663"/>
      </w:r>
      <w:r w:rsidRPr="1126FC69">
        <w:rPr>
          <w:rFonts w:ascii="Garamond" w:eastAsia="Times New Roman" w:hAnsi="Garamond" w:cs="Times New Roman"/>
          <w:lang w:eastAsia="pt-PT"/>
        </w:rPr>
        <w:t>, alterando-se apenas o alojamento habitual para a morada do potencial adotante, e procedendo-se à alteração da titularidade do animal aquando da adoção definitiva.</w:t>
      </w:r>
      <w:commentRangeEnd w:id="1660"/>
      <w:r w:rsidR="00AE101B" w:rsidRPr="000041C8">
        <w:rPr>
          <w:rStyle w:val="CommentReference"/>
          <w:rFonts w:ascii="Garamond" w:eastAsia="Times New Roman" w:hAnsi="Garamond" w:cs="Times New Roman"/>
          <w:sz w:val="24"/>
          <w:szCs w:val="24"/>
          <w:lang w:eastAsia="pt-PT"/>
        </w:rPr>
        <w:commentReference w:id="1660"/>
      </w:r>
    </w:p>
    <w:p w14:paraId="54EC765C" w14:textId="0C1333C3" w:rsidR="0096177E" w:rsidRPr="00055B3A" w:rsidRDefault="00AE101B" w:rsidP="00410344">
      <w:pPr>
        <w:spacing w:line="360" w:lineRule="auto"/>
        <w:jc w:val="both"/>
        <w:rPr>
          <w:rFonts w:ascii="Garamond" w:eastAsia="Times New Roman" w:hAnsi="Garamond" w:cs="Times New Roman"/>
          <w:strike/>
          <w:lang w:eastAsia="pt-PT"/>
        </w:rPr>
      </w:pPr>
      <w:r w:rsidRPr="000041C8">
        <w:rPr>
          <w:rFonts w:ascii="Garamond" w:eastAsia="Times New Roman" w:hAnsi="Garamond" w:cs="Times New Roman"/>
          <w:lang w:eastAsia="pt-PT"/>
        </w:rPr>
        <w:t xml:space="preserve"> </w:t>
      </w:r>
      <w:r w:rsidR="0096177E" w:rsidRPr="000041C8">
        <w:rPr>
          <w:rFonts w:ascii="Garamond" w:eastAsia="Times New Roman" w:hAnsi="Garamond" w:cs="Times New Roman"/>
          <w:lang w:eastAsia="pt-PT"/>
        </w:rPr>
        <w:t>9 – Quando</w:t>
      </w:r>
      <w:r w:rsidR="00C23023" w:rsidRPr="000041C8">
        <w:rPr>
          <w:rFonts w:ascii="Garamond" w:eastAsia="Times New Roman" w:hAnsi="Garamond" w:cs="Times New Roman"/>
          <w:lang w:eastAsia="pt-PT"/>
        </w:rPr>
        <w:t xml:space="preserve"> não seja possível ao detentor</w:t>
      </w:r>
      <w:r w:rsidR="0096177E" w:rsidRPr="000041C8">
        <w:rPr>
          <w:rFonts w:ascii="Garamond" w:eastAsia="Times New Roman" w:hAnsi="Garamond" w:cs="Times New Roman"/>
          <w:lang w:eastAsia="pt-PT"/>
        </w:rPr>
        <w:t xml:space="preserve">, por motivo </w:t>
      </w:r>
      <w:r w:rsidR="00C23023" w:rsidRPr="000041C8">
        <w:rPr>
          <w:rFonts w:ascii="Garamond" w:eastAsia="Times New Roman" w:hAnsi="Garamond" w:cs="Times New Roman"/>
          <w:lang w:eastAsia="pt-PT"/>
        </w:rPr>
        <w:t xml:space="preserve">que </w:t>
      </w:r>
      <w:r w:rsidR="0096177E" w:rsidRPr="000041C8">
        <w:rPr>
          <w:rFonts w:ascii="Garamond" w:eastAsia="Times New Roman" w:hAnsi="Garamond" w:cs="Times New Roman"/>
          <w:lang w:eastAsia="pt-PT"/>
        </w:rPr>
        <w:t>não</w:t>
      </w:r>
      <w:r w:rsidR="00C23023" w:rsidRPr="000041C8">
        <w:rPr>
          <w:rFonts w:ascii="Garamond" w:eastAsia="Times New Roman" w:hAnsi="Garamond" w:cs="Times New Roman"/>
          <w:lang w:eastAsia="pt-PT"/>
        </w:rPr>
        <w:t xml:space="preserve"> lhe seja</w:t>
      </w:r>
      <w:r w:rsidR="0096177E" w:rsidRPr="000041C8">
        <w:rPr>
          <w:rFonts w:ascii="Garamond" w:eastAsia="Times New Roman" w:hAnsi="Garamond" w:cs="Times New Roman"/>
          <w:lang w:eastAsia="pt-PT"/>
        </w:rPr>
        <w:t xml:space="preserve"> imputável, reclamar o respetivo animal de companhia no prazo fixado no número 2, pode </w:t>
      </w:r>
      <w:r w:rsidR="00C23023" w:rsidRPr="000041C8">
        <w:rPr>
          <w:rFonts w:ascii="Garamond" w:eastAsia="Times New Roman" w:hAnsi="Garamond" w:cs="Times New Roman"/>
          <w:lang w:eastAsia="pt-PT"/>
        </w:rPr>
        <w:t>apresentar requerimento de devolução da sua titularidade, devidamente fundamentado, junto da</w:t>
      </w:r>
      <w:r w:rsidR="0096177E" w:rsidRPr="000041C8">
        <w:rPr>
          <w:rFonts w:ascii="Garamond" w:eastAsia="Times New Roman" w:hAnsi="Garamond" w:cs="Times New Roman"/>
          <w:lang w:eastAsia="pt-PT"/>
        </w:rPr>
        <w:t xml:space="preserve"> entidade cedente</w:t>
      </w:r>
      <w:ins w:id="1664" w:author="Maria Cristina Tavares Briosa" w:date="2025-10-22T15:46:00Z" w16du:dateUtc="2025-10-22T14:46:00Z">
        <w:r w:rsidR="006879A2">
          <w:rPr>
            <w:rFonts w:ascii="Garamond" w:eastAsia="Times New Roman" w:hAnsi="Garamond" w:cs="Times New Roman"/>
            <w:lang w:eastAsia="pt-PT"/>
          </w:rPr>
          <w:t>,</w:t>
        </w:r>
      </w:ins>
      <w:r w:rsidR="00C23023" w:rsidRPr="000041C8">
        <w:rPr>
          <w:rFonts w:ascii="Garamond" w:eastAsia="Times New Roman" w:hAnsi="Garamond" w:cs="Times New Roman"/>
          <w:lang w:eastAsia="pt-PT"/>
        </w:rPr>
        <w:t xml:space="preserve"> </w:t>
      </w:r>
      <w:r w:rsidR="00C23023" w:rsidRPr="00C20845">
        <w:rPr>
          <w:rFonts w:ascii="Garamond" w:eastAsia="Times New Roman" w:hAnsi="Garamond" w:cs="Times New Roman"/>
          <w:strike/>
          <w:lang w:eastAsia="pt-PT"/>
        </w:rPr>
        <w:t xml:space="preserve">que decide até ao final </w:t>
      </w:r>
      <w:commentRangeStart w:id="1665"/>
      <w:r w:rsidR="00C23023" w:rsidRPr="00C20845">
        <w:rPr>
          <w:rFonts w:ascii="Garamond" w:eastAsia="Times New Roman" w:hAnsi="Garamond" w:cs="Times New Roman"/>
          <w:strike/>
          <w:lang w:eastAsia="pt-PT"/>
        </w:rPr>
        <w:t>do período experimental de adoção.</w:t>
      </w:r>
      <w:r w:rsidR="00C23023" w:rsidRPr="00055B3A">
        <w:rPr>
          <w:rFonts w:ascii="Garamond" w:eastAsia="Times New Roman" w:hAnsi="Garamond" w:cs="Times New Roman"/>
          <w:strike/>
          <w:lang w:eastAsia="pt-PT"/>
        </w:rPr>
        <w:t xml:space="preserve">  </w:t>
      </w:r>
      <w:commentRangeEnd w:id="1665"/>
      <w:r w:rsidR="003B62DF" w:rsidRPr="00055B3A">
        <w:rPr>
          <w:rStyle w:val="CommentReference"/>
          <w:rFonts w:ascii="Garamond" w:eastAsia="Times New Roman" w:hAnsi="Garamond" w:cs="Times New Roman"/>
          <w:strike/>
          <w:sz w:val="24"/>
          <w:szCs w:val="24"/>
          <w:lang w:eastAsia="pt-PT"/>
        </w:rPr>
        <w:commentReference w:id="1665"/>
      </w:r>
    </w:p>
    <w:p w14:paraId="7BAEA8C8" w14:textId="77777777" w:rsidR="001D0A17" w:rsidRDefault="001D0A17" w:rsidP="00A95B79">
      <w:pPr>
        <w:spacing w:line="360" w:lineRule="auto"/>
        <w:jc w:val="center"/>
        <w:rPr>
          <w:ins w:id="1666" w:author="Susana Margarida Gonçalves Silva Santos" w:date="2025-09-25T11:36:00Z" w16du:dateUtc="2025-09-25T10:36:00Z"/>
          <w:rFonts w:ascii="Garamond" w:eastAsia="Times New Roman" w:hAnsi="Garamond" w:cs="Times New Roman"/>
          <w:b/>
          <w:bCs/>
          <w:lang w:eastAsia="pt-PT"/>
        </w:rPr>
      </w:pPr>
    </w:p>
    <w:p w14:paraId="608C2CB6" w14:textId="663BDB0D" w:rsidR="001D0A17" w:rsidRDefault="00B725FD" w:rsidP="00A95B79">
      <w:pPr>
        <w:spacing w:line="360" w:lineRule="auto"/>
        <w:jc w:val="center"/>
        <w:rPr>
          <w:ins w:id="1667" w:author="Susana Margarida Gonçalves Silva Santos" w:date="2025-10-24T10:38:00Z" w16du:dateUtc="2025-10-24T09:38:00Z"/>
          <w:rFonts w:ascii="Garamond" w:eastAsia="Times New Roman" w:hAnsi="Garamond" w:cs="Times New Roman"/>
          <w:b/>
          <w:bCs/>
          <w:color w:val="EE0000"/>
          <w:sz w:val="28"/>
          <w:szCs w:val="28"/>
          <w:lang w:eastAsia="pt-PT"/>
        </w:rPr>
      </w:pPr>
      <w:ins w:id="1668" w:author="Susana Margarida Gonçalves Silva Santos" w:date="2025-10-24T10:35:00Z" w16du:dateUtc="2025-10-24T09:35:00Z">
        <w:r w:rsidRPr="00962552">
          <w:rPr>
            <w:rFonts w:ascii="Garamond" w:eastAsia="Times New Roman" w:hAnsi="Garamond" w:cs="Times New Roman"/>
            <w:b/>
            <w:bCs/>
            <w:color w:val="EE0000"/>
            <w:sz w:val="28"/>
            <w:szCs w:val="28"/>
            <w:lang w:eastAsia="pt-PT"/>
          </w:rPr>
          <w:t>Prever</w:t>
        </w:r>
        <w:r w:rsidR="00EF0F03" w:rsidRPr="00962552">
          <w:rPr>
            <w:rFonts w:ascii="Garamond" w:eastAsia="Times New Roman" w:hAnsi="Garamond" w:cs="Times New Roman"/>
            <w:b/>
            <w:bCs/>
            <w:color w:val="EE0000"/>
            <w:sz w:val="28"/>
            <w:szCs w:val="28"/>
            <w:lang w:eastAsia="pt-PT"/>
          </w:rPr>
          <w:t xml:space="preserve"> no RGBEAC a utilização do SIAC para gestão d</w:t>
        </w:r>
      </w:ins>
      <w:ins w:id="1669" w:author="Susana Margarida Gonçalves Silva Santos" w:date="2025-10-24T10:36:00Z" w16du:dateUtc="2025-10-24T09:36:00Z">
        <w:r w:rsidR="00EF0F03" w:rsidRPr="00962552">
          <w:rPr>
            <w:rFonts w:ascii="Garamond" w:eastAsia="Times New Roman" w:hAnsi="Garamond" w:cs="Times New Roman"/>
            <w:b/>
            <w:bCs/>
            <w:color w:val="EE0000"/>
            <w:sz w:val="28"/>
            <w:szCs w:val="28"/>
            <w:lang w:eastAsia="pt-PT"/>
          </w:rPr>
          <w:t>os Centros de Recolha Oficial e plataforma de a</w:t>
        </w:r>
        <w:r w:rsidR="009D1186" w:rsidRPr="00962552">
          <w:rPr>
            <w:rFonts w:ascii="Garamond" w:eastAsia="Times New Roman" w:hAnsi="Garamond" w:cs="Times New Roman"/>
            <w:b/>
            <w:bCs/>
            <w:color w:val="EE0000"/>
            <w:sz w:val="28"/>
            <w:szCs w:val="28"/>
            <w:lang w:eastAsia="pt-PT"/>
          </w:rPr>
          <w:t>doção!!!</w:t>
        </w:r>
      </w:ins>
    </w:p>
    <w:p w14:paraId="7A631DEB" w14:textId="70FA3D11" w:rsidR="00962552" w:rsidRPr="00962552" w:rsidRDefault="00962552" w:rsidP="00A95B79">
      <w:pPr>
        <w:spacing w:line="360" w:lineRule="auto"/>
        <w:jc w:val="center"/>
        <w:rPr>
          <w:ins w:id="1670" w:author="Susana Margarida Gonçalves Silva Santos" w:date="2025-09-25T11:36:00Z" w16du:dateUtc="2025-09-25T10:36:00Z"/>
          <w:rFonts w:ascii="Garamond" w:eastAsia="Times New Roman" w:hAnsi="Garamond" w:cs="Times New Roman"/>
          <w:b/>
          <w:bCs/>
          <w:color w:val="EE0000"/>
          <w:sz w:val="28"/>
          <w:szCs w:val="28"/>
          <w:lang w:eastAsia="pt-PT"/>
        </w:rPr>
      </w:pPr>
      <w:ins w:id="1671" w:author="Susana Margarida Gonçalves Silva Santos" w:date="2025-10-24T10:38:00Z" w16du:dateUtc="2025-10-24T09:38:00Z">
        <w:r>
          <w:rPr>
            <w:rFonts w:ascii="Garamond" w:eastAsia="Times New Roman" w:hAnsi="Garamond" w:cs="Times New Roman"/>
            <w:b/>
            <w:bCs/>
            <w:color w:val="EE0000"/>
            <w:sz w:val="28"/>
            <w:szCs w:val="28"/>
            <w:lang w:eastAsia="pt-PT"/>
          </w:rPr>
          <w:t>Também as</w:t>
        </w:r>
        <w:r w:rsidR="00C44FE0">
          <w:rPr>
            <w:rFonts w:ascii="Garamond" w:eastAsia="Times New Roman" w:hAnsi="Garamond" w:cs="Times New Roman"/>
            <w:b/>
            <w:bCs/>
            <w:color w:val="EE0000"/>
            <w:sz w:val="28"/>
            <w:szCs w:val="28"/>
            <w:lang w:eastAsia="pt-PT"/>
          </w:rPr>
          <w:t xml:space="preserve"> Associações Zoófilas devem cumprir</w:t>
        </w:r>
        <w:r w:rsidR="00276993">
          <w:rPr>
            <w:rFonts w:ascii="Garamond" w:eastAsia="Times New Roman" w:hAnsi="Garamond" w:cs="Times New Roman"/>
            <w:b/>
            <w:bCs/>
            <w:color w:val="EE0000"/>
            <w:sz w:val="28"/>
            <w:szCs w:val="28"/>
            <w:lang w:eastAsia="pt-PT"/>
          </w:rPr>
          <w:t>.</w:t>
        </w:r>
      </w:ins>
    </w:p>
    <w:p w14:paraId="6749C0D1" w14:textId="77777777" w:rsidR="001D0A17" w:rsidRPr="00962552" w:rsidRDefault="001D0A17" w:rsidP="00A95B79">
      <w:pPr>
        <w:spacing w:line="360" w:lineRule="auto"/>
        <w:jc w:val="center"/>
        <w:rPr>
          <w:ins w:id="1672" w:author="Susana Margarida Gonçalves Silva Santos" w:date="2025-10-24T10:37:00Z" w16du:dateUtc="2025-10-24T09:37:00Z"/>
          <w:rFonts w:ascii="Garamond" w:eastAsia="Times New Roman" w:hAnsi="Garamond" w:cs="Times New Roman"/>
          <w:b/>
          <w:bCs/>
          <w:sz w:val="28"/>
          <w:szCs w:val="28"/>
          <w:lang w:eastAsia="pt-PT"/>
        </w:rPr>
      </w:pPr>
    </w:p>
    <w:p w14:paraId="4E71D272" w14:textId="77777777" w:rsidR="008F7385" w:rsidRDefault="008F7385" w:rsidP="00A95B79">
      <w:pPr>
        <w:spacing w:line="360" w:lineRule="auto"/>
        <w:jc w:val="center"/>
        <w:rPr>
          <w:ins w:id="1673" w:author="Susana Margarida Gonçalves Silva Santos" w:date="2025-10-24T10:37:00Z" w16du:dateUtc="2025-10-24T09:37:00Z"/>
          <w:rFonts w:ascii="Garamond" w:eastAsia="Times New Roman" w:hAnsi="Garamond" w:cs="Times New Roman"/>
          <w:b/>
          <w:bCs/>
          <w:lang w:eastAsia="pt-PT"/>
        </w:rPr>
      </w:pPr>
    </w:p>
    <w:p w14:paraId="001845D6" w14:textId="77777777" w:rsidR="008F7385" w:rsidRDefault="008F7385" w:rsidP="00A95B79">
      <w:pPr>
        <w:spacing w:line="360" w:lineRule="auto"/>
        <w:jc w:val="center"/>
        <w:rPr>
          <w:ins w:id="1674" w:author="Susana Margarida Gonçalves Silva Santos" w:date="2025-10-24T10:37:00Z" w16du:dateUtc="2025-10-24T09:37:00Z"/>
          <w:rFonts w:ascii="Garamond" w:eastAsia="Times New Roman" w:hAnsi="Garamond" w:cs="Times New Roman"/>
          <w:b/>
          <w:bCs/>
          <w:lang w:eastAsia="pt-PT"/>
        </w:rPr>
      </w:pPr>
    </w:p>
    <w:p w14:paraId="4905A785" w14:textId="77777777" w:rsidR="008F7385" w:rsidRDefault="008F7385" w:rsidP="00A95B79">
      <w:pPr>
        <w:spacing w:line="360" w:lineRule="auto"/>
        <w:jc w:val="center"/>
        <w:rPr>
          <w:ins w:id="1675" w:author="Susana Margarida Gonçalves Silva Santos" w:date="2025-09-25T11:36:00Z" w16du:dateUtc="2025-09-25T10:36:00Z"/>
          <w:rFonts w:ascii="Garamond" w:eastAsia="Times New Roman" w:hAnsi="Garamond" w:cs="Times New Roman"/>
          <w:b/>
          <w:bCs/>
          <w:lang w:eastAsia="pt-PT"/>
        </w:rPr>
      </w:pPr>
    </w:p>
    <w:p w14:paraId="0B7B75B9" w14:textId="4CD6CB80" w:rsidR="003D15F2" w:rsidRPr="000041C8" w:rsidRDefault="003D15F2" w:rsidP="00A95B7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 xml:space="preserve">Artigo </w:t>
      </w:r>
      <w:r w:rsidR="00E238BA">
        <w:rPr>
          <w:rFonts w:ascii="Garamond" w:eastAsia="Times New Roman" w:hAnsi="Garamond" w:cs="Times New Roman"/>
          <w:b/>
          <w:bCs/>
          <w:lang w:eastAsia="pt-PT"/>
        </w:rPr>
        <w:t>42.</w:t>
      </w:r>
      <w:r w:rsidRPr="000041C8">
        <w:rPr>
          <w:rFonts w:ascii="Garamond" w:eastAsia="Times New Roman" w:hAnsi="Garamond" w:cs="Times New Roman"/>
          <w:b/>
          <w:bCs/>
          <w:lang w:eastAsia="pt-PT"/>
        </w:rPr>
        <w:t>º</w:t>
      </w:r>
    </w:p>
    <w:p w14:paraId="1A5FF8F6" w14:textId="77777777" w:rsidR="003D15F2" w:rsidRPr="000041C8" w:rsidRDefault="003D15F2" w:rsidP="00A95B79">
      <w:pPr>
        <w:spacing w:line="360" w:lineRule="auto"/>
        <w:jc w:val="center"/>
        <w:rPr>
          <w:rFonts w:ascii="Garamond" w:eastAsia="Times New Roman" w:hAnsi="Garamond" w:cs="Times New Roman"/>
          <w:lang w:eastAsia="pt-PT"/>
        </w:rPr>
      </w:pPr>
      <w:bookmarkStart w:id="1676" w:name="_Hlk129353830"/>
      <w:r w:rsidRPr="578B151F">
        <w:rPr>
          <w:rFonts w:ascii="Garamond" w:eastAsia="Times New Roman" w:hAnsi="Garamond" w:cs="Times New Roman"/>
          <w:lang w:eastAsia="pt-PT"/>
        </w:rPr>
        <w:t>Procedimento de adoção</w:t>
      </w:r>
    </w:p>
    <w:p w14:paraId="72969ED1" w14:textId="31D68B68" w:rsidR="003D15F2" w:rsidRPr="000041C8" w:rsidRDefault="581E767A" w:rsidP="00A95B79">
      <w:pPr>
        <w:spacing w:line="360" w:lineRule="auto"/>
        <w:jc w:val="both"/>
        <w:rPr>
          <w:rFonts w:ascii="Garamond" w:eastAsia="Times New Roman" w:hAnsi="Garamond" w:cs="Times New Roman"/>
          <w:color w:val="000000" w:themeColor="text1"/>
          <w:lang w:eastAsia="pt-PT"/>
        </w:rPr>
      </w:pPr>
      <w:commentRangeStart w:id="1677"/>
      <w:r w:rsidRPr="5564F2A7">
        <w:rPr>
          <w:rFonts w:ascii="Garamond" w:eastAsia="Times New Roman" w:hAnsi="Garamond" w:cs="Times New Roman"/>
          <w:color w:val="000000" w:themeColor="text1"/>
          <w:lang w:eastAsia="pt-PT"/>
        </w:rPr>
        <w:t xml:space="preserve">1 </w:t>
      </w:r>
      <w:r w:rsidR="32A6EB83" w:rsidRPr="5564F2A7">
        <w:rPr>
          <w:rFonts w:ascii="Garamond" w:eastAsia="Times New Roman" w:hAnsi="Garamond" w:cs="Times New Roman"/>
          <w:lang w:eastAsia="pt-PT"/>
        </w:rPr>
        <w:t>–</w:t>
      </w:r>
      <w:r w:rsidR="20AFF465" w:rsidRPr="5564F2A7">
        <w:rPr>
          <w:rFonts w:ascii="Garamond" w:eastAsia="Times New Roman" w:hAnsi="Garamond" w:cs="Times New Roman"/>
          <w:lang w:eastAsia="pt-PT"/>
        </w:rPr>
        <w:t xml:space="preserve"> </w:t>
      </w:r>
      <w:r w:rsidR="32A6EB83" w:rsidRPr="5564F2A7">
        <w:rPr>
          <w:rFonts w:ascii="Garamond" w:eastAsia="Times New Roman" w:hAnsi="Garamond" w:cs="Times New Roman"/>
          <w:color w:val="000000" w:themeColor="text1"/>
          <w:lang w:eastAsia="pt-PT"/>
        </w:rPr>
        <w:t>Qualquer</w:t>
      </w:r>
      <w:r w:rsidR="341D6510" w:rsidRPr="5564F2A7">
        <w:rPr>
          <w:rFonts w:ascii="Garamond" w:eastAsia="Times New Roman" w:hAnsi="Garamond" w:cs="Times New Roman"/>
          <w:color w:val="000000" w:themeColor="text1"/>
          <w:lang w:eastAsia="pt-PT"/>
        </w:rPr>
        <w:t xml:space="preserve"> transmissão de propriedade</w:t>
      </w:r>
      <w:r w:rsidR="32A6EB83" w:rsidRPr="5564F2A7">
        <w:rPr>
          <w:rFonts w:ascii="Garamond" w:eastAsia="Times New Roman" w:hAnsi="Garamond" w:cs="Times New Roman"/>
          <w:color w:val="000000" w:themeColor="text1"/>
          <w:lang w:eastAsia="pt-PT"/>
        </w:rPr>
        <w:t xml:space="preserve"> </w:t>
      </w:r>
      <w:r w:rsidR="341D6510" w:rsidRPr="5564F2A7">
        <w:rPr>
          <w:rFonts w:ascii="Garamond" w:eastAsia="Times New Roman" w:hAnsi="Garamond" w:cs="Times New Roman"/>
          <w:color w:val="000000" w:themeColor="text1"/>
          <w:lang w:eastAsia="pt-PT"/>
        </w:rPr>
        <w:t>a título gratuito</w:t>
      </w:r>
      <w:r w:rsidR="32A6EB83" w:rsidRPr="5564F2A7">
        <w:rPr>
          <w:rFonts w:ascii="Garamond" w:eastAsia="Times New Roman" w:hAnsi="Garamond" w:cs="Times New Roman"/>
          <w:color w:val="000000" w:themeColor="text1"/>
          <w:lang w:eastAsia="pt-PT"/>
        </w:rPr>
        <w:t xml:space="preserve"> de animal de companhia configura uma</w:t>
      </w:r>
      <w:r w:rsidR="20AFF465" w:rsidRPr="5564F2A7">
        <w:rPr>
          <w:rFonts w:ascii="Garamond" w:eastAsia="Times New Roman" w:hAnsi="Garamond" w:cs="Times New Roman"/>
          <w:color w:val="000000" w:themeColor="text1"/>
          <w:lang w:eastAsia="pt-PT"/>
        </w:rPr>
        <w:t xml:space="preserve"> </w:t>
      </w:r>
      <w:r w:rsidRPr="5564F2A7">
        <w:rPr>
          <w:rFonts w:ascii="Garamond" w:eastAsia="Times New Roman" w:hAnsi="Garamond" w:cs="Times New Roman"/>
          <w:color w:val="000000" w:themeColor="text1"/>
          <w:lang w:eastAsia="pt-PT"/>
        </w:rPr>
        <w:t>adoção</w:t>
      </w:r>
      <w:r w:rsidR="32A6EB83" w:rsidRPr="5564F2A7">
        <w:rPr>
          <w:rFonts w:ascii="Garamond" w:eastAsia="Times New Roman" w:hAnsi="Garamond" w:cs="Times New Roman"/>
          <w:color w:val="000000" w:themeColor="text1"/>
          <w:lang w:eastAsia="pt-PT"/>
        </w:rPr>
        <w:t xml:space="preserve"> e cumpre o previsto no presente artigo</w:t>
      </w:r>
      <w:r w:rsidRPr="5564F2A7">
        <w:rPr>
          <w:rFonts w:ascii="Garamond" w:eastAsia="Times New Roman" w:hAnsi="Garamond" w:cs="Times New Roman"/>
          <w:color w:val="000000" w:themeColor="text1"/>
          <w:lang w:eastAsia="pt-PT"/>
        </w:rPr>
        <w:t>.</w:t>
      </w:r>
      <w:commentRangeEnd w:id="1677"/>
      <w:r w:rsidR="003D15F2" w:rsidRPr="000041C8">
        <w:rPr>
          <w:rStyle w:val="CommentReference"/>
          <w:rFonts w:ascii="Garamond" w:eastAsia="Times New Roman" w:hAnsi="Garamond" w:cs="Times New Roman"/>
          <w:color w:val="000000" w:themeColor="text1"/>
          <w:sz w:val="24"/>
          <w:szCs w:val="24"/>
          <w:lang w:eastAsia="pt-PT"/>
        </w:rPr>
        <w:commentReference w:id="1677"/>
      </w:r>
    </w:p>
    <w:p w14:paraId="1757BE93" w14:textId="5BA22391" w:rsidR="003D15F2" w:rsidRPr="000041C8" w:rsidRDefault="178AD7F6" w:rsidP="00A95B79">
      <w:pPr>
        <w:spacing w:line="360" w:lineRule="auto"/>
        <w:jc w:val="both"/>
        <w:rPr>
          <w:rFonts w:ascii="Garamond" w:eastAsia="Times New Roman" w:hAnsi="Garamond" w:cs="Times New Roman"/>
          <w:lang w:eastAsia="pt-PT"/>
        </w:rPr>
      </w:pPr>
      <w:r w:rsidRPr="1126FC69">
        <w:rPr>
          <w:rFonts w:ascii="Garamond" w:eastAsia="Times New Roman" w:hAnsi="Garamond" w:cs="Times New Roman"/>
          <w:lang w:eastAsia="pt-PT"/>
        </w:rPr>
        <w:t xml:space="preserve">2 </w:t>
      </w:r>
      <w:r w:rsidR="1DA4C13D" w:rsidRPr="1126FC69">
        <w:rPr>
          <w:rFonts w:ascii="Garamond" w:eastAsia="Times New Roman" w:hAnsi="Garamond" w:cs="Times New Roman"/>
          <w:lang w:eastAsia="pt-PT"/>
        </w:rPr>
        <w:t>–</w:t>
      </w:r>
      <w:r w:rsidRPr="1126FC69">
        <w:rPr>
          <w:rFonts w:ascii="Garamond" w:eastAsia="Times New Roman" w:hAnsi="Garamond" w:cs="Times New Roman"/>
          <w:lang w:eastAsia="pt-PT"/>
        </w:rPr>
        <w:t xml:space="preserve"> </w:t>
      </w:r>
      <w:r w:rsidR="1DA4C13D" w:rsidRPr="1126FC69">
        <w:rPr>
          <w:rFonts w:ascii="Garamond" w:eastAsia="Times New Roman" w:hAnsi="Garamond" w:cs="Times New Roman"/>
          <w:lang w:eastAsia="pt-PT"/>
        </w:rPr>
        <w:t xml:space="preserve">A </w:t>
      </w:r>
      <w:commentRangeStart w:id="1678"/>
      <w:r w:rsidR="1DA4C13D" w:rsidRPr="1126FC69">
        <w:rPr>
          <w:rFonts w:ascii="Garamond" w:eastAsia="Times New Roman" w:hAnsi="Garamond" w:cs="Times New Roman"/>
          <w:lang w:eastAsia="pt-PT"/>
        </w:rPr>
        <w:t xml:space="preserve">adoção realiza-se mediante a celebração de um </w:t>
      </w:r>
      <w:ins w:id="1679" w:author="Maria Cristina Tavares Briosa" w:date="2025-10-24T17:58:00Z">
        <w:r w:rsidR="00C20845" w:rsidRPr="1126FC69">
          <w:rPr>
            <w:rFonts w:ascii="Garamond" w:eastAsia="Times New Roman" w:hAnsi="Garamond" w:cs="Times New Roman"/>
            <w:lang w:eastAsia="pt-PT"/>
          </w:rPr>
          <w:t>termo de responsabilid</w:t>
        </w:r>
      </w:ins>
      <w:commentRangeEnd w:id="1678"/>
      <w:r w:rsidRPr="1126FC69">
        <w:rPr>
          <w:rStyle w:val="CommentReference"/>
          <w:rFonts w:ascii="Garamond" w:eastAsia="Times New Roman" w:hAnsi="Garamond" w:cs="Times New Roman"/>
          <w:sz w:val="24"/>
          <w:szCs w:val="24"/>
          <w:lang w:eastAsia="pt-PT"/>
        </w:rPr>
        <w:commentReference w:id="1678"/>
      </w:r>
      <w:ins w:id="1680" w:author="Maria Cristina Tavares Briosa" w:date="2025-10-24T17:58:00Z">
        <w:r w:rsidR="00C20845" w:rsidRPr="1126FC69">
          <w:rPr>
            <w:rFonts w:ascii="Garamond" w:eastAsia="Times New Roman" w:hAnsi="Garamond" w:cs="Times New Roman"/>
            <w:lang w:eastAsia="pt-PT"/>
          </w:rPr>
          <w:t xml:space="preserve">ade </w:t>
        </w:r>
      </w:ins>
      <w:r w:rsidR="1DA4C13D" w:rsidRPr="1126FC69">
        <w:rPr>
          <w:rFonts w:ascii="Garamond" w:eastAsia="Times New Roman" w:hAnsi="Garamond" w:cs="Times New Roman"/>
          <w:strike/>
          <w:lang w:eastAsia="pt-PT"/>
        </w:rPr>
        <w:t>contrato</w:t>
      </w:r>
      <w:r w:rsidR="1DA4C13D" w:rsidRPr="1126FC69">
        <w:rPr>
          <w:rFonts w:ascii="Garamond" w:eastAsia="Times New Roman" w:hAnsi="Garamond" w:cs="Times New Roman"/>
          <w:lang w:eastAsia="pt-PT"/>
        </w:rPr>
        <w:t xml:space="preserve"> entre</w:t>
      </w:r>
      <w:r w:rsidRPr="1126FC69">
        <w:rPr>
          <w:rFonts w:ascii="Garamond" w:eastAsia="Times New Roman" w:hAnsi="Garamond" w:cs="Times New Roman"/>
          <w:lang w:eastAsia="pt-PT"/>
        </w:rPr>
        <w:t xml:space="preserve"> </w:t>
      </w:r>
      <w:r w:rsidR="756C5DEC" w:rsidRPr="1126FC69">
        <w:rPr>
          <w:rFonts w:ascii="Garamond" w:eastAsia="Times New Roman" w:hAnsi="Garamond" w:cs="Times New Roman"/>
          <w:lang w:eastAsia="pt-PT"/>
        </w:rPr>
        <w:t xml:space="preserve">um </w:t>
      </w:r>
      <w:ins w:id="1681" w:author="Susana Margarida Gonçalves Silva Santos" w:date="2025-09-25T11:56:00Z">
        <w:r w:rsidR="00F57F3A" w:rsidRPr="1126FC69">
          <w:rPr>
            <w:rFonts w:ascii="Garamond" w:eastAsia="Times New Roman" w:hAnsi="Garamond" w:cs="Times New Roman"/>
            <w:lang w:eastAsia="pt-PT"/>
          </w:rPr>
          <w:t xml:space="preserve">Centro de Recolha </w:t>
        </w:r>
      </w:ins>
      <w:ins w:id="1682" w:author="Susana Margarida Gonçalves Silva Santos" w:date="2025-09-25T11:57:00Z">
        <w:r w:rsidR="00F57F3A" w:rsidRPr="1126FC69">
          <w:rPr>
            <w:rFonts w:ascii="Garamond" w:eastAsia="Times New Roman" w:hAnsi="Garamond" w:cs="Times New Roman"/>
            <w:lang w:eastAsia="pt-PT"/>
          </w:rPr>
          <w:t>Oficial</w:t>
        </w:r>
      </w:ins>
      <w:del w:id="1683" w:author="Susana Margarida Gonçalves Silva Santos" w:date="2025-09-25T11:54:00Z">
        <w:r w:rsidRPr="1126FC69" w:rsidDel="178AD7F6">
          <w:rPr>
            <w:rFonts w:ascii="Garamond" w:eastAsia="Times New Roman" w:hAnsi="Garamond" w:cs="Times New Roman"/>
            <w:lang w:eastAsia="pt-PT"/>
          </w:rPr>
          <w:delText>centro d</w:delText>
        </w:r>
        <w:r w:rsidRPr="1126FC69" w:rsidDel="4D17E2AC">
          <w:rPr>
            <w:rFonts w:ascii="Garamond" w:eastAsia="Times New Roman" w:hAnsi="Garamond" w:cs="Times New Roman"/>
            <w:lang w:eastAsia="pt-PT"/>
          </w:rPr>
          <w:delText>e bem-estar animal</w:delText>
        </w:r>
        <w:r w:rsidRPr="1126FC69" w:rsidDel="178AD7F6">
          <w:rPr>
            <w:rFonts w:ascii="Garamond" w:eastAsia="Times New Roman" w:hAnsi="Garamond" w:cs="Times New Roman"/>
            <w:strike/>
            <w:lang w:eastAsia="pt-PT"/>
          </w:rPr>
          <w:delText>,</w:delText>
        </w:r>
      </w:del>
      <w:r w:rsidRPr="1126FC69">
        <w:rPr>
          <w:rFonts w:ascii="Garamond" w:eastAsia="Times New Roman" w:hAnsi="Garamond" w:cs="Times New Roman"/>
          <w:lang w:eastAsia="pt-PT"/>
        </w:rPr>
        <w:t xml:space="preserve"> associaç</w:t>
      </w:r>
      <w:r w:rsidR="756C5DEC" w:rsidRPr="1126FC69">
        <w:rPr>
          <w:rFonts w:ascii="Garamond" w:eastAsia="Times New Roman" w:hAnsi="Garamond" w:cs="Times New Roman"/>
          <w:lang w:eastAsia="pt-PT"/>
        </w:rPr>
        <w:t>ão</w:t>
      </w:r>
      <w:r w:rsidRPr="1126FC69">
        <w:rPr>
          <w:rFonts w:ascii="Garamond" w:eastAsia="Times New Roman" w:hAnsi="Garamond" w:cs="Times New Roman"/>
          <w:lang w:eastAsia="pt-PT"/>
        </w:rPr>
        <w:t xml:space="preserve"> zoófila </w:t>
      </w:r>
      <w:r w:rsidR="1DA4C13D" w:rsidRPr="1126FC69">
        <w:rPr>
          <w:rFonts w:ascii="Garamond" w:eastAsia="Times New Roman" w:hAnsi="Garamond" w:cs="Times New Roman"/>
          <w:lang w:eastAsia="pt-PT"/>
        </w:rPr>
        <w:t>ou</w:t>
      </w:r>
      <w:r w:rsidR="756C5DEC" w:rsidRPr="1126FC69">
        <w:rPr>
          <w:rFonts w:ascii="Garamond" w:eastAsia="Times New Roman" w:hAnsi="Garamond" w:cs="Times New Roman"/>
          <w:lang w:eastAsia="pt-PT"/>
        </w:rPr>
        <w:t xml:space="preserve"> um </w:t>
      </w:r>
      <w:r w:rsidRPr="1126FC69">
        <w:rPr>
          <w:rFonts w:ascii="Garamond" w:eastAsia="Times New Roman" w:hAnsi="Garamond" w:cs="Times New Roman"/>
          <w:lang w:eastAsia="pt-PT"/>
        </w:rPr>
        <w:t>particular</w:t>
      </w:r>
      <w:r w:rsidR="1DA4C13D" w:rsidRPr="1126FC69">
        <w:rPr>
          <w:rFonts w:ascii="Garamond" w:eastAsia="Times New Roman" w:hAnsi="Garamond" w:cs="Times New Roman"/>
          <w:lang w:eastAsia="pt-PT"/>
        </w:rPr>
        <w:t>, na qualidade de cedentes, e um adotante.</w:t>
      </w:r>
    </w:p>
    <w:p w14:paraId="1C36D09E" w14:textId="3B118151" w:rsidR="003D15F2" w:rsidRPr="000041C8" w:rsidRDefault="003D15F2" w:rsidP="00A95B79">
      <w:pPr>
        <w:spacing w:line="360" w:lineRule="auto"/>
        <w:jc w:val="both"/>
        <w:rPr>
          <w:rFonts w:ascii="Garamond" w:eastAsia="Times New Roman" w:hAnsi="Garamond" w:cs="Times New Roman"/>
          <w:color w:val="000000" w:themeColor="text1"/>
          <w:lang w:eastAsia="pt-PT"/>
        </w:rPr>
      </w:pPr>
      <w:r w:rsidRPr="000041C8">
        <w:rPr>
          <w:rFonts w:ascii="Garamond" w:eastAsia="Times New Roman" w:hAnsi="Garamond" w:cs="Times New Roman"/>
          <w:color w:val="000000" w:themeColor="text1"/>
          <w:lang w:eastAsia="pt-PT"/>
        </w:rPr>
        <w:t xml:space="preserve">3 </w:t>
      </w:r>
      <w:r w:rsidR="00A4253B" w:rsidRPr="000041C8">
        <w:rPr>
          <w:rFonts w:ascii="Garamond" w:eastAsia="Times New Roman" w:hAnsi="Garamond" w:cs="Times New Roman"/>
          <w:lang w:eastAsia="pt-PT"/>
        </w:rPr>
        <w:t>-</w:t>
      </w:r>
      <w:r w:rsidRPr="000041C8">
        <w:rPr>
          <w:rFonts w:ascii="Garamond" w:eastAsia="Times New Roman" w:hAnsi="Garamond" w:cs="Times New Roman"/>
          <w:color w:val="000000" w:themeColor="text1"/>
          <w:lang w:eastAsia="pt-PT"/>
        </w:rPr>
        <w:t xml:space="preserve"> O adotante </w:t>
      </w:r>
      <w:r w:rsidR="000E4602" w:rsidRPr="000041C8">
        <w:rPr>
          <w:rFonts w:ascii="Garamond" w:eastAsia="Times New Roman" w:hAnsi="Garamond" w:cs="Times New Roman"/>
          <w:color w:val="000000" w:themeColor="text1"/>
          <w:lang w:eastAsia="pt-PT"/>
        </w:rPr>
        <w:t>tem de</w:t>
      </w:r>
      <w:r w:rsidRPr="000041C8">
        <w:rPr>
          <w:rFonts w:ascii="Garamond" w:eastAsia="Times New Roman" w:hAnsi="Garamond" w:cs="Times New Roman"/>
          <w:color w:val="000000" w:themeColor="text1"/>
          <w:lang w:eastAsia="pt-PT"/>
        </w:rPr>
        <w:t xml:space="preserve"> ser </w:t>
      </w:r>
      <w:commentRangeStart w:id="1684"/>
      <w:r w:rsidRPr="000041C8">
        <w:rPr>
          <w:rFonts w:ascii="Garamond" w:eastAsia="Times New Roman" w:hAnsi="Garamond" w:cs="Times New Roman"/>
          <w:color w:val="000000" w:themeColor="text1"/>
          <w:lang w:eastAsia="pt-PT"/>
        </w:rPr>
        <w:t>maior de idade</w:t>
      </w:r>
      <w:r w:rsidR="00A52815" w:rsidRPr="000041C8">
        <w:rPr>
          <w:rFonts w:ascii="Garamond" w:eastAsia="Times New Roman" w:hAnsi="Garamond" w:cs="Times New Roman"/>
          <w:color w:val="000000" w:themeColor="text1"/>
          <w:lang w:eastAsia="pt-PT"/>
        </w:rPr>
        <w:t xml:space="preserve"> </w:t>
      </w:r>
      <w:commentRangeEnd w:id="1684"/>
      <w:r w:rsidR="004B14ED" w:rsidRPr="000041C8">
        <w:rPr>
          <w:rStyle w:val="CommentReference"/>
          <w:rFonts w:ascii="Garamond" w:eastAsia="Times New Roman" w:hAnsi="Garamond" w:cs="Times New Roman"/>
          <w:color w:val="000000" w:themeColor="text1"/>
          <w:sz w:val="24"/>
          <w:szCs w:val="24"/>
          <w:lang w:eastAsia="pt-PT"/>
        </w:rPr>
        <w:commentReference w:id="1684"/>
      </w:r>
      <w:r w:rsidR="00A52815" w:rsidRPr="000041C8">
        <w:rPr>
          <w:rFonts w:ascii="Garamond" w:eastAsia="Times New Roman" w:hAnsi="Garamond" w:cs="Times New Roman"/>
          <w:color w:val="000000" w:themeColor="text1"/>
          <w:lang w:eastAsia="pt-PT"/>
        </w:rPr>
        <w:t xml:space="preserve">e </w:t>
      </w:r>
      <w:commentRangeStart w:id="1685"/>
      <w:r w:rsidR="00A52815" w:rsidRPr="000041C8">
        <w:rPr>
          <w:rFonts w:ascii="Garamond" w:eastAsia="Times New Roman" w:hAnsi="Garamond" w:cs="Times New Roman"/>
          <w:color w:val="000000" w:themeColor="text1"/>
          <w:lang w:eastAsia="pt-PT"/>
        </w:rPr>
        <w:t>plenamente capaz do exercício de direitos</w:t>
      </w:r>
      <w:r w:rsidRPr="000041C8">
        <w:rPr>
          <w:rFonts w:ascii="Garamond" w:eastAsia="Times New Roman" w:hAnsi="Garamond" w:cs="Times New Roman"/>
          <w:color w:val="000000" w:themeColor="text1"/>
          <w:lang w:eastAsia="pt-PT"/>
        </w:rPr>
        <w:t>.</w:t>
      </w:r>
      <w:commentRangeEnd w:id="1685"/>
      <w:r w:rsidR="002E47D3" w:rsidRPr="000041C8">
        <w:rPr>
          <w:rStyle w:val="CommentReference"/>
          <w:rFonts w:ascii="Garamond" w:eastAsia="Times New Roman" w:hAnsi="Garamond" w:cs="Times New Roman"/>
          <w:color w:val="000000" w:themeColor="text1"/>
          <w:sz w:val="24"/>
          <w:szCs w:val="24"/>
          <w:lang w:eastAsia="pt-PT"/>
        </w:rPr>
        <w:commentReference w:id="1685"/>
      </w:r>
    </w:p>
    <w:p w14:paraId="1D5864E6" w14:textId="587F0024" w:rsidR="009B5A86" w:rsidRPr="00EA3846" w:rsidRDefault="009B5A86" w:rsidP="00A95B79">
      <w:pPr>
        <w:spacing w:line="360" w:lineRule="auto"/>
        <w:jc w:val="both"/>
        <w:rPr>
          <w:ins w:id="1686" w:author="Susana Margarida Gonçalves Silva Santos" w:date="2025-10-24T10:48:00Z" w16du:dateUtc="2025-10-24T09:48:00Z"/>
          <w:rFonts w:ascii="Garamond" w:eastAsia="Times New Roman" w:hAnsi="Garamond" w:cs="Times New Roman"/>
          <w:strike/>
          <w:lang w:eastAsia="pt-PT"/>
        </w:rPr>
      </w:pPr>
      <w:r w:rsidRPr="000041C8">
        <w:rPr>
          <w:rFonts w:ascii="Garamond" w:eastAsia="Times New Roman" w:hAnsi="Garamond" w:cs="Times New Roman"/>
          <w:lang w:eastAsia="pt-PT"/>
        </w:rPr>
        <w:t xml:space="preserve">4 - </w:t>
      </w:r>
      <w:r w:rsidRPr="00EA3846">
        <w:rPr>
          <w:rFonts w:ascii="Garamond" w:eastAsia="Times New Roman" w:hAnsi="Garamond" w:cs="Times New Roman"/>
          <w:strike/>
          <w:lang w:eastAsia="pt-PT"/>
        </w:rPr>
        <w:t xml:space="preserve">O </w:t>
      </w:r>
      <w:r w:rsidR="00EE3F5E" w:rsidRPr="00EA3846">
        <w:rPr>
          <w:rFonts w:ascii="Garamond" w:eastAsia="Times New Roman" w:hAnsi="Garamond" w:cs="Times New Roman"/>
          <w:strike/>
          <w:lang w:eastAsia="pt-PT"/>
        </w:rPr>
        <w:t>cedente</w:t>
      </w:r>
      <w:r w:rsidRPr="00EA3846">
        <w:rPr>
          <w:rFonts w:ascii="Garamond" w:eastAsia="Times New Roman" w:hAnsi="Garamond" w:cs="Times New Roman"/>
          <w:strike/>
          <w:lang w:eastAsia="pt-PT"/>
        </w:rPr>
        <w:t xml:space="preserve"> </w:t>
      </w:r>
      <w:r w:rsidR="000E4602" w:rsidRPr="00EA3846">
        <w:rPr>
          <w:rFonts w:ascii="Garamond" w:eastAsia="Times New Roman" w:hAnsi="Garamond" w:cs="Times New Roman"/>
          <w:strike/>
          <w:lang w:eastAsia="pt-PT"/>
        </w:rPr>
        <w:t>tem o dever de</w:t>
      </w:r>
      <w:r w:rsidRPr="00EA3846">
        <w:rPr>
          <w:rFonts w:ascii="Garamond" w:eastAsia="Times New Roman" w:hAnsi="Garamond" w:cs="Times New Roman"/>
          <w:strike/>
          <w:lang w:eastAsia="pt-PT"/>
        </w:rPr>
        <w:t xml:space="preserve"> procurar assegurar-se que o animal em questão se adequa ao estilo de vida, condições de alojamento e preferências do </w:t>
      </w:r>
      <w:r w:rsidR="00EE3F5E" w:rsidRPr="00EA3846">
        <w:rPr>
          <w:rFonts w:ascii="Garamond" w:eastAsia="Times New Roman" w:hAnsi="Garamond" w:cs="Times New Roman"/>
          <w:strike/>
          <w:lang w:eastAsia="pt-PT"/>
        </w:rPr>
        <w:t>adotante</w:t>
      </w:r>
      <w:r w:rsidRPr="00EA3846">
        <w:rPr>
          <w:rFonts w:ascii="Garamond" w:eastAsia="Times New Roman" w:hAnsi="Garamond" w:cs="Times New Roman"/>
          <w:strike/>
          <w:lang w:eastAsia="pt-PT"/>
        </w:rPr>
        <w:t xml:space="preserve"> e </w:t>
      </w:r>
      <w:r w:rsidR="001D7323" w:rsidRPr="00EA3846">
        <w:rPr>
          <w:rFonts w:ascii="Garamond" w:eastAsia="Times New Roman" w:hAnsi="Garamond" w:cs="Times New Roman"/>
          <w:strike/>
          <w:lang w:eastAsia="pt-PT"/>
        </w:rPr>
        <w:t xml:space="preserve">de </w:t>
      </w:r>
      <w:r w:rsidRPr="00EA3846">
        <w:rPr>
          <w:rFonts w:ascii="Garamond" w:eastAsia="Times New Roman" w:hAnsi="Garamond" w:cs="Times New Roman"/>
          <w:strike/>
          <w:lang w:eastAsia="pt-PT"/>
        </w:rPr>
        <w:t xml:space="preserve">que </w:t>
      </w:r>
      <w:r w:rsidR="001D7323" w:rsidRPr="00EA3846">
        <w:rPr>
          <w:rFonts w:ascii="Garamond" w:eastAsia="Times New Roman" w:hAnsi="Garamond" w:cs="Times New Roman"/>
          <w:strike/>
          <w:lang w:eastAsia="pt-PT"/>
        </w:rPr>
        <w:t>este</w:t>
      </w:r>
      <w:r w:rsidRPr="00EA3846">
        <w:rPr>
          <w:rFonts w:ascii="Garamond" w:eastAsia="Times New Roman" w:hAnsi="Garamond" w:cs="Times New Roman"/>
          <w:strike/>
          <w:lang w:eastAsia="pt-PT"/>
        </w:rPr>
        <w:t xml:space="preserve"> está consciente do dever de cuidar e assegurar o bem-estar do animal até ao fim da sua vida.</w:t>
      </w:r>
    </w:p>
    <w:p w14:paraId="6C7A8369" w14:textId="771D4CDF" w:rsidR="00675D91" w:rsidRDefault="00675D91" w:rsidP="00A95B79">
      <w:pPr>
        <w:spacing w:line="360" w:lineRule="auto"/>
        <w:jc w:val="both"/>
        <w:rPr>
          <w:ins w:id="1687" w:author="Susana Margarida Gonçalves Silva Santos" w:date="2025-10-24T10:48:00Z" w16du:dateUtc="2025-10-24T09:48:00Z"/>
          <w:rFonts w:ascii="Garamond" w:eastAsia="Times New Roman" w:hAnsi="Garamond" w:cs="Times New Roman"/>
          <w:lang w:eastAsia="pt-PT"/>
        </w:rPr>
      </w:pPr>
      <w:ins w:id="1688" w:author="Susana Margarida Gonçalves Silva Santos" w:date="2025-10-24T10:48:00Z" w16du:dateUtc="2025-10-24T09:48:00Z">
        <w:r>
          <w:rPr>
            <w:rStyle w:val="cf01"/>
          </w:rPr>
          <w:t>X - Os CRO e Associações zoófilas devem disponibilizar informação relativa às necessidades do animal e obrigações legais , podendo incluir um questionário/formulário /termo de responsabilidade a assinar pelo adotante</w:t>
        </w:r>
      </w:ins>
      <w:ins w:id="1689" w:author="Susana Margarida Gonçalves Silva Santos" w:date="2025-10-24T10:55:00Z" w16du:dateUtc="2025-10-24T09:55:00Z">
        <w:r w:rsidR="00646491">
          <w:rPr>
            <w:rStyle w:val="cf01"/>
          </w:rPr>
          <w:t>.</w:t>
        </w:r>
      </w:ins>
    </w:p>
    <w:p w14:paraId="79502154" w14:textId="77777777" w:rsidR="00675D91" w:rsidRPr="000041C8" w:rsidRDefault="00675D91" w:rsidP="00A95B79">
      <w:pPr>
        <w:spacing w:line="360" w:lineRule="auto"/>
        <w:jc w:val="both"/>
        <w:rPr>
          <w:rFonts w:ascii="Garamond" w:eastAsia="Times New Roman" w:hAnsi="Garamond" w:cs="Times New Roman"/>
          <w:lang w:eastAsia="pt-PT"/>
        </w:rPr>
      </w:pPr>
    </w:p>
    <w:p w14:paraId="4535D8C0" w14:textId="6962EA3F" w:rsidR="003D15F2" w:rsidRPr="0081728A" w:rsidRDefault="56C4CA0A" w:rsidP="00A95B79">
      <w:pPr>
        <w:spacing w:line="360" w:lineRule="auto"/>
        <w:jc w:val="both"/>
        <w:rPr>
          <w:rFonts w:ascii="Garamond" w:eastAsia="Times New Roman" w:hAnsi="Garamond" w:cs="Times New Roman"/>
          <w:strike/>
          <w:lang w:eastAsia="pt-PT"/>
        </w:rPr>
      </w:pPr>
      <w:r w:rsidRPr="0081728A">
        <w:rPr>
          <w:rFonts w:ascii="Garamond" w:eastAsia="Times New Roman" w:hAnsi="Garamond" w:cs="Times New Roman"/>
          <w:strike/>
          <w:lang w:eastAsia="pt-PT"/>
        </w:rPr>
        <w:t>7</w:t>
      </w:r>
      <w:r w:rsidR="178AD7F6" w:rsidRPr="0081728A">
        <w:rPr>
          <w:rFonts w:ascii="Garamond" w:eastAsia="Times New Roman" w:hAnsi="Garamond" w:cs="Times New Roman"/>
          <w:strike/>
          <w:lang w:eastAsia="pt-PT"/>
        </w:rPr>
        <w:t xml:space="preserve"> </w:t>
      </w:r>
      <w:r w:rsidR="3018780A" w:rsidRPr="0081728A">
        <w:rPr>
          <w:rFonts w:ascii="Garamond" w:eastAsia="Times New Roman" w:hAnsi="Garamond" w:cs="Times New Roman"/>
          <w:strike/>
          <w:lang w:eastAsia="pt-PT"/>
        </w:rPr>
        <w:t>-</w:t>
      </w:r>
      <w:r w:rsidR="178AD7F6" w:rsidRPr="0081728A">
        <w:rPr>
          <w:rFonts w:ascii="Garamond" w:eastAsia="Times New Roman" w:hAnsi="Garamond" w:cs="Times New Roman"/>
          <w:strike/>
          <w:lang w:eastAsia="pt-PT"/>
        </w:rPr>
        <w:t xml:space="preserve"> O contrato de adoção de animais de companhia está sujeito a um período experimental de </w:t>
      </w:r>
      <w:r w:rsidRPr="0081728A">
        <w:rPr>
          <w:rFonts w:ascii="Garamond" w:eastAsia="Times New Roman" w:hAnsi="Garamond" w:cs="Times New Roman"/>
          <w:strike/>
          <w:lang w:eastAsia="pt-PT"/>
        </w:rPr>
        <w:t>quarenta e cinco dias</w:t>
      </w:r>
      <w:r w:rsidR="178AD7F6" w:rsidRPr="0081728A">
        <w:rPr>
          <w:rFonts w:ascii="Garamond" w:eastAsia="Times New Roman" w:hAnsi="Garamond" w:cs="Times New Roman"/>
          <w:strike/>
          <w:lang w:eastAsia="pt-PT"/>
        </w:rPr>
        <w:t>, que corresponde ao tempo inicial de execução do contrato, durante o qual se aprecia a adaptação e a integração do animal de companhia.</w:t>
      </w:r>
    </w:p>
    <w:p w14:paraId="3DC90D8D" w14:textId="182AE58B" w:rsidR="003D15F2" w:rsidRPr="0081728A" w:rsidRDefault="006F0A50" w:rsidP="00A95B79">
      <w:pPr>
        <w:spacing w:line="360" w:lineRule="auto"/>
        <w:jc w:val="both"/>
        <w:rPr>
          <w:rFonts w:ascii="Garamond" w:eastAsia="Times New Roman" w:hAnsi="Garamond" w:cs="Times New Roman"/>
          <w:strike/>
          <w:lang w:eastAsia="pt-PT"/>
        </w:rPr>
      </w:pPr>
      <w:r w:rsidRPr="0081728A">
        <w:rPr>
          <w:rFonts w:ascii="Garamond" w:eastAsia="Times New Roman" w:hAnsi="Garamond" w:cs="Times New Roman"/>
          <w:strike/>
          <w:lang w:eastAsia="pt-PT"/>
        </w:rPr>
        <w:t>8</w:t>
      </w:r>
      <w:r w:rsidR="00A4253B" w:rsidRPr="0081728A">
        <w:rPr>
          <w:rFonts w:ascii="Garamond" w:eastAsia="Times New Roman" w:hAnsi="Garamond" w:cs="Times New Roman"/>
          <w:strike/>
          <w:lang w:eastAsia="pt-PT"/>
        </w:rPr>
        <w:t xml:space="preserve"> -</w:t>
      </w:r>
      <w:r w:rsidR="003D15F2" w:rsidRPr="0081728A">
        <w:rPr>
          <w:rFonts w:ascii="Garamond" w:eastAsia="Times New Roman" w:hAnsi="Garamond" w:cs="Times New Roman"/>
          <w:strike/>
          <w:lang w:eastAsia="pt-PT"/>
        </w:rPr>
        <w:t xml:space="preserve"> </w:t>
      </w:r>
      <w:bookmarkStart w:id="1690" w:name="_Hlk89944715"/>
      <w:r w:rsidR="00A52815" w:rsidRPr="0081728A">
        <w:rPr>
          <w:rFonts w:ascii="Garamond" w:eastAsia="Times New Roman" w:hAnsi="Garamond" w:cs="Times New Roman"/>
          <w:strike/>
          <w:lang w:eastAsia="pt-PT"/>
        </w:rPr>
        <w:t xml:space="preserve">Durante o período experimental referido no número anterior, o cedente e o adotante devem </w:t>
      </w:r>
      <w:r w:rsidR="004C2268" w:rsidRPr="0081728A">
        <w:rPr>
          <w:rFonts w:ascii="Garamond" w:eastAsia="Times New Roman" w:hAnsi="Garamond" w:cs="Times New Roman"/>
          <w:strike/>
          <w:lang w:eastAsia="pt-PT"/>
        </w:rPr>
        <w:t>comunicar entre si</w:t>
      </w:r>
      <w:r w:rsidR="00A52815" w:rsidRPr="0081728A">
        <w:rPr>
          <w:rFonts w:ascii="Garamond" w:eastAsia="Times New Roman" w:hAnsi="Garamond" w:cs="Times New Roman"/>
          <w:strike/>
          <w:lang w:eastAsia="pt-PT"/>
        </w:rPr>
        <w:t xml:space="preserve"> sobre a adaptação e a integração do animal, podendo o adotante optar por o devolver ao cedente, em caso de falta de integração do mesmo</w:t>
      </w:r>
      <w:r w:rsidR="003D15F2" w:rsidRPr="0081728A">
        <w:rPr>
          <w:rFonts w:ascii="Garamond" w:eastAsia="Times New Roman" w:hAnsi="Garamond" w:cs="Times New Roman"/>
          <w:strike/>
          <w:lang w:eastAsia="pt-PT"/>
        </w:rPr>
        <w:t xml:space="preserve">. </w:t>
      </w:r>
      <w:bookmarkEnd w:id="1690"/>
    </w:p>
    <w:p w14:paraId="53E4F3B4" w14:textId="397E1C9B" w:rsidR="00E26E7F" w:rsidRPr="0081728A" w:rsidRDefault="1E634520" w:rsidP="00A95B79">
      <w:pPr>
        <w:spacing w:line="360" w:lineRule="auto"/>
        <w:jc w:val="both"/>
        <w:rPr>
          <w:rFonts w:ascii="Garamond" w:eastAsia="Times New Roman" w:hAnsi="Garamond" w:cs="Times New Roman"/>
          <w:strike/>
          <w:lang w:eastAsia="pt-PT"/>
        </w:rPr>
      </w:pPr>
      <w:r w:rsidRPr="0081728A">
        <w:rPr>
          <w:rFonts w:ascii="Garamond" w:eastAsia="Times New Roman" w:hAnsi="Garamond" w:cs="Times New Roman"/>
          <w:strike/>
          <w:lang w:eastAsia="pt-PT"/>
        </w:rPr>
        <w:t>10</w:t>
      </w:r>
      <w:r w:rsidR="058808D1" w:rsidRPr="0081728A">
        <w:rPr>
          <w:rFonts w:ascii="Garamond" w:eastAsia="Times New Roman" w:hAnsi="Garamond" w:cs="Times New Roman"/>
          <w:strike/>
          <w:lang w:eastAsia="pt-PT"/>
        </w:rPr>
        <w:t xml:space="preserve"> </w:t>
      </w:r>
      <w:r w:rsidR="352E74A2" w:rsidRPr="0081728A">
        <w:rPr>
          <w:rFonts w:ascii="Garamond" w:eastAsia="Times New Roman" w:hAnsi="Garamond" w:cs="Times New Roman"/>
          <w:strike/>
          <w:lang w:eastAsia="pt-PT"/>
        </w:rPr>
        <w:t>–</w:t>
      </w:r>
      <w:r w:rsidR="03B15FBE" w:rsidRPr="0081728A">
        <w:rPr>
          <w:rFonts w:ascii="Garamond" w:eastAsia="Times New Roman" w:hAnsi="Garamond" w:cs="Times New Roman"/>
          <w:strike/>
          <w:lang w:eastAsia="pt-PT"/>
        </w:rPr>
        <w:t xml:space="preserve"> O</w:t>
      </w:r>
      <w:r w:rsidRPr="0081728A">
        <w:rPr>
          <w:rFonts w:ascii="Garamond" w:eastAsia="Times New Roman" w:hAnsi="Garamond" w:cs="Times New Roman"/>
          <w:strike/>
          <w:lang w:eastAsia="pt-PT"/>
        </w:rPr>
        <w:t xml:space="preserve"> cariz </w:t>
      </w:r>
      <w:r w:rsidR="352E74A2" w:rsidRPr="0081728A">
        <w:rPr>
          <w:rFonts w:ascii="Garamond" w:eastAsia="Times New Roman" w:hAnsi="Garamond" w:cs="Times New Roman"/>
          <w:strike/>
          <w:lang w:eastAsia="pt-PT"/>
        </w:rPr>
        <w:t>gratui</w:t>
      </w:r>
      <w:r w:rsidRPr="0081728A">
        <w:rPr>
          <w:rFonts w:ascii="Garamond" w:eastAsia="Times New Roman" w:hAnsi="Garamond" w:cs="Times New Roman"/>
          <w:strike/>
          <w:lang w:eastAsia="pt-PT"/>
        </w:rPr>
        <w:t xml:space="preserve">to </w:t>
      </w:r>
      <w:r w:rsidR="352E74A2" w:rsidRPr="0081728A">
        <w:rPr>
          <w:rFonts w:ascii="Garamond" w:eastAsia="Times New Roman" w:hAnsi="Garamond" w:cs="Times New Roman"/>
          <w:strike/>
          <w:lang w:eastAsia="pt-PT"/>
        </w:rPr>
        <w:t xml:space="preserve">da </w:t>
      </w:r>
      <w:r w:rsidRPr="0081728A">
        <w:rPr>
          <w:rFonts w:ascii="Garamond" w:eastAsia="Times New Roman" w:hAnsi="Garamond" w:cs="Times New Roman"/>
          <w:strike/>
          <w:lang w:eastAsia="pt-PT"/>
        </w:rPr>
        <w:t xml:space="preserve">transferência de propriedade </w:t>
      </w:r>
      <w:r w:rsidR="352E74A2" w:rsidRPr="0081728A">
        <w:rPr>
          <w:rFonts w:ascii="Garamond" w:eastAsia="Times New Roman" w:hAnsi="Garamond" w:cs="Times New Roman"/>
          <w:strike/>
          <w:lang w:eastAsia="pt-PT"/>
        </w:rPr>
        <w:t>do animal</w:t>
      </w:r>
      <w:r w:rsidR="03B15FBE" w:rsidRPr="0081728A">
        <w:rPr>
          <w:rFonts w:ascii="Garamond" w:eastAsia="Times New Roman" w:hAnsi="Garamond" w:cs="Times New Roman"/>
          <w:strike/>
          <w:lang w:eastAsia="pt-PT"/>
        </w:rPr>
        <w:t xml:space="preserve"> não obsta à cobrança de um valor pela adoção que </w:t>
      </w:r>
      <w:r w:rsidR="352E74A2" w:rsidRPr="0081728A">
        <w:rPr>
          <w:rFonts w:ascii="Garamond" w:eastAsia="Times New Roman" w:hAnsi="Garamond" w:cs="Times New Roman"/>
          <w:strike/>
          <w:lang w:eastAsia="pt-PT"/>
        </w:rPr>
        <w:t xml:space="preserve">não </w:t>
      </w:r>
      <w:r w:rsidR="03B15FBE" w:rsidRPr="0081728A">
        <w:rPr>
          <w:rFonts w:ascii="Garamond" w:eastAsia="Times New Roman" w:hAnsi="Garamond" w:cs="Times New Roman"/>
          <w:strike/>
          <w:lang w:eastAsia="pt-PT"/>
        </w:rPr>
        <w:t>exceda</w:t>
      </w:r>
      <w:r w:rsidR="352E74A2" w:rsidRPr="0081728A">
        <w:rPr>
          <w:rFonts w:ascii="Garamond" w:eastAsia="Times New Roman" w:hAnsi="Garamond" w:cs="Times New Roman"/>
          <w:strike/>
          <w:lang w:eastAsia="pt-PT"/>
        </w:rPr>
        <w:t xml:space="preserve"> o custo d</w:t>
      </w:r>
      <w:r w:rsidRPr="0081728A">
        <w:rPr>
          <w:rFonts w:ascii="Garamond" w:eastAsia="Times New Roman" w:hAnsi="Garamond" w:cs="Times New Roman"/>
          <w:strike/>
          <w:lang w:eastAsia="pt-PT"/>
        </w:rPr>
        <w:t xml:space="preserve">e </w:t>
      </w:r>
      <w:r w:rsidR="352E74A2" w:rsidRPr="0081728A">
        <w:rPr>
          <w:rFonts w:ascii="Garamond" w:eastAsia="Times New Roman" w:hAnsi="Garamond" w:cs="Times New Roman"/>
          <w:strike/>
          <w:lang w:eastAsia="pt-PT"/>
        </w:rPr>
        <w:t>manutenção do animal durante o período de permanência com o cedente, designadamente</w:t>
      </w:r>
      <w:r w:rsidR="102310A2" w:rsidRPr="0081728A">
        <w:rPr>
          <w:rFonts w:ascii="Garamond" w:eastAsia="Times New Roman" w:hAnsi="Garamond" w:cs="Times New Roman"/>
          <w:strike/>
          <w:lang w:eastAsia="pt-PT"/>
        </w:rPr>
        <w:t xml:space="preserve"> com a</w:t>
      </w:r>
      <w:r w:rsidR="352E74A2" w:rsidRPr="0081728A">
        <w:rPr>
          <w:rFonts w:ascii="Garamond" w:eastAsia="Times New Roman" w:hAnsi="Garamond" w:cs="Times New Roman"/>
          <w:strike/>
          <w:lang w:eastAsia="pt-PT"/>
        </w:rPr>
        <w:t xml:space="preserve"> alimentação, esterilização</w:t>
      </w:r>
      <w:r w:rsidRPr="0081728A">
        <w:rPr>
          <w:rFonts w:ascii="Garamond" w:eastAsia="Times New Roman" w:hAnsi="Garamond" w:cs="Times New Roman"/>
          <w:strike/>
          <w:lang w:eastAsia="pt-PT"/>
        </w:rPr>
        <w:t>, identificação</w:t>
      </w:r>
      <w:r w:rsidR="7F6A7DD7" w:rsidRPr="0081728A">
        <w:rPr>
          <w:rFonts w:ascii="Garamond" w:eastAsia="Times New Roman" w:hAnsi="Garamond" w:cs="Times New Roman"/>
          <w:strike/>
          <w:lang w:eastAsia="pt-PT"/>
        </w:rPr>
        <w:t>, registo</w:t>
      </w:r>
      <w:r w:rsidR="7A89DDDB" w:rsidRPr="0081728A">
        <w:rPr>
          <w:rFonts w:ascii="Garamond" w:eastAsia="Times New Roman" w:hAnsi="Garamond" w:cs="Times New Roman"/>
          <w:strike/>
          <w:lang w:eastAsia="pt-PT"/>
        </w:rPr>
        <w:t xml:space="preserve"> </w:t>
      </w:r>
      <w:r w:rsidR="352E74A2" w:rsidRPr="0081728A">
        <w:rPr>
          <w:rFonts w:ascii="Garamond" w:eastAsia="Times New Roman" w:hAnsi="Garamond" w:cs="Times New Roman"/>
          <w:strike/>
          <w:lang w:eastAsia="pt-PT"/>
        </w:rPr>
        <w:t>e cuidados veterinários</w:t>
      </w:r>
      <w:r w:rsidRPr="0081728A">
        <w:rPr>
          <w:rFonts w:ascii="Garamond" w:eastAsia="Times New Roman" w:hAnsi="Garamond" w:cs="Times New Roman"/>
          <w:strike/>
          <w:lang w:eastAsia="pt-PT"/>
        </w:rPr>
        <w:t xml:space="preserve">, devidamente </w:t>
      </w:r>
      <w:r w:rsidR="3EFAE417" w:rsidRPr="0081728A">
        <w:rPr>
          <w:rFonts w:ascii="Garamond" w:eastAsia="Times New Roman" w:hAnsi="Garamond" w:cs="Times New Roman"/>
          <w:strike/>
          <w:lang w:eastAsia="pt-PT"/>
        </w:rPr>
        <w:t>discriminados</w:t>
      </w:r>
      <w:r w:rsidRPr="0081728A">
        <w:rPr>
          <w:rFonts w:ascii="Garamond" w:eastAsia="Times New Roman" w:hAnsi="Garamond" w:cs="Times New Roman"/>
          <w:strike/>
          <w:lang w:eastAsia="pt-PT"/>
        </w:rPr>
        <w:t xml:space="preserve"> no contrato de adoção. </w:t>
      </w:r>
    </w:p>
    <w:p w14:paraId="4B0AE6AC" w14:textId="3051EB25" w:rsidR="0063207F" w:rsidRDefault="00E26E7F" w:rsidP="00A95B79">
      <w:pPr>
        <w:spacing w:line="360" w:lineRule="auto"/>
        <w:jc w:val="both"/>
        <w:rPr>
          <w:ins w:id="1691" w:author="Susana Margarida Gonçalves Silva Santos" w:date="2025-09-25T12:35:00Z" w16du:dateUtc="2025-09-25T11:35:00Z"/>
          <w:rFonts w:ascii="Garamond" w:eastAsia="Times New Roman" w:hAnsi="Garamond" w:cs="Times New Roman"/>
          <w:strike/>
          <w:lang w:eastAsia="pt-PT"/>
        </w:rPr>
      </w:pPr>
      <w:r w:rsidRPr="00F57F3A">
        <w:rPr>
          <w:rFonts w:ascii="Garamond" w:eastAsia="Times New Roman" w:hAnsi="Garamond" w:cs="Times New Roman"/>
          <w:strike/>
          <w:lang w:eastAsia="pt-PT"/>
        </w:rPr>
        <w:t xml:space="preserve">11 </w:t>
      </w:r>
      <w:r w:rsidR="004B6022" w:rsidRPr="00F57F3A">
        <w:rPr>
          <w:rFonts w:ascii="Garamond" w:eastAsia="Times New Roman" w:hAnsi="Garamond" w:cs="Times New Roman"/>
          <w:strike/>
          <w:lang w:eastAsia="pt-PT"/>
        </w:rPr>
        <w:t>–</w:t>
      </w:r>
      <w:r w:rsidR="00210D92" w:rsidRPr="00F57F3A">
        <w:rPr>
          <w:rFonts w:ascii="Garamond" w:eastAsia="Times New Roman" w:hAnsi="Garamond" w:cs="Times New Roman"/>
          <w:strike/>
          <w:lang w:eastAsia="pt-PT"/>
        </w:rPr>
        <w:t xml:space="preserve"> </w:t>
      </w:r>
      <w:r w:rsidR="00EB7997" w:rsidRPr="00F57F3A">
        <w:rPr>
          <w:rFonts w:ascii="Garamond" w:eastAsia="Times New Roman" w:hAnsi="Garamond" w:cs="Times New Roman"/>
          <w:strike/>
          <w:lang w:eastAsia="pt-PT"/>
        </w:rPr>
        <w:t xml:space="preserve">Não há lugar a cobrança de um valor pela adoção quando </w:t>
      </w:r>
      <w:r w:rsidR="004B6022" w:rsidRPr="00F57F3A">
        <w:rPr>
          <w:rFonts w:ascii="Garamond" w:eastAsia="Times New Roman" w:hAnsi="Garamond" w:cs="Times New Roman"/>
          <w:strike/>
          <w:lang w:eastAsia="pt-PT"/>
        </w:rPr>
        <w:t xml:space="preserve">o custo da mesma seja </w:t>
      </w:r>
      <w:r w:rsidR="00FD649B" w:rsidRPr="00F57F3A">
        <w:rPr>
          <w:rFonts w:ascii="Garamond" w:eastAsia="Times New Roman" w:hAnsi="Garamond" w:cs="Times New Roman"/>
          <w:strike/>
          <w:lang w:eastAsia="pt-PT"/>
        </w:rPr>
        <w:t>subvencionado</w:t>
      </w:r>
      <w:r w:rsidR="004B6022" w:rsidRPr="00F57F3A">
        <w:rPr>
          <w:rFonts w:ascii="Garamond" w:eastAsia="Times New Roman" w:hAnsi="Garamond" w:cs="Times New Roman"/>
          <w:strike/>
          <w:lang w:eastAsia="pt-PT"/>
        </w:rPr>
        <w:t xml:space="preserve"> por apoios públicos.</w:t>
      </w:r>
    </w:p>
    <w:p w14:paraId="36571FDA" w14:textId="77777777" w:rsidR="004B14ED" w:rsidRDefault="004B14ED" w:rsidP="00A95B79">
      <w:pPr>
        <w:spacing w:line="360" w:lineRule="auto"/>
        <w:jc w:val="both"/>
        <w:rPr>
          <w:rFonts w:ascii="Garamond" w:eastAsia="Times New Roman" w:hAnsi="Garamond" w:cs="Times New Roman"/>
          <w:strike/>
          <w:lang w:eastAsia="pt-PT"/>
        </w:rPr>
      </w:pPr>
    </w:p>
    <w:p w14:paraId="62CCF699" w14:textId="133ECA91" w:rsidR="004B14ED" w:rsidRPr="005D2036" w:rsidRDefault="00F956A6" w:rsidP="00A95B79">
      <w:pPr>
        <w:spacing w:line="360" w:lineRule="auto"/>
        <w:jc w:val="both"/>
        <w:rPr>
          <w:rFonts w:ascii="Garamond" w:eastAsia="Times New Roman" w:hAnsi="Garamond" w:cs="Times New Roman"/>
          <w:lang w:eastAsia="pt-PT"/>
        </w:rPr>
      </w:pPr>
      <w:r w:rsidRPr="00C20845">
        <w:rPr>
          <w:rFonts w:ascii="Garamond" w:eastAsia="Times New Roman" w:hAnsi="Garamond" w:cs="Times New Roman"/>
          <w:highlight w:val="lightGray"/>
          <w:lang w:eastAsia="pt-PT"/>
        </w:rPr>
        <w:t xml:space="preserve">Os centros de recolha </w:t>
      </w:r>
      <w:r w:rsidR="005D2036" w:rsidRPr="00C20845">
        <w:rPr>
          <w:rFonts w:ascii="Garamond" w:eastAsia="Times New Roman" w:hAnsi="Garamond" w:cs="Times New Roman"/>
          <w:highlight w:val="lightGray"/>
          <w:lang w:eastAsia="pt-PT"/>
        </w:rPr>
        <w:t xml:space="preserve">não podem ceder </w:t>
      </w:r>
      <w:r w:rsidR="00F71AB6" w:rsidRPr="00C20845">
        <w:rPr>
          <w:rFonts w:ascii="Garamond" w:eastAsia="Times New Roman" w:hAnsi="Garamond" w:cs="Times New Roman"/>
          <w:highlight w:val="lightGray"/>
          <w:lang w:eastAsia="pt-PT"/>
        </w:rPr>
        <w:t>a particulares ou a ass</w:t>
      </w:r>
      <w:r w:rsidR="002718FD" w:rsidRPr="00C20845">
        <w:rPr>
          <w:rFonts w:ascii="Garamond" w:eastAsia="Times New Roman" w:hAnsi="Garamond" w:cs="Times New Roman"/>
          <w:highlight w:val="lightGray"/>
          <w:lang w:eastAsia="pt-PT"/>
        </w:rPr>
        <w:t xml:space="preserve">ociações zoófilas legalmente constituídas, </w:t>
      </w:r>
      <w:r w:rsidR="001315D5" w:rsidRPr="00C20845">
        <w:rPr>
          <w:rFonts w:ascii="Garamond" w:eastAsia="Times New Roman" w:hAnsi="Garamond" w:cs="Times New Roman"/>
          <w:highlight w:val="lightGray"/>
          <w:lang w:eastAsia="pt-PT"/>
        </w:rPr>
        <w:t xml:space="preserve">um </w:t>
      </w:r>
      <w:r w:rsidR="0032245B" w:rsidRPr="00C20845">
        <w:rPr>
          <w:rFonts w:ascii="Garamond" w:eastAsia="Times New Roman" w:hAnsi="Garamond" w:cs="Times New Roman"/>
          <w:highlight w:val="lightGray"/>
          <w:lang w:eastAsia="pt-PT"/>
        </w:rPr>
        <w:t>número</w:t>
      </w:r>
      <w:r w:rsidR="001315D5" w:rsidRPr="00C20845">
        <w:rPr>
          <w:rFonts w:ascii="Garamond" w:eastAsia="Times New Roman" w:hAnsi="Garamond" w:cs="Times New Roman"/>
          <w:highlight w:val="lightGray"/>
          <w:lang w:eastAsia="pt-PT"/>
        </w:rPr>
        <w:t xml:space="preserve"> de animais superior ao </w:t>
      </w:r>
      <w:r w:rsidR="0032245B" w:rsidRPr="00C20845">
        <w:rPr>
          <w:rFonts w:ascii="Garamond" w:eastAsia="Times New Roman" w:hAnsi="Garamond" w:cs="Times New Roman"/>
          <w:highlight w:val="lightGray"/>
          <w:lang w:eastAsia="pt-PT"/>
        </w:rPr>
        <w:t xml:space="preserve">legalmente </w:t>
      </w:r>
      <w:r w:rsidR="001315D5" w:rsidRPr="00C20845">
        <w:rPr>
          <w:rFonts w:ascii="Garamond" w:eastAsia="Times New Roman" w:hAnsi="Garamond" w:cs="Times New Roman"/>
          <w:highlight w:val="lightGray"/>
          <w:lang w:eastAsia="pt-PT"/>
        </w:rPr>
        <w:t>previsto</w:t>
      </w:r>
      <w:r w:rsidR="0032245B" w:rsidRPr="00C20845">
        <w:rPr>
          <w:rFonts w:ascii="Garamond" w:eastAsia="Times New Roman" w:hAnsi="Garamond" w:cs="Times New Roman"/>
          <w:highlight w:val="lightGray"/>
          <w:lang w:eastAsia="pt-PT"/>
        </w:rPr>
        <w:t xml:space="preserve">, quando aqueles não disponham de </w:t>
      </w:r>
      <w:r w:rsidR="00197725" w:rsidRPr="00C20845">
        <w:rPr>
          <w:rFonts w:ascii="Garamond" w:eastAsia="Times New Roman" w:hAnsi="Garamond" w:cs="Times New Roman"/>
          <w:highlight w:val="lightGray"/>
          <w:lang w:eastAsia="pt-PT"/>
        </w:rPr>
        <w:t>alojamentos devidamente registados.</w:t>
      </w:r>
    </w:p>
    <w:p w14:paraId="40B1DD52" w14:textId="77777777" w:rsidR="004B14ED" w:rsidRDefault="004B14ED" w:rsidP="00A95B79">
      <w:pPr>
        <w:spacing w:line="360" w:lineRule="auto"/>
        <w:jc w:val="both"/>
        <w:rPr>
          <w:ins w:id="1692" w:author="Susana Margarida Gonçalves Silva Santos" w:date="2025-09-25T12:35:00Z" w16du:dateUtc="2025-09-25T11:35:00Z"/>
          <w:rFonts w:ascii="Garamond" w:eastAsia="Times New Roman" w:hAnsi="Garamond" w:cs="Times New Roman"/>
          <w:strike/>
          <w:lang w:eastAsia="pt-PT"/>
        </w:rPr>
      </w:pPr>
    </w:p>
    <w:p w14:paraId="531E3815" w14:textId="77777777" w:rsidR="004B14ED" w:rsidRPr="00F57F3A" w:rsidRDefault="004B14ED" w:rsidP="00A95B79">
      <w:pPr>
        <w:spacing w:line="360" w:lineRule="auto"/>
        <w:jc w:val="both"/>
        <w:rPr>
          <w:rFonts w:ascii="Garamond" w:eastAsia="Times New Roman" w:hAnsi="Garamond" w:cs="Times New Roman"/>
          <w:strike/>
          <w:lang w:eastAsia="pt-PT"/>
        </w:rPr>
      </w:pPr>
    </w:p>
    <w:p w14:paraId="710BAE60" w14:textId="260D5FAF" w:rsidR="003D15F2" w:rsidRPr="000041C8" w:rsidRDefault="003D15F2" w:rsidP="00A95B79">
      <w:pPr>
        <w:spacing w:line="360" w:lineRule="auto"/>
        <w:jc w:val="center"/>
        <w:rPr>
          <w:rFonts w:ascii="Garamond" w:eastAsia="Times New Roman" w:hAnsi="Garamond" w:cs="Times New Roman"/>
          <w:b/>
          <w:bCs/>
          <w:lang w:eastAsia="pt-PT"/>
        </w:rPr>
      </w:pPr>
      <w:bookmarkStart w:id="1693" w:name="_Hlk136437443"/>
      <w:bookmarkEnd w:id="1676"/>
      <w:r w:rsidRPr="000041C8">
        <w:rPr>
          <w:rFonts w:ascii="Garamond" w:eastAsia="Times New Roman" w:hAnsi="Garamond" w:cs="Times New Roman"/>
          <w:b/>
          <w:bCs/>
          <w:lang w:eastAsia="pt-PT"/>
        </w:rPr>
        <w:t xml:space="preserve">Artigo </w:t>
      </w:r>
      <w:r w:rsidR="00F440AB" w:rsidRPr="000041C8">
        <w:rPr>
          <w:rFonts w:ascii="Garamond" w:eastAsia="Times New Roman" w:hAnsi="Garamond" w:cs="Times New Roman"/>
          <w:b/>
          <w:bCs/>
          <w:lang w:eastAsia="pt-PT"/>
        </w:rPr>
        <w:t>4</w:t>
      </w:r>
      <w:r w:rsidR="00E238BA">
        <w:rPr>
          <w:rFonts w:ascii="Garamond" w:eastAsia="Times New Roman" w:hAnsi="Garamond" w:cs="Times New Roman"/>
          <w:b/>
          <w:bCs/>
          <w:lang w:eastAsia="pt-PT"/>
        </w:rPr>
        <w:t>3</w:t>
      </w:r>
      <w:r w:rsidR="00F440AB" w:rsidRPr="000041C8">
        <w:rPr>
          <w:rFonts w:ascii="Garamond" w:eastAsia="Times New Roman" w:hAnsi="Garamond" w:cs="Times New Roman"/>
          <w:b/>
          <w:bCs/>
          <w:lang w:eastAsia="pt-PT"/>
        </w:rPr>
        <w:t>.</w:t>
      </w:r>
      <w:r w:rsidRPr="000041C8">
        <w:rPr>
          <w:rFonts w:ascii="Garamond" w:eastAsia="Times New Roman" w:hAnsi="Garamond" w:cs="Times New Roman"/>
          <w:b/>
          <w:bCs/>
          <w:lang w:eastAsia="pt-PT"/>
        </w:rPr>
        <w:t>º</w:t>
      </w:r>
    </w:p>
    <w:p w14:paraId="682D9687" w14:textId="7C5F930C" w:rsidR="003D15F2" w:rsidRPr="000041C8" w:rsidRDefault="003D15F2" w:rsidP="00A95B79">
      <w:pPr>
        <w:spacing w:line="360" w:lineRule="auto"/>
        <w:jc w:val="center"/>
        <w:rPr>
          <w:rFonts w:ascii="Garamond" w:eastAsia="Times New Roman" w:hAnsi="Garamond" w:cs="Times New Roman"/>
          <w:lang w:eastAsia="pt-PT"/>
        </w:rPr>
      </w:pPr>
      <w:r w:rsidRPr="000041C8">
        <w:rPr>
          <w:rFonts w:ascii="Garamond" w:eastAsia="Times New Roman" w:hAnsi="Garamond" w:cs="Times New Roman"/>
          <w:lang w:eastAsia="pt-PT"/>
        </w:rPr>
        <w:t>Controlo de reprodução</w:t>
      </w:r>
      <w:ins w:id="1694" w:author="Maria Cristina Tavares Briosa" w:date="2025-10-22T16:17:00Z" w16du:dateUtc="2025-10-22T15:17:00Z">
        <w:r w:rsidR="0063569F">
          <w:rPr>
            <w:rFonts w:ascii="Garamond" w:eastAsia="Times New Roman" w:hAnsi="Garamond" w:cs="Times New Roman"/>
            <w:lang w:eastAsia="pt-PT"/>
          </w:rPr>
          <w:t xml:space="preserve"> pelas câmaras municipais</w:t>
        </w:r>
      </w:ins>
    </w:p>
    <w:p w14:paraId="403A512A" w14:textId="0630744E" w:rsidR="003D15F2" w:rsidRDefault="178AD7F6" w:rsidP="00A95B79">
      <w:pPr>
        <w:spacing w:line="360" w:lineRule="auto"/>
        <w:jc w:val="both"/>
        <w:rPr>
          <w:ins w:id="1695" w:author="Susana Margarida Gonçalves Silva Santos" w:date="2025-09-25T12:38:00Z" w16du:dateUtc="2025-09-25T11:38:00Z"/>
          <w:rFonts w:ascii="Garamond" w:eastAsia="Times New Roman" w:hAnsi="Garamond" w:cs="Times New Roman"/>
          <w:lang w:eastAsia="pt-PT"/>
        </w:rPr>
      </w:pPr>
      <w:r w:rsidRPr="578B151F">
        <w:rPr>
          <w:rFonts w:ascii="Garamond" w:eastAsia="Times New Roman" w:hAnsi="Garamond" w:cs="Times New Roman"/>
          <w:lang w:eastAsia="pt-PT"/>
        </w:rPr>
        <w:t xml:space="preserve">1 </w:t>
      </w:r>
      <w:r w:rsidR="3018780A" w:rsidRPr="578B151F">
        <w:rPr>
          <w:rFonts w:ascii="Garamond" w:eastAsia="Times New Roman" w:hAnsi="Garamond" w:cs="Times New Roman"/>
          <w:lang w:eastAsia="pt-PT"/>
        </w:rPr>
        <w:t>-</w:t>
      </w:r>
      <w:r w:rsidRPr="578B151F">
        <w:rPr>
          <w:rFonts w:ascii="Garamond" w:eastAsia="Times New Roman" w:hAnsi="Garamond" w:cs="Times New Roman"/>
          <w:lang w:eastAsia="pt-PT"/>
        </w:rPr>
        <w:t xml:space="preserve"> Os </w:t>
      </w:r>
      <w:r w:rsidRPr="578B151F">
        <w:rPr>
          <w:rFonts w:ascii="Garamond" w:eastAsia="Times New Roman" w:hAnsi="Garamond" w:cs="Times New Roman"/>
          <w:strike/>
          <w:lang w:eastAsia="pt-PT"/>
        </w:rPr>
        <w:t>centros de</w:t>
      </w:r>
      <w:r w:rsidR="4D17E2AC" w:rsidRPr="578B151F">
        <w:rPr>
          <w:rFonts w:ascii="Garamond" w:eastAsia="Times New Roman" w:hAnsi="Garamond" w:cs="Times New Roman"/>
          <w:strike/>
          <w:lang w:eastAsia="pt-PT"/>
        </w:rPr>
        <w:t xml:space="preserve"> bem-estar anima</w:t>
      </w:r>
      <w:r w:rsidR="4D17E2AC" w:rsidRPr="578B151F">
        <w:rPr>
          <w:rFonts w:ascii="Garamond" w:eastAsia="Times New Roman" w:hAnsi="Garamond" w:cs="Times New Roman"/>
          <w:lang w:eastAsia="pt-PT"/>
        </w:rPr>
        <w:t>l</w:t>
      </w:r>
      <w:ins w:id="1696" w:author="Susana Margarida Gonçalves Silva Santos" w:date="2025-09-25T12:34:00Z" w16du:dateUtc="2025-09-25T11:34:00Z">
        <w:r w:rsidR="004B14ED">
          <w:rPr>
            <w:rFonts w:ascii="Garamond" w:eastAsia="Times New Roman" w:hAnsi="Garamond" w:cs="Times New Roman"/>
            <w:lang w:eastAsia="pt-PT"/>
          </w:rPr>
          <w:t xml:space="preserve"> Centros de</w:t>
        </w:r>
      </w:ins>
      <w:ins w:id="1697" w:author="Susana Margarida Gonçalves Silva Santos" w:date="2025-09-25T12:35:00Z" w16du:dateUtc="2025-09-25T11:35:00Z">
        <w:r w:rsidR="004B14ED">
          <w:rPr>
            <w:rFonts w:ascii="Garamond" w:eastAsia="Times New Roman" w:hAnsi="Garamond" w:cs="Times New Roman"/>
            <w:lang w:eastAsia="pt-PT"/>
          </w:rPr>
          <w:t xml:space="preserve"> Recolha Oficial</w:t>
        </w:r>
      </w:ins>
      <w:r w:rsidRPr="578B151F">
        <w:rPr>
          <w:rFonts w:ascii="Garamond" w:eastAsia="Times New Roman" w:hAnsi="Garamond" w:cs="Times New Roman"/>
          <w:lang w:eastAsia="pt-PT"/>
        </w:rPr>
        <w:t xml:space="preserve"> procedem à esterilização dos animais recolhidos que se presuma terem sido abandonados, nos termos do n.</w:t>
      </w:r>
      <w:r w:rsidRPr="003053A2">
        <w:rPr>
          <w:rFonts w:ascii="Garamond" w:eastAsia="Times New Roman" w:hAnsi="Garamond" w:cs="Times New Roman"/>
          <w:highlight w:val="yellow"/>
          <w:lang w:eastAsia="pt-PT"/>
        </w:rPr>
        <w:t xml:space="preserve">º 2 do artigo </w:t>
      </w:r>
      <w:r w:rsidR="7964C722" w:rsidRPr="003053A2">
        <w:rPr>
          <w:rFonts w:ascii="Garamond" w:eastAsia="Times New Roman" w:hAnsi="Garamond" w:cs="Times New Roman"/>
          <w:highlight w:val="yellow"/>
          <w:lang w:eastAsia="pt-PT"/>
        </w:rPr>
        <w:t>41</w:t>
      </w:r>
      <w:r w:rsidRPr="003053A2">
        <w:rPr>
          <w:rFonts w:ascii="Garamond" w:eastAsia="Times New Roman" w:hAnsi="Garamond" w:cs="Times New Roman"/>
          <w:highlight w:val="yellow"/>
          <w:lang w:eastAsia="pt-PT"/>
        </w:rPr>
        <w:t>.º.</w:t>
      </w:r>
    </w:p>
    <w:p w14:paraId="5EE2171B" w14:textId="28E79903" w:rsidR="004B14ED" w:rsidDel="003053A2" w:rsidRDefault="004B14ED" w:rsidP="00A95B79">
      <w:pPr>
        <w:spacing w:line="360" w:lineRule="auto"/>
        <w:jc w:val="both"/>
        <w:rPr>
          <w:ins w:id="1698" w:author="Susana Margarida Gonçalves Silva Santos" w:date="2025-09-25T12:38:00Z" w16du:dateUtc="2025-09-25T11:38:00Z"/>
          <w:del w:id="1699" w:author="Maria Cristina Tavares Briosa" w:date="2025-10-24T18:03:00Z" w16du:dateUtc="2025-10-24T17:03:00Z"/>
          <w:rFonts w:ascii="Segoe UI" w:hAnsi="Segoe UI" w:cs="Segoe UI"/>
          <w:b/>
          <w:bCs/>
          <w:sz w:val="18"/>
          <w:szCs w:val="18"/>
        </w:rPr>
      </w:pPr>
    </w:p>
    <w:p w14:paraId="34F6866C" w14:textId="0E510F23" w:rsidR="004B14ED" w:rsidDel="003053A2" w:rsidRDefault="004B14ED" w:rsidP="00A95B79">
      <w:pPr>
        <w:spacing w:line="360" w:lineRule="auto"/>
        <w:jc w:val="both"/>
        <w:rPr>
          <w:ins w:id="1700" w:author="Susana Margarida Gonçalves Silva Santos" w:date="2025-09-25T12:37:00Z" w16du:dateUtc="2025-09-25T11:37:00Z"/>
          <w:del w:id="1701" w:author="Maria Cristina Tavares Briosa" w:date="2025-10-24T18:04:00Z" w16du:dateUtc="2025-10-24T17:04:00Z"/>
          <w:rFonts w:ascii="Garamond" w:eastAsia="Times New Roman" w:hAnsi="Garamond" w:cs="Times New Roman"/>
          <w:lang w:eastAsia="pt-PT"/>
        </w:rPr>
      </w:pPr>
    </w:p>
    <w:p w14:paraId="40C385F1" w14:textId="56BE71B4" w:rsidR="004B14ED" w:rsidRPr="000041C8" w:rsidDel="003053A2" w:rsidRDefault="004B14ED" w:rsidP="00A95B79">
      <w:pPr>
        <w:spacing w:line="360" w:lineRule="auto"/>
        <w:jc w:val="both"/>
        <w:rPr>
          <w:del w:id="1702" w:author="Maria Cristina Tavares Briosa" w:date="2025-10-24T18:04:00Z" w16du:dateUtc="2025-10-24T17:04:00Z"/>
          <w:rFonts w:ascii="Garamond" w:eastAsia="Times New Roman" w:hAnsi="Garamond" w:cs="Times New Roman"/>
          <w:lang w:eastAsia="pt-PT"/>
        </w:rPr>
      </w:pPr>
    </w:p>
    <w:p w14:paraId="18489BFD" w14:textId="180493BF"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2 - As câmaras municipais </w:t>
      </w:r>
      <w:r w:rsidR="00A52815" w:rsidRPr="000041C8">
        <w:rPr>
          <w:rFonts w:ascii="Garamond" w:eastAsia="Times New Roman" w:hAnsi="Garamond" w:cs="Times New Roman"/>
          <w:lang w:eastAsia="pt-PT"/>
        </w:rPr>
        <w:t>devem,</w:t>
      </w:r>
      <w:r w:rsidRPr="000041C8">
        <w:rPr>
          <w:rFonts w:ascii="Garamond" w:eastAsia="Times New Roman" w:hAnsi="Garamond" w:cs="Times New Roman"/>
          <w:lang w:eastAsia="pt-PT"/>
        </w:rPr>
        <w:t xml:space="preserve"> sempre que necessário e sob a responsabilidade do médico veterinário municipal, incentivar e promover o controlo da reprodução de animais de companhia, nomeadamente</w:t>
      </w:r>
      <w:r w:rsidR="009D078C" w:rsidRPr="000041C8">
        <w:rPr>
          <w:rFonts w:ascii="Garamond" w:eastAsia="Times New Roman" w:hAnsi="Garamond" w:cs="Times New Roman"/>
          <w:lang w:eastAsia="pt-PT"/>
        </w:rPr>
        <w:t xml:space="preserve"> a esterilização</w:t>
      </w:r>
      <w:r w:rsidRPr="000041C8">
        <w:rPr>
          <w:rFonts w:ascii="Garamond" w:eastAsia="Times New Roman" w:hAnsi="Garamond" w:cs="Times New Roman"/>
          <w:lang w:eastAsia="pt-PT"/>
        </w:rPr>
        <w:t xml:space="preserve"> de cães e gatos</w:t>
      </w:r>
      <w:r w:rsidR="004C2268" w:rsidRPr="000041C8">
        <w:rPr>
          <w:rFonts w:ascii="Garamond" w:eastAsia="Times New Roman" w:hAnsi="Garamond" w:cs="Times New Roman"/>
          <w:lang w:eastAsia="pt-PT"/>
        </w:rPr>
        <w:t>.</w:t>
      </w:r>
      <w:r w:rsidRPr="000041C8">
        <w:rPr>
          <w:rFonts w:ascii="Garamond" w:eastAsia="Times New Roman" w:hAnsi="Garamond" w:cs="Times New Roman"/>
          <w:lang w:eastAsia="pt-PT"/>
        </w:rPr>
        <w:t xml:space="preserve"> </w:t>
      </w:r>
    </w:p>
    <w:p w14:paraId="55A97336" w14:textId="7E77BA4B" w:rsidR="000965D4" w:rsidRDefault="000965D4" w:rsidP="000965D4">
      <w:pPr>
        <w:spacing w:line="360" w:lineRule="auto"/>
        <w:jc w:val="both"/>
        <w:rPr>
          <w:ins w:id="1703" w:author="Susana Margarida Gonçalves Silva Santos" w:date="2025-10-24T11:00:00Z" w16du:dateUtc="2025-10-24T10:00:00Z"/>
          <w:rFonts w:ascii="Garamond" w:eastAsia="Times New Roman" w:hAnsi="Garamond" w:cs="Times New Roman"/>
          <w:lang w:eastAsia="pt-PT"/>
        </w:rPr>
      </w:pPr>
      <w:r w:rsidRPr="5B3829DC">
        <w:rPr>
          <w:rFonts w:ascii="Garamond" w:eastAsia="Times New Roman" w:hAnsi="Garamond" w:cs="Times New Roman"/>
          <w:lang w:eastAsia="pt-PT"/>
        </w:rPr>
        <w:t xml:space="preserve">3 - </w:t>
      </w:r>
      <w:r w:rsidR="00227C40" w:rsidRPr="5B3829DC">
        <w:rPr>
          <w:rFonts w:ascii="Garamond" w:eastAsia="Times New Roman" w:hAnsi="Garamond" w:cs="Times New Roman"/>
          <w:lang w:eastAsia="pt-PT"/>
        </w:rPr>
        <w:t>Os</w:t>
      </w:r>
      <w:r w:rsidRPr="5B3829DC">
        <w:rPr>
          <w:rFonts w:ascii="Garamond" w:eastAsia="Times New Roman" w:hAnsi="Garamond" w:cs="Times New Roman"/>
          <w:lang w:eastAsia="pt-PT"/>
        </w:rPr>
        <w:t xml:space="preserve"> requisitos mínimos das instalações adequadas à realização de </w:t>
      </w:r>
      <w:r w:rsidRPr="004D5189">
        <w:rPr>
          <w:rFonts w:ascii="Garamond" w:eastAsia="Times New Roman" w:hAnsi="Garamond" w:cs="Times New Roman"/>
          <w:strike/>
          <w:lang w:eastAsia="pt-PT"/>
        </w:rPr>
        <w:t>esterilizações nos</w:t>
      </w:r>
      <w:r w:rsidR="00FF07DD" w:rsidRPr="004D5189">
        <w:rPr>
          <w:rFonts w:ascii="Garamond" w:eastAsia="Times New Roman" w:hAnsi="Garamond" w:cs="Times New Roman"/>
          <w:strike/>
          <w:lang w:eastAsia="pt-PT"/>
        </w:rPr>
        <w:t xml:space="preserve"> cent</w:t>
      </w:r>
      <w:del w:id="1704" w:author="Susana Margarida Gonçalves Silva Santos" w:date="2025-09-25T12:47:00Z" w16du:dateUtc="2025-09-25T11:47:00Z">
        <w:r w:rsidR="00FF07DD" w:rsidRPr="004D5189" w:rsidDel="00C7442E">
          <w:rPr>
            <w:rFonts w:ascii="Garamond" w:eastAsia="Times New Roman" w:hAnsi="Garamond" w:cs="Times New Roman"/>
            <w:strike/>
            <w:lang w:eastAsia="pt-PT"/>
          </w:rPr>
          <w:delText>ros de bem-estar animal</w:delText>
        </w:r>
      </w:del>
      <w:r w:rsidR="00227C40" w:rsidRPr="004D5189">
        <w:rPr>
          <w:rFonts w:ascii="Garamond" w:eastAsia="Times New Roman" w:hAnsi="Garamond" w:cs="Times New Roman"/>
          <w:strike/>
          <w:lang w:eastAsia="pt-PT"/>
        </w:rPr>
        <w:t xml:space="preserve"> </w:t>
      </w:r>
      <w:ins w:id="1705" w:author="Susana Margarida Gonçalves Silva Santos" w:date="2025-09-25T12:47:00Z" w16du:dateUtc="2025-09-25T11:47:00Z">
        <w:r w:rsidR="00C7442E" w:rsidRPr="003053A2">
          <w:rPr>
            <w:rFonts w:ascii="Garamond" w:eastAsia="Times New Roman" w:hAnsi="Garamond" w:cs="Times New Roman"/>
            <w:lang w:eastAsia="pt-PT"/>
          </w:rPr>
          <w:t>Centros de Recolha Oficial</w:t>
        </w:r>
        <w:r w:rsidR="00C7442E" w:rsidRPr="004D5189">
          <w:rPr>
            <w:rFonts w:ascii="Garamond" w:eastAsia="Times New Roman" w:hAnsi="Garamond" w:cs="Times New Roman"/>
            <w:strike/>
            <w:lang w:eastAsia="pt-PT"/>
          </w:rPr>
          <w:t xml:space="preserve"> </w:t>
        </w:r>
      </w:ins>
      <w:r w:rsidR="00227C40" w:rsidRPr="5B3829DC">
        <w:rPr>
          <w:rFonts w:ascii="Garamond" w:eastAsia="Times New Roman" w:hAnsi="Garamond" w:cs="Times New Roman"/>
          <w:lang w:eastAsia="pt-PT"/>
        </w:rPr>
        <w:t xml:space="preserve">são estabelecidos em portaria referida no artigo </w:t>
      </w:r>
      <w:r w:rsidR="00227C40" w:rsidRPr="003053A2">
        <w:rPr>
          <w:rFonts w:ascii="Garamond" w:eastAsia="Times New Roman" w:hAnsi="Garamond" w:cs="Times New Roman"/>
          <w:highlight w:val="yellow"/>
          <w:lang w:eastAsia="pt-PT"/>
        </w:rPr>
        <w:t>5</w:t>
      </w:r>
      <w:r w:rsidR="00FD649B" w:rsidRPr="003053A2">
        <w:rPr>
          <w:rFonts w:ascii="Garamond" w:eastAsia="Times New Roman" w:hAnsi="Garamond" w:cs="Times New Roman"/>
          <w:highlight w:val="yellow"/>
          <w:lang w:eastAsia="pt-PT"/>
        </w:rPr>
        <w:t>8.º</w:t>
      </w:r>
      <w:r w:rsidR="00227C40" w:rsidRPr="003053A2">
        <w:rPr>
          <w:rFonts w:ascii="Garamond" w:eastAsia="Times New Roman" w:hAnsi="Garamond" w:cs="Times New Roman"/>
          <w:highlight w:val="yellow"/>
          <w:lang w:eastAsia="pt-PT"/>
        </w:rPr>
        <w:t>.</w:t>
      </w:r>
    </w:p>
    <w:p w14:paraId="14558AE7" w14:textId="0FCDE800" w:rsidR="0049667D" w:rsidDel="003053A2" w:rsidRDefault="0049667D" w:rsidP="000965D4">
      <w:pPr>
        <w:spacing w:line="360" w:lineRule="auto"/>
        <w:jc w:val="both"/>
        <w:rPr>
          <w:ins w:id="1706" w:author="Susana Margarida Gonçalves Silva Santos" w:date="2025-10-24T11:00:00Z" w16du:dateUtc="2025-10-24T10:00:00Z"/>
          <w:del w:id="1707" w:author="Maria Cristina Tavares Briosa" w:date="2025-10-24T18:05:00Z" w16du:dateUtc="2025-10-24T17:05:00Z"/>
          <w:rFonts w:ascii="Garamond" w:eastAsia="Times New Roman" w:hAnsi="Garamond" w:cs="Times New Roman"/>
          <w:lang w:eastAsia="pt-PT"/>
        </w:rPr>
      </w:pPr>
    </w:p>
    <w:p w14:paraId="1EDA7D47" w14:textId="584A91E8" w:rsidR="0049667D" w:rsidDel="003053A2" w:rsidRDefault="0049667D" w:rsidP="000965D4">
      <w:pPr>
        <w:spacing w:line="360" w:lineRule="auto"/>
        <w:jc w:val="both"/>
        <w:rPr>
          <w:ins w:id="1708" w:author="Susana Margarida Gonçalves Silva Santos" w:date="2025-10-24T11:00:00Z" w16du:dateUtc="2025-10-24T10:00:00Z"/>
          <w:del w:id="1709" w:author="Maria Cristina Tavares Briosa" w:date="2025-10-24T18:05:00Z" w16du:dateUtc="2025-10-24T17:05:00Z"/>
          <w:rFonts w:ascii="Garamond" w:eastAsia="Times New Roman" w:hAnsi="Garamond" w:cs="Times New Roman"/>
          <w:lang w:eastAsia="pt-PT"/>
        </w:rPr>
      </w:pPr>
    </w:p>
    <w:p w14:paraId="2B21F9F9" w14:textId="77777777" w:rsidR="0049667D" w:rsidRPr="00A63DAC" w:rsidRDefault="0049667D" w:rsidP="000965D4">
      <w:pPr>
        <w:spacing w:line="360" w:lineRule="auto"/>
        <w:jc w:val="both"/>
        <w:rPr>
          <w:rFonts w:ascii="Garamond" w:eastAsia="Times New Roman" w:hAnsi="Garamond" w:cs="Times New Roman"/>
          <w:color w:val="538135" w:themeColor="accent6" w:themeShade="BF"/>
          <w:lang w:eastAsia="pt-PT"/>
        </w:rPr>
      </w:pPr>
    </w:p>
    <w:p w14:paraId="3E570D80" w14:textId="691BDE4C" w:rsidR="004D5189" w:rsidRPr="00A63DAC" w:rsidRDefault="00434AF2" w:rsidP="00434AF2">
      <w:pPr>
        <w:spacing w:line="360" w:lineRule="auto"/>
        <w:jc w:val="center"/>
        <w:rPr>
          <w:rFonts w:ascii="Garamond" w:eastAsia="Times New Roman" w:hAnsi="Garamond" w:cs="Times New Roman"/>
          <w:color w:val="538135" w:themeColor="accent6" w:themeShade="BF"/>
          <w:lang w:eastAsia="pt-PT"/>
        </w:rPr>
      </w:pPr>
      <w:r w:rsidRPr="00A63DAC">
        <w:rPr>
          <w:rFonts w:ascii="Garamond" w:eastAsia="Times New Roman" w:hAnsi="Garamond" w:cs="Times New Roman"/>
          <w:color w:val="538135" w:themeColor="accent6" w:themeShade="BF"/>
          <w:lang w:eastAsia="pt-PT"/>
        </w:rPr>
        <w:t>Artº</w:t>
      </w:r>
    </w:p>
    <w:p w14:paraId="74F69698" w14:textId="24991815" w:rsidR="00434AF2" w:rsidRPr="00A63DAC" w:rsidRDefault="00434AF2" w:rsidP="00434AF2">
      <w:pPr>
        <w:spacing w:line="360" w:lineRule="auto"/>
        <w:jc w:val="center"/>
        <w:rPr>
          <w:rFonts w:ascii="Garamond" w:eastAsia="Times New Roman" w:hAnsi="Garamond" w:cs="Times New Roman"/>
          <w:color w:val="538135" w:themeColor="accent6" w:themeShade="BF"/>
          <w:lang w:eastAsia="pt-PT"/>
        </w:rPr>
      </w:pPr>
      <w:r w:rsidRPr="00A63DAC">
        <w:rPr>
          <w:rFonts w:ascii="Garamond" w:eastAsia="Times New Roman" w:hAnsi="Garamond" w:cs="Times New Roman"/>
          <w:color w:val="538135" w:themeColor="accent6" w:themeShade="BF"/>
          <w:lang w:eastAsia="pt-PT"/>
        </w:rPr>
        <w:t>Controlo da reprodução pelas a</w:t>
      </w:r>
      <w:r w:rsidR="000C5157" w:rsidRPr="00A63DAC">
        <w:rPr>
          <w:rFonts w:ascii="Garamond" w:eastAsia="Times New Roman" w:hAnsi="Garamond" w:cs="Times New Roman"/>
          <w:color w:val="538135" w:themeColor="accent6" w:themeShade="BF"/>
          <w:lang w:eastAsia="pt-PT"/>
        </w:rPr>
        <w:t>ssociações zoófilas</w:t>
      </w:r>
    </w:p>
    <w:p w14:paraId="2F391FCF" w14:textId="77777777" w:rsidR="000C5157" w:rsidRPr="00A63DAC" w:rsidRDefault="000C5157" w:rsidP="00434AF2">
      <w:pPr>
        <w:spacing w:line="360" w:lineRule="auto"/>
        <w:jc w:val="center"/>
        <w:rPr>
          <w:rFonts w:ascii="Garamond" w:eastAsia="Times New Roman" w:hAnsi="Garamond" w:cs="Times New Roman"/>
          <w:color w:val="538135" w:themeColor="accent6" w:themeShade="BF"/>
          <w:lang w:eastAsia="pt-PT"/>
        </w:rPr>
      </w:pPr>
    </w:p>
    <w:p w14:paraId="5B1E3429" w14:textId="2A3ACDB8" w:rsidR="003053A2" w:rsidRPr="00A63DAC" w:rsidRDefault="003053A2" w:rsidP="003053A2">
      <w:pPr>
        <w:spacing w:line="360" w:lineRule="auto"/>
        <w:jc w:val="both"/>
        <w:rPr>
          <w:rFonts w:ascii="Garamond" w:hAnsi="Garamond"/>
          <w:color w:val="538135" w:themeColor="accent6" w:themeShade="BF"/>
        </w:rPr>
      </w:pPr>
      <w:r w:rsidRPr="00A63DAC">
        <w:rPr>
          <w:rFonts w:ascii="Segoe UI" w:hAnsi="Segoe UI" w:cs="Segoe UI"/>
          <w:b/>
          <w:bCs/>
          <w:strike/>
          <w:color w:val="538135" w:themeColor="accent6" w:themeShade="BF"/>
          <w:sz w:val="18"/>
          <w:szCs w:val="18"/>
        </w:rPr>
        <w:t>1-</w:t>
      </w:r>
      <w:r w:rsidRPr="00A63DAC">
        <w:rPr>
          <w:rFonts w:ascii="Garamond" w:hAnsi="Garamond"/>
          <w:color w:val="538135" w:themeColor="accent6" w:themeShade="BF"/>
        </w:rPr>
        <w:t xml:space="preserve">As associações legalmente constituídas procedem à esterilização dos animais que se encontram sob a sua responsabilidade, exceto os que tenham transitado dos Centros de Recolha Oficial </w:t>
      </w:r>
    </w:p>
    <w:p w14:paraId="4381990E" w14:textId="2A99132C" w:rsidR="003053A2" w:rsidRPr="00A63DAC" w:rsidRDefault="003053A2" w:rsidP="003053A2">
      <w:pPr>
        <w:spacing w:line="360" w:lineRule="auto"/>
        <w:jc w:val="both"/>
        <w:rPr>
          <w:rFonts w:ascii="Garamond" w:hAnsi="Garamond"/>
          <w:color w:val="538135" w:themeColor="accent6" w:themeShade="BF"/>
        </w:rPr>
      </w:pPr>
      <w:r w:rsidRPr="00A63DAC">
        <w:rPr>
          <w:rFonts w:ascii="Garamond" w:hAnsi="Garamond"/>
          <w:color w:val="538135" w:themeColor="accent6" w:themeShade="BF"/>
        </w:rPr>
        <w:t>2- As intervenções cirúrgicas referidas no número anterior só devem ser realizadas em centros de atendimento médico-veterinário autorizados ou nas dalas de esterilização dos CRO</w:t>
      </w:r>
    </w:p>
    <w:p w14:paraId="30C3F7B7" w14:textId="77777777" w:rsidR="003053A2" w:rsidRPr="00A63DAC" w:rsidRDefault="003053A2" w:rsidP="003053A2">
      <w:pPr>
        <w:spacing w:line="360" w:lineRule="auto"/>
        <w:jc w:val="both"/>
        <w:rPr>
          <w:rFonts w:ascii="Garamond" w:eastAsia="Times New Roman" w:hAnsi="Garamond" w:cs="Times New Roman"/>
          <w:color w:val="538135" w:themeColor="accent6" w:themeShade="BF"/>
          <w:lang w:eastAsia="pt-PT"/>
        </w:rPr>
      </w:pPr>
    </w:p>
    <w:p w14:paraId="019A3433" w14:textId="77777777" w:rsidR="000C5157" w:rsidRPr="00A63DAC" w:rsidRDefault="000C5157" w:rsidP="000C5157">
      <w:pPr>
        <w:spacing w:line="360" w:lineRule="auto"/>
        <w:jc w:val="center"/>
        <w:rPr>
          <w:rFonts w:ascii="Garamond" w:eastAsia="Times New Roman" w:hAnsi="Garamond" w:cs="Times New Roman"/>
          <w:color w:val="538135" w:themeColor="accent6" w:themeShade="BF"/>
          <w:lang w:eastAsia="pt-PT"/>
        </w:rPr>
      </w:pPr>
      <w:r w:rsidRPr="00A63DAC">
        <w:rPr>
          <w:rFonts w:ascii="Garamond" w:eastAsia="Times New Roman" w:hAnsi="Garamond" w:cs="Times New Roman"/>
          <w:color w:val="538135" w:themeColor="accent6" w:themeShade="BF"/>
          <w:lang w:eastAsia="pt-PT"/>
        </w:rPr>
        <w:t>Artº</w:t>
      </w:r>
    </w:p>
    <w:p w14:paraId="13D12946" w14:textId="7CCF5714" w:rsidR="000C5157" w:rsidRPr="00A63DAC" w:rsidRDefault="000C5157" w:rsidP="000C5157">
      <w:pPr>
        <w:spacing w:line="360" w:lineRule="auto"/>
        <w:jc w:val="center"/>
        <w:rPr>
          <w:rFonts w:ascii="Garamond" w:eastAsia="Times New Roman" w:hAnsi="Garamond" w:cs="Times New Roman"/>
          <w:color w:val="538135" w:themeColor="accent6" w:themeShade="BF"/>
          <w:lang w:eastAsia="pt-PT"/>
        </w:rPr>
      </w:pPr>
      <w:r w:rsidRPr="00A63DAC">
        <w:rPr>
          <w:rFonts w:ascii="Garamond" w:eastAsia="Times New Roman" w:hAnsi="Garamond" w:cs="Times New Roman"/>
          <w:color w:val="538135" w:themeColor="accent6" w:themeShade="BF"/>
          <w:lang w:eastAsia="pt-PT"/>
        </w:rPr>
        <w:t>Controlo da reprodução pelos titulares</w:t>
      </w:r>
    </w:p>
    <w:p w14:paraId="0FBB5121" w14:textId="77777777" w:rsidR="006739A7" w:rsidRPr="00A63DAC" w:rsidRDefault="00865B6D" w:rsidP="003C5C71">
      <w:pPr>
        <w:spacing w:line="360" w:lineRule="auto"/>
        <w:jc w:val="both"/>
        <w:rPr>
          <w:rFonts w:ascii="Garamond" w:eastAsia="Times New Roman" w:hAnsi="Garamond" w:cs="Times New Roman"/>
          <w:color w:val="538135" w:themeColor="accent6" w:themeShade="BF"/>
          <w:lang w:eastAsia="pt-PT"/>
        </w:rPr>
      </w:pPr>
      <w:r w:rsidRPr="00A63DAC">
        <w:rPr>
          <w:rFonts w:ascii="Garamond" w:eastAsia="Times New Roman" w:hAnsi="Garamond" w:cs="Times New Roman"/>
          <w:color w:val="538135" w:themeColor="accent6" w:themeShade="BF"/>
          <w:lang w:eastAsia="pt-PT"/>
        </w:rPr>
        <w:t xml:space="preserve">1 -A reprodução de animais não destinados à criação, em particular os cães e os gatos, deve ser controlada, devendo utilizar-se preferencialmente a esterilização cirúrgica, sob parecer do médico veterinário. </w:t>
      </w:r>
    </w:p>
    <w:p w14:paraId="64A7DC2B" w14:textId="6E9390A6" w:rsidR="006739A7" w:rsidRPr="00A63DAC" w:rsidRDefault="00865B6D" w:rsidP="003C5C71">
      <w:pPr>
        <w:spacing w:line="360" w:lineRule="auto"/>
        <w:jc w:val="both"/>
        <w:rPr>
          <w:rFonts w:ascii="Garamond" w:eastAsia="Times New Roman" w:hAnsi="Garamond" w:cs="Times New Roman"/>
          <w:color w:val="538135" w:themeColor="accent6" w:themeShade="BF"/>
          <w:lang w:eastAsia="pt-PT"/>
        </w:rPr>
      </w:pPr>
      <w:r w:rsidRPr="00A63DAC">
        <w:rPr>
          <w:rFonts w:ascii="Garamond" w:eastAsia="Times New Roman" w:hAnsi="Garamond" w:cs="Times New Roman"/>
          <w:color w:val="538135" w:themeColor="accent6" w:themeShade="BF"/>
          <w:lang w:eastAsia="pt-PT"/>
        </w:rPr>
        <w:t xml:space="preserve">2 -A esterilização dos animais a que se refere o número anterior apenas pode ser realizada por médico-veterinário, </w:t>
      </w:r>
      <w:r w:rsidR="003053A2" w:rsidRPr="00A63DAC">
        <w:rPr>
          <w:rFonts w:ascii="Garamond" w:eastAsia="Times New Roman" w:hAnsi="Garamond" w:cs="Times New Roman"/>
          <w:color w:val="538135" w:themeColor="accent6" w:themeShade="BF"/>
          <w:lang w:eastAsia="pt-PT"/>
        </w:rPr>
        <w:t xml:space="preserve">em centro de atendimento médico veterinário autorizado, </w:t>
      </w:r>
    </w:p>
    <w:p w14:paraId="0275ECAD" w14:textId="1DB5DB39" w:rsidR="002A73A3" w:rsidRPr="00A63DAC" w:rsidRDefault="00865B6D" w:rsidP="003C5C71">
      <w:pPr>
        <w:spacing w:line="360" w:lineRule="auto"/>
        <w:jc w:val="both"/>
        <w:rPr>
          <w:rFonts w:ascii="Garamond" w:eastAsia="Times New Roman" w:hAnsi="Garamond" w:cs="Times New Roman"/>
          <w:color w:val="538135" w:themeColor="accent6" w:themeShade="BF"/>
          <w:lang w:eastAsia="pt-PT"/>
        </w:rPr>
      </w:pPr>
      <w:r w:rsidRPr="00A63DAC">
        <w:rPr>
          <w:rFonts w:ascii="Garamond" w:eastAsia="Times New Roman" w:hAnsi="Garamond" w:cs="Times New Roman"/>
          <w:color w:val="538135" w:themeColor="accent6" w:themeShade="BF"/>
          <w:lang w:eastAsia="pt-PT"/>
        </w:rPr>
        <w:t>3 -Os animais, designadamente cães e gatos, que sejam portadores ou possam vir a desenvolver alterações genéticas, devidamente atestadas pelo médico veterinário assistente, devem ser esterilizados no prazo máximo de 15 dias após a identificação da situação.</w:t>
      </w:r>
    </w:p>
    <w:p w14:paraId="58879CCB" w14:textId="77777777" w:rsidR="004D5189" w:rsidRPr="000041C8" w:rsidRDefault="004D5189" w:rsidP="000965D4">
      <w:pPr>
        <w:spacing w:line="360" w:lineRule="auto"/>
        <w:jc w:val="both"/>
        <w:rPr>
          <w:rFonts w:ascii="Garamond" w:eastAsia="Times New Roman" w:hAnsi="Garamond" w:cs="Times New Roman"/>
          <w:lang w:eastAsia="pt-PT"/>
        </w:rPr>
      </w:pPr>
    </w:p>
    <w:bookmarkEnd w:id="1693"/>
    <w:p w14:paraId="460825D9" w14:textId="65393863" w:rsidR="00FF07DD" w:rsidRPr="000041C8" w:rsidRDefault="00FF07DD" w:rsidP="00FF07DD">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lang w:eastAsia="pt-PT"/>
        </w:rPr>
        <w:t xml:space="preserve">   </w:t>
      </w:r>
      <w:r w:rsidRPr="000041C8">
        <w:rPr>
          <w:rFonts w:ascii="Garamond" w:eastAsia="Times New Roman" w:hAnsi="Garamond" w:cs="Times New Roman"/>
          <w:b/>
          <w:bCs/>
          <w:lang w:eastAsia="pt-PT"/>
        </w:rPr>
        <w:t>Artigo 4</w:t>
      </w:r>
      <w:r w:rsidR="00E238BA">
        <w:rPr>
          <w:rFonts w:ascii="Garamond" w:eastAsia="Times New Roman" w:hAnsi="Garamond" w:cs="Times New Roman"/>
          <w:b/>
          <w:bCs/>
          <w:lang w:eastAsia="pt-PT"/>
        </w:rPr>
        <w:t>4</w:t>
      </w:r>
      <w:r w:rsidRPr="000041C8">
        <w:rPr>
          <w:rFonts w:ascii="Garamond" w:eastAsia="Times New Roman" w:hAnsi="Garamond" w:cs="Times New Roman"/>
          <w:b/>
          <w:bCs/>
          <w:lang w:eastAsia="pt-PT"/>
        </w:rPr>
        <w:t>.º</w:t>
      </w:r>
    </w:p>
    <w:p w14:paraId="79692E17" w14:textId="15F94ADF" w:rsidR="00FF07DD" w:rsidRPr="000041C8" w:rsidRDefault="00FF07DD" w:rsidP="00FF07DD">
      <w:pPr>
        <w:spacing w:line="360" w:lineRule="auto"/>
        <w:jc w:val="center"/>
        <w:rPr>
          <w:rFonts w:ascii="Garamond" w:eastAsia="Times New Roman" w:hAnsi="Garamond" w:cs="Times New Roman"/>
          <w:bCs/>
          <w:lang w:eastAsia="pt-PT"/>
        </w:rPr>
      </w:pPr>
      <w:r w:rsidRPr="000041C8">
        <w:rPr>
          <w:rFonts w:ascii="Garamond" w:eastAsia="Times New Roman" w:hAnsi="Garamond" w:cs="Times New Roman"/>
          <w:b/>
          <w:bCs/>
          <w:lang w:eastAsia="pt-PT"/>
        </w:rPr>
        <w:t xml:space="preserve">   </w:t>
      </w:r>
      <w:r w:rsidRPr="000041C8">
        <w:rPr>
          <w:rFonts w:ascii="Garamond" w:eastAsia="Times New Roman" w:hAnsi="Garamond" w:cs="Times New Roman"/>
          <w:bCs/>
          <w:lang w:eastAsia="pt-PT"/>
        </w:rPr>
        <w:t xml:space="preserve">Programas Capturar-Esterilizar-Devolver </w:t>
      </w:r>
    </w:p>
    <w:p w14:paraId="531A0F28" w14:textId="43EFCD66" w:rsidR="00FF07DD" w:rsidRPr="000041C8" w:rsidRDefault="4DAFCEAB" w:rsidP="00FF07DD">
      <w:pPr>
        <w:spacing w:line="360" w:lineRule="auto"/>
        <w:jc w:val="both"/>
        <w:rPr>
          <w:rFonts w:ascii="Garamond" w:eastAsia="Times New Roman" w:hAnsi="Garamond" w:cs="Times New Roman"/>
          <w:color w:val="000000" w:themeColor="text1"/>
          <w:lang w:eastAsia="pt-PT"/>
        </w:rPr>
      </w:pPr>
      <w:r w:rsidRPr="578B151F">
        <w:rPr>
          <w:rFonts w:ascii="Garamond" w:eastAsia="Times New Roman" w:hAnsi="Garamond" w:cs="Times New Roman"/>
          <w:color w:val="000000" w:themeColor="text1"/>
          <w:lang w:eastAsia="pt-PT"/>
        </w:rPr>
        <w:t xml:space="preserve">1 - Como forma de gestão da população de gatos errantes </w:t>
      </w:r>
      <w:r w:rsidRPr="00142989">
        <w:rPr>
          <w:rFonts w:ascii="Garamond" w:eastAsia="Times New Roman" w:hAnsi="Garamond" w:cs="Times New Roman"/>
          <w:color w:val="000000" w:themeColor="text1"/>
          <w:lang w:eastAsia="pt-PT"/>
        </w:rPr>
        <w:t>e nos casos em que tal se justifique,</w:t>
      </w:r>
      <w:r w:rsidRPr="578B151F">
        <w:rPr>
          <w:rFonts w:ascii="Garamond" w:eastAsia="Times New Roman" w:hAnsi="Garamond" w:cs="Times New Roman"/>
          <w:color w:val="000000" w:themeColor="text1"/>
          <w:lang w:eastAsia="pt-PT"/>
        </w:rPr>
        <w:t xml:space="preserve"> </w:t>
      </w:r>
      <w:r w:rsidR="30B8A9F0" w:rsidRPr="578B151F">
        <w:rPr>
          <w:rFonts w:ascii="Garamond" w:eastAsia="Times New Roman" w:hAnsi="Garamond" w:cs="Times New Roman"/>
          <w:color w:val="000000" w:themeColor="text1"/>
          <w:lang w:eastAsia="pt-PT"/>
        </w:rPr>
        <w:t xml:space="preserve">devem </w:t>
      </w:r>
      <w:r w:rsidRPr="578B151F">
        <w:rPr>
          <w:rFonts w:ascii="Garamond" w:eastAsia="Times New Roman" w:hAnsi="Garamond" w:cs="Times New Roman"/>
          <w:color w:val="000000" w:themeColor="text1"/>
          <w:lang w:eastAsia="pt-PT"/>
        </w:rPr>
        <w:t>as câmaras municipais, sob parecer do médico veterinário municipal, executar programas de captura, esterilização e devolução à origem (CED) em colónias de gatos</w:t>
      </w:r>
      <w:r w:rsidR="6935C7E6" w:rsidRPr="578B151F">
        <w:rPr>
          <w:rFonts w:ascii="Garamond" w:eastAsia="Times New Roman" w:hAnsi="Garamond" w:cs="Times New Roman"/>
          <w:color w:val="000000" w:themeColor="text1"/>
          <w:lang w:eastAsia="pt-PT"/>
        </w:rPr>
        <w:t xml:space="preserve"> que se fixem em locais públicos ou </w:t>
      </w:r>
      <w:r w:rsidR="6935C7E6" w:rsidRPr="00597B13">
        <w:rPr>
          <w:rFonts w:ascii="Garamond" w:eastAsia="Times New Roman" w:hAnsi="Garamond" w:cs="Times New Roman"/>
          <w:color w:val="000000" w:themeColor="text1"/>
          <w:lang w:eastAsia="pt-PT"/>
        </w:rPr>
        <w:t>privados</w:t>
      </w:r>
      <w:r w:rsidR="00597B13">
        <w:rPr>
          <w:rFonts w:ascii="Garamond" w:eastAsia="Times New Roman" w:hAnsi="Garamond" w:cs="Times New Roman"/>
          <w:color w:val="000000" w:themeColor="text1"/>
          <w:lang w:eastAsia="pt-PT"/>
        </w:rPr>
        <w:t xml:space="preserve"> </w:t>
      </w:r>
      <w:r w:rsidR="1A45992C" w:rsidRPr="578B151F">
        <w:rPr>
          <w:rFonts w:ascii="Garamond" w:eastAsia="Times New Roman" w:hAnsi="Garamond" w:cs="Times New Roman"/>
          <w:color w:val="000000" w:themeColor="text1"/>
          <w:lang w:eastAsia="pt-PT"/>
        </w:rPr>
        <w:t>no concelho</w:t>
      </w:r>
      <w:r w:rsidR="002879AF">
        <w:rPr>
          <w:rFonts w:ascii="Garamond" w:eastAsia="Times New Roman" w:hAnsi="Garamond" w:cs="Times New Roman"/>
          <w:color w:val="000000" w:themeColor="text1"/>
          <w:lang w:eastAsia="pt-PT"/>
        </w:rPr>
        <w:t>.</w:t>
      </w:r>
      <w:bookmarkStart w:id="1710" w:name="_Hlk89096777"/>
    </w:p>
    <w:bookmarkEnd w:id="1710"/>
    <w:p w14:paraId="29C45377" w14:textId="63660717" w:rsidR="00FF07DD" w:rsidRPr="000041C8" w:rsidRDefault="00FF07DD" w:rsidP="00FF07DD">
      <w:pPr>
        <w:spacing w:line="360" w:lineRule="auto"/>
        <w:jc w:val="both"/>
        <w:rPr>
          <w:rFonts w:ascii="Garamond" w:eastAsia="Times New Roman" w:hAnsi="Garamond" w:cs="Times New Roman"/>
          <w:color w:val="000000" w:themeColor="text1"/>
          <w:lang w:eastAsia="pt-PT"/>
        </w:rPr>
      </w:pPr>
      <w:r w:rsidRPr="000041C8">
        <w:rPr>
          <w:rFonts w:ascii="Garamond" w:eastAsia="Times New Roman" w:hAnsi="Garamond" w:cs="Times New Roman"/>
          <w:color w:val="000000" w:themeColor="text1"/>
          <w:lang w:eastAsia="pt-PT"/>
        </w:rPr>
        <w:t>2 - Os programas CED devem realizar-se por iniciativa das câmaras municipais ou mediante protocolo destas com associações zoófilas</w:t>
      </w:r>
      <w:r w:rsidR="001F4027" w:rsidRPr="000041C8">
        <w:rPr>
          <w:rFonts w:ascii="Garamond" w:eastAsia="Times New Roman" w:hAnsi="Garamond" w:cs="Times New Roman"/>
          <w:color w:val="000000" w:themeColor="text1"/>
          <w:lang w:eastAsia="pt-PT"/>
        </w:rPr>
        <w:t>, sendo supervisionados pelo médico veterinário municipal</w:t>
      </w:r>
      <w:ins w:id="1711" w:author="Susana Margarida Gonçalves Silva Santos" w:date="2025-10-24T11:31:00Z" w16du:dateUtc="2025-10-24T10:31:00Z">
        <w:r w:rsidR="0074674F">
          <w:rPr>
            <w:rFonts w:ascii="Garamond" w:eastAsia="Times New Roman" w:hAnsi="Garamond" w:cs="Times New Roman"/>
            <w:color w:val="000000" w:themeColor="text1"/>
            <w:lang w:eastAsia="pt-PT"/>
          </w:rPr>
          <w:t>,</w:t>
        </w:r>
      </w:ins>
      <w:ins w:id="1712" w:author="Maria Cristina Tavares Briosa" w:date="2025-10-27T10:48:00Z" w16du:dateUtc="2025-10-27T10:48:00Z">
        <w:r w:rsidR="00A5611A">
          <w:rPr>
            <w:rFonts w:ascii="Garamond" w:eastAsia="Times New Roman" w:hAnsi="Garamond" w:cs="Times New Roman"/>
            <w:color w:val="000000" w:themeColor="text1"/>
            <w:lang w:eastAsia="pt-PT"/>
          </w:rPr>
          <w:t>ou médico veterinário ao serviço da C</w:t>
        </w:r>
        <w:r w:rsidR="006D7E0B">
          <w:rPr>
            <w:rFonts w:ascii="Garamond" w:eastAsia="Times New Roman" w:hAnsi="Garamond" w:cs="Times New Roman"/>
            <w:color w:val="000000" w:themeColor="text1"/>
            <w:lang w:eastAsia="pt-PT"/>
          </w:rPr>
          <w:t>â</w:t>
        </w:r>
        <w:r w:rsidR="00A5611A">
          <w:rPr>
            <w:rFonts w:ascii="Garamond" w:eastAsia="Times New Roman" w:hAnsi="Garamond" w:cs="Times New Roman"/>
            <w:color w:val="000000" w:themeColor="text1"/>
            <w:lang w:eastAsia="pt-PT"/>
          </w:rPr>
          <w:t xml:space="preserve">mara municipal </w:t>
        </w:r>
      </w:ins>
      <w:del w:id="1713" w:author="Maria Cristina Tavares Briosa" w:date="2025-10-27T10:48:00Z" w16du:dateUtc="2025-10-27T10:48:00Z">
        <w:r w:rsidRPr="000041C8" w:rsidDel="00A5611A">
          <w:rPr>
            <w:rFonts w:ascii="Garamond" w:eastAsia="Times New Roman" w:hAnsi="Garamond" w:cs="Times New Roman"/>
            <w:color w:val="000000" w:themeColor="text1"/>
            <w:lang w:eastAsia="pt-PT"/>
          </w:rPr>
          <w:delText>.</w:delText>
        </w:r>
      </w:del>
    </w:p>
    <w:p w14:paraId="6BC2BF37" w14:textId="182D3936" w:rsidR="00FF07DD" w:rsidRPr="000041C8" w:rsidRDefault="4DAFCEAB" w:rsidP="007F722B">
      <w:pPr>
        <w:spacing w:line="360" w:lineRule="auto"/>
        <w:jc w:val="both"/>
        <w:rPr>
          <w:rFonts w:ascii="Garamond" w:eastAsia="Times New Roman" w:hAnsi="Garamond" w:cs="Times New Roman"/>
          <w:color w:val="000000" w:themeColor="text1"/>
          <w:lang w:eastAsia="pt-PT"/>
        </w:rPr>
      </w:pPr>
      <w:r w:rsidRPr="578B151F">
        <w:rPr>
          <w:rFonts w:ascii="Garamond" w:eastAsia="Times New Roman" w:hAnsi="Garamond" w:cs="Times New Roman"/>
          <w:color w:val="000000" w:themeColor="text1"/>
          <w:lang w:eastAsia="pt-PT"/>
        </w:rPr>
        <w:t>3 - Os programas CED n</w:t>
      </w:r>
      <w:r w:rsidR="7C2B868C" w:rsidRPr="578B151F">
        <w:rPr>
          <w:rFonts w:ascii="Garamond" w:eastAsia="Times New Roman" w:hAnsi="Garamond" w:cs="Times New Roman"/>
          <w:color w:val="000000" w:themeColor="text1"/>
          <w:lang w:eastAsia="pt-PT"/>
        </w:rPr>
        <w:t xml:space="preserve">as áreas classificadas </w:t>
      </w:r>
      <w:r w:rsidR="35FE7876" w:rsidRPr="578B151F">
        <w:rPr>
          <w:rFonts w:ascii="Garamond" w:eastAsia="Times New Roman" w:hAnsi="Garamond" w:cs="Times New Roman"/>
          <w:color w:val="000000" w:themeColor="text1"/>
          <w:lang w:eastAsia="pt-PT"/>
        </w:rPr>
        <w:t xml:space="preserve">nos termos do regime jurídico da conservação da natureza e biodiversidade </w:t>
      </w:r>
      <w:r w:rsidR="7C2B868C" w:rsidRPr="578B151F">
        <w:rPr>
          <w:rFonts w:ascii="Garamond" w:eastAsia="Times New Roman" w:hAnsi="Garamond" w:cs="Times New Roman"/>
          <w:color w:val="000000" w:themeColor="text1"/>
          <w:lang w:eastAsia="pt-PT"/>
        </w:rPr>
        <w:t xml:space="preserve">dependem de </w:t>
      </w:r>
      <w:del w:id="1714" w:author="Maria Cristina Tavares Briosa" w:date="2025-10-24T18:13:00Z" w16du:dateUtc="2025-10-24T17:13:00Z">
        <w:r w:rsidR="7C2B868C" w:rsidRPr="00A63DAC" w:rsidDel="00A63DAC">
          <w:rPr>
            <w:rFonts w:ascii="Garamond" w:eastAsia="Times New Roman" w:hAnsi="Garamond" w:cs="Times New Roman"/>
            <w:strike/>
            <w:color w:val="000000" w:themeColor="text1"/>
            <w:lang w:eastAsia="pt-PT"/>
          </w:rPr>
          <w:delText>autorização d</w:delText>
        </w:r>
        <w:r w:rsidR="7F6A7DD7" w:rsidRPr="00A63DAC" w:rsidDel="00A63DAC">
          <w:rPr>
            <w:rFonts w:ascii="Garamond" w:eastAsia="Times New Roman" w:hAnsi="Garamond" w:cs="Times New Roman"/>
            <w:strike/>
            <w:color w:val="000000" w:themeColor="text1"/>
            <w:lang w:eastAsia="pt-PT"/>
          </w:rPr>
          <w:delText>a DGAV</w:delText>
        </w:r>
      </w:del>
      <w:ins w:id="1715" w:author="Susana Margarida Gonçalves Silva Santos" w:date="2025-09-30T10:29:00Z" w16du:dateUtc="2025-09-30T09:29:00Z">
        <w:del w:id="1716" w:author="Maria Cristina Tavares Briosa" w:date="2025-10-24T18:13:00Z" w16du:dateUtc="2025-10-24T17:13:00Z">
          <w:r w:rsidR="00200DE6" w:rsidRPr="002E48E3" w:rsidDel="00A63DAC">
            <w:rPr>
              <w:rFonts w:ascii="Garamond" w:eastAsia="Times New Roman" w:hAnsi="Garamond" w:cs="Times New Roman"/>
              <w:strike/>
              <w:color w:val="000000" w:themeColor="text1"/>
              <w:lang w:eastAsia="pt-PT"/>
            </w:rPr>
            <w:delText xml:space="preserve">, </w:delText>
          </w:r>
        </w:del>
      </w:ins>
      <w:ins w:id="1717" w:author="Susana Margarida Gonçalves Silva Santos" w:date="2025-09-30T10:30:00Z" w16du:dateUtc="2025-09-30T09:30:00Z">
        <w:del w:id="1718" w:author="Maria Cristina Tavares Briosa" w:date="2025-10-24T18:13:00Z" w16du:dateUtc="2025-10-24T17:13:00Z">
          <w:r w:rsidR="00200DE6" w:rsidRPr="002E48E3" w:rsidDel="00A63DAC">
            <w:rPr>
              <w:rFonts w:ascii="Garamond" w:eastAsia="Times New Roman" w:hAnsi="Garamond" w:cs="Times New Roman"/>
              <w:strike/>
              <w:color w:val="000000" w:themeColor="text1"/>
              <w:lang w:eastAsia="pt-PT"/>
            </w:rPr>
            <w:delText>com</w:delText>
          </w:r>
          <w:r w:rsidR="00200DE6" w:rsidDel="00A63DAC">
            <w:rPr>
              <w:rFonts w:ascii="Garamond" w:eastAsia="Times New Roman" w:hAnsi="Garamond" w:cs="Times New Roman"/>
              <w:color w:val="000000" w:themeColor="text1"/>
              <w:lang w:eastAsia="pt-PT"/>
            </w:rPr>
            <w:delText xml:space="preserve"> </w:delText>
          </w:r>
        </w:del>
        <w:r w:rsidR="00200DE6">
          <w:rPr>
            <w:rFonts w:ascii="Garamond" w:eastAsia="Times New Roman" w:hAnsi="Garamond" w:cs="Times New Roman"/>
            <w:color w:val="000000" w:themeColor="text1"/>
            <w:lang w:eastAsia="pt-PT"/>
          </w:rPr>
          <w:t>prévia consulta a</w:t>
        </w:r>
      </w:ins>
      <w:ins w:id="1719" w:author="Susana Margarida Gonçalves Silva Santos" w:date="2025-09-30T10:29:00Z" w16du:dateUtc="2025-09-30T09:29:00Z">
        <w:r w:rsidR="00200DE6">
          <w:rPr>
            <w:rFonts w:ascii="Garamond" w:eastAsia="Times New Roman" w:hAnsi="Garamond" w:cs="Times New Roman"/>
            <w:color w:val="000000" w:themeColor="text1"/>
            <w:lang w:eastAsia="pt-PT"/>
          </w:rPr>
          <w:t>o ICNF</w:t>
        </w:r>
      </w:ins>
      <w:r w:rsidR="7F6A7DD7" w:rsidRPr="578B151F">
        <w:rPr>
          <w:rFonts w:ascii="Garamond" w:eastAsia="Times New Roman" w:hAnsi="Garamond" w:cs="Times New Roman"/>
          <w:color w:val="000000" w:themeColor="text1"/>
          <w:lang w:eastAsia="pt-PT"/>
        </w:rPr>
        <w:t>.</w:t>
      </w:r>
    </w:p>
    <w:p w14:paraId="292E89A8" w14:textId="2D829B46" w:rsidR="00FF07DD" w:rsidRPr="000041C8" w:rsidRDefault="00FF07DD" w:rsidP="00FF07DD">
      <w:pPr>
        <w:spacing w:line="360" w:lineRule="auto"/>
        <w:jc w:val="both"/>
        <w:rPr>
          <w:rFonts w:ascii="Garamond" w:eastAsia="Times New Roman" w:hAnsi="Garamond" w:cs="Times New Roman"/>
          <w:color w:val="000000" w:themeColor="text1"/>
          <w:lang w:eastAsia="pt-PT"/>
        </w:rPr>
      </w:pPr>
      <w:r w:rsidRPr="000041C8">
        <w:rPr>
          <w:rFonts w:ascii="Garamond" w:eastAsia="Times New Roman" w:hAnsi="Garamond" w:cs="Times New Roman"/>
          <w:color w:val="000000" w:themeColor="text1"/>
          <w:lang w:eastAsia="pt-PT"/>
        </w:rPr>
        <w:t>4 - A entidade responsável pelo programa CED é a câmara municipal, que deve assegurar</w:t>
      </w:r>
      <w:r w:rsidR="001F4027" w:rsidRPr="000041C8">
        <w:rPr>
          <w:rFonts w:ascii="Garamond" w:eastAsia="Times New Roman" w:hAnsi="Garamond" w:cs="Times New Roman"/>
          <w:color w:val="000000" w:themeColor="text1"/>
          <w:lang w:eastAsia="pt-PT"/>
        </w:rPr>
        <w:t>, diretamente ou mediante protocolo com associação zoófila</w:t>
      </w:r>
      <w:r w:rsidRPr="000041C8">
        <w:rPr>
          <w:rFonts w:ascii="Garamond" w:eastAsia="Times New Roman" w:hAnsi="Garamond" w:cs="Times New Roman"/>
          <w:color w:val="000000" w:themeColor="text1"/>
          <w:lang w:eastAsia="pt-PT"/>
        </w:rPr>
        <w:t>:</w:t>
      </w:r>
    </w:p>
    <w:p w14:paraId="67939691" w14:textId="2935E4AE" w:rsidR="00282A41" w:rsidRPr="000041C8" w:rsidRDefault="00FF07DD" w:rsidP="00FF07DD">
      <w:pPr>
        <w:spacing w:line="360" w:lineRule="auto"/>
        <w:jc w:val="both"/>
        <w:rPr>
          <w:rFonts w:ascii="Garamond" w:eastAsia="Times New Roman" w:hAnsi="Garamond" w:cs="Times New Roman"/>
          <w:color w:val="000000" w:themeColor="text1"/>
          <w:lang w:eastAsia="pt-PT"/>
        </w:rPr>
      </w:pPr>
      <w:r w:rsidRPr="5B3829DC">
        <w:rPr>
          <w:rFonts w:ascii="Garamond" w:eastAsia="Times New Roman" w:hAnsi="Garamond" w:cs="Times New Roman"/>
          <w:color w:val="000000" w:themeColor="text1"/>
          <w:lang w:eastAsia="pt-PT"/>
        </w:rPr>
        <w:t xml:space="preserve">a) </w:t>
      </w:r>
      <w:r w:rsidR="005A15F7" w:rsidRPr="5B3829DC">
        <w:rPr>
          <w:rFonts w:ascii="Garamond" w:eastAsia="Times New Roman" w:hAnsi="Garamond" w:cs="Times New Roman"/>
          <w:color w:val="000000" w:themeColor="text1"/>
          <w:lang w:eastAsia="pt-PT"/>
        </w:rPr>
        <w:t>U</w:t>
      </w:r>
      <w:r w:rsidR="00282A41" w:rsidRPr="5B3829DC">
        <w:rPr>
          <w:rFonts w:ascii="Garamond" w:eastAsia="Times New Roman" w:hAnsi="Garamond" w:cs="Times New Roman"/>
          <w:color w:val="000000" w:themeColor="text1"/>
          <w:lang w:eastAsia="pt-PT"/>
        </w:rPr>
        <w:t>m plano de formação para todas as pessoas intervenientes no programa, incluindo trabalhadores do</w:t>
      </w:r>
      <w:ins w:id="1720" w:author="Susana Margarida Gonçalves Silva Santos" w:date="2025-09-30T10:31:00Z" w16du:dateUtc="2025-09-30T09:31:00Z">
        <w:r w:rsidR="00200DE6">
          <w:rPr>
            <w:rFonts w:ascii="Garamond" w:eastAsia="Times New Roman" w:hAnsi="Garamond" w:cs="Times New Roman"/>
            <w:color w:val="000000" w:themeColor="text1"/>
            <w:lang w:eastAsia="pt-PT"/>
          </w:rPr>
          <w:t xml:space="preserve"> Centro de Recolha Oficial</w:t>
        </w:r>
      </w:ins>
      <w:r w:rsidR="00282A41" w:rsidRPr="5B3829DC">
        <w:rPr>
          <w:rFonts w:ascii="Garamond" w:eastAsia="Times New Roman" w:hAnsi="Garamond" w:cs="Times New Roman"/>
          <w:color w:val="000000" w:themeColor="text1"/>
          <w:lang w:eastAsia="pt-PT"/>
        </w:rPr>
        <w:t xml:space="preserve"> </w:t>
      </w:r>
      <w:r w:rsidR="00282A41" w:rsidRPr="5B3829DC">
        <w:rPr>
          <w:rFonts w:ascii="Garamond" w:eastAsia="Times New Roman" w:hAnsi="Garamond" w:cs="Times New Roman"/>
          <w:strike/>
          <w:color w:val="000000" w:themeColor="text1"/>
          <w:lang w:eastAsia="pt-PT"/>
        </w:rPr>
        <w:t>centro de bem-estar animal</w:t>
      </w:r>
      <w:r w:rsidR="00282A41" w:rsidRPr="5B3829DC">
        <w:rPr>
          <w:rFonts w:ascii="Garamond" w:eastAsia="Times New Roman" w:hAnsi="Garamond" w:cs="Times New Roman"/>
          <w:color w:val="000000" w:themeColor="text1"/>
          <w:lang w:eastAsia="pt-PT"/>
        </w:rPr>
        <w:t>, cuidadores das colónias</w:t>
      </w:r>
      <w:r w:rsidR="00EB5825" w:rsidRPr="5B3829DC">
        <w:rPr>
          <w:rFonts w:ascii="Garamond" w:eastAsia="Times New Roman" w:hAnsi="Garamond" w:cs="Times New Roman"/>
          <w:color w:val="000000" w:themeColor="text1"/>
          <w:lang w:eastAsia="pt-PT"/>
        </w:rPr>
        <w:t xml:space="preserve"> </w:t>
      </w:r>
      <w:r w:rsidR="00282A41" w:rsidRPr="5B3829DC">
        <w:rPr>
          <w:rFonts w:ascii="Garamond" w:eastAsia="Times New Roman" w:hAnsi="Garamond" w:cs="Times New Roman"/>
          <w:color w:val="000000" w:themeColor="text1"/>
          <w:lang w:eastAsia="pt-PT"/>
        </w:rPr>
        <w:t>e voluntários que participem nas capturas e cuidados pré e pós-operatórios dos animais;</w:t>
      </w:r>
    </w:p>
    <w:p w14:paraId="7963C26D" w14:textId="6676ACD7" w:rsidR="00FF07DD" w:rsidRPr="000041C8" w:rsidRDefault="6935C7E6" w:rsidP="00FF07DD">
      <w:pPr>
        <w:spacing w:line="360" w:lineRule="auto"/>
        <w:jc w:val="both"/>
        <w:rPr>
          <w:rFonts w:ascii="Garamond" w:eastAsia="Times New Roman" w:hAnsi="Garamond" w:cs="Times New Roman"/>
          <w:color w:val="000000" w:themeColor="text1"/>
          <w:lang w:eastAsia="pt-PT"/>
        </w:rPr>
      </w:pPr>
      <w:r w:rsidRPr="578B151F">
        <w:rPr>
          <w:rFonts w:ascii="Garamond" w:eastAsia="Times New Roman" w:hAnsi="Garamond" w:cs="Times New Roman"/>
          <w:color w:val="000000" w:themeColor="text1"/>
          <w:lang w:eastAsia="pt-PT"/>
        </w:rPr>
        <w:t xml:space="preserve">b) </w:t>
      </w:r>
      <w:r w:rsidR="4250259E" w:rsidRPr="578B151F">
        <w:rPr>
          <w:rFonts w:ascii="Garamond" w:eastAsia="Times New Roman" w:hAnsi="Garamond" w:cs="Times New Roman"/>
          <w:color w:val="000000" w:themeColor="text1"/>
          <w:lang w:eastAsia="pt-PT"/>
        </w:rPr>
        <w:t>U</w:t>
      </w:r>
      <w:r w:rsidR="4DAFCEAB" w:rsidRPr="578B151F">
        <w:rPr>
          <w:rFonts w:ascii="Garamond" w:eastAsia="Times New Roman" w:hAnsi="Garamond" w:cs="Times New Roman"/>
          <w:color w:val="000000" w:themeColor="text1"/>
          <w:lang w:eastAsia="pt-PT"/>
        </w:rPr>
        <w:t>m plano de gestão d</w:t>
      </w:r>
      <w:r w:rsidR="1CDA1DAA" w:rsidRPr="578B151F">
        <w:rPr>
          <w:rFonts w:ascii="Garamond" w:eastAsia="Times New Roman" w:hAnsi="Garamond" w:cs="Times New Roman"/>
          <w:color w:val="000000" w:themeColor="text1"/>
          <w:lang w:eastAsia="pt-PT"/>
        </w:rPr>
        <w:t>o programa</w:t>
      </w:r>
      <w:r w:rsidR="4DAFCEAB" w:rsidRPr="578B151F">
        <w:rPr>
          <w:rFonts w:ascii="Garamond" w:eastAsia="Times New Roman" w:hAnsi="Garamond" w:cs="Times New Roman"/>
          <w:color w:val="000000" w:themeColor="text1"/>
          <w:lang w:eastAsia="pt-PT"/>
        </w:rPr>
        <w:t xml:space="preserve">, do qual conste a identificação do médico veterinário </w:t>
      </w:r>
      <w:ins w:id="1721" w:author="Susana Margarida Gonçalves Silva Santos" w:date="2025-09-30T10:31:00Z" w16du:dateUtc="2025-09-30T09:31:00Z">
        <w:r w:rsidR="00C6038D">
          <w:rPr>
            <w:rFonts w:ascii="Garamond" w:eastAsia="Times New Roman" w:hAnsi="Garamond" w:cs="Times New Roman"/>
            <w:color w:val="000000" w:themeColor="text1"/>
            <w:lang w:eastAsia="pt-PT"/>
          </w:rPr>
          <w:t>municipal</w:t>
        </w:r>
      </w:ins>
      <w:ins w:id="1722" w:author="Susana Margarida Gonçalves Silva Santos" w:date="2025-09-30T10:32:00Z" w16du:dateUtc="2025-09-30T09:32:00Z">
        <w:r w:rsidR="00C6038D">
          <w:rPr>
            <w:rFonts w:ascii="Garamond" w:eastAsia="Times New Roman" w:hAnsi="Garamond" w:cs="Times New Roman"/>
            <w:color w:val="000000" w:themeColor="text1"/>
            <w:lang w:eastAsia="pt-PT"/>
          </w:rPr>
          <w:t xml:space="preserve"> ou médico veterinário ao serviço</w:t>
        </w:r>
      </w:ins>
      <w:ins w:id="1723" w:author="Susana Margarida Gonçalves Silva Santos" w:date="2025-09-30T10:33:00Z" w16du:dateUtc="2025-09-30T09:33:00Z">
        <w:r w:rsidR="00C6038D">
          <w:rPr>
            <w:rFonts w:ascii="Garamond" w:eastAsia="Times New Roman" w:hAnsi="Garamond" w:cs="Times New Roman"/>
            <w:color w:val="000000" w:themeColor="text1"/>
            <w:lang w:eastAsia="pt-PT"/>
          </w:rPr>
          <w:t xml:space="preserve"> do município</w:t>
        </w:r>
      </w:ins>
      <w:ins w:id="1724" w:author="Susana Margarida Gonçalves Silva Santos" w:date="2025-09-30T10:31:00Z" w16du:dateUtc="2025-09-30T09:31:00Z">
        <w:r w:rsidR="00C6038D">
          <w:rPr>
            <w:rFonts w:ascii="Garamond" w:eastAsia="Times New Roman" w:hAnsi="Garamond" w:cs="Times New Roman"/>
            <w:color w:val="000000" w:themeColor="text1"/>
            <w:lang w:eastAsia="pt-PT"/>
          </w:rPr>
          <w:t xml:space="preserve"> </w:t>
        </w:r>
      </w:ins>
      <w:r w:rsidR="4DAFCEAB" w:rsidRPr="00C6038D">
        <w:rPr>
          <w:rFonts w:ascii="Garamond" w:eastAsia="Times New Roman" w:hAnsi="Garamond" w:cs="Times New Roman"/>
          <w:strike/>
          <w:color w:val="000000" w:themeColor="text1"/>
          <w:lang w:eastAsia="pt-PT"/>
        </w:rPr>
        <w:t>assistente sempre que este não seja o médico veterinário ao serviço do município</w:t>
      </w:r>
      <w:r w:rsidR="4DAFCEAB" w:rsidRPr="578B151F">
        <w:rPr>
          <w:rFonts w:ascii="Garamond" w:eastAsia="Times New Roman" w:hAnsi="Garamond" w:cs="Times New Roman"/>
          <w:color w:val="000000" w:themeColor="text1"/>
          <w:lang w:eastAsia="pt-PT"/>
        </w:rPr>
        <w:t>, dos cuidadores e das pessoas responsáveis pela execução do programa, bem como o registo dos animais capturados, libertados, realojados, adotados, eutanasiados, sujeitos a tratamento médico-veterinário ou encontrados mortos, especificando a causa de morte, quando conhecida</w:t>
      </w:r>
      <w:r w:rsidR="0546C0D1" w:rsidRPr="578B151F">
        <w:rPr>
          <w:rFonts w:ascii="Garamond" w:eastAsia="Times New Roman" w:hAnsi="Garamond" w:cs="Times New Roman"/>
          <w:color w:val="000000" w:themeColor="text1"/>
          <w:lang w:eastAsia="pt-PT"/>
        </w:rPr>
        <w:t>, bem como o registo de quaisquer fatores que perturbem a estabilidade da colónia</w:t>
      </w:r>
      <w:r w:rsidR="325C5200" w:rsidRPr="578B151F">
        <w:rPr>
          <w:rFonts w:ascii="Garamond" w:eastAsia="Times New Roman" w:hAnsi="Garamond" w:cs="Times New Roman"/>
          <w:color w:val="000000" w:themeColor="text1"/>
          <w:lang w:eastAsia="pt-PT"/>
        </w:rPr>
        <w:t xml:space="preserve"> </w:t>
      </w:r>
      <w:r w:rsidR="0546C0D1" w:rsidRPr="578B151F">
        <w:rPr>
          <w:rFonts w:ascii="Garamond" w:eastAsia="Times New Roman" w:hAnsi="Garamond" w:cs="Times New Roman"/>
          <w:color w:val="000000" w:themeColor="text1"/>
          <w:lang w:eastAsia="pt-PT"/>
        </w:rPr>
        <w:t>a segurança e a tranquilidade públicas</w:t>
      </w:r>
      <w:ins w:id="1725" w:author="Susana Margarida Gonçalves Silva Santos" w:date="2025-10-24T11:36:00Z" w16du:dateUtc="2025-10-24T10:36:00Z">
        <w:r w:rsidR="00C744F2">
          <w:rPr>
            <w:rFonts w:ascii="Garamond" w:eastAsia="Times New Roman" w:hAnsi="Garamond" w:cs="Times New Roman"/>
            <w:color w:val="000000" w:themeColor="text1"/>
            <w:lang w:eastAsia="pt-PT"/>
          </w:rPr>
          <w:t xml:space="preserve">, identificando os responsáveis </w:t>
        </w:r>
      </w:ins>
      <w:ins w:id="1726" w:author="Susana Margarida Gonçalves Silva Santos" w:date="2025-10-24T11:37:00Z" w16du:dateUtc="2025-10-24T10:37:00Z">
        <w:r w:rsidR="00FF7D3F">
          <w:rPr>
            <w:rFonts w:ascii="Garamond" w:eastAsia="Times New Roman" w:hAnsi="Garamond" w:cs="Times New Roman"/>
            <w:color w:val="000000" w:themeColor="text1"/>
            <w:lang w:eastAsia="pt-PT"/>
          </w:rPr>
          <w:t xml:space="preserve">pelos custos </w:t>
        </w:r>
      </w:ins>
      <w:ins w:id="1727" w:author="Susana Margarida Gonçalves Silva Santos" w:date="2025-10-24T11:38:00Z" w16du:dateUtc="2025-10-24T10:38:00Z">
        <w:r w:rsidR="00EC052D">
          <w:rPr>
            <w:rFonts w:ascii="Garamond" w:eastAsia="Times New Roman" w:hAnsi="Garamond" w:cs="Times New Roman"/>
            <w:color w:val="000000" w:themeColor="text1"/>
            <w:lang w:eastAsia="pt-PT"/>
          </w:rPr>
          <w:t>e intervenções em</w:t>
        </w:r>
      </w:ins>
      <w:ins w:id="1728" w:author="Susana Margarida Gonçalves Silva Santos" w:date="2025-10-24T11:36:00Z" w16du:dateUtc="2025-10-24T10:36:00Z">
        <w:r w:rsidR="00C744F2">
          <w:rPr>
            <w:rFonts w:ascii="Garamond" w:eastAsia="Times New Roman" w:hAnsi="Garamond" w:cs="Times New Roman"/>
            <w:color w:val="000000" w:themeColor="text1"/>
            <w:lang w:eastAsia="pt-PT"/>
          </w:rPr>
          <w:t xml:space="preserve"> cada uma das ações</w:t>
        </w:r>
      </w:ins>
      <w:r w:rsidR="4DAFCEAB" w:rsidRPr="578B151F">
        <w:rPr>
          <w:rFonts w:ascii="Garamond" w:eastAsia="Times New Roman" w:hAnsi="Garamond" w:cs="Times New Roman"/>
          <w:color w:val="000000" w:themeColor="text1"/>
          <w:lang w:eastAsia="pt-PT"/>
        </w:rPr>
        <w:t>;</w:t>
      </w:r>
    </w:p>
    <w:p w14:paraId="5B892D04" w14:textId="5AD0530E" w:rsidR="001F4027" w:rsidRPr="00060343" w:rsidRDefault="0546C0D1" w:rsidP="00060343">
      <w:pPr>
        <w:pStyle w:val="pf0"/>
        <w:jc w:val="both"/>
        <w:rPr>
          <w:ins w:id="1729" w:author="Susana Margarida Gonçalves Silva Santos" w:date="2025-09-30T10:45:00Z" w16du:dateUtc="2025-09-30T09:45:00Z"/>
          <w:rFonts w:ascii="Arial" w:hAnsi="Arial" w:cs="Arial"/>
          <w:sz w:val="20"/>
          <w:szCs w:val="20"/>
        </w:rPr>
      </w:pPr>
      <w:r w:rsidRPr="578B151F">
        <w:rPr>
          <w:rFonts w:ascii="Garamond" w:hAnsi="Garamond"/>
          <w:color w:val="000000" w:themeColor="text1"/>
        </w:rPr>
        <w:t xml:space="preserve">c) Que os animais recebem alimentação adequada </w:t>
      </w:r>
      <w:ins w:id="1730" w:author="Susana Margarida Gonçalves Silva Santos" w:date="2025-10-24T11:22:00Z" w16du:dateUtc="2025-10-24T10:22:00Z">
        <w:r w:rsidR="00060343" w:rsidRPr="00060343">
          <w:rPr>
            <w:rFonts w:ascii="Segoe UI" w:hAnsi="Segoe UI" w:cs="Segoe UI"/>
            <w:sz w:val="18"/>
            <w:szCs w:val="18"/>
          </w:rPr>
          <w:t>assegurada diretamente pela câmara municipal ou mediante protocolo destas com associações zoófilas</w:t>
        </w:r>
        <w:r w:rsidR="00060343">
          <w:rPr>
            <w:rFonts w:ascii="Segoe UI" w:hAnsi="Segoe UI" w:cs="Segoe UI"/>
            <w:b/>
            <w:bCs/>
            <w:sz w:val="18"/>
            <w:szCs w:val="18"/>
          </w:rPr>
          <w:t xml:space="preserve"> </w:t>
        </w:r>
      </w:ins>
      <w:r w:rsidRPr="578B151F">
        <w:rPr>
          <w:rFonts w:ascii="Garamond" w:hAnsi="Garamond"/>
          <w:color w:val="000000" w:themeColor="text1"/>
        </w:rPr>
        <w:t xml:space="preserve">e acesso permanente a água potável;  </w:t>
      </w:r>
    </w:p>
    <w:p w14:paraId="4A5ADD5F" w14:textId="77777777" w:rsidR="00060343" w:rsidRDefault="00060343" w:rsidP="00FF07DD">
      <w:pPr>
        <w:spacing w:line="360" w:lineRule="auto"/>
        <w:jc w:val="both"/>
        <w:rPr>
          <w:ins w:id="1731" w:author="Susana Margarida Gonçalves Silva Santos" w:date="2025-10-24T11:23:00Z" w16du:dateUtc="2025-10-24T10:23:00Z"/>
          <w:rFonts w:ascii="Garamond" w:eastAsia="Times New Roman" w:hAnsi="Garamond" w:cs="Times New Roman"/>
          <w:color w:val="000000" w:themeColor="text1"/>
          <w:lang w:eastAsia="pt-PT"/>
        </w:rPr>
      </w:pPr>
    </w:p>
    <w:p w14:paraId="1BC88730" w14:textId="40103F58" w:rsidR="00757AEB" w:rsidDel="00060343" w:rsidRDefault="003E14EA" w:rsidP="00FF07DD">
      <w:pPr>
        <w:spacing w:line="360" w:lineRule="auto"/>
        <w:jc w:val="both"/>
        <w:rPr>
          <w:del w:id="1732" w:author="Susana Margarida Gonçalves Silva Santos" w:date="2025-10-24T11:23:00Z" w16du:dateUtc="2025-10-24T10:23:00Z"/>
          <w:rFonts w:ascii="Garamond" w:eastAsia="Times New Roman" w:hAnsi="Garamond" w:cs="Times New Roman"/>
          <w:color w:val="000000" w:themeColor="text1"/>
          <w:lang w:eastAsia="pt-PT"/>
        </w:rPr>
      </w:pPr>
      <w:ins w:id="1733" w:author="Maria Cristina Tavares Briosa" w:date="2025-10-22T16:40:00Z" w16du:dateUtc="2025-10-22T15:40:00Z">
        <w:del w:id="1734" w:author="Susana Margarida Gonçalves Silva Santos" w:date="2025-10-24T11:23:00Z" w16du:dateUtc="2025-10-24T10:23:00Z">
          <w:r w:rsidDel="00060343">
            <w:rPr>
              <w:rFonts w:ascii="Garamond" w:eastAsia="Times New Roman" w:hAnsi="Garamond" w:cs="Times New Roman"/>
              <w:color w:val="000000" w:themeColor="text1"/>
              <w:lang w:eastAsia="pt-PT"/>
            </w:rPr>
            <w:delText>Se a decisão for manter como único responsável a CM, concordo com a proposta da Nicole</w:delText>
          </w:r>
        </w:del>
      </w:ins>
    </w:p>
    <w:p w14:paraId="6C29D93C" w14:textId="77777777" w:rsidR="00060343" w:rsidRPr="000041C8" w:rsidRDefault="00060343" w:rsidP="00FF07DD">
      <w:pPr>
        <w:spacing w:line="360" w:lineRule="auto"/>
        <w:jc w:val="both"/>
        <w:rPr>
          <w:ins w:id="1735" w:author="Susana Margarida Gonçalves Silva Santos" w:date="2025-10-24T11:23:00Z" w16du:dateUtc="2025-10-24T10:23:00Z"/>
          <w:rFonts w:ascii="Garamond" w:eastAsia="Times New Roman" w:hAnsi="Garamond" w:cs="Times New Roman"/>
          <w:color w:val="000000" w:themeColor="text1"/>
          <w:lang w:eastAsia="pt-PT"/>
        </w:rPr>
      </w:pPr>
    </w:p>
    <w:p w14:paraId="0326CBFC" w14:textId="391C55CD" w:rsidR="00FF07DD" w:rsidRPr="000041C8" w:rsidRDefault="001F4027" w:rsidP="00FF07DD">
      <w:pPr>
        <w:spacing w:line="360" w:lineRule="auto"/>
        <w:jc w:val="both"/>
        <w:rPr>
          <w:rFonts w:ascii="Garamond" w:eastAsia="Times New Roman" w:hAnsi="Garamond" w:cs="Times New Roman"/>
          <w:color w:val="000000" w:themeColor="text1"/>
          <w:lang w:eastAsia="pt-PT"/>
        </w:rPr>
      </w:pPr>
      <w:r w:rsidRPr="578B151F">
        <w:rPr>
          <w:rFonts w:ascii="Garamond" w:eastAsia="Times New Roman" w:hAnsi="Garamond" w:cs="Times New Roman"/>
          <w:color w:val="000000" w:themeColor="text1"/>
          <w:lang w:eastAsia="pt-PT"/>
        </w:rPr>
        <w:t>d</w:t>
      </w:r>
      <w:r w:rsidR="00FF07DD" w:rsidRPr="578B151F">
        <w:rPr>
          <w:rFonts w:ascii="Garamond" w:eastAsia="Times New Roman" w:hAnsi="Garamond" w:cs="Times New Roman"/>
          <w:color w:val="000000" w:themeColor="text1"/>
          <w:lang w:eastAsia="pt-PT"/>
        </w:rPr>
        <w:t>) Que os animais são avaliados periodicamente do ponto de vista clínico, de forma a despistar doenças que, casuisticamente, sejam consideradas importantes;</w:t>
      </w:r>
    </w:p>
    <w:p w14:paraId="026C23BF" w14:textId="4C7B88CA" w:rsidR="00FF07DD" w:rsidRPr="000041C8" w:rsidRDefault="001F4027" w:rsidP="00FF07DD">
      <w:pPr>
        <w:spacing w:line="360" w:lineRule="auto"/>
        <w:jc w:val="both"/>
        <w:rPr>
          <w:rFonts w:ascii="Garamond" w:eastAsia="Times New Roman" w:hAnsi="Garamond" w:cs="Times New Roman"/>
          <w:color w:val="000000" w:themeColor="text1"/>
          <w:lang w:eastAsia="pt-PT"/>
        </w:rPr>
      </w:pPr>
      <w:r w:rsidRPr="000041C8">
        <w:rPr>
          <w:rFonts w:ascii="Garamond" w:eastAsia="Times New Roman" w:hAnsi="Garamond" w:cs="Times New Roman"/>
          <w:color w:val="000000" w:themeColor="text1"/>
          <w:lang w:eastAsia="pt-PT"/>
        </w:rPr>
        <w:t>e</w:t>
      </w:r>
      <w:r w:rsidR="00FF07DD" w:rsidRPr="000041C8">
        <w:rPr>
          <w:rFonts w:ascii="Garamond" w:eastAsia="Times New Roman" w:hAnsi="Garamond" w:cs="Times New Roman"/>
          <w:color w:val="000000" w:themeColor="text1"/>
          <w:lang w:eastAsia="pt-PT"/>
        </w:rPr>
        <w:t>) Que os animais que se encontrarem doentes ou feridos são assistidos por médico veterinário para tratamento ou eutanásia, nos termos do disposto no artigo 4</w:t>
      </w:r>
      <w:r w:rsidR="00523796">
        <w:rPr>
          <w:rFonts w:ascii="Garamond" w:eastAsia="Times New Roman" w:hAnsi="Garamond" w:cs="Times New Roman"/>
          <w:color w:val="000000" w:themeColor="text1"/>
          <w:lang w:eastAsia="pt-PT"/>
        </w:rPr>
        <w:t>5</w:t>
      </w:r>
      <w:r w:rsidR="00FF07DD" w:rsidRPr="000041C8">
        <w:rPr>
          <w:rFonts w:ascii="Garamond" w:eastAsia="Times New Roman" w:hAnsi="Garamond" w:cs="Times New Roman"/>
          <w:color w:val="000000" w:themeColor="text1"/>
          <w:lang w:eastAsia="pt-PT"/>
        </w:rPr>
        <w:t>.º;</w:t>
      </w:r>
    </w:p>
    <w:p w14:paraId="720A8F42" w14:textId="3BF58984" w:rsidR="00FF07DD" w:rsidRDefault="3BCDE395" w:rsidP="00FF07DD">
      <w:pPr>
        <w:spacing w:line="360" w:lineRule="auto"/>
        <w:jc w:val="both"/>
        <w:rPr>
          <w:rFonts w:ascii="Garamond" w:eastAsia="Times New Roman" w:hAnsi="Garamond" w:cs="Times New Roman"/>
          <w:color w:val="000000" w:themeColor="text1"/>
          <w:lang w:eastAsia="pt-PT"/>
        </w:rPr>
      </w:pPr>
      <w:r w:rsidRPr="5564F2A7">
        <w:rPr>
          <w:rFonts w:ascii="Garamond" w:eastAsia="Times New Roman" w:hAnsi="Garamond" w:cs="Times New Roman"/>
          <w:color w:val="000000" w:themeColor="text1"/>
          <w:lang w:eastAsia="pt-PT"/>
        </w:rPr>
        <w:t>f</w:t>
      </w:r>
      <w:r w:rsidR="1BD66691" w:rsidRPr="5564F2A7">
        <w:rPr>
          <w:rFonts w:ascii="Garamond" w:eastAsia="Times New Roman" w:hAnsi="Garamond" w:cs="Times New Roman"/>
          <w:color w:val="000000" w:themeColor="text1"/>
          <w:lang w:eastAsia="pt-PT"/>
        </w:rPr>
        <w:t>) Que</w:t>
      </w:r>
      <w:r w:rsidR="2815415E" w:rsidRPr="5564F2A7">
        <w:rPr>
          <w:rFonts w:ascii="Garamond" w:eastAsia="Times New Roman" w:hAnsi="Garamond" w:cs="Times New Roman"/>
          <w:color w:val="000000" w:themeColor="text1"/>
          <w:lang w:eastAsia="pt-PT"/>
        </w:rPr>
        <w:t xml:space="preserve">, </w:t>
      </w:r>
      <w:r w:rsidR="2815415E" w:rsidRPr="5564F2A7">
        <w:rPr>
          <w:rFonts w:ascii="Garamond" w:eastAsia="Times New Roman" w:hAnsi="Garamond" w:cs="Times New Roman"/>
          <w:strike/>
          <w:color w:val="000000" w:themeColor="text1"/>
          <w:lang w:eastAsia="pt-PT"/>
        </w:rPr>
        <w:t>no caso dos gatos,</w:t>
      </w:r>
      <w:r w:rsidR="1BD66691" w:rsidRPr="5564F2A7">
        <w:rPr>
          <w:rFonts w:ascii="Garamond" w:eastAsia="Times New Roman" w:hAnsi="Garamond" w:cs="Times New Roman"/>
          <w:strike/>
          <w:color w:val="000000" w:themeColor="text1"/>
          <w:lang w:eastAsia="pt-PT"/>
        </w:rPr>
        <w:t xml:space="preserve"> os animais</w:t>
      </w:r>
      <w:r w:rsidR="1BD66691" w:rsidRPr="5564F2A7">
        <w:rPr>
          <w:rFonts w:ascii="Garamond" w:eastAsia="Times New Roman" w:hAnsi="Garamond" w:cs="Times New Roman"/>
          <w:color w:val="000000" w:themeColor="text1"/>
          <w:lang w:eastAsia="pt-PT"/>
        </w:rPr>
        <w:t xml:space="preserve"> </w:t>
      </w:r>
      <w:ins w:id="1736" w:author="Susana Margarida Gonçalves Silva Santos" w:date="2025-09-30T10:49:00Z">
        <w:r w:rsidR="0042DC21" w:rsidRPr="5564F2A7">
          <w:rPr>
            <w:rFonts w:ascii="Garamond" w:eastAsia="Times New Roman" w:hAnsi="Garamond" w:cs="Times New Roman"/>
            <w:color w:val="000000" w:themeColor="text1"/>
            <w:lang w:eastAsia="pt-PT"/>
          </w:rPr>
          <w:t xml:space="preserve">os gatos </w:t>
        </w:r>
      </w:ins>
      <w:r w:rsidR="1BD66691" w:rsidRPr="5564F2A7">
        <w:rPr>
          <w:rFonts w:ascii="Garamond" w:eastAsia="Times New Roman" w:hAnsi="Garamond" w:cs="Times New Roman"/>
          <w:color w:val="000000" w:themeColor="text1"/>
          <w:lang w:eastAsia="pt-PT"/>
        </w:rPr>
        <w:t xml:space="preserve">capturados são esterilizados e marcados com um pequeno corte na orelha esquerda, identificados eletronicamente e registados </w:t>
      </w:r>
      <w:ins w:id="1737" w:author="Maria Rosário Silva Lemos Cidadão" w:date="2025-10-28T12:29:00Z">
        <w:r w:rsidR="4B50E893" w:rsidRPr="5564F2A7">
          <w:rPr>
            <w:rFonts w:ascii="Garamond" w:eastAsia="Times New Roman" w:hAnsi="Garamond" w:cs="Times New Roman"/>
            <w:color w:val="000000" w:themeColor="text1"/>
            <w:lang w:eastAsia="pt-PT"/>
          </w:rPr>
          <w:t xml:space="preserve">no SIAC </w:t>
        </w:r>
      </w:ins>
      <w:r w:rsidR="1BD66691" w:rsidRPr="5564F2A7">
        <w:rPr>
          <w:rFonts w:ascii="Garamond" w:eastAsia="Times New Roman" w:hAnsi="Garamond" w:cs="Times New Roman"/>
          <w:color w:val="000000" w:themeColor="text1"/>
          <w:lang w:eastAsia="pt-PT"/>
        </w:rPr>
        <w:t>em nome da câmara municipal responsável pelo programa CED, desparasitados</w:t>
      </w:r>
      <w:r w:rsidR="399BD0E8" w:rsidRPr="5564F2A7">
        <w:rPr>
          <w:rFonts w:ascii="Garamond" w:eastAsia="Times New Roman" w:hAnsi="Garamond" w:cs="Times New Roman"/>
          <w:color w:val="000000" w:themeColor="text1"/>
          <w:lang w:eastAsia="pt-PT"/>
        </w:rPr>
        <w:t xml:space="preserve"> interna e externamente</w:t>
      </w:r>
      <w:r w:rsidR="1BD66691" w:rsidRPr="5564F2A7">
        <w:rPr>
          <w:rFonts w:ascii="Garamond" w:eastAsia="Times New Roman" w:hAnsi="Garamond" w:cs="Times New Roman"/>
          <w:color w:val="000000" w:themeColor="text1"/>
          <w:lang w:eastAsia="pt-PT"/>
        </w:rPr>
        <w:t xml:space="preserve"> e vacinados contra a raiva </w:t>
      </w:r>
      <w:r w:rsidRPr="5564F2A7">
        <w:rPr>
          <w:rFonts w:ascii="Garamond" w:eastAsia="Times New Roman" w:hAnsi="Garamond" w:cs="Times New Roman"/>
          <w:color w:val="000000" w:themeColor="text1"/>
          <w:lang w:eastAsia="pt-PT"/>
        </w:rPr>
        <w:t>e</w:t>
      </w:r>
      <w:r w:rsidR="1BD66691" w:rsidRPr="5564F2A7">
        <w:rPr>
          <w:rFonts w:ascii="Garamond" w:eastAsia="Times New Roman" w:hAnsi="Garamond" w:cs="Times New Roman"/>
          <w:color w:val="000000" w:themeColor="text1"/>
          <w:lang w:eastAsia="pt-PT"/>
        </w:rPr>
        <w:t xml:space="preserve"> outras medidas profiláticas obrigatórias ou </w:t>
      </w:r>
      <w:r w:rsidR="55599A09" w:rsidRPr="5564F2A7">
        <w:rPr>
          <w:rFonts w:ascii="Garamond" w:eastAsia="Times New Roman" w:hAnsi="Garamond" w:cs="Times New Roman"/>
          <w:color w:val="000000" w:themeColor="text1"/>
          <w:lang w:eastAsia="pt-PT"/>
        </w:rPr>
        <w:t>incluídas</w:t>
      </w:r>
      <w:r w:rsidR="1BD66691" w:rsidRPr="5564F2A7">
        <w:rPr>
          <w:rFonts w:ascii="Garamond" w:eastAsia="Times New Roman" w:hAnsi="Garamond" w:cs="Times New Roman"/>
          <w:color w:val="000000" w:themeColor="text1"/>
          <w:lang w:eastAsia="pt-PT"/>
        </w:rPr>
        <w:t xml:space="preserve"> no plano de gestão da colónia.</w:t>
      </w:r>
    </w:p>
    <w:p w14:paraId="7B9DD362" w14:textId="2284097C" w:rsidR="00FF07DD" w:rsidRPr="000041C8" w:rsidRDefault="001F4027" w:rsidP="00FF07DD">
      <w:pPr>
        <w:spacing w:line="360" w:lineRule="auto"/>
        <w:jc w:val="both"/>
        <w:rPr>
          <w:rFonts w:ascii="Garamond" w:eastAsia="Times New Roman" w:hAnsi="Garamond" w:cs="Times New Roman"/>
          <w:color w:val="000000" w:themeColor="text1"/>
          <w:lang w:eastAsia="pt-PT"/>
        </w:rPr>
      </w:pPr>
      <w:r w:rsidRPr="000041C8">
        <w:rPr>
          <w:rFonts w:ascii="Garamond" w:eastAsia="Times New Roman" w:hAnsi="Garamond" w:cs="Times New Roman"/>
          <w:color w:val="000000" w:themeColor="text1"/>
          <w:lang w:eastAsia="pt-PT"/>
        </w:rPr>
        <w:t>5</w:t>
      </w:r>
      <w:r w:rsidR="00FF07DD" w:rsidRPr="000041C8">
        <w:rPr>
          <w:rFonts w:ascii="Garamond" w:eastAsia="Times New Roman" w:hAnsi="Garamond" w:cs="Times New Roman"/>
          <w:color w:val="000000" w:themeColor="text1"/>
          <w:lang w:eastAsia="pt-PT"/>
        </w:rPr>
        <w:t xml:space="preserve"> </w:t>
      </w:r>
      <w:r w:rsidR="00282A41" w:rsidRPr="000041C8">
        <w:rPr>
          <w:rFonts w:ascii="Garamond" w:eastAsia="Times New Roman" w:hAnsi="Garamond" w:cs="Times New Roman"/>
          <w:color w:val="000000" w:themeColor="text1"/>
          <w:lang w:eastAsia="pt-PT"/>
        </w:rPr>
        <w:t>–</w:t>
      </w:r>
      <w:r w:rsidR="00FF07DD" w:rsidRPr="000041C8">
        <w:rPr>
          <w:rFonts w:ascii="Garamond" w:eastAsia="Times New Roman" w:hAnsi="Garamond" w:cs="Times New Roman"/>
          <w:color w:val="000000" w:themeColor="text1"/>
          <w:lang w:eastAsia="pt-PT"/>
        </w:rPr>
        <w:t xml:space="preserve"> A</w:t>
      </w:r>
      <w:r w:rsidR="00282A41" w:rsidRPr="000041C8">
        <w:rPr>
          <w:rFonts w:ascii="Garamond" w:eastAsia="Times New Roman" w:hAnsi="Garamond" w:cs="Times New Roman"/>
          <w:color w:val="000000" w:themeColor="text1"/>
          <w:lang w:eastAsia="pt-PT"/>
        </w:rPr>
        <w:t xml:space="preserve"> </w:t>
      </w:r>
      <w:r w:rsidR="00FF07DD" w:rsidRPr="000041C8">
        <w:rPr>
          <w:rFonts w:ascii="Garamond" w:eastAsia="Times New Roman" w:hAnsi="Garamond" w:cs="Times New Roman"/>
          <w:color w:val="000000" w:themeColor="text1"/>
          <w:lang w:eastAsia="pt-PT"/>
        </w:rPr>
        <w:t>colónia de gatos não pode pôr em causa a salubridade, a saúde pública</w:t>
      </w:r>
      <w:r w:rsidR="00270E91">
        <w:rPr>
          <w:rFonts w:ascii="Garamond" w:eastAsia="Times New Roman" w:hAnsi="Garamond" w:cs="Times New Roman"/>
          <w:color w:val="000000" w:themeColor="text1"/>
          <w:lang w:eastAsia="pt-PT"/>
        </w:rPr>
        <w:t>, o meio ambiente,</w:t>
      </w:r>
      <w:r w:rsidR="00FF07DD" w:rsidRPr="000041C8">
        <w:rPr>
          <w:rFonts w:ascii="Garamond" w:eastAsia="Times New Roman" w:hAnsi="Garamond" w:cs="Times New Roman"/>
          <w:color w:val="000000" w:themeColor="text1"/>
          <w:lang w:eastAsia="pt-PT"/>
        </w:rPr>
        <w:t xml:space="preserve"> e a segurança de pessoas, animais e bens.</w:t>
      </w:r>
    </w:p>
    <w:p w14:paraId="73D71692" w14:textId="1F3DA837" w:rsidR="00FF07DD" w:rsidRPr="000041C8" w:rsidRDefault="001F4027" w:rsidP="00FF07DD">
      <w:pPr>
        <w:spacing w:line="360" w:lineRule="auto"/>
        <w:jc w:val="both"/>
        <w:rPr>
          <w:rFonts w:ascii="Garamond" w:eastAsia="Times New Roman" w:hAnsi="Garamond" w:cs="Times New Roman"/>
          <w:color w:val="000000" w:themeColor="text1"/>
          <w:lang w:eastAsia="pt-PT"/>
        </w:rPr>
      </w:pPr>
      <w:r w:rsidRPr="000041C8">
        <w:rPr>
          <w:rFonts w:ascii="Garamond" w:eastAsia="Times New Roman" w:hAnsi="Garamond" w:cs="Times New Roman"/>
          <w:color w:val="000000" w:themeColor="text1"/>
          <w:lang w:eastAsia="pt-PT"/>
        </w:rPr>
        <w:t>6</w:t>
      </w:r>
      <w:r w:rsidR="00FF07DD" w:rsidRPr="000041C8">
        <w:rPr>
          <w:rFonts w:ascii="Garamond" w:eastAsia="Times New Roman" w:hAnsi="Garamond" w:cs="Times New Roman"/>
          <w:color w:val="000000" w:themeColor="text1"/>
          <w:lang w:eastAsia="pt-PT"/>
        </w:rPr>
        <w:t xml:space="preserve"> - Os alojamentos e espaços utilizados pel</w:t>
      </w:r>
      <w:r w:rsidR="00834CCE" w:rsidRPr="000041C8">
        <w:rPr>
          <w:rFonts w:ascii="Garamond" w:eastAsia="Times New Roman" w:hAnsi="Garamond" w:cs="Times New Roman"/>
          <w:color w:val="000000" w:themeColor="text1"/>
          <w:lang w:eastAsia="pt-PT"/>
        </w:rPr>
        <w:t>os animais</w:t>
      </w:r>
      <w:r w:rsidR="00FF07DD" w:rsidRPr="000041C8">
        <w:rPr>
          <w:rFonts w:ascii="Garamond" w:eastAsia="Times New Roman" w:hAnsi="Garamond" w:cs="Times New Roman"/>
          <w:color w:val="000000" w:themeColor="text1"/>
          <w:lang w:eastAsia="pt-PT"/>
        </w:rPr>
        <w:t xml:space="preserve"> são mantidos livres de resíduos ou restos de comida.</w:t>
      </w:r>
    </w:p>
    <w:p w14:paraId="5A281488" w14:textId="07487D8B" w:rsidR="00834CCE" w:rsidRPr="000041C8" w:rsidRDefault="0546C0D1" w:rsidP="00FF07DD">
      <w:pPr>
        <w:spacing w:line="360" w:lineRule="auto"/>
        <w:jc w:val="both"/>
        <w:rPr>
          <w:rFonts w:ascii="Garamond" w:eastAsia="Times New Roman" w:hAnsi="Garamond" w:cs="Times New Roman"/>
          <w:color w:val="000000" w:themeColor="text1"/>
          <w:lang w:eastAsia="pt-PT"/>
        </w:rPr>
      </w:pPr>
      <w:r w:rsidRPr="036812A3">
        <w:rPr>
          <w:rFonts w:ascii="Garamond" w:eastAsia="Times New Roman" w:hAnsi="Garamond" w:cs="Times New Roman"/>
          <w:color w:val="000000" w:themeColor="text1"/>
          <w:lang w:eastAsia="pt-PT"/>
        </w:rPr>
        <w:t>7</w:t>
      </w:r>
      <w:r w:rsidR="1CDA1DAA" w:rsidRPr="036812A3">
        <w:rPr>
          <w:rFonts w:ascii="Garamond" w:eastAsia="Times New Roman" w:hAnsi="Garamond" w:cs="Times New Roman"/>
          <w:color w:val="000000" w:themeColor="text1"/>
          <w:lang w:eastAsia="pt-PT"/>
        </w:rPr>
        <w:t xml:space="preserve"> – Os gatos intervencionados no âmbito de programas CED </w:t>
      </w:r>
      <w:r w:rsidR="4D06BACC" w:rsidRPr="036812A3">
        <w:rPr>
          <w:rFonts w:ascii="Garamond" w:eastAsia="Times New Roman" w:hAnsi="Garamond" w:cs="Times New Roman"/>
          <w:color w:val="000000" w:themeColor="text1"/>
          <w:lang w:eastAsia="pt-PT"/>
        </w:rPr>
        <w:t>são sempre</w:t>
      </w:r>
      <w:r w:rsidR="1BC4CD58" w:rsidRPr="036812A3">
        <w:rPr>
          <w:rFonts w:ascii="Garamond" w:eastAsia="Times New Roman" w:hAnsi="Garamond" w:cs="Times New Roman"/>
          <w:color w:val="000000" w:themeColor="text1"/>
          <w:lang w:eastAsia="pt-PT"/>
        </w:rPr>
        <w:t xml:space="preserve"> libertados na sua colónia de origem, salvo quando inseridos num plano de realojamento de acordo com os procedimentos divulgados no sítio na Internet </w:t>
      </w:r>
      <w:r w:rsidR="7F6A7DD7" w:rsidRPr="036812A3">
        <w:rPr>
          <w:rFonts w:ascii="Garamond" w:eastAsia="Times New Roman" w:hAnsi="Garamond" w:cs="Times New Roman"/>
          <w:color w:val="000000" w:themeColor="text1"/>
          <w:lang w:eastAsia="pt-PT"/>
        </w:rPr>
        <w:t>da DGAV</w:t>
      </w:r>
      <w:r w:rsidR="5A6BEA39" w:rsidRPr="036812A3">
        <w:rPr>
          <w:rFonts w:ascii="Garamond" w:eastAsia="Times New Roman" w:hAnsi="Garamond" w:cs="Times New Roman"/>
          <w:color w:val="000000" w:themeColor="text1"/>
          <w:lang w:eastAsia="pt-PT"/>
        </w:rPr>
        <w:t>.</w:t>
      </w:r>
    </w:p>
    <w:p w14:paraId="0C4C9407" w14:textId="4749CD94" w:rsidR="00995590" w:rsidRPr="000041C8" w:rsidRDefault="001F4027" w:rsidP="00FF07DD">
      <w:pPr>
        <w:spacing w:line="360" w:lineRule="auto"/>
        <w:jc w:val="both"/>
        <w:rPr>
          <w:rFonts w:ascii="Garamond" w:eastAsia="Times New Roman" w:hAnsi="Garamond" w:cs="Times New Roman"/>
          <w:color w:val="000000" w:themeColor="text1"/>
          <w:lang w:eastAsia="pt-PT"/>
        </w:rPr>
      </w:pPr>
      <w:r w:rsidRPr="000041C8">
        <w:rPr>
          <w:rFonts w:ascii="Garamond" w:eastAsia="Times New Roman" w:hAnsi="Garamond" w:cs="Times New Roman"/>
          <w:color w:val="000000" w:themeColor="text1"/>
          <w:lang w:eastAsia="pt-PT"/>
        </w:rPr>
        <w:t>8</w:t>
      </w:r>
      <w:r w:rsidR="00995590" w:rsidRPr="000041C8">
        <w:rPr>
          <w:rFonts w:ascii="Garamond" w:eastAsia="Times New Roman" w:hAnsi="Garamond" w:cs="Times New Roman"/>
          <w:color w:val="000000" w:themeColor="text1"/>
          <w:lang w:eastAsia="pt-PT"/>
        </w:rPr>
        <w:t xml:space="preserve"> – </w:t>
      </w:r>
      <w:r w:rsidR="00834CCE" w:rsidRPr="000041C8">
        <w:rPr>
          <w:rFonts w:ascii="Garamond" w:eastAsia="Times New Roman" w:hAnsi="Garamond" w:cs="Times New Roman"/>
          <w:color w:val="000000" w:themeColor="text1"/>
          <w:lang w:eastAsia="pt-PT"/>
        </w:rPr>
        <w:t>Os g</w:t>
      </w:r>
      <w:r w:rsidR="00995590" w:rsidRPr="000041C8">
        <w:rPr>
          <w:rFonts w:ascii="Garamond" w:eastAsia="Times New Roman" w:hAnsi="Garamond" w:cs="Times New Roman"/>
          <w:color w:val="000000" w:themeColor="text1"/>
          <w:lang w:eastAsia="pt-PT"/>
        </w:rPr>
        <w:t xml:space="preserve">atos de colónias que não sejam socializados com </w:t>
      </w:r>
      <w:r w:rsidR="00036C6A" w:rsidRPr="000041C8">
        <w:rPr>
          <w:rFonts w:ascii="Garamond" w:eastAsia="Times New Roman" w:hAnsi="Garamond" w:cs="Times New Roman"/>
          <w:color w:val="000000" w:themeColor="text1"/>
          <w:lang w:eastAsia="pt-PT"/>
        </w:rPr>
        <w:t>pessoas</w:t>
      </w:r>
      <w:r w:rsidR="00995590" w:rsidRPr="000041C8">
        <w:rPr>
          <w:rFonts w:ascii="Garamond" w:eastAsia="Times New Roman" w:hAnsi="Garamond" w:cs="Times New Roman"/>
          <w:color w:val="000000" w:themeColor="text1"/>
          <w:lang w:eastAsia="pt-PT"/>
        </w:rPr>
        <w:t xml:space="preserve"> apenas podem ser confinados pelo período necessário aos processos de esterilização, tratamento ou realojamento.</w:t>
      </w:r>
    </w:p>
    <w:p w14:paraId="2A17BD58" w14:textId="0ADDFDCB" w:rsidR="00995590" w:rsidRPr="000041C8" w:rsidRDefault="001F4027" w:rsidP="00FF07DD">
      <w:pPr>
        <w:spacing w:line="360" w:lineRule="auto"/>
        <w:jc w:val="both"/>
        <w:rPr>
          <w:rFonts w:ascii="Garamond" w:eastAsia="Times New Roman" w:hAnsi="Garamond" w:cs="Times New Roman"/>
          <w:color w:val="000000" w:themeColor="text1"/>
          <w:lang w:eastAsia="pt-PT"/>
        </w:rPr>
      </w:pPr>
      <w:r w:rsidRPr="000041C8">
        <w:rPr>
          <w:rFonts w:ascii="Garamond" w:eastAsia="Times New Roman" w:hAnsi="Garamond" w:cs="Times New Roman"/>
          <w:color w:val="000000" w:themeColor="text1"/>
          <w:lang w:eastAsia="pt-PT"/>
        </w:rPr>
        <w:t>9</w:t>
      </w:r>
      <w:r w:rsidR="00995590" w:rsidRPr="000041C8">
        <w:rPr>
          <w:rFonts w:ascii="Garamond" w:eastAsia="Times New Roman" w:hAnsi="Garamond" w:cs="Times New Roman"/>
          <w:color w:val="000000" w:themeColor="text1"/>
          <w:lang w:eastAsia="pt-PT"/>
        </w:rPr>
        <w:t xml:space="preserve"> – Os animais intervencionados no âmbito de um programa CED não podem ser capturados por pessoas alheias ao programa.</w:t>
      </w:r>
    </w:p>
    <w:p w14:paraId="3C6FCD2D" w14:textId="7B83CAD6" w:rsidR="00834CCE" w:rsidRPr="000041C8" w:rsidRDefault="0084348B" w:rsidP="00FF07DD">
      <w:pPr>
        <w:spacing w:line="360" w:lineRule="auto"/>
        <w:jc w:val="both"/>
        <w:rPr>
          <w:rFonts w:ascii="Garamond" w:eastAsia="Times New Roman" w:hAnsi="Garamond" w:cs="Times New Roman"/>
          <w:color w:val="000000" w:themeColor="text1"/>
          <w:lang w:eastAsia="pt-PT"/>
        </w:rPr>
      </w:pPr>
      <w:r w:rsidRPr="5B3829DC">
        <w:rPr>
          <w:rFonts w:ascii="Garamond" w:eastAsia="Times New Roman" w:hAnsi="Garamond" w:cs="Times New Roman"/>
          <w:color w:val="000000" w:themeColor="text1"/>
          <w:lang w:eastAsia="pt-PT"/>
        </w:rPr>
        <w:t>1</w:t>
      </w:r>
      <w:r w:rsidR="001F4027" w:rsidRPr="5B3829DC">
        <w:rPr>
          <w:rFonts w:ascii="Garamond" w:eastAsia="Times New Roman" w:hAnsi="Garamond" w:cs="Times New Roman"/>
          <w:color w:val="000000" w:themeColor="text1"/>
          <w:lang w:eastAsia="pt-PT"/>
        </w:rPr>
        <w:t>0</w:t>
      </w:r>
      <w:r w:rsidR="00834CCE" w:rsidRPr="5B3829DC">
        <w:rPr>
          <w:rFonts w:ascii="Garamond" w:eastAsia="Times New Roman" w:hAnsi="Garamond" w:cs="Times New Roman"/>
          <w:color w:val="000000" w:themeColor="text1"/>
          <w:lang w:eastAsia="pt-PT"/>
        </w:rPr>
        <w:t xml:space="preserve"> – Sempre que a câmara municipal verifique que não está cumprido qualquer dos requisitos referidos nos números anteriores, pode determinar medidas corretivas ou a suspensão do programa CED em curso e proceder à recolha dos animais para o</w:t>
      </w:r>
      <w:ins w:id="1738" w:author="Susana Margarida Gonçalves Silva Santos" w:date="2025-09-30T10:50:00Z" w16du:dateUtc="2025-09-30T09:50:00Z">
        <w:r w:rsidR="00757AEB">
          <w:rPr>
            <w:rFonts w:ascii="Garamond" w:eastAsia="Times New Roman" w:hAnsi="Garamond" w:cs="Times New Roman"/>
            <w:color w:val="000000" w:themeColor="text1"/>
            <w:lang w:eastAsia="pt-PT"/>
          </w:rPr>
          <w:t xml:space="preserve"> Centro de Recolha Oficial</w:t>
        </w:r>
      </w:ins>
      <w:r w:rsidR="00834CCE" w:rsidRPr="5B3829DC">
        <w:rPr>
          <w:rFonts w:ascii="Garamond" w:eastAsia="Times New Roman" w:hAnsi="Garamond" w:cs="Times New Roman"/>
          <w:color w:val="000000" w:themeColor="text1"/>
          <w:lang w:eastAsia="pt-PT"/>
        </w:rPr>
        <w:t xml:space="preserve"> </w:t>
      </w:r>
      <w:r w:rsidR="00834CCE" w:rsidRPr="00757AEB">
        <w:rPr>
          <w:rFonts w:ascii="Garamond" w:eastAsia="Times New Roman" w:hAnsi="Garamond" w:cs="Times New Roman"/>
          <w:strike/>
          <w:color w:val="000000" w:themeColor="text1"/>
          <w:lang w:eastAsia="pt-PT"/>
        </w:rPr>
        <w:t>centro de bem-estar animal</w:t>
      </w:r>
    </w:p>
    <w:p w14:paraId="2F9D04C8" w14:textId="3355D967" w:rsidR="00AB17F7" w:rsidRPr="000041C8" w:rsidRDefault="00AB17F7" w:rsidP="00FF07DD">
      <w:pPr>
        <w:spacing w:line="360" w:lineRule="auto"/>
        <w:jc w:val="both"/>
        <w:rPr>
          <w:rFonts w:ascii="Garamond" w:eastAsia="Times New Roman" w:hAnsi="Garamond" w:cs="Times New Roman"/>
          <w:color w:val="000000" w:themeColor="text1"/>
          <w:lang w:eastAsia="pt-PT"/>
        </w:rPr>
      </w:pPr>
      <w:r w:rsidRPr="000041C8">
        <w:rPr>
          <w:rFonts w:ascii="Garamond" w:eastAsia="Times New Roman" w:hAnsi="Garamond" w:cs="Times New Roman"/>
          <w:color w:val="000000" w:themeColor="text1"/>
          <w:lang w:eastAsia="pt-PT"/>
        </w:rPr>
        <w:t>1</w:t>
      </w:r>
      <w:r w:rsidR="001F4027" w:rsidRPr="000041C8">
        <w:rPr>
          <w:rFonts w:ascii="Garamond" w:eastAsia="Times New Roman" w:hAnsi="Garamond" w:cs="Times New Roman"/>
          <w:color w:val="000000" w:themeColor="text1"/>
          <w:lang w:eastAsia="pt-PT"/>
        </w:rPr>
        <w:t>1</w:t>
      </w:r>
      <w:r w:rsidRPr="000041C8">
        <w:rPr>
          <w:rFonts w:ascii="Garamond" w:eastAsia="Times New Roman" w:hAnsi="Garamond" w:cs="Times New Roman"/>
          <w:color w:val="000000" w:themeColor="text1"/>
          <w:lang w:eastAsia="pt-PT"/>
        </w:rPr>
        <w:t xml:space="preserve"> – Os detentores de cães </w:t>
      </w:r>
      <w:r w:rsidR="005A15F7" w:rsidRPr="000041C8">
        <w:rPr>
          <w:rFonts w:ascii="Garamond" w:eastAsia="Times New Roman" w:hAnsi="Garamond" w:cs="Times New Roman"/>
          <w:color w:val="000000" w:themeColor="text1"/>
          <w:lang w:eastAsia="pt-PT"/>
        </w:rPr>
        <w:t>têm o dever de tom</w:t>
      </w:r>
      <w:r w:rsidRPr="000041C8">
        <w:rPr>
          <w:rFonts w:ascii="Garamond" w:eastAsia="Times New Roman" w:hAnsi="Garamond" w:cs="Times New Roman"/>
          <w:color w:val="000000" w:themeColor="text1"/>
          <w:lang w:eastAsia="pt-PT"/>
        </w:rPr>
        <w:t xml:space="preserve">ar medidas </w:t>
      </w:r>
      <w:r w:rsidR="005A15F7" w:rsidRPr="000041C8">
        <w:rPr>
          <w:rFonts w:ascii="Garamond" w:eastAsia="Times New Roman" w:hAnsi="Garamond" w:cs="Times New Roman"/>
          <w:color w:val="000000" w:themeColor="text1"/>
          <w:lang w:eastAsia="pt-PT"/>
        </w:rPr>
        <w:t xml:space="preserve">adequadas </w:t>
      </w:r>
      <w:r w:rsidRPr="000041C8">
        <w:rPr>
          <w:rFonts w:ascii="Garamond" w:eastAsia="Times New Roman" w:hAnsi="Garamond" w:cs="Times New Roman"/>
          <w:color w:val="000000" w:themeColor="text1"/>
          <w:lang w:eastAsia="pt-PT"/>
        </w:rPr>
        <w:t xml:space="preserve">para evitar que os </w:t>
      </w:r>
      <w:r w:rsidR="005A15F7" w:rsidRPr="000041C8">
        <w:rPr>
          <w:rFonts w:ascii="Garamond" w:eastAsia="Times New Roman" w:hAnsi="Garamond" w:cs="Times New Roman"/>
          <w:color w:val="000000" w:themeColor="text1"/>
          <w:lang w:eastAsia="pt-PT"/>
        </w:rPr>
        <w:t xml:space="preserve">seus </w:t>
      </w:r>
      <w:r w:rsidRPr="000041C8">
        <w:rPr>
          <w:rFonts w:ascii="Garamond" w:eastAsia="Times New Roman" w:hAnsi="Garamond" w:cs="Times New Roman"/>
          <w:color w:val="000000" w:themeColor="text1"/>
          <w:lang w:eastAsia="pt-PT"/>
        </w:rPr>
        <w:t>cães perturbem ou causem danos aos gatos das colónias e equipamento</w:t>
      </w:r>
      <w:r w:rsidR="00036C6A" w:rsidRPr="000041C8">
        <w:rPr>
          <w:rFonts w:ascii="Garamond" w:eastAsia="Times New Roman" w:hAnsi="Garamond" w:cs="Times New Roman"/>
          <w:color w:val="000000" w:themeColor="text1"/>
          <w:lang w:eastAsia="pt-PT"/>
        </w:rPr>
        <w:t>s</w:t>
      </w:r>
      <w:r w:rsidRPr="000041C8">
        <w:rPr>
          <w:rFonts w:ascii="Garamond" w:eastAsia="Times New Roman" w:hAnsi="Garamond" w:cs="Times New Roman"/>
          <w:color w:val="000000" w:themeColor="text1"/>
          <w:lang w:eastAsia="pt-PT"/>
        </w:rPr>
        <w:t xml:space="preserve"> a eles destinado</w:t>
      </w:r>
      <w:r w:rsidR="00EB5825">
        <w:rPr>
          <w:rFonts w:ascii="Garamond" w:eastAsia="Times New Roman" w:hAnsi="Garamond" w:cs="Times New Roman"/>
          <w:color w:val="000000" w:themeColor="text1"/>
          <w:lang w:eastAsia="pt-PT"/>
        </w:rPr>
        <w:t xml:space="preserve"> </w:t>
      </w:r>
    </w:p>
    <w:p w14:paraId="38EAB0D1" w14:textId="2BB9119C" w:rsidR="003D15F2" w:rsidRPr="000041C8" w:rsidRDefault="003D15F2" w:rsidP="3D6FF3A1">
      <w:pPr>
        <w:spacing w:line="360" w:lineRule="auto"/>
        <w:jc w:val="center"/>
        <w:rPr>
          <w:rFonts w:ascii="Garamond" w:eastAsia="Times New Roman" w:hAnsi="Garamond" w:cs="Times New Roman"/>
          <w:b/>
          <w:bCs/>
          <w:lang w:eastAsia="pt-PT"/>
        </w:rPr>
      </w:pPr>
      <w:bookmarkStart w:id="1739" w:name="_Hlk135127812"/>
      <w:r w:rsidRPr="3D6FF3A1">
        <w:rPr>
          <w:rFonts w:ascii="Garamond" w:eastAsia="Times New Roman" w:hAnsi="Garamond" w:cs="Times New Roman"/>
          <w:b/>
          <w:bCs/>
          <w:lang w:eastAsia="pt-PT"/>
        </w:rPr>
        <w:t xml:space="preserve">Artigo </w:t>
      </w:r>
      <w:r w:rsidR="00F440AB" w:rsidRPr="3D6FF3A1">
        <w:rPr>
          <w:rFonts w:ascii="Garamond" w:eastAsia="Times New Roman" w:hAnsi="Garamond" w:cs="Times New Roman"/>
          <w:b/>
          <w:bCs/>
          <w:lang w:eastAsia="pt-PT"/>
        </w:rPr>
        <w:t>4</w:t>
      </w:r>
      <w:r w:rsidR="00E238BA" w:rsidRPr="3D6FF3A1">
        <w:rPr>
          <w:rFonts w:ascii="Garamond" w:eastAsia="Times New Roman" w:hAnsi="Garamond" w:cs="Times New Roman"/>
          <w:b/>
          <w:bCs/>
          <w:lang w:eastAsia="pt-PT"/>
        </w:rPr>
        <w:t>5</w:t>
      </w:r>
      <w:r w:rsidRPr="3D6FF3A1">
        <w:rPr>
          <w:rFonts w:ascii="Garamond" w:eastAsia="Times New Roman" w:hAnsi="Garamond" w:cs="Times New Roman"/>
          <w:b/>
          <w:bCs/>
          <w:lang w:eastAsia="pt-PT"/>
        </w:rPr>
        <w:t>.º</w:t>
      </w:r>
    </w:p>
    <w:p w14:paraId="1E8E11CD" w14:textId="21AF8C40" w:rsidR="003D15F2" w:rsidRPr="000041C8" w:rsidRDefault="178AD7F6" w:rsidP="00A95B79">
      <w:pPr>
        <w:spacing w:line="360" w:lineRule="auto"/>
        <w:jc w:val="center"/>
        <w:rPr>
          <w:rFonts w:ascii="Garamond" w:eastAsia="Times New Roman" w:hAnsi="Garamond" w:cs="Times New Roman"/>
          <w:lang w:eastAsia="pt-PT"/>
        </w:rPr>
      </w:pPr>
      <w:del w:id="1740" w:author="Susana Margarida Gonçalves Silva Santos" w:date="2025-09-30T10:51:00Z" w16du:dateUtc="2025-09-30T09:51:00Z">
        <w:r w:rsidRPr="036812A3" w:rsidDel="00757AEB">
          <w:rPr>
            <w:rFonts w:ascii="Garamond" w:eastAsia="Times New Roman" w:hAnsi="Garamond" w:cs="Times New Roman"/>
            <w:lang w:eastAsia="pt-PT"/>
          </w:rPr>
          <w:delText>Abate</w:delText>
        </w:r>
      </w:del>
      <w:ins w:id="1741" w:author="Susana Margarida Gonçalves Silva Santos" w:date="2025-09-30T10:51:00Z" w16du:dateUtc="2025-09-30T09:51:00Z">
        <w:r w:rsidR="00757AEB">
          <w:rPr>
            <w:rFonts w:ascii="Garamond" w:eastAsia="Times New Roman" w:hAnsi="Garamond" w:cs="Times New Roman"/>
            <w:lang w:eastAsia="pt-PT"/>
          </w:rPr>
          <w:t>Occisão</w:t>
        </w:r>
      </w:ins>
      <w:r w:rsidRPr="036812A3">
        <w:rPr>
          <w:rFonts w:ascii="Garamond" w:eastAsia="Times New Roman" w:hAnsi="Garamond" w:cs="Times New Roman"/>
          <w:lang w:eastAsia="pt-PT"/>
        </w:rPr>
        <w:t>, eutanásia e destino dos cadáveres</w:t>
      </w:r>
    </w:p>
    <w:p w14:paraId="4B4DB113" w14:textId="7A0270A6"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1 </w:t>
      </w:r>
      <w:r w:rsidR="00A4253B" w:rsidRPr="000041C8">
        <w:rPr>
          <w:rFonts w:ascii="Garamond" w:eastAsia="Times New Roman" w:hAnsi="Garamond" w:cs="Times New Roman"/>
          <w:lang w:eastAsia="pt-PT"/>
        </w:rPr>
        <w:t>-</w:t>
      </w:r>
      <w:r w:rsidRPr="000041C8">
        <w:rPr>
          <w:rFonts w:ascii="Garamond" w:eastAsia="Times New Roman" w:hAnsi="Garamond" w:cs="Times New Roman"/>
          <w:lang w:eastAsia="pt-PT"/>
        </w:rPr>
        <w:t xml:space="preserve"> </w:t>
      </w:r>
      <w:r w:rsidRPr="00ED5BE8">
        <w:rPr>
          <w:rFonts w:ascii="Garamond" w:eastAsia="Times New Roman" w:hAnsi="Garamond" w:cs="Times New Roman"/>
          <w:strike/>
          <w:lang w:eastAsia="pt-PT"/>
        </w:rPr>
        <w:t>O abate</w:t>
      </w:r>
      <w:r w:rsidRPr="000041C8">
        <w:rPr>
          <w:rFonts w:ascii="Garamond" w:eastAsia="Times New Roman" w:hAnsi="Garamond" w:cs="Times New Roman"/>
          <w:lang w:eastAsia="pt-PT"/>
        </w:rPr>
        <w:t xml:space="preserve"> </w:t>
      </w:r>
      <w:ins w:id="1742" w:author="Susana Margarida Gonçalves Silva Santos" w:date="2025-09-30T10:58:00Z" w16du:dateUtc="2025-09-30T09:58:00Z">
        <w:r w:rsidR="00ED5BE8">
          <w:rPr>
            <w:rFonts w:ascii="Garamond" w:eastAsia="Times New Roman" w:hAnsi="Garamond" w:cs="Times New Roman"/>
            <w:lang w:eastAsia="pt-PT"/>
          </w:rPr>
          <w:t xml:space="preserve">A occisão </w:t>
        </w:r>
      </w:ins>
      <w:r w:rsidRPr="000041C8">
        <w:rPr>
          <w:rFonts w:ascii="Garamond" w:eastAsia="Times New Roman" w:hAnsi="Garamond" w:cs="Times New Roman"/>
          <w:lang w:eastAsia="pt-PT"/>
        </w:rPr>
        <w:t>de animais de companhia por motivos de sobrepopulação, de sobrelotação, de incapacidade económica ou outra que impeça a normal detenção pelo seu detentor, é proibid</w:t>
      </w:r>
      <w:ins w:id="1743" w:author="Maria Cristina Tavares Briosa" w:date="2025-10-22T16:44:00Z" w16du:dateUtc="2025-10-22T15:44:00Z">
        <w:r w:rsidR="0079545E">
          <w:rPr>
            <w:rFonts w:ascii="Garamond" w:eastAsia="Times New Roman" w:hAnsi="Garamond" w:cs="Times New Roman"/>
            <w:lang w:eastAsia="pt-PT"/>
          </w:rPr>
          <w:t>a</w:t>
        </w:r>
      </w:ins>
      <w:del w:id="1744" w:author="Maria Cristina Tavares Briosa" w:date="2025-10-22T16:44:00Z" w16du:dateUtc="2025-10-22T15:44:00Z">
        <w:r w:rsidRPr="000041C8" w:rsidDel="0079545E">
          <w:rPr>
            <w:rFonts w:ascii="Garamond" w:eastAsia="Times New Roman" w:hAnsi="Garamond" w:cs="Times New Roman"/>
            <w:lang w:eastAsia="pt-PT"/>
          </w:rPr>
          <w:delText>o</w:delText>
        </w:r>
      </w:del>
      <w:r w:rsidRPr="000041C8">
        <w:rPr>
          <w:rFonts w:ascii="Garamond" w:eastAsia="Times New Roman" w:hAnsi="Garamond" w:cs="Times New Roman"/>
          <w:lang w:eastAsia="pt-PT"/>
        </w:rPr>
        <w:t>.</w:t>
      </w:r>
    </w:p>
    <w:p w14:paraId="7E8F0A4E" w14:textId="517D831B" w:rsidR="003D15F2" w:rsidRPr="000041C8" w:rsidRDefault="003D15F2" w:rsidP="00A95B79">
      <w:pPr>
        <w:spacing w:line="360" w:lineRule="auto"/>
        <w:jc w:val="both"/>
        <w:rPr>
          <w:rFonts w:ascii="Garamond" w:eastAsia="Times New Roman" w:hAnsi="Garamond" w:cs="Times New Roman"/>
          <w:lang w:eastAsia="pt-PT"/>
        </w:rPr>
      </w:pPr>
      <w:bookmarkStart w:id="1745" w:name="_Hlk135067094"/>
      <w:r w:rsidRPr="578B151F">
        <w:rPr>
          <w:rFonts w:ascii="Garamond" w:eastAsia="Times New Roman" w:hAnsi="Garamond" w:cs="Times New Roman"/>
          <w:lang w:eastAsia="pt-PT"/>
        </w:rPr>
        <w:t xml:space="preserve">2 </w:t>
      </w:r>
      <w:r w:rsidR="00A4253B" w:rsidRPr="578B151F">
        <w:rPr>
          <w:rFonts w:ascii="Garamond" w:eastAsia="Times New Roman" w:hAnsi="Garamond" w:cs="Times New Roman"/>
          <w:lang w:eastAsia="pt-PT"/>
        </w:rPr>
        <w:t>-</w:t>
      </w:r>
      <w:r w:rsidRPr="578B151F">
        <w:rPr>
          <w:rFonts w:ascii="Garamond" w:eastAsia="Times New Roman" w:hAnsi="Garamond" w:cs="Times New Roman"/>
          <w:lang w:eastAsia="pt-PT"/>
        </w:rPr>
        <w:t xml:space="preserve"> </w:t>
      </w:r>
      <w:r w:rsidRPr="00ED5BE8">
        <w:rPr>
          <w:rFonts w:ascii="Garamond" w:eastAsia="Times New Roman" w:hAnsi="Garamond" w:cs="Times New Roman"/>
          <w:strike/>
          <w:lang w:eastAsia="pt-PT"/>
        </w:rPr>
        <w:t xml:space="preserve">O </w:t>
      </w:r>
      <w:r w:rsidRPr="00ED5BE8">
        <w:rPr>
          <w:rFonts w:ascii="Garamond" w:eastAsia="Times New Roman" w:hAnsi="Garamond" w:cs="Times New Roman"/>
          <w:strike/>
          <w:lang w:eastAsia="pt-PT"/>
          <w:rPrChange w:id="1746" w:author="Maria Cristina Tavares Briosa" w:date="2025-08-14T15:32:00Z">
            <w:rPr>
              <w:rFonts w:ascii="Garamond" w:eastAsia="Times New Roman" w:hAnsi="Garamond" w:cs="Times New Roman"/>
              <w:lang w:eastAsia="pt-PT"/>
            </w:rPr>
          </w:rPrChange>
        </w:rPr>
        <w:t>a</w:t>
      </w:r>
      <w:r w:rsidRPr="578B151F">
        <w:rPr>
          <w:rFonts w:ascii="Garamond" w:eastAsia="Times New Roman" w:hAnsi="Garamond" w:cs="Times New Roman"/>
          <w:strike/>
          <w:lang w:eastAsia="pt-PT"/>
          <w:rPrChange w:id="1747" w:author="Maria Cristina Tavares Briosa" w:date="2025-08-14T15:32:00Z">
            <w:rPr>
              <w:rFonts w:ascii="Garamond" w:eastAsia="Times New Roman" w:hAnsi="Garamond" w:cs="Times New Roman"/>
              <w:lang w:eastAsia="pt-PT"/>
            </w:rPr>
          </w:rPrChange>
        </w:rPr>
        <w:t>bate</w:t>
      </w:r>
      <w:r w:rsidRPr="578B151F">
        <w:rPr>
          <w:rFonts w:ascii="Garamond" w:eastAsia="Times New Roman" w:hAnsi="Garamond" w:cs="Times New Roman"/>
          <w:lang w:eastAsia="pt-PT"/>
        </w:rPr>
        <w:t xml:space="preserve"> </w:t>
      </w:r>
      <w:ins w:id="1748" w:author="Susana Margarida Gonçalves Silva Santos" w:date="2025-09-30T10:59:00Z" w16du:dateUtc="2025-09-30T09:59:00Z">
        <w:r w:rsidR="00ED5BE8">
          <w:rPr>
            <w:rFonts w:ascii="Garamond" w:eastAsia="Times New Roman" w:hAnsi="Garamond" w:cs="Times New Roman"/>
            <w:lang w:eastAsia="pt-PT"/>
          </w:rPr>
          <w:t xml:space="preserve">A occisão </w:t>
        </w:r>
      </w:ins>
      <w:r w:rsidRPr="578B151F">
        <w:rPr>
          <w:rFonts w:ascii="Garamond" w:eastAsia="Times New Roman" w:hAnsi="Garamond" w:cs="Times New Roman"/>
          <w:lang w:eastAsia="pt-PT"/>
        </w:rPr>
        <w:t xml:space="preserve">de animais de companhia em </w:t>
      </w:r>
      <w:ins w:id="1749" w:author="Susana Margarida Gonçalves Silva Santos" w:date="2025-09-30T10:59:00Z" w16du:dateUtc="2025-09-30T09:59:00Z">
        <w:r w:rsidR="00ED5BE8">
          <w:rPr>
            <w:rFonts w:ascii="Garamond" w:eastAsia="Times New Roman" w:hAnsi="Garamond" w:cs="Times New Roman"/>
            <w:lang w:eastAsia="pt-PT"/>
          </w:rPr>
          <w:t xml:space="preserve">Centros de recolha Oficial </w:t>
        </w:r>
      </w:ins>
      <w:r w:rsidRPr="578B151F">
        <w:rPr>
          <w:rFonts w:ascii="Garamond" w:eastAsia="Times New Roman" w:hAnsi="Garamond" w:cs="Times New Roman"/>
          <w:strike/>
          <w:lang w:eastAsia="pt-PT"/>
        </w:rPr>
        <w:t xml:space="preserve">centros de </w:t>
      </w:r>
      <w:r w:rsidR="00D5013E" w:rsidRPr="578B151F">
        <w:rPr>
          <w:rFonts w:ascii="Garamond" w:eastAsia="Times New Roman" w:hAnsi="Garamond" w:cs="Times New Roman"/>
          <w:strike/>
          <w:lang w:eastAsia="pt-PT"/>
        </w:rPr>
        <w:t>bem-estar animal</w:t>
      </w:r>
      <w:r w:rsidRPr="578B151F">
        <w:rPr>
          <w:rFonts w:ascii="Garamond" w:eastAsia="Times New Roman" w:hAnsi="Garamond" w:cs="Times New Roman"/>
          <w:lang w:eastAsia="pt-PT"/>
        </w:rPr>
        <w:t xml:space="preserve"> apenas é permitid</w:t>
      </w:r>
      <w:ins w:id="1750" w:author="Maria Cristina Tavares Briosa" w:date="2025-10-22T16:44:00Z" w16du:dateUtc="2025-10-22T15:44:00Z">
        <w:r w:rsidR="0079545E">
          <w:rPr>
            <w:rFonts w:ascii="Garamond" w:eastAsia="Times New Roman" w:hAnsi="Garamond" w:cs="Times New Roman"/>
            <w:lang w:eastAsia="pt-PT"/>
          </w:rPr>
          <w:t>a</w:t>
        </w:r>
      </w:ins>
      <w:del w:id="1751" w:author="Maria Cristina Tavares Briosa" w:date="2025-10-22T16:44:00Z" w16du:dateUtc="2025-10-22T15:44:00Z">
        <w:r w:rsidRPr="578B151F" w:rsidDel="0079545E">
          <w:rPr>
            <w:rFonts w:ascii="Garamond" w:eastAsia="Times New Roman" w:hAnsi="Garamond" w:cs="Times New Roman"/>
            <w:lang w:eastAsia="pt-PT"/>
          </w:rPr>
          <w:delText>o</w:delText>
        </w:r>
      </w:del>
      <w:r w:rsidRPr="578B151F">
        <w:rPr>
          <w:rFonts w:ascii="Garamond" w:eastAsia="Times New Roman" w:hAnsi="Garamond" w:cs="Times New Roman"/>
          <w:lang w:eastAsia="pt-PT"/>
        </w:rPr>
        <w:t xml:space="preserve"> quando:</w:t>
      </w:r>
    </w:p>
    <w:p w14:paraId="508B3B76" w14:textId="7091CD9A" w:rsidR="003D15F2" w:rsidRPr="001767D4" w:rsidRDefault="003D15F2" w:rsidP="00A95B79">
      <w:pPr>
        <w:spacing w:line="360" w:lineRule="auto"/>
        <w:ind w:firstLine="708"/>
        <w:jc w:val="both"/>
        <w:rPr>
          <w:rFonts w:ascii="Garamond" w:eastAsia="Times New Roman" w:hAnsi="Garamond" w:cs="Times New Roman"/>
          <w:strike/>
          <w:lang w:eastAsia="pt-PT"/>
        </w:rPr>
      </w:pPr>
      <w:r w:rsidRPr="578B151F">
        <w:rPr>
          <w:rFonts w:ascii="Garamond" w:eastAsia="Times New Roman" w:hAnsi="Garamond" w:cs="Times New Roman"/>
          <w:lang w:eastAsia="pt-PT"/>
        </w:rPr>
        <w:t>a) O animal tenha causado ofensas à integridade física de uma pessoa</w:t>
      </w:r>
      <w:r w:rsidR="00A47BBF" w:rsidRPr="578B151F">
        <w:rPr>
          <w:rFonts w:ascii="Garamond" w:eastAsia="Times New Roman" w:hAnsi="Garamond" w:cs="Times New Roman"/>
          <w:lang w:eastAsia="pt-PT"/>
        </w:rPr>
        <w:t xml:space="preserve"> ou de um animal, nos termos </w:t>
      </w:r>
      <w:r w:rsidR="00A47BBF" w:rsidRPr="001767D4">
        <w:rPr>
          <w:rFonts w:ascii="Garamond" w:eastAsia="Times New Roman" w:hAnsi="Garamond" w:cs="Times New Roman"/>
          <w:strike/>
          <w:lang w:eastAsia="pt-PT"/>
        </w:rPr>
        <w:t xml:space="preserve">do </w:t>
      </w:r>
      <w:r w:rsidR="00A47BBF" w:rsidRPr="00A63DAC">
        <w:rPr>
          <w:rFonts w:ascii="Garamond" w:eastAsia="Times New Roman" w:hAnsi="Garamond" w:cs="Times New Roman"/>
          <w:strike/>
          <w:lang w:eastAsia="pt-PT"/>
        </w:rPr>
        <w:t>disposto na alínea l) do n.º 1 do artigo 4.º e no artigo 1</w:t>
      </w:r>
      <w:r w:rsidR="00523796" w:rsidRPr="00A63DAC">
        <w:rPr>
          <w:rFonts w:ascii="Garamond" w:eastAsia="Times New Roman" w:hAnsi="Garamond" w:cs="Times New Roman"/>
          <w:strike/>
          <w:lang w:eastAsia="pt-PT"/>
        </w:rPr>
        <w:t>13</w:t>
      </w:r>
      <w:r w:rsidR="00A47BBF" w:rsidRPr="00A63DAC">
        <w:rPr>
          <w:rFonts w:ascii="Garamond" w:eastAsia="Times New Roman" w:hAnsi="Garamond" w:cs="Times New Roman"/>
          <w:strike/>
          <w:lang w:eastAsia="pt-PT"/>
        </w:rPr>
        <w:t>.º</w:t>
      </w:r>
      <w:r w:rsidRPr="001767D4">
        <w:rPr>
          <w:rFonts w:ascii="Garamond" w:eastAsia="Times New Roman" w:hAnsi="Garamond" w:cs="Times New Roman"/>
          <w:strike/>
          <w:highlight w:val="yellow"/>
          <w:lang w:eastAsia="pt-PT"/>
        </w:rPr>
        <w:t>;</w:t>
      </w:r>
      <w:ins w:id="1752" w:author="Susana Margarida Gonçalves Silva Santos" w:date="2025-10-24T11:42:00Z" w16du:dateUtc="2025-10-24T10:42:00Z">
        <w:r w:rsidR="001767D4">
          <w:rPr>
            <w:rFonts w:ascii="Garamond" w:eastAsia="Times New Roman" w:hAnsi="Garamond" w:cs="Times New Roman"/>
            <w:strike/>
            <w:lang w:eastAsia="pt-PT"/>
          </w:rPr>
          <w:t xml:space="preserve"> </w:t>
        </w:r>
        <w:r w:rsidR="001767D4" w:rsidRPr="001767D4">
          <w:rPr>
            <w:rFonts w:ascii="Garamond" w:eastAsia="Times New Roman" w:hAnsi="Garamond" w:cs="Times New Roman"/>
            <w:lang w:eastAsia="pt-PT"/>
          </w:rPr>
          <w:t>d</w:t>
        </w:r>
      </w:ins>
      <w:ins w:id="1753" w:author="Susana Margarida Gonçalves Silva Santos" w:date="2025-10-24T11:43:00Z" w16du:dateUtc="2025-10-24T10:43:00Z">
        <w:r w:rsidR="000909AF">
          <w:rPr>
            <w:rFonts w:ascii="Garamond" w:eastAsia="Times New Roman" w:hAnsi="Garamond" w:cs="Times New Roman"/>
            <w:lang w:eastAsia="pt-PT"/>
          </w:rPr>
          <w:t>a Lei 46/2013.</w:t>
        </w:r>
      </w:ins>
    </w:p>
    <w:p w14:paraId="0874F1B7" w14:textId="77777777" w:rsidR="003D15F2" w:rsidRPr="000041C8" w:rsidRDefault="003D15F2" w:rsidP="00A95B79">
      <w:pPr>
        <w:spacing w:line="360" w:lineRule="auto"/>
        <w:ind w:firstLine="708"/>
        <w:jc w:val="both"/>
        <w:rPr>
          <w:rFonts w:ascii="Garamond" w:eastAsia="Times New Roman" w:hAnsi="Garamond" w:cs="Times New Roman"/>
          <w:lang w:eastAsia="pt-PT"/>
        </w:rPr>
      </w:pPr>
      <w:r w:rsidRPr="000041C8">
        <w:rPr>
          <w:rFonts w:ascii="Garamond" w:eastAsia="Times New Roman" w:hAnsi="Garamond" w:cs="Times New Roman"/>
          <w:lang w:eastAsia="pt-PT"/>
        </w:rPr>
        <w:t>b) O animal apresente alterações comportamentais graves cuja recuperação seja determinada, por médico veterinário, inexequível no caso concreto e que comprometam o seu bem-estar ou a segurança de pessoas ou de outros animais, tornando inviável o seu encaminhamento para adoção;</w:t>
      </w:r>
    </w:p>
    <w:bookmarkEnd w:id="1745"/>
    <w:p w14:paraId="0969B6C7" w14:textId="53C2C263" w:rsidR="003D15F2" w:rsidRPr="000041C8" w:rsidRDefault="178AD7F6" w:rsidP="00A95B79">
      <w:pPr>
        <w:spacing w:line="360" w:lineRule="auto"/>
        <w:ind w:firstLine="708"/>
        <w:jc w:val="both"/>
        <w:rPr>
          <w:rFonts w:ascii="Garamond" w:eastAsia="Times New Roman" w:hAnsi="Garamond" w:cs="Times New Roman"/>
          <w:lang w:eastAsia="pt-PT"/>
        </w:rPr>
      </w:pPr>
      <w:r w:rsidRPr="578B151F">
        <w:rPr>
          <w:rFonts w:ascii="Garamond" w:eastAsia="Times New Roman" w:hAnsi="Garamond" w:cs="Times New Roman"/>
          <w:lang w:eastAsia="pt-PT"/>
        </w:rPr>
        <w:t xml:space="preserve">c) O animal seja portador de zoonose ou de doença </w:t>
      </w:r>
      <w:r w:rsidRPr="00A63DAC">
        <w:rPr>
          <w:rFonts w:ascii="Garamond" w:eastAsia="Times New Roman" w:hAnsi="Garamond" w:cs="Times New Roman"/>
          <w:color w:val="538135" w:themeColor="accent6" w:themeShade="BF"/>
          <w:lang w:eastAsia="pt-PT"/>
        </w:rPr>
        <w:t>infetocontagiosa</w:t>
      </w:r>
      <w:r w:rsidR="325C5200" w:rsidRPr="00A63DAC">
        <w:rPr>
          <w:rFonts w:ascii="Garamond" w:eastAsia="Times New Roman" w:hAnsi="Garamond" w:cs="Times New Roman"/>
          <w:color w:val="538135" w:themeColor="accent6" w:themeShade="BF"/>
          <w:lang w:eastAsia="pt-PT"/>
        </w:rPr>
        <w:t xml:space="preserve"> </w:t>
      </w:r>
      <w:r w:rsidRPr="00A63DAC">
        <w:rPr>
          <w:rFonts w:ascii="Garamond" w:eastAsia="Times New Roman" w:hAnsi="Garamond" w:cs="Times New Roman"/>
          <w:color w:val="538135" w:themeColor="accent6" w:themeShade="BF"/>
          <w:lang w:eastAsia="pt-PT"/>
        </w:rPr>
        <w:t xml:space="preserve"> </w:t>
      </w:r>
      <w:r w:rsidR="00F65D38" w:rsidRPr="00A63DAC">
        <w:rPr>
          <w:rFonts w:ascii="Garamond" w:eastAsia="Times New Roman" w:hAnsi="Garamond" w:cs="Times New Roman"/>
          <w:color w:val="538135" w:themeColor="accent6" w:themeShade="BF"/>
          <w:lang w:eastAsia="pt-PT"/>
        </w:rPr>
        <w:t xml:space="preserve"> </w:t>
      </w:r>
      <w:r w:rsidR="00687645" w:rsidRPr="00A63DAC">
        <w:rPr>
          <w:rFonts w:ascii="Garamond" w:eastAsia="Times New Roman" w:hAnsi="Garamond" w:cs="Times New Roman"/>
          <w:color w:val="538135" w:themeColor="accent6" w:themeShade="BF"/>
          <w:lang w:eastAsia="pt-PT"/>
        </w:rPr>
        <w:t xml:space="preserve">incurável </w:t>
      </w:r>
      <w:r w:rsidRPr="578B151F">
        <w:rPr>
          <w:rFonts w:ascii="Garamond" w:eastAsia="Times New Roman" w:hAnsi="Garamond" w:cs="Times New Roman"/>
          <w:lang w:eastAsia="pt-PT"/>
        </w:rPr>
        <w:t xml:space="preserve">representando a sua permanência no </w:t>
      </w:r>
      <w:ins w:id="1754" w:author="Susana Margarida Gonçalves Silva Santos" w:date="2025-09-30T11:07:00Z" w16du:dateUtc="2025-09-30T10:07:00Z">
        <w:r w:rsidR="001C50D3">
          <w:rPr>
            <w:rFonts w:ascii="Garamond" w:eastAsia="Times New Roman" w:hAnsi="Garamond" w:cs="Times New Roman"/>
            <w:lang w:eastAsia="pt-PT"/>
          </w:rPr>
          <w:t xml:space="preserve">Centro de Recolha Oficial </w:t>
        </w:r>
      </w:ins>
      <w:r w:rsidRPr="578B151F">
        <w:rPr>
          <w:rFonts w:ascii="Garamond" w:eastAsia="Times New Roman" w:hAnsi="Garamond" w:cs="Times New Roman"/>
          <w:strike/>
          <w:lang w:eastAsia="pt-PT"/>
        </w:rPr>
        <w:t xml:space="preserve">centro de </w:t>
      </w:r>
      <w:r w:rsidR="4D17E2AC" w:rsidRPr="578B151F">
        <w:rPr>
          <w:rFonts w:ascii="Garamond" w:eastAsia="Times New Roman" w:hAnsi="Garamond" w:cs="Times New Roman"/>
          <w:strike/>
          <w:lang w:eastAsia="pt-PT"/>
        </w:rPr>
        <w:t>bem-estar animal</w:t>
      </w:r>
      <w:r w:rsidRPr="578B151F">
        <w:rPr>
          <w:rFonts w:ascii="Garamond" w:eastAsia="Times New Roman" w:hAnsi="Garamond" w:cs="Times New Roman"/>
          <w:lang w:eastAsia="pt-PT"/>
        </w:rPr>
        <w:t xml:space="preserve"> uma ameaça à saúde </w:t>
      </w:r>
      <w:r w:rsidR="48B3FFBC" w:rsidRPr="578B151F">
        <w:rPr>
          <w:rFonts w:ascii="Garamond" w:eastAsia="Times New Roman" w:hAnsi="Garamond" w:cs="Times New Roman"/>
          <w:lang w:eastAsia="pt-PT"/>
        </w:rPr>
        <w:t xml:space="preserve">pública e ou à saúde </w:t>
      </w:r>
      <w:r w:rsidRPr="578B151F">
        <w:rPr>
          <w:rFonts w:ascii="Garamond" w:eastAsia="Times New Roman" w:hAnsi="Garamond" w:cs="Times New Roman"/>
          <w:lang w:eastAsia="pt-PT"/>
        </w:rPr>
        <w:t>animal;</w:t>
      </w:r>
    </w:p>
    <w:bookmarkEnd w:id="1739"/>
    <w:p w14:paraId="4E590EF2" w14:textId="6142DE37" w:rsidR="003D15F2" w:rsidRPr="000041C8" w:rsidRDefault="00A47BBF" w:rsidP="00A95B79">
      <w:pPr>
        <w:spacing w:line="360" w:lineRule="auto"/>
        <w:jc w:val="both"/>
        <w:rPr>
          <w:rFonts w:ascii="Garamond" w:eastAsia="Times New Roman" w:hAnsi="Garamond" w:cs="Times New Roman"/>
          <w:lang w:eastAsia="pt-PT"/>
        </w:rPr>
      </w:pPr>
      <w:r w:rsidRPr="5B3829DC">
        <w:rPr>
          <w:rFonts w:ascii="Garamond" w:eastAsia="Times New Roman" w:hAnsi="Garamond" w:cs="Times New Roman"/>
          <w:lang w:eastAsia="pt-PT"/>
        </w:rPr>
        <w:t>3</w:t>
      </w:r>
      <w:r w:rsidR="003D15F2" w:rsidRPr="5B3829DC">
        <w:rPr>
          <w:rFonts w:ascii="Garamond" w:eastAsia="Times New Roman" w:hAnsi="Garamond" w:cs="Times New Roman"/>
          <w:lang w:eastAsia="pt-PT"/>
        </w:rPr>
        <w:t xml:space="preserve"> - A eutanásia pode ser realizada em </w:t>
      </w:r>
      <w:r w:rsidR="003D15F2" w:rsidRPr="5B3829DC">
        <w:rPr>
          <w:rFonts w:ascii="Garamond" w:eastAsia="Times New Roman" w:hAnsi="Garamond" w:cs="Times New Roman"/>
          <w:strike/>
          <w:lang w:eastAsia="pt-PT"/>
        </w:rPr>
        <w:t>centros d</w:t>
      </w:r>
      <w:r w:rsidR="00F21E9D" w:rsidRPr="5B3829DC">
        <w:rPr>
          <w:rFonts w:ascii="Garamond" w:eastAsia="Times New Roman" w:hAnsi="Garamond" w:cs="Times New Roman"/>
          <w:strike/>
          <w:lang w:eastAsia="pt-PT"/>
        </w:rPr>
        <w:t>e bem-estar animal</w:t>
      </w:r>
      <w:r w:rsidR="003D15F2" w:rsidRPr="00ED5BE8">
        <w:rPr>
          <w:rFonts w:ascii="Garamond" w:eastAsia="Times New Roman" w:hAnsi="Garamond" w:cs="Times New Roman"/>
          <w:lang w:eastAsia="pt-PT"/>
        </w:rPr>
        <w:t xml:space="preserve"> </w:t>
      </w:r>
      <w:ins w:id="1755" w:author="Susana Margarida Gonçalves Silva Santos" w:date="2025-09-30T11:01:00Z" w16du:dateUtc="2025-09-30T10:01:00Z">
        <w:r w:rsidR="00ED5BE8">
          <w:rPr>
            <w:rFonts w:ascii="Garamond" w:eastAsia="Times New Roman" w:hAnsi="Garamond" w:cs="Times New Roman"/>
            <w:lang w:eastAsia="pt-PT"/>
          </w:rPr>
          <w:t xml:space="preserve">Centros de Recolha Oficial </w:t>
        </w:r>
      </w:ins>
      <w:r w:rsidR="003D15F2" w:rsidRPr="5B3829DC">
        <w:rPr>
          <w:rFonts w:ascii="Garamond" w:eastAsia="Times New Roman" w:hAnsi="Garamond" w:cs="Times New Roman"/>
          <w:lang w:eastAsia="pt-PT"/>
        </w:rPr>
        <w:t xml:space="preserve">ou </w:t>
      </w:r>
      <w:r w:rsidR="00E02B60" w:rsidRPr="5B3829DC">
        <w:rPr>
          <w:rFonts w:ascii="Garamond" w:eastAsia="Times New Roman" w:hAnsi="Garamond" w:cs="Times New Roman"/>
          <w:lang w:eastAsia="pt-PT"/>
        </w:rPr>
        <w:t>CAMV</w:t>
      </w:r>
      <w:r w:rsidR="003D15F2" w:rsidRPr="5B3829DC">
        <w:rPr>
          <w:rFonts w:ascii="Garamond" w:eastAsia="Times New Roman" w:hAnsi="Garamond" w:cs="Times New Roman"/>
          <w:lang w:eastAsia="pt-PT"/>
        </w:rPr>
        <w:t xml:space="preserve">, por médico veterinário, em casos comprovados de doença incurável e quando se demonstre ser a via única e indispensável para eliminar a dor </w:t>
      </w:r>
      <w:r w:rsidR="00864CD1" w:rsidRPr="5B3829DC">
        <w:rPr>
          <w:rFonts w:ascii="Garamond" w:eastAsia="Times New Roman" w:hAnsi="Garamond" w:cs="Times New Roman"/>
          <w:lang w:eastAsia="pt-PT"/>
        </w:rPr>
        <w:t>ou</w:t>
      </w:r>
      <w:r w:rsidR="003D15F2" w:rsidRPr="5B3829DC">
        <w:rPr>
          <w:rFonts w:ascii="Garamond" w:eastAsia="Times New Roman" w:hAnsi="Garamond" w:cs="Times New Roman"/>
          <w:lang w:eastAsia="pt-PT"/>
        </w:rPr>
        <w:t xml:space="preserve"> o sofrimento </w:t>
      </w:r>
      <w:r w:rsidR="00864CD1" w:rsidRPr="5B3829DC">
        <w:rPr>
          <w:rFonts w:ascii="Garamond" w:eastAsia="Times New Roman" w:hAnsi="Garamond" w:cs="Times New Roman"/>
          <w:lang w:eastAsia="pt-PT"/>
        </w:rPr>
        <w:t>que comprometa seriamente o bem-estar</w:t>
      </w:r>
      <w:r w:rsidR="003D15F2" w:rsidRPr="5B3829DC">
        <w:rPr>
          <w:rFonts w:ascii="Garamond" w:eastAsia="Times New Roman" w:hAnsi="Garamond" w:cs="Times New Roman"/>
          <w:lang w:eastAsia="pt-PT"/>
        </w:rPr>
        <w:t xml:space="preserve"> do animal.</w:t>
      </w:r>
    </w:p>
    <w:p w14:paraId="499F4B0F" w14:textId="1B8EBADA" w:rsidR="003D15F2" w:rsidRPr="000041C8" w:rsidRDefault="00A47BBF"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4</w:t>
      </w:r>
      <w:r w:rsidR="003D15F2" w:rsidRPr="000041C8">
        <w:rPr>
          <w:rFonts w:ascii="Garamond" w:eastAsia="Times New Roman" w:hAnsi="Garamond" w:cs="Times New Roman"/>
          <w:lang w:eastAsia="pt-PT"/>
        </w:rPr>
        <w:t xml:space="preserve"> - Em qualquer dos casos, na eutanásia</w:t>
      </w:r>
      <w:ins w:id="1756" w:author="Maria Cristina Tavares Briosa" w:date="2025-10-22T16:49:00Z" w16du:dateUtc="2025-10-22T15:49:00Z">
        <w:r w:rsidR="00781100">
          <w:rPr>
            <w:rFonts w:ascii="Garamond" w:eastAsia="Times New Roman" w:hAnsi="Garamond" w:cs="Times New Roman"/>
            <w:lang w:eastAsia="pt-PT"/>
          </w:rPr>
          <w:t xml:space="preserve"> e na </w:t>
        </w:r>
      </w:ins>
      <w:ins w:id="1757" w:author="Maria Cristina Tavares Briosa" w:date="2025-10-22T16:50:00Z" w16du:dateUtc="2025-10-22T15:50:00Z">
        <w:r w:rsidR="00781100">
          <w:rPr>
            <w:rFonts w:ascii="Garamond" w:eastAsia="Times New Roman" w:hAnsi="Garamond" w:cs="Times New Roman"/>
            <w:lang w:eastAsia="pt-PT"/>
          </w:rPr>
          <w:t>occisão</w:t>
        </w:r>
      </w:ins>
      <w:r w:rsidR="003D15F2" w:rsidRPr="000041C8">
        <w:rPr>
          <w:rFonts w:ascii="Garamond" w:eastAsia="Times New Roman" w:hAnsi="Garamond" w:cs="Times New Roman"/>
          <w:lang w:eastAsia="pt-PT"/>
        </w:rPr>
        <w:t>, a indução da morte ao animal deve ser efetuada através de métodos que garantam a ausência de dor e sofrimento, devendo a morte ser imediata, indolor e respeitar a dignidade do animal.</w:t>
      </w:r>
    </w:p>
    <w:p w14:paraId="7F0F4AF3" w14:textId="26C76D69" w:rsidR="003D15F2" w:rsidRPr="000041C8" w:rsidRDefault="00A47BBF" w:rsidP="00A95B79">
      <w:pPr>
        <w:spacing w:line="360" w:lineRule="auto"/>
        <w:jc w:val="both"/>
        <w:rPr>
          <w:rFonts w:ascii="Garamond" w:eastAsia="Times New Roman" w:hAnsi="Garamond" w:cs="Times New Roman"/>
          <w:lang w:eastAsia="pt-PT"/>
        </w:rPr>
      </w:pPr>
      <w:bookmarkStart w:id="1758" w:name="_Hlk131588004"/>
      <w:r w:rsidRPr="578B151F">
        <w:rPr>
          <w:rFonts w:ascii="Garamond" w:eastAsia="Times New Roman" w:hAnsi="Garamond" w:cs="Times New Roman"/>
          <w:lang w:eastAsia="pt-PT"/>
        </w:rPr>
        <w:t>5</w:t>
      </w:r>
      <w:r w:rsidR="003D15F2" w:rsidRPr="578B151F">
        <w:rPr>
          <w:rFonts w:ascii="Garamond" w:eastAsia="Times New Roman" w:hAnsi="Garamond" w:cs="Times New Roman"/>
          <w:lang w:eastAsia="pt-PT"/>
        </w:rPr>
        <w:t xml:space="preserve"> - As boas práticas para a realização </w:t>
      </w:r>
      <w:r w:rsidR="00A63DAC">
        <w:rPr>
          <w:rFonts w:ascii="Garamond" w:eastAsia="Times New Roman" w:hAnsi="Garamond" w:cs="Times New Roman"/>
          <w:strike/>
          <w:lang w:eastAsia="pt-PT"/>
        </w:rPr>
        <w:t xml:space="preserve">da </w:t>
      </w:r>
      <w:r w:rsidR="003D15F2" w:rsidRPr="00B83CCC">
        <w:rPr>
          <w:rFonts w:ascii="Garamond" w:eastAsia="Times New Roman" w:hAnsi="Garamond" w:cs="Times New Roman"/>
          <w:strike/>
          <w:lang w:eastAsia="pt-PT"/>
        </w:rPr>
        <w:t>abate</w:t>
      </w:r>
      <w:r w:rsidR="003D15F2" w:rsidRPr="578B151F">
        <w:rPr>
          <w:rFonts w:ascii="Garamond" w:eastAsia="Times New Roman" w:hAnsi="Garamond" w:cs="Times New Roman"/>
          <w:lang w:eastAsia="pt-PT"/>
        </w:rPr>
        <w:t xml:space="preserve"> </w:t>
      </w:r>
      <w:ins w:id="1759" w:author="Susana Margarida Gonçalves Silva Santos" w:date="2025-09-30T11:12:00Z" w16du:dateUtc="2025-09-30T10:12:00Z">
        <w:r w:rsidR="00B83CCC">
          <w:rPr>
            <w:rFonts w:ascii="Garamond" w:eastAsia="Times New Roman" w:hAnsi="Garamond" w:cs="Times New Roman"/>
            <w:lang w:eastAsia="pt-PT"/>
          </w:rPr>
          <w:t xml:space="preserve">occisão </w:t>
        </w:r>
      </w:ins>
      <w:r w:rsidR="003D15F2" w:rsidRPr="578B151F">
        <w:rPr>
          <w:rFonts w:ascii="Garamond" w:eastAsia="Times New Roman" w:hAnsi="Garamond" w:cs="Times New Roman"/>
          <w:lang w:eastAsia="pt-PT"/>
        </w:rPr>
        <w:t>e eutanásia são divulgadas pel</w:t>
      </w:r>
      <w:r w:rsidR="00A94A66" w:rsidRPr="578B151F">
        <w:rPr>
          <w:rFonts w:ascii="Garamond" w:eastAsia="Times New Roman" w:hAnsi="Garamond" w:cs="Times New Roman"/>
          <w:lang w:eastAsia="pt-PT"/>
        </w:rPr>
        <w:t>a DGAV</w:t>
      </w:r>
      <w:r w:rsidR="003D15F2" w:rsidRPr="578B151F">
        <w:rPr>
          <w:rFonts w:ascii="Garamond" w:eastAsia="Times New Roman" w:hAnsi="Garamond" w:cs="Times New Roman"/>
          <w:lang w:eastAsia="pt-PT"/>
        </w:rPr>
        <w:t xml:space="preserve">. </w:t>
      </w:r>
    </w:p>
    <w:bookmarkEnd w:id="1758"/>
    <w:p w14:paraId="0F19C250" w14:textId="25BC55A6" w:rsidR="009D078C" w:rsidRPr="000041C8" w:rsidRDefault="00A47BBF"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6</w:t>
      </w:r>
      <w:r w:rsidR="009D078C" w:rsidRPr="000041C8">
        <w:rPr>
          <w:rFonts w:ascii="Garamond" w:eastAsia="Times New Roman" w:hAnsi="Garamond" w:cs="Times New Roman"/>
          <w:lang w:eastAsia="pt-PT"/>
        </w:rPr>
        <w:t xml:space="preserve"> - O motivo de eutanásia de animal de companhia deve constar no registo do animal</w:t>
      </w:r>
      <w:r w:rsidR="00E02B60" w:rsidRPr="000041C8">
        <w:rPr>
          <w:rFonts w:ascii="Garamond" w:eastAsia="Times New Roman" w:hAnsi="Garamond" w:cs="Times New Roman"/>
          <w:lang w:eastAsia="pt-PT"/>
        </w:rPr>
        <w:t xml:space="preserve"> no SIAC</w:t>
      </w:r>
      <w:r w:rsidR="009D078C" w:rsidRPr="000041C8">
        <w:rPr>
          <w:rFonts w:ascii="Garamond" w:eastAsia="Times New Roman" w:hAnsi="Garamond" w:cs="Times New Roman"/>
          <w:lang w:eastAsia="pt-PT"/>
        </w:rPr>
        <w:t>, em forma de atestado passado pelo médico veterinário.</w:t>
      </w:r>
    </w:p>
    <w:p w14:paraId="4F6AAEE4" w14:textId="43058FAB" w:rsidR="00A406CB" w:rsidRPr="000041C8" w:rsidRDefault="6EB6A1F0" w:rsidP="00A95B79">
      <w:pPr>
        <w:spacing w:line="360" w:lineRule="auto"/>
        <w:jc w:val="both"/>
        <w:rPr>
          <w:rFonts w:ascii="Garamond" w:eastAsia="Times New Roman" w:hAnsi="Garamond" w:cs="Times New Roman"/>
          <w:lang w:eastAsia="pt-PT"/>
        </w:rPr>
      </w:pPr>
      <w:r w:rsidRPr="592F0569">
        <w:rPr>
          <w:rFonts w:ascii="Garamond" w:eastAsia="Times New Roman" w:hAnsi="Garamond" w:cs="Times New Roman"/>
          <w:lang w:eastAsia="pt-PT"/>
        </w:rPr>
        <w:t>7</w:t>
      </w:r>
      <w:r w:rsidR="7EF12E01" w:rsidRPr="592F0569">
        <w:rPr>
          <w:rFonts w:ascii="Garamond" w:eastAsia="Times New Roman" w:hAnsi="Garamond" w:cs="Times New Roman"/>
          <w:lang w:eastAsia="pt-PT"/>
        </w:rPr>
        <w:t xml:space="preserve"> - Compete às câmaras municipais assegurar que a destruição dos cadáveres de</w:t>
      </w:r>
      <w:ins w:id="1760" w:author="Susana Margarida Gonçalves Silva Santos" w:date="2025-09-30T11:13:00Z" w16du:dateUtc="2025-09-30T10:13:00Z">
        <w:r w:rsidR="00B83CCC">
          <w:rPr>
            <w:rFonts w:ascii="Garamond" w:eastAsia="Times New Roman" w:hAnsi="Garamond" w:cs="Times New Roman"/>
            <w:lang w:eastAsia="pt-PT"/>
          </w:rPr>
          <w:t xml:space="preserve"> animais de companhia</w:t>
        </w:r>
      </w:ins>
      <w:r w:rsidR="7EF12E01" w:rsidRPr="592F0569">
        <w:rPr>
          <w:rFonts w:ascii="Garamond" w:eastAsia="Times New Roman" w:hAnsi="Garamond" w:cs="Times New Roman"/>
          <w:lang w:eastAsia="pt-PT"/>
        </w:rPr>
        <w:t xml:space="preserve"> </w:t>
      </w:r>
      <w:r w:rsidR="7EF12E01" w:rsidRPr="00B83CCC">
        <w:rPr>
          <w:rFonts w:ascii="Garamond" w:eastAsia="Times New Roman" w:hAnsi="Garamond" w:cs="Times New Roman"/>
          <w:strike/>
          <w:lang w:eastAsia="pt-PT"/>
        </w:rPr>
        <w:t>cães e gatos</w:t>
      </w:r>
      <w:r w:rsidR="7EF12E01" w:rsidRPr="592F0569">
        <w:rPr>
          <w:rFonts w:ascii="Garamond" w:eastAsia="Times New Roman" w:hAnsi="Garamond" w:cs="Times New Roman"/>
          <w:lang w:eastAsia="pt-PT"/>
        </w:rPr>
        <w:t xml:space="preserve"> é realizada de acordo com o Regulamento (CE) n.º 1069/2009, do Parlamento Europeu e do Conselho de 21 de outubro de 2009.</w:t>
      </w:r>
    </w:p>
    <w:p w14:paraId="3BED1707" w14:textId="77777777" w:rsidR="00B83CCC" w:rsidRDefault="00B83CCC" w:rsidP="00D27FC4">
      <w:pPr>
        <w:spacing w:line="360" w:lineRule="auto"/>
        <w:jc w:val="center"/>
        <w:rPr>
          <w:ins w:id="1761" w:author="Susana Margarida Gonçalves Silva Santos" w:date="2025-09-30T11:13:00Z" w16du:dateUtc="2025-09-30T10:13:00Z"/>
          <w:rFonts w:ascii="Garamond" w:eastAsia="Times New Roman" w:hAnsi="Garamond" w:cs="Times New Roman"/>
          <w:b/>
          <w:lang w:eastAsia="pt-PT"/>
        </w:rPr>
      </w:pPr>
    </w:p>
    <w:p w14:paraId="64E0823F" w14:textId="04834B51" w:rsidR="009336EC" w:rsidRPr="000041C8" w:rsidRDefault="00D27FC4" w:rsidP="00D27FC4">
      <w:pPr>
        <w:spacing w:line="360" w:lineRule="auto"/>
        <w:jc w:val="center"/>
        <w:rPr>
          <w:rFonts w:ascii="Garamond" w:eastAsia="Times New Roman" w:hAnsi="Garamond" w:cs="Times New Roman"/>
          <w:b/>
          <w:lang w:eastAsia="pt-PT"/>
        </w:rPr>
      </w:pPr>
      <w:r w:rsidRPr="000041C8">
        <w:rPr>
          <w:rFonts w:ascii="Garamond" w:eastAsia="Times New Roman" w:hAnsi="Garamond" w:cs="Times New Roman"/>
          <w:b/>
          <w:lang w:eastAsia="pt-PT"/>
        </w:rPr>
        <w:t>Artigo 4</w:t>
      </w:r>
      <w:r w:rsidR="00E238BA">
        <w:rPr>
          <w:rFonts w:ascii="Garamond" w:eastAsia="Times New Roman" w:hAnsi="Garamond" w:cs="Times New Roman"/>
          <w:b/>
          <w:lang w:eastAsia="pt-PT"/>
        </w:rPr>
        <w:t>6</w:t>
      </w:r>
      <w:r w:rsidRPr="000041C8">
        <w:rPr>
          <w:rFonts w:ascii="Garamond" w:eastAsia="Times New Roman" w:hAnsi="Garamond" w:cs="Times New Roman"/>
          <w:b/>
          <w:lang w:eastAsia="pt-PT"/>
        </w:rPr>
        <w:t>.º</w:t>
      </w:r>
    </w:p>
    <w:p w14:paraId="74D6A11D" w14:textId="4A61FED6" w:rsidR="00D27FC4" w:rsidRPr="00523796" w:rsidRDefault="00536D73" w:rsidP="00A94A66">
      <w:pPr>
        <w:spacing w:line="360" w:lineRule="auto"/>
        <w:jc w:val="center"/>
        <w:rPr>
          <w:rFonts w:ascii="Garamond" w:eastAsia="Times New Roman" w:hAnsi="Garamond" w:cs="Times New Roman"/>
          <w:lang w:eastAsia="pt-PT"/>
        </w:rPr>
      </w:pPr>
      <w:r w:rsidRPr="00523796">
        <w:rPr>
          <w:rFonts w:ascii="Garamond" w:eastAsia="Times New Roman" w:hAnsi="Garamond" w:cs="Times New Roman"/>
          <w:lang w:eastAsia="pt-PT"/>
        </w:rPr>
        <w:t>Relatório Nacional</w:t>
      </w:r>
      <w:r w:rsidR="007715F7" w:rsidRPr="00523796">
        <w:rPr>
          <w:rFonts w:ascii="Garamond" w:eastAsia="Times New Roman" w:hAnsi="Garamond" w:cs="Times New Roman"/>
          <w:lang w:eastAsia="pt-PT"/>
        </w:rPr>
        <w:t xml:space="preserve"> Anual</w:t>
      </w:r>
    </w:p>
    <w:p w14:paraId="5E718B92" w14:textId="461E8137" w:rsidR="00D27FC4" w:rsidRPr="000041C8" w:rsidRDefault="29F45B64" w:rsidP="00A94A66">
      <w:pPr>
        <w:spacing w:line="360" w:lineRule="auto"/>
        <w:jc w:val="both"/>
        <w:rPr>
          <w:rFonts w:ascii="Garamond" w:eastAsia="Times New Roman" w:hAnsi="Garamond" w:cs="Times New Roman"/>
          <w:lang w:eastAsia="pt-PT"/>
        </w:rPr>
      </w:pPr>
      <w:r w:rsidRPr="578B151F">
        <w:rPr>
          <w:rFonts w:ascii="Garamond" w:eastAsia="Times New Roman" w:hAnsi="Garamond" w:cs="Times New Roman"/>
          <w:lang w:eastAsia="pt-PT"/>
        </w:rPr>
        <w:t xml:space="preserve">1 - Para efeitos de monitorização, </w:t>
      </w:r>
      <w:ins w:id="1762" w:author="Susana Margarida Gonçalves Silva Santos" w:date="2025-09-30T11:13:00Z" w16du:dateUtc="2025-09-30T10:13:00Z">
        <w:r w:rsidR="00B83CCC">
          <w:rPr>
            <w:rFonts w:ascii="Garamond" w:eastAsia="Times New Roman" w:hAnsi="Garamond" w:cs="Times New Roman"/>
            <w:lang w:eastAsia="pt-PT"/>
          </w:rPr>
          <w:t>os Centros de Re</w:t>
        </w:r>
      </w:ins>
      <w:ins w:id="1763" w:author="Susana Margarida Gonçalves Silva Santos" w:date="2025-09-30T11:14:00Z" w16du:dateUtc="2025-09-30T10:14:00Z">
        <w:r w:rsidR="00B83CCC">
          <w:rPr>
            <w:rFonts w:ascii="Garamond" w:eastAsia="Times New Roman" w:hAnsi="Garamond" w:cs="Times New Roman"/>
            <w:lang w:eastAsia="pt-PT"/>
          </w:rPr>
          <w:t>colha Oficial</w:t>
        </w:r>
      </w:ins>
      <w:ins w:id="1764" w:author="Susana Margarida Gonçalves Silva Santos" w:date="2025-09-30T11:18:00Z" w16du:dateUtc="2025-09-30T10:18:00Z">
        <w:r w:rsidR="00B83CCC">
          <w:rPr>
            <w:rFonts w:ascii="Garamond" w:eastAsia="Times New Roman" w:hAnsi="Garamond" w:cs="Times New Roman"/>
            <w:lang w:eastAsia="pt-PT"/>
          </w:rPr>
          <w:t xml:space="preserve"> </w:t>
        </w:r>
      </w:ins>
      <w:del w:id="1765" w:author="Susana Margarida Gonçalves Silva Santos" w:date="2025-09-30T11:15:00Z" w16du:dateUtc="2025-09-30T10:15:00Z">
        <w:r w:rsidRPr="00B83CCC" w:rsidDel="00B83CCC">
          <w:rPr>
            <w:rFonts w:ascii="Garamond" w:eastAsia="Times New Roman" w:hAnsi="Garamond" w:cs="Times New Roman"/>
            <w:strike/>
            <w:lang w:eastAsia="pt-PT"/>
          </w:rPr>
          <w:delText xml:space="preserve">os </w:delText>
        </w:r>
      </w:del>
      <w:r w:rsidRPr="00B83CCC">
        <w:rPr>
          <w:rFonts w:ascii="Garamond" w:eastAsia="Times New Roman" w:hAnsi="Garamond" w:cs="Times New Roman"/>
          <w:strike/>
          <w:lang w:eastAsia="pt-PT"/>
        </w:rPr>
        <w:t>centros de bem-estar animal</w:t>
      </w:r>
      <w:r w:rsidR="512D50FC" w:rsidRPr="00B83CCC">
        <w:rPr>
          <w:rFonts w:ascii="Garamond" w:eastAsia="Times New Roman" w:hAnsi="Garamond" w:cs="Times New Roman"/>
          <w:strike/>
          <w:lang w:eastAsia="pt-PT"/>
        </w:rPr>
        <w:t xml:space="preserve"> e alojamentos com fins de promoção do bem-estar animal</w:t>
      </w:r>
      <w:r w:rsidRPr="578B151F">
        <w:rPr>
          <w:rFonts w:ascii="Garamond" w:eastAsia="Times New Roman" w:hAnsi="Garamond" w:cs="Times New Roman"/>
          <w:lang w:eastAsia="pt-PT"/>
        </w:rPr>
        <w:t xml:space="preserve"> </w:t>
      </w:r>
      <w:ins w:id="1766" w:author="Susana Margarida Gonçalves Silva Santos" w:date="2025-09-30T11:18:00Z" w16du:dateUtc="2025-09-30T10:18:00Z">
        <w:r w:rsidR="00B83CCC">
          <w:rPr>
            <w:rFonts w:ascii="Garamond" w:eastAsia="Times New Roman" w:hAnsi="Garamond" w:cs="Times New Roman"/>
            <w:lang w:eastAsia="pt-PT"/>
          </w:rPr>
          <w:t xml:space="preserve"> e os Alojamentos de</w:t>
        </w:r>
      </w:ins>
      <w:ins w:id="1767" w:author="Susana Margarida Gonçalves Silva Santos" w:date="2025-09-30T11:19:00Z" w16du:dateUtc="2025-09-30T10:19:00Z">
        <w:r w:rsidR="00B83CCC">
          <w:rPr>
            <w:rFonts w:ascii="Garamond" w:eastAsia="Times New Roman" w:hAnsi="Garamond" w:cs="Times New Roman"/>
            <w:lang w:eastAsia="pt-PT"/>
          </w:rPr>
          <w:t xml:space="preserve"> animais, sem fins lucrativos, </w:t>
        </w:r>
      </w:ins>
      <w:r w:rsidRPr="578B151F">
        <w:rPr>
          <w:rFonts w:ascii="Garamond" w:eastAsia="Times New Roman" w:hAnsi="Garamond" w:cs="Times New Roman"/>
          <w:lang w:eastAsia="pt-PT"/>
        </w:rPr>
        <w:t xml:space="preserve">remetem </w:t>
      </w:r>
      <w:r w:rsidR="7292D6D4" w:rsidRPr="578B151F">
        <w:rPr>
          <w:rFonts w:ascii="Garamond" w:eastAsia="Times New Roman" w:hAnsi="Garamond" w:cs="Times New Roman"/>
          <w:lang w:eastAsia="pt-PT"/>
        </w:rPr>
        <w:t>à DGAV</w:t>
      </w:r>
      <w:r w:rsidRPr="578B151F">
        <w:rPr>
          <w:rFonts w:ascii="Garamond" w:eastAsia="Times New Roman" w:hAnsi="Garamond" w:cs="Times New Roman"/>
          <w:lang w:eastAsia="pt-PT"/>
        </w:rPr>
        <w:t xml:space="preserve"> no primeiro mês de cada ano civil, os relatórios de gestão do ano anterior, com os números de animais de companhia recolhidos, </w:t>
      </w:r>
      <w:ins w:id="1768" w:author="Susana Margarida Gonçalves Silva Santos" w:date="2025-09-30T11:20:00Z" w16du:dateUtc="2025-09-30T10:20:00Z">
        <w:r w:rsidR="00B83CCC">
          <w:rPr>
            <w:rFonts w:ascii="Garamond" w:eastAsia="Times New Roman" w:hAnsi="Garamond" w:cs="Times New Roman"/>
            <w:lang w:eastAsia="pt-PT"/>
          </w:rPr>
          <w:t xml:space="preserve">identificados, </w:t>
        </w:r>
      </w:ins>
      <w:r w:rsidRPr="578B151F">
        <w:rPr>
          <w:rFonts w:ascii="Garamond" w:eastAsia="Times New Roman" w:hAnsi="Garamond" w:cs="Times New Roman"/>
          <w:lang w:eastAsia="pt-PT"/>
        </w:rPr>
        <w:t>restituídos aos detentores, eutanasiados, cedidos a associações zoófilas, adotados, devolvidos após adoção, vacinados, esterilizados e</w:t>
      </w:r>
      <w:ins w:id="1769" w:author="Susana Margarida Gonçalves Silva Santos" w:date="2025-09-30T11:21:00Z" w16du:dateUtc="2025-09-30T10:21:00Z">
        <w:r w:rsidR="00B83CCC">
          <w:rPr>
            <w:rFonts w:ascii="Garamond" w:eastAsia="Times New Roman" w:hAnsi="Garamond" w:cs="Times New Roman"/>
            <w:lang w:eastAsia="pt-PT"/>
          </w:rPr>
          <w:t xml:space="preserve"> os</w:t>
        </w:r>
      </w:ins>
      <w:r w:rsidRPr="578B151F">
        <w:rPr>
          <w:rFonts w:ascii="Garamond" w:eastAsia="Times New Roman" w:hAnsi="Garamond" w:cs="Times New Roman"/>
          <w:lang w:eastAsia="pt-PT"/>
        </w:rPr>
        <w:t xml:space="preserve"> intervencionados no âmbito de programas CED.</w:t>
      </w:r>
    </w:p>
    <w:p w14:paraId="549C1487" w14:textId="5B86F595" w:rsidR="00EF0BBA" w:rsidRPr="000041C8" w:rsidRDefault="214265C3" w:rsidP="00A94A66">
      <w:pPr>
        <w:spacing w:line="360" w:lineRule="auto"/>
        <w:jc w:val="both"/>
        <w:rPr>
          <w:rFonts w:ascii="Garamond" w:eastAsia="Times New Roman" w:hAnsi="Garamond" w:cs="Times New Roman"/>
          <w:lang w:eastAsia="pt-PT"/>
        </w:rPr>
      </w:pPr>
      <w:r w:rsidRPr="592F0569">
        <w:rPr>
          <w:rFonts w:ascii="Garamond" w:eastAsia="Times New Roman" w:hAnsi="Garamond" w:cs="Times New Roman"/>
          <w:lang w:eastAsia="pt-PT"/>
        </w:rPr>
        <w:t xml:space="preserve">2 </w:t>
      </w:r>
      <w:r w:rsidR="357A9235" w:rsidRPr="592F0569">
        <w:rPr>
          <w:rFonts w:ascii="Garamond" w:eastAsia="Times New Roman" w:hAnsi="Garamond" w:cs="Times New Roman"/>
          <w:lang w:eastAsia="pt-PT"/>
        </w:rPr>
        <w:t>–</w:t>
      </w:r>
      <w:r w:rsidR="615EDA83" w:rsidRPr="592F0569">
        <w:rPr>
          <w:rFonts w:ascii="Garamond" w:eastAsia="Times New Roman" w:hAnsi="Garamond" w:cs="Times New Roman"/>
          <w:lang w:eastAsia="pt-PT"/>
        </w:rPr>
        <w:t xml:space="preserve"> </w:t>
      </w:r>
      <w:r w:rsidR="357A9235" w:rsidRPr="592F0569">
        <w:rPr>
          <w:rFonts w:ascii="Garamond" w:eastAsia="Times New Roman" w:hAnsi="Garamond" w:cs="Times New Roman"/>
          <w:lang w:eastAsia="pt-PT"/>
        </w:rPr>
        <w:t xml:space="preserve">A </w:t>
      </w:r>
      <w:r w:rsidR="357A9235" w:rsidRPr="00B83CCC">
        <w:rPr>
          <w:rFonts w:ascii="Garamond" w:eastAsia="Times New Roman" w:hAnsi="Garamond" w:cs="Times New Roman"/>
          <w:strike/>
          <w:lang w:eastAsia="pt-PT"/>
        </w:rPr>
        <w:t>DGVA</w:t>
      </w:r>
      <w:r w:rsidR="615EDA83" w:rsidRPr="00B83CCC">
        <w:rPr>
          <w:rFonts w:ascii="Garamond" w:eastAsia="Times New Roman" w:hAnsi="Garamond" w:cs="Times New Roman"/>
          <w:strike/>
          <w:lang w:eastAsia="pt-PT"/>
        </w:rPr>
        <w:t xml:space="preserve"> </w:t>
      </w:r>
      <w:ins w:id="1770" w:author="Susana Margarida Gonçalves Silva Santos" w:date="2025-09-30T11:17:00Z" w16du:dateUtc="2025-09-30T10:17:00Z">
        <w:r w:rsidR="00B83CCC">
          <w:rPr>
            <w:rFonts w:ascii="Garamond" w:eastAsia="Times New Roman" w:hAnsi="Garamond" w:cs="Times New Roman"/>
            <w:strike/>
            <w:lang w:eastAsia="pt-PT"/>
          </w:rPr>
          <w:t xml:space="preserve"> </w:t>
        </w:r>
      </w:ins>
      <w:ins w:id="1771" w:author="Susana Margarida Gonçalves Silva Santos" w:date="2025-09-30T11:18:00Z" w16du:dateUtc="2025-09-30T10:18:00Z">
        <w:r w:rsidR="00B83CCC">
          <w:rPr>
            <w:rFonts w:ascii="Garamond" w:eastAsia="Times New Roman" w:hAnsi="Garamond" w:cs="Times New Roman"/>
            <w:strike/>
            <w:lang w:eastAsia="pt-PT"/>
          </w:rPr>
          <w:t xml:space="preserve"> </w:t>
        </w:r>
      </w:ins>
      <w:ins w:id="1772" w:author="Susana Margarida Gonçalves Silva Santos" w:date="2025-09-30T11:17:00Z" w16du:dateUtc="2025-09-30T10:17:00Z">
        <w:r w:rsidR="00B83CCC">
          <w:rPr>
            <w:rFonts w:ascii="Garamond" w:eastAsia="Times New Roman" w:hAnsi="Garamond" w:cs="Times New Roman"/>
            <w:lang w:eastAsia="pt-PT"/>
          </w:rPr>
          <w:t xml:space="preserve">DGAV </w:t>
        </w:r>
      </w:ins>
      <w:r w:rsidR="615EDA83" w:rsidRPr="592F0569">
        <w:rPr>
          <w:rFonts w:ascii="Garamond" w:eastAsia="Times New Roman" w:hAnsi="Garamond" w:cs="Times New Roman"/>
          <w:lang w:eastAsia="pt-PT"/>
        </w:rPr>
        <w:t>co</w:t>
      </w:r>
      <w:r w:rsidR="0B664067" w:rsidRPr="592F0569">
        <w:rPr>
          <w:rFonts w:ascii="Garamond" w:eastAsia="Times New Roman" w:hAnsi="Garamond" w:cs="Times New Roman"/>
          <w:lang w:eastAsia="pt-PT"/>
        </w:rPr>
        <w:t>nsolida</w:t>
      </w:r>
      <w:r w:rsidR="615EDA83" w:rsidRPr="592F0569">
        <w:rPr>
          <w:rFonts w:ascii="Garamond" w:eastAsia="Times New Roman" w:hAnsi="Garamond" w:cs="Times New Roman"/>
          <w:lang w:eastAsia="pt-PT"/>
        </w:rPr>
        <w:t xml:space="preserve"> </w:t>
      </w:r>
      <w:r w:rsidR="0B664067" w:rsidRPr="592F0569">
        <w:rPr>
          <w:rFonts w:ascii="Garamond" w:eastAsia="Times New Roman" w:hAnsi="Garamond" w:cs="Times New Roman"/>
          <w:lang w:eastAsia="pt-PT"/>
        </w:rPr>
        <w:t>a informação a nível nacional sobre bem-estar animal em cada ano, incluindo</w:t>
      </w:r>
      <w:r w:rsidR="158F41DD">
        <w:t xml:space="preserve"> </w:t>
      </w:r>
      <w:r w:rsidR="158F41DD" w:rsidRPr="592F0569">
        <w:rPr>
          <w:rFonts w:ascii="Garamond" w:eastAsia="Times New Roman" w:hAnsi="Garamond" w:cs="Times New Roman"/>
          <w:lang w:eastAsia="pt-PT"/>
        </w:rPr>
        <w:t>o acompanhamento da política internacional do Estado Português na área do bem-estar dos animais de companhia</w:t>
      </w:r>
      <w:r w:rsidR="28E274F6" w:rsidRPr="592F0569">
        <w:rPr>
          <w:rFonts w:ascii="Garamond" w:eastAsia="Times New Roman" w:hAnsi="Garamond" w:cs="Times New Roman"/>
          <w:lang w:eastAsia="pt-PT"/>
        </w:rPr>
        <w:t>,</w:t>
      </w:r>
      <w:r w:rsidR="0B664067" w:rsidRPr="592F0569">
        <w:rPr>
          <w:rFonts w:ascii="Garamond" w:eastAsia="Times New Roman" w:hAnsi="Garamond" w:cs="Times New Roman"/>
          <w:lang w:eastAsia="pt-PT"/>
        </w:rPr>
        <w:t xml:space="preserve"> a prestação dos apoios públicos, a atividade do SIAC, </w:t>
      </w:r>
      <w:r w:rsidR="158F41DD" w:rsidRPr="592F0569">
        <w:rPr>
          <w:rFonts w:ascii="Garamond" w:eastAsia="Times New Roman" w:hAnsi="Garamond" w:cs="Times New Roman"/>
          <w:lang w:eastAsia="pt-PT"/>
        </w:rPr>
        <w:t xml:space="preserve">os resultados dos planos de controlo, </w:t>
      </w:r>
      <w:r w:rsidR="0B664067" w:rsidRPr="592F0569">
        <w:rPr>
          <w:rFonts w:ascii="Garamond" w:eastAsia="Times New Roman" w:hAnsi="Garamond" w:cs="Times New Roman"/>
          <w:lang w:eastAsia="pt-PT"/>
        </w:rPr>
        <w:t xml:space="preserve">os processos contraordenacionais instaurados e coimas e sanções acessórias aplicadas, a atividade dos </w:t>
      </w:r>
      <w:ins w:id="1773" w:author="Maria Cristina Tavares Briosa" w:date="2025-10-22T16:52:00Z" w16du:dateUtc="2025-10-22T15:52:00Z">
        <w:r w:rsidR="00BA154B">
          <w:rPr>
            <w:rFonts w:ascii="Garamond" w:eastAsia="Times New Roman" w:hAnsi="Garamond" w:cs="Times New Roman"/>
            <w:lang w:eastAsia="pt-PT"/>
          </w:rPr>
          <w:t>Centros de Recolha oficial</w:t>
        </w:r>
      </w:ins>
      <w:r w:rsidR="0B664067" w:rsidRPr="592F0569">
        <w:rPr>
          <w:rFonts w:ascii="Garamond" w:eastAsia="Times New Roman" w:hAnsi="Garamond" w:cs="Times New Roman"/>
          <w:lang w:eastAsia="pt-PT"/>
        </w:rPr>
        <w:t>c</w:t>
      </w:r>
      <w:r w:rsidR="0B664067" w:rsidRPr="00BA154B">
        <w:rPr>
          <w:rFonts w:ascii="Garamond" w:eastAsia="Times New Roman" w:hAnsi="Garamond" w:cs="Times New Roman"/>
          <w:strike/>
          <w:lang w:eastAsia="pt-PT"/>
        </w:rPr>
        <w:t>entros de bem-estar animal</w:t>
      </w:r>
      <w:r w:rsidR="615EDA83" w:rsidRPr="00BA154B">
        <w:rPr>
          <w:rFonts w:ascii="Garamond" w:eastAsia="Times New Roman" w:hAnsi="Garamond" w:cs="Times New Roman"/>
          <w:strike/>
          <w:lang w:eastAsia="pt-PT"/>
        </w:rPr>
        <w:t xml:space="preserve"> e</w:t>
      </w:r>
      <w:r w:rsidR="0B664067" w:rsidRPr="00BA154B">
        <w:rPr>
          <w:rFonts w:ascii="Garamond" w:eastAsia="Times New Roman" w:hAnsi="Garamond" w:cs="Times New Roman"/>
          <w:strike/>
          <w:lang w:eastAsia="pt-PT"/>
        </w:rPr>
        <w:t xml:space="preserve"> dos alojamentos com fins de promoção de bem-estar animal</w:t>
      </w:r>
      <w:r w:rsidR="0B664067" w:rsidRPr="592F0569">
        <w:rPr>
          <w:rFonts w:ascii="Garamond" w:eastAsia="Times New Roman" w:hAnsi="Garamond" w:cs="Times New Roman"/>
          <w:lang w:eastAsia="pt-PT"/>
        </w:rPr>
        <w:t>,</w:t>
      </w:r>
      <w:r w:rsidR="615EDA83" w:rsidRPr="592F0569">
        <w:rPr>
          <w:rFonts w:ascii="Garamond" w:eastAsia="Times New Roman" w:hAnsi="Garamond" w:cs="Times New Roman"/>
          <w:lang w:eastAsia="pt-PT"/>
        </w:rPr>
        <w:t xml:space="preserve"> bem como </w:t>
      </w:r>
      <w:r w:rsidR="05E1DD3C" w:rsidRPr="592F0569">
        <w:rPr>
          <w:rFonts w:ascii="Garamond" w:eastAsia="Times New Roman" w:hAnsi="Garamond" w:cs="Times New Roman"/>
          <w:lang w:eastAsia="pt-PT"/>
        </w:rPr>
        <w:t>os</w:t>
      </w:r>
      <w:r w:rsidR="05E1DD3C">
        <w:t xml:space="preserve"> </w:t>
      </w:r>
      <w:r w:rsidR="05E1DD3C" w:rsidRPr="592F0569">
        <w:rPr>
          <w:rFonts w:ascii="Garamond" w:eastAsia="Times New Roman" w:hAnsi="Garamond" w:cs="Times New Roman"/>
          <w:lang w:eastAsia="pt-PT"/>
        </w:rPr>
        <w:t>programas e ações de interesse nacional em matéria do bem-estar dos animais de companhia, incluindo</w:t>
      </w:r>
      <w:r w:rsidR="615EDA83" w:rsidRPr="592F0569">
        <w:rPr>
          <w:rFonts w:ascii="Garamond" w:eastAsia="Times New Roman" w:hAnsi="Garamond" w:cs="Times New Roman"/>
          <w:lang w:eastAsia="pt-PT"/>
        </w:rPr>
        <w:t xml:space="preserve"> ações informativas, formativas, educativas e estudos desenvolvidos</w:t>
      </w:r>
      <w:r w:rsidR="05E1DD3C" w:rsidRPr="592F0569">
        <w:rPr>
          <w:rFonts w:ascii="Garamond" w:eastAsia="Times New Roman" w:hAnsi="Garamond" w:cs="Times New Roman"/>
          <w:lang w:eastAsia="pt-PT"/>
        </w:rPr>
        <w:t>,</w:t>
      </w:r>
      <w:r w:rsidR="0B664067" w:rsidRPr="592F0569">
        <w:rPr>
          <w:rFonts w:ascii="Garamond" w:eastAsia="Times New Roman" w:hAnsi="Garamond" w:cs="Times New Roman"/>
          <w:lang w:eastAsia="pt-PT"/>
        </w:rPr>
        <w:t xml:space="preserve"> para efeitos de elaboração do Relatório Anual sobre a situação do Bem-Estar Animal previsto na alínea i) do n.º 1 do artigo 3.º do Decreto-Regulamentar n.º 3/2021, de 25 de junho;</w:t>
      </w:r>
    </w:p>
    <w:p w14:paraId="7557422E" w14:textId="77777777" w:rsidR="00536D73" w:rsidRDefault="00536D73" w:rsidP="00D27FC4">
      <w:pPr>
        <w:spacing w:line="360" w:lineRule="auto"/>
        <w:rPr>
          <w:ins w:id="1774" w:author="Susana Margarida Gonçalves Silva Santos" w:date="2025-09-30T11:22:00Z" w16du:dateUtc="2025-09-30T10:22:00Z"/>
          <w:rFonts w:ascii="Garamond" w:eastAsia="Times New Roman" w:hAnsi="Garamond" w:cs="Times New Roman"/>
          <w:lang w:eastAsia="pt-PT"/>
        </w:rPr>
      </w:pPr>
    </w:p>
    <w:p w14:paraId="142A7446" w14:textId="77777777" w:rsidR="00B23F08" w:rsidRDefault="00B23F08" w:rsidP="00D27FC4">
      <w:pPr>
        <w:spacing w:line="360" w:lineRule="auto"/>
        <w:rPr>
          <w:ins w:id="1775" w:author="Susana Margarida Gonçalves Silva Santos" w:date="2025-09-30T11:22:00Z" w16du:dateUtc="2025-09-30T10:22:00Z"/>
          <w:rFonts w:ascii="Garamond" w:eastAsia="Times New Roman" w:hAnsi="Garamond" w:cs="Times New Roman"/>
          <w:lang w:eastAsia="pt-PT"/>
        </w:rPr>
      </w:pPr>
    </w:p>
    <w:p w14:paraId="3D910609" w14:textId="77777777" w:rsidR="00B23F08" w:rsidRDefault="00B23F08" w:rsidP="00D27FC4">
      <w:pPr>
        <w:spacing w:line="360" w:lineRule="auto"/>
        <w:rPr>
          <w:ins w:id="1776" w:author="Susana Margarida Gonçalves Silva Santos" w:date="2025-09-30T11:22:00Z" w16du:dateUtc="2025-09-30T10:22:00Z"/>
          <w:rFonts w:ascii="Garamond" w:eastAsia="Times New Roman" w:hAnsi="Garamond" w:cs="Times New Roman"/>
          <w:lang w:eastAsia="pt-PT"/>
        </w:rPr>
      </w:pPr>
    </w:p>
    <w:p w14:paraId="1AB74CA5" w14:textId="77777777" w:rsidR="00B23F08" w:rsidRDefault="00B23F08" w:rsidP="00D27FC4">
      <w:pPr>
        <w:spacing w:line="360" w:lineRule="auto"/>
        <w:rPr>
          <w:ins w:id="1777" w:author="Susana Margarida Gonçalves Silva Santos" w:date="2025-09-30T11:22:00Z" w16du:dateUtc="2025-09-30T10:22:00Z"/>
          <w:rFonts w:ascii="Garamond" w:eastAsia="Times New Roman" w:hAnsi="Garamond" w:cs="Times New Roman"/>
          <w:lang w:eastAsia="pt-PT"/>
        </w:rPr>
      </w:pPr>
    </w:p>
    <w:p w14:paraId="621EA811" w14:textId="77777777" w:rsidR="00B23F08" w:rsidRPr="000041C8" w:rsidRDefault="00B23F08" w:rsidP="00D27FC4">
      <w:pPr>
        <w:spacing w:line="360" w:lineRule="auto"/>
        <w:rPr>
          <w:rFonts w:ascii="Garamond" w:eastAsia="Times New Roman" w:hAnsi="Garamond" w:cs="Times New Roman"/>
          <w:lang w:eastAsia="pt-PT"/>
        </w:rPr>
      </w:pPr>
    </w:p>
    <w:p w14:paraId="508B052A" w14:textId="77777777" w:rsidR="003D15F2" w:rsidRPr="000041C8" w:rsidRDefault="003D15F2" w:rsidP="00A95B7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Capítulo VII</w:t>
      </w:r>
    </w:p>
    <w:p w14:paraId="0051F2F4" w14:textId="77777777" w:rsidR="003D15F2" w:rsidRPr="000041C8" w:rsidRDefault="003D15F2" w:rsidP="00A95B7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 xml:space="preserve">Alojamentos para hospedagem </w:t>
      </w:r>
    </w:p>
    <w:p w14:paraId="62E2342F" w14:textId="77777777" w:rsidR="003D15F2" w:rsidRPr="000041C8" w:rsidRDefault="003D15F2" w:rsidP="00A95B79">
      <w:pPr>
        <w:spacing w:line="360" w:lineRule="auto"/>
        <w:rPr>
          <w:rFonts w:ascii="Garamond" w:eastAsia="Times New Roman" w:hAnsi="Garamond" w:cs="Times New Roman"/>
          <w:b/>
          <w:bCs/>
          <w:lang w:eastAsia="pt-PT"/>
        </w:rPr>
      </w:pPr>
    </w:p>
    <w:p w14:paraId="1AF8DC19" w14:textId="77777777" w:rsidR="003D15F2" w:rsidRPr="000041C8" w:rsidRDefault="003D15F2" w:rsidP="00A95B7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 xml:space="preserve">Secção I </w:t>
      </w:r>
    </w:p>
    <w:p w14:paraId="582077F5" w14:textId="77777777" w:rsidR="003D15F2" w:rsidRPr="000041C8" w:rsidRDefault="003D15F2" w:rsidP="00A95B7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Condições gerais</w:t>
      </w:r>
    </w:p>
    <w:p w14:paraId="70A6D9C7" w14:textId="1AD1D7A8" w:rsidR="003D15F2" w:rsidRPr="000041C8" w:rsidRDefault="003D15F2" w:rsidP="00A95B79">
      <w:pPr>
        <w:spacing w:line="360" w:lineRule="auto"/>
        <w:rPr>
          <w:rFonts w:ascii="Garamond" w:eastAsia="Times New Roman" w:hAnsi="Garamond" w:cs="Times New Roman"/>
          <w:lang w:eastAsia="pt-PT"/>
        </w:rPr>
      </w:pPr>
    </w:p>
    <w:p w14:paraId="4BFD9716" w14:textId="7CC88D88" w:rsidR="003D15F2" w:rsidRPr="000041C8" w:rsidRDefault="003D15F2" w:rsidP="00A95B7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 xml:space="preserve">Artigo </w:t>
      </w:r>
      <w:r w:rsidR="00F440AB" w:rsidRPr="000041C8">
        <w:rPr>
          <w:rFonts w:ascii="Garamond" w:eastAsia="Times New Roman" w:hAnsi="Garamond" w:cs="Times New Roman"/>
          <w:b/>
          <w:bCs/>
          <w:lang w:eastAsia="pt-PT"/>
        </w:rPr>
        <w:t>4</w:t>
      </w:r>
      <w:r w:rsidR="00E238BA">
        <w:rPr>
          <w:rFonts w:ascii="Garamond" w:eastAsia="Times New Roman" w:hAnsi="Garamond" w:cs="Times New Roman"/>
          <w:b/>
          <w:bCs/>
          <w:lang w:eastAsia="pt-PT"/>
        </w:rPr>
        <w:t>7</w:t>
      </w:r>
      <w:r w:rsidRPr="000041C8">
        <w:rPr>
          <w:rFonts w:ascii="Garamond" w:eastAsia="Times New Roman" w:hAnsi="Garamond" w:cs="Times New Roman"/>
          <w:b/>
          <w:bCs/>
          <w:lang w:eastAsia="pt-PT"/>
        </w:rPr>
        <w:t>.º</w:t>
      </w:r>
    </w:p>
    <w:p w14:paraId="5A9A0121" w14:textId="77777777" w:rsidR="003D15F2" w:rsidRPr="000041C8" w:rsidRDefault="003D15F2" w:rsidP="00A95B79">
      <w:pPr>
        <w:spacing w:line="360" w:lineRule="auto"/>
        <w:jc w:val="center"/>
        <w:rPr>
          <w:rFonts w:ascii="Garamond" w:eastAsia="Times New Roman" w:hAnsi="Garamond" w:cs="Times New Roman"/>
          <w:lang w:eastAsia="pt-PT"/>
        </w:rPr>
      </w:pPr>
      <w:r w:rsidRPr="000041C8">
        <w:rPr>
          <w:rFonts w:ascii="Garamond" w:eastAsia="Times New Roman" w:hAnsi="Garamond" w:cs="Times New Roman"/>
          <w:lang w:eastAsia="pt-PT"/>
        </w:rPr>
        <w:t>Condições dos alojamentos</w:t>
      </w:r>
    </w:p>
    <w:p w14:paraId="2C611CAD" w14:textId="0B15BC83"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1 - Os animais devem dispor do espaço adequado às</w:t>
      </w:r>
      <w:r w:rsidR="008134CF" w:rsidRPr="000041C8">
        <w:rPr>
          <w:rFonts w:ascii="Garamond" w:eastAsia="Times New Roman" w:hAnsi="Garamond" w:cs="Times New Roman"/>
          <w:lang w:eastAsia="pt-PT"/>
        </w:rPr>
        <w:t xml:space="preserve"> suas</w:t>
      </w:r>
      <w:r w:rsidRPr="000041C8">
        <w:rPr>
          <w:rFonts w:ascii="Garamond" w:eastAsia="Times New Roman" w:hAnsi="Garamond" w:cs="Times New Roman"/>
          <w:lang w:eastAsia="pt-PT"/>
        </w:rPr>
        <w:t xml:space="preserve"> necessidades fisiológicas e etológicas, devendo o mesmo permitir: </w:t>
      </w:r>
    </w:p>
    <w:p w14:paraId="2495E893" w14:textId="77777777"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a) A prática de exercício físico adequado; </w:t>
      </w:r>
    </w:p>
    <w:p w14:paraId="26080D12" w14:textId="29765B93"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b) A fuga e refúgio de animais sujeitos a agressão por parte de outros</w:t>
      </w:r>
      <w:r w:rsidR="00010F84" w:rsidRPr="000041C8">
        <w:rPr>
          <w:rFonts w:ascii="Garamond" w:eastAsia="Times New Roman" w:hAnsi="Garamond" w:cs="Times New Roman"/>
          <w:lang w:eastAsia="pt-PT"/>
        </w:rPr>
        <w:t>.</w:t>
      </w:r>
    </w:p>
    <w:p w14:paraId="1DEA31D3" w14:textId="4666F270"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2 - Os animais devem dispor de esconderijos para salvaguarda das suas necessidades de proteção, sempre que o desejarem. </w:t>
      </w:r>
    </w:p>
    <w:p w14:paraId="3C862DAA" w14:textId="0504CEEC" w:rsidR="003D15F2" w:rsidRPr="000041C8" w:rsidRDefault="003D15F2" w:rsidP="00A95B79">
      <w:pPr>
        <w:spacing w:line="360" w:lineRule="auto"/>
        <w:jc w:val="both"/>
        <w:rPr>
          <w:rFonts w:ascii="Garamond" w:eastAsia="Times New Roman" w:hAnsi="Garamond" w:cs="Times New Roman"/>
          <w:lang w:eastAsia="pt-PT"/>
        </w:rPr>
      </w:pPr>
      <w:r w:rsidRPr="578B151F">
        <w:rPr>
          <w:rFonts w:ascii="Garamond" w:eastAsia="Times New Roman" w:hAnsi="Garamond" w:cs="Times New Roman"/>
          <w:lang w:eastAsia="pt-PT"/>
        </w:rPr>
        <w:t>3 - As fêmeas em período</w:t>
      </w:r>
      <w:ins w:id="1778" w:author="Susana Margarida Gonçalves Silva Santos" w:date="2025-09-30T11:24:00Z" w16du:dateUtc="2025-09-30T10:24:00Z">
        <w:r w:rsidR="00B23F08">
          <w:rPr>
            <w:rFonts w:ascii="Garamond" w:eastAsia="Times New Roman" w:hAnsi="Garamond" w:cs="Times New Roman"/>
            <w:lang w:eastAsia="pt-PT"/>
          </w:rPr>
          <w:t xml:space="preserve"> reprodutivo </w:t>
        </w:r>
      </w:ins>
      <w:del w:id="1779" w:author="Susana Margarida Gonçalves Silva Santos" w:date="2025-09-30T11:24:00Z" w16du:dateUtc="2025-09-30T10:24:00Z">
        <w:r w:rsidRPr="578B151F" w:rsidDel="00B23F08">
          <w:rPr>
            <w:rFonts w:ascii="Garamond" w:eastAsia="Times New Roman" w:hAnsi="Garamond" w:cs="Times New Roman"/>
            <w:lang w:eastAsia="pt-PT"/>
          </w:rPr>
          <w:delText xml:space="preserve"> </w:delText>
        </w:r>
      </w:del>
      <w:r w:rsidRPr="00B23F08">
        <w:rPr>
          <w:rFonts w:ascii="Garamond" w:eastAsia="Times New Roman" w:hAnsi="Garamond" w:cs="Times New Roman"/>
          <w:strike/>
          <w:lang w:eastAsia="pt-PT"/>
        </w:rPr>
        <w:t>de incubação,</w:t>
      </w:r>
      <w:r w:rsidRPr="578B151F">
        <w:rPr>
          <w:rFonts w:ascii="Garamond" w:eastAsia="Times New Roman" w:hAnsi="Garamond" w:cs="Times New Roman"/>
          <w:lang w:eastAsia="pt-PT"/>
        </w:rPr>
        <w:t xml:space="preserve"> de gestação ou com crias devem ser alojadas de forma a assegurarem a sua função reprodutiva natural</w:t>
      </w:r>
      <w:ins w:id="1780" w:author="Susana Margarida Gonçalves Silva Santos" w:date="2025-09-30T11:26:00Z" w16du:dateUtc="2025-09-30T10:26:00Z">
        <w:r w:rsidR="00B23F08" w:rsidRPr="00B23F08">
          <w:rPr>
            <w:rFonts w:ascii="Garamond" w:eastAsia="Times New Roman" w:hAnsi="Garamond" w:cs="Times New Roman"/>
            <w:u w:val="single"/>
            <w:lang w:eastAsia="pt-PT"/>
          </w:rPr>
          <w:t xml:space="preserve">, </w:t>
        </w:r>
        <w:r w:rsidR="00B23F08">
          <w:rPr>
            <w:rFonts w:ascii="Garamond" w:eastAsia="Times New Roman" w:hAnsi="Garamond" w:cs="Times New Roman"/>
            <w:lang w:eastAsia="pt-PT"/>
          </w:rPr>
          <w:t>salvaguardando os fatores ambientais necessários ao seu bem-estar</w:t>
        </w:r>
      </w:ins>
      <w:ins w:id="1781" w:author="Maria Cristina Tavares Briosa" w:date="2025-10-22T16:55:00Z" w16du:dateUtc="2025-10-22T15:55:00Z">
        <w:r w:rsidR="00EB2F8A">
          <w:rPr>
            <w:rFonts w:ascii="Garamond" w:eastAsia="Times New Roman" w:hAnsi="Garamond" w:cs="Times New Roman"/>
            <w:lang w:eastAsia="pt-PT"/>
          </w:rPr>
          <w:t xml:space="preserve"> e</w:t>
        </w:r>
      </w:ins>
      <w:ins w:id="1782" w:author="Susana Margarida Gonçalves Silva Santos" w:date="2025-09-30T11:30:00Z" w16du:dateUtc="2025-09-30T10:30:00Z">
        <w:r w:rsidR="00B23F08">
          <w:rPr>
            <w:rFonts w:ascii="Garamond" w:eastAsia="Times New Roman" w:hAnsi="Garamond" w:cs="Times New Roman"/>
            <w:lang w:eastAsia="pt-PT"/>
          </w:rPr>
          <w:t>, isolad</w:t>
        </w:r>
      </w:ins>
      <w:ins w:id="1783" w:author="Susana Margarida Gonçalves Silva Santos" w:date="2025-09-30T11:31:00Z" w16du:dateUtc="2025-09-30T10:31:00Z">
        <w:r w:rsidR="00B23F08">
          <w:rPr>
            <w:rFonts w:ascii="Garamond" w:eastAsia="Times New Roman" w:hAnsi="Garamond" w:cs="Times New Roman"/>
            <w:lang w:eastAsia="pt-PT"/>
          </w:rPr>
          <w:t>as dos restantes animais.</w:t>
        </w:r>
      </w:ins>
      <w:del w:id="1784" w:author="Susana Margarida Gonçalves Silva Santos" w:date="2025-09-30T11:25:00Z" w16du:dateUtc="2025-09-30T10:25:00Z">
        <w:r w:rsidRPr="00B23F08" w:rsidDel="00B23F08">
          <w:rPr>
            <w:rFonts w:ascii="Garamond" w:eastAsia="Times New Roman" w:hAnsi="Garamond" w:cs="Times New Roman"/>
            <w:lang w:eastAsia="pt-PT"/>
          </w:rPr>
          <w:delText xml:space="preserve"> </w:delText>
        </w:r>
      </w:del>
      <w:r w:rsidRPr="00B23F08">
        <w:rPr>
          <w:rFonts w:ascii="Garamond" w:eastAsia="Times New Roman" w:hAnsi="Garamond" w:cs="Times New Roman"/>
          <w:strike/>
          <w:lang w:eastAsia="pt-PT"/>
        </w:rPr>
        <w:t xml:space="preserve">em situação de bem-estar. </w:t>
      </w:r>
    </w:p>
    <w:p w14:paraId="50199992" w14:textId="0F1F1AE1" w:rsidR="003D15F2" w:rsidRPr="000041C8" w:rsidRDefault="006D1808" w:rsidP="00A95B79">
      <w:pPr>
        <w:spacing w:line="360" w:lineRule="auto"/>
        <w:jc w:val="both"/>
        <w:rPr>
          <w:rFonts w:ascii="Garamond" w:eastAsia="Times New Roman" w:hAnsi="Garamond" w:cs="Times New Roman"/>
          <w:lang w:eastAsia="pt-PT"/>
        </w:rPr>
      </w:pPr>
      <w:r w:rsidRPr="578B151F">
        <w:rPr>
          <w:rFonts w:ascii="Garamond" w:eastAsia="Times New Roman" w:hAnsi="Garamond" w:cs="Times New Roman"/>
          <w:lang w:eastAsia="pt-PT"/>
        </w:rPr>
        <w:t>4</w:t>
      </w:r>
      <w:r w:rsidR="003D15F2" w:rsidRPr="578B151F">
        <w:rPr>
          <w:rFonts w:ascii="Garamond" w:eastAsia="Times New Roman" w:hAnsi="Garamond" w:cs="Times New Roman"/>
          <w:lang w:eastAsia="pt-PT"/>
        </w:rPr>
        <w:t xml:space="preserve"> -</w:t>
      </w:r>
      <w:r w:rsidR="009D078C" w:rsidRPr="578B151F">
        <w:rPr>
          <w:rFonts w:ascii="Garamond" w:eastAsia="Times New Roman" w:hAnsi="Garamond" w:cs="Times New Roman"/>
          <w:lang w:eastAsia="pt-PT"/>
        </w:rPr>
        <w:t xml:space="preserve"> As instalações devem</w:t>
      </w:r>
      <w:r w:rsidRPr="578B151F">
        <w:rPr>
          <w:rFonts w:ascii="Garamond" w:eastAsia="Times New Roman" w:hAnsi="Garamond" w:cs="Times New Roman"/>
          <w:lang w:eastAsia="pt-PT"/>
        </w:rPr>
        <w:t xml:space="preserve"> providenciar</w:t>
      </w:r>
      <w:r w:rsidR="00E14B9D" w:rsidRPr="578B151F">
        <w:rPr>
          <w:rFonts w:ascii="Garamond" w:eastAsia="Times New Roman" w:hAnsi="Garamond" w:cs="Times New Roman"/>
          <w:lang w:eastAsia="pt-PT"/>
        </w:rPr>
        <w:t xml:space="preserve"> um</w:t>
      </w:r>
      <w:r w:rsidRPr="578B151F">
        <w:rPr>
          <w:rFonts w:ascii="Garamond" w:eastAsia="Times New Roman" w:hAnsi="Garamond" w:cs="Times New Roman"/>
          <w:lang w:eastAsia="pt-PT"/>
        </w:rPr>
        <w:t xml:space="preserve"> </w:t>
      </w:r>
      <w:r w:rsidR="00E14B9D" w:rsidRPr="578B151F">
        <w:rPr>
          <w:rFonts w:ascii="Garamond" w:eastAsia="Times New Roman" w:hAnsi="Garamond" w:cs="Times New Roman"/>
          <w:lang w:eastAsia="pt-PT"/>
        </w:rPr>
        <w:t>enriquecimento</w:t>
      </w:r>
      <w:r w:rsidRPr="578B151F">
        <w:rPr>
          <w:rFonts w:ascii="Garamond" w:eastAsia="Times New Roman" w:hAnsi="Garamond" w:cs="Times New Roman"/>
          <w:lang w:eastAsia="pt-PT"/>
        </w:rPr>
        <w:t xml:space="preserve"> ambient</w:t>
      </w:r>
      <w:r w:rsidR="00E14B9D" w:rsidRPr="578B151F">
        <w:rPr>
          <w:rFonts w:ascii="Garamond" w:eastAsia="Times New Roman" w:hAnsi="Garamond" w:cs="Times New Roman"/>
          <w:lang w:eastAsia="pt-PT"/>
        </w:rPr>
        <w:t>al</w:t>
      </w:r>
      <w:r w:rsidRPr="578B151F">
        <w:rPr>
          <w:rFonts w:ascii="Garamond" w:eastAsia="Times New Roman" w:hAnsi="Garamond" w:cs="Times New Roman"/>
          <w:lang w:eastAsia="pt-PT"/>
        </w:rPr>
        <w:t xml:space="preserve"> </w:t>
      </w:r>
      <w:r w:rsidRPr="00916397">
        <w:rPr>
          <w:rFonts w:ascii="Garamond" w:eastAsia="Times New Roman" w:hAnsi="Garamond" w:cs="Times New Roman"/>
          <w:strike/>
          <w:lang w:eastAsia="pt-PT"/>
        </w:rPr>
        <w:t>complexo e</w:t>
      </w:r>
      <w:r w:rsidRPr="578B151F">
        <w:rPr>
          <w:rFonts w:ascii="Garamond" w:eastAsia="Times New Roman" w:hAnsi="Garamond" w:cs="Times New Roman"/>
          <w:lang w:eastAsia="pt-PT"/>
        </w:rPr>
        <w:t xml:space="preserve"> estimulante</w:t>
      </w:r>
      <w:r w:rsidR="009D078C" w:rsidRPr="578B151F">
        <w:rPr>
          <w:rFonts w:ascii="Garamond" w:eastAsia="Times New Roman" w:hAnsi="Garamond" w:cs="Times New Roman"/>
          <w:lang w:eastAsia="pt-PT"/>
        </w:rPr>
        <w:t xml:space="preserve"> de acordo com as necessidades específicas dos animais que albergam, </w:t>
      </w:r>
      <w:r w:rsidRPr="578B151F">
        <w:rPr>
          <w:rFonts w:ascii="Garamond" w:eastAsia="Times New Roman" w:hAnsi="Garamond" w:cs="Times New Roman"/>
          <w:lang w:eastAsia="pt-PT"/>
        </w:rPr>
        <w:t>incluindo</w:t>
      </w:r>
      <w:r w:rsidR="009D078C" w:rsidRPr="578B151F">
        <w:rPr>
          <w:rFonts w:ascii="Garamond" w:eastAsia="Times New Roman" w:hAnsi="Garamond" w:cs="Times New Roman"/>
          <w:lang w:eastAsia="pt-PT"/>
        </w:rPr>
        <w:t xml:space="preserve"> materiais e equipamento que </w:t>
      </w:r>
      <w:r w:rsidR="009D078C" w:rsidRPr="00CA6426">
        <w:rPr>
          <w:rFonts w:ascii="Garamond" w:eastAsia="Times New Roman" w:hAnsi="Garamond" w:cs="Times New Roman"/>
          <w:strike/>
          <w:lang w:eastAsia="pt-PT"/>
        </w:rPr>
        <w:t>estimulem</w:t>
      </w:r>
      <w:ins w:id="1785" w:author="Maria Cristina Tavares Briosa" w:date="2025-10-22T16:58:00Z" w16du:dateUtc="2025-10-22T15:58:00Z">
        <w:r w:rsidR="002A5218">
          <w:rPr>
            <w:rFonts w:ascii="Garamond" w:eastAsia="Times New Roman" w:hAnsi="Garamond" w:cs="Times New Roman"/>
            <w:lang w:eastAsia="pt-PT"/>
          </w:rPr>
          <w:t xml:space="preserve"> </w:t>
        </w:r>
      </w:ins>
      <w:r w:rsidR="002A5218" w:rsidRPr="00A63DAC">
        <w:rPr>
          <w:rFonts w:ascii="Garamond" w:eastAsia="Times New Roman" w:hAnsi="Garamond" w:cs="Times New Roman"/>
          <w:color w:val="538135" w:themeColor="accent6" w:themeShade="BF"/>
          <w:lang w:eastAsia="pt-PT"/>
        </w:rPr>
        <w:t>p</w:t>
      </w:r>
      <w:r w:rsidR="00206DEE" w:rsidRPr="00A63DAC">
        <w:rPr>
          <w:rFonts w:ascii="Garamond" w:eastAsia="Times New Roman" w:hAnsi="Garamond" w:cs="Times New Roman"/>
          <w:color w:val="538135" w:themeColor="accent6" w:themeShade="BF"/>
          <w:lang w:eastAsia="pt-PT"/>
        </w:rPr>
        <w:t>otencialize</w:t>
      </w:r>
      <w:r w:rsidR="002A5218" w:rsidRPr="00A63DAC">
        <w:rPr>
          <w:rFonts w:ascii="Garamond" w:eastAsia="Times New Roman" w:hAnsi="Garamond" w:cs="Times New Roman"/>
          <w:color w:val="538135" w:themeColor="accent6" w:themeShade="BF"/>
          <w:lang w:eastAsia="pt-PT"/>
        </w:rPr>
        <w:t xml:space="preserve"> </w:t>
      </w:r>
      <w:del w:id="1786" w:author="Maria Cristina Tavares Briosa" w:date="2025-10-22T16:58:00Z" w16du:dateUtc="2025-10-22T15:58:00Z">
        <w:r w:rsidR="009D078C" w:rsidRPr="578B151F" w:rsidDel="002A5218">
          <w:rPr>
            <w:rFonts w:ascii="Garamond" w:eastAsia="Times New Roman" w:hAnsi="Garamond" w:cs="Times New Roman"/>
            <w:lang w:eastAsia="pt-PT"/>
          </w:rPr>
          <w:delText xml:space="preserve"> </w:delText>
        </w:r>
      </w:del>
      <w:r w:rsidR="009D078C" w:rsidRPr="578B151F">
        <w:rPr>
          <w:rFonts w:ascii="Garamond" w:eastAsia="Times New Roman" w:hAnsi="Garamond" w:cs="Times New Roman"/>
          <w:lang w:eastAsia="pt-PT"/>
        </w:rPr>
        <w:t>a expressão do repertório de comportamentos naturais, nomeadamente materia</w:t>
      </w:r>
      <w:r w:rsidR="008134CF" w:rsidRPr="578B151F">
        <w:rPr>
          <w:rFonts w:ascii="Garamond" w:eastAsia="Times New Roman" w:hAnsi="Garamond" w:cs="Times New Roman"/>
          <w:lang w:eastAsia="pt-PT"/>
        </w:rPr>
        <w:t>is</w:t>
      </w:r>
      <w:r w:rsidR="009D078C" w:rsidRPr="578B151F">
        <w:rPr>
          <w:rFonts w:ascii="Garamond" w:eastAsia="Times New Roman" w:hAnsi="Garamond" w:cs="Times New Roman"/>
          <w:lang w:eastAsia="pt-PT"/>
        </w:rPr>
        <w:t xml:space="preserve"> para substrato, cama ou ninhos, ramos, buracos, locais para banhos, brinquedos e outros adequados ao fim em vista</w:t>
      </w:r>
      <w:r w:rsidR="003D15F2" w:rsidRPr="578B151F">
        <w:rPr>
          <w:rFonts w:ascii="Garamond" w:eastAsia="Times New Roman" w:hAnsi="Garamond" w:cs="Times New Roman"/>
          <w:lang w:eastAsia="pt-PT"/>
        </w:rPr>
        <w:t>.</w:t>
      </w:r>
    </w:p>
    <w:p w14:paraId="2D54ADDF" w14:textId="7B21652C" w:rsidR="006D1808" w:rsidRPr="000041C8" w:rsidRDefault="078EE86E" w:rsidP="00A95B79">
      <w:pPr>
        <w:spacing w:line="360" w:lineRule="auto"/>
        <w:jc w:val="both"/>
        <w:rPr>
          <w:rFonts w:ascii="Garamond" w:eastAsia="Times New Roman" w:hAnsi="Garamond" w:cs="Times New Roman"/>
          <w:lang w:eastAsia="pt-PT"/>
        </w:rPr>
      </w:pPr>
      <w:r w:rsidRPr="036812A3">
        <w:rPr>
          <w:rFonts w:ascii="Garamond" w:eastAsia="Times New Roman" w:hAnsi="Garamond" w:cs="Times New Roman"/>
          <w:lang w:eastAsia="pt-PT"/>
        </w:rPr>
        <w:t>5 - As estruturas físicas das instalações, todo o equipamento nelas introduzido e a vegetação não podem representar ameaça ao bem-estar dos animais, designadamente não podem conter objetos ou equipamentos perigosos para os animais.</w:t>
      </w:r>
    </w:p>
    <w:p w14:paraId="4FE7CAF6" w14:textId="7953F241" w:rsidR="006A403E" w:rsidRPr="00524DEA" w:rsidRDefault="006A403E" w:rsidP="00A95B79">
      <w:pPr>
        <w:spacing w:line="360" w:lineRule="auto"/>
        <w:jc w:val="both"/>
        <w:rPr>
          <w:rFonts w:ascii="Garamond" w:eastAsia="Times New Roman" w:hAnsi="Garamond" w:cs="Times New Roman"/>
          <w:strike/>
          <w:lang w:eastAsia="pt-PT"/>
        </w:rPr>
      </w:pPr>
      <w:r w:rsidRPr="578B151F">
        <w:rPr>
          <w:rFonts w:ascii="Garamond" w:eastAsia="Times New Roman" w:hAnsi="Garamond" w:cs="Times New Roman"/>
          <w:lang w:eastAsia="pt-PT"/>
        </w:rPr>
        <w:t xml:space="preserve">6 – Os cães </w:t>
      </w:r>
      <w:bookmarkStart w:id="1787" w:name="_Hlk131606934"/>
      <w:r w:rsidRPr="578B151F">
        <w:rPr>
          <w:rFonts w:ascii="Garamond" w:eastAsia="Times New Roman" w:hAnsi="Garamond" w:cs="Times New Roman"/>
          <w:lang w:eastAsia="pt-PT"/>
        </w:rPr>
        <w:t>devem ter acesso diário a uma área de exercício fora do seu alojamento habitual</w:t>
      </w:r>
      <w:r w:rsidRPr="00524DEA">
        <w:rPr>
          <w:rFonts w:ascii="Garamond" w:eastAsia="Times New Roman" w:hAnsi="Garamond" w:cs="Times New Roman"/>
          <w:strike/>
          <w:lang w:eastAsia="pt-PT"/>
        </w:rPr>
        <w:t>, pelo menos duas vezes por dia</w:t>
      </w:r>
      <w:del w:id="1788" w:author="Susana Margarida Gonçalves Silva Santos" w:date="2025-09-30T11:56:00Z" w16du:dateUtc="2025-09-30T10:56:00Z">
        <w:r w:rsidRPr="00524DEA" w:rsidDel="00F56DE8">
          <w:rPr>
            <w:rFonts w:ascii="Garamond" w:eastAsia="Times New Roman" w:hAnsi="Garamond" w:cs="Times New Roman"/>
            <w:strike/>
            <w:lang w:eastAsia="pt-PT"/>
          </w:rPr>
          <w:delText>, durante 30 minutos.</w:delText>
        </w:r>
      </w:del>
      <w:bookmarkEnd w:id="1787"/>
      <w:ins w:id="1789" w:author="Susana Margarida Gonçalves Silva Santos" w:date="2025-09-30T12:05:00Z" w16du:dateUtc="2025-09-30T11:05:00Z">
        <w:r w:rsidR="00AA6F0E" w:rsidRPr="00524DEA">
          <w:rPr>
            <w:rFonts w:ascii="Garamond" w:eastAsia="Times New Roman" w:hAnsi="Garamond" w:cs="Times New Roman"/>
            <w:strike/>
            <w:lang w:eastAsia="pt-PT"/>
          </w:rPr>
          <w:t xml:space="preserve">, ou </w:t>
        </w:r>
      </w:ins>
      <w:ins w:id="1790" w:author="Susana Margarida Gonçalves Silva Santos" w:date="2025-09-30T12:06:00Z" w16du:dateUtc="2025-09-30T11:06:00Z">
        <w:r w:rsidR="00AA6F0E" w:rsidRPr="00524DEA">
          <w:rPr>
            <w:rFonts w:ascii="Garamond" w:eastAsia="Times New Roman" w:hAnsi="Garamond" w:cs="Times New Roman"/>
            <w:strike/>
            <w:lang w:eastAsia="pt-PT"/>
          </w:rPr>
          <w:t>serem passeados, duas vezes por dia, durante 20 minutos.</w:t>
        </w:r>
      </w:ins>
    </w:p>
    <w:p w14:paraId="407BD786" w14:textId="2015596A" w:rsidR="006A403E" w:rsidRDefault="0A6B7967" w:rsidP="00A95B79">
      <w:pPr>
        <w:spacing w:line="360" w:lineRule="auto"/>
        <w:jc w:val="both"/>
        <w:rPr>
          <w:ins w:id="1791" w:author="Susana Margarida Gonçalves Silva Santos" w:date="2025-09-30T12:28:00Z" w16du:dateUtc="2025-09-30T11:28:00Z"/>
          <w:rFonts w:ascii="Garamond" w:eastAsia="Times New Roman" w:hAnsi="Garamond" w:cs="Times New Roman"/>
          <w:strike/>
          <w:lang w:eastAsia="pt-PT"/>
        </w:rPr>
      </w:pPr>
      <w:r w:rsidRPr="578B151F">
        <w:rPr>
          <w:rFonts w:ascii="Garamond" w:eastAsia="Times New Roman" w:hAnsi="Garamond" w:cs="Times New Roman"/>
          <w:lang w:eastAsia="pt-PT"/>
        </w:rPr>
        <w:t xml:space="preserve">7 – As áreas de exercício referidas no </w:t>
      </w:r>
      <w:r w:rsidRPr="00AA6F0E">
        <w:rPr>
          <w:rFonts w:ascii="Garamond" w:eastAsia="Times New Roman" w:hAnsi="Garamond" w:cs="Times New Roman"/>
          <w:strike/>
          <w:lang w:eastAsia="pt-PT"/>
        </w:rPr>
        <w:t>artigo</w:t>
      </w:r>
      <w:r w:rsidRPr="578B151F">
        <w:rPr>
          <w:rFonts w:ascii="Garamond" w:eastAsia="Times New Roman" w:hAnsi="Garamond" w:cs="Times New Roman"/>
          <w:lang w:eastAsia="pt-PT"/>
        </w:rPr>
        <w:t xml:space="preserve"> </w:t>
      </w:r>
      <w:ins w:id="1792" w:author="Susana Margarida Gonçalves Silva Santos" w:date="2025-09-30T12:07:00Z" w16du:dateUtc="2025-09-30T11:07:00Z">
        <w:r w:rsidR="00AA6F0E">
          <w:rPr>
            <w:rFonts w:ascii="Garamond" w:eastAsia="Times New Roman" w:hAnsi="Garamond" w:cs="Times New Roman"/>
            <w:lang w:eastAsia="pt-PT"/>
          </w:rPr>
          <w:t xml:space="preserve">número </w:t>
        </w:r>
      </w:ins>
      <w:r w:rsidRPr="578B151F">
        <w:rPr>
          <w:rFonts w:ascii="Garamond" w:eastAsia="Times New Roman" w:hAnsi="Garamond" w:cs="Times New Roman"/>
          <w:lang w:eastAsia="pt-PT"/>
        </w:rPr>
        <w:t>anterior</w:t>
      </w:r>
      <w:ins w:id="1793" w:author="Susana Margarida Gonçalves Silva Santos" w:date="2025-09-30T12:08:00Z" w16du:dateUtc="2025-09-30T11:08:00Z">
        <w:r w:rsidR="00AA6F0E">
          <w:rPr>
            <w:rFonts w:ascii="Garamond" w:eastAsia="Times New Roman" w:hAnsi="Garamond" w:cs="Times New Roman"/>
            <w:lang w:eastAsia="pt-PT"/>
          </w:rPr>
          <w:t>,</w:t>
        </w:r>
      </w:ins>
      <w:r w:rsidRPr="578B151F">
        <w:rPr>
          <w:rFonts w:ascii="Garamond" w:eastAsia="Times New Roman" w:hAnsi="Garamond" w:cs="Times New Roman"/>
          <w:lang w:eastAsia="pt-PT"/>
        </w:rPr>
        <w:t xml:space="preserve"> devem incluir equipamento </w:t>
      </w:r>
      <w:r w:rsidR="49527C0A" w:rsidRPr="578B151F">
        <w:rPr>
          <w:rFonts w:ascii="Garamond" w:eastAsia="Times New Roman" w:hAnsi="Garamond" w:cs="Times New Roman"/>
          <w:lang w:eastAsia="pt-PT"/>
        </w:rPr>
        <w:t>de enriquecimento ambiental e agilidade</w:t>
      </w:r>
      <w:r w:rsidR="49527C0A" w:rsidRPr="00011A8F">
        <w:rPr>
          <w:rFonts w:ascii="Garamond" w:eastAsia="Times New Roman" w:hAnsi="Garamond" w:cs="Times New Roman"/>
          <w:lang w:eastAsia="pt-PT"/>
        </w:rPr>
        <w:t xml:space="preserve">, </w:t>
      </w:r>
      <w:r w:rsidR="49527C0A" w:rsidRPr="00011A8F">
        <w:rPr>
          <w:rFonts w:ascii="Garamond" w:eastAsia="Times New Roman" w:hAnsi="Garamond" w:cs="Times New Roman"/>
          <w:strike/>
          <w:lang w:eastAsia="pt-PT"/>
        </w:rPr>
        <w:t>incluindo piscinas, plataformas elevadas e outros adequados ao fim em vista.</w:t>
      </w:r>
      <w:del w:id="1794" w:author="Susana Margarida Gonçalves Silva Santos" w:date="2025-09-30T12:22:00Z" w16du:dateUtc="2025-09-30T11:22:00Z">
        <w:r w:rsidR="49527C0A" w:rsidRPr="00011A8F" w:rsidDel="00011A8F">
          <w:rPr>
            <w:rFonts w:ascii="Garamond" w:eastAsia="Times New Roman" w:hAnsi="Garamond" w:cs="Times New Roman"/>
            <w:strike/>
            <w:lang w:eastAsia="pt-PT"/>
          </w:rPr>
          <w:delText xml:space="preserve"> </w:delText>
        </w:r>
      </w:del>
    </w:p>
    <w:p w14:paraId="22678790" w14:textId="77777777" w:rsidR="003710EB" w:rsidRDefault="003710EB" w:rsidP="00A95B79">
      <w:pPr>
        <w:spacing w:line="360" w:lineRule="auto"/>
        <w:jc w:val="both"/>
        <w:rPr>
          <w:ins w:id="1795" w:author="Maria Cristina Tavares Briosa" w:date="2025-10-27T10:49:00Z" w16du:dateUtc="2025-10-27T10:49:00Z"/>
          <w:rFonts w:ascii="Garamond" w:eastAsia="Times New Roman" w:hAnsi="Garamond" w:cs="Times New Roman"/>
          <w:strike/>
          <w:lang w:eastAsia="pt-PT"/>
        </w:rPr>
      </w:pPr>
    </w:p>
    <w:p w14:paraId="2898BC1A" w14:textId="538880EF" w:rsidR="003B6281" w:rsidRDefault="00D86F33" w:rsidP="00D86F33">
      <w:pPr>
        <w:spacing w:line="360" w:lineRule="auto"/>
        <w:jc w:val="center"/>
        <w:rPr>
          <w:ins w:id="1796" w:author="Maria Cristina Tavares Briosa" w:date="2025-10-27T10:50:00Z" w16du:dateUtc="2025-10-27T10:50:00Z"/>
          <w:rFonts w:ascii="Garamond" w:eastAsia="Times New Roman" w:hAnsi="Garamond" w:cs="Times New Roman"/>
          <w:lang w:eastAsia="pt-PT"/>
        </w:rPr>
      </w:pPr>
      <w:ins w:id="1797" w:author="Maria Cristina Tavares Briosa" w:date="2025-10-27T10:50:00Z" w16du:dateUtc="2025-10-27T10:50:00Z">
        <w:r w:rsidRPr="00D86F33">
          <w:rPr>
            <w:rFonts w:ascii="Garamond" w:eastAsia="Times New Roman" w:hAnsi="Garamond" w:cs="Times New Roman"/>
            <w:lang w:eastAsia="pt-PT"/>
          </w:rPr>
          <w:t>ARTª</w:t>
        </w:r>
      </w:ins>
    </w:p>
    <w:p w14:paraId="625766ED" w14:textId="77777777" w:rsidR="0038608D" w:rsidRDefault="0038608D" w:rsidP="00D86F33">
      <w:pPr>
        <w:spacing w:line="360" w:lineRule="auto"/>
        <w:jc w:val="center"/>
        <w:rPr>
          <w:ins w:id="1798" w:author="Maria Cristina Tavares Briosa" w:date="2025-10-27T10:52:00Z" w16du:dateUtc="2025-10-27T10:52:00Z"/>
          <w:rFonts w:ascii="Garamond" w:eastAsia="Times New Roman" w:hAnsi="Garamond" w:cs="Times New Roman"/>
          <w:lang w:eastAsia="pt-PT"/>
        </w:rPr>
      </w:pPr>
      <w:ins w:id="1799" w:author="Maria Cristina Tavares Briosa" w:date="2025-10-27T10:52:00Z">
        <w:r w:rsidRPr="0038608D">
          <w:rPr>
            <w:rFonts w:ascii="Garamond" w:eastAsia="Times New Roman" w:hAnsi="Garamond" w:cs="Times New Roman"/>
            <w:lang w:eastAsia="pt-PT"/>
          </w:rPr>
          <w:t xml:space="preserve">Segurança de pessoas, animais e bens </w:t>
        </w:r>
      </w:ins>
    </w:p>
    <w:p w14:paraId="7604847C" w14:textId="75DAB4CF" w:rsidR="00D86F33" w:rsidRPr="00D86F33" w:rsidRDefault="0038608D" w:rsidP="0038608D">
      <w:pPr>
        <w:spacing w:line="360" w:lineRule="auto"/>
        <w:jc w:val="both"/>
        <w:rPr>
          <w:ins w:id="1800" w:author="Susana Margarida Gonçalves Silva Santos" w:date="2025-09-30T11:52:00Z" w16du:dateUtc="2025-09-30T10:52:00Z"/>
          <w:rFonts w:ascii="Garamond" w:eastAsia="Times New Roman" w:hAnsi="Garamond" w:cs="Times New Roman"/>
          <w:lang w:eastAsia="pt-PT"/>
        </w:rPr>
      </w:pPr>
      <w:ins w:id="1801" w:author="Maria Cristina Tavares Briosa" w:date="2025-10-27T10:52:00Z">
        <w:r w:rsidRPr="0038608D">
          <w:rPr>
            <w:rFonts w:ascii="Garamond" w:eastAsia="Times New Roman" w:hAnsi="Garamond" w:cs="Times New Roman"/>
            <w:lang w:eastAsia="pt-PT"/>
          </w:rPr>
          <w:t>Os alojamentos devem assegurar que as espécies animais neles mantidas não possam causar quaisquer riscos para a saúde e para a segurança de pessoas, outros animais e bens</w:t>
        </w:r>
      </w:ins>
    </w:p>
    <w:p w14:paraId="44CFECF0" w14:textId="77777777" w:rsidR="003710EB" w:rsidRDefault="003710EB" w:rsidP="0038608D">
      <w:pPr>
        <w:spacing w:line="360" w:lineRule="auto"/>
        <w:jc w:val="both"/>
        <w:rPr>
          <w:ins w:id="1802" w:author="Susana Margarida Gonçalves Silva Santos" w:date="2025-09-30T11:52:00Z" w16du:dateUtc="2025-09-30T10:52:00Z"/>
          <w:rFonts w:ascii="Garamond" w:eastAsia="Times New Roman" w:hAnsi="Garamond" w:cs="Times New Roman"/>
          <w:lang w:eastAsia="pt-PT"/>
        </w:rPr>
      </w:pPr>
    </w:p>
    <w:p w14:paraId="276A444B" w14:textId="77777777" w:rsidR="00F56DE8" w:rsidRPr="000041C8" w:rsidRDefault="00F56DE8" w:rsidP="00A95B79">
      <w:pPr>
        <w:spacing w:line="360" w:lineRule="auto"/>
        <w:jc w:val="both"/>
        <w:rPr>
          <w:rFonts w:ascii="Garamond" w:eastAsia="Times New Roman" w:hAnsi="Garamond" w:cs="Times New Roman"/>
          <w:lang w:eastAsia="pt-PT"/>
        </w:rPr>
      </w:pPr>
    </w:p>
    <w:p w14:paraId="4EC22EB4" w14:textId="24D30019" w:rsidR="003D15F2" w:rsidRPr="000041C8" w:rsidRDefault="003D15F2" w:rsidP="00A95B7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 xml:space="preserve">Artigo </w:t>
      </w:r>
      <w:r w:rsidR="00F440AB" w:rsidRPr="000041C8">
        <w:rPr>
          <w:rFonts w:ascii="Garamond" w:eastAsia="Times New Roman" w:hAnsi="Garamond" w:cs="Times New Roman"/>
          <w:b/>
          <w:bCs/>
          <w:lang w:eastAsia="pt-PT"/>
        </w:rPr>
        <w:t>4</w:t>
      </w:r>
      <w:r w:rsidR="00E238BA">
        <w:rPr>
          <w:rFonts w:ascii="Garamond" w:eastAsia="Times New Roman" w:hAnsi="Garamond" w:cs="Times New Roman"/>
          <w:b/>
          <w:bCs/>
          <w:lang w:eastAsia="pt-PT"/>
        </w:rPr>
        <w:t>8</w:t>
      </w:r>
      <w:r w:rsidRPr="000041C8">
        <w:rPr>
          <w:rFonts w:ascii="Garamond" w:eastAsia="Times New Roman" w:hAnsi="Garamond" w:cs="Times New Roman"/>
          <w:b/>
          <w:bCs/>
          <w:lang w:eastAsia="pt-PT"/>
        </w:rPr>
        <w:t>.º</w:t>
      </w:r>
    </w:p>
    <w:p w14:paraId="0A86885F" w14:textId="77777777" w:rsidR="003D15F2" w:rsidRPr="000041C8" w:rsidRDefault="003D15F2" w:rsidP="00A95B79">
      <w:pPr>
        <w:spacing w:line="360" w:lineRule="auto"/>
        <w:jc w:val="center"/>
        <w:rPr>
          <w:rFonts w:ascii="Garamond" w:eastAsia="Times New Roman" w:hAnsi="Garamond" w:cs="Times New Roman"/>
          <w:lang w:eastAsia="pt-PT"/>
        </w:rPr>
      </w:pPr>
      <w:r w:rsidRPr="000041C8">
        <w:rPr>
          <w:rFonts w:ascii="Garamond" w:eastAsia="Times New Roman" w:hAnsi="Garamond" w:cs="Times New Roman"/>
          <w:lang w:eastAsia="pt-PT"/>
        </w:rPr>
        <w:t>Fatores ambientais</w:t>
      </w:r>
    </w:p>
    <w:p w14:paraId="02A0A986" w14:textId="3ACC99FE" w:rsidR="003D15F2" w:rsidRPr="003E5CFC" w:rsidRDefault="003D15F2" w:rsidP="00A95B79">
      <w:pPr>
        <w:spacing w:line="360" w:lineRule="auto"/>
        <w:jc w:val="both"/>
        <w:rPr>
          <w:rFonts w:ascii="Garamond" w:eastAsia="Times New Roman" w:hAnsi="Garamond" w:cs="Times New Roman"/>
          <w:color w:val="538135" w:themeColor="accent6" w:themeShade="BF"/>
          <w:lang w:eastAsia="pt-PT"/>
        </w:rPr>
      </w:pPr>
      <w:r w:rsidRPr="000041C8">
        <w:rPr>
          <w:rFonts w:ascii="Garamond" w:eastAsia="Times New Roman" w:hAnsi="Garamond" w:cs="Times New Roman"/>
          <w:lang w:eastAsia="pt-PT"/>
        </w:rPr>
        <w:t>1 - A temperatura, ventilação, luminosidade e obscuridade das instalações devem ser as adequadas à manutenção do bem-estar</w:t>
      </w:r>
      <w:r w:rsidR="00D2458D" w:rsidRPr="000041C8">
        <w:rPr>
          <w:rFonts w:ascii="Garamond" w:eastAsia="Times New Roman" w:hAnsi="Garamond" w:cs="Times New Roman"/>
          <w:lang w:eastAsia="pt-PT"/>
        </w:rPr>
        <w:t xml:space="preserve"> e conforto</w:t>
      </w:r>
      <w:r w:rsidRPr="000041C8">
        <w:rPr>
          <w:rFonts w:ascii="Garamond" w:eastAsia="Times New Roman" w:hAnsi="Garamond" w:cs="Times New Roman"/>
          <w:lang w:eastAsia="pt-PT"/>
        </w:rPr>
        <w:t xml:space="preserve"> das espécies que albergam.</w:t>
      </w:r>
      <w:ins w:id="1803" w:author="Maria Cristina Tavares Briosa" w:date="2025-10-22T17:13:00Z" w16du:dateUtc="2025-10-22T16:13:00Z">
        <w:r w:rsidR="00A86017">
          <w:rPr>
            <w:rFonts w:ascii="Garamond" w:eastAsia="Times New Roman" w:hAnsi="Garamond" w:cs="Times New Roman"/>
            <w:lang w:eastAsia="pt-PT"/>
          </w:rPr>
          <w:t xml:space="preserve">, </w:t>
        </w:r>
      </w:ins>
      <w:r w:rsidR="00A86017" w:rsidRPr="003E5CFC">
        <w:rPr>
          <w:rFonts w:ascii="Garamond" w:eastAsia="Times New Roman" w:hAnsi="Garamond" w:cs="Times New Roman"/>
          <w:color w:val="538135" w:themeColor="accent6" w:themeShade="BF"/>
          <w:lang w:eastAsia="pt-PT"/>
        </w:rPr>
        <w:t>em todas</w:t>
      </w:r>
      <w:r w:rsidR="005179B5" w:rsidRPr="003E5CFC">
        <w:rPr>
          <w:rFonts w:ascii="Garamond" w:eastAsia="Times New Roman" w:hAnsi="Garamond" w:cs="Times New Roman"/>
          <w:color w:val="538135" w:themeColor="accent6" w:themeShade="BF"/>
          <w:lang w:eastAsia="pt-PT"/>
        </w:rPr>
        <w:t xml:space="preserve"> as fases da sua vida</w:t>
      </w:r>
    </w:p>
    <w:p w14:paraId="7AFDFF8A" w14:textId="405BCACF" w:rsidR="00807E07" w:rsidRPr="00B142E0" w:rsidRDefault="003D15F2" w:rsidP="00A95B79">
      <w:pPr>
        <w:spacing w:line="360" w:lineRule="auto"/>
        <w:jc w:val="both"/>
        <w:rPr>
          <w:rFonts w:ascii="Garamond" w:eastAsia="Times New Roman" w:hAnsi="Garamond" w:cs="Times New Roman"/>
          <w:color w:val="EE0000"/>
          <w:lang w:eastAsia="pt-PT"/>
        </w:rPr>
      </w:pPr>
      <w:r w:rsidRPr="00B142E0">
        <w:rPr>
          <w:rFonts w:ascii="Garamond" w:eastAsia="Times New Roman" w:hAnsi="Garamond" w:cs="Times New Roman"/>
          <w:color w:val="EE0000"/>
          <w:lang w:eastAsia="pt-PT"/>
        </w:rPr>
        <w:t xml:space="preserve">2 </w:t>
      </w:r>
      <w:del w:id="1804" w:author="Susana Margarida Gonçalves Silva Santos" w:date="2025-10-24T11:54:00Z" w16du:dateUtc="2025-10-24T10:54:00Z">
        <w:r w:rsidRPr="00B142E0" w:rsidDel="00186299">
          <w:rPr>
            <w:rFonts w:ascii="Garamond" w:eastAsia="Times New Roman" w:hAnsi="Garamond" w:cs="Times New Roman"/>
            <w:color w:val="EE0000"/>
            <w:lang w:eastAsia="pt-PT"/>
          </w:rPr>
          <w:delText>-</w:delText>
        </w:r>
      </w:del>
      <w:r w:rsidR="00186299" w:rsidRPr="00B142E0">
        <w:rPr>
          <w:rFonts w:ascii="Garamond" w:eastAsia="Times New Roman" w:hAnsi="Garamond" w:cs="Times New Roman"/>
          <w:color w:val="EE0000"/>
          <w:lang w:eastAsia="pt-PT"/>
        </w:rPr>
        <w:t xml:space="preserve">– Os alojamentos </w:t>
      </w:r>
      <w:r w:rsidR="00807E07" w:rsidRPr="00B142E0">
        <w:rPr>
          <w:rFonts w:ascii="Garamond" w:eastAsia="Times New Roman" w:hAnsi="Garamond" w:cs="Times New Roman"/>
          <w:color w:val="EE0000"/>
          <w:lang w:eastAsia="pt-PT"/>
        </w:rPr>
        <w:t>devem dispor de fontes de água potável.</w:t>
      </w:r>
    </w:p>
    <w:p w14:paraId="18614007" w14:textId="651381B7" w:rsidR="003D15F2" w:rsidRPr="000041C8" w:rsidRDefault="003D15F2" w:rsidP="00A95B79">
      <w:pPr>
        <w:spacing w:line="360" w:lineRule="auto"/>
        <w:jc w:val="both"/>
        <w:rPr>
          <w:rFonts w:ascii="Garamond" w:eastAsia="Times New Roman" w:hAnsi="Garamond" w:cs="Times New Roman"/>
          <w:lang w:eastAsia="pt-PT"/>
        </w:rPr>
      </w:pPr>
      <w:r w:rsidRPr="578B151F">
        <w:rPr>
          <w:rFonts w:ascii="Garamond" w:eastAsia="Times New Roman" w:hAnsi="Garamond" w:cs="Times New Roman"/>
          <w:lang w:eastAsia="pt-PT"/>
        </w:rPr>
        <w:t xml:space="preserve">3 - A luz deve </w:t>
      </w:r>
      <w:r w:rsidR="002D2870">
        <w:rPr>
          <w:rFonts w:ascii="Garamond" w:eastAsia="Times New Roman" w:hAnsi="Garamond" w:cs="Times New Roman"/>
          <w:lang w:eastAsia="pt-PT"/>
        </w:rPr>
        <w:t xml:space="preserve">ser </w:t>
      </w:r>
      <w:r w:rsidR="008134CF" w:rsidRPr="578B151F">
        <w:rPr>
          <w:rFonts w:ascii="Garamond" w:eastAsia="Times New Roman" w:hAnsi="Garamond" w:cs="Times New Roman"/>
          <w:lang w:eastAsia="pt-PT"/>
        </w:rPr>
        <w:t>preferencialmente</w:t>
      </w:r>
      <w:r w:rsidRPr="578B151F">
        <w:rPr>
          <w:rFonts w:ascii="Garamond" w:eastAsia="Times New Roman" w:hAnsi="Garamond" w:cs="Times New Roman"/>
          <w:lang w:eastAsia="pt-PT"/>
        </w:rPr>
        <w:t xml:space="preserve"> natural, mas quando a luz artificial for imprescindível, esta deve ser o mais próxima possível do espectro da luz solar e deve respeitar o fotoperíodo natural do local onde o animal está instalado. </w:t>
      </w:r>
    </w:p>
    <w:p w14:paraId="65E1FE85" w14:textId="02C8A9F8" w:rsidR="003D15F2" w:rsidRPr="000041C8" w:rsidRDefault="178AD7F6" w:rsidP="00A95B79">
      <w:pPr>
        <w:spacing w:line="360" w:lineRule="auto"/>
        <w:jc w:val="both"/>
        <w:rPr>
          <w:rFonts w:ascii="Garamond" w:eastAsia="Times New Roman" w:hAnsi="Garamond" w:cs="Times New Roman"/>
          <w:lang w:eastAsia="pt-PT"/>
        </w:rPr>
      </w:pPr>
      <w:r w:rsidRPr="578B151F">
        <w:rPr>
          <w:rFonts w:ascii="Garamond" w:eastAsia="Times New Roman" w:hAnsi="Garamond" w:cs="Times New Roman"/>
          <w:lang w:eastAsia="pt-PT"/>
        </w:rPr>
        <w:t xml:space="preserve">4 - </w:t>
      </w:r>
      <w:r w:rsidRPr="00B142E0">
        <w:rPr>
          <w:rFonts w:ascii="Garamond" w:eastAsia="Times New Roman" w:hAnsi="Garamond" w:cs="Times New Roman"/>
          <w:color w:val="EE0000"/>
          <w:lang w:eastAsia="pt-PT"/>
        </w:rPr>
        <w:t xml:space="preserve">As instalações devem </w:t>
      </w:r>
      <w:r w:rsidR="002A2DCB" w:rsidRPr="00B142E0">
        <w:rPr>
          <w:rFonts w:ascii="Garamond" w:eastAsia="Times New Roman" w:hAnsi="Garamond" w:cs="Times New Roman"/>
          <w:color w:val="EE0000"/>
          <w:lang w:eastAsia="pt-PT"/>
        </w:rPr>
        <w:t xml:space="preserve">dispor de </w:t>
      </w:r>
      <w:r w:rsidR="00376A6B" w:rsidRPr="00B142E0">
        <w:rPr>
          <w:rFonts w:ascii="Garamond" w:eastAsia="Times New Roman" w:hAnsi="Garamond" w:cs="Times New Roman"/>
          <w:color w:val="EE0000"/>
          <w:lang w:eastAsia="pt-PT"/>
        </w:rPr>
        <w:t>eletricidade</w:t>
      </w:r>
      <w:r w:rsidR="002A2DCB" w:rsidRPr="00B142E0">
        <w:rPr>
          <w:rFonts w:ascii="Garamond" w:eastAsia="Times New Roman" w:hAnsi="Garamond" w:cs="Times New Roman"/>
          <w:color w:val="EE0000"/>
          <w:lang w:eastAsia="pt-PT"/>
        </w:rPr>
        <w:t xml:space="preserve"> que </w:t>
      </w:r>
      <w:r w:rsidRPr="00B142E0">
        <w:rPr>
          <w:rFonts w:ascii="Garamond" w:eastAsia="Times New Roman" w:hAnsi="Garamond" w:cs="Times New Roman"/>
          <w:color w:val="EE0000"/>
          <w:lang w:eastAsia="pt-PT"/>
        </w:rPr>
        <w:t>permit</w:t>
      </w:r>
      <w:r w:rsidRPr="00B142E0">
        <w:rPr>
          <w:rFonts w:ascii="Garamond" w:eastAsia="Times New Roman" w:hAnsi="Garamond" w:cs="Times New Roman"/>
          <w:strike/>
          <w:color w:val="EE0000"/>
          <w:lang w:eastAsia="pt-PT"/>
        </w:rPr>
        <w:t>ir</w:t>
      </w:r>
      <w:r w:rsidRPr="00B142E0">
        <w:rPr>
          <w:rFonts w:ascii="Garamond" w:eastAsia="Times New Roman" w:hAnsi="Garamond" w:cs="Times New Roman"/>
          <w:color w:val="EE0000"/>
          <w:lang w:eastAsia="pt-PT"/>
        </w:rPr>
        <w:t xml:space="preserve"> a adequada inspeção dos animais</w:t>
      </w:r>
      <w:r w:rsidR="00DA3BAF" w:rsidRPr="00B142E0">
        <w:rPr>
          <w:rFonts w:ascii="Garamond" w:eastAsia="Times New Roman" w:hAnsi="Garamond" w:cs="Times New Roman"/>
          <w:color w:val="EE0000"/>
          <w:lang w:eastAsia="pt-PT"/>
        </w:rPr>
        <w:t xml:space="preserve"> a qualquer hora</w:t>
      </w:r>
      <w:r w:rsidRPr="00B142E0">
        <w:rPr>
          <w:rFonts w:ascii="Garamond" w:eastAsia="Times New Roman" w:hAnsi="Garamond" w:cs="Times New Roman"/>
          <w:color w:val="EE0000"/>
          <w:lang w:eastAsia="pt-PT"/>
        </w:rPr>
        <w:t>,</w:t>
      </w:r>
      <w:r w:rsidR="00E004FB" w:rsidRPr="00B142E0">
        <w:rPr>
          <w:rFonts w:ascii="Garamond" w:eastAsia="Times New Roman" w:hAnsi="Garamond" w:cs="Times New Roman"/>
          <w:color w:val="EE0000"/>
          <w:lang w:eastAsia="pt-PT"/>
        </w:rPr>
        <w:t xml:space="preserve"> </w:t>
      </w:r>
      <w:r w:rsidRPr="00B142E0">
        <w:rPr>
          <w:rFonts w:ascii="Garamond" w:eastAsia="Times New Roman" w:hAnsi="Garamond" w:cs="Times New Roman"/>
          <w:color w:val="EE0000"/>
          <w:lang w:eastAsia="pt-PT"/>
        </w:rPr>
        <w:t>devendo ainda existir equipamento alternativo, nomeadamente focos de luz</w:t>
      </w:r>
      <w:r w:rsidR="00145490" w:rsidRPr="00B142E0">
        <w:rPr>
          <w:rFonts w:ascii="Garamond" w:eastAsia="Times New Roman" w:hAnsi="Garamond" w:cs="Times New Roman"/>
          <w:color w:val="EE0000"/>
          <w:lang w:eastAsia="pt-PT"/>
        </w:rPr>
        <w:t xml:space="preserve"> ou geradores</w:t>
      </w:r>
      <w:r w:rsidR="00E004FB" w:rsidRPr="00B142E0">
        <w:rPr>
          <w:rFonts w:ascii="Garamond" w:eastAsia="Times New Roman" w:hAnsi="Garamond" w:cs="Times New Roman"/>
          <w:color w:val="EE0000"/>
          <w:lang w:eastAsia="pt-PT"/>
        </w:rPr>
        <w:t xml:space="preserve"> </w:t>
      </w:r>
      <w:r w:rsidRPr="00E004FB">
        <w:rPr>
          <w:rFonts w:ascii="Garamond" w:eastAsia="Times New Roman" w:hAnsi="Garamond" w:cs="Times New Roman"/>
          <w:color w:val="538135" w:themeColor="accent6" w:themeShade="BF"/>
          <w:lang w:eastAsia="pt-PT"/>
        </w:rPr>
        <w:t xml:space="preserve">para </w:t>
      </w:r>
      <w:r w:rsidRPr="578B151F">
        <w:rPr>
          <w:rFonts w:ascii="Garamond" w:eastAsia="Times New Roman" w:hAnsi="Garamond" w:cs="Times New Roman"/>
          <w:lang w:eastAsia="pt-PT"/>
        </w:rPr>
        <w:t xml:space="preserve">o caso de falência do equipamento central. </w:t>
      </w:r>
    </w:p>
    <w:p w14:paraId="29EE1414" w14:textId="57183601" w:rsidR="003D15F2" w:rsidRPr="000041C8" w:rsidRDefault="003D15F2" w:rsidP="00A95B79">
      <w:pPr>
        <w:spacing w:line="360" w:lineRule="auto"/>
        <w:jc w:val="both"/>
        <w:rPr>
          <w:rFonts w:ascii="Garamond" w:eastAsia="Times New Roman" w:hAnsi="Garamond" w:cs="Times New Roman"/>
          <w:lang w:eastAsia="pt-PT"/>
        </w:rPr>
      </w:pPr>
      <w:r w:rsidRPr="578B151F">
        <w:rPr>
          <w:rFonts w:ascii="Garamond" w:eastAsia="Times New Roman" w:hAnsi="Garamond" w:cs="Times New Roman"/>
          <w:lang w:eastAsia="pt-PT"/>
        </w:rPr>
        <w:t xml:space="preserve">5 - Os tanques devem possuir água de qualidade adequada aos animais que a utilizem, nomeadamente tratada por produtos ou substâncias que não prejudiquem a sua saúde. </w:t>
      </w:r>
    </w:p>
    <w:p w14:paraId="2D84FBFD" w14:textId="51BC0755"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6 - As instalações devem dispor de abrigos para que os animais se protejam de condições climáticas adversas.</w:t>
      </w:r>
    </w:p>
    <w:p w14:paraId="4C93AF48" w14:textId="77777777" w:rsidR="00E004FB" w:rsidRDefault="00D2458D" w:rsidP="00E004FB">
      <w:pPr>
        <w:spacing w:line="360" w:lineRule="auto"/>
        <w:rPr>
          <w:rFonts w:ascii="Garamond" w:eastAsia="Times New Roman" w:hAnsi="Garamond" w:cs="Times New Roman"/>
          <w:lang w:eastAsia="pt-PT"/>
        </w:rPr>
      </w:pPr>
      <w:r w:rsidRPr="000041C8">
        <w:rPr>
          <w:rFonts w:ascii="Garamond" w:eastAsia="Times New Roman" w:hAnsi="Garamond" w:cs="Times New Roman"/>
          <w:lang w:eastAsia="pt-PT"/>
        </w:rPr>
        <w:t>7 – Deve ser evitado o ruído excessivo ou contínuo.</w:t>
      </w:r>
    </w:p>
    <w:p w14:paraId="4ED5EB21" w14:textId="77777777" w:rsidR="00E004FB" w:rsidRDefault="00E004FB" w:rsidP="00A95B79">
      <w:pPr>
        <w:spacing w:line="360" w:lineRule="auto"/>
        <w:jc w:val="center"/>
        <w:rPr>
          <w:rFonts w:ascii="Garamond" w:eastAsia="Times New Roman" w:hAnsi="Garamond" w:cs="Times New Roman"/>
          <w:lang w:eastAsia="pt-PT"/>
        </w:rPr>
      </w:pPr>
    </w:p>
    <w:p w14:paraId="32678267" w14:textId="4BF9F26C" w:rsidR="003D15F2" w:rsidRPr="000041C8" w:rsidRDefault="003D15F2" w:rsidP="00A95B7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Artigo 4</w:t>
      </w:r>
      <w:r w:rsidR="00E238BA">
        <w:rPr>
          <w:rFonts w:ascii="Garamond" w:eastAsia="Times New Roman" w:hAnsi="Garamond" w:cs="Times New Roman"/>
          <w:b/>
          <w:bCs/>
          <w:lang w:eastAsia="pt-PT"/>
        </w:rPr>
        <w:t>9</w:t>
      </w:r>
      <w:r w:rsidRPr="000041C8">
        <w:rPr>
          <w:rFonts w:ascii="Garamond" w:eastAsia="Times New Roman" w:hAnsi="Garamond" w:cs="Times New Roman"/>
          <w:b/>
          <w:bCs/>
          <w:lang w:eastAsia="pt-PT"/>
        </w:rPr>
        <w:t>.º</w:t>
      </w:r>
    </w:p>
    <w:p w14:paraId="48026B81" w14:textId="77777777" w:rsidR="003D15F2" w:rsidRPr="000041C8" w:rsidRDefault="7EF12E01" w:rsidP="00A95B79">
      <w:pPr>
        <w:spacing w:line="360" w:lineRule="auto"/>
        <w:jc w:val="center"/>
        <w:rPr>
          <w:rFonts w:ascii="Garamond" w:eastAsia="Times New Roman" w:hAnsi="Garamond" w:cs="Times New Roman"/>
          <w:lang w:eastAsia="pt-PT"/>
        </w:rPr>
      </w:pPr>
      <w:commentRangeStart w:id="1805"/>
      <w:commentRangeStart w:id="1806"/>
      <w:r w:rsidRPr="592F0569">
        <w:rPr>
          <w:rFonts w:ascii="Garamond" w:eastAsia="Times New Roman" w:hAnsi="Garamond" w:cs="Times New Roman"/>
          <w:lang w:eastAsia="pt-PT"/>
        </w:rPr>
        <w:t>Carga</w:t>
      </w:r>
      <w:commentRangeEnd w:id="1805"/>
      <w:r w:rsidR="003D15F2" w:rsidRPr="592F0569">
        <w:rPr>
          <w:rStyle w:val="CommentReference"/>
          <w:rFonts w:ascii="Garamond" w:eastAsia="Times New Roman" w:hAnsi="Garamond" w:cs="Times New Roman"/>
          <w:sz w:val="24"/>
          <w:szCs w:val="24"/>
          <w:lang w:eastAsia="pt-PT"/>
        </w:rPr>
        <w:commentReference w:id="1805"/>
      </w:r>
      <w:commentRangeEnd w:id="1806"/>
      <w:r w:rsidRPr="592F0569">
        <w:rPr>
          <w:rStyle w:val="CommentReference"/>
          <w:rFonts w:ascii="Garamond" w:eastAsia="Times New Roman" w:hAnsi="Garamond" w:cs="Times New Roman"/>
          <w:sz w:val="24"/>
          <w:szCs w:val="24"/>
          <w:lang w:eastAsia="pt-PT"/>
        </w:rPr>
        <w:commentReference w:id="1806"/>
      </w:r>
      <w:r w:rsidRPr="592F0569">
        <w:rPr>
          <w:rFonts w:ascii="Garamond" w:eastAsia="Times New Roman" w:hAnsi="Garamond" w:cs="Times New Roman"/>
          <w:lang w:eastAsia="pt-PT"/>
        </w:rPr>
        <w:t xml:space="preserve"> e descarga de animais</w:t>
      </w:r>
    </w:p>
    <w:p w14:paraId="65C2365A" w14:textId="56856B7D" w:rsidR="003D15F2" w:rsidRDefault="004D7B75" w:rsidP="00A95B79">
      <w:pPr>
        <w:spacing w:line="360" w:lineRule="auto"/>
        <w:jc w:val="both"/>
        <w:rPr>
          <w:rFonts w:ascii="Garamond" w:eastAsia="Times New Roman" w:hAnsi="Garamond" w:cs="Times New Roman"/>
          <w:lang w:eastAsia="pt-PT"/>
        </w:rPr>
      </w:pPr>
      <w:r>
        <w:rPr>
          <w:rFonts w:ascii="Garamond" w:eastAsia="Times New Roman" w:hAnsi="Garamond" w:cs="Times New Roman"/>
          <w:lang w:eastAsia="pt-PT"/>
        </w:rPr>
        <w:t>Os</w:t>
      </w:r>
      <w:r w:rsidR="003D15F2" w:rsidRPr="000041C8">
        <w:rPr>
          <w:rFonts w:ascii="Garamond" w:eastAsia="Times New Roman" w:hAnsi="Garamond" w:cs="Times New Roman"/>
          <w:lang w:eastAsia="pt-PT"/>
        </w:rPr>
        <w:t xml:space="preserve"> alojamentos devem dispor de estruturas e equipamentos adequados à carga ou à descarga dos animais dos meios de transporte, assegurando-se que os mesmos não sejam maltratados ou derrubados durante aquelas operações</w:t>
      </w:r>
      <w:r w:rsidR="008134CF" w:rsidRPr="000041C8">
        <w:rPr>
          <w:rFonts w:ascii="Garamond" w:eastAsia="Times New Roman" w:hAnsi="Garamond" w:cs="Times New Roman"/>
          <w:lang w:eastAsia="pt-PT"/>
        </w:rPr>
        <w:t>,</w:t>
      </w:r>
      <w:r>
        <w:rPr>
          <w:rFonts w:ascii="Garamond" w:eastAsia="Times New Roman" w:hAnsi="Garamond" w:cs="Times New Roman"/>
          <w:lang w:eastAsia="pt-PT"/>
        </w:rPr>
        <w:t xml:space="preserve"> e</w:t>
      </w:r>
      <w:r w:rsidR="008134CF" w:rsidRPr="000041C8">
        <w:rPr>
          <w:rFonts w:ascii="Garamond" w:eastAsia="Times New Roman" w:hAnsi="Garamond" w:cs="Times New Roman"/>
          <w:lang w:eastAsia="pt-PT"/>
        </w:rPr>
        <w:t xml:space="preserve"> evitando-se</w:t>
      </w:r>
      <w:r w:rsidR="003D15F2" w:rsidRPr="000041C8">
        <w:rPr>
          <w:rFonts w:ascii="Garamond" w:eastAsia="Times New Roman" w:hAnsi="Garamond" w:cs="Times New Roman"/>
          <w:lang w:eastAsia="pt-PT"/>
        </w:rPr>
        <w:t xml:space="preserve"> as situações que lhes possam provocar medo ou excitação desnecessários.</w:t>
      </w:r>
    </w:p>
    <w:p w14:paraId="24178A28" w14:textId="77777777" w:rsidR="00BB1A86" w:rsidRDefault="00BB1A86" w:rsidP="00A95B79">
      <w:pPr>
        <w:spacing w:line="360" w:lineRule="auto"/>
        <w:jc w:val="both"/>
        <w:rPr>
          <w:rFonts w:ascii="Garamond" w:eastAsia="Times New Roman" w:hAnsi="Garamond" w:cs="Times New Roman"/>
          <w:lang w:eastAsia="pt-PT"/>
        </w:rPr>
      </w:pPr>
    </w:p>
    <w:p w14:paraId="1C3A4FD0" w14:textId="77777777" w:rsidR="00BB1A86" w:rsidRDefault="00BB1A86" w:rsidP="00A95B79">
      <w:pPr>
        <w:spacing w:line="360" w:lineRule="auto"/>
        <w:jc w:val="both"/>
        <w:rPr>
          <w:rFonts w:ascii="Garamond" w:eastAsia="Times New Roman" w:hAnsi="Garamond" w:cs="Times New Roman"/>
          <w:lang w:eastAsia="pt-PT"/>
        </w:rPr>
      </w:pPr>
    </w:p>
    <w:p w14:paraId="6BDFE968" w14:textId="77777777" w:rsidR="00BB1A86" w:rsidRPr="000041C8" w:rsidRDefault="00BB1A86" w:rsidP="00A95B79">
      <w:pPr>
        <w:spacing w:line="360" w:lineRule="auto"/>
        <w:jc w:val="both"/>
        <w:rPr>
          <w:rFonts w:ascii="Garamond" w:eastAsia="Times New Roman" w:hAnsi="Garamond" w:cs="Times New Roman"/>
          <w:lang w:eastAsia="pt-PT"/>
        </w:rPr>
      </w:pPr>
    </w:p>
    <w:p w14:paraId="324F17C4" w14:textId="1CE212B0" w:rsidR="003D15F2" w:rsidRPr="000041C8" w:rsidRDefault="003D15F2" w:rsidP="00A95B7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 xml:space="preserve">Artigo </w:t>
      </w:r>
      <w:r w:rsidR="00E238BA">
        <w:rPr>
          <w:rFonts w:ascii="Garamond" w:eastAsia="Times New Roman" w:hAnsi="Garamond" w:cs="Times New Roman"/>
          <w:b/>
          <w:bCs/>
          <w:lang w:eastAsia="pt-PT"/>
        </w:rPr>
        <w:t>50</w:t>
      </w:r>
      <w:r w:rsidRPr="000041C8">
        <w:rPr>
          <w:rFonts w:ascii="Garamond" w:eastAsia="Times New Roman" w:hAnsi="Garamond" w:cs="Times New Roman"/>
          <w:b/>
          <w:bCs/>
          <w:lang w:eastAsia="pt-PT"/>
        </w:rPr>
        <w:t>.º</w:t>
      </w:r>
    </w:p>
    <w:p w14:paraId="1F4F88CE" w14:textId="77777777" w:rsidR="003D15F2" w:rsidRPr="000041C8" w:rsidRDefault="003D15F2" w:rsidP="00A95B79">
      <w:pPr>
        <w:spacing w:line="360" w:lineRule="auto"/>
        <w:jc w:val="center"/>
        <w:rPr>
          <w:rFonts w:ascii="Garamond" w:eastAsia="Times New Roman" w:hAnsi="Garamond" w:cs="Times New Roman"/>
          <w:lang w:eastAsia="pt-PT"/>
        </w:rPr>
      </w:pPr>
      <w:r w:rsidRPr="000041C8">
        <w:rPr>
          <w:rFonts w:ascii="Garamond" w:eastAsia="Times New Roman" w:hAnsi="Garamond" w:cs="Times New Roman"/>
          <w:lang w:eastAsia="pt-PT"/>
        </w:rPr>
        <w:t>Sistemas de proteção</w:t>
      </w:r>
    </w:p>
    <w:p w14:paraId="0F6264AB" w14:textId="2FFF45E5" w:rsidR="008134CF" w:rsidRDefault="6B105ACB" w:rsidP="008134CF">
      <w:pPr>
        <w:spacing w:line="360" w:lineRule="auto"/>
        <w:rPr>
          <w:ins w:id="1807" w:author="Maria Cristina Tavares Briosa" w:date="2025-10-23T17:39:00Z" w16du:dateUtc="2025-10-23T16:39:00Z"/>
          <w:rFonts w:ascii="Garamond" w:eastAsia="Times New Roman" w:hAnsi="Garamond" w:cs="Times New Roman"/>
          <w:lang w:eastAsia="pt-PT"/>
        </w:rPr>
      </w:pPr>
      <w:commentRangeStart w:id="1808"/>
      <w:commentRangeStart w:id="1809"/>
      <w:r w:rsidRPr="036812A3">
        <w:rPr>
          <w:rFonts w:ascii="Garamond" w:eastAsia="Times New Roman" w:hAnsi="Garamond" w:cs="Times New Roman"/>
          <w:lang w:eastAsia="pt-PT"/>
        </w:rPr>
        <w:t>Os</w:t>
      </w:r>
      <w:r w:rsidR="33DC1473" w:rsidRPr="036812A3">
        <w:rPr>
          <w:rFonts w:ascii="Garamond" w:eastAsia="Times New Roman" w:hAnsi="Garamond" w:cs="Times New Roman"/>
          <w:lang w:eastAsia="pt-PT"/>
        </w:rPr>
        <w:t xml:space="preserve"> alojamentos devem assegurar as medidas de proteção contra incêndios previstas pela Autoridade Nacional de Emergência e Proteção Civil para o efeito</w:t>
      </w:r>
      <w:r w:rsidR="0A97F73E" w:rsidRPr="036812A3">
        <w:rPr>
          <w:rFonts w:ascii="Garamond" w:eastAsia="Times New Roman" w:hAnsi="Garamond" w:cs="Times New Roman"/>
          <w:lang w:eastAsia="pt-PT"/>
        </w:rPr>
        <w:t>.</w:t>
      </w:r>
      <w:r w:rsidR="33DC1473" w:rsidRPr="036812A3">
        <w:rPr>
          <w:rFonts w:ascii="Garamond" w:eastAsia="Times New Roman" w:hAnsi="Garamond" w:cs="Times New Roman"/>
          <w:lang w:eastAsia="pt-PT"/>
        </w:rPr>
        <w:t xml:space="preserve"> </w:t>
      </w:r>
      <w:commentRangeEnd w:id="1809"/>
      <w:r w:rsidR="00E14B9D">
        <w:rPr>
          <w:rStyle w:val="CommentReference"/>
          <w:rFonts w:ascii="Garamond" w:eastAsia="Times New Roman" w:hAnsi="Garamond" w:cs="Times New Roman"/>
          <w:sz w:val="24"/>
          <w:szCs w:val="24"/>
          <w:lang w:eastAsia="pt-PT"/>
        </w:rPr>
        <w:commentReference w:id="1809"/>
      </w:r>
      <w:commentRangeEnd w:id="1808"/>
      <w:r w:rsidR="00E14B9D">
        <w:rPr>
          <w:rStyle w:val="CommentReference"/>
          <w:rFonts w:ascii="Garamond" w:eastAsia="Times New Roman" w:hAnsi="Garamond" w:cs="Times New Roman"/>
          <w:sz w:val="24"/>
          <w:szCs w:val="24"/>
          <w:lang w:eastAsia="pt-PT"/>
        </w:rPr>
        <w:commentReference w:id="1808"/>
      </w:r>
    </w:p>
    <w:p w14:paraId="11C0F3D4" w14:textId="77777777" w:rsidR="00307F4B" w:rsidRPr="00307F4B" w:rsidRDefault="00307F4B" w:rsidP="00590582">
      <w:pPr>
        <w:spacing w:line="360" w:lineRule="auto"/>
        <w:jc w:val="both"/>
        <w:rPr>
          <w:ins w:id="1810" w:author="Maria Cristina Tavares Briosa" w:date="2025-10-23T17:40:00Z"/>
          <w:rFonts w:ascii="Garamond" w:eastAsia="Times New Roman" w:hAnsi="Garamond" w:cs="Times New Roman"/>
          <w:highlight w:val="yellow"/>
          <w:lang w:eastAsia="pt-PT"/>
        </w:rPr>
      </w:pPr>
      <w:ins w:id="1811" w:author="Maria Cristina Tavares Briosa" w:date="2025-10-23T17:40:00Z">
        <w:r w:rsidRPr="00307F4B">
          <w:rPr>
            <w:rFonts w:ascii="Garamond" w:eastAsia="Times New Roman" w:hAnsi="Garamond" w:cs="Times New Roman"/>
            <w:b/>
            <w:bCs/>
            <w:lang w:eastAsia="pt-PT"/>
          </w:rPr>
          <w:br/>
        </w:r>
        <w:r w:rsidRPr="00307F4B">
          <w:rPr>
            <w:rFonts w:ascii="Garamond" w:eastAsia="Times New Roman" w:hAnsi="Garamond" w:cs="Times New Roman"/>
            <w:b/>
            <w:bCs/>
            <w:highlight w:val="yellow"/>
            <w:lang w:eastAsia="pt-PT"/>
          </w:rPr>
          <w:t>O "SISTEMA DE PROTEÇÃO CONTRA INCÊNDIOS" DEVERÁ SER COMPOSTO POR:</w:t>
        </w:r>
      </w:ins>
    </w:p>
    <w:p w14:paraId="3256BCDF" w14:textId="77777777" w:rsidR="00307F4B" w:rsidRPr="00307F4B" w:rsidRDefault="00307F4B" w:rsidP="00590582">
      <w:pPr>
        <w:numPr>
          <w:ilvl w:val="0"/>
          <w:numId w:val="38"/>
        </w:numPr>
        <w:spacing w:line="360" w:lineRule="auto"/>
        <w:jc w:val="both"/>
        <w:rPr>
          <w:ins w:id="1812" w:author="Maria Cristina Tavares Briosa" w:date="2025-10-23T17:40:00Z"/>
          <w:rFonts w:ascii="Garamond" w:eastAsia="Times New Roman" w:hAnsi="Garamond" w:cs="Times New Roman"/>
          <w:highlight w:val="yellow"/>
          <w:lang w:eastAsia="pt-PT"/>
        </w:rPr>
      </w:pPr>
      <w:ins w:id="1813" w:author="Maria Cristina Tavares Briosa" w:date="2025-10-23T17:40:00Z">
        <w:r w:rsidRPr="00307F4B">
          <w:rPr>
            <w:rFonts w:ascii="Garamond" w:eastAsia="Times New Roman" w:hAnsi="Garamond" w:cs="Times New Roman"/>
            <w:highlight w:val="yellow"/>
            <w:u w:val="single"/>
            <w:lang w:eastAsia="pt-PT"/>
          </w:rPr>
          <w:t>Sistema Automático de Deteção de Incêndio</w:t>
        </w:r>
        <w:r w:rsidRPr="00307F4B">
          <w:rPr>
            <w:rFonts w:ascii="Garamond" w:eastAsia="Times New Roman" w:hAnsi="Garamond" w:cs="Times New Roman"/>
            <w:highlight w:val="yellow"/>
            <w:lang w:eastAsia="pt-PT"/>
          </w:rPr>
          <w:t>: Detetores automáticos, botão de acionamento de alarme junto ás saídas, fonte local de alimentação, difusão de alarme no exterior</w:t>
        </w:r>
      </w:ins>
    </w:p>
    <w:p w14:paraId="44987AF9" w14:textId="77777777" w:rsidR="00307F4B" w:rsidRPr="00307F4B" w:rsidRDefault="00307F4B" w:rsidP="00590582">
      <w:pPr>
        <w:numPr>
          <w:ilvl w:val="0"/>
          <w:numId w:val="38"/>
        </w:numPr>
        <w:spacing w:line="360" w:lineRule="auto"/>
        <w:jc w:val="both"/>
        <w:rPr>
          <w:ins w:id="1814" w:author="Maria Cristina Tavares Briosa" w:date="2025-10-23T17:40:00Z"/>
          <w:rFonts w:ascii="Garamond" w:eastAsia="Times New Roman" w:hAnsi="Garamond" w:cs="Times New Roman"/>
          <w:highlight w:val="yellow"/>
          <w:lang w:eastAsia="pt-PT"/>
        </w:rPr>
      </w:pPr>
      <w:ins w:id="1815" w:author="Maria Cristina Tavares Briosa" w:date="2025-10-23T17:40:00Z">
        <w:r w:rsidRPr="00307F4B">
          <w:rPr>
            <w:rFonts w:ascii="Garamond" w:eastAsia="Times New Roman" w:hAnsi="Garamond" w:cs="Times New Roman"/>
            <w:highlight w:val="yellow"/>
            <w:u w:val="single"/>
            <w:lang w:eastAsia="pt-PT"/>
          </w:rPr>
          <w:t>Meios de 1ª intervenção</w:t>
        </w:r>
        <w:r w:rsidRPr="00307F4B">
          <w:rPr>
            <w:rFonts w:ascii="Garamond" w:eastAsia="Times New Roman" w:hAnsi="Garamond" w:cs="Times New Roman"/>
            <w:highlight w:val="yellow"/>
            <w:lang w:eastAsia="pt-PT"/>
          </w:rPr>
          <w:t>: extintores de água aditivada (2 por piso/ 1 por 200m2)</w:t>
        </w:r>
      </w:ins>
    </w:p>
    <w:p w14:paraId="62B95C02" w14:textId="77777777" w:rsidR="008072E7" w:rsidRDefault="008072E7" w:rsidP="00590582">
      <w:pPr>
        <w:spacing w:line="360" w:lineRule="auto"/>
        <w:jc w:val="both"/>
        <w:rPr>
          <w:ins w:id="1816" w:author="Maria Cristina Tavares Briosa" w:date="2025-10-22T17:28:00Z" w16du:dateUtc="2025-10-22T16:28:00Z"/>
          <w:rFonts w:ascii="Garamond" w:eastAsia="Times New Roman" w:hAnsi="Garamond" w:cs="Times New Roman"/>
          <w:lang w:eastAsia="pt-PT"/>
        </w:rPr>
      </w:pPr>
    </w:p>
    <w:p w14:paraId="6FFFFD3C" w14:textId="098A22BF" w:rsidR="00DF6BB5" w:rsidDel="00BD7575" w:rsidRDefault="00053B8C" w:rsidP="00590582">
      <w:pPr>
        <w:spacing w:line="360" w:lineRule="auto"/>
        <w:jc w:val="both"/>
        <w:rPr>
          <w:del w:id="1817" w:author="Maria Cristina Tavares Briosa" w:date="2025-10-22T18:09:00Z" w16du:dateUtc="2025-10-22T17:09:00Z"/>
          <w:rFonts w:ascii="Garamond" w:eastAsia="Times New Roman" w:hAnsi="Garamond" w:cs="Times New Roman"/>
          <w:lang w:eastAsia="pt-PT"/>
        </w:rPr>
      </w:pPr>
      <w:ins w:id="1818" w:author="Maria Cristina Tavares Briosa" w:date="2025-10-22T18:09:00Z" w16du:dateUtc="2025-10-22T17:09:00Z">
        <w:r>
          <w:rPr>
            <w:rFonts w:ascii="Garamond" w:eastAsia="Times New Roman" w:hAnsi="Garamond" w:cs="Times New Roman"/>
            <w:lang w:eastAsia="pt-PT"/>
          </w:rPr>
          <w:t xml:space="preserve">Consultado </w:t>
        </w:r>
      </w:ins>
      <w:ins w:id="1819" w:author="Maria Cristina Tavares Briosa" w:date="2025-10-22T18:10:00Z" w16du:dateUtc="2025-10-22T17:10:00Z">
        <w:r>
          <w:rPr>
            <w:rFonts w:ascii="Garamond" w:eastAsia="Times New Roman" w:hAnsi="Garamond" w:cs="Times New Roman"/>
            <w:lang w:eastAsia="pt-PT"/>
          </w:rPr>
          <w:t xml:space="preserve">o portal da ANEPC não vejo quais as medidas </w:t>
        </w:r>
        <w:r w:rsidR="00B37B6B">
          <w:rPr>
            <w:rFonts w:ascii="Garamond" w:eastAsia="Times New Roman" w:hAnsi="Garamond" w:cs="Times New Roman"/>
            <w:lang w:eastAsia="pt-PT"/>
          </w:rPr>
          <w:t>previstas pela ANEPC nos alojamentos de animais. Quando do tema dos SADI nas explorações pecuárias disseram-</w:t>
        </w:r>
      </w:ins>
      <w:ins w:id="1820" w:author="Maria Cristina Tavares Briosa" w:date="2025-10-23T17:30:00Z" w16du:dateUtc="2025-10-23T16:30:00Z">
        <w:r w:rsidR="00D0774F">
          <w:rPr>
            <w:rFonts w:ascii="Garamond" w:eastAsia="Times New Roman" w:hAnsi="Garamond" w:cs="Times New Roman"/>
            <w:lang w:eastAsia="pt-PT"/>
          </w:rPr>
          <w:t xml:space="preserve">nos que a </w:t>
        </w:r>
      </w:ins>
      <w:ins w:id="1821" w:author="Maria Cristina Tavares Briosa" w:date="2025-10-23T17:31:00Z" w16du:dateUtc="2025-10-23T16:31:00Z">
        <w:r w:rsidR="00D0774F">
          <w:rPr>
            <w:rFonts w:ascii="Garamond" w:eastAsia="Times New Roman" w:hAnsi="Garamond" w:cs="Times New Roman"/>
            <w:lang w:eastAsia="pt-PT"/>
          </w:rPr>
          <w:t>ANEPX não tinha normas para edifícios com animais, só para pessoas.</w:t>
        </w:r>
      </w:ins>
    </w:p>
    <w:p w14:paraId="41D1F3E4" w14:textId="77777777" w:rsidR="00BD7575" w:rsidRPr="000041C8" w:rsidRDefault="00BD7575" w:rsidP="00590582">
      <w:pPr>
        <w:spacing w:line="360" w:lineRule="auto"/>
        <w:jc w:val="both"/>
        <w:rPr>
          <w:ins w:id="1822" w:author="Susana Margarida Gonçalves Silva Santos" w:date="2025-10-24T12:02:00Z" w16du:dateUtc="2025-10-24T11:02:00Z"/>
          <w:rFonts w:ascii="Garamond" w:eastAsia="Times New Roman" w:hAnsi="Garamond" w:cs="Times New Roman"/>
          <w:lang w:eastAsia="pt-PT"/>
        </w:rPr>
      </w:pPr>
    </w:p>
    <w:p w14:paraId="494EE339" w14:textId="5C0D21EA" w:rsidR="003D15F2" w:rsidRPr="000041C8" w:rsidRDefault="003D15F2" w:rsidP="00A95B7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 xml:space="preserve">Artigo </w:t>
      </w:r>
      <w:r w:rsidR="00E238BA">
        <w:rPr>
          <w:rFonts w:ascii="Garamond" w:eastAsia="Times New Roman" w:hAnsi="Garamond" w:cs="Times New Roman"/>
          <w:b/>
          <w:bCs/>
          <w:lang w:eastAsia="pt-PT"/>
        </w:rPr>
        <w:t>51</w:t>
      </w:r>
      <w:r w:rsidRPr="000041C8">
        <w:rPr>
          <w:rFonts w:ascii="Garamond" w:eastAsia="Times New Roman" w:hAnsi="Garamond" w:cs="Times New Roman"/>
          <w:b/>
          <w:bCs/>
          <w:lang w:eastAsia="pt-PT"/>
        </w:rPr>
        <w:t>.º</w:t>
      </w:r>
    </w:p>
    <w:p w14:paraId="726FD626" w14:textId="77777777" w:rsidR="003D15F2" w:rsidRPr="000041C8" w:rsidRDefault="003D15F2" w:rsidP="00A95B79">
      <w:pPr>
        <w:spacing w:line="360" w:lineRule="auto"/>
        <w:jc w:val="center"/>
        <w:rPr>
          <w:rFonts w:ascii="Garamond" w:eastAsia="Times New Roman" w:hAnsi="Garamond" w:cs="Times New Roman"/>
          <w:lang w:eastAsia="pt-PT"/>
        </w:rPr>
      </w:pPr>
      <w:r w:rsidRPr="000041C8">
        <w:rPr>
          <w:rFonts w:ascii="Garamond" w:eastAsia="Times New Roman" w:hAnsi="Garamond" w:cs="Times New Roman"/>
          <w:lang w:eastAsia="pt-PT"/>
        </w:rPr>
        <w:t>Alimentação e abeberamento</w:t>
      </w:r>
    </w:p>
    <w:p w14:paraId="4A6481D1" w14:textId="77777777" w:rsidR="003D15F2" w:rsidRPr="000041C8" w:rsidRDefault="003D15F2" w:rsidP="00A95B79">
      <w:pPr>
        <w:spacing w:line="360" w:lineRule="auto"/>
        <w:jc w:val="both"/>
        <w:rPr>
          <w:rFonts w:ascii="Garamond" w:eastAsia="Times New Roman" w:hAnsi="Garamond" w:cs="Times New Roman"/>
          <w:lang w:eastAsia="pt-PT"/>
        </w:rPr>
      </w:pPr>
      <w:r w:rsidRPr="578B151F">
        <w:rPr>
          <w:rFonts w:ascii="Garamond" w:eastAsia="Times New Roman" w:hAnsi="Garamond" w:cs="Times New Roman"/>
          <w:lang w:eastAsia="pt-PT"/>
        </w:rPr>
        <w:t xml:space="preserve">1 - Deve existir um programa de alimentação bem definido, de valor nutritivo adequado e distribuído em quantidade suficiente para satisfazer as necessidades alimentares das espécies e dos indivíduos de acordo com a fase de evolução fisiológica em que se encontram, nomeadamente idade, sexo, fêmeas prenhes ou em fase de lactação. </w:t>
      </w:r>
    </w:p>
    <w:p w14:paraId="0CD5167B" w14:textId="3E4E2397"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2 - As refeições devem ainda </w:t>
      </w:r>
      <w:r w:rsidR="008134CF" w:rsidRPr="000041C8">
        <w:rPr>
          <w:rFonts w:ascii="Garamond" w:eastAsia="Times New Roman" w:hAnsi="Garamond" w:cs="Times New Roman"/>
          <w:lang w:eastAsia="pt-PT"/>
        </w:rPr>
        <w:t>ser distribuídas</w:t>
      </w:r>
      <w:r w:rsidRPr="000041C8">
        <w:rPr>
          <w:rFonts w:ascii="Garamond" w:eastAsia="Times New Roman" w:hAnsi="Garamond" w:cs="Times New Roman"/>
          <w:lang w:eastAsia="pt-PT"/>
        </w:rPr>
        <w:t xml:space="preserve"> segundo a rotina que mais se adequar à espécie e de forma a manter aspetos do seu comportamento alimentar natural</w:t>
      </w:r>
      <w:r w:rsidR="00B25F8F" w:rsidRPr="000041C8">
        <w:rPr>
          <w:rFonts w:ascii="Garamond" w:eastAsia="Times New Roman" w:hAnsi="Garamond" w:cs="Times New Roman"/>
          <w:lang w:eastAsia="pt-PT"/>
        </w:rPr>
        <w:t>, incluindo come</w:t>
      </w:r>
      <w:r w:rsidR="006A403E" w:rsidRPr="000041C8">
        <w:rPr>
          <w:rFonts w:ascii="Garamond" w:eastAsia="Times New Roman" w:hAnsi="Garamond" w:cs="Times New Roman"/>
          <w:lang w:eastAsia="pt-PT"/>
        </w:rPr>
        <w:t>douros interativos e outros dispositivos adequados à espécie</w:t>
      </w:r>
      <w:r w:rsidRPr="000041C8">
        <w:rPr>
          <w:rFonts w:ascii="Garamond" w:eastAsia="Times New Roman" w:hAnsi="Garamond" w:cs="Times New Roman"/>
          <w:lang w:eastAsia="pt-PT"/>
        </w:rPr>
        <w:t xml:space="preserve">. </w:t>
      </w:r>
    </w:p>
    <w:p w14:paraId="65CC2135" w14:textId="665232A4"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3 - O número, formato e distribuição de comedouros e bebedouros deve ser tal que permita aos animais satisfazerem as suas necessidades sem que haja competição dentro do grupo. </w:t>
      </w:r>
    </w:p>
    <w:p w14:paraId="6322D4C1" w14:textId="4498E31C"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4 - Os alimentos devem ser preparados e armazenados de acordo com padrões estritos de higiene, em locais secos, limpos, livres de agentes patogénicos e de produtos tóxicos e, no caso dos alimentos compostos, devem, ainda, ser armazenados sobre estrados ou prateleiras. </w:t>
      </w:r>
    </w:p>
    <w:p w14:paraId="4A48DC89" w14:textId="11D88E0E"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5 </w:t>
      </w:r>
      <w:r w:rsidR="005135BB" w:rsidRPr="000041C8">
        <w:rPr>
          <w:rFonts w:ascii="Garamond" w:eastAsia="Times New Roman" w:hAnsi="Garamond" w:cs="Times New Roman"/>
          <w:lang w:eastAsia="pt-PT"/>
        </w:rPr>
        <w:t>–</w:t>
      </w:r>
      <w:r w:rsidRPr="000041C8">
        <w:rPr>
          <w:rFonts w:ascii="Garamond" w:eastAsia="Times New Roman" w:hAnsi="Garamond" w:cs="Times New Roman"/>
          <w:lang w:eastAsia="pt-PT"/>
        </w:rPr>
        <w:t xml:space="preserve"> </w:t>
      </w:r>
      <w:r w:rsidR="005135BB" w:rsidRPr="000041C8">
        <w:rPr>
          <w:rFonts w:ascii="Garamond" w:eastAsia="Times New Roman" w:hAnsi="Garamond" w:cs="Times New Roman"/>
          <w:lang w:eastAsia="pt-PT"/>
        </w:rPr>
        <w:t>Sempre que se justifique, d</w:t>
      </w:r>
      <w:r w:rsidRPr="000041C8">
        <w:rPr>
          <w:rFonts w:ascii="Garamond" w:eastAsia="Times New Roman" w:hAnsi="Garamond" w:cs="Times New Roman"/>
          <w:lang w:eastAsia="pt-PT"/>
        </w:rPr>
        <w:t xml:space="preserve">evem existir aparelhos de frio para uma eficiente conservação dos alimentos. </w:t>
      </w:r>
    </w:p>
    <w:p w14:paraId="6841473D" w14:textId="5353008B" w:rsidR="003D15F2" w:rsidRPr="000041C8" w:rsidRDefault="178AD7F6" w:rsidP="00A95B79">
      <w:pPr>
        <w:spacing w:line="360" w:lineRule="auto"/>
        <w:jc w:val="both"/>
        <w:rPr>
          <w:rFonts w:ascii="Garamond" w:eastAsia="Times New Roman" w:hAnsi="Garamond" w:cs="Times New Roman"/>
          <w:lang w:eastAsia="pt-PT"/>
        </w:rPr>
      </w:pPr>
      <w:r w:rsidRPr="036812A3">
        <w:rPr>
          <w:rFonts w:ascii="Garamond" w:eastAsia="Times New Roman" w:hAnsi="Garamond" w:cs="Times New Roman"/>
          <w:lang w:eastAsia="pt-PT"/>
        </w:rPr>
        <w:t>6 - Os animais devem dispor de água potável e sem qualquer restrição, salvo por razões médico-veterinárias</w:t>
      </w:r>
      <w:ins w:id="1823" w:author="Susana Margarida Gonçalves Silva Santos" w:date="2025-10-07T11:04:00Z" w16du:dateUtc="2025-10-07T10:04:00Z">
        <w:r w:rsidR="000D74F1">
          <w:rPr>
            <w:rFonts w:ascii="Garamond" w:eastAsia="Times New Roman" w:hAnsi="Garamond" w:cs="Times New Roman"/>
            <w:lang w:eastAsia="pt-PT"/>
          </w:rPr>
          <w:t>, devidamente documentad</w:t>
        </w:r>
        <w:del w:id="1824" w:author="Maria Cristina Tavares Briosa" w:date="2025-10-27T10:59:00Z" w16du:dateUtc="2025-10-27T10:59:00Z">
          <w:r w:rsidR="000D74F1" w:rsidDel="009C766C">
            <w:rPr>
              <w:rFonts w:ascii="Garamond" w:eastAsia="Times New Roman" w:hAnsi="Garamond" w:cs="Times New Roman"/>
              <w:lang w:eastAsia="pt-PT"/>
            </w:rPr>
            <w:delText>o</w:delText>
          </w:r>
        </w:del>
      </w:ins>
      <w:ins w:id="1825" w:author="Maria Cristina Tavares Briosa" w:date="2025-10-27T10:59:00Z" w16du:dateUtc="2025-10-27T10:59:00Z">
        <w:r w:rsidR="009C766C">
          <w:rPr>
            <w:rFonts w:ascii="Garamond" w:eastAsia="Times New Roman" w:hAnsi="Garamond" w:cs="Times New Roman"/>
            <w:lang w:eastAsia="pt-PT"/>
          </w:rPr>
          <w:t>as</w:t>
        </w:r>
      </w:ins>
      <w:r w:rsidRPr="036812A3">
        <w:rPr>
          <w:rFonts w:ascii="Garamond" w:eastAsia="Times New Roman" w:hAnsi="Garamond" w:cs="Times New Roman"/>
          <w:lang w:eastAsia="pt-PT"/>
        </w:rPr>
        <w:t>.</w:t>
      </w:r>
    </w:p>
    <w:p w14:paraId="3D697FA7" w14:textId="2E805B9D" w:rsidR="003D15F2" w:rsidRPr="000041C8" w:rsidRDefault="003D15F2" w:rsidP="00A95B7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 xml:space="preserve">Artigo </w:t>
      </w:r>
      <w:r w:rsidR="00E238BA">
        <w:rPr>
          <w:rFonts w:ascii="Garamond" w:eastAsia="Times New Roman" w:hAnsi="Garamond" w:cs="Times New Roman"/>
          <w:b/>
          <w:bCs/>
          <w:lang w:eastAsia="pt-PT"/>
        </w:rPr>
        <w:t>52</w:t>
      </w:r>
      <w:r w:rsidRPr="000041C8">
        <w:rPr>
          <w:rFonts w:ascii="Garamond" w:eastAsia="Times New Roman" w:hAnsi="Garamond" w:cs="Times New Roman"/>
          <w:b/>
          <w:bCs/>
          <w:lang w:eastAsia="pt-PT"/>
        </w:rPr>
        <w:t>.º</w:t>
      </w:r>
    </w:p>
    <w:p w14:paraId="1352FE6A" w14:textId="77777777" w:rsidR="003D15F2" w:rsidRPr="000041C8" w:rsidRDefault="003D15F2" w:rsidP="00A95B79">
      <w:pPr>
        <w:spacing w:line="360" w:lineRule="auto"/>
        <w:jc w:val="center"/>
        <w:rPr>
          <w:rFonts w:ascii="Garamond" w:eastAsia="Times New Roman" w:hAnsi="Garamond" w:cs="Times New Roman"/>
          <w:lang w:eastAsia="pt-PT"/>
        </w:rPr>
      </w:pPr>
      <w:r w:rsidRPr="000041C8">
        <w:rPr>
          <w:rFonts w:ascii="Garamond" w:eastAsia="Times New Roman" w:hAnsi="Garamond" w:cs="Times New Roman"/>
          <w:lang w:eastAsia="pt-PT"/>
        </w:rPr>
        <w:t>Maneio</w:t>
      </w:r>
    </w:p>
    <w:p w14:paraId="28E32761" w14:textId="2A3CDCD7" w:rsidR="003D15F2" w:rsidRPr="000041C8" w:rsidRDefault="003D15F2" w:rsidP="00A95B79">
      <w:pPr>
        <w:spacing w:line="360" w:lineRule="auto"/>
        <w:jc w:val="both"/>
        <w:rPr>
          <w:rFonts w:ascii="Garamond" w:eastAsia="Times New Roman" w:hAnsi="Garamond" w:cs="Times New Roman"/>
          <w:lang w:eastAsia="pt-PT"/>
        </w:rPr>
      </w:pPr>
      <w:r w:rsidRPr="578B151F">
        <w:rPr>
          <w:rFonts w:ascii="Garamond" w:eastAsia="Times New Roman" w:hAnsi="Garamond" w:cs="Times New Roman"/>
          <w:lang w:eastAsia="pt-PT"/>
        </w:rPr>
        <w:t>1 - A observação diária dos animais e o seu maneio, a organização da dieta e o tratamento médico-veterinário devem ser assegurados por pessoal técnico</w:t>
      </w:r>
      <w:r w:rsidR="00DB1C02">
        <w:t xml:space="preserve"> </w:t>
      </w:r>
      <w:r w:rsidR="00DB1C02" w:rsidRPr="578B151F">
        <w:rPr>
          <w:rFonts w:ascii="Garamond" w:eastAsia="Times New Roman" w:hAnsi="Garamond" w:cs="Times New Roman"/>
          <w:lang w:eastAsia="pt-PT"/>
        </w:rPr>
        <w:t xml:space="preserve">que possua formação teórica e prática específica ministrada ou certificada </w:t>
      </w:r>
      <w:ins w:id="1826" w:author="Susana Margarida Gonçalves Silva Santos" w:date="2025-10-07T11:45:00Z" w16du:dateUtc="2025-10-07T10:45:00Z">
        <w:r w:rsidR="00233B24">
          <w:rPr>
            <w:rFonts w:ascii="Garamond" w:eastAsia="Times New Roman" w:hAnsi="Garamond" w:cs="Times New Roman"/>
            <w:lang w:eastAsia="pt-PT"/>
          </w:rPr>
          <w:t xml:space="preserve">ou reconhecida </w:t>
        </w:r>
      </w:ins>
      <w:r w:rsidR="00DB1C02" w:rsidRPr="578B151F">
        <w:rPr>
          <w:rFonts w:ascii="Garamond" w:eastAsia="Times New Roman" w:hAnsi="Garamond" w:cs="Times New Roman"/>
          <w:lang w:eastAsia="pt-PT"/>
        </w:rPr>
        <w:t>pel</w:t>
      </w:r>
      <w:r w:rsidR="00A94A66" w:rsidRPr="578B151F">
        <w:rPr>
          <w:rFonts w:ascii="Garamond" w:eastAsia="Times New Roman" w:hAnsi="Garamond" w:cs="Times New Roman"/>
          <w:lang w:eastAsia="pt-PT"/>
        </w:rPr>
        <w:t>a DGAV</w:t>
      </w:r>
      <w:r w:rsidR="00DB1C02" w:rsidRPr="578B151F">
        <w:rPr>
          <w:rFonts w:ascii="Garamond" w:eastAsia="Times New Roman" w:hAnsi="Garamond" w:cs="Times New Roman"/>
          <w:lang w:eastAsia="pt-PT"/>
        </w:rPr>
        <w:t xml:space="preserve"> </w:t>
      </w:r>
      <w:r w:rsidRPr="578B151F">
        <w:rPr>
          <w:rFonts w:ascii="Garamond" w:eastAsia="Times New Roman" w:hAnsi="Garamond" w:cs="Times New Roman"/>
          <w:lang w:eastAsia="pt-PT"/>
        </w:rPr>
        <w:t xml:space="preserve">e em número adequado à quantidade e espécies animais que alojam. </w:t>
      </w:r>
    </w:p>
    <w:p w14:paraId="6C0D249B" w14:textId="308DC830" w:rsidR="003D15F2" w:rsidRPr="000041C8" w:rsidRDefault="003D15F2" w:rsidP="00A95B79">
      <w:pPr>
        <w:spacing w:line="360" w:lineRule="auto"/>
        <w:jc w:val="both"/>
        <w:rPr>
          <w:rFonts w:ascii="Garamond" w:eastAsia="Times New Roman" w:hAnsi="Garamond" w:cs="Times New Roman"/>
          <w:lang w:eastAsia="pt-PT"/>
        </w:rPr>
      </w:pPr>
      <w:r w:rsidRPr="578B151F">
        <w:rPr>
          <w:rFonts w:ascii="Garamond" w:eastAsia="Times New Roman" w:hAnsi="Garamond" w:cs="Times New Roman"/>
          <w:lang w:eastAsia="pt-PT"/>
        </w:rPr>
        <w:t xml:space="preserve">3 - Todos os animais devem ser alvo de inspeção </w:t>
      </w:r>
      <w:r w:rsidR="00CA7C84" w:rsidRPr="578B151F">
        <w:rPr>
          <w:rFonts w:ascii="Garamond" w:eastAsia="Times New Roman" w:hAnsi="Garamond" w:cs="Times New Roman"/>
          <w:lang w:eastAsia="pt-PT"/>
        </w:rPr>
        <w:t>no início e final do dia de trabalho</w:t>
      </w:r>
      <w:r w:rsidR="00CA7C84" w:rsidRPr="005E2B18">
        <w:rPr>
          <w:rFonts w:ascii="Garamond" w:eastAsia="Times New Roman" w:hAnsi="Garamond" w:cs="Times New Roman"/>
          <w:strike/>
          <w:lang w:eastAsia="pt-PT"/>
        </w:rPr>
        <w:t xml:space="preserve"> e a cada quatro horas</w:t>
      </w:r>
      <w:r w:rsidRPr="578B151F">
        <w:rPr>
          <w:rFonts w:ascii="Garamond" w:eastAsia="Times New Roman" w:hAnsi="Garamond" w:cs="Times New Roman"/>
          <w:lang w:eastAsia="pt-PT"/>
        </w:rPr>
        <w:t xml:space="preserve">, sendo de imediato prestados os primeiros cuidados aos que tiverem sinais que levem a suspeitar estarem doentes, lesionados ou com alterações comportamentais. </w:t>
      </w:r>
    </w:p>
    <w:p w14:paraId="4F42509C" w14:textId="58A1AF93" w:rsidR="003D15F2" w:rsidRPr="000041C8" w:rsidRDefault="003D15F2" w:rsidP="00A95B79">
      <w:pPr>
        <w:spacing w:line="360" w:lineRule="auto"/>
        <w:jc w:val="both"/>
        <w:rPr>
          <w:rFonts w:ascii="Garamond" w:eastAsia="Times New Roman" w:hAnsi="Garamond" w:cs="Times New Roman"/>
          <w:lang w:eastAsia="pt-PT"/>
        </w:rPr>
      </w:pPr>
      <w:r w:rsidRPr="578B151F">
        <w:rPr>
          <w:rFonts w:ascii="Garamond" w:eastAsia="Times New Roman" w:hAnsi="Garamond" w:cs="Times New Roman"/>
          <w:lang w:eastAsia="pt-PT"/>
        </w:rPr>
        <w:t>4 - O man</w:t>
      </w:r>
      <w:r w:rsidR="004D7B75" w:rsidRPr="578B151F">
        <w:rPr>
          <w:rFonts w:ascii="Garamond" w:eastAsia="Times New Roman" w:hAnsi="Garamond" w:cs="Times New Roman"/>
          <w:lang w:eastAsia="pt-PT"/>
        </w:rPr>
        <w:t>eio</w:t>
      </w:r>
      <w:r w:rsidRPr="578B151F">
        <w:rPr>
          <w:rFonts w:ascii="Garamond" w:eastAsia="Times New Roman" w:hAnsi="Garamond" w:cs="Times New Roman"/>
          <w:lang w:eastAsia="pt-PT"/>
        </w:rPr>
        <w:t xml:space="preserve"> dos animais deve ser feito de forma a não lhes causar quaisquer dores, sofrimento</w:t>
      </w:r>
      <w:ins w:id="1827" w:author="Susana Margarida Gonçalves Silva Santos" w:date="2025-10-07T11:54:00Z" w16du:dateUtc="2025-10-07T10:54:00Z">
        <w:r w:rsidR="00206407">
          <w:rPr>
            <w:rFonts w:ascii="Garamond" w:eastAsia="Times New Roman" w:hAnsi="Garamond" w:cs="Times New Roman"/>
            <w:lang w:eastAsia="pt-PT"/>
          </w:rPr>
          <w:t>, stress</w:t>
        </w:r>
      </w:ins>
      <w:r w:rsidRPr="578B151F">
        <w:rPr>
          <w:rFonts w:ascii="Garamond" w:eastAsia="Times New Roman" w:hAnsi="Garamond" w:cs="Times New Roman"/>
          <w:lang w:eastAsia="pt-PT"/>
        </w:rPr>
        <w:t xml:space="preserve"> ou distúrbios desnecessários, salvaguardando o seu bem-estar. </w:t>
      </w:r>
    </w:p>
    <w:p w14:paraId="0EC5E5FB" w14:textId="291C1BDA" w:rsidR="00CA7C84" w:rsidRPr="000041C8" w:rsidRDefault="00CA7C84"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5 – As interações do pessoal técnico com os animais devem ser positivas, regulares, previsíveis, e não forçadas. </w:t>
      </w:r>
    </w:p>
    <w:p w14:paraId="3E1B45B7" w14:textId="6FE929BB" w:rsidR="003D15F2" w:rsidRPr="000041C8" w:rsidRDefault="00CA7C84" w:rsidP="00A95B79">
      <w:pPr>
        <w:spacing w:line="360" w:lineRule="auto"/>
        <w:jc w:val="both"/>
        <w:rPr>
          <w:rFonts w:ascii="Garamond" w:eastAsia="Times New Roman" w:hAnsi="Garamond" w:cs="Times New Roman"/>
          <w:lang w:eastAsia="pt-PT"/>
        </w:rPr>
      </w:pPr>
      <w:r w:rsidRPr="578B151F">
        <w:rPr>
          <w:rFonts w:ascii="Garamond" w:eastAsia="Times New Roman" w:hAnsi="Garamond" w:cs="Times New Roman"/>
          <w:lang w:eastAsia="pt-PT"/>
        </w:rPr>
        <w:t>6</w:t>
      </w:r>
      <w:r w:rsidR="003D15F2" w:rsidRPr="578B151F">
        <w:rPr>
          <w:rFonts w:ascii="Garamond" w:eastAsia="Times New Roman" w:hAnsi="Garamond" w:cs="Times New Roman"/>
          <w:lang w:eastAsia="pt-PT"/>
        </w:rPr>
        <w:t xml:space="preserve"> - Quando houver necessidade de recorrer a meios de contenção, </w:t>
      </w:r>
      <w:ins w:id="1828" w:author="Susana Margarida Gonçalves Silva Santos" w:date="2025-10-07T11:59:00Z" w16du:dateUtc="2025-10-07T10:59:00Z">
        <w:r w:rsidR="00553659">
          <w:rPr>
            <w:rFonts w:ascii="Garamond" w:eastAsia="Times New Roman" w:hAnsi="Garamond" w:cs="Times New Roman"/>
            <w:lang w:eastAsia="pt-PT"/>
          </w:rPr>
          <w:t>estes devem ser utilizados o mínimo de tempo possível</w:t>
        </w:r>
        <w:r w:rsidR="007F3EC2">
          <w:rPr>
            <w:rFonts w:ascii="Garamond" w:eastAsia="Times New Roman" w:hAnsi="Garamond" w:cs="Times New Roman"/>
            <w:lang w:eastAsia="pt-PT"/>
          </w:rPr>
          <w:t xml:space="preserve">, de modo a </w:t>
        </w:r>
      </w:ins>
      <w:r w:rsidR="003D15F2" w:rsidRPr="578B151F">
        <w:rPr>
          <w:rFonts w:ascii="Garamond" w:eastAsia="Times New Roman" w:hAnsi="Garamond" w:cs="Times New Roman"/>
          <w:lang w:eastAsia="pt-PT"/>
        </w:rPr>
        <w:t xml:space="preserve">não </w:t>
      </w:r>
      <w:del w:id="1829" w:author="Susana Margarida Gonçalves Silva Santos" w:date="2025-10-07T11:59:00Z" w16du:dateUtc="2025-10-07T10:59:00Z">
        <w:r w:rsidR="003D15F2" w:rsidRPr="578B151F" w:rsidDel="007F3EC2">
          <w:rPr>
            <w:rFonts w:ascii="Garamond" w:eastAsia="Times New Roman" w:hAnsi="Garamond" w:cs="Times New Roman"/>
            <w:lang w:eastAsia="pt-PT"/>
          </w:rPr>
          <w:delText xml:space="preserve">devem estes </w:delText>
        </w:r>
      </w:del>
      <w:r w:rsidR="003D15F2" w:rsidRPr="578B151F">
        <w:rPr>
          <w:rFonts w:ascii="Garamond" w:eastAsia="Times New Roman" w:hAnsi="Garamond" w:cs="Times New Roman"/>
          <w:lang w:eastAsia="pt-PT"/>
        </w:rPr>
        <w:t>causar ferimentos, dores ou angústia desnecessária aos animais.</w:t>
      </w:r>
    </w:p>
    <w:p w14:paraId="1FD3E0A5" w14:textId="4FA3F15E" w:rsidR="003D0602" w:rsidRPr="000041C8" w:rsidRDefault="003D0602" w:rsidP="00A95B79">
      <w:pPr>
        <w:spacing w:line="360" w:lineRule="auto"/>
        <w:jc w:val="both"/>
        <w:rPr>
          <w:rFonts w:ascii="Garamond" w:eastAsia="Times New Roman" w:hAnsi="Garamond" w:cs="Times New Roman"/>
          <w:lang w:eastAsia="pt-PT"/>
        </w:rPr>
      </w:pPr>
      <w:r w:rsidRPr="578B151F">
        <w:rPr>
          <w:rFonts w:ascii="Garamond" w:eastAsia="Times New Roman" w:hAnsi="Garamond" w:cs="Times New Roman"/>
          <w:lang w:eastAsia="pt-PT"/>
        </w:rPr>
        <w:t>7 – Todos os alojamentos para hospedagem de cães e gatos</w:t>
      </w:r>
      <w:r w:rsidRPr="00E004FB">
        <w:rPr>
          <w:rFonts w:ascii="Garamond" w:eastAsia="Times New Roman" w:hAnsi="Garamond" w:cs="Times New Roman"/>
          <w:strike/>
          <w:lang w:eastAsia="pt-PT"/>
        </w:rPr>
        <w:t xml:space="preserve">, à exceção dos alojamentos </w:t>
      </w:r>
      <w:r w:rsidR="00DE1A3B" w:rsidRPr="00E004FB">
        <w:rPr>
          <w:rFonts w:ascii="Garamond" w:eastAsia="Times New Roman" w:hAnsi="Garamond" w:cs="Times New Roman"/>
          <w:strike/>
          <w:lang w:eastAsia="pt-PT"/>
        </w:rPr>
        <w:t>com</w:t>
      </w:r>
      <w:r w:rsidRPr="00E004FB">
        <w:rPr>
          <w:rFonts w:ascii="Garamond" w:eastAsia="Times New Roman" w:hAnsi="Garamond" w:cs="Times New Roman"/>
          <w:strike/>
          <w:lang w:eastAsia="pt-PT"/>
        </w:rPr>
        <w:t xml:space="preserve"> fins higiénicos</w:t>
      </w:r>
      <w:r w:rsidRPr="00E004FB">
        <w:rPr>
          <w:rFonts w:ascii="Garamond" w:eastAsia="Times New Roman" w:hAnsi="Garamond" w:cs="Times New Roman"/>
          <w:lang w:eastAsia="pt-PT"/>
        </w:rPr>
        <w:t>, devem dispor de um plano</w:t>
      </w:r>
      <w:r w:rsidRPr="578B151F">
        <w:rPr>
          <w:rFonts w:ascii="Garamond" w:eastAsia="Times New Roman" w:hAnsi="Garamond" w:cs="Times New Roman"/>
          <w:lang w:eastAsia="pt-PT"/>
        </w:rPr>
        <w:t xml:space="preserve"> de socialização</w:t>
      </w:r>
      <w:ins w:id="1830" w:author="Susana Margarida Gonçalves Silva Santos" w:date="2025-10-07T12:03:00Z" w16du:dateUtc="2025-10-07T11:03:00Z">
        <w:r w:rsidR="007F72B5">
          <w:rPr>
            <w:rFonts w:ascii="Garamond" w:eastAsia="Times New Roman" w:hAnsi="Garamond" w:cs="Times New Roman"/>
            <w:lang w:eastAsia="pt-PT"/>
          </w:rPr>
          <w:t>, com pessoas e animais</w:t>
        </w:r>
      </w:ins>
      <w:r w:rsidRPr="578B151F">
        <w:rPr>
          <w:rFonts w:ascii="Garamond" w:eastAsia="Times New Roman" w:hAnsi="Garamond" w:cs="Times New Roman"/>
          <w:lang w:eastAsia="pt-PT"/>
        </w:rPr>
        <w:t xml:space="preserve"> e enriquecimento ambiental.</w:t>
      </w:r>
      <w:ins w:id="1831" w:author="Maria Cristina Tavares Briosa" w:date="2025-10-23T17:34:00Z" w16du:dateUtc="2025-10-23T16:34:00Z">
        <w:r w:rsidR="002E18C7">
          <w:rPr>
            <w:rFonts w:ascii="Garamond" w:eastAsia="Times New Roman" w:hAnsi="Garamond" w:cs="Times New Roman"/>
            <w:lang w:eastAsia="pt-PT"/>
          </w:rPr>
          <w:t xml:space="preserve"> </w:t>
        </w:r>
      </w:ins>
    </w:p>
    <w:p w14:paraId="54674BBA" w14:textId="357B0CF7" w:rsidR="003D15F2" w:rsidRPr="000041C8" w:rsidRDefault="003D15F2" w:rsidP="00A95B7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 xml:space="preserve">Artigo </w:t>
      </w:r>
      <w:r w:rsidR="00E238BA">
        <w:rPr>
          <w:rFonts w:ascii="Garamond" w:eastAsia="Times New Roman" w:hAnsi="Garamond" w:cs="Times New Roman"/>
          <w:b/>
          <w:bCs/>
          <w:lang w:eastAsia="pt-PT"/>
        </w:rPr>
        <w:t>53</w:t>
      </w:r>
      <w:r w:rsidRPr="000041C8">
        <w:rPr>
          <w:rFonts w:ascii="Garamond" w:eastAsia="Times New Roman" w:hAnsi="Garamond" w:cs="Times New Roman"/>
          <w:b/>
          <w:bCs/>
          <w:lang w:eastAsia="pt-PT"/>
        </w:rPr>
        <w:t>.º</w:t>
      </w:r>
    </w:p>
    <w:p w14:paraId="19D0FB2F" w14:textId="77777777" w:rsidR="003D15F2" w:rsidRPr="000041C8" w:rsidRDefault="003D15F2" w:rsidP="00A95B79">
      <w:pPr>
        <w:spacing w:line="360" w:lineRule="auto"/>
        <w:jc w:val="center"/>
        <w:rPr>
          <w:rFonts w:ascii="Garamond" w:eastAsia="Times New Roman" w:hAnsi="Garamond" w:cs="Times New Roman"/>
          <w:lang w:eastAsia="pt-PT"/>
        </w:rPr>
      </w:pPr>
      <w:r w:rsidRPr="000041C8">
        <w:rPr>
          <w:rFonts w:ascii="Garamond" w:eastAsia="Times New Roman" w:hAnsi="Garamond" w:cs="Times New Roman"/>
          <w:lang w:eastAsia="pt-PT"/>
        </w:rPr>
        <w:t>Higiene</w:t>
      </w:r>
    </w:p>
    <w:p w14:paraId="35D16A45" w14:textId="073AA830"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1 - Devem ser cumpridos adequados padrões de higiene, nomeadamente no que respeita</w:t>
      </w:r>
      <w:r w:rsidR="005135BB" w:rsidRPr="000041C8">
        <w:rPr>
          <w:rFonts w:ascii="Garamond" w:eastAsia="Times New Roman" w:hAnsi="Garamond" w:cs="Times New Roman"/>
          <w:lang w:eastAsia="pt-PT"/>
        </w:rPr>
        <w:t xml:space="preserve"> aos animais,</w:t>
      </w:r>
      <w:r w:rsidRPr="000041C8">
        <w:rPr>
          <w:rFonts w:ascii="Garamond" w:eastAsia="Times New Roman" w:hAnsi="Garamond" w:cs="Times New Roman"/>
          <w:lang w:eastAsia="pt-PT"/>
        </w:rPr>
        <w:t xml:space="preserve"> à higiene pessoal dos tratadores e demais pessoal em contacto com os animais, às instalações e a todas as estruturas de apoio ao maneio e tratamento dos animais. </w:t>
      </w:r>
    </w:p>
    <w:p w14:paraId="3DE6B528" w14:textId="4B489223" w:rsidR="003D15F2" w:rsidRPr="000041C8" w:rsidRDefault="003D15F2" w:rsidP="00A95B79">
      <w:pPr>
        <w:spacing w:line="360" w:lineRule="auto"/>
        <w:jc w:val="both"/>
        <w:rPr>
          <w:rFonts w:ascii="Garamond" w:eastAsia="Times New Roman" w:hAnsi="Garamond" w:cs="Times New Roman"/>
          <w:lang w:eastAsia="pt-PT"/>
        </w:rPr>
      </w:pPr>
      <w:r w:rsidRPr="578B151F">
        <w:rPr>
          <w:rFonts w:ascii="Garamond" w:eastAsia="Times New Roman" w:hAnsi="Garamond" w:cs="Times New Roman"/>
          <w:lang w:eastAsia="pt-PT"/>
        </w:rPr>
        <w:t>2 - As instalações, equipamento e áreas adjacentes devem ser limpas com a periodicidade adequada, de modo a não criar perturbações desnecessárias aos animais e, sempre que existirem tanques</w:t>
      </w:r>
      <w:ins w:id="1832" w:author="Susana Margarida Gonçalves Silva Santos" w:date="2025-10-07T12:08:00Z" w16du:dateUtc="2025-10-07T11:08:00Z">
        <w:r w:rsidR="00BF050F">
          <w:rPr>
            <w:rFonts w:ascii="Garamond" w:eastAsia="Times New Roman" w:hAnsi="Garamond" w:cs="Times New Roman"/>
            <w:lang w:eastAsia="pt-PT"/>
          </w:rPr>
          <w:t xml:space="preserve">, </w:t>
        </w:r>
      </w:ins>
      <w:del w:id="1833" w:author="Susana Margarida Gonçalves Silva Santos" w:date="2025-10-07T12:08:00Z" w16du:dateUtc="2025-10-07T11:08:00Z">
        <w:r w:rsidRPr="578B151F" w:rsidDel="00BF050F">
          <w:rPr>
            <w:rFonts w:ascii="Garamond" w:eastAsia="Times New Roman" w:hAnsi="Garamond" w:cs="Times New Roman"/>
            <w:lang w:eastAsia="pt-PT"/>
          </w:rPr>
          <w:delText xml:space="preserve"> ou </w:delText>
        </w:r>
      </w:del>
      <w:r w:rsidRPr="578B151F">
        <w:rPr>
          <w:rFonts w:ascii="Garamond" w:eastAsia="Times New Roman" w:hAnsi="Garamond" w:cs="Times New Roman"/>
          <w:lang w:eastAsia="pt-PT"/>
        </w:rPr>
        <w:t>aquários</w:t>
      </w:r>
      <w:ins w:id="1834" w:author="Susana Margarida Gonçalves Silva Santos" w:date="2025-10-07T12:08:00Z" w16du:dateUtc="2025-10-07T11:08:00Z">
        <w:r w:rsidR="00BF050F">
          <w:rPr>
            <w:rFonts w:ascii="Garamond" w:eastAsia="Times New Roman" w:hAnsi="Garamond" w:cs="Times New Roman"/>
            <w:lang w:eastAsia="pt-PT"/>
          </w:rPr>
          <w:t xml:space="preserve"> ou similares</w:t>
        </w:r>
      </w:ins>
      <w:r w:rsidRPr="578B151F">
        <w:rPr>
          <w:rFonts w:ascii="Garamond" w:eastAsia="Times New Roman" w:hAnsi="Garamond" w:cs="Times New Roman"/>
          <w:lang w:eastAsia="pt-PT"/>
        </w:rPr>
        <w:t xml:space="preserve">, a água neles contida deve ser renovada com a frequência necessária à manutenção das suas condições higiossanitárias. </w:t>
      </w:r>
    </w:p>
    <w:p w14:paraId="56C08789" w14:textId="77777777"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3 - As instalações devem possuir uma boa capacidade de drenagem das águas sujas e os animais não devem poder ter acesso a tubos de drenagem de águas residuais. </w:t>
      </w:r>
    </w:p>
    <w:p w14:paraId="331C81F7" w14:textId="7D0B5C92" w:rsidR="003D15F2" w:rsidRPr="00CE58E4" w:rsidRDefault="003D15F2" w:rsidP="00A95B79">
      <w:pPr>
        <w:spacing w:line="360" w:lineRule="auto"/>
        <w:jc w:val="both"/>
        <w:rPr>
          <w:rFonts w:ascii="Garamond" w:eastAsia="Times New Roman" w:hAnsi="Garamond" w:cs="Times New Roman"/>
          <w:strike/>
          <w:lang w:eastAsia="pt-PT"/>
        </w:rPr>
      </w:pPr>
      <w:r w:rsidRPr="578B151F">
        <w:rPr>
          <w:rFonts w:ascii="Garamond" w:eastAsia="Times New Roman" w:hAnsi="Garamond" w:cs="Times New Roman"/>
          <w:lang w:eastAsia="pt-PT"/>
        </w:rPr>
        <w:t xml:space="preserve">4 - Os detergentes e demais material de limpeza ou de desinfeção devem ser aplicados </w:t>
      </w:r>
      <w:r w:rsidRPr="00832081">
        <w:rPr>
          <w:rFonts w:ascii="Garamond" w:eastAsia="Times New Roman" w:hAnsi="Garamond" w:cs="Times New Roman"/>
          <w:strike/>
          <w:lang w:eastAsia="pt-PT"/>
        </w:rPr>
        <w:t>em concentrações</w:t>
      </w:r>
      <w:ins w:id="1835" w:author="Susana Margarida Gonçalves Silva Santos" w:date="2025-10-07T12:10:00Z" w16du:dateUtc="2025-10-07T11:10:00Z">
        <w:r w:rsidR="00CE58E4">
          <w:rPr>
            <w:rFonts w:ascii="Garamond" w:eastAsia="Times New Roman" w:hAnsi="Garamond" w:cs="Times New Roman"/>
            <w:lang w:eastAsia="pt-PT"/>
          </w:rPr>
          <w:t>, nas concentrações indicadas</w:t>
        </w:r>
      </w:ins>
      <w:ins w:id="1836" w:author="Susana Margarida Gonçalves Silva Santos" w:date="2025-10-07T12:11:00Z" w16du:dateUtc="2025-10-07T11:11:00Z">
        <w:r w:rsidR="00000DEF">
          <w:rPr>
            <w:rFonts w:ascii="Garamond" w:eastAsia="Times New Roman" w:hAnsi="Garamond" w:cs="Times New Roman"/>
            <w:lang w:eastAsia="pt-PT"/>
          </w:rPr>
          <w:t xml:space="preserve"> para o produto e </w:t>
        </w:r>
      </w:ins>
      <w:del w:id="1837" w:author="Susana Margarida Gonçalves Silva Santos" w:date="2025-10-07T12:12:00Z" w16du:dateUtc="2025-10-07T11:12:00Z">
        <w:r w:rsidRPr="00207AB6" w:rsidDel="00207AB6">
          <w:rPr>
            <w:rFonts w:ascii="Garamond" w:eastAsia="Times New Roman" w:hAnsi="Garamond" w:cs="Times New Roman"/>
            <w:strike/>
            <w:lang w:eastAsia="pt-PT"/>
          </w:rPr>
          <w:delText xml:space="preserve"> </w:delText>
        </w:r>
      </w:del>
      <w:r w:rsidRPr="00207AB6">
        <w:rPr>
          <w:rFonts w:ascii="Garamond" w:eastAsia="Times New Roman" w:hAnsi="Garamond" w:cs="Times New Roman"/>
          <w:lang w:eastAsia="pt-PT"/>
        </w:rPr>
        <w:t xml:space="preserve">que não sejam tóxicas para as espécies alojadas. </w:t>
      </w:r>
    </w:p>
    <w:p w14:paraId="6461DC76" w14:textId="30BDEE9A" w:rsidR="00CA7C84" w:rsidRPr="000041C8" w:rsidRDefault="00CA7C84"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5 – Sempre que as instalações forem lavadas ou desinfetadas com líquidos, os animais devem ser retirados dos seus compartimentos e apenas recolocados quando as áreas limpas se encontrarem secas.</w:t>
      </w:r>
    </w:p>
    <w:p w14:paraId="67B2A97C" w14:textId="778147EA" w:rsidR="003D15F2" w:rsidRPr="000041C8" w:rsidRDefault="61BF62C9" w:rsidP="00A95B79">
      <w:pPr>
        <w:spacing w:line="360" w:lineRule="auto"/>
        <w:jc w:val="both"/>
        <w:rPr>
          <w:rFonts w:ascii="Garamond" w:eastAsia="Times New Roman" w:hAnsi="Garamond" w:cs="Times New Roman"/>
          <w:lang w:eastAsia="pt-PT"/>
        </w:rPr>
      </w:pPr>
      <w:r w:rsidRPr="578B151F">
        <w:rPr>
          <w:rFonts w:ascii="Garamond" w:eastAsia="Times New Roman" w:hAnsi="Garamond" w:cs="Times New Roman"/>
          <w:lang w:eastAsia="pt-PT"/>
        </w:rPr>
        <w:t>6</w:t>
      </w:r>
      <w:r w:rsidR="178AD7F6" w:rsidRPr="578B151F">
        <w:rPr>
          <w:rFonts w:ascii="Garamond" w:eastAsia="Times New Roman" w:hAnsi="Garamond" w:cs="Times New Roman"/>
          <w:lang w:eastAsia="pt-PT"/>
        </w:rPr>
        <w:t xml:space="preserve"> - O lixo deve ser removido das instalações de forma a salvaguardar quaisquer riscos para </w:t>
      </w:r>
      <w:ins w:id="1838" w:author="Susana Margarida Gonçalves Silva Santos" w:date="2025-10-07T12:12:00Z" w16du:dateUtc="2025-10-07T11:12:00Z">
        <w:r w:rsidR="005C4359">
          <w:rPr>
            <w:rFonts w:ascii="Garamond" w:eastAsia="Times New Roman" w:hAnsi="Garamond" w:cs="Times New Roman"/>
            <w:lang w:eastAsia="pt-PT"/>
          </w:rPr>
          <w:t>os animais e p</w:t>
        </w:r>
      </w:ins>
      <w:ins w:id="1839" w:author="Susana Margarida Gonçalves Silva Santos" w:date="2025-10-07T12:13:00Z" w16du:dateUtc="2025-10-07T11:13:00Z">
        <w:r w:rsidR="005C4359">
          <w:rPr>
            <w:rFonts w:ascii="Garamond" w:eastAsia="Times New Roman" w:hAnsi="Garamond" w:cs="Times New Roman"/>
            <w:lang w:eastAsia="pt-PT"/>
          </w:rPr>
          <w:t xml:space="preserve">ara </w:t>
        </w:r>
      </w:ins>
      <w:r w:rsidR="178AD7F6" w:rsidRPr="578B151F">
        <w:rPr>
          <w:rFonts w:ascii="Garamond" w:eastAsia="Times New Roman" w:hAnsi="Garamond" w:cs="Times New Roman"/>
          <w:lang w:eastAsia="pt-PT"/>
        </w:rPr>
        <w:t xml:space="preserve">a saúde pública. </w:t>
      </w:r>
    </w:p>
    <w:p w14:paraId="4C1CE232" w14:textId="1F7E2C66" w:rsidR="003D15F2" w:rsidRPr="000041C8" w:rsidRDefault="00CA7C84" w:rsidP="00A95B79">
      <w:pPr>
        <w:spacing w:line="360" w:lineRule="auto"/>
        <w:jc w:val="both"/>
        <w:rPr>
          <w:rFonts w:ascii="Garamond" w:eastAsia="Times New Roman" w:hAnsi="Garamond" w:cs="Times New Roman"/>
          <w:lang w:eastAsia="pt-PT"/>
        </w:rPr>
      </w:pPr>
      <w:r w:rsidRPr="578B151F">
        <w:rPr>
          <w:rFonts w:ascii="Garamond" w:eastAsia="Times New Roman" w:hAnsi="Garamond" w:cs="Times New Roman"/>
          <w:lang w:eastAsia="pt-PT"/>
        </w:rPr>
        <w:t>7</w:t>
      </w:r>
      <w:r w:rsidR="003D15F2" w:rsidRPr="578B151F">
        <w:rPr>
          <w:rFonts w:ascii="Garamond" w:eastAsia="Times New Roman" w:hAnsi="Garamond" w:cs="Times New Roman"/>
          <w:lang w:eastAsia="pt-PT"/>
        </w:rPr>
        <w:t xml:space="preserve"> - Deve existir um plano</w:t>
      </w:r>
      <w:ins w:id="1840" w:author="Susana Margarida Gonçalves Silva Santos" w:date="2025-10-07T12:15:00Z" w16du:dateUtc="2025-10-07T11:15:00Z">
        <w:r w:rsidR="009B654E">
          <w:rPr>
            <w:rFonts w:ascii="Garamond" w:eastAsia="Times New Roman" w:hAnsi="Garamond" w:cs="Times New Roman"/>
            <w:lang w:eastAsia="pt-PT"/>
          </w:rPr>
          <w:t xml:space="preserve"> de controlo de pragas</w:t>
        </w:r>
      </w:ins>
      <w:r w:rsidR="003D15F2" w:rsidRPr="578B151F">
        <w:rPr>
          <w:rFonts w:ascii="Garamond" w:eastAsia="Times New Roman" w:hAnsi="Garamond" w:cs="Times New Roman"/>
          <w:lang w:eastAsia="pt-PT"/>
        </w:rPr>
        <w:t xml:space="preserve"> </w:t>
      </w:r>
      <w:ins w:id="1841" w:author="Susana Margarida Gonçalves Silva Santos" w:date="2025-10-07T12:15:00Z" w16du:dateUtc="2025-10-07T11:15:00Z">
        <w:r w:rsidR="002C1C73">
          <w:rPr>
            <w:rFonts w:ascii="Garamond" w:eastAsia="Times New Roman" w:hAnsi="Garamond" w:cs="Times New Roman"/>
            <w:lang w:eastAsia="pt-PT"/>
          </w:rPr>
          <w:t xml:space="preserve">seguro </w:t>
        </w:r>
      </w:ins>
      <w:r w:rsidR="003D15F2" w:rsidRPr="009B654E">
        <w:rPr>
          <w:rFonts w:ascii="Garamond" w:eastAsia="Times New Roman" w:hAnsi="Garamond" w:cs="Times New Roman"/>
          <w:strike/>
          <w:lang w:eastAsia="pt-PT"/>
        </w:rPr>
        <w:t>seguro</w:t>
      </w:r>
      <w:ins w:id="1842" w:author="Susana Margarida Gonçalves Silva Santos" w:date="2025-10-07T12:14:00Z" w16du:dateUtc="2025-10-07T11:14:00Z">
        <w:r w:rsidR="005C429D" w:rsidRPr="009B654E">
          <w:rPr>
            <w:rFonts w:ascii="Garamond" w:eastAsia="Times New Roman" w:hAnsi="Garamond" w:cs="Times New Roman"/>
            <w:strike/>
            <w:lang w:eastAsia="pt-PT"/>
          </w:rPr>
          <w:t>u</w:t>
        </w:r>
        <w:r w:rsidR="005C429D" w:rsidRPr="002C1C73">
          <w:rPr>
            <w:rFonts w:ascii="Garamond" w:eastAsia="Times New Roman" w:hAnsi="Garamond" w:cs="Times New Roman"/>
            <w:lang w:eastAsia="pt-PT"/>
          </w:rPr>
          <w:t xml:space="preserve"> </w:t>
        </w:r>
      </w:ins>
      <w:del w:id="1843" w:author="Susana Margarida Gonçalves Silva Santos" w:date="2025-10-07T12:15:00Z" w16du:dateUtc="2025-10-07T11:15:00Z">
        <w:r w:rsidR="003D15F2" w:rsidRPr="002C1C73" w:rsidDel="002C1C73">
          <w:rPr>
            <w:rFonts w:ascii="Garamond" w:eastAsia="Times New Roman" w:hAnsi="Garamond" w:cs="Times New Roman"/>
            <w:lang w:eastAsia="pt-PT"/>
          </w:rPr>
          <w:delText xml:space="preserve"> </w:delText>
        </w:r>
      </w:del>
      <w:r w:rsidR="003D15F2" w:rsidRPr="578B151F">
        <w:rPr>
          <w:rFonts w:ascii="Garamond" w:eastAsia="Times New Roman" w:hAnsi="Garamond" w:cs="Times New Roman"/>
          <w:lang w:eastAsia="pt-PT"/>
        </w:rPr>
        <w:t>e eficaz</w:t>
      </w:r>
      <w:ins w:id="1844" w:author="Susana Margarida Gonçalves Silva Santos" w:date="2025-10-07T12:15:00Z" w16du:dateUtc="2025-10-07T11:15:00Z">
        <w:r w:rsidR="002C1C73">
          <w:rPr>
            <w:rFonts w:ascii="Garamond" w:eastAsia="Times New Roman" w:hAnsi="Garamond" w:cs="Times New Roman"/>
            <w:lang w:eastAsia="pt-PT"/>
          </w:rPr>
          <w:t>.</w:t>
        </w:r>
      </w:ins>
      <w:r w:rsidR="003D15F2" w:rsidRPr="578B151F">
        <w:rPr>
          <w:rFonts w:ascii="Garamond" w:eastAsia="Times New Roman" w:hAnsi="Garamond" w:cs="Times New Roman"/>
          <w:lang w:eastAsia="pt-PT"/>
        </w:rPr>
        <w:t xml:space="preserve"> </w:t>
      </w:r>
      <w:del w:id="1845" w:author="Susana Margarida Gonçalves Silva Santos" w:date="2025-10-07T12:15:00Z" w16du:dateUtc="2025-10-07T11:15:00Z">
        <w:r w:rsidR="003D15F2" w:rsidRPr="578B151F" w:rsidDel="009B654E">
          <w:rPr>
            <w:rFonts w:ascii="Garamond" w:eastAsia="Times New Roman" w:hAnsi="Garamond" w:cs="Times New Roman"/>
            <w:lang w:eastAsia="pt-PT"/>
          </w:rPr>
          <w:delText xml:space="preserve">para o controlo de animais infestantes. </w:delText>
        </w:r>
      </w:del>
    </w:p>
    <w:p w14:paraId="0B1E8470" w14:textId="1FFE9CF3" w:rsidR="003D15F2" w:rsidRPr="000041C8" w:rsidRDefault="00CA7C84"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8</w:t>
      </w:r>
      <w:r w:rsidR="003D15F2" w:rsidRPr="000041C8">
        <w:rPr>
          <w:rFonts w:ascii="Garamond" w:eastAsia="Times New Roman" w:hAnsi="Garamond" w:cs="Times New Roman"/>
          <w:lang w:eastAsia="pt-PT"/>
        </w:rPr>
        <w:t xml:space="preserve"> - Devem ser observadas rigorosas medidas de higiene em todos os espaços e utensílios usados na prestação de cuidados médico-veterinários e todo o material não reutilizável deve ser eliminado de forma adequada.</w:t>
      </w:r>
    </w:p>
    <w:p w14:paraId="164F8DC4" w14:textId="67428229" w:rsidR="003D15F2" w:rsidRPr="000041C8" w:rsidRDefault="003D15F2" w:rsidP="00A95B7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 xml:space="preserve">Artigo </w:t>
      </w:r>
      <w:r w:rsidR="00E238BA">
        <w:rPr>
          <w:rFonts w:ascii="Garamond" w:eastAsia="Times New Roman" w:hAnsi="Garamond" w:cs="Times New Roman"/>
          <w:b/>
          <w:bCs/>
          <w:lang w:eastAsia="pt-PT"/>
        </w:rPr>
        <w:t>54</w:t>
      </w:r>
      <w:r w:rsidRPr="000041C8">
        <w:rPr>
          <w:rFonts w:ascii="Garamond" w:eastAsia="Times New Roman" w:hAnsi="Garamond" w:cs="Times New Roman"/>
          <w:b/>
          <w:bCs/>
          <w:lang w:eastAsia="pt-PT"/>
        </w:rPr>
        <w:t>.º</w:t>
      </w:r>
    </w:p>
    <w:p w14:paraId="04FE4F81" w14:textId="77777777" w:rsidR="003D15F2" w:rsidRPr="000041C8" w:rsidRDefault="003D15F2" w:rsidP="00A95B79">
      <w:pPr>
        <w:spacing w:line="360" w:lineRule="auto"/>
        <w:jc w:val="center"/>
        <w:rPr>
          <w:rFonts w:ascii="Garamond" w:eastAsia="Times New Roman" w:hAnsi="Garamond" w:cs="Times New Roman"/>
          <w:lang w:eastAsia="pt-PT"/>
        </w:rPr>
      </w:pPr>
      <w:r w:rsidRPr="000041C8">
        <w:rPr>
          <w:rFonts w:ascii="Garamond" w:eastAsia="Times New Roman" w:hAnsi="Garamond" w:cs="Times New Roman"/>
          <w:lang w:eastAsia="pt-PT"/>
        </w:rPr>
        <w:t>Segurança de pessoas, animais e bens</w:t>
      </w:r>
    </w:p>
    <w:p w14:paraId="543686EA" w14:textId="77777777"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Os alojamentos devem assegurar que as espécies animais neles mantidas não possam causar quaisquer riscos para a saúde e para a segurança de pessoas, outros animais e bens.</w:t>
      </w:r>
    </w:p>
    <w:p w14:paraId="732E0192" w14:textId="6FFABEB0" w:rsidR="003D15F2" w:rsidRPr="000041C8" w:rsidRDefault="003D15F2" w:rsidP="00A95B7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 xml:space="preserve">Artigo </w:t>
      </w:r>
      <w:r w:rsidR="00F440AB" w:rsidRPr="000041C8">
        <w:rPr>
          <w:rFonts w:ascii="Garamond" w:eastAsia="Times New Roman" w:hAnsi="Garamond" w:cs="Times New Roman"/>
          <w:b/>
          <w:bCs/>
          <w:lang w:eastAsia="pt-PT"/>
        </w:rPr>
        <w:t>5</w:t>
      </w:r>
      <w:r w:rsidR="00E238BA">
        <w:rPr>
          <w:rFonts w:ascii="Garamond" w:eastAsia="Times New Roman" w:hAnsi="Garamond" w:cs="Times New Roman"/>
          <w:b/>
          <w:bCs/>
          <w:lang w:eastAsia="pt-PT"/>
        </w:rPr>
        <w:t>5</w:t>
      </w:r>
      <w:r w:rsidRPr="000041C8">
        <w:rPr>
          <w:rFonts w:ascii="Garamond" w:eastAsia="Times New Roman" w:hAnsi="Garamond" w:cs="Times New Roman"/>
          <w:b/>
          <w:bCs/>
          <w:lang w:eastAsia="pt-PT"/>
        </w:rPr>
        <w:t>.º</w:t>
      </w:r>
    </w:p>
    <w:p w14:paraId="46FF2152" w14:textId="77777777" w:rsidR="003D15F2" w:rsidRPr="000041C8" w:rsidRDefault="003D15F2" w:rsidP="00A95B79">
      <w:pPr>
        <w:spacing w:line="360" w:lineRule="auto"/>
        <w:jc w:val="center"/>
        <w:rPr>
          <w:rFonts w:ascii="Garamond" w:eastAsia="Times New Roman" w:hAnsi="Garamond" w:cs="Times New Roman"/>
          <w:lang w:eastAsia="pt-PT"/>
        </w:rPr>
      </w:pPr>
      <w:r w:rsidRPr="000041C8">
        <w:rPr>
          <w:rFonts w:ascii="Garamond" w:eastAsia="Times New Roman" w:hAnsi="Garamond" w:cs="Times New Roman"/>
          <w:lang w:eastAsia="pt-PT"/>
        </w:rPr>
        <w:t>Cuidados de saúde animal</w:t>
      </w:r>
    </w:p>
    <w:p w14:paraId="1034C4AD" w14:textId="3971556F" w:rsidR="003D15F2" w:rsidRPr="000041C8" w:rsidRDefault="178AD7F6" w:rsidP="036812A3">
      <w:pPr>
        <w:spacing w:line="360" w:lineRule="auto"/>
        <w:jc w:val="both"/>
        <w:rPr>
          <w:rFonts w:ascii="Garamond" w:eastAsia="Times New Roman" w:hAnsi="Garamond" w:cs="Times New Roman"/>
          <w:lang w:eastAsia="pt-PT"/>
        </w:rPr>
      </w:pPr>
      <w:r w:rsidRPr="036812A3">
        <w:rPr>
          <w:rFonts w:ascii="Garamond" w:eastAsia="Times New Roman" w:hAnsi="Garamond" w:cs="Times New Roman"/>
          <w:lang w:eastAsia="pt-PT"/>
        </w:rPr>
        <w:t>1 -</w:t>
      </w:r>
      <w:r w:rsidR="3321C88A" w:rsidRPr="036812A3">
        <w:rPr>
          <w:rFonts w:ascii="Garamond" w:eastAsia="Times New Roman" w:hAnsi="Garamond" w:cs="Times New Roman"/>
          <w:lang w:eastAsia="pt-PT"/>
        </w:rPr>
        <w:t xml:space="preserve"> O</w:t>
      </w:r>
      <w:r w:rsidRPr="036812A3">
        <w:rPr>
          <w:rFonts w:ascii="Garamond" w:eastAsia="Times New Roman" w:hAnsi="Garamond" w:cs="Times New Roman"/>
          <w:lang w:eastAsia="pt-PT"/>
        </w:rPr>
        <w:t xml:space="preserve">s animais devem ser sujeitos a exames médico-veterinários de rotina, vacinações e desparasitações sempre que aconselhável. </w:t>
      </w:r>
    </w:p>
    <w:p w14:paraId="4C195E6F" w14:textId="1EF02F68" w:rsidR="003D15F2" w:rsidRPr="000041C8" w:rsidRDefault="178AD7F6" w:rsidP="00A95B79">
      <w:pPr>
        <w:spacing w:line="360" w:lineRule="auto"/>
        <w:jc w:val="both"/>
        <w:rPr>
          <w:rFonts w:ascii="Garamond" w:eastAsia="Times New Roman" w:hAnsi="Garamond" w:cs="Times New Roman"/>
          <w:lang w:eastAsia="pt-PT"/>
        </w:rPr>
      </w:pPr>
      <w:r w:rsidRPr="036812A3">
        <w:rPr>
          <w:rFonts w:ascii="Garamond" w:eastAsia="Times New Roman" w:hAnsi="Garamond" w:cs="Times New Roman"/>
          <w:lang w:eastAsia="pt-PT"/>
        </w:rPr>
        <w:t>2 - Sem prejuízo de quaisquer medidas determinadas pela DGAV, deve existir um programa de profilaxia médica e sanitária elaborado e supervisionado pelo médico veterinário responsável</w:t>
      </w:r>
      <w:r w:rsidR="0467FB13" w:rsidRPr="036812A3">
        <w:rPr>
          <w:rFonts w:ascii="Garamond" w:eastAsia="Times New Roman" w:hAnsi="Garamond" w:cs="Times New Roman"/>
          <w:lang w:eastAsia="pt-PT"/>
        </w:rPr>
        <w:t>.</w:t>
      </w:r>
    </w:p>
    <w:p w14:paraId="0E6A1372" w14:textId="1E83800E" w:rsidR="00D0059F" w:rsidRPr="000041C8" w:rsidRDefault="00D0059F"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3 - Aos animais feridos ou doentes devem ser de imediato assegurados os cuidados médico-veterinários adequados.</w:t>
      </w:r>
    </w:p>
    <w:p w14:paraId="0448A517" w14:textId="3FDF23F6" w:rsidR="003D15F2" w:rsidRPr="000041C8" w:rsidRDefault="00D0059F" w:rsidP="00A95B79">
      <w:pPr>
        <w:spacing w:line="360" w:lineRule="auto"/>
        <w:jc w:val="both"/>
        <w:rPr>
          <w:rFonts w:ascii="Garamond" w:eastAsia="Times New Roman" w:hAnsi="Garamond" w:cs="Times New Roman"/>
          <w:lang w:eastAsia="pt-PT"/>
        </w:rPr>
      </w:pPr>
      <w:r w:rsidRPr="578B151F">
        <w:rPr>
          <w:rFonts w:ascii="Garamond" w:eastAsia="Times New Roman" w:hAnsi="Garamond" w:cs="Times New Roman"/>
          <w:lang w:eastAsia="pt-PT"/>
        </w:rPr>
        <w:t>4</w:t>
      </w:r>
      <w:r w:rsidR="003D15F2" w:rsidRPr="578B151F">
        <w:rPr>
          <w:rFonts w:ascii="Garamond" w:eastAsia="Times New Roman" w:hAnsi="Garamond" w:cs="Times New Roman"/>
          <w:lang w:eastAsia="pt-PT"/>
        </w:rPr>
        <w:t xml:space="preserve"> - </w:t>
      </w:r>
      <w:r w:rsidR="00A14B46" w:rsidRPr="578B151F">
        <w:rPr>
          <w:rFonts w:ascii="Garamond" w:eastAsia="Times New Roman" w:hAnsi="Garamond" w:cs="Times New Roman"/>
          <w:lang w:eastAsia="pt-PT"/>
        </w:rPr>
        <w:t>O</w:t>
      </w:r>
      <w:r w:rsidR="003D15F2" w:rsidRPr="578B151F">
        <w:rPr>
          <w:rFonts w:ascii="Garamond" w:eastAsia="Times New Roman" w:hAnsi="Garamond" w:cs="Times New Roman"/>
          <w:lang w:eastAsia="pt-PT"/>
        </w:rPr>
        <w:t xml:space="preserve">s animais doentes ou lesionados devem ser isolados em instalações </w:t>
      </w:r>
      <w:r w:rsidR="00741739">
        <w:rPr>
          <w:rFonts w:ascii="Garamond" w:eastAsia="Times New Roman" w:hAnsi="Garamond" w:cs="Times New Roman"/>
          <w:lang w:eastAsia="pt-PT"/>
        </w:rPr>
        <w:t xml:space="preserve">apropriadas </w:t>
      </w:r>
      <w:r w:rsidR="003D15F2" w:rsidRPr="578B151F">
        <w:rPr>
          <w:rFonts w:ascii="Garamond" w:eastAsia="Times New Roman" w:hAnsi="Garamond" w:cs="Times New Roman"/>
          <w:lang w:eastAsia="pt-PT"/>
        </w:rPr>
        <w:t>e equipadas, s</w:t>
      </w:r>
      <w:r w:rsidR="00A84422" w:rsidRPr="578B151F">
        <w:rPr>
          <w:rFonts w:ascii="Garamond" w:eastAsia="Times New Roman" w:hAnsi="Garamond" w:cs="Times New Roman"/>
          <w:lang w:eastAsia="pt-PT"/>
        </w:rPr>
        <w:t>e</w:t>
      </w:r>
      <w:r w:rsidR="003D15F2" w:rsidRPr="578B151F">
        <w:rPr>
          <w:rFonts w:ascii="Garamond" w:eastAsia="Times New Roman" w:hAnsi="Garamond" w:cs="Times New Roman"/>
          <w:lang w:eastAsia="pt-PT"/>
        </w:rPr>
        <w:t xml:space="preserve"> </w:t>
      </w:r>
      <w:r w:rsidR="00A84422" w:rsidRPr="578B151F">
        <w:rPr>
          <w:rFonts w:ascii="Garamond" w:eastAsia="Times New Roman" w:hAnsi="Garamond" w:cs="Times New Roman"/>
          <w:lang w:eastAsia="pt-PT"/>
        </w:rPr>
        <w:t>adequado à espécie</w:t>
      </w:r>
      <w:r w:rsidR="003D15F2" w:rsidRPr="578B151F">
        <w:rPr>
          <w:rFonts w:ascii="Garamond" w:eastAsia="Times New Roman" w:hAnsi="Garamond" w:cs="Times New Roman"/>
          <w:lang w:eastAsia="pt-PT"/>
        </w:rPr>
        <w:t xml:space="preserve">, com cama seca e confortável, salvaguardando o seu bem-estar. </w:t>
      </w:r>
    </w:p>
    <w:p w14:paraId="71F211E2" w14:textId="5B9E45CE" w:rsidR="003D15F2" w:rsidRPr="000041C8" w:rsidRDefault="00D0059F"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5</w:t>
      </w:r>
      <w:r w:rsidR="003D15F2" w:rsidRPr="000041C8">
        <w:rPr>
          <w:rFonts w:ascii="Garamond" w:eastAsia="Times New Roman" w:hAnsi="Garamond" w:cs="Times New Roman"/>
          <w:lang w:eastAsia="pt-PT"/>
        </w:rPr>
        <w:t xml:space="preserve"> - Os medicamentos, produtos ou substâncias de prescrição médico-veterinária devem ser armazenados em locais secos e com acesso restrito. </w:t>
      </w:r>
    </w:p>
    <w:p w14:paraId="6EA50395" w14:textId="3A82440A" w:rsidR="003D15F2" w:rsidRDefault="00D0059F" w:rsidP="00A95B79">
      <w:pPr>
        <w:spacing w:line="360" w:lineRule="auto"/>
        <w:jc w:val="both"/>
        <w:rPr>
          <w:ins w:id="1846" w:author="Susana Margarida Gonçalves Silva Santos" w:date="2025-10-07T12:21:00Z" w16du:dateUtc="2025-10-07T11:21:00Z"/>
          <w:rFonts w:ascii="Garamond" w:eastAsia="Times New Roman" w:hAnsi="Garamond" w:cs="Times New Roman"/>
          <w:lang w:eastAsia="pt-PT"/>
        </w:rPr>
      </w:pPr>
      <w:r w:rsidRPr="000041C8">
        <w:rPr>
          <w:rFonts w:ascii="Garamond" w:eastAsia="Times New Roman" w:hAnsi="Garamond" w:cs="Times New Roman"/>
          <w:lang w:eastAsia="pt-PT"/>
        </w:rPr>
        <w:t>6</w:t>
      </w:r>
      <w:r w:rsidR="003D15F2" w:rsidRPr="000041C8">
        <w:rPr>
          <w:rFonts w:ascii="Garamond" w:eastAsia="Times New Roman" w:hAnsi="Garamond" w:cs="Times New Roman"/>
          <w:lang w:eastAsia="pt-PT"/>
        </w:rPr>
        <w:t xml:space="preserve"> - A administração e utilização de medicamentos, produtos ou substâncias referidas no número anterior deve ser feita sob orientação do médico veterinário responsável.</w:t>
      </w:r>
    </w:p>
    <w:p w14:paraId="2DA55478" w14:textId="77777777" w:rsidR="0077659E" w:rsidRDefault="0077659E" w:rsidP="00A95B79">
      <w:pPr>
        <w:spacing w:line="360" w:lineRule="auto"/>
        <w:jc w:val="both"/>
        <w:rPr>
          <w:ins w:id="1847" w:author="Susana Margarida Gonçalves Silva Santos" w:date="2025-10-07T12:21:00Z" w16du:dateUtc="2025-10-07T11:21:00Z"/>
          <w:rFonts w:ascii="Garamond" w:eastAsia="Times New Roman" w:hAnsi="Garamond" w:cs="Times New Roman"/>
          <w:lang w:eastAsia="pt-PT"/>
        </w:rPr>
      </w:pPr>
    </w:p>
    <w:p w14:paraId="28D4B108" w14:textId="77777777" w:rsidR="0077659E" w:rsidRDefault="0077659E" w:rsidP="00A95B79">
      <w:pPr>
        <w:spacing w:line="360" w:lineRule="auto"/>
        <w:jc w:val="both"/>
        <w:rPr>
          <w:ins w:id="1848" w:author="Susana Margarida Gonçalves Silva Santos" w:date="2025-10-07T12:21:00Z" w16du:dateUtc="2025-10-07T11:21:00Z"/>
          <w:rFonts w:ascii="Garamond" w:eastAsia="Times New Roman" w:hAnsi="Garamond" w:cs="Times New Roman"/>
          <w:lang w:eastAsia="pt-PT"/>
        </w:rPr>
      </w:pPr>
    </w:p>
    <w:p w14:paraId="1345BDEB" w14:textId="77777777" w:rsidR="0077659E" w:rsidRDefault="0077659E" w:rsidP="00A95B79">
      <w:pPr>
        <w:spacing w:line="360" w:lineRule="auto"/>
        <w:jc w:val="both"/>
        <w:rPr>
          <w:ins w:id="1849" w:author="Susana Margarida Gonçalves Silva Santos" w:date="2025-10-07T12:21:00Z" w16du:dateUtc="2025-10-07T11:21:00Z"/>
          <w:rFonts w:ascii="Garamond" w:eastAsia="Times New Roman" w:hAnsi="Garamond" w:cs="Times New Roman"/>
          <w:lang w:eastAsia="pt-PT"/>
        </w:rPr>
      </w:pPr>
    </w:p>
    <w:p w14:paraId="3371CFB0" w14:textId="77777777" w:rsidR="0077659E" w:rsidRDefault="0077659E" w:rsidP="00A95B79">
      <w:pPr>
        <w:spacing w:line="360" w:lineRule="auto"/>
        <w:jc w:val="both"/>
        <w:rPr>
          <w:ins w:id="1850" w:author="Susana Margarida Gonçalves Silva Santos" w:date="2025-10-07T12:21:00Z" w16du:dateUtc="2025-10-07T11:21:00Z"/>
          <w:rFonts w:ascii="Garamond" w:eastAsia="Times New Roman" w:hAnsi="Garamond" w:cs="Times New Roman"/>
          <w:lang w:eastAsia="pt-PT"/>
        </w:rPr>
      </w:pPr>
    </w:p>
    <w:p w14:paraId="649B0712" w14:textId="77777777" w:rsidR="0077659E" w:rsidRDefault="0077659E" w:rsidP="00A95B79">
      <w:pPr>
        <w:spacing w:line="360" w:lineRule="auto"/>
        <w:jc w:val="both"/>
        <w:rPr>
          <w:ins w:id="1851" w:author="Susana Margarida Gonçalves Silva Santos" w:date="2025-10-24T12:08:00Z" w16du:dateUtc="2025-10-24T11:08:00Z"/>
          <w:rFonts w:ascii="Garamond" w:eastAsia="Times New Roman" w:hAnsi="Garamond" w:cs="Times New Roman"/>
          <w:lang w:eastAsia="pt-PT"/>
        </w:rPr>
      </w:pPr>
    </w:p>
    <w:p w14:paraId="64DBC2F4" w14:textId="77777777" w:rsidR="005D6EED" w:rsidRDefault="005D6EED" w:rsidP="00A95B79">
      <w:pPr>
        <w:spacing w:line="360" w:lineRule="auto"/>
        <w:jc w:val="both"/>
        <w:rPr>
          <w:ins w:id="1852" w:author="Susana Margarida Gonçalves Silva Santos" w:date="2025-10-24T12:08:00Z" w16du:dateUtc="2025-10-24T11:08:00Z"/>
          <w:rFonts w:ascii="Garamond" w:eastAsia="Times New Roman" w:hAnsi="Garamond" w:cs="Times New Roman"/>
          <w:lang w:eastAsia="pt-PT"/>
        </w:rPr>
      </w:pPr>
    </w:p>
    <w:p w14:paraId="5B8B736C" w14:textId="77777777" w:rsidR="005D6EED" w:rsidRPr="000041C8" w:rsidRDefault="005D6EED" w:rsidP="00A95B79">
      <w:pPr>
        <w:spacing w:line="360" w:lineRule="auto"/>
        <w:jc w:val="both"/>
        <w:rPr>
          <w:rFonts w:ascii="Garamond" w:eastAsia="Times New Roman" w:hAnsi="Garamond" w:cs="Times New Roman"/>
          <w:lang w:eastAsia="pt-PT"/>
        </w:rPr>
      </w:pPr>
    </w:p>
    <w:p w14:paraId="15D3FF1D" w14:textId="1ACB5B97" w:rsidR="003D15F2" w:rsidRPr="000041C8" w:rsidRDefault="003D15F2" w:rsidP="00A95B7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 xml:space="preserve">Artigo </w:t>
      </w:r>
      <w:r w:rsidR="006138C4" w:rsidRPr="000041C8">
        <w:rPr>
          <w:rFonts w:ascii="Garamond" w:eastAsia="Times New Roman" w:hAnsi="Garamond" w:cs="Times New Roman"/>
          <w:b/>
          <w:bCs/>
          <w:lang w:eastAsia="pt-PT"/>
        </w:rPr>
        <w:t>5</w:t>
      </w:r>
      <w:r w:rsidR="00E238BA">
        <w:rPr>
          <w:rFonts w:ascii="Garamond" w:eastAsia="Times New Roman" w:hAnsi="Garamond" w:cs="Times New Roman"/>
          <w:b/>
          <w:bCs/>
          <w:lang w:eastAsia="pt-PT"/>
        </w:rPr>
        <w:t>6</w:t>
      </w:r>
      <w:r w:rsidRPr="000041C8">
        <w:rPr>
          <w:rFonts w:ascii="Garamond" w:eastAsia="Times New Roman" w:hAnsi="Garamond" w:cs="Times New Roman"/>
          <w:b/>
          <w:bCs/>
          <w:lang w:eastAsia="pt-PT"/>
        </w:rPr>
        <w:t>.º</w:t>
      </w:r>
    </w:p>
    <w:p w14:paraId="00EEAE44" w14:textId="77777777" w:rsidR="003D15F2" w:rsidRPr="000041C8" w:rsidRDefault="003D15F2" w:rsidP="00A95B79">
      <w:pPr>
        <w:spacing w:line="360" w:lineRule="auto"/>
        <w:jc w:val="center"/>
        <w:rPr>
          <w:rFonts w:ascii="Garamond" w:eastAsia="Times New Roman" w:hAnsi="Garamond" w:cs="Times New Roman"/>
          <w:lang w:eastAsia="pt-PT"/>
        </w:rPr>
      </w:pPr>
      <w:r w:rsidRPr="000041C8">
        <w:rPr>
          <w:rFonts w:ascii="Garamond" w:eastAsia="Times New Roman" w:hAnsi="Garamond" w:cs="Times New Roman"/>
          <w:lang w:eastAsia="pt-PT"/>
        </w:rPr>
        <w:t>Médico veterinário responsável pelo alojamento</w:t>
      </w:r>
    </w:p>
    <w:p w14:paraId="1BEE0A54" w14:textId="533B92DB" w:rsidR="003D15F2" w:rsidRPr="000041C8" w:rsidRDefault="7EF12E01" w:rsidP="00A95B79">
      <w:pPr>
        <w:spacing w:line="360" w:lineRule="auto"/>
        <w:jc w:val="both"/>
        <w:rPr>
          <w:rFonts w:ascii="Garamond" w:eastAsia="Times New Roman" w:hAnsi="Garamond" w:cs="Times New Roman"/>
          <w:lang w:eastAsia="pt-PT"/>
        </w:rPr>
      </w:pPr>
      <w:r w:rsidRPr="592F0569">
        <w:rPr>
          <w:rFonts w:ascii="Garamond" w:eastAsia="Times New Roman" w:hAnsi="Garamond" w:cs="Times New Roman"/>
          <w:lang w:eastAsia="pt-PT"/>
        </w:rPr>
        <w:t xml:space="preserve">1 - Os titulares da exploração de alojamentos para hospedagem, com exceção dos alojamentos para hospedagem com fins higiénicos, devem ter ao seu serviço um médico veterinário responsável pelo alojamento. </w:t>
      </w:r>
    </w:p>
    <w:p w14:paraId="160EE819" w14:textId="77777777"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2 - Ao médico veterinário responsável pelo alojamento compete: </w:t>
      </w:r>
    </w:p>
    <w:p w14:paraId="0BB4F121" w14:textId="2CCB9759" w:rsidR="006138C4"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a) </w:t>
      </w:r>
      <w:r w:rsidR="006138C4" w:rsidRPr="000041C8">
        <w:rPr>
          <w:rFonts w:ascii="Garamond" w:eastAsia="Times New Roman" w:hAnsi="Garamond" w:cs="Times New Roman"/>
          <w:lang w:eastAsia="pt-PT"/>
        </w:rPr>
        <w:t xml:space="preserve">A elaboração de parecer relativo à verificação das condições higiossanitárias e de bem-estar animal exigidas no presente decreto-lei; </w:t>
      </w:r>
    </w:p>
    <w:p w14:paraId="54EAC7AB" w14:textId="33291200" w:rsidR="003D15F2" w:rsidRPr="000041C8" w:rsidRDefault="006138C4"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b) </w:t>
      </w:r>
      <w:r w:rsidR="003D15F2" w:rsidRPr="000041C8">
        <w:rPr>
          <w:rFonts w:ascii="Garamond" w:eastAsia="Times New Roman" w:hAnsi="Garamond" w:cs="Times New Roman"/>
          <w:lang w:eastAsia="pt-PT"/>
        </w:rPr>
        <w:t xml:space="preserve">A elaboração e a execução de programas e ações que visem a saúde e o bem-estar dos animais e o seu acompanhamento, bem como a emissão de pareceres relativos à saúde e ao bem-estar dos animais; </w:t>
      </w:r>
    </w:p>
    <w:p w14:paraId="4DFADAFD" w14:textId="469F23D9" w:rsidR="003D15F2" w:rsidRPr="000041C8" w:rsidRDefault="006138C4" w:rsidP="00A95B79">
      <w:pPr>
        <w:spacing w:line="360" w:lineRule="auto"/>
        <w:jc w:val="both"/>
        <w:rPr>
          <w:rFonts w:ascii="Garamond" w:eastAsia="Times New Roman" w:hAnsi="Garamond" w:cs="Times New Roman"/>
          <w:lang w:eastAsia="pt-PT"/>
        </w:rPr>
      </w:pPr>
      <w:r w:rsidRPr="578B151F">
        <w:rPr>
          <w:rFonts w:ascii="Garamond" w:eastAsia="Times New Roman" w:hAnsi="Garamond" w:cs="Times New Roman"/>
          <w:lang w:eastAsia="pt-PT"/>
        </w:rPr>
        <w:t>c</w:t>
      </w:r>
      <w:r w:rsidR="003D15F2" w:rsidRPr="578B151F">
        <w:rPr>
          <w:rFonts w:ascii="Garamond" w:eastAsia="Times New Roman" w:hAnsi="Garamond" w:cs="Times New Roman"/>
          <w:lang w:eastAsia="pt-PT"/>
        </w:rPr>
        <w:t xml:space="preserve">) A orientação técnica do pessoal </w:t>
      </w:r>
      <w:r w:rsidR="00DB1C02" w:rsidRPr="578B151F">
        <w:rPr>
          <w:rFonts w:ascii="Garamond" w:eastAsia="Times New Roman" w:hAnsi="Garamond" w:cs="Times New Roman"/>
          <w:lang w:eastAsia="pt-PT"/>
        </w:rPr>
        <w:t>responsável pela observação, maneio e prestação de cuidados</w:t>
      </w:r>
      <w:r w:rsidR="003D15F2" w:rsidRPr="578B151F">
        <w:rPr>
          <w:rFonts w:ascii="Garamond" w:eastAsia="Times New Roman" w:hAnsi="Garamond" w:cs="Times New Roman"/>
          <w:lang w:eastAsia="pt-PT"/>
        </w:rPr>
        <w:t xml:space="preserve"> </w:t>
      </w:r>
      <w:r w:rsidR="00DB1C02" w:rsidRPr="578B151F">
        <w:rPr>
          <w:rFonts w:ascii="Garamond" w:eastAsia="Times New Roman" w:hAnsi="Garamond" w:cs="Times New Roman"/>
          <w:lang w:eastAsia="pt-PT"/>
        </w:rPr>
        <w:t>a</w:t>
      </w:r>
      <w:r w:rsidR="003D15F2" w:rsidRPr="578B151F">
        <w:rPr>
          <w:rFonts w:ascii="Garamond" w:eastAsia="Times New Roman" w:hAnsi="Garamond" w:cs="Times New Roman"/>
          <w:lang w:eastAsia="pt-PT"/>
        </w:rPr>
        <w:t xml:space="preserve">os animais; </w:t>
      </w:r>
    </w:p>
    <w:p w14:paraId="2BAFFD05" w14:textId="42510550" w:rsidR="003D15F2" w:rsidRDefault="006138C4" w:rsidP="00A95B79">
      <w:pPr>
        <w:spacing w:line="360" w:lineRule="auto"/>
        <w:jc w:val="both"/>
        <w:rPr>
          <w:ins w:id="1853" w:author="Susana Margarida Gonçalves Silva Santos" w:date="2025-10-07T11:18:00Z" w16du:dateUtc="2025-10-07T10:18:00Z"/>
          <w:rFonts w:ascii="Garamond" w:eastAsia="Times New Roman" w:hAnsi="Garamond" w:cs="Times New Roman"/>
          <w:lang w:eastAsia="pt-PT"/>
        </w:rPr>
      </w:pPr>
      <w:r w:rsidRPr="000041C8">
        <w:rPr>
          <w:rFonts w:ascii="Garamond" w:eastAsia="Times New Roman" w:hAnsi="Garamond" w:cs="Times New Roman"/>
          <w:lang w:eastAsia="pt-PT"/>
        </w:rPr>
        <w:t>d</w:t>
      </w:r>
      <w:r w:rsidR="003D15F2" w:rsidRPr="000041C8">
        <w:rPr>
          <w:rFonts w:ascii="Garamond" w:eastAsia="Times New Roman" w:hAnsi="Garamond" w:cs="Times New Roman"/>
          <w:lang w:eastAsia="pt-PT"/>
        </w:rPr>
        <w:t xml:space="preserve">) A colaboração com as autoridades competentes em todas as ações que estas determinem. </w:t>
      </w:r>
    </w:p>
    <w:p w14:paraId="15A43EF8" w14:textId="77777777" w:rsidR="00401563" w:rsidRDefault="00401563" w:rsidP="00A95B79">
      <w:pPr>
        <w:spacing w:line="360" w:lineRule="auto"/>
        <w:jc w:val="both"/>
        <w:rPr>
          <w:ins w:id="1854" w:author="Susana Margarida Gonçalves Silva Santos" w:date="2025-10-07T11:19:00Z" w16du:dateUtc="2025-10-07T10:19:00Z"/>
          <w:rFonts w:ascii="Garamond" w:eastAsia="Times New Roman" w:hAnsi="Garamond" w:cs="Times New Roman"/>
          <w:lang w:eastAsia="pt-PT"/>
        </w:rPr>
      </w:pPr>
    </w:p>
    <w:p w14:paraId="5FF03D4F" w14:textId="49ED7AF8" w:rsidR="00401563" w:rsidRPr="00466918" w:rsidRDefault="00401563" w:rsidP="00401563">
      <w:pPr>
        <w:spacing w:line="360" w:lineRule="auto"/>
        <w:jc w:val="center"/>
        <w:rPr>
          <w:ins w:id="1855" w:author="Susana Margarida Gonçalves Silva Santos" w:date="2025-10-07T11:41:00Z" w16du:dateUtc="2025-10-07T10:41:00Z"/>
          <w:rFonts w:ascii="Garamond" w:eastAsia="Times New Roman" w:hAnsi="Garamond" w:cs="Times New Roman"/>
          <w:lang w:eastAsia="pt-PT"/>
        </w:rPr>
      </w:pPr>
      <w:ins w:id="1856" w:author="Susana Margarida Gonçalves Silva Santos" w:date="2025-10-07T11:19:00Z" w16du:dateUtc="2025-10-07T10:19:00Z">
        <w:r w:rsidRPr="00466918">
          <w:rPr>
            <w:rFonts w:ascii="Garamond" w:eastAsia="Times New Roman" w:hAnsi="Garamond" w:cs="Times New Roman"/>
            <w:lang w:eastAsia="pt-PT"/>
          </w:rPr>
          <w:t>Art</w:t>
        </w:r>
        <w:r w:rsidR="000420EE" w:rsidRPr="00466918">
          <w:rPr>
            <w:rFonts w:ascii="Garamond" w:eastAsia="Times New Roman" w:hAnsi="Garamond" w:cs="Times New Roman"/>
            <w:lang w:eastAsia="pt-PT"/>
          </w:rPr>
          <w:t>igo X.º</w:t>
        </w:r>
      </w:ins>
    </w:p>
    <w:p w14:paraId="2CDEE8F1" w14:textId="06AA9E09" w:rsidR="00261CFE" w:rsidRPr="00466918" w:rsidRDefault="00261CFE" w:rsidP="00401563">
      <w:pPr>
        <w:spacing w:line="360" w:lineRule="auto"/>
        <w:jc w:val="center"/>
        <w:rPr>
          <w:ins w:id="1857" w:author="Susana Margarida Gonçalves Silva Santos" w:date="2025-10-07T11:19:00Z" w16du:dateUtc="2025-10-07T10:19:00Z"/>
          <w:rFonts w:ascii="Garamond" w:eastAsia="Times New Roman" w:hAnsi="Garamond" w:cs="Times New Roman"/>
          <w:lang w:eastAsia="pt-PT"/>
        </w:rPr>
      </w:pPr>
      <w:ins w:id="1858" w:author="Susana Margarida Gonçalves Silva Santos" w:date="2025-10-07T11:41:00Z" w16du:dateUtc="2025-10-07T10:41:00Z">
        <w:r w:rsidRPr="00466918">
          <w:rPr>
            <w:rFonts w:ascii="Garamond" w:eastAsia="Times New Roman" w:hAnsi="Garamond" w:cs="Times New Roman"/>
            <w:lang w:eastAsia="pt-PT"/>
          </w:rPr>
          <w:t xml:space="preserve">Formação trabalhadores dos </w:t>
        </w:r>
        <w:r w:rsidRPr="00466918">
          <w:rPr>
            <w:rFonts w:ascii="Garamond" w:eastAsia="Times New Roman" w:hAnsi="Garamond" w:cs="Times New Roman"/>
            <w:strike/>
            <w:lang w:eastAsia="pt-PT"/>
          </w:rPr>
          <w:t>Alojamentos</w:t>
        </w:r>
      </w:ins>
    </w:p>
    <w:p w14:paraId="1E3FC9A9" w14:textId="77777777" w:rsidR="000420EE" w:rsidRPr="00466918" w:rsidRDefault="000420EE" w:rsidP="00401563">
      <w:pPr>
        <w:spacing w:line="360" w:lineRule="auto"/>
        <w:jc w:val="center"/>
        <w:rPr>
          <w:ins w:id="1859" w:author="Susana Margarida Gonçalves Silva Santos" w:date="2025-10-07T11:18:00Z" w16du:dateUtc="2025-10-07T10:18:00Z"/>
          <w:rFonts w:ascii="Garamond" w:eastAsia="Times New Roman" w:hAnsi="Garamond" w:cs="Times New Roman"/>
          <w:lang w:eastAsia="pt-PT"/>
        </w:rPr>
      </w:pPr>
    </w:p>
    <w:p w14:paraId="464DBA4A" w14:textId="77777777" w:rsidR="00D5704C" w:rsidRPr="00466918" w:rsidRDefault="009833A2" w:rsidP="009437D3">
      <w:pPr>
        <w:pStyle w:val="ListParagraph"/>
        <w:numPr>
          <w:ilvl w:val="0"/>
          <w:numId w:val="36"/>
        </w:numPr>
        <w:spacing w:line="360" w:lineRule="auto"/>
        <w:jc w:val="both"/>
        <w:rPr>
          <w:ins w:id="1860" w:author="Maria Cristina Tavares Briosa" w:date="2025-10-23T17:44:00Z" w16du:dateUtc="2025-10-23T16:44:00Z"/>
          <w:rFonts w:ascii="Garamond" w:hAnsi="Garamond"/>
        </w:rPr>
      </w:pPr>
      <w:ins w:id="1861" w:author="Susana Margarida Gonçalves Silva Santos" w:date="2025-10-07T11:20:00Z" w16du:dateUtc="2025-10-07T10:20:00Z">
        <w:r w:rsidRPr="00466918">
          <w:rPr>
            <w:rFonts w:ascii="Garamond" w:hAnsi="Garamond"/>
          </w:rPr>
          <w:t>Os alojamentos devem d</w:t>
        </w:r>
      </w:ins>
      <w:ins w:id="1862" w:author="Susana Margarida Gonçalves Silva Santos" w:date="2025-10-07T11:19:00Z" w16du:dateUtc="2025-10-07T10:19:00Z">
        <w:r w:rsidR="00401563" w:rsidRPr="00466918">
          <w:rPr>
            <w:rFonts w:ascii="Garamond" w:hAnsi="Garamond"/>
          </w:rPr>
          <w:t xml:space="preserve">ispor de pessoal </w:t>
        </w:r>
      </w:ins>
      <w:ins w:id="1863" w:author="Susana Margarida Gonçalves Silva Santos" w:date="2025-10-07T11:24:00Z" w16du:dateUtc="2025-10-07T10:24:00Z">
        <w:r w:rsidR="004C0174" w:rsidRPr="00466918">
          <w:rPr>
            <w:rFonts w:ascii="Garamond" w:hAnsi="Garamond"/>
          </w:rPr>
          <w:t xml:space="preserve">com formação adequada </w:t>
        </w:r>
      </w:ins>
      <w:ins w:id="1864" w:author="Susana Margarida Gonçalves Silva Santos" w:date="2025-10-07T11:19:00Z" w16du:dateUtc="2025-10-07T10:19:00Z">
        <w:r w:rsidR="00401563" w:rsidRPr="00466918">
          <w:rPr>
            <w:rFonts w:ascii="Garamond" w:hAnsi="Garamond"/>
          </w:rPr>
          <w:t xml:space="preserve">e qualificado para melhorar as condições de bem-estar dos animais. </w:t>
        </w:r>
      </w:ins>
    </w:p>
    <w:p w14:paraId="58E107CE" w14:textId="61F230F6" w:rsidR="00401563" w:rsidRPr="00466918" w:rsidRDefault="00BD41DE" w:rsidP="009437D3">
      <w:pPr>
        <w:pStyle w:val="ListParagraph"/>
        <w:numPr>
          <w:ilvl w:val="0"/>
          <w:numId w:val="36"/>
        </w:numPr>
        <w:spacing w:line="360" w:lineRule="auto"/>
        <w:jc w:val="both"/>
        <w:rPr>
          <w:rFonts w:ascii="Garamond" w:hAnsi="Garamond"/>
        </w:rPr>
      </w:pPr>
      <w:r w:rsidRPr="00466918">
        <w:rPr>
          <w:rFonts w:ascii="Garamond" w:hAnsi="Garamond"/>
        </w:rPr>
        <w:t>Os</w:t>
      </w:r>
      <w:r w:rsidR="0092751B" w:rsidRPr="00466918">
        <w:rPr>
          <w:rFonts w:ascii="Garamond" w:hAnsi="Garamond"/>
        </w:rPr>
        <w:t xml:space="preserve"> </w:t>
      </w:r>
      <w:r w:rsidR="009833A2" w:rsidRPr="00466918">
        <w:rPr>
          <w:rFonts w:ascii="Garamond" w:hAnsi="Garamond"/>
        </w:rPr>
        <w:t xml:space="preserve">tratadores </w:t>
      </w:r>
      <w:r w:rsidR="00401563" w:rsidRPr="00466918">
        <w:rPr>
          <w:rFonts w:ascii="Garamond" w:hAnsi="Garamond"/>
        </w:rPr>
        <w:t xml:space="preserve">de animais devem ter competências em matéria de bem-estar dos animais </w:t>
      </w:r>
      <w:ins w:id="1865" w:author="Maria Cristina Tavares Briosa" w:date="2025-10-24T18:24:00Z" w16du:dateUtc="2025-10-24T17:24:00Z">
        <w:r w:rsidR="00E82CDA" w:rsidRPr="00466918">
          <w:rPr>
            <w:rFonts w:ascii="Garamond" w:hAnsi="Garamond"/>
          </w:rPr>
          <w:t xml:space="preserve">que sejam </w:t>
        </w:r>
      </w:ins>
      <w:r w:rsidR="00401563" w:rsidRPr="00466918">
        <w:rPr>
          <w:rFonts w:ascii="Garamond" w:hAnsi="Garamond"/>
        </w:rPr>
        <w:t>relevantes para as suas tarefas e para os animais a seu cargo,</w:t>
      </w:r>
      <w:ins w:id="1866" w:author="Maria Cristina Tavares Briosa" w:date="2025-10-24T18:25:00Z" w16du:dateUtc="2025-10-24T17:25:00Z">
        <w:r w:rsidR="00E82CDA" w:rsidRPr="00466918">
          <w:rPr>
            <w:rFonts w:ascii="Garamond" w:hAnsi="Garamond"/>
            <w:strike/>
          </w:rPr>
          <w:t xml:space="preserve"> no</w:t>
        </w:r>
        <w:r w:rsidR="00E82CDA" w:rsidRPr="00466918">
          <w:rPr>
            <w:rFonts w:ascii="Garamond" w:hAnsi="Garamond"/>
          </w:rPr>
          <w:t>meadamente</w:t>
        </w:r>
      </w:ins>
      <w:r w:rsidR="0028280E" w:rsidRPr="00466918">
        <w:rPr>
          <w:rFonts w:ascii="Garamond" w:hAnsi="Garamond"/>
        </w:rPr>
        <w:t xml:space="preserve">, </w:t>
      </w:r>
      <w:ins w:id="1867" w:author="Maria Cristina Tavares Briosa" w:date="2025-10-24T18:25:00Z" w16du:dateUtc="2025-10-24T17:25:00Z">
        <w:r w:rsidR="007725E8" w:rsidRPr="00466918">
          <w:rPr>
            <w:rFonts w:ascii="Garamond" w:hAnsi="Garamond"/>
          </w:rPr>
          <w:t xml:space="preserve">no que se refere aos </w:t>
        </w:r>
      </w:ins>
      <w:r w:rsidR="0028280E" w:rsidRPr="00466918">
        <w:rPr>
          <w:rFonts w:ascii="Garamond" w:hAnsi="Garamond"/>
          <w:strike/>
        </w:rPr>
        <w:t>sobre os</w:t>
      </w:r>
      <w:r w:rsidR="0028280E" w:rsidRPr="00466918">
        <w:rPr>
          <w:rFonts w:ascii="Garamond" w:hAnsi="Garamond"/>
        </w:rPr>
        <w:t xml:space="preserve"> padrões comportamentais básicos e </w:t>
      </w:r>
      <w:del w:id="1868" w:author="Maria Cristina Tavares Briosa" w:date="2025-10-24T18:29:00Z" w16du:dateUtc="2025-10-24T17:29:00Z">
        <w:r w:rsidR="0028280E" w:rsidRPr="00466918" w:rsidDel="006D4948">
          <w:rPr>
            <w:rFonts w:ascii="Garamond" w:hAnsi="Garamond"/>
          </w:rPr>
          <w:delText>a</w:delText>
        </w:r>
      </w:del>
      <w:ins w:id="1869" w:author="Maria Cristina Tavares Briosa" w:date="2025-10-24T18:29:00Z" w16du:dateUtc="2025-10-24T17:29:00Z">
        <w:r w:rsidR="006D4948" w:rsidRPr="00466918">
          <w:rPr>
            <w:rFonts w:ascii="Garamond" w:hAnsi="Garamond"/>
          </w:rPr>
          <w:t>à</w:t>
        </w:r>
      </w:ins>
      <w:r w:rsidR="0028280E" w:rsidRPr="00466918">
        <w:rPr>
          <w:rFonts w:ascii="Garamond" w:hAnsi="Garamond"/>
        </w:rPr>
        <w:t>s necessidades das espécies em causa.</w:t>
      </w:r>
    </w:p>
    <w:p w14:paraId="65217B81" w14:textId="0BD646A7" w:rsidR="00B629B7" w:rsidRPr="00466918" w:rsidRDefault="003B301B">
      <w:pPr>
        <w:pStyle w:val="ListParagraph"/>
        <w:numPr>
          <w:ilvl w:val="0"/>
          <w:numId w:val="36"/>
        </w:numPr>
        <w:spacing w:line="360" w:lineRule="auto"/>
        <w:jc w:val="both"/>
        <w:rPr>
          <w:rFonts w:ascii="Garamond" w:hAnsi="Garamond"/>
          <w:color w:val="538135" w:themeColor="accent6" w:themeShade="BF"/>
        </w:rPr>
      </w:pPr>
      <w:r w:rsidRPr="00466918">
        <w:rPr>
          <w:rFonts w:ascii="Garamond" w:hAnsi="Garamond"/>
          <w:color w:val="538135" w:themeColor="accent6" w:themeShade="BF"/>
        </w:rPr>
        <w:t>Os</w:t>
      </w:r>
      <w:r w:rsidR="001E1218" w:rsidRPr="00466918">
        <w:rPr>
          <w:rFonts w:ascii="Garamond" w:hAnsi="Garamond"/>
          <w:color w:val="538135" w:themeColor="accent6" w:themeShade="BF"/>
        </w:rPr>
        <w:t xml:space="preserve"> municípios </w:t>
      </w:r>
      <w:r w:rsidR="007E071B" w:rsidRPr="00466918">
        <w:rPr>
          <w:rFonts w:ascii="Garamond" w:hAnsi="Garamond"/>
          <w:color w:val="538135" w:themeColor="accent6" w:themeShade="BF"/>
        </w:rPr>
        <w:t>devem proporcionar a</w:t>
      </w:r>
      <w:r w:rsidR="00901BE5" w:rsidRPr="00466918">
        <w:rPr>
          <w:rFonts w:ascii="Garamond" w:hAnsi="Garamond"/>
          <w:color w:val="538135" w:themeColor="accent6" w:themeShade="BF"/>
        </w:rPr>
        <w:t>o</w:t>
      </w:r>
      <w:r w:rsidR="00207CD0" w:rsidRPr="00466918">
        <w:rPr>
          <w:rFonts w:ascii="Garamond" w:hAnsi="Garamond"/>
          <w:color w:val="538135" w:themeColor="accent6" w:themeShade="BF"/>
        </w:rPr>
        <w:t xml:space="preserve">s tratadores </w:t>
      </w:r>
      <w:r w:rsidR="00B629B7" w:rsidRPr="00466918">
        <w:rPr>
          <w:rFonts w:ascii="Garamond" w:hAnsi="Garamond"/>
          <w:color w:val="538135" w:themeColor="accent6" w:themeShade="BF"/>
        </w:rPr>
        <w:t>dos C</w:t>
      </w:r>
      <w:ins w:id="1870" w:author="Maria Cristina Tavares Briosa" w:date="2025-10-27T11:01:00Z" w16du:dateUtc="2025-10-27T11:01:00Z">
        <w:r w:rsidR="00DF085C" w:rsidRPr="00466918">
          <w:rPr>
            <w:rFonts w:ascii="Garamond" w:hAnsi="Garamond"/>
            <w:color w:val="538135" w:themeColor="accent6" w:themeShade="BF"/>
          </w:rPr>
          <w:t xml:space="preserve">entros de </w:t>
        </w:r>
      </w:ins>
      <w:r w:rsidR="00B629B7" w:rsidRPr="00466918">
        <w:rPr>
          <w:rFonts w:ascii="Garamond" w:hAnsi="Garamond"/>
          <w:color w:val="538135" w:themeColor="accent6" w:themeShade="BF"/>
        </w:rPr>
        <w:t>R</w:t>
      </w:r>
      <w:ins w:id="1871" w:author="Maria Cristina Tavares Briosa" w:date="2025-10-27T11:01:00Z" w16du:dateUtc="2025-10-27T11:01:00Z">
        <w:r w:rsidR="00DF085C" w:rsidRPr="00466918">
          <w:rPr>
            <w:rFonts w:ascii="Garamond" w:hAnsi="Garamond"/>
            <w:color w:val="538135" w:themeColor="accent6" w:themeShade="BF"/>
          </w:rPr>
          <w:t xml:space="preserve">ecolha </w:t>
        </w:r>
      </w:ins>
      <w:r w:rsidR="00B629B7" w:rsidRPr="00466918">
        <w:rPr>
          <w:rFonts w:ascii="Garamond" w:hAnsi="Garamond"/>
          <w:color w:val="538135" w:themeColor="accent6" w:themeShade="BF"/>
        </w:rPr>
        <w:t>O</w:t>
      </w:r>
      <w:ins w:id="1872" w:author="Maria Cristina Tavares Briosa" w:date="2025-10-27T11:01:00Z" w16du:dateUtc="2025-10-27T11:01:00Z">
        <w:r w:rsidR="00DF085C" w:rsidRPr="00466918">
          <w:rPr>
            <w:rFonts w:ascii="Garamond" w:hAnsi="Garamond"/>
            <w:color w:val="538135" w:themeColor="accent6" w:themeShade="BF"/>
          </w:rPr>
          <w:t>ficial</w:t>
        </w:r>
      </w:ins>
      <w:r w:rsidR="00B629B7" w:rsidRPr="00466918">
        <w:rPr>
          <w:rFonts w:ascii="Garamond" w:hAnsi="Garamond"/>
          <w:color w:val="538135" w:themeColor="accent6" w:themeShade="BF"/>
        </w:rPr>
        <w:t xml:space="preserve"> a frequência em </w:t>
      </w:r>
      <w:ins w:id="1873" w:author="Maria Cristina Tavares Briosa" w:date="2025-10-27T11:02:00Z" w16du:dateUtc="2025-10-27T11:02:00Z">
        <w:r w:rsidR="00466918" w:rsidRPr="00466918">
          <w:rPr>
            <w:rFonts w:ascii="Garamond" w:hAnsi="Garamond"/>
            <w:color w:val="538135" w:themeColor="accent6" w:themeShade="BF"/>
          </w:rPr>
          <w:t xml:space="preserve">ações </w:t>
        </w:r>
      </w:ins>
      <w:r w:rsidR="00B629B7" w:rsidRPr="00466918">
        <w:rPr>
          <w:rFonts w:ascii="Garamond" w:hAnsi="Garamond"/>
          <w:strike/>
          <w:color w:val="538135" w:themeColor="accent6" w:themeShade="BF"/>
        </w:rPr>
        <w:t>programas de</w:t>
      </w:r>
      <w:r w:rsidR="00B629B7" w:rsidRPr="00466918">
        <w:rPr>
          <w:rFonts w:ascii="Garamond" w:hAnsi="Garamond"/>
          <w:color w:val="538135" w:themeColor="accent6" w:themeShade="BF"/>
        </w:rPr>
        <w:t xml:space="preserve"> formação e atualização regular, na área do bem-estar animal</w:t>
      </w:r>
    </w:p>
    <w:p w14:paraId="5BEB7163" w14:textId="77777777" w:rsidR="00B629B7" w:rsidRPr="00B629B7" w:rsidRDefault="00B629B7" w:rsidP="00CB3186">
      <w:pPr>
        <w:pStyle w:val="ListParagraph"/>
        <w:spacing w:line="360" w:lineRule="auto"/>
        <w:jc w:val="both"/>
        <w:rPr>
          <w:ins w:id="1874" w:author="Maria Cristina Tavares Briosa" w:date="2025-10-24T18:28:00Z" w16du:dateUtc="2025-10-24T17:28:00Z"/>
          <w:rFonts w:ascii="Garamond" w:hAnsi="Garamond"/>
        </w:rPr>
      </w:pPr>
    </w:p>
    <w:p w14:paraId="20980619" w14:textId="2E700C9E" w:rsidR="00401563" w:rsidRPr="00B629B7" w:rsidRDefault="00B629B7" w:rsidP="00B629B7">
      <w:pPr>
        <w:pStyle w:val="ListParagraph"/>
        <w:spacing w:line="360" w:lineRule="auto"/>
        <w:jc w:val="both"/>
        <w:rPr>
          <w:rFonts w:ascii="Garamond" w:hAnsi="Garamond"/>
        </w:rPr>
      </w:pPr>
      <w:r>
        <w:t>.</w:t>
      </w:r>
      <w:del w:id="1875" w:author="Maria Cristina Tavares Briosa" w:date="2025-10-24T18:29:00Z" w16du:dateUtc="2025-10-24T17:29:00Z">
        <w:r w:rsidR="00901BE5" w:rsidRPr="00B629B7" w:rsidDel="006D4948">
          <w:rPr>
            <w:strike/>
          </w:rPr>
          <w:delText>,</w:delText>
        </w:r>
      </w:del>
      <w:r w:rsidR="002A4912" w:rsidRPr="00B629B7">
        <w:rPr>
          <w:strike/>
        </w:rPr>
        <w:t xml:space="preserve"> </w:t>
      </w:r>
    </w:p>
    <w:p w14:paraId="23BDC2F9" w14:textId="77777777" w:rsidR="00401563" w:rsidRDefault="00401563" w:rsidP="00A95B79">
      <w:pPr>
        <w:spacing w:line="360" w:lineRule="auto"/>
        <w:jc w:val="both"/>
        <w:rPr>
          <w:rFonts w:ascii="Garamond" w:eastAsia="Times New Roman" w:hAnsi="Garamond" w:cs="Times New Roman"/>
          <w:lang w:eastAsia="pt-PT"/>
        </w:rPr>
      </w:pPr>
    </w:p>
    <w:p w14:paraId="7B44EAE4" w14:textId="77777777" w:rsidR="00401563" w:rsidRPr="000041C8" w:rsidRDefault="00401563" w:rsidP="00A95B79">
      <w:pPr>
        <w:spacing w:line="360" w:lineRule="auto"/>
        <w:jc w:val="both"/>
        <w:rPr>
          <w:rFonts w:ascii="Garamond" w:eastAsia="Times New Roman" w:hAnsi="Garamond" w:cs="Times New Roman"/>
          <w:lang w:eastAsia="pt-PT"/>
        </w:rPr>
      </w:pPr>
    </w:p>
    <w:p w14:paraId="31CDCB51" w14:textId="46B0AC02" w:rsidR="003D15F2" w:rsidRPr="000041C8" w:rsidRDefault="003D15F2" w:rsidP="00A95B7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 xml:space="preserve">Artigo </w:t>
      </w:r>
      <w:r w:rsidR="006138C4" w:rsidRPr="000041C8">
        <w:rPr>
          <w:rFonts w:ascii="Garamond" w:eastAsia="Times New Roman" w:hAnsi="Garamond" w:cs="Times New Roman"/>
          <w:b/>
          <w:bCs/>
          <w:lang w:eastAsia="pt-PT"/>
        </w:rPr>
        <w:t>5</w:t>
      </w:r>
      <w:r w:rsidR="00E238BA">
        <w:rPr>
          <w:rFonts w:ascii="Garamond" w:eastAsia="Times New Roman" w:hAnsi="Garamond" w:cs="Times New Roman"/>
          <w:b/>
          <w:bCs/>
          <w:lang w:eastAsia="pt-PT"/>
        </w:rPr>
        <w:t>7</w:t>
      </w:r>
      <w:r w:rsidRPr="000041C8">
        <w:rPr>
          <w:rFonts w:ascii="Garamond" w:eastAsia="Times New Roman" w:hAnsi="Garamond" w:cs="Times New Roman"/>
          <w:b/>
          <w:bCs/>
          <w:lang w:eastAsia="pt-PT"/>
        </w:rPr>
        <w:t>.º</w:t>
      </w:r>
    </w:p>
    <w:p w14:paraId="3EFDB1A0" w14:textId="77777777" w:rsidR="003D15F2" w:rsidRPr="000041C8" w:rsidRDefault="003D15F2" w:rsidP="00A95B79">
      <w:pPr>
        <w:spacing w:line="360" w:lineRule="auto"/>
        <w:jc w:val="center"/>
        <w:rPr>
          <w:rFonts w:ascii="Garamond" w:eastAsia="Times New Roman" w:hAnsi="Garamond" w:cs="Times New Roman"/>
          <w:lang w:eastAsia="pt-PT"/>
        </w:rPr>
      </w:pPr>
      <w:r w:rsidRPr="000041C8">
        <w:rPr>
          <w:rFonts w:ascii="Garamond" w:eastAsia="Times New Roman" w:hAnsi="Garamond" w:cs="Times New Roman"/>
          <w:lang w:eastAsia="pt-PT"/>
        </w:rPr>
        <w:t>Manutenção de registos de alojamentos</w:t>
      </w:r>
    </w:p>
    <w:p w14:paraId="3EB8D5CA" w14:textId="196BAA43" w:rsidR="003D15F2" w:rsidRPr="000041C8" w:rsidRDefault="178AD7F6" w:rsidP="00A95B79">
      <w:pPr>
        <w:spacing w:line="360" w:lineRule="auto"/>
        <w:jc w:val="both"/>
        <w:rPr>
          <w:rFonts w:ascii="Garamond" w:eastAsia="Times New Roman" w:hAnsi="Garamond" w:cs="Times New Roman"/>
          <w:lang w:eastAsia="pt-PT"/>
        </w:rPr>
      </w:pPr>
      <w:r w:rsidRPr="036812A3">
        <w:rPr>
          <w:rFonts w:ascii="Garamond" w:eastAsia="Times New Roman" w:hAnsi="Garamond" w:cs="Times New Roman"/>
          <w:lang w:eastAsia="pt-PT"/>
        </w:rPr>
        <w:t xml:space="preserve">1 - Os </w:t>
      </w:r>
      <w:del w:id="1876" w:author="Susana Margarida Gonçalves Silva Santos" w:date="2025-10-07T12:32:00Z" w16du:dateUtc="2025-10-07T11:32:00Z">
        <w:r w:rsidRPr="036812A3" w:rsidDel="00532408">
          <w:rPr>
            <w:rFonts w:ascii="Garamond" w:eastAsia="Times New Roman" w:hAnsi="Garamond" w:cs="Times New Roman"/>
            <w:lang w:eastAsia="pt-PT"/>
          </w:rPr>
          <w:delText>titulares da exploração</w:delText>
        </w:r>
      </w:del>
      <w:ins w:id="1877" w:author="Susana Margarida Gonçalves Silva Santos" w:date="2025-10-07T12:32:00Z" w16du:dateUtc="2025-10-07T11:32:00Z">
        <w:r w:rsidR="00532408">
          <w:rPr>
            <w:rFonts w:ascii="Garamond" w:eastAsia="Times New Roman" w:hAnsi="Garamond" w:cs="Times New Roman"/>
            <w:lang w:eastAsia="pt-PT"/>
          </w:rPr>
          <w:t>operadores</w:t>
        </w:r>
      </w:ins>
      <w:r w:rsidRPr="036812A3">
        <w:rPr>
          <w:rFonts w:ascii="Garamond" w:eastAsia="Times New Roman" w:hAnsi="Garamond" w:cs="Times New Roman"/>
          <w:lang w:eastAsia="pt-PT"/>
        </w:rPr>
        <w:t xml:space="preserve"> dos alojamentos para hospedagem de animais de companhia</w:t>
      </w:r>
      <w:r w:rsidR="66F759A6" w:rsidRPr="036812A3">
        <w:rPr>
          <w:rFonts w:ascii="Garamond" w:eastAsia="Times New Roman" w:hAnsi="Garamond" w:cs="Times New Roman"/>
          <w:lang w:eastAsia="pt-PT"/>
        </w:rPr>
        <w:t xml:space="preserve">, incluindo os </w:t>
      </w:r>
      <w:ins w:id="1878" w:author="Susana Margarida Gonçalves Silva Santos" w:date="2025-10-07T12:22:00Z" w16du:dateUtc="2025-10-07T11:22:00Z">
        <w:r w:rsidR="00643CB5">
          <w:rPr>
            <w:rFonts w:ascii="Garamond" w:eastAsia="Times New Roman" w:hAnsi="Garamond" w:cs="Times New Roman"/>
            <w:lang w:eastAsia="pt-PT"/>
          </w:rPr>
          <w:t>C</w:t>
        </w:r>
      </w:ins>
      <w:ins w:id="1879" w:author="Susana Margarida Gonçalves Silva Santos" w:date="2025-10-07T12:23:00Z" w16du:dateUtc="2025-10-07T11:23:00Z">
        <w:r w:rsidR="00643CB5">
          <w:rPr>
            <w:rFonts w:ascii="Garamond" w:eastAsia="Times New Roman" w:hAnsi="Garamond" w:cs="Times New Roman"/>
            <w:lang w:eastAsia="pt-PT"/>
          </w:rPr>
          <w:t xml:space="preserve">entros de Recolha Oficial </w:t>
        </w:r>
      </w:ins>
      <w:r w:rsidR="5BAA69DD" w:rsidRPr="00334CF2">
        <w:rPr>
          <w:rFonts w:ascii="Garamond" w:eastAsia="Times New Roman" w:hAnsi="Garamond" w:cs="Times New Roman"/>
          <w:strike/>
          <w:lang w:eastAsia="pt-PT"/>
        </w:rPr>
        <w:t>centros de</w:t>
      </w:r>
      <w:r w:rsidR="520E9FD8" w:rsidRPr="00334CF2">
        <w:rPr>
          <w:rFonts w:ascii="Garamond" w:eastAsia="Times New Roman" w:hAnsi="Garamond" w:cs="Times New Roman"/>
          <w:strike/>
          <w:lang w:eastAsia="pt-PT"/>
        </w:rPr>
        <w:t xml:space="preserve"> bem-estar animal</w:t>
      </w:r>
      <w:r w:rsidRPr="036812A3">
        <w:rPr>
          <w:rFonts w:ascii="Garamond" w:eastAsia="Times New Roman" w:hAnsi="Garamond" w:cs="Times New Roman"/>
          <w:lang w:eastAsia="pt-PT"/>
        </w:rPr>
        <w:t xml:space="preserve">, devem manter, pelo prazo de </w:t>
      </w:r>
      <w:r w:rsidR="6A235DC3" w:rsidRPr="036812A3">
        <w:rPr>
          <w:rFonts w:ascii="Garamond" w:eastAsia="Times New Roman" w:hAnsi="Garamond" w:cs="Times New Roman"/>
          <w:lang w:eastAsia="pt-PT"/>
        </w:rPr>
        <w:t>cinco</w:t>
      </w:r>
      <w:r w:rsidR="20A09349" w:rsidRPr="036812A3">
        <w:rPr>
          <w:rFonts w:ascii="Garamond" w:eastAsia="Times New Roman" w:hAnsi="Garamond" w:cs="Times New Roman"/>
          <w:lang w:eastAsia="pt-PT"/>
        </w:rPr>
        <w:t xml:space="preserve"> anos</w:t>
      </w:r>
      <w:r w:rsidRPr="036812A3">
        <w:rPr>
          <w:rFonts w:ascii="Garamond" w:eastAsia="Times New Roman" w:hAnsi="Garamond" w:cs="Times New Roman"/>
          <w:lang w:eastAsia="pt-PT"/>
        </w:rPr>
        <w:t xml:space="preserve">, os seguintes registos: </w:t>
      </w:r>
    </w:p>
    <w:p w14:paraId="53EE8C22" w14:textId="6B61E64F" w:rsidR="003D15F2" w:rsidRPr="000041C8" w:rsidRDefault="003D15F2" w:rsidP="00A95B79">
      <w:pPr>
        <w:spacing w:line="360" w:lineRule="auto"/>
        <w:jc w:val="both"/>
        <w:rPr>
          <w:rFonts w:ascii="Garamond" w:eastAsia="Times New Roman" w:hAnsi="Garamond" w:cs="Times New Roman"/>
          <w:lang w:eastAsia="pt-PT"/>
        </w:rPr>
      </w:pPr>
      <w:r w:rsidRPr="578B151F">
        <w:rPr>
          <w:rFonts w:ascii="Garamond" w:eastAsia="Times New Roman" w:hAnsi="Garamond" w:cs="Times New Roman"/>
          <w:lang w:eastAsia="pt-PT"/>
        </w:rPr>
        <w:t xml:space="preserve">a) A identificação do </w:t>
      </w:r>
      <w:r w:rsidRPr="00D12102">
        <w:rPr>
          <w:rFonts w:ascii="Garamond" w:eastAsia="Times New Roman" w:hAnsi="Garamond" w:cs="Times New Roman"/>
          <w:strike/>
          <w:lang w:eastAsia="pt-PT"/>
        </w:rPr>
        <w:t>detentor</w:t>
      </w:r>
      <w:r w:rsidRPr="578B151F">
        <w:rPr>
          <w:rFonts w:ascii="Garamond" w:eastAsia="Times New Roman" w:hAnsi="Garamond" w:cs="Times New Roman"/>
          <w:lang w:eastAsia="pt-PT"/>
        </w:rPr>
        <w:t xml:space="preserve"> </w:t>
      </w:r>
      <w:ins w:id="1880" w:author="Susana Margarida Gonçalves Silva Santos" w:date="2025-10-07T12:40:00Z" w16du:dateUtc="2025-10-07T11:40:00Z">
        <w:r w:rsidR="00D12102">
          <w:rPr>
            <w:rFonts w:ascii="Garamond" w:eastAsia="Times New Roman" w:hAnsi="Garamond" w:cs="Times New Roman"/>
            <w:lang w:eastAsia="pt-PT"/>
          </w:rPr>
          <w:t xml:space="preserve">titular </w:t>
        </w:r>
      </w:ins>
      <w:r w:rsidRPr="578B151F">
        <w:rPr>
          <w:rFonts w:ascii="Garamond" w:eastAsia="Times New Roman" w:hAnsi="Garamond" w:cs="Times New Roman"/>
          <w:lang w:eastAsia="pt-PT"/>
        </w:rPr>
        <w:t>do</w:t>
      </w:r>
      <w:ins w:id="1881" w:author="Maria Cristina Tavares Briosa" w:date="2025-10-23T17:47:00Z" w16du:dateUtc="2025-10-23T16:47:00Z">
        <w:r w:rsidR="00E77A6C">
          <w:rPr>
            <w:rFonts w:ascii="Garamond" w:eastAsia="Times New Roman" w:hAnsi="Garamond" w:cs="Times New Roman"/>
            <w:lang w:eastAsia="pt-PT"/>
          </w:rPr>
          <w:t>s</w:t>
        </w:r>
      </w:ins>
      <w:r w:rsidRPr="578B151F">
        <w:rPr>
          <w:rFonts w:ascii="Garamond" w:eastAsia="Times New Roman" w:hAnsi="Garamond" w:cs="Times New Roman"/>
          <w:lang w:eastAsia="pt-PT"/>
        </w:rPr>
        <w:t xml:space="preserve"> anima</w:t>
      </w:r>
      <w:ins w:id="1882" w:author="Maria Cristina Tavares Briosa" w:date="2025-10-23T17:47:00Z" w16du:dateUtc="2025-10-23T16:47:00Z">
        <w:r w:rsidR="00E77A6C">
          <w:rPr>
            <w:rFonts w:ascii="Garamond" w:eastAsia="Times New Roman" w:hAnsi="Garamond" w:cs="Times New Roman"/>
            <w:lang w:eastAsia="pt-PT"/>
          </w:rPr>
          <w:t>is</w:t>
        </w:r>
      </w:ins>
      <w:r w:rsidRPr="578B151F">
        <w:rPr>
          <w:rFonts w:ascii="Garamond" w:eastAsia="Times New Roman" w:hAnsi="Garamond" w:cs="Times New Roman"/>
          <w:lang w:eastAsia="pt-PT"/>
        </w:rPr>
        <w:t xml:space="preserve">l, designadamente nome e morada; </w:t>
      </w:r>
    </w:p>
    <w:p w14:paraId="0182E7D2" w14:textId="05BC7DD0" w:rsidR="003D15F2" w:rsidRPr="000041C8" w:rsidRDefault="003D15F2" w:rsidP="00A95B79">
      <w:pPr>
        <w:spacing w:line="360" w:lineRule="auto"/>
        <w:jc w:val="both"/>
        <w:rPr>
          <w:rFonts w:ascii="Garamond" w:eastAsia="Times New Roman" w:hAnsi="Garamond" w:cs="Times New Roman"/>
          <w:lang w:eastAsia="pt-PT"/>
        </w:rPr>
      </w:pPr>
      <w:r w:rsidRPr="578B151F">
        <w:rPr>
          <w:rFonts w:ascii="Garamond" w:eastAsia="Times New Roman" w:hAnsi="Garamond" w:cs="Times New Roman"/>
          <w:lang w:eastAsia="pt-PT"/>
        </w:rPr>
        <w:t xml:space="preserve">b) A identificação dos animais, nomeadamente o </w:t>
      </w:r>
      <w:r w:rsidRPr="00E77A6C">
        <w:rPr>
          <w:rFonts w:ascii="Garamond" w:eastAsia="Times New Roman" w:hAnsi="Garamond" w:cs="Times New Roman"/>
          <w:strike/>
          <w:lang w:eastAsia="pt-PT"/>
        </w:rPr>
        <w:t>número de</w:t>
      </w:r>
      <w:r w:rsidR="00DB1C02" w:rsidRPr="00E77A6C">
        <w:rPr>
          <w:rFonts w:ascii="Garamond" w:eastAsia="Times New Roman" w:hAnsi="Garamond" w:cs="Times New Roman"/>
          <w:strike/>
          <w:lang w:eastAsia="pt-PT"/>
        </w:rPr>
        <w:t xml:space="preserve"> </w:t>
      </w:r>
      <w:r w:rsidR="00730DFB" w:rsidRPr="00E77A6C">
        <w:rPr>
          <w:rFonts w:ascii="Garamond" w:eastAsia="Times New Roman" w:hAnsi="Garamond" w:cs="Times New Roman"/>
          <w:strike/>
          <w:lang w:eastAsia="pt-PT"/>
        </w:rPr>
        <w:t>identificação</w:t>
      </w:r>
      <w:ins w:id="1883" w:author="Susana Margarida Gonçalves Silva Santos" w:date="2025-10-24T12:20:00Z" w16du:dateUtc="2025-10-24T11:20:00Z">
        <w:r w:rsidR="008F0197" w:rsidRPr="008A3A3B">
          <w:rPr>
            <w:rFonts w:ascii="Garamond" w:eastAsia="Times New Roman" w:hAnsi="Garamond" w:cs="Times New Roman"/>
            <w:color w:val="EE0000"/>
            <w:lang w:eastAsia="pt-PT"/>
          </w:rPr>
          <w:t xml:space="preserve"> có</w:t>
        </w:r>
        <w:r w:rsidR="008A3A3B" w:rsidRPr="008A3A3B">
          <w:rPr>
            <w:rFonts w:ascii="Garamond" w:eastAsia="Times New Roman" w:hAnsi="Garamond" w:cs="Times New Roman"/>
            <w:color w:val="EE0000"/>
            <w:lang w:eastAsia="pt-PT"/>
          </w:rPr>
          <w:t xml:space="preserve">digo do </w:t>
        </w:r>
      </w:ins>
      <w:ins w:id="1884" w:author="Maria Cristina Tavares Briosa" w:date="2025-10-23T17:47:00Z" w16du:dateUtc="2025-10-23T16:47:00Z">
        <w:r w:rsidR="00E77A6C">
          <w:rPr>
            <w:rFonts w:ascii="Garamond" w:eastAsia="Times New Roman" w:hAnsi="Garamond" w:cs="Times New Roman"/>
            <w:lang w:eastAsia="pt-PT"/>
          </w:rPr>
          <w:t>tran</w:t>
        </w:r>
      </w:ins>
      <w:ins w:id="1885" w:author="Susana Margarida Gonçalves Silva Santos" w:date="2025-10-24T12:20:00Z" w16du:dateUtc="2025-10-24T11:20:00Z">
        <w:r w:rsidR="008A3A3B">
          <w:rPr>
            <w:rFonts w:ascii="Garamond" w:eastAsia="Times New Roman" w:hAnsi="Garamond" w:cs="Times New Roman"/>
            <w:lang w:eastAsia="pt-PT"/>
          </w:rPr>
          <w:t>s</w:t>
        </w:r>
      </w:ins>
      <w:ins w:id="1886" w:author="Maria Cristina Tavares Briosa" w:date="2025-10-23T17:47:00Z" w16du:dateUtc="2025-10-23T16:47:00Z">
        <w:r w:rsidR="00E77A6C">
          <w:rPr>
            <w:rFonts w:ascii="Garamond" w:eastAsia="Times New Roman" w:hAnsi="Garamond" w:cs="Times New Roman"/>
            <w:lang w:eastAsia="pt-PT"/>
          </w:rPr>
          <w:t>ponder, quando aplicável,</w:t>
        </w:r>
      </w:ins>
      <w:r w:rsidRPr="578B151F">
        <w:rPr>
          <w:rFonts w:ascii="Garamond" w:eastAsia="Times New Roman" w:hAnsi="Garamond" w:cs="Times New Roman"/>
          <w:lang w:eastAsia="pt-PT"/>
        </w:rPr>
        <w:t xml:space="preserve">, nome, espécie, raça, idade e quaisquer sinais particulares; </w:t>
      </w:r>
    </w:p>
    <w:p w14:paraId="1604133F" w14:textId="77777777"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c) O número de animais por espécie; </w:t>
      </w:r>
    </w:p>
    <w:p w14:paraId="13B746C0" w14:textId="7B6FBA9E" w:rsidR="007E511B"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d) O movimento mensal, nomeadamente</w:t>
      </w:r>
      <w:r w:rsidR="003D0602" w:rsidRPr="000041C8">
        <w:rPr>
          <w:rFonts w:ascii="Garamond" w:eastAsia="Times New Roman" w:hAnsi="Garamond" w:cs="Times New Roman"/>
          <w:lang w:eastAsia="pt-PT"/>
        </w:rPr>
        <w:t xml:space="preserve"> os seguintes dados relativos a cada animal</w:t>
      </w:r>
      <w:r w:rsidR="00983FA9" w:rsidRPr="000041C8">
        <w:rPr>
          <w:rFonts w:ascii="Garamond" w:eastAsia="Times New Roman" w:hAnsi="Garamond" w:cs="Times New Roman"/>
          <w:lang w:eastAsia="pt-PT"/>
        </w:rPr>
        <w:t xml:space="preserve">, </w:t>
      </w:r>
      <w:r w:rsidR="00695B05" w:rsidRPr="000041C8">
        <w:rPr>
          <w:rFonts w:ascii="Garamond" w:eastAsia="Times New Roman" w:hAnsi="Garamond" w:cs="Times New Roman"/>
          <w:lang w:eastAsia="pt-PT"/>
        </w:rPr>
        <w:t>quando</w:t>
      </w:r>
      <w:r w:rsidR="00983FA9" w:rsidRPr="000041C8">
        <w:rPr>
          <w:rFonts w:ascii="Garamond" w:eastAsia="Times New Roman" w:hAnsi="Garamond" w:cs="Times New Roman"/>
          <w:lang w:eastAsia="pt-PT"/>
        </w:rPr>
        <w:t xml:space="preserve"> aplicável</w:t>
      </w:r>
      <w:r w:rsidR="007E511B" w:rsidRPr="000041C8">
        <w:rPr>
          <w:rFonts w:ascii="Garamond" w:eastAsia="Times New Roman" w:hAnsi="Garamond" w:cs="Times New Roman"/>
          <w:lang w:eastAsia="pt-PT"/>
        </w:rPr>
        <w:t>:</w:t>
      </w:r>
    </w:p>
    <w:p w14:paraId="46A61AB2" w14:textId="59BC83D4" w:rsidR="007E511B" w:rsidRPr="000041C8" w:rsidRDefault="003D15F2" w:rsidP="004F4B5A">
      <w:pPr>
        <w:pStyle w:val="ListParagraph"/>
        <w:numPr>
          <w:ilvl w:val="0"/>
          <w:numId w:val="9"/>
        </w:numPr>
        <w:spacing w:line="360" w:lineRule="auto"/>
        <w:jc w:val="both"/>
        <w:rPr>
          <w:rFonts w:ascii="Garamond" w:hAnsi="Garamond"/>
        </w:rPr>
      </w:pPr>
      <w:r w:rsidRPr="000041C8">
        <w:rPr>
          <w:rFonts w:ascii="Garamond" w:hAnsi="Garamond"/>
        </w:rPr>
        <w:t>origem e data d</w:t>
      </w:r>
      <w:r w:rsidR="007E511B" w:rsidRPr="000041C8">
        <w:rPr>
          <w:rFonts w:ascii="Garamond" w:hAnsi="Garamond"/>
        </w:rPr>
        <w:t>e</w:t>
      </w:r>
      <w:r w:rsidRPr="000041C8">
        <w:rPr>
          <w:rFonts w:ascii="Garamond" w:hAnsi="Garamond"/>
        </w:rPr>
        <w:t xml:space="preserve"> entrad</w:t>
      </w:r>
      <w:r w:rsidR="003D0602" w:rsidRPr="000041C8">
        <w:rPr>
          <w:rFonts w:ascii="Garamond" w:hAnsi="Garamond"/>
        </w:rPr>
        <w:t>a</w:t>
      </w:r>
      <w:r w:rsidR="007E511B" w:rsidRPr="000041C8">
        <w:rPr>
          <w:rFonts w:ascii="Garamond" w:hAnsi="Garamond"/>
        </w:rPr>
        <w:t>;</w:t>
      </w:r>
    </w:p>
    <w:p w14:paraId="301A431E" w14:textId="2F57641B" w:rsidR="003D0602" w:rsidRPr="000041C8" w:rsidRDefault="00983FA9" w:rsidP="004F4B5A">
      <w:pPr>
        <w:pStyle w:val="ListParagraph"/>
        <w:numPr>
          <w:ilvl w:val="0"/>
          <w:numId w:val="9"/>
        </w:numPr>
        <w:spacing w:line="360" w:lineRule="auto"/>
        <w:jc w:val="both"/>
        <w:rPr>
          <w:rFonts w:ascii="Garamond" w:hAnsi="Garamond"/>
        </w:rPr>
      </w:pPr>
      <w:r w:rsidRPr="000041C8">
        <w:rPr>
          <w:rFonts w:ascii="Garamond" w:hAnsi="Garamond"/>
        </w:rPr>
        <w:t xml:space="preserve">data de </w:t>
      </w:r>
      <w:r w:rsidR="003D0602" w:rsidRPr="000041C8">
        <w:rPr>
          <w:rFonts w:ascii="Garamond" w:hAnsi="Garamond"/>
        </w:rPr>
        <w:t>nascimento e idade de desmame;</w:t>
      </w:r>
    </w:p>
    <w:p w14:paraId="0E9C1568" w14:textId="35F2496B" w:rsidR="007E511B" w:rsidRPr="000041C8" w:rsidRDefault="00983FA9" w:rsidP="004F4B5A">
      <w:pPr>
        <w:pStyle w:val="ListParagraph"/>
        <w:numPr>
          <w:ilvl w:val="0"/>
          <w:numId w:val="9"/>
        </w:numPr>
        <w:spacing w:line="360" w:lineRule="auto"/>
        <w:jc w:val="both"/>
        <w:rPr>
          <w:rFonts w:ascii="Garamond" w:hAnsi="Garamond"/>
        </w:rPr>
      </w:pPr>
      <w:r w:rsidRPr="000041C8">
        <w:rPr>
          <w:rFonts w:ascii="Garamond" w:hAnsi="Garamond"/>
        </w:rPr>
        <w:t xml:space="preserve">datas e detalhes de </w:t>
      </w:r>
      <w:r w:rsidR="007E511B" w:rsidRPr="000041C8">
        <w:rPr>
          <w:rFonts w:ascii="Garamond" w:hAnsi="Garamond"/>
        </w:rPr>
        <w:t xml:space="preserve">todos os tratamentos veterinários </w:t>
      </w:r>
      <w:r w:rsidR="003D0602" w:rsidRPr="000041C8">
        <w:rPr>
          <w:rFonts w:ascii="Garamond" w:hAnsi="Garamond"/>
        </w:rPr>
        <w:t>realizados e períodos passados em isolamento;</w:t>
      </w:r>
    </w:p>
    <w:p w14:paraId="087688B9" w14:textId="0A1C5AD6" w:rsidR="003D0602" w:rsidRPr="000041C8" w:rsidRDefault="003D0602" w:rsidP="004F4B5A">
      <w:pPr>
        <w:pStyle w:val="ListParagraph"/>
        <w:numPr>
          <w:ilvl w:val="0"/>
          <w:numId w:val="9"/>
        </w:numPr>
        <w:spacing w:line="360" w:lineRule="auto"/>
        <w:jc w:val="both"/>
        <w:rPr>
          <w:rFonts w:ascii="Garamond" w:hAnsi="Garamond"/>
        </w:rPr>
      </w:pPr>
      <w:r w:rsidRPr="000041C8">
        <w:rPr>
          <w:rFonts w:ascii="Garamond" w:hAnsi="Garamond"/>
        </w:rPr>
        <w:t>datas de acasalamento, identificação dos animais acasalados, número e identificação de cachorros nascido</w:t>
      </w:r>
      <w:r w:rsidR="00695B05" w:rsidRPr="000041C8">
        <w:rPr>
          <w:rFonts w:ascii="Garamond" w:hAnsi="Garamond"/>
        </w:rPr>
        <w:t>s</w:t>
      </w:r>
      <w:r w:rsidRPr="000041C8">
        <w:rPr>
          <w:rFonts w:ascii="Garamond" w:hAnsi="Garamond"/>
        </w:rPr>
        <w:t>;</w:t>
      </w:r>
    </w:p>
    <w:p w14:paraId="2988B4D3" w14:textId="0ADF7BA4" w:rsidR="003D0602" w:rsidRPr="000041C8" w:rsidRDefault="00983FA9" w:rsidP="004F4B5A">
      <w:pPr>
        <w:pStyle w:val="ListParagraph"/>
        <w:numPr>
          <w:ilvl w:val="0"/>
          <w:numId w:val="9"/>
        </w:numPr>
        <w:spacing w:line="360" w:lineRule="auto"/>
        <w:jc w:val="both"/>
        <w:rPr>
          <w:rFonts w:ascii="Garamond" w:hAnsi="Garamond"/>
        </w:rPr>
      </w:pPr>
      <w:r w:rsidRPr="000041C8">
        <w:rPr>
          <w:rFonts w:ascii="Garamond" w:hAnsi="Garamond"/>
        </w:rPr>
        <w:t xml:space="preserve">data e </w:t>
      </w:r>
      <w:r w:rsidR="003D0602" w:rsidRPr="000041C8">
        <w:rPr>
          <w:rFonts w:ascii="Garamond" w:hAnsi="Garamond"/>
        </w:rPr>
        <w:t>causa de morte ou eutanásia;</w:t>
      </w:r>
    </w:p>
    <w:p w14:paraId="2A234240" w14:textId="21049E5F" w:rsidR="003D0602" w:rsidRPr="000041C8" w:rsidRDefault="003D15F2" w:rsidP="004F4B5A">
      <w:pPr>
        <w:pStyle w:val="ListParagraph"/>
        <w:numPr>
          <w:ilvl w:val="0"/>
          <w:numId w:val="9"/>
        </w:numPr>
        <w:spacing w:line="360" w:lineRule="auto"/>
        <w:jc w:val="both"/>
        <w:rPr>
          <w:rFonts w:ascii="Garamond" w:hAnsi="Garamond"/>
        </w:rPr>
      </w:pPr>
      <w:r w:rsidRPr="000041C8">
        <w:rPr>
          <w:rFonts w:ascii="Garamond" w:hAnsi="Garamond"/>
        </w:rPr>
        <w:t>data de saída e destino do anima</w:t>
      </w:r>
      <w:r w:rsidR="003D0602" w:rsidRPr="000041C8">
        <w:rPr>
          <w:rFonts w:ascii="Garamond" w:hAnsi="Garamond"/>
        </w:rPr>
        <w:t>l</w:t>
      </w:r>
      <w:r w:rsidR="003B73E2" w:rsidRPr="000041C8">
        <w:rPr>
          <w:rFonts w:ascii="Garamond" w:hAnsi="Garamond"/>
        </w:rPr>
        <w:t>, incluindo a identificação do comprador ou cessionário</w:t>
      </w:r>
      <w:r w:rsidR="00983FA9" w:rsidRPr="000041C8">
        <w:rPr>
          <w:rFonts w:ascii="Garamond" w:hAnsi="Garamond"/>
        </w:rPr>
        <w:t>.</w:t>
      </w:r>
    </w:p>
    <w:p w14:paraId="504D5002" w14:textId="46D4CEA4" w:rsidR="003D15F2" w:rsidRDefault="00730DFB" w:rsidP="00A95B79">
      <w:pPr>
        <w:spacing w:line="360" w:lineRule="auto"/>
        <w:jc w:val="both"/>
        <w:rPr>
          <w:ins w:id="1887" w:author="Susana Margarida Gonçalves Silva Santos" w:date="2025-10-24T12:24:00Z" w16du:dateUtc="2025-10-24T11:24:00Z"/>
          <w:rFonts w:ascii="Garamond" w:eastAsia="Times New Roman" w:hAnsi="Garamond" w:cs="Times New Roman"/>
          <w:lang w:eastAsia="pt-PT"/>
        </w:rPr>
      </w:pPr>
      <w:r w:rsidRPr="006D4948">
        <w:rPr>
          <w:rFonts w:ascii="Garamond" w:eastAsia="Times New Roman" w:hAnsi="Garamond" w:cs="Times New Roman"/>
          <w:lang w:eastAsia="pt-PT"/>
        </w:rPr>
        <w:t>2</w:t>
      </w:r>
      <w:r w:rsidR="003D15F2" w:rsidRPr="006D4948">
        <w:rPr>
          <w:rFonts w:ascii="Garamond" w:eastAsia="Times New Roman" w:hAnsi="Garamond" w:cs="Times New Roman"/>
          <w:lang w:eastAsia="pt-PT"/>
        </w:rPr>
        <w:t xml:space="preserve"> </w:t>
      </w:r>
      <w:r w:rsidR="003D15F2" w:rsidRPr="006D4948">
        <w:rPr>
          <w:rFonts w:ascii="Garamond" w:eastAsia="Times New Roman" w:hAnsi="Garamond" w:cs="Times New Roman"/>
          <w:strike/>
          <w:lang w:eastAsia="pt-PT"/>
        </w:rPr>
        <w:t>- Excetuam-se do disposto nas alíneas c) e d) os alojamentos de animais com fins higiénicos</w:t>
      </w:r>
      <w:r w:rsidR="003D15F2" w:rsidRPr="006D4948">
        <w:rPr>
          <w:rFonts w:ascii="Garamond" w:eastAsia="Times New Roman" w:hAnsi="Garamond" w:cs="Times New Roman"/>
          <w:lang w:eastAsia="pt-PT"/>
        </w:rPr>
        <w:t>.</w:t>
      </w:r>
    </w:p>
    <w:p w14:paraId="7955E944" w14:textId="77777777" w:rsidR="004948E8" w:rsidRDefault="004948E8" w:rsidP="00A95B79">
      <w:pPr>
        <w:spacing w:line="360" w:lineRule="auto"/>
        <w:jc w:val="both"/>
        <w:rPr>
          <w:ins w:id="1888" w:author="Susana Margarida Gonçalves Silva Santos" w:date="2025-10-24T12:24:00Z" w16du:dateUtc="2025-10-24T11:24:00Z"/>
          <w:rFonts w:ascii="Garamond" w:eastAsia="Times New Roman" w:hAnsi="Garamond" w:cs="Times New Roman"/>
          <w:lang w:eastAsia="pt-PT"/>
        </w:rPr>
      </w:pPr>
    </w:p>
    <w:p w14:paraId="035A6BA3" w14:textId="77777777" w:rsidR="004948E8" w:rsidRPr="000041C8" w:rsidRDefault="004948E8" w:rsidP="00A95B79">
      <w:pPr>
        <w:spacing w:line="360" w:lineRule="auto"/>
        <w:jc w:val="both"/>
        <w:rPr>
          <w:rFonts w:ascii="Garamond" w:eastAsia="Times New Roman" w:hAnsi="Garamond" w:cs="Times New Roman"/>
          <w:lang w:eastAsia="pt-PT"/>
        </w:rPr>
      </w:pPr>
    </w:p>
    <w:p w14:paraId="3A68565C" w14:textId="3E738D3F" w:rsidR="00A14B46" w:rsidRPr="000041C8" w:rsidRDefault="00A14B46" w:rsidP="00A14B46">
      <w:pPr>
        <w:spacing w:line="360" w:lineRule="auto"/>
        <w:jc w:val="center"/>
        <w:rPr>
          <w:rFonts w:ascii="Garamond" w:eastAsia="Times New Roman" w:hAnsi="Garamond" w:cs="Times New Roman"/>
          <w:b/>
          <w:lang w:eastAsia="pt-PT"/>
        </w:rPr>
      </w:pPr>
      <w:bookmarkStart w:id="1889" w:name="_Hlk136424890"/>
      <w:r w:rsidRPr="000041C8">
        <w:rPr>
          <w:rFonts w:ascii="Garamond" w:eastAsia="Times New Roman" w:hAnsi="Garamond" w:cs="Times New Roman"/>
          <w:b/>
          <w:lang w:eastAsia="pt-PT"/>
        </w:rPr>
        <w:t>Artigo 5</w:t>
      </w:r>
      <w:r w:rsidR="00E238BA">
        <w:rPr>
          <w:rFonts w:ascii="Garamond" w:eastAsia="Times New Roman" w:hAnsi="Garamond" w:cs="Times New Roman"/>
          <w:b/>
          <w:lang w:eastAsia="pt-PT"/>
        </w:rPr>
        <w:t>8</w:t>
      </w:r>
      <w:r w:rsidRPr="000041C8">
        <w:rPr>
          <w:rFonts w:ascii="Garamond" w:eastAsia="Times New Roman" w:hAnsi="Garamond" w:cs="Times New Roman"/>
          <w:b/>
          <w:lang w:eastAsia="pt-PT"/>
        </w:rPr>
        <w:t>.º</w:t>
      </w:r>
    </w:p>
    <w:p w14:paraId="6B879280" w14:textId="2BE5306A" w:rsidR="00A14B46" w:rsidRPr="000041C8" w:rsidRDefault="00A14B46" w:rsidP="00A14B46">
      <w:pPr>
        <w:spacing w:line="360" w:lineRule="auto"/>
        <w:jc w:val="center"/>
        <w:rPr>
          <w:rFonts w:ascii="Garamond" w:eastAsia="Times New Roman" w:hAnsi="Garamond" w:cs="Times New Roman"/>
          <w:lang w:eastAsia="pt-PT"/>
        </w:rPr>
      </w:pPr>
      <w:r w:rsidRPr="000041C8">
        <w:rPr>
          <w:rFonts w:ascii="Garamond" w:eastAsia="Times New Roman" w:hAnsi="Garamond" w:cs="Times New Roman"/>
          <w:lang w:eastAsia="pt-PT"/>
        </w:rPr>
        <w:t>Condições especiais de alojamento</w:t>
      </w:r>
    </w:p>
    <w:p w14:paraId="127F1FC3" w14:textId="677BAF29" w:rsidR="00A14B46" w:rsidRDefault="644341A6" w:rsidP="00A14B46">
      <w:pPr>
        <w:spacing w:line="360" w:lineRule="auto"/>
        <w:jc w:val="both"/>
        <w:rPr>
          <w:ins w:id="1890" w:author="Susana Margarida Gonçalves Silva Santos" w:date="2025-10-24T12:23:00Z" w16du:dateUtc="2025-10-24T11:23:00Z"/>
          <w:rFonts w:ascii="Garamond" w:eastAsia="Times New Roman" w:hAnsi="Garamond" w:cs="Times New Roman"/>
          <w:lang w:eastAsia="pt-PT"/>
        </w:rPr>
      </w:pPr>
      <w:r w:rsidRPr="235BEDB8">
        <w:rPr>
          <w:rFonts w:ascii="Garamond" w:eastAsia="Times New Roman" w:hAnsi="Garamond" w:cs="Times New Roman"/>
          <w:lang w:eastAsia="pt-PT"/>
        </w:rPr>
        <w:t xml:space="preserve">Os parâmetros mínimos adequados a cada espécie </w:t>
      </w:r>
      <w:r w:rsidR="1F60F1DA" w:rsidRPr="235BEDB8">
        <w:rPr>
          <w:rFonts w:ascii="Garamond" w:eastAsia="Times New Roman" w:hAnsi="Garamond" w:cs="Times New Roman"/>
          <w:lang w:eastAsia="pt-PT"/>
        </w:rPr>
        <w:t>a que devem obedecer os alojamentos para hospedagem de animais de companhia</w:t>
      </w:r>
      <w:r w:rsidRPr="235BEDB8">
        <w:rPr>
          <w:rFonts w:ascii="Garamond" w:eastAsia="Times New Roman" w:hAnsi="Garamond" w:cs="Times New Roman"/>
          <w:lang w:eastAsia="pt-PT"/>
        </w:rPr>
        <w:t xml:space="preserve">, </w:t>
      </w:r>
      <w:r w:rsidR="7BA64927" w:rsidRPr="235BEDB8">
        <w:rPr>
          <w:rFonts w:ascii="Garamond" w:eastAsia="Times New Roman" w:hAnsi="Garamond" w:cs="Times New Roman"/>
          <w:lang w:eastAsia="pt-PT"/>
        </w:rPr>
        <w:t xml:space="preserve">incluindo </w:t>
      </w:r>
      <w:r w:rsidR="7BA64927" w:rsidRPr="00336578">
        <w:rPr>
          <w:rFonts w:ascii="Garamond" w:eastAsia="Times New Roman" w:hAnsi="Garamond" w:cs="Times New Roman"/>
          <w:strike/>
          <w:lang w:eastAsia="pt-PT"/>
        </w:rPr>
        <w:t>feiras e mercados</w:t>
      </w:r>
      <w:r w:rsidR="38A88E6C" w:rsidRPr="00336578">
        <w:rPr>
          <w:rFonts w:ascii="Garamond" w:eastAsia="Times New Roman" w:hAnsi="Garamond" w:cs="Times New Roman"/>
          <w:strike/>
          <w:lang w:eastAsia="pt-PT"/>
        </w:rPr>
        <w:t xml:space="preserve"> bem como</w:t>
      </w:r>
      <w:r w:rsidR="38A88E6C" w:rsidRPr="235BEDB8">
        <w:rPr>
          <w:rFonts w:ascii="Garamond" w:eastAsia="Times New Roman" w:hAnsi="Garamond" w:cs="Times New Roman"/>
          <w:lang w:eastAsia="pt-PT"/>
        </w:rPr>
        <w:t xml:space="preserve"> os</w:t>
      </w:r>
      <w:r w:rsidR="08D4B033" w:rsidRPr="235BEDB8">
        <w:rPr>
          <w:rFonts w:ascii="Garamond" w:eastAsia="Times New Roman" w:hAnsi="Garamond" w:cs="Times New Roman"/>
          <w:lang w:eastAsia="pt-PT"/>
        </w:rPr>
        <w:t xml:space="preserve"> referidos na subalínea </w:t>
      </w:r>
      <w:r w:rsidR="2C18A36E" w:rsidRPr="235BEDB8">
        <w:rPr>
          <w:rFonts w:ascii="Garamond" w:eastAsia="Times New Roman" w:hAnsi="Garamond" w:cs="Times New Roman"/>
          <w:lang w:eastAsia="pt-PT"/>
        </w:rPr>
        <w:t>iv</w:t>
      </w:r>
      <w:r w:rsidR="08D4B033" w:rsidRPr="235BEDB8">
        <w:rPr>
          <w:rFonts w:ascii="Garamond" w:eastAsia="Times New Roman" w:hAnsi="Garamond" w:cs="Times New Roman"/>
          <w:lang w:eastAsia="pt-PT"/>
        </w:rPr>
        <w:t>) d</w:t>
      </w:r>
      <w:r w:rsidR="2C18A36E" w:rsidRPr="235BEDB8">
        <w:rPr>
          <w:rFonts w:ascii="Garamond" w:eastAsia="Times New Roman" w:hAnsi="Garamond" w:cs="Times New Roman"/>
          <w:lang w:eastAsia="pt-PT"/>
        </w:rPr>
        <w:t xml:space="preserve">a alínea a) </w:t>
      </w:r>
      <w:r w:rsidR="2C18A36E" w:rsidRPr="00336578">
        <w:rPr>
          <w:rFonts w:ascii="Garamond" w:eastAsia="Times New Roman" w:hAnsi="Garamond" w:cs="Times New Roman"/>
          <w:highlight w:val="yellow"/>
          <w:lang w:eastAsia="pt-PT"/>
        </w:rPr>
        <w:t>do</w:t>
      </w:r>
      <w:r w:rsidR="08D4B033" w:rsidRPr="00336578">
        <w:rPr>
          <w:rFonts w:ascii="Garamond" w:eastAsia="Times New Roman" w:hAnsi="Garamond" w:cs="Times New Roman"/>
          <w:highlight w:val="yellow"/>
          <w:lang w:eastAsia="pt-PT"/>
        </w:rPr>
        <w:t xml:space="preserve"> n.º 1 do artigo </w:t>
      </w:r>
      <w:r w:rsidR="34B50EC1" w:rsidRPr="00336578">
        <w:rPr>
          <w:rFonts w:ascii="Garamond" w:eastAsia="Times New Roman" w:hAnsi="Garamond" w:cs="Times New Roman"/>
          <w:highlight w:val="yellow"/>
          <w:lang w:eastAsia="pt-PT"/>
        </w:rPr>
        <w:t>10</w:t>
      </w:r>
      <w:r w:rsidR="08D4B033" w:rsidRPr="00336578">
        <w:rPr>
          <w:rFonts w:ascii="Garamond" w:eastAsia="Times New Roman" w:hAnsi="Garamond" w:cs="Times New Roman"/>
          <w:highlight w:val="yellow"/>
          <w:lang w:eastAsia="pt-PT"/>
        </w:rPr>
        <w:t>.º</w:t>
      </w:r>
      <w:r w:rsidR="30B8A9F0" w:rsidRPr="00336578">
        <w:rPr>
          <w:rFonts w:ascii="Garamond" w:eastAsia="Times New Roman" w:hAnsi="Garamond" w:cs="Times New Roman"/>
          <w:highlight w:val="yellow"/>
          <w:lang w:eastAsia="pt-PT"/>
        </w:rPr>
        <w:t xml:space="preserve"> </w:t>
      </w:r>
      <w:bookmarkStart w:id="1891" w:name="_Hlk136437398"/>
      <w:r w:rsidR="30B8A9F0" w:rsidRPr="00336578">
        <w:rPr>
          <w:rFonts w:ascii="Garamond" w:eastAsia="Times New Roman" w:hAnsi="Garamond" w:cs="Times New Roman"/>
          <w:highlight w:val="yellow"/>
          <w:lang w:eastAsia="pt-PT"/>
        </w:rPr>
        <w:t xml:space="preserve">e no n.º 3 do artigo </w:t>
      </w:r>
      <w:commentRangeStart w:id="1892"/>
      <w:r w:rsidR="30B8A9F0" w:rsidRPr="00336578">
        <w:rPr>
          <w:rFonts w:ascii="Garamond" w:eastAsia="Times New Roman" w:hAnsi="Garamond" w:cs="Times New Roman"/>
          <w:highlight w:val="yellow"/>
          <w:lang w:eastAsia="pt-PT"/>
        </w:rPr>
        <w:t>43</w:t>
      </w:r>
      <w:commentRangeEnd w:id="1892"/>
      <w:r w:rsidR="00A57EA2" w:rsidRPr="00336578">
        <w:rPr>
          <w:rStyle w:val="CommentReference"/>
          <w:rFonts w:ascii="Garamond" w:eastAsia="Times New Roman" w:hAnsi="Garamond" w:cs="Times New Roman"/>
          <w:sz w:val="24"/>
          <w:szCs w:val="24"/>
          <w:highlight w:val="yellow"/>
          <w:lang w:eastAsia="pt-PT"/>
        </w:rPr>
        <w:commentReference w:id="1892"/>
      </w:r>
      <w:r w:rsidR="30B8A9F0" w:rsidRPr="00336578">
        <w:rPr>
          <w:rFonts w:ascii="Garamond" w:eastAsia="Times New Roman" w:hAnsi="Garamond" w:cs="Times New Roman"/>
          <w:highlight w:val="yellow"/>
          <w:lang w:eastAsia="pt-PT"/>
        </w:rPr>
        <w:t>.</w:t>
      </w:r>
      <w:r w:rsidR="30B8A9F0" w:rsidRPr="235BEDB8">
        <w:rPr>
          <w:rFonts w:ascii="Garamond" w:eastAsia="Times New Roman" w:hAnsi="Garamond" w:cs="Times New Roman"/>
          <w:lang w:eastAsia="pt-PT"/>
        </w:rPr>
        <w:t>º</w:t>
      </w:r>
      <w:bookmarkEnd w:id="1891"/>
      <w:r w:rsidR="08D4B033" w:rsidRPr="235BEDB8">
        <w:rPr>
          <w:rFonts w:ascii="Garamond" w:eastAsia="Times New Roman" w:hAnsi="Garamond" w:cs="Times New Roman"/>
          <w:lang w:eastAsia="pt-PT"/>
        </w:rPr>
        <w:t xml:space="preserve">, </w:t>
      </w:r>
      <w:r w:rsidR="1F60F1DA" w:rsidRPr="235BEDB8">
        <w:rPr>
          <w:rFonts w:ascii="Garamond" w:eastAsia="Times New Roman" w:hAnsi="Garamond" w:cs="Times New Roman"/>
          <w:lang w:eastAsia="pt-PT"/>
        </w:rPr>
        <w:t>s</w:t>
      </w:r>
      <w:r w:rsidRPr="235BEDB8">
        <w:rPr>
          <w:rFonts w:ascii="Garamond" w:eastAsia="Times New Roman" w:hAnsi="Garamond" w:cs="Times New Roman"/>
          <w:lang w:eastAsia="pt-PT"/>
        </w:rPr>
        <w:t>ã</w:t>
      </w:r>
      <w:r w:rsidR="1F60F1DA" w:rsidRPr="235BEDB8">
        <w:rPr>
          <w:rFonts w:ascii="Garamond" w:eastAsia="Times New Roman" w:hAnsi="Garamond" w:cs="Times New Roman"/>
          <w:lang w:eastAsia="pt-PT"/>
        </w:rPr>
        <w:t>o definid</w:t>
      </w:r>
      <w:r w:rsidRPr="235BEDB8">
        <w:rPr>
          <w:rFonts w:ascii="Garamond" w:eastAsia="Times New Roman" w:hAnsi="Garamond" w:cs="Times New Roman"/>
          <w:lang w:eastAsia="pt-PT"/>
        </w:rPr>
        <w:t>os</w:t>
      </w:r>
      <w:r w:rsidR="1F60F1DA" w:rsidRPr="235BEDB8">
        <w:rPr>
          <w:rFonts w:ascii="Garamond" w:eastAsia="Times New Roman" w:hAnsi="Garamond" w:cs="Times New Roman"/>
          <w:lang w:eastAsia="pt-PT"/>
        </w:rPr>
        <w:t xml:space="preserve"> </w:t>
      </w:r>
      <w:r w:rsidR="7292D6D4" w:rsidRPr="235BEDB8">
        <w:rPr>
          <w:rFonts w:ascii="Garamond" w:eastAsia="Times New Roman" w:hAnsi="Garamond" w:cs="Times New Roman"/>
          <w:lang w:eastAsia="pt-PT"/>
        </w:rPr>
        <w:t>pela DGAV</w:t>
      </w:r>
      <w:ins w:id="1893" w:author="Susana Margarida Gonçalves Silva Santos" w:date="2025-10-07T12:41:00Z" w16du:dateUtc="2025-10-07T11:41:00Z">
        <w:r w:rsidR="00DE231A">
          <w:rPr>
            <w:rFonts w:ascii="Garamond" w:eastAsia="Times New Roman" w:hAnsi="Garamond" w:cs="Times New Roman"/>
            <w:lang w:eastAsia="pt-PT"/>
          </w:rPr>
          <w:t>,</w:t>
        </w:r>
        <w:r w:rsidR="00DE231A" w:rsidRPr="00925C1E">
          <w:rPr>
            <w:rFonts w:ascii="Garamond" w:eastAsia="Times New Roman" w:hAnsi="Garamond" w:cs="Times New Roman"/>
            <w:lang w:eastAsia="pt-PT"/>
          </w:rPr>
          <w:t xml:space="preserve"> </w:t>
        </w:r>
        <w:r w:rsidR="009D2291">
          <w:rPr>
            <w:rFonts w:ascii="Garamond" w:eastAsia="Times New Roman" w:hAnsi="Garamond" w:cs="Times New Roman"/>
            <w:lang w:eastAsia="pt-PT"/>
          </w:rPr>
          <w:t>por despacho</w:t>
        </w:r>
      </w:ins>
      <w:ins w:id="1894" w:author="Susana Margarida Gonçalves Silva Santos" w:date="2025-10-09T10:24:00Z" w16du:dateUtc="2025-10-09T09:24:00Z">
        <w:r w:rsidR="005F1CFA">
          <w:rPr>
            <w:rFonts w:ascii="Garamond" w:eastAsia="Times New Roman" w:hAnsi="Garamond" w:cs="Times New Roman"/>
            <w:lang w:eastAsia="pt-PT"/>
          </w:rPr>
          <w:t>/Portaria</w:t>
        </w:r>
      </w:ins>
      <w:del w:id="1895" w:author="Susana Margarida Gonçalves Silva Santos" w:date="2025-10-09T10:24:00Z" w16du:dateUtc="2025-10-09T09:24:00Z">
        <w:r w:rsidR="7075D8A8" w:rsidRPr="235BEDB8" w:rsidDel="005F1CFA">
          <w:rPr>
            <w:rFonts w:ascii="Garamond" w:eastAsia="Times New Roman" w:hAnsi="Garamond" w:cs="Times New Roman"/>
            <w:lang w:eastAsia="pt-PT"/>
          </w:rPr>
          <w:delText>.</w:delText>
        </w:r>
      </w:del>
    </w:p>
    <w:p w14:paraId="01B630B3" w14:textId="77777777" w:rsidR="009B070F" w:rsidRPr="000041C8" w:rsidRDefault="009B070F" w:rsidP="00A14B46">
      <w:pPr>
        <w:spacing w:line="360" w:lineRule="auto"/>
        <w:jc w:val="both"/>
        <w:rPr>
          <w:rFonts w:ascii="Garamond" w:eastAsia="Times New Roman" w:hAnsi="Garamond" w:cs="Times New Roman"/>
          <w:lang w:eastAsia="pt-PT"/>
        </w:rPr>
      </w:pPr>
    </w:p>
    <w:bookmarkEnd w:id="1889"/>
    <w:p w14:paraId="66C82386" w14:textId="092C03C4" w:rsidR="00CD67AD" w:rsidRPr="000041C8" w:rsidRDefault="00CD67AD" w:rsidP="00CD67AD">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Artigo 5</w:t>
      </w:r>
      <w:r w:rsidR="00E238BA">
        <w:rPr>
          <w:rFonts w:ascii="Garamond" w:eastAsia="Times New Roman" w:hAnsi="Garamond" w:cs="Times New Roman"/>
          <w:b/>
          <w:bCs/>
          <w:lang w:eastAsia="pt-PT"/>
        </w:rPr>
        <w:t>9</w:t>
      </w:r>
      <w:r w:rsidRPr="000041C8">
        <w:rPr>
          <w:rFonts w:ascii="Garamond" w:eastAsia="Times New Roman" w:hAnsi="Garamond" w:cs="Times New Roman"/>
          <w:b/>
          <w:bCs/>
          <w:lang w:eastAsia="pt-PT"/>
        </w:rPr>
        <w:t>.º</w:t>
      </w:r>
    </w:p>
    <w:p w14:paraId="39A85BAA" w14:textId="77777777" w:rsidR="00CD67AD" w:rsidRPr="000041C8" w:rsidRDefault="00CD67AD" w:rsidP="00CD67AD">
      <w:pPr>
        <w:pStyle w:val="CommentText"/>
        <w:spacing w:line="360" w:lineRule="auto"/>
        <w:jc w:val="center"/>
        <w:rPr>
          <w:rFonts w:ascii="Garamond" w:eastAsia="Times New Roman" w:hAnsi="Garamond" w:cs="Times New Roman"/>
          <w:sz w:val="24"/>
          <w:szCs w:val="24"/>
          <w:lang w:eastAsia="pt-PT"/>
        </w:rPr>
      </w:pPr>
      <w:r w:rsidRPr="000041C8">
        <w:rPr>
          <w:rFonts w:ascii="Garamond" w:eastAsia="Times New Roman" w:hAnsi="Garamond" w:cs="Times New Roman"/>
          <w:sz w:val="24"/>
          <w:szCs w:val="24"/>
          <w:lang w:eastAsia="pt-PT"/>
        </w:rPr>
        <w:t>Anúncios de prestação de serviços</w:t>
      </w:r>
    </w:p>
    <w:p w14:paraId="0AD15EEE" w14:textId="01F5AECF" w:rsidR="00CD67AD" w:rsidRPr="000041C8" w:rsidRDefault="00864515" w:rsidP="00CD67AD">
      <w:pPr>
        <w:spacing w:line="360" w:lineRule="auto"/>
        <w:jc w:val="both"/>
        <w:rPr>
          <w:rFonts w:ascii="Garamond" w:eastAsia="Times New Roman" w:hAnsi="Garamond" w:cs="Times New Roman"/>
          <w:lang w:eastAsia="pt-PT"/>
        </w:rPr>
      </w:pPr>
      <w:r w:rsidRPr="5B3829DC">
        <w:rPr>
          <w:rFonts w:ascii="Garamond" w:eastAsia="Times New Roman" w:hAnsi="Garamond" w:cs="Times New Roman"/>
          <w:lang w:eastAsia="pt-PT"/>
        </w:rPr>
        <w:t>A</w:t>
      </w:r>
      <w:r w:rsidR="00CD67AD" w:rsidRPr="5B3829DC">
        <w:rPr>
          <w:rFonts w:ascii="Garamond" w:eastAsia="Times New Roman" w:hAnsi="Garamond" w:cs="Times New Roman"/>
          <w:lang w:eastAsia="pt-PT"/>
        </w:rPr>
        <w:t xml:space="preserve"> oferta</w:t>
      </w:r>
      <w:r w:rsidRPr="5B3829DC">
        <w:rPr>
          <w:rFonts w:ascii="Garamond" w:eastAsia="Times New Roman" w:hAnsi="Garamond" w:cs="Times New Roman"/>
          <w:lang w:eastAsia="pt-PT"/>
        </w:rPr>
        <w:t>, através de qualquer meio,</w:t>
      </w:r>
      <w:r w:rsidR="00CD67AD" w:rsidRPr="5B3829DC">
        <w:rPr>
          <w:rFonts w:ascii="Garamond" w:eastAsia="Times New Roman" w:hAnsi="Garamond" w:cs="Times New Roman"/>
          <w:lang w:eastAsia="pt-PT"/>
        </w:rPr>
        <w:t xml:space="preserve"> de prestação de serviços</w:t>
      </w:r>
      <w:r w:rsidR="00CD67AD" w:rsidRPr="5B3829DC">
        <w:rPr>
          <w:rFonts w:ascii="Garamond" w:eastAsia="Times New Roman" w:hAnsi="Garamond" w:cs="Times New Roman"/>
          <w:strike/>
          <w:lang w:eastAsia="pt-PT"/>
        </w:rPr>
        <w:t xml:space="preserve"> </w:t>
      </w:r>
      <w:r w:rsidRPr="5B3829DC">
        <w:rPr>
          <w:rFonts w:ascii="Garamond" w:eastAsia="Times New Roman" w:hAnsi="Garamond" w:cs="Times New Roman"/>
          <w:strike/>
          <w:lang w:eastAsia="pt-PT"/>
        </w:rPr>
        <w:t>prestado</w:t>
      </w:r>
      <w:r w:rsidRPr="5B3829DC">
        <w:rPr>
          <w:rFonts w:ascii="Garamond" w:eastAsia="Times New Roman" w:hAnsi="Garamond" w:cs="Times New Roman"/>
          <w:lang w:eastAsia="pt-PT"/>
        </w:rPr>
        <w:t xml:space="preserve">s em </w:t>
      </w:r>
      <w:r w:rsidR="00CD67AD" w:rsidRPr="5B3829DC">
        <w:rPr>
          <w:rFonts w:ascii="Garamond" w:eastAsia="Times New Roman" w:hAnsi="Garamond" w:cs="Times New Roman"/>
          <w:lang w:eastAsia="pt-PT"/>
        </w:rPr>
        <w:t>alojamentos</w:t>
      </w:r>
      <w:r w:rsidR="000538F4" w:rsidRPr="5B3829DC">
        <w:rPr>
          <w:rFonts w:ascii="Garamond" w:eastAsia="Times New Roman" w:hAnsi="Garamond" w:cs="Times New Roman"/>
          <w:lang w:eastAsia="pt-PT"/>
        </w:rPr>
        <w:t xml:space="preserve"> para hospedagem</w:t>
      </w:r>
      <w:r w:rsidR="00CD67AD" w:rsidRPr="5B3829DC">
        <w:rPr>
          <w:rFonts w:ascii="Garamond" w:eastAsia="Times New Roman" w:hAnsi="Garamond" w:cs="Times New Roman"/>
          <w:lang w:eastAsia="pt-PT"/>
        </w:rPr>
        <w:t xml:space="preserve"> de animais de companhia</w:t>
      </w:r>
      <w:r w:rsidRPr="5B3829DC">
        <w:rPr>
          <w:rFonts w:ascii="Garamond" w:eastAsia="Times New Roman" w:hAnsi="Garamond" w:cs="Times New Roman"/>
          <w:lang w:eastAsia="pt-PT"/>
        </w:rPr>
        <w:t xml:space="preserve"> tem de </w:t>
      </w:r>
      <w:r w:rsidR="00CD67AD" w:rsidRPr="5B3829DC">
        <w:rPr>
          <w:rFonts w:ascii="Garamond" w:eastAsia="Times New Roman" w:hAnsi="Garamond" w:cs="Times New Roman"/>
          <w:lang w:eastAsia="pt-PT"/>
        </w:rPr>
        <w:t>i</w:t>
      </w:r>
      <w:r w:rsidRPr="5B3829DC">
        <w:rPr>
          <w:rFonts w:ascii="Garamond" w:eastAsia="Times New Roman" w:hAnsi="Garamond" w:cs="Times New Roman"/>
          <w:lang w:eastAsia="pt-PT"/>
        </w:rPr>
        <w:t xml:space="preserve">dentificar </w:t>
      </w:r>
      <w:r w:rsidR="00CD67AD" w:rsidRPr="5B3829DC">
        <w:rPr>
          <w:rFonts w:ascii="Garamond" w:eastAsia="Times New Roman" w:hAnsi="Garamond" w:cs="Times New Roman"/>
          <w:lang w:eastAsia="pt-PT"/>
        </w:rPr>
        <w:t xml:space="preserve">o respetivo número de </w:t>
      </w:r>
      <w:r w:rsidR="003B239F" w:rsidRPr="5B3829DC">
        <w:rPr>
          <w:rFonts w:ascii="Garamond" w:eastAsia="Times New Roman" w:hAnsi="Garamond" w:cs="Times New Roman"/>
          <w:lang w:eastAsia="pt-PT"/>
        </w:rPr>
        <w:t>identificação</w:t>
      </w:r>
      <w:r w:rsidR="00CD67AD" w:rsidRPr="5B3829DC">
        <w:rPr>
          <w:rFonts w:ascii="Garamond" w:eastAsia="Times New Roman" w:hAnsi="Garamond" w:cs="Times New Roman"/>
          <w:lang w:eastAsia="pt-PT"/>
        </w:rPr>
        <w:t xml:space="preserve"> de alojamento</w:t>
      </w:r>
      <w:r w:rsidRPr="5B3829DC">
        <w:rPr>
          <w:rFonts w:ascii="Garamond" w:eastAsia="Times New Roman" w:hAnsi="Garamond" w:cs="Times New Roman"/>
          <w:lang w:eastAsia="pt-PT"/>
        </w:rPr>
        <w:t xml:space="preserve"> nos termos do</w:t>
      </w:r>
      <w:r w:rsidR="003B239F" w:rsidRPr="5B3829DC">
        <w:rPr>
          <w:rFonts w:ascii="Garamond" w:eastAsia="Times New Roman" w:hAnsi="Garamond" w:cs="Times New Roman"/>
          <w:lang w:eastAsia="pt-PT"/>
        </w:rPr>
        <w:t xml:space="preserve"> n.º 2 do</w:t>
      </w:r>
      <w:r w:rsidRPr="5B3829DC">
        <w:rPr>
          <w:rFonts w:ascii="Garamond" w:eastAsia="Times New Roman" w:hAnsi="Garamond" w:cs="Times New Roman"/>
          <w:lang w:eastAsia="pt-PT"/>
        </w:rPr>
        <w:t xml:space="preserve"> artigo </w:t>
      </w:r>
      <w:r w:rsidR="003B239F" w:rsidRPr="5B3829DC">
        <w:rPr>
          <w:rFonts w:ascii="Garamond" w:eastAsia="Times New Roman" w:hAnsi="Garamond" w:cs="Times New Roman"/>
          <w:lang w:eastAsia="pt-PT"/>
        </w:rPr>
        <w:t>60</w:t>
      </w:r>
      <w:r w:rsidRPr="5B3829DC">
        <w:rPr>
          <w:rFonts w:ascii="Garamond" w:eastAsia="Times New Roman" w:hAnsi="Garamond" w:cs="Times New Roman"/>
          <w:lang w:eastAsia="pt-PT"/>
        </w:rPr>
        <w:t>.º</w:t>
      </w:r>
      <w:r w:rsidR="00CD67AD" w:rsidRPr="5B3829DC">
        <w:rPr>
          <w:rFonts w:ascii="Garamond" w:eastAsia="Times New Roman" w:hAnsi="Garamond" w:cs="Times New Roman"/>
          <w:lang w:eastAsia="pt-PT"/>
        </w:rPr>
        <w:t xml:space="preserve">. </w:t>
      </w:r>
    </w:p>
    <w:p w14:paraId="1CA21F04" w14:textId="77777777" w:rsidR="00A14B46" w:rsidRPr="000041C8" w:rsidRDefault="00A14B46" w:rsidP="00A95B79">
      <w:pPr>
        <w:spacing w:line="360" w:lineRule="auto"/>
        <w:jc w:val="both"/>
        <w:rPr>
          <w:rFonts w:ascii="Garamond" w:eastAsia="Times New Roman" w:hAnsi="Garamond" w:cs="Times New Roman"/>
          <w:lang w:eastAsia="pt-PT"/>
        </w:rPr>
      </w:pPr>
    </w:p>
    <w:p w14:paraId="4788352B" w14:textId="6987B25C" w:rsidR="003D15F2" w:rsidRPr="000041C8" w:rsidRDefault="003D15F2" w:rsidP="00A95B7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Secção II</w:t>
      </w:r>
    </w:p>
    <w:p w14:paraId="4F6C7A8D" w14:textId="77777777" w:rsidR="003D15F2" w:rsidRPr="000041C8" w:rsidRDefault="003D15F2" w:rsidP="00A95B79">
      <w:pPr>
        <w:spacing w:line="360" w:lineRule="auto"/>
        <w:jc w:val="center"/>
        <w:rPr>
          <w:rFonts w:ascii="Garamond" w:eastAsia="Times New Roman" w:hAnsi="Garamond" w:cs="Times New Roman"/>
          <w:b/>
          <w:bCs/>
          <w:lang w:eastAsia="pt-PT"/>
        </w:rPr>
      </w:pPr>
      <w:commentRangeStart w:id="1896"/>
      <w:r w:rsidRPr="000041C8">
        <w:rPr>
          <w:rFonts w:ascii="Garamond" w:eastAsia="Times New Roman" w:hAnsi="Garamond" w:cs="Times New Roman"/>
          <w:b/>
          <w:bCs/>
          <w:lang w:eastAsia="pt-PT"/>
        </w:rPr>
        <w:t>Fiscalização prévia</w:t>
      </w:r>
      <w:commentRangeEnd w:id="1896"/>
      <w:r w:rsidR="00BE0DD4" w:rsidRPr="000041C8">
        <w:rPr>
          <w:rStyle w:val="CommentReference"/>
          <w:rFonts w:ascii="Garamond" w:eastAsia="Times New Roman" w:hAnsi="Garamond" w:cs="Times New Roman"/>
          <w:b/>
          <w:bCs/>
          <w:sz w:val="24"/>
          <w:szCs w:val="24"/>
          <w:lang w:eastAsia="pt-PT"/>
        </w:rPr>
        <w:commentReference w:id="1896"/>
      </w:r>
    </w:p>
    <w:p w14:paraId="0FA65B74" w14:textId="77777777" w:rsidR="003D15F2" w:rsidRPr="000041C8" w:rsidRDefault="003D15F2" w:rsidP="00A95B79">
      <w:pPr>
        <w:spacing w:line="360" w:lineRule="auto"/>
        <w:jc w:val="both"/>
        <w:rPr>
          <w:rFonts w:ascii="Garamond" w:eastAsia="Times New Roman" w:hAnsi="Garamond" w:cs="Times New Roman"/>
          <w:lang w:eastAsia="pt-PT"/>
        </w:rPr>
      </w:pPr>
    </w:p>
    <w:p w14:paraId="7C0F17A7" w14:textId="39BE317E" w:rsidR="003D15F2" w:rsidRPr="000041C8" w:rsidRDefault="003D15F2" w:rsidP="00A95B7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 xml:space="preserve">Artigo </w:t>
      </w:r>
      <w:r w:rsidR="00E238BA">
        <w:rPr>
          <w:rFonts w:ascii="Garamond" w:eastAsia="Times New Roman" w:hAnsi="Garamond" w:cs="Times New Roman"/>
          <w:b/>
          <w:bCs/>
          <w:lang w:eastAsia="pt-PT"/>
        </w:rPr>
        <w:t>60</w:t>
      </w:r>
      <w:r w:rsidRPr="000041C8">
        <w:rPr>
          <w:rFonts w:ascii="Garamond" w:eastAsia="Times New Roman" w:hAnsi="Garamond" w:cs="Times New Roman"/>
          <w:b/>
          <w:bCs/>
          <w:lang w:eastAsia="pt-PT"/>
        </w:rPr>
        <w:t>.º</w:t>
      </w:r>
    </w:p>
    <w:p w14:paraId="6A0B4971" w14:textId="08373BC8" w:rsidR="003D15F2" w:rsidRPr="000041C8" w:rsidRDefault="003D15F2" w:rsidP="00A95B79">
      <w:pPr>
        <w:spacing w:line="360" w:lineRule="auto"/>
        <w:jc w:val="center"/>
        <w:rPr>
          <w:rFonts w:ascii="Garamond" w:eastAsia="Times New Roman" w:hAnsi="Garamond" w:cs="Times New Roman"/>
          <w:lang w:eastAsia="pt-PT"/>
        </w:rPr>
      </w:pPr>
      <w:r w:rsidRPr="5B3829DC">
        <w:rPr>
          <w:rFonts w:ascii="Garamond" w:eastAsia="Times New Roman" w:hAnsi="Garamond" w:cs="Times New Roman"/>
          <w:lang w:eastAsia="pt-PT"/>
        </w:rPr>
        <w:t>Comunicação prévia com prazo</w:t>
      </w:r>
    </w:p>
    <w:p w14:paraId="26C1A4BF" w14:textId="6B148FC7" w:rsidR="003D15F2" w:rsidRPr="000041C8" w:rsidRDefault="178AD7F6" w:rsidP="00A95B79">
      <w:pPr>
        <w:spacing w:line="360" w:lineRule="auto"/>
        <w:jc w:val="both"/>
        <w:rPr>
          <w:rFonts w:ascii="Garamond" w:eastAsia="Times New Roman" w:hAnsi="Garamond" w:cs="Times New Roman"/>
          <w:lang w:eastAsia="pt-PT"/>
        </w:rPr>
      </w:pPr>
      <w:r w:rsidRPr="036812A3">
        <w:rPr>
          <w:rFonts w:ascii="Garamond" w:eastAsia="Times New Roman" w:hAnsi="Garamond" w:cs="Times New Roman"/>
          <w:lang w:eastAsia="pt-PT"/>
        </w:rPr>
        <w:t>1 - O exercício da atividade de exploração de alojamentos</w:t>
      </w:r>
      <w:r w:rsidR="5BAA69DD" w:rsidRPr="036812A3">
        <w:rPr>
          <w:rFonts w:ascii="Garamond" w:eastAsia="Times New Roman" w:hAnsi="Garamond" w:cs="Times New Roman"/>
          <w:lang w:eastAsia="pt-PT"/>
        </w:rPr>
        <w:t xml:space="preserve"> para hospedagem</w:t>
      </w:r>
      <w:r w:rsidRPr="036812A3">
        <w:rPr>
          <w:rFonts w:ascii="Garamond" w:eastAsia="Times New Roman" w:hAnsi="Garamond" w:cs="Times New Roman"/>
          <w:lang w:eastAsia="pt-PT"/>
        </w:rPr>
        <w:t>,</w:t>
      </w:r>
      <w:r w:rsidR="5BAA69DD" w:rsidRPr="036812A3">
        <w:rPr>
          <w:rFonts w:ascii="Garamond" w:eastAsia="Times New Roman" w:hAnsi="Garamond" w:cs="Times New Roman"/>
          <w:lang w:eastAsia="pt-PT"/>
        </w:rPr>
        <w:t xml:space="preserve"> incluindo </w:t>
      </w:r>
      <w:r w:rsidRPr="036812A3">
        <w:rPr>
          <w:rFonts w:ascii="Garamond" w:eastAsia="Times New Roman" w:hAnsi="Garamond" w:cs="Times New Roman"/>
          <w:lang w:eastAsia="pt-PT"/>
        </w:rPr>
        <w:t xml:space="preserve">os </w:t>
      </w:r>
      <w:ins w:id="1897" w:author="Susana Margarida Gonçalves Silva Santos" w:date="2025-10-09T10:25:00Z" w16du:dateUtc="2025-10-09T09:25:00Z">
        <w:r w:rsidR="00957529">
          <w:rPr>
            <w:rFonts w:ascii="Garamond" w:eastAsia="Times New Roman" w:hAnsi="Garamond" w:cs="Times New Roman"/>
            <w:lang w:eastAsia="pt-PT"/>
          </w:rPr>
          <w:t xml:space="preserve">Centros de Recolha Oficial </w:t>
        </w:r>
      </w:ins>
      <w:r w:rsidR="5BAA69DD" w:rsidRPr="036812A3">
        <w:rPr>
          <w:rFonts w:ascii="Garamond" w:eastAsia="Times New Roman" w:hAnsi="Garamond" w:cs="Times New Roman"/>
          <w:strike/>
          <w:lang w:eastAsia="pt-PT"/>
        </w:rPr>
        <w:t xml:space="preserve">centros de </w:t>
      </w:r>
      <w:r w:rsidR="520E9FD8" w:rsidRPr="036812A3">
        <w:rPr>
          <w:rFonts w:ascii="Garamond" w:eastAsia="Times New Roman" w:hAnsi="Garamond" w:cs="Times New Roman"/>
          <w:strike/>
          <w:lang w:eastAsia="pt-PT"/>
        </w:rPr>
        <w:t>bem-estar animal</w:t>
      </w:r>
      <w:r w:rsidRPr="036812A3">
        <w:rPr>
          <w:rFonts w:ascii="Garamond" w:eastAsia="Times New Roman" w:hAnsi="Garamond" w:cs="Times New Roman"/>
          <w:strike/>
          <w:lang w:eastAsia="pt-PT"/>
        </w:rPr>
        <w:t>,</w:t>
      </w:r>
      <w:r w:rsidRPr="036812A3">
        <w:rPr>
          <w:rFonts w:ascii="Garamond" w:eastAsia="Times New Roman" w:hAnsi="Garamond" w:cs="Times New Roman"/>
          <w:lang w:eastAsia="pt-PT"/>
        </w:rPr>
        <w:t xml:space="preserve"> com exceção dos </w:t>
      </w:r>
      <w:r w:rsidR="588BF534" w:rsidRPr="036812A3">
        <w:rPr>
          <w:rFonts w:ascii="Garamond" w:eastAsia="Times New Roman" w:hAnsi="Garamond" w:cs="Times New Roman"/>
          <w:lang w:eastAsia="pt-PT"/>
        </w:rPr>
        <w:t xml:space="preserve">alojamentos </w:t>
      </w:r>
      <w:r w:rsidRPr="036812A3">
        <w:rPr>
          <w:rFonts w:ascii="Garamond" w:eastAsia="Times New Roman" w:hAnsi="Garamond" w:cs="Times New Roman"/>
          <w:lang w:eastAsia="pt-PT"/>
        </w:rPr>
        <w:t>destinados exclusivamente à venda</w:t>
      </w:r>
      <w:ins w:id="1898" w:author="Susana Margarida Gonçalves Silva Santos" w:date="2025-10-09T10:26:00Z" w16du:dateUtc="2025-10-09T09:26:00Z">
        <w:r w:rsidR="00B604AE">
          <w:rPr>
            <w:rFonts w:ascii="Garamond" w:eastAsia="Times New Roman" w:hAnsi="Garamond" w:cs="Times New Roman"/>
            <w:lang w:eastAsia="pt-PT"/>
          </w:rPr>
          <w:t xml:space="preserve"> </w:t>
        </w:r>
        <w:r w:rsidR="00B604AE" w:rsidRPr="00326554">
          <w:rPr>
            <w:rFonts w:ascii="Garamond" w:eastAsia="Times New Roman" w:hAnsi="Garamond" w:cs="Times New Roman"/>
            <w:strike/>
            <w:lang w:eastAsia="pt-PT"/>
          </w:rPr>
          <w:t xml:space="preserve">e </w:t>
        </w:r>
        <w:r w:rsidR="00313C31" w:rsidRPr="00326554">
          <w:rPr>
            <w:rFonts w:ascii="Garamond" w:eastAsia="Times New Roman" w:hAnsi="Garamond" w:cs="Times New Roman"/>
            <w:strike/>
            <w:lang w:eastAsia="pt-PT"/>
          </w:rPr>
          <w:t>estabelecimentos com fins higié</w:t>
        </w:r>
      </w:ins>
      <w:ins w:id="1899" w:author="Susana Margarida Gonçalves Silva Santos" w:date="2025-10-09T10:27:00Z" w16du:dateUtc="2025-10-09T09:27:00Z">
        <w:r w:rsidR="00313C31" w:rsidRPr="00326554">
          <w:rPr>
            <w:rFonts w:ascii="Garamond" w:eastAsia="Times New Roman" w:hAnsi="Garamond" w:cs="Times New Roman"/>
            <w:strike/>
            <w:lang w:eastAsia="pt-PT"/>
          </w:rPr>
          <w:t>nicos</w:t>
        </w:r>
      </w:ins>
      <w:r w:rsidRPr="00326554">
        <w:rPr>
          <w:rFonts w:ascii="Garamond" w:eastAsia="Times New Roman" w:hAnsi="Garamond" w:cs="Times New Roman"/>
          <w:strike/>
          <w:lang w:eastAsia="pt-PT"/>
        </w:rPr>
        <w:t>,</w:t>
      </w:r>
      <w:r w:rsidRPr="00326554">
        <w:rPr>
          <w:rFonts w:ascii="Garamond" w:eastAsia="Times New Roman" w:hAnsi="Garamond" w:cs="Times New Roman"/>
          <w:lang w:eastAsia="pt-PT"/>
        </w:rPr>
        <w:t xml:space="preserve"> </w:t>
      </w:r>
      <w:r w:rsidR="5BAA69DD" w:rsidRPr="00326554">
        <w:rPr>
          <w:rFonts w:ascii="Garamond" w:eastAsia="Times New Roman" w:hAnsi="Garamond" w:cs="Times New Roman"/>
          <w:lang w:eastAsia="pt-PT"/>
        </w:rPr>
        <w:t>depende de</w:t>
      </w:r>
      <w:r w:rsidR="5BAA69DD" w:rsidRPr="036812A3">
        <w:rPr>
          <w:rFonts w:ascii="Garamond" w:eastAsia="Times New Roman" w:hAnsi="Garamond" w:cs="Times New Roman"/>
          <w:lang w:eastAsia="pt-PT"/>
        </w:rPr>
        <w:t xml:space="preserve"> comunicação prévia com prazo.</w:t>
      </w:r>
      <w:r w:rsidRPr="036812A3">
        <w:rPr>
          <w:rFonts w:ascii="Garamond" w:eastAsia="Times New Roman" w:hAnsi="Garamond" w:cs="Times New Roman"/>
          <w:lang w:eastAsia="pt-PT"/>
        </w:rPr>
        <w:t xml:space="preserve"> </w:t>
      </w:r>
    </w:p>
    <w:p w14:paraId="5EC1D831" w14:textId="4F09B8D4"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2 - A comunicação prévia com prazo d</w:t>
      </w:r>
      <w:r w:rsidR="006C2B85" w:rsidRPr="000041C8">
        <w:rPr>
          <w:rFonts w:ascii="Garamond" w:eastAsia="Times New Roman" w:hAnsi="Garamond" w:cs="Times New Roman"/>
          <w:lang w:eastAsia="pt-PT"/>
        </w:rPr>
        <w:t>á</w:t>
      </w:r>
      <w:r w:rsidRPr="000041C8">
        <w:rPr>
          <w:rFonts w:ascii="Garamond" w:eastAsia="Times New Roman" w:hAnsi="Garamond" w:cs="Times New Roman"/>
          <w:lang w:eastAsia="pt-PT"/>
        </w:rPr>
        <w:t xml:space="preserve"> lugar a um número de identificação</w:t>
      </w:r>
      <w:r w:rsidR="00AE5019" w:rsidRPr="000041C8">
        <w:rPr>
          <w:rFonts w:ascii="Garamond" w:eastAsia="Times New Roman" w:hAnsi="Garamond" w:cs="Times New Roman"/>
          <w:lang w:eastAsia="pt-PT"/>
        </w:rPr>
        <w:t xml:space="preserve"> do alojamento.</w:t>
      </w:r>
      <w:r w:rsidRPr="000041C8">
        <w:rPr>
          <w:rFonts w:ascii="Garamond" w:eastAsia="Times New Roman" w:hAnsi="Garamond" w:cs="Times New Roman"/>
          <w:lang w:eastAsia="pt-PT"/>
        </w:rPr>
        <w:t xml:space="preserve"> </w:t>
      </w:r>
    </w:p>
    <w:p w14:paraId="1F03A0DE" w14:textId="33F29B75" w:rsidR="003D15F2" w:rsidRPr="000041C8" w:rsidRDefault="006C2B85"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3</w:t>
      </w:r>
      <w:r w:rsidR="003D15F2" w:rsidRPr="000041C8">
        <w:rPr>
          <w:rFonts w:ascii="Garamond" w:eastAsia="Times New Roman" w:hAnsi="Garamond" w:cs="Times New Roman"/>
          <w:lang w:eastAsia="pt-PT"/>
        </w:rPr>
        <w:t xml:space="preserve"> - O disposto nos números anteriores não prejudica as obrigações devidas junto da Autoridade Tributária e Aduaneira.</w:t>
      </w:r>
    </w:p>
    <w:p w14:paraId="6432652E" w14:textId="77777777" w:rsidR="00C50092" w:rsidRDefault="00C50092" w:rsidP="00A95B79">
      <w:pPr>
        <w:spacing w:line="360" w:lineRule="auto"/>
        <w:jc w:val="center"/>
        <w:rPr>
          <w:ins w:id="1900" w:author="Susana Margarida Gonçalves Silva Santos" w:date="2025-10-09T10:28:00Z" w16du:dateUtc="2025-10-09T09:28:00Z"/>
          <w:rFonts w:ascii="Garamond" w:eastAsia="Times New Roman" w:hAnsi="Garamond" w:cs="Times New Roman"/>
          <w:b/>
          <w:bCs/>
          <w:lang w:eastAsia="pt-PT"/>
        </w:rPr>
      </w:pPr>
    </w:p>
    <w:p w14:paraId="383F698A" w14:textId="77777777" w:rsidR="00C50092" w:rsidRDefault="00C50092" w:rsidP="00A95B79">
      <w:pPr>
        <w:spacing w:line="360" w:lineRule="auto"/>
        <w:jc w:val="center"/>
        <w:rPr>
          <w:ins w:id="1901" w:author="Susana Margarida Gonçalves Silva Santos" w:date="2025-10-09T10:28:00Z" w16du:dateUtc="2025-10-09T09:28:00Z"/>
          <w:rFonts w:ascii="Garamond" w:eastAsia="Times New Roman" w:hAnsi="Garamond" w:cs="Times New Roman"/>
          <w:b/>
          <w:bCs/>
          <w:lang w:eastAsia="pt-PT"/>
        </w:rPr>
      </w:pPr>
    </w:p>
    <w:p w14:paraId="72A7BBD3" w14:textId="77777777" w:rsidR="00C50092" w:rsidRDefault="00C50092" w:rsidP="00A95B79">
      <w:pPr>
        <w:spacing w:line="360" w:lineRule="auto"/>
        <w:jc w:val="center"/>
        <w:rPr>
          <w:ins w:id="1902" w:author="Susana Margarida Gonçalves Silva Santos" w:date="2025-10-09T10:28:00Z" w16du:dateUtc="2025-10-09T09:28:00Z"/>
          <w:rFonts w:ascii="Garamond" w:eastAsia="Times New Roman" w:hAnsi="Garamond" w:cs="Times New Roman"/>
          <w:b/>
          <w:bCs/>
          <w:lang w:eastAsia="pt-PT"/>
        </w:rPr>
      </w:pPr>
    </w:p>
    <w:p w14:paraId="3813ECB0" w14:textId="1280CF91" w:rsidR="003D15F2" w:rsidRPr="000041C8" w:rsidRDefault="003D15F2" w:rsidP="00A95B7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 xml:space="preserve">Artigo </w:t>
      </w:r>
      <w:r w:rsidR="00E238BA">
        <w:rPr>
          <w:rFonts w:ascii="Garamond" w:eastAsia="Times New Roman" w:hAnsi="Garamond" w:cs="Times New Roman"/>
          <w:b/>
          <w:bCs/>
          <w:lang w:eastAsia="pt-PT"/>
        </w:rPr>
        <w:t>61</w:t>
      </w:r>
      <w:r w:rsidRPr="000041C8">
        <w:rPr>
          <w:rFonts w:ascii="Garamond" w:eastAsia="Times New Roman" w:hAnsi="Garamond" w:cs="Times New Roman"/>
          <w:b/>
          <w:bCs/>
          <w:lang w:eastAsia="pt-PT"/>
        </w:rPr>
        <w:t>.º</w:t>
      </w:r>
    </w:p>
    <w:p w14:paraId="6F6BFFAA" w14:textId="77777777" w:rsidR="003D15F2" w:rsidRPr="000041C8" w:rsidRDefault="003D15F2" w:rsidP="00A95B79">
      <w:pPr>
        <w:spacing w:line="360" w:lineRule="auto"/>
        <w:jc w:val="center"/>
        <w:rPr>
          <w:rFonts w:ascii="Garamond" w:eastAsia="Times New Roman" w:hAnsi="Garamond" w:cs="Times New Roman"/>
          <w:lang w:eastAsia="pt-PT"/>
        </w:rPr>
      </w:pPr>
      <w:r w:rsidRPr="000041C8">
        <w:rPr>
          <w:rFonts w:ascii="Garamond" w:eastAsia="Times New Roman" w:hAnsi="Garamond" w:cs="Times New Roman"/>
          <w:lang w:eastAsia="pt-PT"/>
        </w:rPr>
        <w:t>Requisitos da comunicação prévia com prazo</w:t>
      </w:r>
    </w:p>
    <w:p w14:paraId="24D40AD7" w14:textId="2942CD1F"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1 </w:t>
      </w:r>
      <w:r w:rsidR="00010F84" w:rsidRPr="000041C8">
        <w:rPr>
          <w:rFonts w:ascii="Garamond" w:eastAsia="Times New Roman" w:hAnsi="Garamond" w:cs="Times New Roman"/>
          <w:lang w:eastAsia="pt-PT"/>
        </w:rPr>
        <w:t>-</w:t>
      </w:r>
      <w:r w:rsidRPr="000041C8">
        <w:rPr>
          <w:rFonts w:ascii="Garamond" w:eastAsia="Times New Roman" w:hAnsi="Garamond" w:cs="Times New Roman"/>
          <w:lang w:eastAsia="pt-PT"/>
        </w:rPr>
        <w:t xml:space="preserve"> A comunicação prévia com prazo a que se refere</w:t>
      </w:r>
      <w:r w:rsidR="007C0856" w:rsidRPr="000041C8">
        <w:rPr>
          <w:rFonts w:ascii="Garamond" w:eastAsia="Times New Roman" w:hAnsi="Garamond" w:cs="Times New Roman"/>
          <w:lang w:eastAsia="pt-PT"/>
        </w:rPr>
        <w:t xml:space="preserve"> o</w:t>
      </w:r>
      <w:r w:rsidRPr="000041C8">
        <w:rPr>
          <w:rFonts w:ascii="Garamond" w:eastAsia="Times New Roman" w:hAnsi="Garamond" w:cs="Times New Roman"/>
          <w:lang w:eastAsia="pt-PT"/>
        </w:rPr>
        <w:t xml:space="preserve"> n.º 1 do artigo anterior é dirigida</w:t>
      </w:r>
      <w:r w:rsidR="001937A8" w:rsidRPr="000041C8">
        <w:rPr>
          <w:rFonts w:ascii="Garamond" w:eastAsia="Times New Roman" w:hAnsi="Garamond" w:cs="Times New Roman"/>
          <w:lang w:eastAsia="pt-PT"/>
        </w:rPr>
        <w:t xml:space="preserve"> pelo</w:t>
      </w:r>
      <w:r w:rsidR="004275FB" w:rsidRPr="000041C8">
        <w:rPr>
          <w:rFonts w:ascii="Garamond" w:eastAsia="Times New Roman" w:hAnsi="Garamond" w:cs="Times New Roman"/>
          <w:lang w:eastAsia="pt-PT"/>
        </w:rPr>
        <w:t xml:space="preserve"> titular</w:t>
      </w:r>
      <w:r w:rsidR="001937A8" w:rsidRPr="000041C8">
        <w:rPr>
          <w:rFonts w:ascii="Garamond" w:eastAsia="Times New Roman" w:hAnsi="Garamond" w:cs="Times New Roman"/>
          <w:lang w:eastAsia="pt-PT"/>
        </w:rPr>
        <w:t xml:space="preserve"> do alojamento</w:t>
      </w:r>
      <w:r w:rsidRPr="000041C8">
        <w:rPr>
          <w:rFonts w:ascii="Garamond" w:eastAsia="Times New Roman" w:hAnsi="Garamond" w:cs="Times New Roman"/>
          <w:lang w:eastAsia="pt-PT"/>
        </w:rPr>
        <w:t xml:space="preserve"> </w:t>
      </w:r>
      <w:r w:rsidR="00DD3842">
        <w:rPr>
          <w:rFonts w:ascii="Garamond" w:eastAsia="Times New Roman" w:hAnsi="Garamond" w:cs="Times New Roman"/>
          <w:lang w:eastAsia="pt-PT"/>
        </w:rPr>
        <w:t>à DGAV</w:t>
      </w:r>
      <w:r w:rsidRPr="000041C8">
        <w:rPr>
          <w:rFonts w:ascii="Garamond" w:eastAsia="Times New Roman" w:hAnsi="Garamond" w:cs="Times New Roman"/>
          <w:lang w:eastAsia="pt-PT"/>
        </w:rPr>
        <w:t xml:space="preserve">., e deve conter os seguintes elementos, quando aplicáveis: </w:t>
      </w:r>
    </w:p>
    <w:p w14:paraId="75B09AFE" w14:textId="77777777"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a) O nome ou a denominação social do interessado; </w:t>
      </w:r>
    </w:p>
    <w:p w14:paraId="1336E7A8" w14:textId="77777777"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b) A localização do alojamento e a sua designação comercial; </w:t>
      </w:r>
    </w:p>
    <w:p w14:paraId="3C61C25E" w14:textId="77777777"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c) O número de identificação fiscal ou de pessoa coletiva do interessado; </w:t>
      </w:r>
    </w:p>
    <w:p w14:paraId="0D6A5BAE" w14:textId="2EF56EBF" w:rsidR="003D15F2" w:rsidRPr="000041C8" w:rsidRDefault="003D15F2" w:rsidP="00A95B79">
      <w:pPr>
        <w:spacing w:line="360" w:lineRule="auto"/>
        <w:jc w:val="both"/>
        <w:rPr>
          <w:rFonts w:ascii="Garamond" w:eastAsia="Times New Roman" w:hAnsi="Garamond" w:cs="Times New Roman"/>
          <w:lang w:eastAsia="pt-PT"/>
        </w:rPr>
      </w:pPr>
      <w:r w:rsidRPr="5B3829DC">
        <w:rPr>
          <w:rFonts w:ascii="Garamond" w:eastAsia="Times New Roman" w:hAnsi="Garamond" w:cs="Times New Roman"/>
          <w:lang w:eastAsia="pt-PT"/>
        </w:rPr>
        <w:t xml:space="preserve">d) Municípios integrantes, no caso dos </w:t>
      </w:r>
      <w:ins w:id="1903" w:author="Susana Margarida Gonçalves Silva Santos" w:date="2025-10-09T10:30:00Z" w16du:dateUtc="2025-10-09T09:30:00Z">
        <w:r w:rsidR="00773F6C" w:rsidRPr="00773F6C">
          <w:rPr>
            <w:rFonts w:ascii="Garamond" w:eastAsia="Times New Roman" w:hAnsi="Garamond" w:cs="Times New Roman"/>
            <w:strike/>
            <w:lang w:eastAsia="pt-PT"/>
          </w:rPr>
          <w:t>C</w:t>
        </w:r>
      </w:ins>
      <w:del w:id="1904" w:author="Susana Margarida Gonçalves Silva Santos" w:date="2025-10-09T10:30:00Z" w16du:dateUtc="2025-10-09T09:30:00Z">
        <w:r w:rsidRPr="00773F6C" w:rsidDel="00773F6C">
          <w:rPr>
            <w:rFonts w:ascii="Garamond" w:eastAsia="Times New Roman" w:hAnsi="Garamond" w:cs="Times New Roman"/>
            <w:strike/>
            <w:lang w:eastAsia="pt-PT"/>
          </w:rPr>
          <w:delText>c</w:delText>
        </w:r>
      </w:del>
      <w:r w:rsidRPr="00773F6C">
        <w:rPr>
          <w:rFonts w:ascii="Garamond" w:eastAsia="Times New Roman" w:hAnsi="Garamond" w:cs="Times New Roman"/>
          <w:strike/>
          <w:lang w:eastAsia="pt-PT"/>
        </w:rPr>
        <w:t>entros</w:t>
      </w:r>
      <w:ins w:id="1905" w:author="Susana Margarida Gonçalves Silva Santos" w:date="2025-10-09T10:30:00Z" w16du:dateUtc="2025-10-09T09:30:00Z">
        <w:r w:rsidR="00773F6C" w:rsidRPr="00773F6C">
          <w:rPr>
            <w:rFonts w:ascii="Garamond" w:eastAsia="Times New Roman" w:hAnsi="Garamond" w:cs="Times New Roman"/>
            <w:strike/>
            <w:lang w:eastAsia="pt-PT"/>
          </w:rPr>
          <w:t xml:space="preserve"> </w:t>
        </w:r>
        <w:r w:rsidR="00773F6C">
          <w:rPr>
            <w:rFonts w:ascii="Garamond" w:eastAsia="Times New Roman" w:hAnsi="Garamond" w:cs="Times New Roman"/>
            <w:lang w:eastAsia="pt-PT"/>
          </w:rPr>
          <w:t xml:space="preserve">Centros de Recolha Oficial </w:t>
        </w:r>
      </w:ins>
      <w:r w:rsidRPr="5B3829DC">
        <w:rPr>
          <w:rFonts w:ascii="Garamond" w:eastAsia="Times New Roman" w:hAnsi="Garamond" w:cs="Times New Roman"/>
          <w:lang w:eastAsia="pt-PT"/>
        </w:rPr>
        <w:t xml:space="preserve"> de </w:t>
      </w:r>
      <w:r w:rsidR="00F21E9D" w:rsidRPr="5B3829DC">
        <w:rPr>
          <w:rFonts w:ascii="Garamond" w:eastAsia="Times New Roman" w:hAnsi="Garamond" w:cs="Times New Roman"/>
          <w:lang w:eastAsia="pt-PT"/>
        </w:rPr>
        <w:t>bem-estar animal</w:t>
      </w:r>
      <w:r w:rsidRPr="5B3829DC">
        <w:rPr>
          <w:rFonts w:ascii="Garamond" w:eastAsia="Times New Roman" w:hAnsi="Garamond" w:cs="Times New Roman"/>
          <w:lang w:eastAsia="pt-PT"/>
        </w:rPr>
        <w:t xml:space="preserve"> intermunicipais; </w:t>
      </w:r>
    </w:p>
    <w:p w14:paraId="444BD949" w14:textId="77777777"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e) Caracterização das atividades a exercer; </w:t>
      </w:r>
    </w:p>
    <w:p w14:paraId="2CDB8C67" w14:textId="4D2F4BA8"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f) I</w:t>
      </w:r>
      <w:r w:rsidR="00252D3C" w:rsidRPr="000041C8">
        <w:rPr>
          <w:rFonts w:ascii="Garamond" w:eastAsia="Times New Roman" w:hAnsi="Garamond" w:cs="Times New Roman"/>
          <w:lang w:eastAsia="pt-PT"/>
        </w:rPr>
        <w:t>dentificação</w:t>
      </w:r>
      <w:r w:rsidRPr="000041C8">
        <w:rPr>
          <w:rFonts w:ascii="Garamond" w:eastAsia="Times New Roman" w:hAnsi="Garamond" w:cs="Times New Roman"/>
          <w:lang w:eastAsia="pt-PT"/>
        </w:rPr>
        <w:t xml:space="preserve"> do médico veterinário responsável pelo alojamento; </w:t>
      </w:r>
    </w:p>
    <w:p w14:paraId="7DA61ECF" w14:textId="441A3025" w:rsidR="003D15F2" w:rsidRPr="000041C8" w:rsidRDefault="003D15F2" w:rsidP="00A95B79">
      <w:pPr>
        <w:spacing w:line="360" w:lineRule="auto"/>
        <w:jc w:val="both"/>
        <w:rPr>
          <w:rFonts w:ascii="Garamond" w:eastAsia="Times New Roman" w:hAnsi="Garamond" w:cs="Times New Roman"/>
          <w:lang w:eastAsia="pt-PT"/>
        </w:rPr>
      </w:pPr>
      <w:r w:rsidRPr="5B3829DC">
        <w:rPr>
          <w:rFonts w:ascii="Garamond" w:eastAsia="Times New Roman" w:hAnsi="Garamond" w:cs="Times New Roman"/>
          <w:lang w:eastAsia="pt-PT"/>
        </w:rPr>
        <w:t xml:space="preserve">g) O número de celas de quarentena para isolamento de animais por suspeita de raiva, no caso dos </w:t>
      </w:r>
      <w:r w:rsidRPr="00773F6C">
        <w:rPr>
          <w:rFonts w:ascii="Garamond" w:eastAsia="Times New Roman" w:hAnsi="Garamond" w:cs="Times New Roman"/>
          <w:strike/>
          <w:lang w:eastAsia="pt-PT"/>
        </w:rPr>
        <w:t xml:space="preserve">centros </w:t>
      </w:r>
      <w:r w:rsidR="00F21E9D" w:rsidRPr="00773F6C">
        <w:rPr>
          <w:rFonts w:ascii="Garamond" w:eastAsia="Times New Roman" w:hAnsi="Garamond" w:cs="Times New Roman"/>
          <w:strike/>
          <w:lang w:eastAsia="pt-PT"/>
        </w:rPr>
        <w:t>de bem-estar animal</w:t>
      </w:r>
      <w:ins w:id="1906" w:author="Susana Margarida Gonçalves Silva Santos" w:date="2025-10-09T10:31:00Z" w16du:dateUtc="2025-10-09T09:31:00Z">
        <w:r w:rsidR="00773F6C" w:rsidRPr="00773F6C">
          <w:rPr>
            <w:rFonts w:ascii="Garamond" w:eastAsia="Times New Roman" w:hAnsi="Garamond" w:cs="Times New Roman"/>
            <w:lang w:eastAsia="pt-PT"/>
          </w:rPr>
          <w:t xml:space="preserve"> </w:t>
        </w:r>
        <w:r w:rsidR="00773F6C">
          <w:rPr>
            <w:rFonts w:ascii="Garamond" w:eastAsia="Times New Roman" w:hAnsi="Garamond" w:cs="Times New Roman"/>
            <w:lang w:eastAsia="pt-PT"/>
          </w:rPr>
          <w:t>Centros de Recolha Oficial</w:t>
        </w:r>
      </w:ins>
      <w:r w:rsidRPr="5B3829DC">
        <w:rPr>
          <w:rFonts w:ascii="Garamond" w:eastAsia="Times New Roman" w:hAnsi="Garamond" w:cs="Times New Roman"/>
          <w:lang w:eastAsia="pt-PT"/>
        </w:rPr>
        <w:t xml:space="preserve">; </w:t>
      </w:r>
    </w:p>
    <w:p w14:paraId="68F8F1C5" w14:textId="69308151"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h) A capacidade máxima de animais</w:t>
      </w:r>
      <w:r w:rsidR="00B10182" w:rsidRPr="000041C8">
        <w:rPr>
          <w:rFonts w:ascii="Garamond" w:eastAsia="Times New Roman" w:hAnsi="Garamond" w:cs="Times New Roman"/>
          <w:lang w:eastAsia="pt-PT"/>
        </w:rPr>
        <w:t xml:space="preserve"> a alojar</w:t>
      </w:r>
      <w:r w:rsidRPr="000041C8">
        <w:rPr>
          <w:rFonts w:ascii="Garamond" w:eastAsia="Times New Roman" w:hAnsi="Garamond" w:cs="Times New Roman"/>
          <w:lang w:eastAsia="pt-PT"/>
        </w:rPr>
        <w:t xml:space="preserve"> e respetivas espécies; </w:t>
      </w:r>
    </w:p>
    <w:p w14:paraId="315FF519" w14:textId="77777777"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i) O número de animais detidos, espécies e raças; </w:t>
      </w:r>
    </w:p>
    <w:p w14:paraId="494A9473" w14:textId="77777777" w:rsidR="003D15F2" w:rsidRPr="000041C8" w:rsidRDefault="003D15F2" w:rsidP="00A95B79">
      <w:pPr>
        <w:spacing w:line="360" w:lineRule="auto"/>
        <w:jc w:val="both"/>
        <w:rPr>
          <w:rFonts w:ascii="Garamond" w:eastAsia="Times New Roman" w:hAnsi="Garamond" w:cs="Times New Roman"/>
          <w:lang w:eastAsia="pt-PT"/>
        </w:rPr>
      </w:pPr>
      <w:bookmarkStart w:id="1907" w:name="_Hlk130373964"/>
      <w:r w:rsidRPr="000041C8">
        <w:rPr>
          <w:rFonts w:ascii="Garamond" w:eastAsia="Times New Roman" w:hAnsi="Garamond" w:cs="Times New Roman"/>
          <w:lang w:eastAsia="pt-PT"/>
        </w:rPr>
        <w:t>j) Parecer do médico veterinário responsável pelo alojamento, relativo à verificação das condições higiossanitárias e de bem-estar animal exigidas no presente dec</w:t>
      </w:r>
      <w:del w:id="1908" w:author="Susana Margarida Gonçalves Silva Santos" w:date="2025-10-09T10:32:00Z" w16du:dateUtc="2025-10-09T09:32:00Z">
        <w:r w:rsidRPr="000041C8" w:rsidDel="00801E7F">
          <w:rPr>
            <w:rFonts w:ascii="Garamond" w:eastAsia="Times New Roman" w:hAnsi="Garamond" w:cs="Times New Roman"/>
            <w:lang w:eastAsia="pt-PT"/>
          </w:rPr>
          <w:delText>r</w:delText>
        </w:r>
      </w:del>
      <w:r w:rsidRPr="000041C8">
        <w:rPr>
          <w:rFonts w:ascii="Garamond" w:eastAsia="Times New Roman" w:hAnsi="Garamond" w:cs="Times New Roman"/>
          <w:lang w:eastAsia="pt-PT"/>
        </w:rPr>
        <w:t>eto-lei.</w:t>
      </w:r>
    </w:p>
    <w:p w14:paraId="4D2DEDD9" w14:textId="77777777"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k) Declaração de responsabilidade, subscrita pelo interessado, relativa ao cumprimento do presente decreto-lei e demais legislação aplicável aos animais de companhia.</w:t>
      </w:r>
      <w:r w:rsidRPr="000041C8" w:rsidDel="003D6F42">
        <w:rPr>
          <w:rFonts w:ascii="Garamond" w:eastAsia="Times New Roman" w:hAnsi="Garamond" w:cs="Times New Roman"/>
          <w:lang w:eastAsia="pt-PT"/>
        </w:rPr>
        <w:t xml:space="preserve"> </w:t>
      </w:r>
    </w:p>
    <w:bookmarkEnd w:id="1907"/>
    <w:p w14:paraId="1AC379FD" w14:textId="229D58E5" w:rsidR="009C252D" w:rsidRPr="000041C8" w:rsidRDefault="009C252D" w:rsidP="009C252D">
      <w:pPr>
        <w:spacing w:line="360" w:lineRule="auto"/>
        <w:jc w:val="both"/>
        <w:rPr>
          <w:rFonts w:ascii="Garamond" w:eastAsia="Times New Roman" w:hAnsi="Garamond" w:cs="Times New Roman"/>
          <w:lang w:eastAsia="pt-PT"/>
        </w:rPr>
      </w:pPr>
      <w:r w:rsidRPr="5B3829DC">
        <w:rPr>
          <w:rFonts w:ascii="Garamond" w:eastAsia="Times New Roman" w:hAnsi="Garamond" w:cs="Times New Roman"/>
          <w:lang w:eastAsia="pt-PT"/>
        </w:rPr>
        <w:t>2 – O cumprimento dos requisitos referidos no número anterior pode ser objeto de verificação através da realização de vistoria</w:t>
      </w:r>
      <w:ins w:id="1909" w:author="Susana Margarida Gonçalves Silva Santos" w:date="2025-10-09T10:31:00Z" w16du:dateUtc="2025-10-09T09:31:00Z">
        <w:r w:rsidR="00801E7F">
          <w:rPr>
            <w:rFonts w:ascii="Garamond" w:eastAsia="Times New Roman" w:hAnsi="Garamond" w:cs="Times New Roman"/>
            <w:lang w:eastAsia="pt-PT"/>
          </w:rPr>
          <w:t xml:space="preserve"> pela DGAV</w:t>
        </w:r>
      </w:ins>
      <w:r w:rsidRPr="5B3829DC">
        <w:rPr>
          <w:rFonts w:ascii="Garamond" w:eastAsia="Times New Roman" w:hAnsi="Garamond" w:cs="Times New Roman"/>
          <w:lang w:eastAsia="pt-PT"/>
        </w:rPr>
        <w:t xml:space="preserve"> </w:t>
      </w:r>
      <w:r w:rsidRPr="00801E7F">
        <w:rPr>
          <w:rFonts w:ascii="Garamond" w:eastAsia="Times New Roman" w:hAnsi="Garamond" w:cs="Times New Roman"/>
          <w:strike/>
          <w:lang w:eastAsia="pt-PT"/>
        </w:rPr>
        <w:t xml:space="preserve">pelo </w:t>
      </w:r>
      <w:r w:rsidRPr="00773F6C">
        <w:rPr>
          <w:rFonts w:ascii="Garamond" w:eastAsia="Times New Roman" w:hAnsi="Garamond" w:cs="Times New Roman"/>
          <w:strike/>
          <w:lang w:eastAsia="pt-PT"/>
        </w:rPr>
        <w:t>ICNF, I.P.</w:t>
      </w:r>
      <w:r w:rsidRPr="5B3829DC">
        <w:rPr>
          <w:rFonts w:ascii="Garamond" w:eastAsia="Times New Roman" w:hAnsi="Garamond" w:cs="Times New Roman"/>
          <w:lang w:eastAsia="pt-PT"/>
        </w:rPr>
        <w:t xml:space="preserve"> ou por entidade por este mandatada para o efeito.  </w:t>
      </w:r>
    </w:p>
    <w:p w14:paraId="760A7126" w14:textId="37C0BE8F" w:rsidR="003D15F2" w:rsidRPr="000041C8" w:rsidRDefault="009C252D"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3</w:t>
      </w:r>
      <w:r w:rsidR="003D15F2" w:rsidRPr="000041C8">
        <w:rPr>
          <w:rFonts w:ascii="Garamond" w:eastAsia="Times New Roman" w:hAnsi="Garamond" w:cs="Times New Roman"/>
          <w:lang w:eastAsia="pt-PT"/>
        </w:rPr>
        <w:t xml:space="preserve"> - A comunicação prévia </w:t>
      </w:r>
      <w:r w:rsidRPr="000041C8">
        <w:rPr>
          <w:rFonts w:ascii="Garamond" w:eastAsia="Times New Roman" w:hAnsi="Garamond" w:cs="Times New Roman"/>
          <w:lang w:eastAsia="pt-PT"/>
        </w:rPr>
        <w:t xml:space="preserve">com prazo </w:t>
      </w:r>
      <w:r w:rsidR="003D15F2" w:rsidRPr="000041C8">
        <w:rPr>
          <w:rFonts w:ascii="Garamond" w:eastAsia="Times New Roman" w:hAnsi="Garamond" w:cs="Times New Roman"/>
          <w:lang w:eastAsia="pt-PT"/>
        </w:rPr>
        <w:t xml:space="preserve">é efetuada por via eletrónica, através do balcão único eletrónico de serviços a que se refere o artigo 6.º do Decreto-Lei n.º 92/2010, de 26 de julho. </w:t>
      </w:r>
    </w:p>
    <w:p w14:paraId="09A3BE69" w14:textId="5F150EF6" w:rsidR="003D15F2" w:rsidRPr="000041C8" w:rsidRDefault="009C252D"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4</w:t>
      </w:r>
      <w:r w:rsidR="003D15F2" w:rsidRPr="000041C8">
        <w:rPr>
          <w:rFonts w:ascii="Garamond" w:eastAsia="Times New Roman" w:hAnsi="Garamond" w:cs="Times New Roman"/>
          <w:lang w:eastAsia="pt-PT"/>
        </w:rPr>
        <w:t xml:space="preserve"> - Quando, por motivo de indisponibilidade das plataformas eletrónicas, não for possível o cumprimento do disposto no número anterior, a comunicação prévia pode ser efetuada por qualquer outro meio previsto na lei.</w:t>
      </w:r>
    </w:p>
    <w:p w14:paraId="69CC8281" w14:textId="23946715" w:rsidR="003D15F2" w:rsidRPr="000041C8" w:rsidRDefault="009C252D"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5</w:t>
      </w:r>
      <w:r w:rsidR="003D15F2" w:rsidRPr="000041C8">
        <w:rPr>
          <w:rFonts w:ascii="Garamond" w:eastAsia="Times New Roman" w:hAnsi="Garamond" w:cs="Times New Roman"/>
          <w:lang w:eastAsia="pt-PT"/>
        </w:rPr>
        <w:t xml:space="preserve"> </w:t>
      </w:r>
      <w:r w:rsidR="00010F84" w:rsidRPr="000041C8">
        <w:rPr>
          <w:rFonts w:ascii="Garamond" w:eastAsia="Times New Roman" w:hAnsi="Garamond" w:cs="Times New Roman"/>
          <w:lang w:eastAsia="pt-PT"/>
        </w:rPr>
        <w:t>-</w:t>
      </w:r>
      <w:r w:rsidR="003D15F2" w:rsidRPr="000041C8">
        <w:rPr>
          <w:rFonts w:ascii="Garamond" w:eastAsia="Times New Roman" w:hAnsi="Garamond" w:cs="Times New Roman"/>
          <w:lang w:eastAsia="pt-PT"/>
        </w:rPr>
        <w:t xml:space="preserve"> A comunicação prévia </w:t>
      </w:r>
      <w:ins w:id="1910" w:author="Maria Cristina Tavares Briosa" w:date="2025-10-23T17:52:00Z" w16du:dateUtc="2025-10-23T16:52:00Z">
        <w:r w:rsidR="0068431D">
          <w:rPr>
            <w:rFonts w:ascii="Garamond" w:eastAsia="Times New Roman" w:hAnsi="Garamond" w:cs="Times New Roman"/>
            <w:lang w:eastAsia="pt-PT"/>
          </w:rPr>
          <w:t xml:space="preserve">com </w:t>
        </w:r>
      </w:ins>
      <w:r w:rsidRPr="000041C8">
        <w:rPr>
          <w:rFonts w:ascii="Garamond" w:eastAsia="Times New Roman" w:hAnsi="Garamond" w:cs="Times New Roman"/>
          <w:lang w:eastAsia="pt-PT"/>
        </w:rPr>
        <w:t xml:space="preserve">prazo </w:t>
      </w:r>
      <w:r w:rsidR="003D15F2" w:rsidRPr="000041C8">
        <w:rPr>
          <w:rFonts w:ascii="Garamond" w:eastAsia="Times New Roman" w:hAnsi="Garamond" w:cs="Times New Roman"/>
          <w:lang w:eastAsia="pt-PT"/>
        </w:rPr>
        <w:t>produz efeitos trinta dias após o seu registo no balcão único eletrónico, com a exceção prevista no número seguinte.</w:t>
      </w:r>
    </w:p>
    <w:p w14:paraId="65B79030" w14:textId="51D24E5B" w:rsidR="003D15F2" w:rsidRPr="000041C8" w:rsidDel="00623642" w:rsidRDefault="009C252D" w:rsidP="00A95B79">
      <w:pPr>
        <w:spacing w:line="360" w:lineRule="auto"/>
        <w:jc w:val="both"/>
        <w:rPr>
          <w:del w:id="1911" w:author="Maria Cristina Tavares Briosa" w:date="2025-10-23T17:53:00Z" w16du:dateUtc="2025-10-23T16:53:00Z"/>
          <w:rFonts w:ascii="Garamond" w:eastAsia="Times New Roman" w:hAnsi="Garamond" w:cs="Times New Roman"/>
          <w:lang w:eastAsia="pt-PT"/>
        </w:rPr>
      </w:pPr>
      <w:r w:rsidRPr="5B3829DC">
        <w:rPr>
          <w:rFonts w:ascii="Garamond" w:eastAsia="Times New Roman" w:hAnsi="Garamond" w:cs="Times New Roman"/>
          <w:lang w:eastAsia="pt-PT"/>
        </w:rPr>
        <w:t>6</w:t>
      </w:r>
      <w:r w:rsidR="003D15F2" w:rsidRPr="5B3829DC">
        <w:rPr>
          <w:rFonts w:ascii="Garamond" w:eastAsia="Times New Roman" w:hAnsi="Garamond" w:cs="Times New Roman"/>
          <w:lang w:eastAsia="pt-PT"/>
        </w:rPr>
        <w:t xml:space="preserve"> </w:t>
      </w:r>
      <w:r w:rsidR="00010F84" w:rsidRPr="5B3829DC">
        <w:rPr>
          <w:rFonts w:ascii="Garamond" w:eastAsia="Times New Roman" w:hAnsi="Garamond" w:cs="Times New Roman"/>
          <w:lang w:eastAsia="pt-PT"/>
        </w:rPr>
        <w:t>-</w:t>
      </w:r>
      <w:r w:rsidR="003D15F2" w:rsidRPr="5B3829DC">
        <w:rPr>
          <w:rFonts w:ascii="Garamond" w:eastAsia="Times New Roman" w:hAnsi="Garamond" w:cs="Times New Roman"/>
          <w:lang w:eastAsia="pt-PT"/>
        </w:rPr>
        <w:t xml:space="preserve"> Até trinta dias contados da data do registo da comunicação prévia no balcão único eletrónico, </w:t>
      </w:r>
      <w:r w:rsidR="00DD3842" w:rsidRPr="5B3829DC">
        <w:rPr>
          <w:rFonts w:ascii="Garamond" w:eastAsia="Times New Roman" w:hAnsi="Garamond" w:cs="Times New Roman"/>
          <w:lang w:eastAsia="pt-PT"/>
        </w:rPr>
        <w:t>a DGAV</w:t>
      </w:r>
      <w:ins w:id="1912" w:author="Susana Margarida Gonçalves Silva Santos" w:date="2025-10-09T10:31:00Z" w16du:dateUtc="2025-10-09T09:31:00Z">
        <w:r w:rsidR="00801E7F">
          <w:rPr>
            <w:rFonts w:ascii="Garamond" w:eastAsia="Times New Roman" w:hAnsi="Garamond" w:cs="Times New Roman"/>
            <w:lang w:eastAsia="pt-PT"/>
          </w:rPr>
          <w:t xml:space="preserve"> </w:t>
        </w:r>
      </w:ins>
      <w:r w:rsidR="003D15F2" w:rsidRPr="5B3829DC">
        <w:rPr>
          <w:rFonts w:ascii="Garamond" w:eastAsia="Times New Roman" w:hAnsi="Garamond" w:cs="Times New Roman"/>
          <w:lang w:eastAsia="pt-PT"/>
        </w:rPr>
        <w:t>pode, funda</w:t>
      </w:r>
      <w:r w:rsidR="00AF1D48" w:rsidRPr="5B3829DC">
        <w:rPr>
          <w:rFonts w:ascii="Garamond" w:eastAsia="Times New Roman" w:hAnsi="Garamond" w:cs="Times New Roman"/>
          <w:lang w:eastAsia="pt-PT"/>
        </w:rPr>
        <w:t>menta</w:t>
      </w:r>
      <w:r w:rsidR="003D15F2" w:rsidRPr="5B3829DC">
        <w:rPr>
          <w:rFonts w:ascii="Garamond" w:eastAsia="Times New Roman" w:hAnsi="Garamond" w:cs="Times New Roman"/>
          <w:lang w:eastAsia="pt-PT"/>
        </w:rPr>
        <w:t>damente, emitir ato administrativo de indeferimento, total ou parcial, da produção dos efeitos legais pretendidos pelo interessado</w:t>
      </w:r>
      <w:del w:id="1913" w:author="Maria Cristina Tavares Briosa" w:date="2025-10-27T11:14:00Z" w16du:dateUtc="2025-10-27T11:14:00Z">
        <w:r w:rsidR="003D15F2" w:rsidRPr="5B3829DC" w:rsidDel="009453A1">
          <w:rPr>
            <w:rFonts w:ascii="Garamond" w:eastAsia="Times New Roman" w:hAnsi="Garamond" w:cs="Times New Roman"/>
            <w:lang w:eastAsia="pt-PT"/>
          </w:rPr>
          <w:delText>.</w:delText>
        </w:r>
      </w:del>
    </w:p>
    <w:p w14:paraId="1C06749A" w14:textId="324A1538" w:rsidR="5B3829DC" w:rsidDel="00A755BE" w:rsidRDefault="5B3829DC" w:rsidP="5B3829DC">
      <w:pPr>
        <w:spacing w:line="360" w:lineRule="auto"/>
        <w:jc w:val="both"/>
        <w:rPr>
          <w:del w:id="1914" w:author="Maria Cristina Tavares Briosa" w:date="2025-10-23T17:53:00Z" w16du:dateUtc="2025-10-23T16:53:00Z"/>
          <w:rFonts w:ascii="Garamond" w:eastAsia="Times New Roman" w:hAnsi="Garamond" w:cs="Times New Roman"/>
          <w:lang w:eastAsia="pt-PT"/>
        </w:rPr>
      </w:pPr>
    </w:p>
    <w:p w14:paraId="43562659" w14:textId="77777777" w:rsidR="00A755BE" w:rsidRDefault="00A755BE" w:rsidP="5B3829DC">
      <w:pPr>
        <w:spacing w:line="360" w:lineRule="auto"/>
        <w:jc w:val="both"/>
        <w:rPr>
          <w:ins w:id="1915" w:author="Maria Cristina Tavares Briosa" w:date="2025-10-27T11:09:00Z" w16du:dateUtc="2025-10-27T11:09:00Z"/>
          <w:rFonts w:ascii="Garamond" w:eastAsia="Times New Roman" w:hAnsi="Garamond" w:cs="Times New Roman"/>
          <w:lang w:eastAsia="pt-PT"/>
        </w:rPr>
      </w:pPr>
    </w:p>
    <w:p w14:paraId="3425829F" w14:textId="3FB68D42" w:rsidR="00A755BE" w:rsidRDefault="00A755BE" w:rsidP="00A755BE">
      <w:pPr>
        <w:spacing w:line="360" w:lineRule="auto"/>
        <w:jc w:val="center"/>
        <w:rPr>
          <w:ins w:id="1916" w:author="Maria Cristina Tavares Briosa" w:date="2025-10-27T11:09:00Z" w16du:dateUtc="2025-10-27T11:09:00Z"/>
          <w:rFonts w:ascii="Garamond" w:eastAsia="Times New Roman" w:hAnsi="Garamond" w:cs="Times New Roman"/>
          <w:lang w:eastAsia="pt-PT"/>
        </w:rPr>
      </w:pPr>
      <w:ins w:id="1917" w:author="Maria Cristina Tavares Briosa" w:date="2025-10-27T11:09:00Z">
        <w:r w:rsidRPr="00A755BE">
          <w:rPr>
            <w:rFonts w:ascii="Garamond" w:eastAsia="Times New Roman" w:hAnsi="Garamond" w:cs="Times New Roman"/>
            <w:lang w:eastAsia="pt-PT"/>
          </w:rPr>
          <w:t xml:space="preserve">Artigo </w:t>
        </w:r>
      </w:ins>
      <w:ins w:id="1918" w:author="Maria Cristina Tavares Briosa" w:date="2025-10-27T11:23:00Z" w16du:dateUtc="2025-10-27T11:23:00Z">
        <w:r w:rsidR="008D60FF">
          <w:rPr>
            <w:rFonts w:ascii="Garamond" w:eastAsia="Times New Roman" w:hAnsi="Garamond" w:cs="Times New Roman"/>
            <w:lang w:eastAsia="pt-PT"/>
          </w:rPr>
          <w:t>6</w:t>
        </w:r>
      </w:ins>
      <w:ins w:id="1919" w:author="Maria Cristina Tavares Briosa" w:date="2025-10-27T11:24:00Z" w16du:dateUtc="2025-10-27T11:24:00Z">
        <w:r w:rsidR="008D60FF">
          <w:rPr>
            <w:rFonts w:ascii="Garamond" w:eastAsia="Times New Roman" w:hAnsi="Garamond" w:cs="Times New Roman"/>
            <w:lang w:eastAsia="pt-PT"/>
          </w:rPr>
          <w:t>1A</w:t>
        </w:r>
      </w:ins>
    </w:p>
    <w:p w14:paraId="5B49456B" w14:textId="2E677C52" w:rsidR="00A755BE" w:rsidRDefault="00A755BE" w:rsidP="00A755BE">
      <w:pPr>
        <w:spacing w:line="360" w:lineRule="auto"/>
        <w:jc w:val="center"/>
        <w:rPr>
          <w:ins w:id="1920" w:author="Maria Cristina Tavares Briosa" w:date="2025-10-27T11:09:00Z" w16du:dateUtc="2025-10-27T11:09:00Z"/>
          <w:rFonts w:ascii="Garamond" w:eastAsia="Times New Roman" w:hAnsi="Garamond" w:cs="Times New Roman"/>
          <w:lang w:eastAsia="pt-PT"/>
        </w:rPr>
      </w:pPr>
      <w:ins w:id="1921" w:author="Maria Cristina Tavares Briosa" w:date="2025-10-27T11:09:00Z">
        <w:r w:rsidRPr="00A755BE">
          <w:rPr>
            <w:rFonts w:ascii="Garamond" w:eastAsia="Times New Roman" w:hAnsi="Garamond" w:cs="Times New Roman"/>
            <w:lang w:eastAsia="pt-PT"/>
          </w:rPr>
          <w:t>Permissão administrativa</w:t>
        </w:r>
      </w:ins>
    </w:p>
    <w:p w14:paraId="1BB593F0" w14:textId="66A029E2" w:rsidR="00DD4D78" w:rsidRPr="00575132" w:rsidRDefault="00575132" w:rsidP="00575132">
      <w:pPr>
        <w:spacing w:line="360" w:lineRule="auto"/>
        <w:jc w:val="both"/>
        <w:rPr>
          <w:ins w:id="1922" w:author="Maria Cristina Tavares Briosa" w:date="2025-10-27T11:14:00Z" w16du:dateUtc="2025-10-27T11:14:00Z"/>
          <w:rFonts w:ascii="Garamond" w:hAnsi="Garamond"/>
        </w:rPr>
      </w:pPr>
      <w:ins w:id="1923" w:author="Maria Cristina Tavares Briosa" w:date="2025-10-27T11:16:00Z" w16du:dateUtc="2025-10-27T11:16:00Z">
        <w:r>
          <w:rPr>
            <w:rFonts w:ascii="Garamond" w:hAnsi="Garamond"/>
          </w:rPr>
          <w:t>1_</w:t>
        </w:r>
      </w:ins>
      <w:ins w:id="1924" w:author="Maria Cristina Tavares Briosa" w:date="2025-10-27T11:13:00Z" w16du:dateUtc="2025-10-27T11:13:00Z">
        <w:r w:rsidR="00DD4D78" w:rsidRPr="00575132">
          <w:rPr>
            <w:rFonts w:ascii="Garamond" w:hAnsi="Garamond"/>
          </w:rPr>
          <w:t>N</w:t>
        </w:r>
      </w:ins>
      <w:ins w:id="1925" w:author="Maria Cristina Tavares Briosa" w:date="2025-10-27T11:13:00Z">
        <w:r w:rsidR="009E3ED9" w:rsidRPr="00575132">
          <w:rPr>
            <w:rFonts w:ascii="Garamond" w:hAnsi="Garamond"/>
          </w:rPr>
          <w:t>o caso dos alojamentos para hospedagem com fins lucrativos destinados à reprodução e criação de animais potencialmente perigosos, nomeadamente de cães da</w:t>
        </w:r>
      </w:ins>
      <w:ins w:id="1926" w:author="Maria Cristina Tavares Briosa" w:date="2025-10-27T11:15:00Z" w16du:dateUtc="2025-10-27T11:15:00Z">
        <w:r w:rsidR="00110192" w:rsidRPr="00575132">
          <w:rPr>
            <w:rFonts w:ascii="Garamond" w:hAnsi="Garamond"/>
          </w:rPr>
          <w:t>s raças consideradas como potencialmente perigosas</w:t>
        </w:r>
        <w:r w:rsidRPr="00575132">
          <w:rPr>
            <w:rFonts w:ascii="Garamond" w:hAnsi="Garamond"/>
          </w:rPr>
          <w:t>,</w:t>
        </w:r>
      </w:ins>
      <w:ins w:id="1927" w:author="Maria Cristina Tavares Briosa" w:date="2025-10-27T11:14:00Z" w16du:dateUtc="2025-10-27T11:14:00Z">
        <w:r w:rsidR="00DD4D78" w:rsidRPr="00575132">
          <w:rPr>
            <w:rFonts w:ascii="Garamond" w:hAnsi="Garamond"/>
          </w:rPr>
          <w:t xml:space="preserve"> </w:t>
        </w:r>
        <w:r w:rsidR="009453A1" w:rsidRPr="00575132">
          <w:rPr>
            <w:rFonts w:ascii="Garamond" w:hAnsi="Garamond"/>
          </w:rPr>
          <w:t xml:space="preserve">é feito um pedido de </w:t>
        </w:r>
      </w:ins>
      <w:ins w:id="1928" w:author="Maria Cristina Tavares Briosa" w:date="2025-10-27T11:15:00Z" w16du:dateUtc="2025-10-27T11:15:00Z">
        <w:r w:rsidRPr="00575132">
          <w:rPr>
            <w:rFonts w:ascii="Garamond" w:hAnsi="Garamond"/>
          </w:rPr>
          <w:t xml:space="preserve">permissão </w:t>
        </w:r>
      </w:ins>
      <w:ins w:id="1929" w:author="Maria Cristina Tavares Briosa" w:date="2025-10-27T11:14:00Z" w16du:dateUtc="2025-10-27T11:14:00Z">
        <w:r w:rsidR="009453A1" w:rsidRPr="00575132">
          <w:rPr>
            <w:rFonts w:ascii="Garamond" w:hAnsi="Garamond"/>
          </w:rPr>
          <w:t>administrativa</w:t>
        </w:r>
      </w:ins>
      <w:ins w:id="1930" w:author="Maria Cristina Tavares Briosa" w:date="2025-10-27T11:16:00Z" w16du:dateUtc="2025-10-27T11:16:00Z">
        <w:r w:rsidRPr="00575132">
          <w:rPr>
            <w:rFonts w:ascii="Garamond" w:hAnsi="Garamond"/>
          </w:rPr>
          <w:t>.</w:t>
        </w:r>
      </w:ins>
    </w:p>
    <w:p w14:paraId="0EDFBB7B" w14:textId="1679F2E5" w:rsidR="00906A00" w:rsidRDefault="00D67D6B" w:rsidP="5B3829DC">
      <w:pPr>
        <w:spacing w:line="360" w:lineRule="auto"/>
        <w:jc w:val="both"/>
        <w:rPr>
          <w:ins w:id="1931" w:author="Maria Cristina Tavares Briosa" w:date="2025-10-27T11:10:00Z" w16du:dateUtc="2025-10-27T11:10:00Z"/>
          <w:rFonts w:ascii="Garamond" w:eastAsia="Times New Roman" w:hAnsi="Garamond" w:cs="Times New Roman"/>
          <w:lang w:eastAsia="pt-PT"/>
        </w:rPr>
      </w:pPr>
      <w:ins w:id="1932" w:author="Maria Cristina Tavares Briosa" w:date="2025-10-27T11:16:00Z" w16du:dateUtc="2025-10-27T11:16:00Z">
        <w:r>
          <w:rPr>
            <w:rFonts w:ascii="Garamond" w:eastAsia="Times New Roman" w:hAnsi="Garamond" w:cs="Times New Roman"/>
            <w:lang w:eastAsia="pt-PT"/>
          </w:rPr>
          <w:t>2</w:t>
        </w:r>
      </w:ins>
      <w:ins w:id="1933" w:author="Maria Cristina Tavares Briosa" w:date="2025-10-27T11:09:00Z">
        <w:r w:rsidR="00A755BE" w:rsidRPr="00A755BE">
          <w:rPr>
            <w:rFonts w:ascii="Garamond" w:eastAsia="Times New Roman" w:hAnsi="Garamond" w:cs="Times New Roman"/>
            <w:lang w:eastAsia="pt-PT"/>
          </w:rPr>
          <w:t xml:space="preserve"> — O pedido de permissão administrativa a que se refere </w:t>
        </w:r>
      </w:ins>
      <w:ins w:id="1934" w:author="Maria Cristina Tavares Briosa" w:date="2025-10-27T11:16:00Z" w16du:dateUtc="2025-10-27T11:16:00Z">
        <w:r>
          <w:rPr>
            <w:rFonts w:ascii="Garamond" w:eastAsia="Times New Roman" w:hAnsi="Garamond" w:cs="Times New Roman"/>
            <w:lang w:eastAsia="pt-PT"/>
          </w:rPr>
          <w:t xml:space="preserve">o número anterior </w:t>
        </w:r>
      </w:ins>
      <w:ins w:id="1935" w:author="Maria Cristina Tavares Briosa" w:date="2025-10-27T11:09:00Z">
        <w:r w:rsidR="00A755BE" w:rsidRPr="00A755BE">
          <w:rPr>
            <w:rFonts w:ascii="Garamond" w:eastAsia="Times New Roman" w:hAnsi="Garamond" w:cs="Times New Roman"/>
            <w:lang w:eastAsia="pt-PT"/>
          </w:rPr>
          <w:t>é apresentado à</w:t>
        </w:r>
      </w:ins>
      <w:ins w:id="1936" w:author="Maria Cristina Tavares Briosa" w:date="2025-10-27T11:10:00Z" w16du:dateUtc="2025-10-27T11:10:00Z">
        <w:r w:rsidR="00906A00">
          <w:rPr>
            <w:rFonts w:ascii="Garamond" w:eastAsia="Times New Roman" w:hAnsi="Garamond" w:cs="Times New Roman"/>
            <w:lang w:eastAsia="pt-PT"/>
          </w:rPr>
          <w:t xml:space="preserve"> </w:t>
        </w:r>
      </w:ins>
      <w:ins w:id="1937" w:author="Maria Cristina Tavares Briosa" w:date="2025-10-27T11:10:00Z">
        <w:r w:rsidR="00906A00" w:rsidRPr="00906A00">
          <w:rPr>
            <w:rFonts w:ascii="Garamond" w:eastAsia="Times New Roman" w:hAnsi="Garamond" w:cs="Times New Roman"/>
            <w:lang w:eastAsia="pt-PT"/>
          </w:rPr>
          <w:t xml:space="preserve">DGAV e deve conter os seguintes elementos, quando aplicáveis: </w:t>
        </w:r>
      </w:ins>
    </w:p>
    <w:p w14:paraId="6EA3CF75" w14:textId="77777777" w:rsidR="00906A00" w:rsidRDefault="00906A00" w:rsidP="5B3829DC">
      <w:pPr>
        <w:spacing w:line="360" w:lineRule="auto"/>
        <w:jc w:val="both"/>
        <w:rPr>
          <w:ins w:id="1938" w:author="Maria Cristina Tavares Briosa" w:date="2025-10-27T11:10:00Z" w16du:dateUtc="2025-10-27T11:10:00Z"/>
          <w:rFonts w:ascii="Garamond" w:eastAsia="Times New Roman" w:hAnsi="Garamond" w:cs="Times New Roman"/>
          <w:lang w:eastAsia="pt-PT"/>
        </w:rPr>
      </w:pPr>
      <w:ins w:id="1939" w:author="Maria Cristina Tavares Briosa" w:date="2025-10-27T11:10:00Z">
        <w:r w:rsidRPr="00906A00">
          <w:rPr>
            <w:rFonts w:ascii="Garamond" w:eastAsia="Times New Roman" w:hAnsi="Garamond" w:cs="Times New Roman"/>
            <w:lang w:eastAsia="pt-PT"/>
          </w:rPr>
          <w:t xml:space="preserve">a) O nome ou a denominação social do interessado; </w:t>
        </w:r>
      </w:ins>
    </w:p>
    <w:p w14:paraId="1E0A47F5" w14:textId="77777777" w:rsidR="0071010D" w:rsidRDefault="00906A00" w:rsidP="5B3829DC">
      <w:pPr>
        <w:spacing w:line="360" w:lineRule="auto"/>
        <w:jc w:val="both"/>
        <w:rPr>
          <w:ins w:id="1940" w:author="Maria Cristina Tavares Briosa" w:date="2025-10-27T11:11:00Z" w16du:dateUtc="2025-10-27T11:11:00Z"/>
          <w:rFonts w:ascii="Garamond" w:eastAsia="Times New Roman" w:hAnsi="Garamond" w:cs="Times New Roman"/>
          <w:lang w:eastAsia="pt-PT"/>
        </w:rPr>
      </w:pPr>
      <w:ins w:id="1941" w:author="Maria Cristina Tavares Briosa" w:date="2025-10-27T11:10:00Z">
        <w:r w:rsidRPr="00906A00">
          <w:rPr>
            <w:rFonts w:ascii="Garamond" w:eastAsia="Times New Roman" w:hAnsi="Garamond" w:cs="Times New Roman"/>
            <w:lang w:eastAsia="pt-PT"/>
          </w:rPr>
          <w:t xml:space="preserve">b) A localização do alojamento e a sua designação comercial; </w:t>
        </w:r>
      </w:ins>
    </w:p>
    <w:p w14:paraId="39FF5691" w14:textId="45AE1F78" w:rsidR="00906A00" w:rsidRDefault="00906A00" w:rsidP="5B3829DC">
      <w:pPr>
        <w:spacing w:line="360" w:lineRule="auto"/>
        <w:jc w:val="both"/>
        <w:rPr>
          <w:ins w:id="1942" w:author="Maria Cristina Tavares Briosa" w:date="2025-10-27T11:10:00Z" w16du:dateUtc="2025-10-27T11:10:00Z"/>
          <w:rFonts w:ascii="Garamond" w:eastAsia="Times New Roman" w:hAnsi="Garamond" w:cs="Times New Roman"/>
          <w:lang w:eastAsia="pt-PT"/>
        </w:rPr>
      </w:pPr>
      <w:ins w:id="1943" w:author="Maria Cristina Tavares Briosa" w:date="2025-10-27T11:10:00Z">
        <w:r w:rsidRPr="00906A00">
          <w:rPr>
            <w:rFonts w:ascii="Garamond" w:eastAsia="Times New Roman" w:hAnsi="Garamond" w:cs="Times New Roman"/>
            <w:lang w:eastAsia="pt-PT"/>
          </w:rPr>
          <w:t xml:space="preserve">c) O número de identificação fiscal ou de pessoa coletiva do interessado; </w:t>
        </w:r>
      </w:ins>
    </w:p>
    <w:p w14:paraId="41A119C2" w14:textId="77777777" w:rsidR="00906A00" w:rsidRDefault="00906A00" w:rsidP="5B3829DC">
      <w:pPr>
        <w:spacing w:line="360" w:lineRule="auto"/>
        <w:jc w:val="both"/>
        <w:rPr>
          <w:ins w:id="1944" w:author="Maria Cristina Tavares Briosa" w:date="2025-10-27T11:10:00Z" w16du:dateUtc="2025-10-27T11:10:00Z"/>
          <w:rFonts w:ascii="Garamond" w:eastAsia="Times New Roman" w:hAnsi="Garamond" w:cs="Times New Roman"/>
          <w:lang w:eastAsia="pt-PT"/>
        </w:rPr>
      </w:pPr>
      <w:ins w:id="1945" w:author="Maria Cristina Tavares Briosa" w:date="2025-10-27T11:10:00Z">
        <w:r w:rsidRPr="00906A00">
          <w:rPr>
            <w:rFonts w:ascii="Garamond" w:eastAsia="Times New Roman" w:hAnsi="Garamond" w:cs="Times New Roman"/>
            <w:lang w:eastAsia="pt-PT"/>
          </w:rPr>
          <w:t xml:space="preserve">d) A finalidade do alojamento; </w:t>
        </w:r>
      </w:ins>
    </w:p>
    <w:p w14:paraId="26FA910A" w14:textId="77777777" w:rsidR="00906A00" w:rsidRDefault="00906A00" w:rsidP="5B3829DC">
      <w:pPr>
        <w:spacing w:line="360" w:lineRule="auto"/>
        <w:jc w:val="both"/>
        <w:rPr>
          <w:ins w:id="1946" w:author="Maria Cristina Tavares Briosa" w:date="2025-10-27T11:10:00Z" w16du:dateUtc="2025-10-27T11:10:00Z"/>
          <w:rFonts w:ascii="Garamond" w:eastAsia="Times New Roman" w:hAnsi="Garamond" w:cs="Times New Roman"/>
          <w:lang w:eastAsia="pt-PT"/>
        </w:rPr>
      </w:pPr>
      <w:ins w:id="1947" w:author="Maria Cristina Tavares Briosa" w:date="2025-10-27T11:10:00Z">
        <w:r w:rsidRPr="00906A00">
          <w:rPr>
            <w:rFonts w:ascii="Garamond" w:eastAsia="Times New Roman" w:hAnsi="Garamond" w:cs="Times New Roman"/>
            <w:lang w:eastAsia="pt-PT"/>
          </w:rPr>
          <w:t xml:space="preserve">e) O número de animais a deter, respetivas espécies, raças e sexos; </w:t>
        </w:r>
      </w:ins>
    </w:p>
    <w:p w14:paraId="28D580DF" w14:textId="77777777" w:rsidR="00906A00" w:rsidRDefault="00906A00" w:rsidP="5B3829DC">
      <w:pPr>
        <w:spacing w:line="360" w:lineRule="auto"/>
        <w:jc w:val="both"/>
        <w:rPr>
          <w:ins w:id="1948" w:author="Maria Cristina Tavares Briosa" w:date="2025-10-27T11:11:00Z" w16du:dateUtc="2025-10-27T11:11:00Z"/>
          <w:rFonts w:ascii="Garamond" w:eastAsia="Times New Roman" w:hAnsi="Garamond" w:cs="Times New Roman"/>
          <w:lang w:eastAsia="pt-PT"/>
        </w:rPr>
      </w:pPr>
      <w:ins w:id="1949" w:author="Maria Cristina Tavares Briosa" w:date="2025-10-27T11:10:00Z">
        <w:r w:rsidRPr="00906A00">
          <w:rPr>
            <w:rFonts w:ascii="Garamond" w:eastAsia="Times New Roman" w:hAnsi="Garamond" w:cs="Times New Roman"/>
            <w:lang w:eastAsia="pt-PT"/>
          </w:rPr>
          <w:t xml:space="preserve">f) A identificação do médico veterinário responsável pelo alojamento. </w:t>
        </w:r>
      </w:ins>
    </w:p>
    <w:p w14:paraId="45148FD5" w14:textId="5160C330" w:rsidR="00906A00" w:rsidRDefault="00772760" w:rsidP="5B3829DC">
      <w:pPr>
        <w:spacing w:line="360" w:lineRule="auto"/>
        <w:jc w:val="both"/>
        <w:rPr>
          <w:ins w:id="1950" w:author="Maria Cristina Tavares Briosa" w:date="2025-10-27T11:11:00Z" w16du:dateUtc="2025-10-27T11:11:00Z"/>
          <w:rFonts w:ascii="Garamond" w:eastAsia="Times New Roman" w:hAnsi="Garamond" w:cs="Times New Roman"/>
          <w:lang w:eastAsia="pt-PT"/>
        </w:rPr>
      </w:pPr>
      <w:ins w:id="1951" w:author="Maria Cristina Tavares Briosa" w:date="2025-10-27T11:17:00Z" w16du:dateUtc="2025-10-27T11:17:00Z">
        <w:r>
          <w:rPr>
            <w:rFonts w:ascii="Garamond" w:eastAsia="Times New Roman" w:hAnsi="Garamond" w:cs="Times New Roman"/>
            <w:lang w:eastAsia="pt-PT"/>
          </w:rPr>
          <w:t>3</w:t>
        </w:r>
      </w:ins>
      <w:ins w:id="1952" w:author="Maria Cristina Tavares Briosa" w:date="2025-10-27T11:10:00Z">
        <w:r w:rsidR="00906A00" w:rsidRPr="00906A00">
          <w:rPr>
            <w:rFonts w:ascii="Garamond" w:eastAsia="Times New Roman" w:hAnsi="Garamond" w:cs="Times New Roman"/>
            <w:lang w:eastAsia="pt-PT"/>
          </w:rPr>
          <w:t xml:space="preserve"> — O pedido de permissão administrativa é acompanhado dos seguintes documentos: </w:t>
        </w:r>
      </w:ins>
    </w:p>
    <w:p w14:paraId="0764901C" w14:textId="77777777" w:rsidR="00906A00" w:rsidRDefault="00906A00" w:rsidP="5B3829DC">
      <w:pPr>
        <w:spacing w:line="360" w:lineRule="auto"/>
        <w:jc w:val="both"/>
        <w:rPr>
          <w:ins w:id="1953" w:author="Maria Cristina Tavares Briosa" w:date="2025-10-27T11:11:00Z" w16du:dateUtc="2025-10-27T11:11:00Z"/>
          <w:rFonts w:ascii="Garamond" w:eastAsia="Times New Roman" w:hAnsi="Garamond" w:cs="Times New Roman"/>
          <w:lang w:eastAsia="pt-PT"/>
        </w:rPr>
      </w:pPr>
      <w:ins w:id="1954" w:author="Maria Cristina Tavares Briosa" w:date="2025-10-27T11:10:00Z">
        <w:r w:rsidRPr="00906A00">
          <w:rPr>
            <w:rFonts w:ascii="Garamond" w:eastAsia="Times New Roman" w:hAnsi="Garamond" w:cs="Times New Roman"/>
            <w:lang w:eastAsia="pt-PT"/>
          </w:rPr>
          <w:t xml:space="preserve">a) Cópia dos documentos de identificação civil e fiscal do interessado ou, se aplicável, extrato em forma simples do teor das inscrições em vigor no registo comercial ou a indicação do código de certidão permanente de registo comercial; </w:t>
        </w:r>
      </w:ins>
    </w:p>
    <w:p w14:paraId="554862DE" w14:textId="2AEC2D2A" w:rsidR="006155C9" w:rsidRDefault="00906A00" w:rsidP="5B3829DC">
      <w:pPr>
        <w:spacing w:line="360" w:lineRule="auto"/>
        <w:jc w:val="both"/>
        <w:rPr>
          <w:ins w:id="1955" w:author="Maria Cristina Tavares Briosa" w:date="2025-10-27T11:12:00Z" w16du:dateUtc="2025-10-27T11:12:00Z"/>
          <w:rFonts w:ascii="Garamond" w:eastAsia="Times New Roman" w:hAnsi="Garamond" w:cs="Times New Roman"/>
          <w:lang w:eastAsia="pt-PT"/>
        </w:rPr>
      </w:pPr>
      <w:ins w:id="1956" w:author="Maria Cristina Tavares Briosa" w:date="2025-10-27T11:10:00Z">
        <w:r w:rsidRPr="00906A00">
          <w:rPr>
            <w:rFonts w:ascii="Garamond" w:eastAsia="Times New Roman" w:hAnsi="Garamond" w:cs="Times New Roman"/>
            <w:lang w:eastAsia="pt-PT"/>
          </w:rPr>
          <w:t xml:space="preserve">b) Declaração de responsabilidade, subscrita pelo interessado, relativa ao cumprimento da legislação aplicável aos animais de companhia, incluindo a legislação relativa a animais perigosos e potencialmente perigosos, nomeadamente em matéria de instalações, equipamentos, higiene, saúde e bem-estar; </w:t>
        </w:r>
      </w:ins>
    </w:p>
    <w:p w14:paraId="1EB7A3AB" w14:textId="77500E7A" w:rsidR="0071010D" w:rsidRDefault="00906A00" w:rsidP="5B3829DC">
      <w:pPr>
        <w:spacing w:line="360" w:lineRule="auto"/>
        <w:jc w:val="both"/>
        <w:rPr>
          <w:ins w:id="1957" w:author="Maria Cristina Tavares Briosa" w:date="2025-10-27T11:12:00Z" w16du:dateUtc="2025-10-27T11:12:00Z"/>
          <w:rFonts w:ascii="Garamond" w:eastAsia="Times New Roman" w:hAnsi="Garamond" w:cs="Times New Roman"/>
          <w:lang w:eastAsia="pt-PT"/>
        </w:rPr>
      </w:pPr>
      <w:ins w:id="1958" w:author="Maria Cristina Tavares Briosa" w:date="2025-10-27T11:10:00Z">
        <w:r w:rsidRPr="00906A00">
          <w:rPr>
            <w:rFonts w:ascii="Garamond" w:eastAsia="Times New Roman" w:hAnsi="Garamond" w:cs="Times New Roman"/>
            <w:lang w:eastAsia="pt-PT"/>
          </w:rPr>
          <w:t xml:space="preserve">c) Descrição sumária dos alojamentos, com indicação do número de celas destinadas a animais, a respetiva função e indicação de outras instalações existentes, bem como das medidas de segurança adotadas. </w:t>
        </w:r>
      </w:ins>
    </w:p>
    <w:p w14:paraId="07D2D783" w14:textId="310E6D8B" w:rsidR="0071010D" w:rsidRDefault="00772760" w:rsidP="5B3829DC">
      <w:pPr>
        <w:spacing w:line="360" w:lineRule="auto"/>
        <w:jc w:val="both"/>
        <w:rPr>
          <w:ins w:id="1959" w:author="Maria Cristina Tavares Briosa" w:date="2025-10-27T11:12:00Z" w16du:dateUtc="2025-10-27T11:12:00Z"/>
          <w:rFonts w:ascii="Garamond" w:eastAsia="Times New Roman" w:hAnsi="Garamond" w:cs="Times New Roman"/>
          <w:lang w:eastAsia="pt-PT"/>
        </w:rPr>
      </w:pPr>
      <w:ins w:id="1960" w:author="Maria Cristina Tavares Briosa" w:date="2025-10-27T11:17:00Z" w16du:dateUtc="2025-10-27T11:17:00Z">
        <w:r>
          <w:rPr>
            <w:rFonts w:ascii="Garamond" w:eastAsia="Times New Roman" w:hAnsi="Garamond" w:cs="Times New Roman"/>
            <w:lang w:eastAsia="pt-PT"/>
          </w:rPr>
          <w:t>4</w:t>
        </w:r>
      </w:ins>
      <w:ins w:id="1961" w:author="Maria Cristina Tavares Briosa" w:date="2025-10-27T11:10:00Z">
        <w:r w:rsidR="00906A00" w:rsidRPr="00906A00">
          <w:rPr>
            <w:rFonts w:ascii="Garamond" w:eastAsia="Times New Roman" w:hAnsi="Garamond" w:cs="Times New Roman"/>
            <w:lang w:eastAsia="pt-PT"/>
          </w:rPr>
          <w:t xml:space="preserve"> — O pedido de permissão administrativa é apresentado por via eletrónica, através do balcão único eletrónico de serviços a que se refere o artigo 6.º do Decreto-Lei n.º 92/2010, de 26 de julho. </w:t>
        </w:r>
      </w:ins>
    </w:p>
    <w:p w14:paraId="2A3D2C64" w14:textId="4199C46B" w:rsidR="00906A00" w:rsidRDefault="00772760" w:rsidP="5B3829DC">
      <w:pPr>
        <w:spacing w:line="360" w:lineRule="auto"/>
        <w:jc w:val="both"/>
        <w:rPr>
          <w:ins w:id="1962" w:author="Maria Cristina Tavares Briosa" w:date="2025-10-27T11:10:00Z" w16du:dateUtc="2025-10-27T11:10:00Z"/>
          <w:rFonts w:ascii="Garamond" w:eastAsia="Times New Roman" w:hAnsi="Garamond" w:cs="Times New Roman"/>
          <w:lang w:eastAsia="pt-PT"/>
        </w:rPr>
      </w:pPr>
      <w:ins w:id="1963" w:author="Maria Cristina Tavares Briosa" w:date="2025-10-27T11:17:00Z" w16du:dateUtc="2025-10-27T11:17:00Z">
        <w:r>
          <w:rPr>
            <w:rFonts w:ascii="Garamond" w:eastAsia="Times New Roman" w:hAnsi="Garamond" w:cs="Times New Roman"/>
            <w:lang w:eastAsia="pt-PT"/>
          </w:rPr>
          <w:t>5</w:t>
        </w:r>
      </w:ins>
      <w:ins w:id="1964" w:author="Maria Cristina Tavares Briosa" w:date="2025-10-27T11:10:00Z">
        <w:r w:rsidR="00906A00" w:rsidRPr="00906A00">
          <w:rPr>
            <w:rFonts w:ascii="Garamond" w:eastAsia="Times New Roman" w:hAnsi="Garamond" w:cs="Times New Roman"/>
            <w:lang w:eastAsia="pt-PT"/>
          </w:rPr>
          <w:t xml:space="preserve"> — Quando, por motivo de indisponibilidade das plataformas eletrónicas, não for possível o cumprimento do disposto no número anterior, o pedido de permissão administrativa pode ser apresentado por qualquer outro meio previsto na lei</w:t>
        </w:r>
      </w:ins>
    </w:p>
    <w:p w14:paraId="0DFF0713" w14:textId="77777777" w:rsidR="00906A00" w:rsidRDefault="00906A00" w:rsidP="5B3829DC">
      <w:pPr>
        <w:spacing w:line="360" w:lineRule="auto"/>
        <w:jc w:val="both"/>
        <w:rPr>
          <w:ins w:id="1965" w:author="Maria Cristina Tavares Briosa" w:date="2025-10-27T11:09:00Z" w16du:dateUtc="2025-10-27T11:09:00Z"/>
          <w:rFonts w:ascii="Garamond" w:eastAsia="Times New Roman" w:hAnsi="Garamond" w:cs="Times New Roman"/>
          <w:lang w:eastAsia="pt-PT"/>
        </w:rPr>
      </w:pPr>
    </w:p>
    <w:p w14:paraId="6888BD35" w14:textId="722C34B4" w:rsidR="008D60FF" w:rsidRDefault="5B3829DC" w:rsidP="008D60FF">
      <w:pPr>
        <w:spacing w:line="360" w:lineRule="auto"/>
        <w:jc w:val="center"/>
        <w:rPr>
          <w:ins w:id="1966" w:author="Maria Cristina Tavares Briosa" w:date="2025-10-27T11:24:00Z" w16du:dateUtc="2025-10-27T11:24:00Z"/>
          <w:rFonts w:ascii="Garamond" w:eastAsia="Times New Roman" w:hAnsi="Garamond" w:cs="Times New Roman"/>
          <w:lang w:eastAsia="pt-PT"/>
        </w:rPr>
      </w:pPr>
      <w:commentRangeStart w:id="1967"/>
      <w:commentRangeEnd w:id="1967"/>
      <w:del w:id="1968" w:author="Maria Cristina Tavares Briosa" w:date="2025-10-23T17:53:00Z" w16du:dateUtc="2025-10-23T16:53:00Z">
        <w:r w:rsidRPr="00A927CF" w:rsidDel="00623642">
          <w:rPr>
            <w:rStyle w:val="CommentReference"/>
            <w:sz w:val="24"/>
            <w:szCs w:val="24"/>
          </w:rPr>
          <w:commentReference w:id="1967"/>
        </w:r>
      </w:del>
      <w:ins w:id="1969" w:author="Maria Cristina Tavares Briosa" w:date="2025-10-27T11:18:00Z" w16du:dateUtc="2025-10-27T11:18:00Z">
        <w:r w:rsidR="00A927CF" w:rsidRPr="00A927CF">
          <w:t xml:space="preserve"> </w:t>
        </w:r>
      </w:ins>
      <w:ins w:id="1970" w:author="Maria Cristina Tavares Briosa" w:date="2025-10-27T11:18:00Z">
        <w:r w:rsidR="00A927CF" w:rsidRPr="00A927CF">
          <w:rPr>
            <w:rFonts w:ascii="Garamond" w:eastAsia="Times New Roman" w:hAnsi="Garamond" w:cs="Times New Roman"/>
            <w:lang w:eastAsia="pt-PT"/>
          </w:rPr>
          <w:t>Artigo</w:t>
        </w:r>
      </w:ins>
    </w:p>
    <w:p w14:paraId="27F595CD" w14:textId="24EEDB0C" w:rsidR="008D60FF" w:rsidRDefault="00A927CF" w:rsidP="008D60FF">
      <w:pPr>
        <w:spacing w:line="360" w:lineRule="auto"/>
        <w:jc w:val="center"/>
        <w:rPr>
          <w:ins w:id="1971" w:author="Maria Cristina Tavares Briosa" w:date="2025-10-27T11:24:00Z" w16du:dateUtc="2025-10-27T11:24:00Z"/>
          <w:rFonts w:ascii="Garamond" w:eastAsia="Times New Roman" w:hAnsi="Garamond" w:cs="Times New Roman"/>
          <w:lang w:eastAsia="pt-PT"/>
        </w:rPr>
      </w:pPr>
      <w:ins w:id="1972" w:author="Maria Cristina Tavares Briosa" w:date="2025-10-27T11:18:00Z">
        <w:r w:rsidRPr="00A927CF">
          <w:rPr>
            <w:rFonts w:ascii="Garamond" w:eastAsia="Times New Roman" w:hAnsi="Garamond" w:cs="Times New Roman"/>
            <w:lang w:eastAsia="pt-PT"/>
          </w:rPr>
          <w:t>Instrução do processo de permissão administrativa</w:t>
        </w:r>
      </w:ins>
    </w:p>
    <w:p w14:paraId="3EC05887" w14:textId="6A15FE7E" w:rsidR="008D60FF" w:rsidRDefault="00A927CF" w:rsidP="5B3829DC">
      <w:pPr>
        <w:spacing w:line="360" w:lineRule="auto"/>
        <w:jc w:val="both"/>
        <w:rPr>
          <w:ins w:id="1973" w:author="Maria Cristina Tavares Briosa" w:date="2025-10-27T11:24:00Z" w16du:dateUtc="2025-10-27T11:24:00Z"/>
          <w:rFonts w:ascii="Garamond" w:eastAsia="Times New Roman" w:hAnsi="Garamond" w:cs="Times New Roman"/>
          <w:lang w:eastAsia="pt-PT"/>
        </w:rPr>
      </w:pPr>
      <w:ins w:id="1974" w:author="Maria Cristina Tavares Briosa" w:date="2025-10-27T11:18:00Z">
        <w:r w:rsidRPr="00A927CF">
          <w:rPr>
            <w:rFonts w:ascii="Garamond" w:eastAsia="Times New Roman" w:hAnsi="Garamond" w:cs="Times New Roman"/>
            <w:lang w:eastAsia="pt-PT"/>
          </w:rPr>
          <w:t>1 — Compete à direção de serviços veterinários da região de localização do alojamento a instrução do processo de permissão administrativa.</w:t>
        </w:r>
      </w:ins>
    </w:p>
    <w:p w14:paraId="0A4ACA43" w14:textId="77777777" w:rsidR="008D60FF" w:rsidRDefault="00A927CF" w:rsidP="5B3829DC">
      <w:pPr>
        <w:spacing w:line="360" w:lineRule="auto"/>
        <w:jc w:val="both"/>
        <w:rPr>
          <w:ins w:id="1975" w:author="Maria Cristina Tavares Briosa" w:date="2025-10-27T11:24:00Z" w16du:dateUtc="2025-10-27T11:24:00Z"/>
          <w:rFonts w:ascii="Garamond" w:eastAsia="Times New Roman" w:hAnsi="Garamond" w:cs="Times New Roman"/>
          <w:lang w:eastAsia="pt-PT"/>
        </w:rPr>
      </w:pPr>
      <w:ins w:id="1976" w:author="Maria Cristina Tavares Briosa" w:date="2025-10-27T11:18:00Z">
        <w:r w:rsidRPr="00A927CF">
          <w:rPr>
            <w:rFonts w:ascii="Garamond" w:eastAsia="Times New Roman" w:hAnsi="Garamond" w:cs="Times New Roman"/>
            <w:lang w:eastAsia="pt-PT"/>
          </w:rPr>
          <w:t xml:space="preserve"> 2 — Para os efeitos previstos no número anterior, o serviço instrutor pode solicitar ao requerente, por uma vez, todos os esclarecimentos adicionais que considere essenciais para a apreciação do processo, fixando um prazo não superior a 10 dias para a resposta. </w:t>
        </w:r>
      </w:ins>
    </w:p>
    <w:p w14:paraId="5EB5F0BB" w14:textId="0972B5CA" w:rsidR="008D60FF" w:rsidRDefault="00A927CF" w:rsidP="5B3829DC">
      <w:pPr>
        <w:spacing w:line="360" w:lineRule="auto"/>
        <w:jc w:val="both"/>
        <w:rPr>
          <w:ins w:id="1977" w:author="Maria Cristina Tavares Briosa" w:date="2025-10-27T11:24:00Z" w16du:dateUtc="2025-10-27T11:24:00Z"/>
          <w:rFonts w:ascii="Garamond" w:eastAsia="Times New Roman" w:hAnsi="Garamond" w:cs="Times New Roman"/>
          <w:lang w:eastAsia="pt-PT"/>
        </w:rPr>
      </w:pPr>
      <w:ins w:id="1978" w:author="Maria Cristina Tavares Briosa" w:date="2025-10-27T11:18:00Z">
        <w:r w:rsidRPr="00A927CF">
          <w:rPr>
            <w:rFonts w:ascii="Garamond" w:eastAsia="Times New Roman" w:hAnsi="Garamond" w:cs="Times New Roman"/>
            <w:lang w:eastAsia="pt-PT"/>
          </w:rPr>
          <w:t xml:space="preserve">3 — Em caso de fundadas dúvidas sobre os dados apresentados pelo requerente, o serviço instrutor pode requerer a exibição de documentos comprovativos dos referidos dados, fixando um prazo não superior a 10 dias para a resposta. </w:t>
        </w:r>
      </w:ins>
    </w:p>
    <w:p w14:paraId="24903972" w14:textId="762C6FCE" w:rsidR="5B3829DC" w:rsidDel="00A927CF" w:rsidRDefault="00A927CF" w:rsidP="5B3829DC">
      <w:pPr>
        <w:spacing w:line="360" w:lineRule="auto"/>
        <w:jc w:val="both"/>
        <w:rPr>
          <w:del w:id="1979" w:author="Maria Cristina Tavares Briosa" w:date="2025-10-23T17:53:00Z" w16du:dateUtc="2025-10-23T16:53:00Z"/>
          <w:rFonts w:ascii="Garamond" w:eastAsia="Times New Roman" w:hAnsi="Garamond" w:cs="Times New Roman"/>
          <w:lang w:eastAsia="pt-PT"/>
        </w:rPr>
      </w:pPr>
      <w:ins w:id="1980" w:author="Maria Cristina Tavares Briosa" w:date="2025-10-27T11:18:00Z">
        <w:r w:rsidRPr="00A927CF">
          <w:rPr>
            <w:rFonts w:ascii="Garamond" w:eastAsia="Times New Roman" w:hAnsi="Garamond" w:cs="Times New Roman"/>
            <w:lang w:eastAsia="pt-PT"/>
          </w:rPr>
          <w:t>4 — O cumprimento dos requisitos necessários para a atribuição de permissão administrativa é verificado através de visita de controlo a efetuar pela direção de serviços veterinários da respetiva região, no prazo de 30 dias a contar da data de receção do respetivo pedido ou dos elementos referidos nos n.os 2 e 3, quando solicitados</w:t>
        </w:r>
      </w:ins>
    </w:p>
    <w:p w14:paraId="27ED4929" w14:textId="2E8FC24C" w:rsidR="001930A1" w:rsidRDefault="001930A1" w:rsidP="5B3829DC">
      <w:pPr>
        <w:spacing w:line="360" w:lineRule="auto"/>
        <w:jc w:val="both"/>
        <w:rPr>
          <w:ins w:id="1981" w:author="Maria Cristina Tavares Briosa" w:date="2025-10-27T11:19:00Z" w16du:dateUtc="2025-10-27T11:19:00Z"/>
          <w:rFonts w:ascii="Garamond" w:eastAsia="Times New Roman" w:hAnsi="Garamond" w:cs="Times New Roman"/>
          <w:lang w:eastAsia="pt-PT"/>
        </w:rPr>
      </w:pPr>
      <w:ins w:id="1982" w:author="Maria Cristina Tavares Briosa" w:date="2025-10-27T11:19:00Z" w16du:dateUtc="2025-10-27T11:19:00Z">
        <w:r>
          <w:rPr>
            <w:rFonts w:ascii="Garamond" w:eastAsia="Times New Roman" w:hAnsi="Garamond" w:cs="Times New Roman"/>
            <w:lang w:eastAsia="pt-PT"/>
          </w:rPr>
          <w:t>6</w:t>
        </w:r>
      </w:ins>
      <w:ins w:id="1983" w:author="Maria Cristina Tavares Briosa" w:date="2025-10-27T11:19:00Z">
        <w:r w:rsidRPr="001930A1">
          <w:rPr>
            <w:rFonts w:ascii="Garamond" w:eastAsia="Times New Roman" w:hAnsi="Garamond" w:cs="Times New Roman"/>
            <w:lang w:eastAsia="pt-PT"/>
          </w:rPr>
          <w:t xml:space="preserve"> — No prazo de 15 dias a contar da data da visita de controlo, a direção de serviços veterinários da região conclui a instrução, elabora um relatório final com proposta de decisão e remete o processo, com os elementos dele constantes, ao diretor geral de Alimentação e Veterinária, para decisão. </w:t>
        </w:r>
      </w:ins>
    </w:p>
    <w:p w14:paraId="799BB5DB" w14:textId="32614B41" w:rsidR="001930A1" w:rsidRDefault="001930A1" w:rsidP="001930A1">
      <w:pPr>
        <w:spacing w:line="360" w:lineRule="auto"/>
        <w:jc w:val="center"/>
        <w:rPr>
          <w:ins w:id="1984" w:author="Maria Cristina Tavares Briosa" w:date="2025-10-27T11:19:00Z" w16du:dateUtc="2025-10-27T11:19:00Z"/>
          <w:rFonts w:ascii="Garamond" w:eastAsia="Times New Roman" w:hAnsi="Garamond" w:cs="Times New Roman"/>
          <w:lang w:eastAsia="pt-PT"/>
        </w:rPr>
      </w:pPr>
      <w:ins w:id="1985" w:author="Maria Cristina Tavares Briosa" w:date="2025-10-27T11:19:00Z">
        <w:r w:rsidRPr="001930A1">
          <w:rPr>
            <w:rFonts w:ascii="Garamond" w:eastAsia="Times New Roman" w:hAnsi="Garamond" w:cs="Times New Roman"/>
            <w:lang w:eastAsia="pt-PT"/>
          </w:rPr>
          <w:t xml:space="preserve">Artigo </w:t>
        </w:r>
      </w:ins>
    </w:p>
    <w:p w14:paraId="6A316B74" w14:textId="051E8329" w:rsidR="001930A1" w:rsidRDefault="001930A1" w:rsidP="001930A1">
      <w:pPr>
        <w:spacing w:line="360" w:lineRule="auto"/>
        <w:jc w:val="center"/>
        <w:rPr>
          <w:ins w:id="1986" w:author="Maria Cristina Tavares Briosa" w:date="2025-10-27T11:19:00Z" w16du:dateUtc="2025-10-27T11:19:00Z"/>
          <w:rFonts w:ascii="Garamond" w:eastAsia="Times New Roman" w:hAnsi="Garamond" w:cs="Times New Roman"/>
          <w:lang w:eastAsia="pt-PT"/>
        </w:rPr>
      </w:pPr>
      <w:ins w:id="1987" w:author="Maria Cristina Tavares Briosa" w:date="2025-10-27T11:19:00Z">
        <w:r w:rsidRPr="001930A1">
          <w:rPr>
            <w:rFonts w:ascii="Garamond" w:eastAsia="Times New Roman" w:hAnsi="Garamond" w:cs="Times New Roman"/>
            <w:lang w:eastAsia="pt-PT"/>
          </w:rPr>
          <w:t>Decisão</w:t>
        </w:r>
      </w:ins>
    </w:p>
    <w:p w14:paraId="1774541C" w14:textId="70832296" w:rsidR="001930A1" w:rsidRDefault="001930A1" w:rsidP="5B3829DC">
      <w:pPr>
        <w:spacing w:line="360" w:lineRule="auto"/>
        <w:jc w:val="both"/>
        <w:rPr>
          <w:ins w:id="1988" w:author="Maria Cristina Tavares Briosa" w:date="2025-10-27T11:19:00Z" w16du:dateUtc="2025-10-27T11:19:00Z"/>
          <w:rFonts w:ascii="Garamond" w:eastAsia="Times New Roman" w:hAnsi="Garamond" w:cs="Times New Roman"/>
          <w:lang w:eastAsia="pt-PT"/>
        </w:rPr>
      </w:pPr>
      <w:ins w:id="1989" w:author="Maria Cristina Tavares Briosa" w:date="2025-10-27T11:19:00Z">
        <w:r w:rsidRPr="001930A1">
          <w:rPr>
            <w:rFonts w:ascii="Garamond" w:eastAsia="Times New Roman" w:hAnsi="Garamond" w:cs="Times New Roman"/>
            <w:lang w:eastAsia="pt-PT"/>
          </w:rPr>
          <w:t xml:space="preserve">1 — O diretor-geral de Alimentação e Veterinária profere decisão no prazo de 15 dias a contar da remessa do processo a que se refere o n.º </w:t>
        </w:r>
      </w:ins>
      <w:ins w:id="1990" w:author="Maria Cristina Tavares Briosa" w:date="2025-10-27T11:21:00Z" w16du:dateUtc="2025-10-27T11:21:00Z">
        <w:r w:rsidR="00E34493">
          <w:rPr>
            <w:rFonts w:ascii="Garamond" w:eastAsia="Times New Roman" w:hAnsi="Garamond" w:cs="Times New Roman"/>
            <w:lang w:eastAsia="pt-PT"/>
          </w:rPr>
          <w:t>6</w:t>
        </w:r>
      </w:ins>
      <w:ins w:id="1991" w:author="Maria Cristina Tavares Briosa" w:date="2025-10-27T11:19:00Z">
        <w:r w:rsidRPr="001930A1">
          <w:rPr>
            <w:rFonts w:ascii="Garamond" w:eastAsia="Times New Roman" w:hAnsi="Garamond" w:cs="Times New Roman"/>
            <w:lang w:eastAsia="pt-PT"/>
          </w:rPr>
          <w:t xml:space="preserve"> do artigo anterior. </w:t>
        </w:r>
      </w:ins>
    </w:p>
    <w:p w14:paraId="569FF2A6" w14:textId="12113E2F" w:rsidR="00A927CF" w:rsidRDefault="001930A1" w:rsidP="5B3829DC">
      <w:pPr>
        <w:spacing w:line="360" w:lineRule="auto"/>
        <w:jc w:val="both"/>
        <w:rPr>
          <w:ins w:id="1992" w:author="Maria Cristina Tavares Briosa" w:date="2025-10-27T11:20:00Z" w16du:dateUtc="2025-10-27T11:20:00Z"/>
          <w:rFonts w:ascii="Garamond" w:eastAsia="Times New Roman" w:hAnsi="Garamond" w:cs="Times New Roman"/>
          <w:lang w:eastAsia="pt-PT"/>
        </w:rPr>
      </w:pPr>
      <w:ins w:id="1993" w:author="Maria Cristina Tavares Briosa" w:date="2025-10-27T11:19:00Z">
        <w:r w:rsidRPr="001930A1">
          <w:rPr>
            <w:rFonts w:ascii="Garamond" w:eastAsia="Times New Roman" w:hAnsi="Garamond" w:cs="Times New Roman"/>
            <w:lang w:eastAsia="pt-PT"/>
          </w:rPr>
          <w:t>2 — Caso não seja proferida a decisão referida no número anterior no prazo de 60 dias contados da data de receção do pedido de permissão administrativa devidamente instruído, independentemente da realização de visita de controlo, não há lugar a deferimento tácito, podendo o interessado obter a tutela adequada junto dos tribunais administrativos.</w:t>
        </w:r>
      </w:ins>
    </w:p>
    <w:p w14:paraId="128325BA" w14:textId="77777777" w:rsidR="001930A1" w:rsidRDefault="001930A1" w:rsidP="5B3829DC">
      <w:pPr>
        <w:spacing w:line="360" w:lineRule="auto"/>
        <w:jc w:val="both"/>
        <w:rPr>
          <w:ins w:id="1994" w:author="Maria Cristina Tavares Briosa" w:date="2025-10-27T11:20:00Z" w16du:dateUtc="2025-10-27T11:20:00Z"/>
          <w:rFonts w:ascii="Garamond" w:eastAsia="Times New Roman" w:hAnsi="Garamond" w:cs="Times New Roman"/>
          <w:lang w:eastAsia="pt-PT"/>
        </w:rPr>
      </w:pPr>
    </w:p>
    <w:p w14:paraId="3E923974" w14:textId="77777777" w:rsidR="001930A1" w:rsidRDefault="001930A1" w:rsidP="5B3829DC">
      <w:pPr>
        <w:spacing w:line="360" w:lineRule="auto"/>
        <w:jc w:val="both"/>
        <w:rPr>
          <w:ins w:id="1995" w:author="Maria Cristina Tavares Briosa" w:date="2025-10-27T11:18:00Z" w16du:dateUtc="2025-10-27T11:18:00Z"/>
          <w:rFonts w:ascii="Garamond" w:eastAsia="Times New Roman" w:hAnsi="Garamond" w:cs="Times New Roman"/>
          <w:lang w:eastAsia="pt-PT"/>
        </w:rPr>
      </w:pPr>
    </w:p>
    <w:p w14:paraId="626562C0" w14:textId="482D11B9" w:rsidR="003D15F2" w:rsidRPr="000041C8" w:rsidRDefault="003D15F2" w:rsidP="00681F67">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 xml:space="preserve">Artigo </w:t>
      </w:r>
      <w:r w:rsidR="00E238BA">
        <w:rPr>
          <w:rFonts w:ascii="Garamond" w:eastAsia="Times New Roman" w:hAnsi="Garamond" w:cs="Times New Roman"/>
          <w:b/>
          <w:bCs/>
          <w:lang w:eastAsia="pt-PT"/>
        </w:rPr>
        <w:t>62</w:t>
      </w:r>
      <w:r w:rsidRPr="000041C8">
        <w:rPr>
          <w:rFonts w:ascii="Garamond" w:eastAsia="Times New Roman" w:hAnsi="Garamond" w:cs="Times New Roman"/>
          <w:b/>
          <w:bCs/>
          <w:lang w:eastAsia="pt-PT"/>
        </w:rPr>
        <w:t>.º</w:t>
      </w:r>
    </w:p>
    <w:p w14:paraId="668A5263" w14:textId="77777777" w:rsidR="003D15F2" w:rsidRPr="000041C8" w:rsidRDefault="003D15F2" w:rsidP="00A95B79">
      <w:pPr>
        <w:spacing w:line="360" w:lineRule="auto"/>
        <w:jc w:val="center"/>
        <w:rPr>
          <w:rFonts w:ascii="Garamond" w:eastAsia="Times New Roman" w:hAnsi="Garamond" w:cs="Times New Roman"/>
          <w:lang w:eastAsia="pt-PT"/>
        </w:rPr>
      </w:pPr>
      <w:r w:rsidRPr="000041C8">
        <w:rPr>
          <w:rFonts w:ascii="Garamond" w:eastAsia="Times New Roman" w:hAnsi="Garamond" w:cs="Times New Roman"/>
          <w:lang w:eastAsia="pt-PT"/>
        </w:rPr>
        <w:t>Divulgação dos alojamentos</w:t>
      </w:r>
    </w:p>
    <w:p w14:paraId="6494293D" w14:textId="15C8BCD0" w:rsidR="003D15F2" w:rsidRPr="000041C8" w:rsidRDefault="00DD3842" w:rsidP="00A95B79">
      <w:pPr>
        <w:spacing w:line="360" w:lineRule="auto"/>
        <w:jc w:val="both"/>
        <w:rPr>
          <w:rFonts w:ascii="Garamond" w:eastAsia="Times New Roman" w:hAnsi="Garamond" w:cs="Times New Roman"/>
          <w:lang w:eastAsia="pt-PT"/>
        </w:rPr>
      </w:pPr>
      <w:r w:rsidRPr="578B151F">
        <w:rPr>
          <w:rFonts w:ascii="Garamond" w:eastAsia="Times New Roman" w:hAnsi="Garamond" w:cs="Times New Roman"/>
          <w:lang w:eastAsia="pt-PT"/>
        </w:rPr>
        <w:t>A DGAV</w:t>
      </w:r>
      <w:r w:rsidR="003D15F2" w:rsidRPr="578B151F">
        <w:rPr>
          <w:rFonts w:ascii="Garamond" w:eastAsia="Times New Roman" w:hAnsi="Garamond" w:cs="Times New Roman"/>
          <w:lang w:eastAsia="pt-PT"/>
        </w:rPr>
        <w:t xml:space="preserve"> publicita no balcão único eletrónico de serviços, a que se refere o artigo 6.º do Decreto-Lei n.º 92/2010, de 26 de julho, e no seu sítio na Internet a lista dos </w:t>
      </w:r>
      <w:ins w:id="1996" w:author="Susana Margarida Gonçalves Silva Santos" w:date="2025-10-09T10:33:00Z" w16du:dateUtc="2025-10-09T09:33:00Z">
        <w:r w:rsidR="00154242">
          <w:rPr>
            <w:rFonts w:ascii="Garamond" w:eastAsia="Times New Roman" w:hAnsi="Garamond" w:cs="Times New Roman"/>
            <w:lang w:eastAsia="pt-PT"/>
          </w:rPr>
          <w:t>Centros de Recolha Oficial</w:t>
        </w:r>
        <w:r w:rsidR="00181D38">
          <w:rPr>
            <w:rFonts w:ascii="Garamond" w:eastAsia="Times New Roman" w:hAnsi="Garamond" w:cs="Times New Roman"/>
            <w:lang w:eastAsia="pt-PT"/>
          </w:rPr>
          <w:t xml:space="preserve"> </w:t>
        </w:r>
      </w:ins>
      <w:r w:rsidR="003D15F2" w:rsidRPr="578B151F">
        <w:rPr>
          <w:rFonts w:ascii="Garamond" w:eastAsia="Times New Roman" w:hAnsi="Garamond" w:cs="Times New Roman"/>
          <w:strike/>
          <w:lang w:eastAsia="pt-PT"/>
        </w:rPr>
        <w:t xml:space="preserve">centros de </w:t>
      </w:r>
      <w:r w:rsidR="00F21E9D" w:rsidRPr="578B151F">
        <w:rPr>
          <w:rFonts w:ascii="Garamond" w:eastAsia="Times New Roman" w:hAnsi="Garamond" w:cs="Times New Roman"/>
          <w:strike/>
          <w:lang w:eastAsia="pt-PT"/>
        </w:rPr>
        <w:t>bem-estar animal</w:t>
      </w:r>
      <w:r w:rsidR="003D15F2" w:rsidRPr="578B151F">
        <w:rPr>
          <w:rFonts w:ascii="Garamond" w:eastAsia="Times New Roman" w:hAnsi="Garamond" w:cs="Times New Roman"/>
          <w:strike/>
          <w:lang w:eastAsia="pt-PT"/>
        </w:rPr>
        <w:t>,</w:t>
      </w:r>
      <w:r w:rsidR="003D15F2" w:rsidRPr="578B151F">
        <w:rPr>
          <w:rFonts w:ascii="Garamond" w:eastAsia="Times New Roman" w:hAnsi="Garamond" w:cs="Times New Roman"/>
          <w:lang w:eastAsia="pt-PT"/>
        </w:rPr>
        <w:t xml:space="preserve"> bem como de todos os </w:t>
      </w:r>
      <w:r w:rsidR="00B10182" w:rsidRPr="578B151F">
        <w:rPr>
          <w:rFonts w:ascii="Garamond" w:eastAsia="Times New Roman" w:hAnsi="Garamond" w:cs="Times New Roman"/>
          <w:lang w:eastAsia="pt-PT"/>
        </w:rPr>
        <w:t>alojamentos para</w:t>
      </w:r>
      <w:r w:rsidR="003D15F2" w:rsidRPr="578B151F">
        <w:rPr>
          <w:rFonts w:ascii="Garamond" w:eastAsia="Times New Roman" w:hAnsi="Garamond" w:cs="Times New Roman"/>
          <w:lang w:eastAsia="pt-PT"/>
        </w:rPr>
        <w:t xml:space="preserve"> hospedagem</w:t>
      </w:r>
      <w:r w:rsidR="007947B8" w:rsidRPr="578B151F">
        <w:rPr>
          <w:rFonts w:ascii="Garamond" w:eastAsia="Times New Roman" w:hAnsi="Garamond" w:cs="Times New Roman"/>
          <w:lang w:eastAsia="pt-PT"/>
        </w:rPr>
        <w:t xml:space="preserve"> de animais de companhia</w:t>
      </w:r>
      <w:r w:rsidR="003D15F2" w:rsidRPr="578B151F">
        <w:rPr>
          <w:rFonts w:ascii="Garamond" w:eastAsia="Times New Roman" w:hAnsi="Garamond" w:cs="Times New Roman"/>
          <w:lang w:eastAsia="pt-PT"/>
        </w:rPr>
        <w:t>, em relação aos quais tenha recebido comunicação prévia</w:t>
      </w:r>
      <w:r w:rsidR="00B10182" w:rsidRPr="578B151F">
        <w:rPr>
          <w:rFonts w:ascii="Garamond" w:eastAsia="Times New Roman" w:hAnsi="Garamond" w:cs="Times New Roman"/>
          <w:lang w:eastAsia="pt-PT"/>
        </w:rPr>
        <w:t xml:space="preserve"> com prazo</w:t>
      </w:r>
      <w:r w:rsidR="003D15F2" w:rsidRPr="578B151F">
        <w:rPr>
          <w:rFonts w:ascii="Garamond" w:eastAsia="Times New Roman" w:hAnsi="Garamond" w:cs="Times New Roman"/>
          <w:lang w:eastAsia="pt-PT"/>
        </w:rPr>
        <w:t xml:space="preserve">, </w:t>
      </w:r>
      <w:ins w:id="1997" w:author="Maria Cristina Tavares Briosa" w:date="2025-10-27T11:22:00Z" w16du:dateUtc="2025-10-27T11:22:00Z">
        <w:r w:rsidR="00AF0363">
          <w:rPr>
            <w:rFonts w:ascii="Garamond" w:eastAsia="Times New Roman" w:hAnsi="Garamond" w:cs="Times New Roman"/>
            <w:lang w:eastAsia="pt-PT"/>
          </w:rPr>
          <w:t xml:space="preserve">e permissão administrativa </w:t>
        </w:r>
      </w:ins>
      <w:r w:rsidR="003D15F2" w:rsidRPr="578B151F">
        <w:rPr>
          <w:rFonts w:ascii="Garamond" w:eastAsia="Times New Roman" w:hAnsi="Garamond" w:cs="Times New Roman"/>
          <w:lang w:eastAsia="pt-PT"/>
        </w:rPr>
        <w:t xml:space="preserve">nos termos do presente </w:t>
      </w:r>
      <w:r w:rsidR="00C23E08" w:rsidRPr="578B151F">
        <w:rPr>
          <w:rFonts w:ascii="Garamond" w:eastAsia="Times New Roman" w:hAnsi="Garamond" w:cs="Times New Roman"/>
          <w:lang w:eastAsia="pt-PT"/>
        </w:rPr>
        <w:t>decreto-lei</w:t>
      </w:r>
      <w:r w:rsidR="001355B8" w:rsidRPr="578B151F">
        <w:rPr>
          <w:rFonts w:ascii="Garamond" w:eastAsia="Times New Roman" w:hAnsi="Garamond" w:cs="Times New Roman"/>
          <w:lang w:eastAsia="pt-PT"/>
        </w:rPr>
        <w:t>, incluindo os criadores de animais de companhia, respetivo município de atividade e número de identificação</w:t>
      </w:r>
      <w:r w:rsidR="00497D0C" w:rsidRPr="578B151F">
        <w:rPr>
          <w:rFonts w:ascii="Garamond" w:eastAsia="Times New Roman" w:hAnsi="Garamond" w:cs="Times New Roman"/>
          <w:lang w:eastAsia="pt-PT"/>
        </w:rPr>
        <w:t>.</w:t>
      </w:r>
    </w:p>
    <w:p w14:paraId="2CAF8B1D" w14:textId="62B08D2B" w:rsidR="003D15F2" w:rsidRPr="000041C8" w:rsidRDefault="003D15F2" w:rsidP="00A95B7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 xml:space="preserve">Artigo </w:t>
      </w:r>
      <w:r w:rsidR="00E238BA">
        <w:rPr>
          <w:rFonts w:ascii="Garamond" w:eastAsia="Times New Roman" w:hAnsi="Garamond" w:cs="Times New Roman"/>
          <w:b/>
          <w:bCs/>
          <w:lang w:eastAsia="pt-PT"/>
        </w:rPr>
        <w:t>63</w:t>
      </w:r>
      <w:r w:rsidRPr="000041C8">
        <w:rPr>
          <w:rFonts w:ascii="Garamond" w:eastAsia="Times New Roman" w:hAnsi="Garamond" w:cs="Times New Roman"/>
          <w:b/>
          <w:bCs/>
          <w:lang w:eastAsia="pt-PT"/>
        </w:rPr>
        <w:t>.º</w:t>
      </w:r>
    </w:p>
    <w:p w14:paraId="6578ABD4" w14:textId="77777777" w:rsidR="003D15F2" w:rsidRPr="000041C8" w:rsidRDefault="003D15F2" w:rsidP="00A95B79">
      <w:pPr>
        <w:spacing w:line="360" w:lineRule="auto"/>
        <w:jc w:val="center"/>
        <w:rPr>
          <w:rFonts w:ascii="Garamond" w:eastAsia="Times New Roman" w:hAnsi="Garamond" w:cs="Times New Roman"/>
          <w:lang w:eastAsia="pt-PT"/>
        </w:rPr>
      </w:pPr>
      <w:r w:rsidRPr="000041C8">
        <w:rPr>
          <w:rFonts w:ascii="Garamond" w:eastAsia="Times New Roman" w:hAnsi="Garamond" w:cs="Times New Roman"/>
          <w:lang w:eastAsia="pt-PT"/>
        </w:rPr>
        <w:t>Alteração de funcionamento dos alojamentos</w:t>
      </w:r>
    </w:p>
    <w:p w14:paraId="72D11556" w14:textId="042B4E82" w:rsidR="003D15F2" w:rsidRPr="000041C8" w:rsidRDefault="003D15F2" w:rsidP="00A95B79">
      <w:pPr>
        <w:spacing w:line="360" w:lineRule="auto"/>
        <w:jc w:val="both"/>
        <w:rPr>
          <w:rFonts w:ascii="Garamond" w:eastAsia="Times New Roman" w:hAnsi="Garamond" w:cs="Times New Roman"/>
          <w:lang w:eastAsia="pt-PT"/>
        </w:rPr>
      </w:pPr>
      <w:bookmarkStart w:id="1998" w:name="_Hlk123046215"/>
      <w:r w:rsidRPr="578B151F">
        <w:rPr>
          <w:rFonts w:ascii="Garamond" w:eastAsia="Times New Roman" w:hAnsi="Garamond" w:cs="Times New Roman"/>
          <w:lang w:eastAsia="pt-PT"/>
        </w:rPr>
        <w:t>1 - A alteração de funcionamento do alojamento,</w:t>
      </w:r>
      <w:r w:rsidR="00AF1D48" w:rsidRPr="578B151F">
        <w:rPr>
          <w:rFonts w:ascii="Garamond" w:eastAsia="Times New Roman" w:hAnsi="Garamond" w:cs="Times New Roman"/>
          <w:lang w:eastAsia="pt-PT"/>
        </w:rPr>
        <w:t xml:space="preserve"> designadamente a</w:t>
      </w:r>
      <w:r w:rsidRPr="578B151F">
        <w:rPr>
          <w:rFonts w:ascii="Garamond" w:eastAsia="Times New Roman" w:hAnsi="Garamond" w:cs="Times New Roman"/>
          <w:lang w:eastAsia="pt-PT"/>
        </w:rPr>
        <w:t xml:space="preserve"> </w:t>
      </w:r>
      <w:r w:rsidR="00AF1D48" w:rsidRPr="578B151F">
        <w:rPr>
          <w:rFonts w:ascii="Garamond" w:eastAsia="Times New Roman" w:hAnsi="Garamond" w:cs="Times New Roman"/>
          <w:lang w:eastAsia="pt-PT"/>
        </w:rPr>
        <w:t>modificação de qualquer dos elementos previstos no n.º 1 do art.º</w:t>
      </w:r>
      <w:ins w:id="1999" w:author="Maria Cristina Tavares Briosa" w:date="2025-10-27T11:25:00Z" w16du:dateUtc="2025-10-27T11:25:00Z">
        <w:r w:rsidR="008D60FF">
          <w:rPr>
            <w:rFonts w:ascii="Garamond" w:eastAsia="Times New Roman" w:hAnsi="Garamond" w:cs="Times New Roman"/>
            <w:lang w:eastAsia="pt-PT"/>
          </w:rPr>
          <w:t xml:space="preserve">60ª e </w:t>
        </w:r>
      </w:ins>
      <w:r w:rsidR="00AF1D48" w:rsidRPr="578B151F">
        <w:rPr>
          <w:rFonts w:ascii="Garamond" w:eastAsia="Times New Roman" w:hAnsi="Garamond" w:cs="Times New Roman"/>
          <w:lang w:eastAsia="pt-PT"/>
        </w:rPr>
        <w:t xml:space="preserve"> </w:t>
      </w:r>
      <w:r w:rsidR="00DF68B9" w:rsidRPr="578B151F">
        <w:rPr>
          <w:rFonts w:ascii="Garamond" w:eastAsia="Times New Roman" w:hAnsi="Garamond" w:cs="Times New Roman"/>
          <w:lang w:eastAsia="pt-PT"/>
        </w:rPr>
        <w:t>61</w:t>
      </w:r>
      <w:ins w:id="2000" w:author="Maria Cristina Tavares Briosa" w:date="2025-10-27T11:25:00Z" w16du:dateUtc="2025-10-27T11:25:00Z">
        <w:r w:rsidR="008D60FF">
          <w:rPr>
            <w:rFonts w:ascii="Garamond" w:eastAsia="Times New Roman" w:hAnsi="Garamond" w:cs="Times New Roman"/>
            <w:lang w:eastAsia="pt-PT"/>
          </w:rPr>
          <w:t>A</w:t>
        </w:r>
      </w:ins>
      <w:del w:id="2001" w:author="Maria Cristina Tavares Briosa" w:date="2025-10-27T11:25:00Z" w16du:dateUtc="2025-10-27T11:25:00Z">
        <w:r w:rsidR="00DF68B9" w:rsidRPr="578B151F" w:rsidDel="008D60FF">
          <w:rPr>
            <w:rFonts w:ascii="Garamond" w:eastAsia="Times New Roman" w:hAnsi="Garamond" w:cs="Times New Roman"/>
            <w:lang w:eastAsia="pt-PT"/>
          </w:rPr>
          <w:delText>.º</w:delText>
        </w:r>
        <w:r w:rsidRPr="578B151F" w:rsidDel="008D60FF">
          <w:rPr>
            <w:rFonts w:ascii="Garamond" w:eastAsia="Times New Roman" w:hAnsi="Garamond" w:cs="Times New Roman"/>
            <w:lang w:eastAsia="pt-PT"/>
          </w:rPr>
          <w:delText>, é</w:delText>
        </w:r>
      </w:del>
      <w:r w:rsidRPr="578B151F">
        <w:rPr>
          <w:rFonts w:ascii="Garamond" w:eastAsia="Times New Roman" w:hAnsi="Garamond" w:cs="Times New Roman"/>
          <w:lang w:eastAsia="pt-PT"/>
        </w:rPr>
        <w:t xml:space="preserve"> comunicada </w:t>
      </w:r>
      <w:bookmarkEnd w:id="1998"/>
      <w:r w:rsidR="00DD3842" w:rsidRPr="578B151F">
        <w:rPr>
          <w:rFonts w:ascii="Garamond" w:eastAsia="Times New Roman" w:hAnsi="Garamond" w:cs="Times New Roman"/>
          <w:lang w:eastAsia="pt-PT"/>
        </w:rPr>
        <w:t>à DGAV</w:t>
      </w:r>
      <w:r w:rsidR="003B239F" w:rsidRPr="578B151F">
        <w:rPr>
          <w:rFonts w:ascii="Garamond" w:eastAsia="Times New Roman" w:hAnsi="Garamond" w:cs="Times New Roman"/>
          <w:lang w:eastAsia="pt-PT"/>
        </w:rPr>
        <w:t xml:space="preserve"> pelo titular da exploração do mesmo,</w:t>
      </w:r>
      <w:r w:rsidRPr="578B151F">
        <w:rPr>
          <w:rFonts w:ascii="Garamond" w:eastAsia="Times New Roman" w:hAnsi="Garamond" w:cs="Times New Roman"/>
          <w:lang w:eastAsia="pt-PT"/>
        </w:rPr>
        <w:t xml:space="preserve"> por via eletrónica, através do balcão único eletrónico dos serviços a que se refere o artigo 6.º do Decreto-Lei n.º 92/2010, de 26 de julho, no prazo de 15 dias contados da sua ocorrência. </w:t>
      </w:r>
    </w:p>
    <w:p w14:paraId="5A2C8378" w14:textId="77777777"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2 - A comunicação de obras de modificação estrutural nos alojamentos é acompanhada das respetivas plantas. </w:t>
      </w:r>
    </w:p>
    <w:p w14:paraId="78BC7CEA" w14:textId="0C8AAD21" w:rsidR="003D15F2" w:rsidRPr="000041C8" w:rsidRDefault="003D15F2" w:rsidP="00A95B79">
      <w:pPr>
        <w:spacing w:line="360" w:lineRule="auto"/>
        <w:jc w:val="both"/>
        <w:rPr>
          <w:rFonts w:ascii="Garamond" w:eastAsia="Times New Roman" w:hAnsi="Garamond" w:cs="Times New Roman"/>
          <w:lang w:eastAsia="pt-PT"/>
        </w:rPr>
      </w:pPr>
      <w:r w:rsidRPr="5B3829DC">
        <w:rPr>
          <w:rFonts w:ascii="Garamond" w:eastAsia="Times New Roman" w:hAnsi="Garamond" w:cs="Times New Roman"/>
          <w:lang w:eastAsia="pt-PT"/>
        </w:rPr>
        <w:t xml:space="preserve">3 - Compete </w:t>
      </w:r>
      <w:r w:rsidR="00DD3842" w:rsidRPr="5B3829DC">
        <w:rPr>
          <w:rFonts w:ascii="Garamond" w:eastAsia="Times New Roman" w:hAnsi="Garamond" w:cs="Times New Roman"/>
          <w:lang w:eastAsia="pt-PT"/>
        </w:rPr>
        <w:t>à DGAV</w:t>
      </w:r>
      <w:del w:id="2002" w:author="Maria Cristina Tavares Briosa" w:date="2025-10-23T17:55:00Z" w16du:dateUtc="2025-10-23T16:55:00Z">
        <w:r w:rsidRPr="5B3829DC" w:rsidDel="000565F9">
          <w:rPr>
            <w:rFonts w:ascii="Garamond" w:eastAsia="Times New Roman" w:hAnsi="Garamond" w:cs="Times New Roman"/>
            <w:lang w:eastAsia="pt-PT"/>
          </w:rPr>
          <w:delText xml:space="preserve"> </w:delText>
        </w:r>
        <w:r w:rsidRPr="00CD68B0" w:rsidDel="000565F9">
          <w:rPr>
            <w:rFonts w:ascii="Garamond" w:eastAsia="Times New Roman" w:hAnsi="Garamond" w:cs="Times New Roman"/>
            <w:strike/>
            <w:lang w:eastAsia="pt-PT"/>
          </w:rPr>
          <w:delText>ICNF, I.P</w:delText>
        </w:r>
      </w:del>
      <w:r w:rsidRPr="5B3829DC">
        <w:rPr>
          <w:rFonts w:ascii="Garamond" w:eastAsia="Times New Roman" w:hAnsi="Garamond" w:cs="Times New Roman"/>
          <w:lang w:eastAsia="pt-PT"/>
        </w:rPr>
        <w:t xml:space="preserve">., atualizar as informações obtidas através das comunicações referidas nos números anteriores. </w:t>
      </w:r>
    </w:p>
    <w:p w14:paraId="7211138B" w14:textId="77777777"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4 - Quando, por motivo de indisponibilidade das plataformas eletrónicas, não for possível o cumprimento do disposto no n.º 1, as comunicações aí referidas podem ser efetuadas por qualquer outro meio previsto na lei.</w:t>
      </w:r>
    </w:p>
    <w:p w14:paraId="4FA9BE31" w14:textId="2214DCB6" w:rsidR="003D15F2" w:rsidRPr="000041C8" w:rsidRDefault="003D15F2" w:rsidP="00A95B7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 xml:space="preserve">Artigo </w:t>
      </w:r>
      <w:r w:rsidR="00E238BA">
        <w:rPr>
          <w:rFonts w:ascii="Garamond" w:eastAsia="Times New Roman" w:hAnsi="Garamond" w:cs="Times New Roman"/>
          <w:b/>
          <w:bCs/>
          <w:lang w:eastAsia="pt-PT"/>
        </w:rPr>
        <w:t>64</w:t>
      </w:r>
      <w:r w:rsidRPr="000041C8">
        <w:rPr>
          <w:rFonts w:ascii="Garamond" w:eastAsia="Times New Roman" w:hAnsi="Garamond" w:cs="Times New Roman"/>
          <w:b/>
          <w:bCs/>
          <w:lang w:eastAsia="pt-PT"/>
        </w:rPr>
        <w:t>.º</w:t>
      </w:r>
    </w:p>
    <w:p w14:paraId="3DF24727" w14:textId="77777777" w:rsidR="003D15F2" w:rsidRPr="000041C8" w:rsidRDefault="003D15F2" w:rsidP="00A95B79">
      <w:pPr>
        <w:spacing w:line="360" w:lineRule="auto"/>
        <w:jc w:val="center"/>
        <w:rPr>
          <w:rFonts w:ascii="Garamond" w:eastAsia="Times New Roman" w:hAnsi="Garamond" w:cs="Times New Roman"/>
          <w:lang w:eastAsia="pt-PT"/>
        </w:rPr>
      </w:pPr>
      <w:r w:rsidRPr="000041C8">
        <w:rPr>
          <w:rFonts w:ascii="Garamond" w:eastAsia="Times New Roman" w:hAnsi="Garamond" w:cs="Times New Roman"/>
          <w:lang w:eastAsia="pt-PT"/>
        </w:rPr>
        <w:t>Suspensão de atividade e encerramento dos alojamentos</w:t>
      </w:r>
    </w:p>
    <w:p w14:paraId="2E61F002" w14:textId="6A26675D"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1 </w:t>
      </w:r>
      <w:del w:id="2003" w:author="Maria Cristina Tavares Briosa" w:date="2025-10-23T17:57:00Z" w16du:dateUtc="2025-10-23T16:57:00Z">
        <w:r w:rsidRPr="000041C8" w:rsidDel="00726A7B">
          <w:rPr>
            <w:rFonts w:ascii="Garamond" w:eastAsia="Times New Roman" w:hAnsi="Garamond" w:cs="Times New Roman"/>
            <w:lang w:eastAsia="pt-PT"/>
          </w:rPr>
          <w:delText>-</w:delText>
        </w:r>
      </w:del>
      <w:ins w:id="2004" w:author="Maria Cristina Tavares Briosa" w:date="2025-10-23T17:57:00Z" w16du:dateUtc="2025-10-23T16:57:00Z">
        <w:r w:rsidR="00726A7B">
          <w:rPr>
            <w:rFonts w:ascii="Garamond" w:eastAsia="Times New Roman" w:hAnsi="Garamond" w:cs="Times New Roman"/>
            <w:lang w:eastAsia="pt-PT"/>
          </w:rPr>
          <w:t>–</w:t>
        </w:r>
      </w:ins>
      <w:r w:rsidRPr="000041C8">
        <w:rPr>
          <w:rFonts w:ascii="Garamond" w:eastAsia="Times New Roman" w:hAnsi="Garamond" w:cs="Times New Roman"/>
          <w:lang w:eastAsia="pt-PT"/>
        </w:rPr>
        <w:t xml:space="preserve"> </w:t>
      </w:r>
      <w:bookmarkStart w:id="2005" w:name="_Hlk123913506"/>
      <w:ins w:id="2006" w:author="Maria Cristina Tavares Briosa" w:date="2025-10-23T17:57:00Z" w16du:dateUtc="2025-10-23T16:57:00Z">
        <w:r w:rsidR="00726A7B">
          <w:rPr>
            <w:rFonts w:ascii="Garamond" w:eastAsia="Times New Roman" w:hAnsi="Garamond" w:cs="Times New Roman"/>
            <w:lang w:eastAsia="pt-PT"/>
          </w:rPr>
          <w:t xml:space="preserve">O </w:t>
        </w:r>
        <w:r w:rsidR="004E793E">
          <w:rPr>
            <w:rFonts w:ascii="Garamond" w:eastAsia="Times New Roman" w:hAnsi="Garamond" w:cs="Times New Roman"/>
            <w:lang w:eastAsia="pt-PT"/>
          </w:rPr>
          <w:t xml:space="preserve">diretor geral de Alimentação e Veterinária </w:t>
        </w:r>
      </w:ins>
      <w:r w:rsidR="00DD3842" w:rsidRPr="004E793E">
        <w:rPr>
          <w:rFonts w:ascii="Garamond" w:eastAsia="Times New Roman" w:hAnsi="Garamond" w:cs="Times New Roman"/>
          <w:strike/>
          <w:lang w:eastAsia="pt-PT"/>
        </w:rPr>
        <w:t>A DGAV</w:t>
      </w:r>
      <w:r w:rsidRPr="004E793E">
        <w:rPr>
          <w:rFonts w:ascii="Garamond" w:eastAsia="Times New Roman" w:hAnsi="Garamond" w:cs="Times New Roman"/>
          <w:strike/>
          <w:lang w:eastAsia="pt-PT"/>
        </w:rPr>
        <w:t>.,</w:t>
      </w:r>
      <w:r w:rsidRPr="000041C8">
        <w:rPr>
          <w:rFonts w:ascii="Garamond" w:eastAsia="Times New Roman" w:hAnsi="Garamond" w:cs="Times New Roman"/>
          <w:lang w:eastAsia="pt-PT"/>
        </w:rPr>
        <w:t xml:space="preserve"> pode determinar </w:t>
      </w:r>
      <w:bookmarkEnd w:id="2005"/>
      <w:r w:rsidRPr="000041C8">
        <w:rPr>
          <w:rFonts w:ascii="Garamond" w:eastAsia="Times New Roman" w:hAnsi="Garamond" w:cs="Times New Roman"/>
          <w:lang w:eastAsia="pt-PT"/>
        </w:rPr>
        <w:t xml:space="preserve">a suspensão da atividade ou o encerramento do alojamento, designadamente quando se verifique uma das seguintes situações: </w:t>
      </w:r>
    </w:p>
    <w:p w14:paraId="7E414BC6" w14:textId="2D8A4C00"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a) Existência de riscos higiossanitários que ponham em causa a saúde das pessoas</w:t>
      </w:r>
      <w:r w:rsidR="001355B8" w:rsidRPr="000041C8">
        <w:rPr>
          <w:rFonts w:ascii="Garamond" w:eastAsia="Times New Roman" w:hAnsi="Garamond" w:cs="Times New Roman"/>
          <w:lang w:eastAsia="pt-PT"/>
        </w:rPr>
        <w:t xml:space="preserve"> </w:t>
      </w:r>
      <w:r w:rsidRPr="000041C8">
        <w:rPr>
          <w:rFonts w:ascii="Garamond" w:eastAsia="Times New Roman" w:hAnsi="Garamond" w:cs="Times New Roman"/>
          <w:lang w:eastAsia="pt-PT"/>
        </w:rPr>
        <w:t xml:space="preserve">ou dos animais; </w:t>
      </w:r>
    </w:p>
    <w:p w14:paraId="2A04DCF9" w14:textId="2CBEF83E"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b) </w:t>
      </w:r>
      <w:del w:id="2007" w:author="Susana Margarida Gonçalves Silva Santos" w:date="2025-10-09T10:39:00Z" w16du:dateUtc="2025-10-09T09:39:00Z">
        <w:r w:rsidRPr="000041C8" w:rsidDel="004D747D">
          <w:rPr>
            <w:rFonts w:ascii="Garamond" w:eastAsia="Times New Roman" w:hAnsi="Garamond" w:cs="Times New Roman"/>
            <w:lang w:eastAsia="pt-PT"/>
          </w:rPr>
          <w:delText>Maus tratos</w:delText>
        </w:r>
      </w:del>
      <w:ins w:id="2008" w:author="Susana Margarida Gonçalves Silva Santos" w:date="2025-10-09T10:39:00Z" w16du:dateUtc="2025-10-09T09:39:00Z">
        <w:r w:rsidR="004D747D" w:rsidRPr="000041C8">
          <w:rPr>
            <w:rFonts w:ascii="Garamond" w:eastAsia="Times New Roman" w:hAnsi="Garamond" w:cs="Times New Roman"/>
            <w:lang w:eastAsia="pt-PT"/>
          </w:rPr>
          <w:t>Maus-tratos</w:t>
        </w:r>
      </w:ins>
      <w:r w:rsidRPr="000041C8">
        <w:rPr>
          <w:rFonts w:ascii="Garamond" w:eastAsia="Times New Roman" w:hAnsi="Garamond" w:cs="Times New Roman"/>
          <w:lang w:eastAsia="pt-PT"/>
        </w:rPr>
        <w:t xml:space="preserve"> aos animais; </w:t>
      </w:r>
    </w:p>
    <w:p w14:paraId="179E019E" w14:textId="2A0598DD" w:rsidR="003D15F2" w:rsidRPr="000041C8" w:rsidRDefault="7EF12E01" w:rsidP="00A95B79">
      <w:pPr>
        <w:spacing w:line="360" w:lineRule="auto"/>
        <w:jc w:val="both"/>
        <w:rPr>
          <w:rFonts w:ascii="Garamond" w:eastAsia="Times New Roman" w:hAnsi="Garamond" w:cs="Times New Roman"/>
          <w:lang w:eastAsia="pt-PT"/>
        </w:rPr>
      </w:pPr>
      <w:r w:rsidRPr="592F0569">
        <w:rPr>
          <w:rFonts w:ascii="Garamond" w:eastAsia="Times New Roman" w:hAnsi="Garamond" w:cs="Times New Roman"/>
          <w:lang w:eastAsia="pt-PT"/>
        </w:rPr>
        <w:t xml:space="preserve">c) Existência de graves problemas de saúde </w:t>
      </w:r>
      <w:r w:rsidR="14218D9C" w:rsidRPr="592F0569">
        <w:rPr>
          <w:rFonts w:ascii="Garamond" w:eastAsia="Times New Roman" w:hAnsi="Garamond" w:cs="Times New Roman"/>
          <w:lang w:eastAsia="pt-PT"/>
        </w:rPr>
        <w:t>ou</w:t>
      </w:r>
      <w:r w:rsidRPr="592F0569">
        <w:rPr>
          <w:rFonts w:ascii="Garamond" w:eastAsia="Times New Roman" w:hAnsi="Garamond" w:cs="Times New Roman"/>
          <w:lang w:eastAsia="pt-PT"/>
        </w:rPr>
        <w:t xml:space="preserve"> bem-estar dos animais; </w:t>
      </w:r>
    </w:p>
    <w:p w14:paraId="23B0D6FA" w14:textId="77777777" w:rsidR="003D15F2" w:rsidRDefault="003D15F2" w:rsidP="00A95B79">
      <w:pPr>
        <w:spacing w:line="360" w:lineRule="auto"/>
        <w:jc w:val="both"/>
        <w:rPr>
          <w:ins w:id="2009" w:author="Maria Cristina Tavares Briosa" w:date="2025-10-27T11:26:00Z" w16du:dateUtc="2025-10-27T11:26:00Z"/>
          <w:rFonts w:ascii="Garamond" w:eastAsia="Times New Roman" w:hAnsi="Garamond" w:cs="Times New Roman"/>
          <w:lang w:eastAsia="pt-PT"/>
        </w:rPr>
      </w:pPr>
      <w:r w:rsidRPr="000041C8">
        <w:rPr>
          <w:rFonts w:ascii="Garamond" w:eastAsia="Times New Roman" w:hAnsi="Garamond" w:cs="Times New Roman"/>
          <w:lang w:eastAsia="pt-PT"/>
        </w:rPr>
        <w:t xml:space="preserve">d) Falta de condições de segurança e de tranquilidade para as pessoas ou animais, bem como de proteção do meio ambiente. </w:t>
      </w:r>
    </w:p>
    <w:p w14:paraId="0499A411" w14:textId="4976C320" w:rsidR="00856CCB" w:rsidRPr="000041C8" w:rsidRDefault="00856CCB" w:rsidP="00A95B79">
      <w:pPr>
        <w:spacing w:line="360" w:lineRule="auto"/>
        <w:jc w:val="both"/>
        <w:rPr>
          <w:rFonts w:ascii="Garamond" w:eastAsia="Times New Roman" w:hAnsi="Garamond" w:cs="Times New Roman"/>
          <w:lang w:eastAsia="pt-PT"/>
        </w:rPr>
      </w:pPr>
      <w:ins w:id="2010" w:author="Maria Cristina Tavares Briosa" w:date="2025-10-27T11:26:00Z" w16du:dateUtc="2025-10-27T11:26:00Z">
        <w:r>
          <w:rPr>
            <w:rFonts w:ascii="Garamond" w:eastAsia="Times New Roman" w:hAnsi="Garamond" w:cs="Times New Roman"/>
            <w:lang w:eastAsia="pt-PT"/>
          </w:rPr>
          <w:t xml:space="preserve">e) Reprodução e criação </w:t>
        </w:r>
        <w:r w:rsidR="00D27CF2">
          <w:rPr>
            <w:rFonts w:ascii="Garamond" w:eastAsia="Times New Roman" w:hAnsi="Garamond" w:cs="Times New Roman"/>
            <w:lang w:eastAsia="pt-PT"/>
          </w:rPr>
          <w:t xml:space="preserve">de cães perigosos ou </w:t>
        </w:r>
      </w:ins>
      <w:ins w:id="2011" w:author="Maria Cristina Tavares Briosa" w:date="2025-10-27T11:27:00Z" w16du:dateUtc="2025-10-27T11:27:00Z">
        <w:r w:rsidR="00D27CF2">
          <w:rPr>
            <w:rFonts w:ascii="Garamond" w:eastAsia="Times New Roman" w:hAnsi="Garamond" w:cs="Times New Roman"/>
            <w:lang w:eastAsia="pt-PT"/>
          </w:rPr>
          <w:t xml:space="preserve">potencialmente perigosos, </w:t>
        </w:r>
      </w:ins>
      <w:ins w:id="2012" w:author="Maria Cristina Tavares Briosa" w:date="2025-10-27T11:31:00Z" w16du:dateUtc="2025-10-27T11:31:00Z">
        <w:r w:rsidR="00C525D8">
          <w:rPr>
            <w:rFonts w:ascii="Garamond" w:eastAsia="Times New Roman" w:hAnsi="Garamond" w:cs="Times New Roman"/>
            <w:lang w:eastAsia="pt-PT"/>
          </w:rPr>
          <w:t>sem a devida permissão admi</w:t>
        </w:r>
        <w:r w:rsidR="00663D2F">
          <w:rPr>
            <w:rFonts w:ascii="Garamond" w:eastAsia="Times New Roman" w:hAnsi="Garamond" w:cs="Times New Roman"/>
            <w:lang w:eastAsia="pt-PT"/>
          </w:rPr>
          <w:t>nistrat</w:t>
        </w:r>
      </w:ins>
      <w:ins w:id="2013" w:author="Maria Cristina Tavares Briosa" w:date="2025-10-27T11:32:00Z" w16du:dateUtc="2025-10-27T11:32:00Z">
        <w:r w:rsidR="00663D2F">
          <w:rPr>
            <w:rFonts w:ascii="Garamond" w:eastAsia="Times New Roman" w:hAnsi="Garamond" w:cs="Times New Roman"/>
            <w:lang w:eastAsia="pt-PT"/>
          </w:rPr>
          <w:t>iva</w:t>
        </w:r>
      </w:ins>
    </w:p>
    <w:p w14:paraId="523400B9" w14:textId="08E28FC8" w:rsidR="003D15F2" w:rsidRPr="000041C8" w:rsidRDefault="178AD7F6" w:rsidP="00A95B79">
      <w:pPr>
        <w:spacing w:line="360" w:lineRule="auto"/>
        <w:jc w:val="both"/>
        <w:rPr>
          <w:rFonts w:ascii="Garamond" w:eastAsia="Times New Roman" w:hAnsi="Garamond" w:cs="Times New Roman"/>
          <w:lang w:eastAsia="pt-PT"/>
        </w:rPr>
      </w:pPr>
      <w:r w:rsidRPr="036812A3">
        <w:rPr>
          <w:rFonts w:ascii="Garamond" w:eastAsia="Times New Roman" w:hAnsi="Garamond" w:cs="Times New Roman"/>
          <w:lang w:eastAsia="pt-PT"/>
        </w:rPr>
        <w:t xml:space="preserve">2 - As situações referidas no número anterior são comprovadas em processo instruído pela </w:t>
      </w:r>
      <w:r w:rsidR="1D3FED58" w:rsidRPr="004E793E">
        <w:rPr>
          <w:rFonts w:ascii="Garamond" w:eastAsia="Times New Roman" w:hAnsi="Garamond" w:cs="Times New Roman"/>
          <w:strike/>
          <w:lang w:eastAsia="pt-PT"/>
        </w:rPr>
        <w:t>DGAV</w:t>
      </w:r>
      <w:r w:rsidR="369602B7" w:rsidRPr="004E793E">
        <w:rPr>
          <w:rFonts w:ascii="Garamond" w:eastAsia="Times New Roman" w:hAnsi="Garamond" w:cs="Times New Roman"/>
          <w:lang w:eastAsia="pt-PT"/>
        </w:rPr>
        <w:t xml:space="preserve"> </w:t>
      </w:r>
      <w:ins w:id="2014" w:author="Maria Cristina Tavares Briosa" w:date="2025-10-23T17:58:00Z" w16du:dateUtc="2025-10-23T16:58:00Z">
        <w:r w:rsidR="004E793E">
          <w:rPr>
            <w:rFonts w:ascii="Garamond" w:eastAsia="Times New Roman" w:hAnsi="Garamond" w:cs="Times New Roman"/>
            <w:lang w:eastAsia="pt-PT"/>
          </w:rPr>
          <w:t xml:space="preserve">direção de serviços de alimentação e </w:t>
        </w:r>
        <w:r w:rsidR="00AF1AF4">
          <w:rPr>
            <w:rFonts w:ascii="Garamond" w:eastAsia="Times New Roman" w:hAnsi="Garamond" w:cs="Times New Roman"/>
            <w:lang w:eastAsia="pt-PT"/>
          </w:rPr>
          <w:t>veterinária da região onde se localiza o alojament</w:t>
        </w:r>
      </w:ins>
      <w:ins w:id="2015" w:author="Maria Cristina Tavares Briosa" w:date="2025-10-23T17:59:00Z" w16du:dateUtc="2025-10-23T16:59:00Z">
        <w:r w:rsidR="00AF1AF4">
          <w:rPr>
            <w:rFonts w:ascii="Garamond" w:eastAsia="Times New Roman" w:hAnsi="Garamond" w:cs="Times New Roman"/>
            <w:lang w:eastAsia="pt-PT"/>
          </w:rPr>
          <w:t>o</w:t>
        </w:r>
        <w:r w:rsidR="0000144C">
          <w:rPr>
            <w:rFonts w:ascii="Garamond" w:eastAsia="Times New Roman" w:hAnsi="Garamond" w:cs="Times New Roman"/>
            <w:lang w:eastAsia="pt-PT"/>
          </w:rPr>
          <w:t xml:space="preserve">, </w:t>
        </w:r>
      </w:ins>
      <w:r w:rsidRPr="036812A3">
        <w:rPr>
          <w:rFonts w:ascii="Garamond" w:eastAsia="Times New Roman" w:hAnsi="Garamond" w:cs="Times New Roman"/>
          <w:lang w:eastAsia="pt-PT"/>
        </w:rPr>
        <w:t xml:space="preserve">que elabora relatório com proposta de decisão </w:t>
      </w:r>
      <w:r w:rsidRPr="00AF0D60">
        <w:rPr>
          <w:rFonts w:ascii="Garamond" w:eastAsia="Times New Roman" w:hAnsi="Garamond" w:cs="Times New Roman"/>
          <w:strike/>
          <w:lang w:eastAsia="pt-PT"/>
        </w:rPr>
        <w:t>a proferir pel</w:t>
      </w:r>
      <w:r w:rsidR="1D3FED58" w:rsidRPr="00AF0D60">
        <w:rPr>
          <w:rFonts w:ascii="Garamond" w:eastAsia="Times New Roman" w:hAnsi="Garamond" w:cs="Times New Roman"/>
          <w:strike/>
          <w:lang w:eastAsia="pt-PT"/>
        </w:rPr>
        <w:t>o diretor geral</w:t>
      </w:r>
      <w:r w:rsidRPr="036812A3">
        <w:rPr>
          <w:rFonts w:ascii="Garamond" w:eastAsia="Times New Roman" w:hAnsi="Garamond" w:cs="Times New Roman"/>
          <w:lang w:eastAsia="pt-PT"/>
        </w:rPr>
        <w:t xml:space="preserve"> </w:t>
      </w:r>
    </w:p>
    <w:p w14:paraId="300C931F" w14:textId="7B8AE625"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3 - A decisão é de suspensão sempre que seja possível suprir, num curto prazo, a situação que a determinou. </w:t>
      </w:r>
    </w:p>
    <w:p w14:paraId="6D74E4E6" w14:textId="6EF3FDEE"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4 </w:t>
      </w:r>
      <w:r w:rsidR="002D3730" w:rsidRPr="000041C8">
        <w:rPr>
          <w:rFonts w:ascii="Garamond" w:eastAsia="Times New Roman" w:hAnsi="Garamond" w:cs="Times New Roman"/>
          <w:lang w:eastAsia="pt-PT"/>
        </w:rPr>
        <w:t>–</w:t>
      </w:r>
      <w:r w:rsidRPr="000041C8">
        <w:rPr>
          <w:rFonts w:ascii="Garamond" w:eastAsia="Times New Roman" w:hAnsi="Garamond" w:cs="Times New Roman"/>
          <w:lang w:eastAsia="pt-PT"/>
        </w:rPr>
        <w:t xml:space="preserve"> </w:t>
      </w:r>
      <w:commentRangeStart w:id="2016"/>
      <w:r w:rsidR="002D3730" w:rsidRPr="000041C8">
        <w:rPr>
          <w:rFonts w:ascii="Garamond" w:eastAsia="Times New Roman" w:hAnsi="Garamond" w:cs="Times New Roman"/>
          <w:lang w:eastAsia="pt-PT"/>
        </w:rPr>
        <w:t>A deliberação</w:t>
      </w:r>
      <w:r w:rsidRPr="000041C8">
        <w:rPr>
          <w:rFonts w:ascii="Garamond" w:eastAsia="Times New Roman" w:hAnsi="Garamond" w:cs="Times New Roman"/>
          <w:lang w:eastAsia="pt-PT"/>
        </w:rPr>
        <w:t xml:space="preserve"> </w:t>
      </w:r>
      <w:commentRangeEnd w:id="2016"/>
      <w:r w:rsidR="00C0527C" w:rsidRPr="000041C8">
        <w:rPr>
          <w:rStyle w:val="CommentReference"/>
          <w:rFonts w:ascii="Garamond" w:eastAsia="Times New Roman" w:hAnsi="Garamond" w:cs="Times New Roman"/>
          <w:sz w:val="24"/>
          <w:szCs w:val="24"/>
          <w:lang w:eastAsia="pt-PT"/>
        </w:rPr>
        <w:commentReference w:id="2016"/>
      </w:r>
      <w:r w:rsidRPr="000041C8">
        <w:rPr>
          <w:rFonts w:ascii="Garamond" w:eastAsia="Times New Roman" w:hAnsi="Garamond" w:cs="Times New Roman"/>
          <w:lang w:eastAsia="pt-PT"/>
        </w:rPr>
        <w:t xml:space="preserve">que determina a suspensão da atividade do alojamento fixa um prazo, não superior a 180 dias, durante o qual o titular deve proceder às alterações necessárias, sob pena de ser determinado o encerramento definitivo do alojamento. </w:t>
      </w:r>
    </w:p>
    <w:p w14:paraId="387E4730" w14:textId="5E2147A4"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5 </w:t>
      </w:r>
      <w:r w:rsidR="002D3730" w:rsidRPr="000041C8">
        <w:rPr>
          <w:rFonts w:ascii="Garamond" w:eastAsia="Times New Roman" w:hAnsi="Garamond" w:cs="Times New Roman"/>
          <w:lang w:eastAsia="pt-PT"/>
        </w:rPr>
        <w:t>–</w:t>
      </w:r>
      <w:r w:rsidRPr="000041C8">
        <w:rPr>
          <w:rFonts w:ascii="Garamond" w:eastAsia="Times New Roman" w:hAnsi="Garamond" w:cs="Times New Roman"/>
          <w:lang w:eastAsia="pt-PT"/>
        </w:rPr>
        <w:t xml:space="preserve"> </w:t>
      </w:r>
      <w:commentRangeStart w:id="2017"/>
      <w:r w:rsidR="002D3730" w:rsidRPr="000041C8">
        <w:rPr>
          <w:rFonts w:ascii="Garamond" w:eastAsia="Times New Roman" w:hAnsi="Garamond" w:cs="Times New Roman"/>
          <w:lang w:eastAsia="pt-PT"/>
        </w:rPr>
        <w:t xml:space="preserve">A deliberação </w:t>
      </w:r>
      <w:commentRangeEnd w:id="2017"/>
      <w:r w:rsidR="00850348" w:rsidRPr="000041C8">
        <w:rPr>
          <w:rStyle w:val="CommentReference"/>
          <w:rFonts w:ascii="Garamond" w:eastAsia="Times New Roman" w:hAnsi="Garamond" w:cs="Times New Roman"/>
          <w:sz w:val="24"/>
          <w:szCs w:val="24"/>
          <w:lang w:eastAsia="pt-PT"/>
        </w:rPr>
        <w:commentReference w:id="2017"/>
      </w:r>
      <w:r w:rsidRPr="000041C8">
        <w:rPr>
          <w:rFonts w:ascii="Garamond" w:eastAsia="Times New Roman" w:hAnsi="Garamond" w:cs="Times New Roman"/>
          <w:lang w:eastAsia="pt-PT"/>
        </w:rPr>
        <w:t xml:space="preserve">que determine o encerramento do alojamento é </w:t>
      </w:r>
      <w:r w:rsidR="007947B8" w:rsidRPr="000041C8">
        <w:rPr>
          <w:rFonts w:ascii="Garamond" w:eastAsia="Times New Roman" w:hAnsi="Garamond" w:cs="Times New Roman"/>
          <w:lang w:eastAsia="pt-PT"/>
        </w:rPr>
        <w:t>notificada</w:t>
      </w:r>
      <w:r w:rsidRPr="000041C8">
        <w:rPr>
          <w:rFonts w:ascii="Garamond" w:eastAsia="Times New Roman" w:hAnsi="Garamond" w:cs="Times New Roman"/>
          <w:lang w:eastAsia="pt-PT"/>
        </w:rPr>
        <w:t xml:space="preserve"> ao titular do </w:t>
      </w:r>
      <w:r w:rsidR="007947B8" w:rsidRPr="000041C8">
        <w:rPr>
          <w:rFonts w:ascii="Garamond" w:eastAsia="Times New Roman" w:hAnsi="Garamond" w:cs="Times New Roman"/>
          <w:lang w:eastAsia="pt-PT"/>
        </w:rPr>
        <w:t>mesmo</w:t>
      </w:r>
      <w:r w:rsidRPr="000041C8">
        <w:rPr>
          <w:rFonts w:ascii="Garamond" w:eastAsia="Times New Roman" w:hAnsi="Garamond" w:cs="Times New Roman"/>
          <w:lang w:eastAsia="pt-PT"/>
        </w:rPr>
        <w:t>, devendo o alojamento cessar a sua atividade no prazo fixado pel</w:t>
      </w:r>
      <w:r w:rsidR="00DD3842">
        <w:rPr>
          <w:rFonts w:ascii="Garamond" w:eastAsia="Times New Roman" w:hAnsi="Garamond" w:cs="Times New Roman"/>
          <w:lang w:eastAsia="pt-PT"/>
        </w:rPr>
        <w:t>a DGAV</w:t>
      </w:r>
      <w:r w:rsidRPr="000041C8">
        <w:rPr>
          <w:rFonts w:ascii="Garamond" w:eastAsia="Times New Roman" w:hAnsi="Garamond" w:cs="Times New Roman"/>
          <w:lang w:eastAsia="pt-PT"/>
        </w:rPr>
        <w:t xml:space="preserve">., o qual não deve exceder </w:t>
      </w:r>
      <w:r w:rsidR="00DA3DFF" w:rsidRPr="000041C8">
        <w:rPr>
          <w:rFonts w:ascii="Garamond" w:eastAsia="Times New Roman" w:hAnsi="Garamond" w:cs="Times New Roman"/>
          <w:lang w:eastAsia="pt-PT"/>
        </w:rPr>
        <w:t>dez</w:t>
      </w:r>
      <w:r w:rsidRPr="000041C8">
        <w:rPr>
          <w:rFonts w:ascii="Garamond" w:eastAsia="Times New Roman" w:hAnsi="Garamond" w:cs="Times New Roman"/>
          <w:lang w:eastAsia="pt-PT"/>
        </w:rPr>
        <w:t xml:space="preserve"> dias úteis, sob pena de ser solicitado às autoridades administrativas e policiais competentes o encerramento compulsivo. </w:t>
      </w:r>
    </w:p>
    <w:p w14:paraId="45F5A6CC" w14:textId="77777777" w:rsidR="0029379E" w:rsidRDefault="003D15F2" w:rsidP="00A95B79">
      <w:pPr>
        <w:spacing w:line="360" w:lineRule="auto"/>
        <w:jc w:val="both"/>
        <w:rPr>
          <w:ins w:id="2018" w:author="Maria Cristina Tavares Briosa" w:date="2025-10-27T11:38:00Z" w16du:dateUtc="2025-10-27T11:38:00Z"/>
          <w:rFonts w:ascii="Garamond" w:eastAsia="Times New Roman" w:hAnsi="Garamond" w:cs="Times New Roman"/>
          <w:lang w:eastAsia="pt-PT"/>
        </w:rPr>
      </w:pPr>
      <w:r w:rsidRPr="5B3829DC">
        <w:rPr>
          <w:rFonts w:ascii="Garamond" w:eastAsia="Times New Roman" w:hAnsi="Garamond" w:cs="Times New Roman"/>
          <w:lang w:eastAsia="pt-PT"/>
        </w:rPr>
        <w:t xml:space="preserve">6 - Compete às câmaras municipais executar as medidas necessárias ao cumprimento da decisão a que se referem os n.ºs 3 e </w:t>
      </w:r>
      <w:r w:rsidR="000021F4" w:rsidRPr="5B3829DC">
        <w:rPr>
          <w:rFonts w:ascii="Garamond" w:eastAsia="Times New Roman" w:hAnsi="Garamond" w:cs="Times New Roman"/>
          <w:lang w:eastAsia="pt-PT"/>
        </w:rPr>
        <w:t>5</w:t>
      </w:r>
      <w:r w:rsidRPr="5B3829DC">
        <w:rPr>
          <w:rFonts w:ascii="Garamond" w:eastAsia="Times New Roman" w:hAnsi="Garamond" w:cs="Times New Roman"/>
          <w:lang w:eastAsia="pt-PT"/>
        </w:rPr>
        <w:t>, procedendo os</w:t>
      </w:r>
      <w:ins w:id="2019" w:author="Susana Margarida Gonçalves Silva Santos" w:date="2025-10-09T10:40:00Z" w16du:dateUtc="2025-10-09T09:40:00Z">
        <w:r w:rsidR="00531A48">
          <w:rPr>
            <w:rFonts w:ascii="Garamond" w:eastAsia="Times New Roman" w:hAnsi="Garamond" w:cs="Times New Roman"/>
            <w:lang w:eastAsia="pt-PT"/>
          </w:rPr>
          <w:t xml:space="preserve"> Centros de Recolha Oficial </w:t>
        </w:r>
      </w:ins>
      <w:r w:rsidRPr="5B3829DC">
        <w:rPr>
          <w:rFonts w:ascii="Garamond" w:eastAsia="Times New Roman" w:hAnsi="Garamond" w:cs="Times New Roman"/>
          <w:lang w:eastAsia="pt-PT"/>
        </w:rPr>
        <w:t xml:space="preserve"> </w:t>
      </w:r>
      <w:r w:rsidRPr="003A3A17">
        <w:rPr>
          <w:rFonts w:ascii="Garamond" w:eastAsia="Times New Roman" w:hAnsi="Garamond" w:cs="Times New Roman"/>
          <w:strike/>
          <w:lang w:eastAsia="pt-PT"/>
        </w:rPr>
        <w:t xml:space="preserve">centros de </w:t>
      </w:r>
      <w:r w:rsidR="00F21E9D" w:rsidRPr="003A3A17">
        <w:rPr>
          <w:rFonts w:ascii="Garamond" w:eastAsia="Times New Roman" w:hAnsi="Garamond" w:cs="Times New Roman"/>
          <w:strike/>
          <w:lang w:eastAsia="pt-PT"/>
        </w:rPr>
        <w:t>bem-estar animal</w:t>
      </w:r>
      <w:r w:rsidRPr="003A3A17">
        <w:rPr>
          <w:rFonts w:ascii="Garamond" w:eastAsia="Times New Roman" w:hAnsi="Garamond" w:cs="Times New Roman"/>
          <w:strike/>
          <w:lang w:eastAsia="pt-PT"/>
        </w:rPr>
        <w:t>,</w:t>
      </w:r>
      <w:r w:rsidRPr="5B3829DC">
        <w:rPr>
          <w:rFonts w:ascii="Garamond" w:eastAsia="Times New Roman" w:hAnsi="Garamond" w:cs="Times New Roman"/>
          <w:lang w:eastAsia="pt-PT"/>
        </w:rPr>
        <w:t xml:space="preserve"> quando necessário, à recolha dos animais.</w:t>
      </w:r>
    </w:p>
    <w:p w14:paraId="5F7DCB2F" w14:textId="1DD8576A" w:rsidR="003D15F2" w:rsidRPr="000041C8" w:rsidRDefault="001D6016" w:rsidP="00A95B79">
      <w:pPr>
        <w:spacing w:line="360" w:lineRule="auto"/>
        <w:jc w:val="both"/>
        <w:rPr>
          <w:rFonts w:ascii="Garamond" w:eastAsia="Times New Roman" w:hAnsi="Garamond" w:cs="Times New Roman"/>
          <w:lang w:eastAsia="pt-PT"/>
        </w:rPr>
      </w:pPr>
      <w:ins w:id="2020" w:author="Maria Cristina Tavares Briosa" w:date="2025-10-27T11:38:00Z" w16du:dateUtc="2025-10-27T11:38:00Z">
        <w:r>
          <w:rPr>
            <w:rFonts w:ascii="Garamond" w:eastAsia="Times New Roman" w:hAnsi="Garamond" w:cs="Times New Roman"/>
            <w:lang w:eastAsia="pt-PT"/>
          </w:rPr>
          <w:t xml:space="preserve">7- Sem prejuízo do disposto no número anterior, </w:t>
        </w:r>
      </w:ins>
      <w:ins w:id="2021" w:author="Maria Cristina Tavares Briosa" w:date="2025-10-27T11:39:00Z" w16du:dateUtc="2025-10-27T11:39:00Z">
        <w:r w:rsidR="00CB0FF6">
          <w:rPr>
            <w:rFonts w:ascii="Garamond" w:eastAsia="Times New Roman" w:hAnsi="Garamond" w:cs="Times New Roman"/>
            <w:lang w:eastAsia="pt-PT"/>
          </w:rPr>
          <w:t xml:space="preserve">e nos casos </w:t>
        </w:r>
        <w:r w:rsidR="004B3F9E">
          <w:rPr>
            <w:rFonts w:ascii="Garamond" w:eastAsia="Times New Roman" w:hAnsi="Garamond" w:cs="Times New Roman"/>
            <w:lang w:eastAsia="pt-PT"/>
          </w:rPr>
          <w:t xml:space="preserve">em que os Centros de recolha oficial não tenham capacidade para acolher </w:t>
        </w:r>
        <w:r w:rsidR="00537951">
          <w:rPr>
            <w:rFonts w:ascii="Garamond" w:eastAsia="Times New Roman" w:hAnsi="Garamond" w:cs="Times New Roman"/>
            <w:lang w:eastAsia="pt-PT"/>
          </w:rPr>
          <w:t>os animais, pode</w:t>
        </w:r>
      </w:ins>
      <w:ins w:id="2022" w:author="Maria Cristina Tavares Briosa" w:date="2025-10-27T11:40:00Z" w16du:dateUtc="2025-10-27T11:40:00Z">
        <w:r w:rsidR="00537951">
          <w:rPr>
            <w:rFonts w:ascii="Garamond" w:eastAsia="Times New Roman" w:hAnsi="Garamond" w:cs="Times New Roman"/>
            <w:lang w:eastAsia="pt-PT"/>
          </w:rPr>
          <w:t xml:space="preserve">m as câmaras municipais </w:t>
        </w:r>
        <w:r w:rsidR="00E73B8B">
          <w:rPr>
            <w:rFonts w:ascii="Garamond" w:eastAsia="Times New Roman" w:hAnsi="Garamond" w:cs="Times New Roman"/>
            <w:lang w:eastAsia="pt-PT"/>
          </w:rPr>
          <w:t>respetivas encontrar solução alternativa para o destino a dar aos anima</w:t>
        </w:r>
      </w:ins>
      <w:ins w:id="2023" w:author="Maria Cristina Tavares Briosa" w:date="2025-10-27T11:41:00Z" w16du:dateUtc="2025-10-27T11:41:00Z">
        <w:r w:rsidR="00E73B8B">
          <w:rPr>
            <w:rFonts w:ascii="Garamond" w:eastAsia="Times New Roman" w:hAnsi="Garamond" w:cs="Times New Roman"/>
            <w:lang w:eastAsia="pt-PT"/>
          </w:rPr>
          <w:t xml:space="preserve">is </w:t>
        </w:r>
      </w:ins>
    </w:p>
    <w:p w14:paraId="3817FDCD" w14:textId="4329F931" w:rsidR="003D15F2" w:rsidRPr="000041C8" w:rsidRDefault="003D15F2" w:rsidP="00A95B7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 xml:space="preserve">Artigo </w:t>
      </w:r>
      <w:r w:rsidR="00E238BA">
        <w:rPr>
          <w:rFonts w:ascii="Garamond" w:eastAsia="Times New Roman" w:hAnsi="Garamond" w:cs="Times New Roman"/>
          <w:b/>
          <w:bCs/>
          <w:lang w:eastAsia="pt-PT"/>
        </w:rPr>
        <w:t>65</w:t>
      </w:r>
      <w:r w:rsidRPr="000041C8">
        <w:rPr>
          <w:rFonts w:ascii="Garamond" w:eastAsia="Times New Roman" w:hAnsi="Garamond" w:cs="Times New Roman"/>
          <w:b/>
          <w:bCs/>
          <w:lang w:eastAsia="pt-PT"/>
        </w:rPr>
        <w:t>.º</w:t>
      </w:r>
    </w:p>
    <w:p w14:paraId="0B70850E" w14:textId="77777777" w:rsidR="003D15F2" w:rsidRPr="000041C8" w:rsidRDefault="003D15F2" w:rsidP="00A95B79">
      <w:pPr>
        <w:spacing w:line="360" w:lineRule="auto"/>
        <w:jc w:val="center"/>
        <w:rPr>
          <w:rFonts w:ascii="Garamond" w:eastAsia="Times New Roman" w:hAnsi="Garamond" w:cs="Times New Roman"/>
          <w:lang w:eastAsia="pt-PT"/>
        </w:rPr>
      </w:pPr>
      <w:r w:rsidRPr="000041C8">
        <w:rPr>
          <w:rFonts w:ascii="Garamond" w:eastAsia="Times New Roman" w:hAnsi="Garamond" w:cs="Times New Roman"/>
          <w:lang w:eastAsia="pt-PT"/>
        </w:rPr>
        <w:t>Permissão de reabertura após suspensão da atividade</w:t>
      </w:r>
    </w:p>
    <w:p w14:paraId="6CA13478" w14:textId="44A6C1AA" w:rsidR="003D15F2" w:rsidRPr="000041C8" w:rsidRDefault="178AD7F6" w:rsidP="00A95B79">
      <w:pPr>
        <w:spacing w:line="360" w:lineRule="auto"/>
        <w:jc w:val="both"/>
        <w:rPr>
          <w:rFonts w:ascii="Garamond" w:eastAsia="Times New Roman" w:hAnsi="Garamond" w:cs="Times New Roman"/>
          <w:lang w:eastAsia="pt-PT"/>
        </w:rPr>
      </w:pPr>
      <w:r w:rsidRPr="036812A3">
        <w:rPr>
          <w:rFonts w:ascii="Garamond" w:eastAsia="Times New Roman" w:hAnsi="Garamond" w:cs="Times New Roman"/>
          <w:lang w:eastAsia="pt-PT"/>
        </w:rPr>
        <w:t xml:space="preserve">1 - Após o decurso do prazo fixado nos termos do n.º 4 do artigo anterior, a </w:t>
      </w:r>
      <w:r w:rsidR="1D3FED58" w:rsidRPr="036812A3">
        <w:rPr>
          <w:rFonts w:ascii="Garamond" w:eastAsia="Times New Roman" w:hAnsi="Garamond" w:cs="Times New Roman"/>
          <w:lang w:eastAsia="pt-PT"/>
        </w:rPr>
        <w:t>DGAV</w:t>
      </w:r>
      <w:r w:rsidR="4BDE1A1E" w:rsidRPr="036812A3">
        <w:rPr>
          <w:rFonts w:ascii="Garamond" w:eastAsia="Times New Roman" w:hAnsi="Garamond" w:cs="Times New Roman"/>
          <w:lang w:eastAsia="pt-PT"/>
        </w:rPr>
        <w:t xml:space="preserve"> </w:t>
      </w:r>
      <w:r w:rsidRPr="036812A3">
        <w:rPr>
          <w:rFonts w:ascii="Garamond" w:eastAsia="Times New Roman" w:hAnsi="Garamond" w:cs="Times New Roman"/>
          <w:lang w:eastAsia="pt-PT"/>
        </w:rPr>
        <w:t xml:space="preserve">realiza visita de controlo no prazo de 20 dias, a fim de verificar se se encontram reunidas condições para o levantamento da suspensão, mediante decisão de permissão de reabertura a proferir </w:t>
      </w:r>
      <w:r w:rsidR="1D3FED58" w:rsidRPr="036812A3">
        <w:rPr>
          <w:rFonts w:ascii="Garamond" w:eastAsia="Times New Roman" w:hAnsi="Garamond" w:cs="Times New Roman"/>
          <w:lang w:eastAsia="pt-PT"/>
        </w:rPr>
        <w:t>pelo diretor geral</w:t>
      </w:r>
    </w:p>
    <w:p w14:paraId="7F66DE98" w14:textId="69E54549"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2 - Na falta da decisão do </w:t>
      </w:r>
      <w:r w:rsidR="00DD3842">
        <w:rPr>
          <w:rFonts w:ascii="Garamond" w:eastAsia="Times New Roman" w:hAnsi="Garamond" w:cs="Times New Roman"/>
          <w:lang w:eastAsia="pt-PT"/>
        </w:rPr>
        <w:t>diretor geral</w:t>
      </w:r>
      <w:r w:rsidRPr="000041C8">
        <w:rPr>
          <w:rFonts w:ascii="Garamond" w:eastAsia="Times New Roman" w:hAnsi="Garamond" w:cs="Times New Roman"/>
          <w:lang w:eastAsia="pt-PT"/>
        </w:rPr>
        <w:t xml:space="preserve"> a que se refere o número anterior no prazo de 30 dias contados do termo do prazo fixado nos termos do n.º 4 do artigo anterior, ou no prazo de 10 dias após a realização de visita de controlo, no caso de esta ser realizada, não há lugar a deferimento tácito, podendo o interessado obter a tutela adequada junto dos tribunais administrativos. </w:t>
      </w:r>
    </w:p>
    <w:p w14:paraId="287668ED" w14:textId="2E541551"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3 - A permissão de reabertura é publicitada pelos meios utilizados para a divulgação da suspensão da </w:t>
      </w:r>
      <w:r w:rsidR="007325DB" w:rsidRPr="000041C8">
        <w:rPr>
          <w:rFonts w:ascii="Garamond" w:eastAsia="Times New Roman" w:hAnsi="Garamond" w:cs="Times New Roman"/>
          <w:lang w:eastAsia="pt-PT"/>
        </w:rPr>
        <w:t>atividade</w:t>
      </w:r>
      <w:r w:rsidRPr="000041C8">
        <w:rPr>
          <w:rFonts w:ascii="Garamond" w:eastAsia="Times New Roman" w:hAnsi="Garamond" w:cs="Times New Roman"/>
          <w:lang w:eastAsia="pt-PT"/>
        </w:rPr>
        <w:t>.</w:t>
      </w:r>
    </w:p>
    <w:p w14:paraId="0E615C70" w14:textId="6B795255" w:rsidR="003D15F2" w:rsidRPr="000041C8" w:rsidRDefault="003D15F2" w:rsidP="00A95B7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 xml:space="preserve">Artigo </w:t>
      </w:r>
      <w:r w:rsidR="00E238BA">
        <w:rPr>
          <w:rFonts w:ascii="Garamond" w:eastAsia="Times New Roman" w:hAnsi="Garamond" w:cs="Times New Roman"/>
          <w:b/>
          <w:bCs/>
          <w:lang w:eastAsia="pt-PT"/>
        </w:rPr>
        <w:t>66</w:t>
      </w:r>
      <w:r w:rsidRPr="000041C8">
        <w:rPr>
          <w:rFonts w:ascii="Garamond" w:eastAsia="Times New Roman" w:hAnsi="Garamond" w:cs="Times New Roman"/>
          <w:b/>
          <w:bCs/>
          <w:lang w:eastAsia="pt-PT"/>
        </w:rPr>
        <w:t>.º</w:t>
      </w:r>
    </w:p>
    <w:p w14:paraId="4823EE02" w14:textId="77777777" w:rsidR="003D15F2" w:rsidRPr="000041C8" w:rsidRDefault="003D15F2" w:rsidP="00A95B79">
      <w:pPr>
        <w:spacing w:line="360" w:lineRule="auto"/>
        <w:jc w:val="center"/>
        <w:rPr>
          <w:rFonts w:ascii="Garamond" w:eastAsia="Times New Roman" w:hAnsi="Garamond" w:cs="Times New Roman"/>
          <w:lang w:eastAsia="pt-PT"/>
        </w:rPr>
      </w:pPr>
      <w:r w:rsidRPr="000041C8">
        <w:rPr>
          <w:rFonts w:ascii="Garamond" w:eastAsia="Times New Roman" w:hAnsi="Garamond" w:cs="Times New Roman"/>
          <w:lang w:eastAsia="pt-PT"/>
        </w:rPr>
        <w:t>Divulgação da suspensão de atividade, do encerramento e da reabertura de alojamento</w:t>
      </w:r>
    </w:p>
    <w:p w14:paraId="1F371B53" w14:textId="1B9FE1BB"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As medidas previstas nos artigos </w:t>
      </w:r>
      <w:r w:rsidR="000021F4">
        <w:rPr>
          <w:rFonts w:ascii="Garamond" w:eastAsia="Times New Roman" w:hAnsi="Garamond" w:cs="Times New Roman"/>
          <w:lang w:eastAsia="pt-PT"/>
        </w:rPr>
        <w:t>64</w:t>
      </w:r>
      <w:r w:rsidRPr="000041C8">
        <w:rPr>
          <w:rFonts w:ascii="Garamond" w:eastAsia="Times New Roman" w:hAnsi="Garamond" w:cs="Times New Roman"/>
          <w:lang w:eastAsia="pt-PT"/>
        </w:rPr>
        <w:t xml:space="preserve">.º e </w:t>
      </w:r>
      <w:r w:rsidR="000021F4">
        <w:rPr>
          <w:rFonts w:ascii="Garamond" w:eastAsia="Times New Roman" w:hAnsi="Garamond" w:cs="Times New Roman"/>
          <w:lang w:eastAsia="pt-PT"/>
        </w:rPr>
        <w:t>65</w:t>
      </w:r>
      <w:r w:rsidRPr="000041C8">
        <w:rPr>
          <w:rFonts w:ascii="Garamond" w:eastAsia="Times New Roman" w:hAnsi="Garamond" w:cs="Times New Roman"/>
          <w:lang w:eastAsia="pt-PT"/>
        </w:rPr>
        <w:t xml:space="preserve">.º são publicitadas através do balcão único eletrónico dos serviços, a que se refere o artigo 6.º do Decreto-Lei n.º 92/2010, de 26 de julho, e no sítio na Internet </w:t>
      </w:r>
      <w:r w:rsidR="00DD3842">
        <w:rPr>
          <w:rFonts w:ascii="Garamond" w:eastAsia="Times New Roman" w:hAnsi="Garamond" w:cs="Times New Roman"/>
          <w:lang w:eastAsia="pt-PT"/>
        </w:rPr>
        <w:t>da DGAV</w:t>
      </w:r>
    </w:p>
    <w:p w14:paraId="0ACD1E98" w14:textId="64E47D96" w:rsidR="003D15F2" w:rsidRPr="000041C8" w:rsidRDefault="003D15F2" w:rsidP="00A95B7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 xml:space="preserve">Artigo </w:t>
      </w:r>
      <w:r w:rsidR="00517577" w:rsidRPr="000041C8">
        <w:rPr>
          <w:rFonts w:ascii="Garamond" w:eastAsia="Times New Roman" w:hAnsi="Garamond" w:cs="Times New Roman"/>
          <w:b/>
          <w:bCs/>
          <w:lang w:eastAsia="pt-PT"/>
        </w:rPr>
        <w:t>6</w:t>
      </w:r>
      <w:r w:rsidR="00E238BA">
        <w:rPr>
          <w:rFonts w:ascii="Garamond" w:eastAsia="Times New Roman" w:hAnsi="Garamond" w:cs="Times New Roman"/>
          <w:b/>
          <w:bCs/>
          <w:lang w:eastAsia="pt-PT"/>
        </w:rPr>
        <w:t>7</w:t>
      </w:r>
      <w:r w:rsidRPr="000041C8">
        <w:rPr>
          <w:rFonts w:ascii="Garamond" w:eastAsia="Times New Roman" w:hAnsi="Garamond" w:cs="Times New Roman"/>
          <w:b/>
          <w:bCs/>
          <w:lang w:eastAsia="pt-PT"/>
        </w:rPr>
        <w:t>.º</w:t>
      </w:r>
    </w:p>
    <w:p w14:paraId="7A1B6064" w14:textId="77777777" w:rsidR="003D15F2" w:rsidRPr="000041C8" w:rsidRDefault="003D15F2" w:rsidP="00A95B79">
      <w:pPr>
        <w:spacing w:line="360" w:lineRule="auto"/>
        <w:jc w:val="center"/>
        <w:rPr>
          <w:rFonts w:ascii="Garamond" w:eastAsia="Times New Roman" w:hAnsi="Garamond" w:cs="Times New Roman"/>
          <w:lang w:eastAsia="pt-PT"/>
        </w:rPr>
      </w:pPr>
      <w:r w:rsidRPr="000041C8">
        <w:rPr>
          <w:rFonts w:ascii="Garamond" w:eastAsia="Times New Roman" w:hAnsi="Garamond" w:cs="Times New Roman"/>
          <w:lang w:eastAsia="pt-PT"/>
        </w:rPr>
        <w:t>Reconhecimento mútuo</w:t>
      </w:r>
    </w:p>
    <w:p w14:paraId="516B3B38" w14:textId="1E1EF571"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1 - Não pode haver duplicação entre as condições exigíveis para o cumprimento dos procedimentos previstos no presente </w:t>
      </w:r>
      <w:r w:rsidR="00C23E08" w:rsidRPr="000041C8">
        <w:rPr>
          <w:rFonts w:ascii="Garamond" w:eastAsia="Times New Roman" w:hAnsi="Garamond" w:cs="Times New Roman"/>
          <w:lang w:eastAsia="pt-PT"/>
        </w:rPr>
        <w:t>decreto-lei</w:t>
      </w:r>
      <w:r w:rsidRPr="000041C8">
        <w:rPr>
          <w:rFonts w:ascii="Garamond" w:eastAsia="Times New Roman" w:hAnsi="Garamond" w:cs="Times New Roman"/>
          <w:lang w:eastAsia="pt-PT"/>
        </w:rPr>
        <w:t xml:space="preserve"> e os requisitos e os controlos equivalentes ou comparáveis, quanto à finalidade, a que o interessado já tenha sido submetido noutro Estado membro da União Europeia ou do Espaço Económico Europeu. </w:t>
      </w:r>
    </w:p>
    <w:p w14:paraId="19CBAE02" w14:textId="77777777"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2 - O disposto no número anterior não é aplicável ao cumprimento das condições diretamente referentes às instalações físicas localizadas em território nacional, nem aos respetivos controlos por autoridade competente. </w:t>
      </w:r>
    </w:p>
    <w:p w14:paraId="35DF5453" w14:textId="7E4F452C"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3 </w:t>
      </w:r>
      <w:r w:rsidR="00493AEA" w:rsidRPr="000041C8">
        <w:rPr>
          <w:rFonts w:ascii="Garamond" w:eastAsia="Times New Roman" w:hAnsi="Garamond" w:cs="Times New Roman"/>
          <w:lang w:eastAsia="pt-PT"/>
        </w:rPr>
        <w:t>–</w:t>
      </w:r>
      <w:r w:rsidRPr="000041C8">
        <w:rPr>
          <w:rFonts w:ascii="Garamond" w:eastAsia="Times New Roman" w:hAnsi="Garamond" w:cs="Times New Roman"/>
          <w:lang w:eastAsia="pt-PT"/>
        </w:rPr>
        <w:t xml:space="preserve"> </w:t>
      </w:r>
      <w:r w:rsidR="00493AEA" w:rsidRPr="000041C8">
        <w:rPr>
          <w:rFonts w:ascii="Garamond" w:eastAsia="Times New Roman" w:hAnsi="Garamond" w:cs="Times New Roman"/>
          <w:lang w:eastAsia="pt-PT"/>
        </w:rPr>
        <w:t xml:space="preserve">O disposto no presente artigo não prejudica a legislação aplicável ao </w:t>
      </w:r>
      <w:r w:rsidRPr="000041C8">
        <w:rPr>
          <w:rFonts w:ascii="Garamond" w:eastAsia="Times New Roman" w:hAnsi="Garamond" w:cs="Times New Roman"/>
          <w:lang w:eastAsia="pt-PT"/>
        </w:rPr>
        <w:t>reconhecimento mútuo de requisitos relativos a qualificações.</w:t>
      </w:r>
    </w:p>
    <w:p w14:paraId="1093DC22" w14:textId="77777777" w:rsidR="003D15F2" w:rsidRPr="000041C8" w:rsidRDefault="003D15F2" w:rsidP="00A95B79">
      <w:pPr>
        <w:spacing w:line="360" w:lineRule="auto"/>
        <w:rPr>
          <w:rFonts w:ascii="Garamond" w:eastAsia="Times New Roman" w:hAnsi="Garamond" w:cs="Times New Roman"/>
          <w:lang w:eastAsia="pt-PT"/>
        </w:rPr>
      </w:pPr>
    </w:p>
    <w:p w14:paraId="1370AD7E" w14:textId="77777777" w:rsidR="003D15F2" w:rsidRPr="000041C8" w:rsidRDefault="003D15F2" w:rsidP="00A95B7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Secção III</w:t>
      </w:r>
    </w:p>
    <w:p w14:paraId="2A43516B" w14:textId="3CB7C43D" w:rsidR="003D15F2" w:rsidRPr="000041C8" w:rsidRDefault="007947B8" w:rsidP="00A95B7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Alojamentos com fins de reprodução, criação, manutenção, venda ou treino</w:t>
      </w:r>
    </w:p>
    <w:p w14:paraId="739736C2" w14:textId="63D92C3A" w:rsidR="003D15F2" w:rsidRPr="000041C8" w:rsidRDefault="003D15F2" w:rsidP="00A95B79">
      <w:pPr>
        <w:spacing w:line="360" w:lineRule="auto"/>
        <w:jc w:val="center"/>
        <w:rPr>
          <w:rFonts w:ascii="Garamond" w:eastAsia="Times New Roman" w:hAnsi="Garamond" w:cs="Times New Roman"/>
          <w:b/>
          <w:bCs/>
          <w:lang w:eastAsia="pt-PT"/>
        </w:rPr>
      </w:pPr>
      <w:bookmarkStart w:id="2024" w:name="_Hlk113955709"/>
      <w:r w:rsidRPr="000041C8">
        <w:rPr>
          <w:rFonts w:ascii="Garamond" w:eastAsia="Times New Roman" w:hAnsi="Garamond" w:cs="Times New Roman"/>
          <w:b/>
          <w:bCs/>
          <w:lang w:eastAsia="pt-PT"/>
        </w:rPr>
        <w:t>Artigo 6</w:t>
      </w:r>
      <w:r w:rsidR="00E238BA">
        <w:rPr>
          <w:rFonts w:ascii="Garamond" w:eastAsia="Times New Roman" w:hAnsi="Garamond" w:cs="Times New Roman"/>
          <w:b/>
          <w:bCs/>
          <w:lang w:eastAsia="pt-PT"/>
        </w:rPr>
        <w:t>8</w:t>
      </w:r>
      <w:r w:rsidRPr="000041C8">
        <w:rPr>
          <w:rFonts w:ascii="Garamond" w:eastAsia="Times New Roman" w:hAnsi="Garamond" w:cs="Times New Roman"/>
          <w:b/>
          <w:bCs/>
          <w:lang w:eastAsia="pt-PT"/>
        </w:rPr>
        <w:t>.º</w:t>
      </w:r>
    </w:p>
    <w:bookmarkEnd w:id="2024"/>
    <w:p w14:paraId="0B1C95DC" w14:textId="77777777" w:rsidR="003D15F2" w:rsidRPr="000041C8" w:rsidRDefault="003D15F2" w:rsidP="00A95B79">
      <w:pPr>
        <w:spacing w:line="360" w:lineRule="auto"/>
        <w:jc w:val="center"/>
        <w:rPr>
          <w:rFonts w:ascii="Garamond" w:eastAsia="Times New Roman" w:hAnsi="Garamond" w:cs="Times New Roman"/>
          <w:lang w:eastAsia="pt-PT"/>
        </w:rPr>
      </w:pPr>
      <w:r w:rsidRPr="000041C8">
        <w:rPr>
          <w:rFonts w:ascii="Garamond" w:eastAsia="Times New Roman" w:hAnsi="Garamond" w:cs="Times New Roman"/>
          <w:lang w:eastAsia="pt-PT"/>
        </w:rPr>
        <w:t>Disposições gerais</w:t>
      </w:r>
    </w:p>
    <w:p w14:paraId="422F5BD5" w14:textId="54D98B66" w:rsidR="00517B97" w:rsidRPr="000041C8" w:rsidRDefault="425D2408" w:rsidP="007A5E19">
      <w:pPr>
        <w:spacing w:line="360" w:lineRule="auto"/>
        <w:jc w:val="both"/>
        <w:rPr>
          <w:rFonts w:ascii="Garamond" w:hAnsi="Garamond"/>
        </w:rPr>
      </w:pPr>
      <w:bookmarkStart w:id="2025" w:name="_Hlk113972915"/>
      <w:r w:rsidRPr="578B151F">
        <w:rPr>
          <w:rFonts w:ascii="Garamond" w:hAnsi="Garamond"/>
        </w:rPr>
        <w:t xml:space="preserve">1 </w:t>
      </w:r>
      <w:bookmarkEnd w:id="2025"/>
      <w:r w:rsidR="0A20DD73" w:rsidRPr="578B151F">
        <w:rPr>
          <w:rFonts w:ascii="Garamond" w:hAnsi="Garamond"/>
        </w:rPr>
        <w:t xml:space="preserve">– </w:t>
      </w:r>
      <w:r w:rsidR="4BFA7D64" w:rsidRPr="578B151F">
        <w:rPr>
          <w:rFonts w:ascii="Garamond" w:hAnsi="Garamond"/>
        </w:rPr>
        <w:t>A reprodução, criação, manutenção</w:t>
      </w:r>
      <w:r w:rsidR="4BFA7D64" w:rsidRPr="00564CD8">
        <w:rPr>
          <w:rFonts w:ascii="Garamond" w:hAnsi="Garamond"/>
          <w:strike/>
        </w:rPr>
        <w:t>, venda ou treino</w:t>
      </w:r>
      <w:r w:rsidR="4BFA7D64" w:rsidRPr="578B151F">
        <w:rPr>
          <w:rFonts w:ascii="Garamond" w:hAnsi="Garamond"/>
        </w:rPr>
        <w:t xml:space="preserve"> de animais de companhia, independentemente da finalidade, lucrativa ou não, dessa atividade, só pode ser exercida em </w:t>
      </w:r>
      <w:r w:rsidR="0A20DD73" w:rsidRPr="578B151F">
        <w:rPr>
          <w:rFonts w:ascii="Garamond" w:hAnsi="Garamond"/>
        </w:rPr>
        <w:t xml:space="preserve">alojamentos legalizados </w:t>
      </w:r>
      <w:r w:rsidR="4BFA7D64" w:rsidRPr="578B151F">
        <w:rPr>
          <w:rFonts w:ascii="Garamond" w:hAnsi="Garamond"/>
        </w:rPr>
        <w:t>nos</w:t>
      </w:r>
      <w:r w:rsidR="0A20DD73" w:rsidRPr="578B151F">
        <w:rPr>
          <w:rFonts w:ascii="Garamond" w:hAnsi="Garamond"/>
        </w:rPr>
        <w:t xml:space="preserve"> termos do </w:t>
      </w:r>
      <w:r w:rsidR="4BFA7D64" w:rsidRPr="578B151F">
        <w:rPr>
          <w:rFonts w:ascii="Garamond" w:hAnsi="Garamond"/>
        </w:rPr>
        <w:t xml:space="preserve">artigo </w:t>
      </w:r>
      <w:r w:rsidR="7A423C8E" w:rsidRPr="578B151F">
        <w:rPr>
          <w:rFonts w:ascii="Garamond" w:hAnsi="Garamond"/>
        </w:rPr>
        <w:t>60</w:t>
      </w:r>
      <w:r w:rsidR="4BFA7D64" w:rsidRPr="578B151F">
        <w:rPr>
          <w:rFonts w:ascii="Garamond" w:hAnsi="Garamond"/>
        </w:rPr>
        <w:t>.º.</w:t>
      </w:r>
      <w:r w:rsidR="0A20DD73" w:rsidRPr="578B151F">
        <w:rPr>
          <w:rFonts w:ascii="Garamond" w:hAnsi="Garamond"/>
        </w:rPr>
        <w:t xml:space="preserve"> </w:t>
      </w:r>
      <w:ins w:id="2026" w:author="Maria Cristina Tavares Briosa" w:date="2025-10-27T11:41:00Z" w16du:dateUtc="2025-10-27T11:41:00Z">
        <w:r w:rsidR="00F60D96">
          <w:rPr>
            <w:rFonts w:ascii="Garamond" w:hAnsi="Garamond"/>
          </w:rPr>
          <w:t>e 61ºA</w:t>
        </w:r>
      </w:ins>
    </w:p>
    <w:p w14:paraId="0963D783" w14:textId="2AA4521A" w:rsidR="0005590F" w:rsidRPr="000041C8" w:rsidRDefault="00D55C54" w:rsidP="007A5E19">
      <w:pPr>
        <w:spacing w:line="360" w:lineRule="auto"/>
        <w:jc w:val="both"/>
        <w:rPr>
          <w:rFonts w:ascii="Garamond" w:hAnsi="Garamond"/>
        </w:rPr>
      </w:pPr>
      <w:r w:rsidRPr="5B3829DC">
        <w:rPr>
          <w:rFonts w:ascii="Garamond" w:hAnsi="Garamond"/>
        </w:rPr>
        <w:t>2</w:t>
      </w:r>
      <w:r w:rsidR="0005590F" w:rsidRPr="5B3829DC">
        <w:rPr>
          <w:rFonts w:ascii="Garamond" w:hAnsi="Garamond"/>
        </w:rPr>
        <w:t xml:space="preserve"> – </w:t>
      </w:r>
      <w:r w:rsidRPr="5B3829DC">
        <w:rPr>
          <w:rFonts w:ascii="Garamond" w:hAnsi="Garamond"/>
        </w:rPr>
        <w:t>A venda de c</w:t>
      </w:r>
      <w:r w:rsidR="0005590F" w:rsidRPr="5B3829DC">
        <w:rPr>
          <w:rFonts w:ascii="Garamond" w:hAnsi="Garamond"/>
        </w:rPr>
        <w:t xml:space="preserve">ães, gatos e furões </w:t>
      </w:r>
      <w:r w:rsidRPr="5B3829DC">
        <w:rPr>
          <w:rFonts w:ascii="Garamond" w:hAnsi="Garamond"/>
        </w:rPr>
        <w:t>só pode ser realizada</w:t>
      </w:r>
      <w:r w:rsidR="0005590F" w:rsidRPr="5B3829DC">
        <w:rPr>
          <w:rFonts w:ascii="Garamond" w:hAnsi="Garamond"/>
        </w:rPr>
        <w:t xml:space="preserve"> por </w:t>
      </w:r>
      <w:r w:rsidRPr="5B3829DC">
        <w:rPr>
          <w:rFonts w:ascii="Garamond" w:hAnsi="Garamond"/>
        </w:rPr>
        <w:t xml:space="preserve">detentores que se dediquem à atividade de </w:t>
      </w:r>
      <w:ins w:id="2027" w:author="Susana Margarida Gonçalves Silva Santos" w:date="2025-10-09T10:55:00Z" w16du:dateUtc="2025-10-09T09:55:00Z">
        <w:r w:rsidR="00BE5F3D">
          <w:rPr>
            <w:rFonts w:ascii="Garamond" w:hAnsi="Garamond"/>
          </w:rPr>
          <w:t xml:space="preserve">reprodução e </w:t>
        </w:r>
      </w:ins>
      <w:r w:rsidRPr="5B3829DC">
        <w:rPr>
          <w:rFonts w:ascii="Garamond" w:hAnsi="Garamond"/>
        </w:rPr>
        <w:t xml:space="preserve">criação </w:t>
      </w:r>
      <w:r w:rsidR="0005590F" w:rsidRPr="5B3829DC">
        <w:rPr>
          <w:rFonts w:ascii="Garamond" w:hAnsi="Garamond"/>
        </w:rPr>
        <w:t>com alojamentos legalizados para es</w:t>
      </w:r>
      <w:r w:rsidR="00B37F60" w:rsidRPr="5B3829DC">
        <w:rPr>
          <w:rFonts w:ascii="Garamond" w:hAnsi="Garamond"/>
        </w:rPr>
        <w:t>t</w:t>
      </w:r>
      <w:r w:rsidR="0005590F" w:rsidRPr="5B3829DC">
        <w:rPr>
          <w:rFonts w:ascii="Garamond" w:hAnsi="Garamond"/>
        </w:rPr>
        <w:t xml:space="preserve">e efeito, nos termos do disposto no </w:t>
      </w:r>
      <w:r w:rsidR="000021F4" w:rsidRPr="5B3829DC">
        <w:rPr>
          <w:rFonts w:ascii="Garamond" w:hAnsi="Garamond"/>
        </w:rPr>
        <w:t>artigo 60.º</w:t>
      </w:r>
      <w:r w:rsidR="0005590F" w:rsidRPr="5B3829DC">
        <w:rPr>
          <w:rFonts w:ascii="Garamond" w:hAnsi="Garamond"/>
        </w:rPr>
        <w:t>.</w:t>
      </w:r>
    </w:p>
    <w:p w14:paraId="0789BE6C" w14:textId="33814A30" w:rsidR="004E5F64" w:rsidRPr="000041C8" w:rsidRDefault="004E5F64" w:rsidP="00A95B7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Artigo 6</w:t>
      </w:r>
      <w:r w:rsidR="00E238BA">
        <w:rPr>
          <w:rFonts w:ascii="Garamond" w:eastAsia="Times New Roman" w:hAnsi="Garamond" w:cs="Times New Roman"/>
          <w:b/>
          <w:bCs/>
          <w:lang w:eastAsia="pt-PT"/>
        </w:rPr>
        <w:t>9</w:t>
      </w:r>
      <w:r w:rsidRPr="000041C8">
        <w:rPr>
          <w:rFonts w:ascii="Garamond" w:eastAsia="Times New Roman" w:hAnsi="Garamond" w:cs="Times New Roman"/>
          <w:b/>
          <w:bCs/>
          <w:lang w:eastAsia="pt-PT"/>
        </w:rPr>
        <w:t>.º</w:t>
      </w:r>
    </w:p>
    <w:p w14:paraId="4A5AF273" w14:textId="77777777" w:rsidR="004E5F64" w:rsidRPr="000041C8" w:rsidRDefault="004E5F64" w:rsidP="00A95B79">
      <w:pPr>
        <w:spacing w:line="360" w:lineRule="auto"/>
        <w:jc w:val="center"/>
        <w:rPr>
          <w:rFonts w:ascii="Garamond" w:eastAsia="Times New Roman" w:hAnsi="Garamond" w:cs="Times New Roman"/>
          <w:lang w:eastAsia="pt-PT"/>
        </w:rPr>
      </w:pPr>
      <w:r w:rsidRPr="000041C8">
        <w:rPr>
          <w:rFonts w:ascii="Garamond" w:eastAsia="Times New Roman" w:hAnsi="Garamond" w:cs="Times New Roman"/>
          <w:lang w:eastAsia="pt-PT"/>
        </w:rPr>
        <w:t>Formação</w:t>
      </w:r>
    </w:p>
    <w:p w14:paraId="296AA792" w14:textId="65592951" w:rsidR="003D1AF4" w:rsidRPr="000041C8" w:rsidRDefault="00BF13C4" w:rsidP="003D1AF4">
      <w:pPr>
        <w:spacing w:line="360" w:lineRule="auto"/>
        <w:jc w:val="both"/>
        <w:rPr>
          <w:rFonts w:ascii="Garamond" w:eastAsia="Times New Roman" w:hAnsi="Garamond" w:cs="Times New Roman"/>
          <w:lang w:eastAsia="pt-PT"/>
        </w:rPr>
      </w:pPr>
      <w:bookmarkStart w:id="2028" w:name="_Hlk114762331"/>
      <w:ins w:id="2029" w:author="Susana Margarida Gonçalves Silva Santos" w:date="2025-10-09T10:57:00Z" w16du:dateUtc="2025-10-09T09:57:00Z">
        <w:r w:rsidRPr="00BF13C4">
          <w:rPr>
            <w:rFonts w:ascii="Segoe UI" w:hAnsi="Segoe UI" w:cs="Segoe UI"/>
            <w:i/>
            <w:iCs/>
            <w:sz w:val="18"/>
            <w:szCs w:val="18"/>
          </w:rPr>
          <w:t xml:space="preserve">Sem prejuízo das disposições relativas </w:t>
        </w:r>
      </w:ins>
      <w:ins w:id="2030" w:author="Maria Cristina Tavares Briosa" w:date="2025-10-27T11:42:00Z" w16du:dateUtc="2025-10-27T11:42:00Z">
        <w:r w:rsidR="009A0543">
          <w:rPr>
            <w:rFonts w:ascii="Segoe UI" w:hAnsi="Segoe UI" w:cs="Segoe UI"/>
            <w:i/>
            <w:iCs/>
            <w:sz w:val="18"/>
            <w:szCs w:val="18"/>
          </w:rPr>
          <w:t>à</w:t>
        </w:r>
      </w:ins>
      <w:ins w:id="2031" w:author="Susana Margarida Gonçalves Silva Santos" w:date="2025-10-09T10:57:00Z" w16du:dateUtc="2025-10-09T09:57:00Z">
        <w:del w:id="2032" w:author="Maria Cristina Tavares Briosa" w:date="2025-10-27T11:42:00Z" w16du:dateUtc="2025-10-27T11:42:00Z">
          <w:r w:rsidRPr="00BF13C4" w:rsidDel="009A0543">
            <w:rPr>
              <w:rFonts w:ascii="Segoe UI" w:hAnsi="Segoe UI" w:cs="Segoe UI"/>
              <w:i/>
              <w:iCs/>
              <w:sz w:val="18"/>
              <w:szCs w:val="18"/>
            </w:rPr>
            <w:delText>á</w:delText>
          </w:r>
        </w:del>
        <w:r w:rsidRPr="00BF13C4">
          <w:rPr>
            <w:rFonts w:ascii="Segoe UI" w:hAnsi="Segoe UI" w:cs="Segoe UI"/>
            <w:i/>
            <w:iCs/>
            <w:sz w:val="18"/>
            <w:szCs w:val="18"/>
          </w:rPr>
          <w:t xml:space="preserve"> formação de detentores e treino dos cães perigosos e potencialmente perigosos , a reprodução</w:t>
        </w:r>
        <w:r w:rsidRPr="578B151F">
          <w:rPr>
            <w:rFonts w:ascii="Garamond" w:eastAsia="Times New Roman" w:hAnsi="Garamond" w:cs="Times New Roman"/>
            <w:lang w:eastAsia="pt-PT"/>
          </w:rPr>
          <w:t xml:space="preserve"> </w:t>
        </w:r>
      </w:ins>
      <w:del w:id="2033" w:author="Susana Margarida Gonçalves Silva Santos" w:date="2025-10-09T10:57:00Z" w16du:dateUtc="2025-10-09T09:57:00Z">
        <w:r w:rsidR="00145554" w:rsidRPr="578B151F" w:rsidDel="00D839EA">
          <w:rPr>
            <w:rFonts w:ascii="Garamond" w:eastAsia="Times New Roman" w:hAnsi="Garamond" w:cs="Times New Roman"/>
            <w:lang w:eastAsia="pt-PT"/>
          </w:rPr>
          <w:delText>A</w:delText>
        </w:r>
      </w:del>
      <w:r w:rsidR="00145554" w:rsidRPr="00D839EA">
        <w:rPr>
          <w:rFonts w:ascii="Garamond" w:eastAsia="Times New Roman" w:hAnsi="Garamond" w:cs="Times New Roman"/>
          <w:strike/>
          <w:lang w:eastAsia="pt-PT"/>
        </w:rPr>
        <w:t xml:space="preserve"> reprodução</w:t>
      </w:r>
      <w:r w:rsidR="00145554" w:rsidRPr="578B151F">
        <w:rPr>
          <w:rFonts w:ascii="Garamond" w:eastAsia="Times New Roman" w:hAnsi="Garamond" w:cs="Times New Roman"/>
          <w:lang w:eastAsia="pt-PT"/>
        </w:rPr>
        <w:t>, criação, manutenção</w:t>
      </w:r>
      <w:r w:rsidR="00C81B48" w:rsidRPr="578B151F">
        <w:rPr>
          <w:rFonts w:ascii="Garamond" w:eastAsia="Times New Roman" w:hAnsi="Garamond" w:cs="Times New Roman"/>
          <w:lang w:eastAsia="pt-PT"/>
        </w:rPr>
        <w:t>,</w:t>
      </w:r>
      <w:r w:rsidR="00145554" w:rsidRPr="578B151F">
        <w:rPr>
          <w:rFonts w:ascii="Garamond" w:eastAsia="Times New Roman" w:hAnsi="Garamond" w:cs="Times New Roman"/>
          <w:lang w:eastAsia="pt-PT"/>
        </w:rPr>
        <w:t xml:space="preserve"> venda </w:t>
      </w:r>
      <w:r w:rsidR="00C81B48" w:rsidRPr="578B151F">
        <w:rPr>
          <w:rFonts w:ascii="Garamond" w:eastAsia="Times New Roman" w:hAnsi="Garamond" w:cs="Times New Roman"/>
          <w:lang w:eastAsia="pt-PT"/>
        </w:rPr>
        <w:t xml:space="preserve">ou treino </w:t>
      </w:r>
      <w:r w:rsidR="00145554" w:rsidRPr="578B151F">
        <w:rPr>
          <w:rFonts w:ascii="Garamond" w:eastAsia="Times New Roman" w:hAnsi="Garamond" w:cs="Times New Roman"/>
          <w:lang w:eastAsia="pt-PT"/>
        </w:rPr>
        <w:t>de animais de companhia depende d</w:t>
      </w:r>
      <w:r w:rsidR="00BD6102" w:rsidRPr="578B151F">
        <w:rPr>
          <w:rFonts w:ascii="Garamond" w:eastAsia="Times New Roman" w:hAnsi="Garamond" w:cs="Times New Roman"/>
          <w:lang w:eastAsia="pt-PT"/>
        </w:rPr>
        <w:t>e</w:t>
      </w:r>
      <w:r w:rsidR="00145554" w:rsidRPr="578B151F">
        <w:rPr>
          <w:rFonts w:ascii="Garamond" w:eastAsia="Times New Roman" w:hAnsi="Garamond" w:cs="Times New Roman"/>
          <w:lang w:eastAsia="pt-PT"/>
        </w:rPr>
        <w:t xml:space="preserve"> aprovação em </w:t>
      </w:r>
      <w:r w:rsidR="004E5F64" w:rsidRPr="578B151F">
        <w:rPr>
          <w:rFonts w:ascii="Garamond" w:eastAsia="Times New Roman" w:hAnsi="Garamond" w:cs="Times New Roman"/>
          <w:lang w:eastAsia="pt-PT"/>
        </w:rPr>
        <w:t>formação</w:t>
      </w:r>
      <w:r w:rsidR="00145554" w:rsidRPr="578B151F">
        <w:rPr>
          <w:rFonts w:ascii="Garamond" w:eastAsia="Times New Roman" w:hAnsi="Garamond" w:cs="Times New Roman"/>
          <w:lang w:eastAsia="pt-PT"/>
        </w:rPr>
        <w:t xml:space="preserve"> sobre detenção responsável de animais de companhia, bem como sobre as necessidades fisiológicas e etológicas específicas da espécie animal em causa, </w:t>
      </w:r>
      <w:r w:rsidR="004E5F64" w:rsidRPr="578B151F">
        <w:rPr>
          <w:rFonts w:ascii="Garamond" w:eastAsia="Times New Roman" w:hAnsi="Garamond" w:cs="Times New Roman"/>
          <w:lang w:eastAsia="pt-PT"/>
        </w:rPr>
        <w:t>ministrada</w:t>
      </w:r>
      <w:ins w:id="2034" w:author="Maria Cristina Tavares Briosa" w:date="2025-10-23T18:05:00Z" w16du:dateUtc="2025-10-23T17:05:00Z">
        <w:r w:rsidR="005E6D51">
          <w:rPr>
            <w:rFonts w:ascii="Garamond" w:eastAsia="Times New Roman" w:hAnsi="Garamond" w:cs="Times New Roman"/>
            <w:lang w:eastAsia="pt-PT"/>
          </w:rPr>
          <w:t xml:space="preserve"> pela DGAV</w:t>
        </w:r>
      </w:ins>
      <w:r w:rsidR="004E5F64" w:rsidRPr="578B151F">
        <w:rPr>
          <w:rFonts w:ascii="Garamond" w:eastAsia="Times New Roman" w:hAnsi="Garamond" w:cs="Times New Roman"/>
          <w:lang w:eastAsia="pt-PT"/>
        </w:rPr>
        <w:t xml:space="preserve">. </w:t>
      </w:r>
      <w:r w:rsidR="00BD6102" w:rsidRPr="578B151F">
        <w:rPr>
          <w:rFonts w:ascii="Garamond" w:eastAsia="Times New Roman" w:hAnsi="Garamond" w:cs="Times New Roman"/>
          <w:lang w:eastAsia="pt-PT"/>
        </w:rPr>
        <w:t>ou entidades por est</w:t>
      </w:r>
      <w:ins w:id="2035" w:author="Susana Margarida Gonçalves Silva Santos" w:date="2025-10-09T10:58:00Z" w16du:dateUtc="2025-10-09T09:58:00Z">
        <w:r w:rsidR="00070F41">
          <w:rPr>
            <w:rFonts w:ascii="Garamond" w:eastAsia="Times New Roman" w:hAnsi="Garamond" w:cs="Times New Roman"/>
            <w:lang w:eastAsia="pt-PT"/>
          </w:rPr>
          <w:t>a</w:t>
        </w:r>
      </w:ins>
      <w:ins w:id="2036" w:author="Susana Margarida Gonçalves Silva Santos" w:date="2025-10-09T10:59:00Z" w16du:dateUtc="2025-10-09T09:59:00Z">
        <w:r w:rsidR="00F91C00">
          <w:rPr>
            <w:rFonts w:ascii="Garamond" w:eastAsia="Times New Roman" w:hAnsi="Garamond" w:cs="Times New Roman"/>
            <w:lang w:eastAsia="pt-PT"/>
          </w:rPr>
          <w:t xml:space="preserve"> </w:t>
        </w:r>
      </w:ins>
      <w:del w:id="2037" w:author="Susana Margarida Gonçalves Silva Santos" w:date="2025-10-09T10:58:00Z" w16du:dateUtc="2025-10-09T09:58:00Z">
        <w:r w:rsidR="00BD6102" w:rsidRPr="578B151F" w:rsidDel="00070F41">
          <w:rPr>
            <w:rFonts w:ascii="Garamond" w:eastAsia="Times New Roman" w:hAnsi="Garamond" w:cs="Times New Roman"/>
            <w:lang w:eastAsia="pt-PT"/>
          </w:rPr>
          <w:delText>e</w:delText>
        </w:r>
      </w:del>
      <w:r w:rsidR="00BD6102" w:rsidRPr="578B151F">
        <w:rPr>
          <w:rFonts w:ascii="Garamond" w:eastAsia="Times New Roman" w:hAnsi="Garamond" w:cs="Times New Roman"/>
          <w:lang w:eastAsia="pt-PT"/>
        </w:rPr>
        <w:t xml:space="preserve"> certificadas.</w:t>
      </w:r>
      <w:bookmarkEnd w:id="2028"/>
    </w:p>
    <w:p w14:paraId="03783F37" w14:textId="77777777" w:rsidR="00070F41" w:rsidRDefault="00070F41" w:rsidP="003D1AF4">
      <w:pPr>
        <w:spacing w:line="360" w:lineRule="auto"/>
        <w:jc w:val="center"/>
        <w:rPr>
          <w:ins w:id="2038" w:author="Susana Margarida Gonçalves Silva Santos" w:date="2025-10-09T10:58:00Z" w16du:dateUtc="2025-10-09T09:58:00Z"/>
          <w:rFonts w:ascii="Garamond" w:eastAsia="Times New Roman" w:hAnsi="Garamond" w:cs="Times New Roman"/>
          <w:b/>
          <w:bCs/>
          <w:lang w:eastAsia="pt-PT"/>
        </w:rPr>
      </w:pPr>
    </w:p>
    <w:p w14:paraId="6C7694CD" w14:textId="38E1DE9D" w:rsidR="00070F41" w:rsidDel="00BA58A6" w:rsidRDefault="00070F41" w:rsidP="003D1AF4">
      <w:pPr>
        <w:spacing w:line="360" w:lineRule="auto"/>
        <w:jc w:val="center"/>
        <w:rPr>
          <w:ins w:id="2039" w:author="Susana Margarida Gonçalves Silva Santos" w:date="2025-10-09T10:58:00Z" w16du:dateUtc="2025-10-09T09:58:00Z"/>
          <w:del w:id="2040" w:author="Maria Cristina Tavares Briosa" w:date="2025-10-27T11:43:00Z" w16du:dateUtc="2025-10-27T11:43:00Z"/>
          <w:rFonts w:ascii="Garamond" w:eastAsia="Times New Roman" w:hAnsi="Garamond" w:cs="Times New Roman"/>
          <w:b/>
          <w:bCs/>
          <w:lang w:eastAsia="pt-PT"/>
        </w:rPr>
      </w:pPr>
    </w:p>
    <w:p w14:paraId="7A2D6075" w14:textId="713BBF0C" w:rsidR="00070F41" w:rsidDel="00BA58A6" w:rsidRDefault="00070F41" w:rsidP="003D1AF4">
      <w:pPr>
        <w:spacing w:line="360" w:lineRule="auto"/>
        <w:jc w:val="center"/>
        <w:rPr>
          <w:ins w:id="2041" w:author="Susana Margarida Gonçalves Silva Santos" w:date="2025-10-09T10:58:00Z" w16du:dateUtc="2025-10-09T09:58:00Z"/>
          <w:del w:id="2042" w:author="Maria Cristina Tavares Briosa" w:date="2025-10-27T11:43:00Z" w16du:dateUtc="2025-10-27T11:43:00Z"/>
          <w:rFonts w:ascii="Garamond" w:eastAsia="Times New Roman" w:hAnsi="Garamond" w:cs="Times New Roman"/>
          <w:b/>
          <w:bCs/>
          <w:lang w:eastAsia="pt-PT"/>
        </w:rPr>
      </w:pPr>
    </w:p>
    <w:p w14:paraId="22A6FD2D" w14:textId="1D13F72B" w:rsidR="00070F41" w:rsidDel="00BA58A6" w:rsidRDefault="00070F41" w:rsidP="003D1AF4">
      <w:pPr>
        <w:spacing w:line="360" w:lineRule="auto"/>
        <w:jc w:val="center"/>
        <w:rPr>
          <w:ins w:id="2043" w:author="Susana Margarida Gonçalves Silva Santos" w:date="2025-10-09T10:58:00Z" w16du:dateUtc="2025-10-09T09:58:00Z"/>
          <w:del w:id="2044" w:author="Maria Cristina Tavares Briosa" w:date="2025-10-27T11:43:00Z" w16du:dateUtc="2025-10-27T11:43:00Z"/>
          <w:rFonts w:ascii="Garamond" w:eastAsia="Times New Roman" w:hAnsi="Garamond" w:cs="Times New Roman"/>
          <w:b/>
          <w:bCs/>
          <w:lang w:eastAsia="pt-PT"/>
        </w:rPr>
      </w:pPr>
    </w:p>
    <w:p w14:paraId="08C58DB5" w14:textId="76EC70B9" w:rsidR="00070F41" w:rsidDel="00BA58A6" w:rsidRDefault="00070F41" w:rsidP="003D1AF4">
      <w:pPr>
        <w:spacing w:line="360" w:lineRule="auto"/>
        <w:jc w:val="center"/>
        <w:rPr>
          <w:ins w:id="2045" w:author="Susana Margarida Gonçalves Silva Santos" w:date="2025-10-09T10:58:00Z" w16du:dateUtc="2025-10-09T09:58:00Z"/>
          <w:del w:id="2046" w:author="Maria Cristina Tavares Briosa" w:date="2025-10-27T11:43:00Z" w16du:dateUtc="2025-10-27T11:43:00Z"/>
          <w:rFonts w:ascii="Garamond" w:eastAsia="Times New Roman" w:hAnsi="Garamond" w:cs="Times New Roman"/>
          <w:b/>
          <w:bCs/>
          <w:lang w:eastAsia="pt-PT"/>
        </w:rPr>
      </w:pPr>
    </w:p>
    <w:p w14:paraId="62D7929F" w14:textId="77777777" w:rsidR="00070F41" w:rsidRDefault="00070F41" w:rsidP="003D1AF4">
      <w:pPr>
        <w:spacing w:line="360" w:lineRule="auto"/>
        <w:jc w:val="center"/>
        <w:rPr>
          <w:ins w:id="2047" w:author="Susana Margarida Gonçalves Silva Santos" w:date="2025-10-09T10:58:00Z" w16du:dateUtc="2025-10-09T09:58:00Z"/>
          <w:rFonts w:ascii="Garamond" w:eastAsia="Times New Roman" w:hAnsi="Garamond" w:cs="Times New Roman"/>
          <w:b/>
          <w:bCs/>
          <w:lang w:eastAsia="pt-PT"/>
        </w:rPr>
      </w:pPr>
    </w:p>
    <w:p w14:paraId="6E1D3174" w14:textId="0AD32FA5" w:rsidR="00697FDD" w:rsidRPr="000041C8" w:rsidRDefault="00697FDD" w:rsidP="003D1AF4">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 xml:space="preserve">Artigo </w:t>
      </w:r>
      <w:r w:rsidR="00E238BA">
        <w:rPr>
          <w:rFonts w:ascii="Garamond" w:eastAsia="Times New Roman" w:hAnsi="Garamond" w:cs="Times New Roman"/>
          <w:b/>
          <w:bCs/>
          <w:lang w:eastAsia="pt-PT"/>
        </w:rPr>
        <w:t>70</w:t>
      </w:r>
      <w:r w:rsidRPr="000041C8">
        <w:rPr>
          <w:rFonts w:ascii="Garamond" w:eastAsia="Times New Roman" w:hAnsi="Garamond" w:cs="Times New Roman"/>
          <w:b/>
          <w:bCs/>
          <w:lang w:eastAsia="pt-PT"/>
        </w:rPr>
        <w:t>.º</w:t>
      </w:r>
    </w:p>
    <w:p w14:paraId="43B3314D" w14:textId="38A529AC" w:rsidR="00697FDD" w:rsidRPr="000041C8" w:rsidRDefault="00697FDD" w:rsidP="00A95B79">
      <w:pPr>
        <w:spacing w:line="360" w:lineRule="auto"/>
        <w:jc w:val="center"/>
        <w:rPr>
          <w:rFonts w:ascii="Garamond" w:eastAsia="Times New Roman" w:hAnsi="Garamond" w:cs="Times New Roman"/>
          <w:bCs/>
          <w:lang w:eastAsia="pt-PT"/>
        </w:rPr>
      </w:pPr>
      <w:r w:rsidRPr="000041C8">
        <w:rPr>
          <w:rFonts w:ascii="Garamond" w:eastAsia="Times New Roman" w:hAnsi="Garamond" w:cs="Times New Roman"/>
          <w:bCs/>
          <w:lang w:eastAsia="pt-PT"/>
        </w:rPr>
        <w:t>Reprodução</w:t>
      </w:r>
      <w:r w:rsidR="00A80CE6" w:rsidRPr="000041C8">
        <w:rPr>
          <w:rFonts w:ascii="Garamond" w:eastAsia="Times New Roman" w:hAnsi="Garamond" w:cs="Times New Roman"/>
          <w:bCs/>
          <w:lang w:eastAsia="pt-PT"/>
        </w:rPr>
        <w:t xml:space="preserve"> de cães e gatos</w:t>
      </w:r>
    </w:p>
    <w:p w14:paraId="1A552178" w14:textId="24F56B6C" w:rsidR="009C05B2" w:rsidRPr="00584E23" w:rsidRDefault="7AB0F226" w:rsidP="009C05B2">
      <w:pPr>
        <w:spacing w:line="360" w:lineRule="auto"/>
        <w:jc w:val="both"/>
        <w:rPr>
          <w:rFonts w:ascii="Garamond" w:hAnsi="Garamond"/>
          <w:strike/>
        </w:rPr>
      </w:pPr>
      <w:r w:rsidRPr="578B151F">
        <w:rPr>
          <w:rFonts w:ascii="Garamond" w:hAnsi="Garamond"/>
        </w:rPr>
        <w:t>1 – As condições de reprodução e criação de animais de companhia devem</w:t>
      </w:r>
      <w:ins w:id="2048" w:author="Susana Margarida Gonçalves Silva Santos" w:date="2025-10-09T11:02:00Z" w16du:dateUtc="2025-10-09T10:02:00Z">
        <w:r w:rsidR="00584E23">
          <w:rPr>
            <w:rFonts w:ascii="Garamond" w:hAnsi="Garamond"/>
          </w:rPr>
          <w:t xml:space="preserve"> </w:t>
        </w:r>
        <w:r w:rsidR="00106D5C">
          <w:rPr>
            <w:rFonts w:ascii="Garamond" w:hAnsi="Garamond"/>
          </w:rPr>
          <w:t>respeitar as normas de bem-estar do presente d</w:t>
        </w:r>
      </w:ins>
      <w:ins w:id="2049" w:author="Susana Margarida Gonçalves Silva Santos" w:date="2025-10-09T11:03:00Z" w16du:dateUtc="2025-10-09T10:03:00Z">
        <w:r w:rsidR="00106D5C">
          <w:rPr>
            <w:rFonts w:ascii="Garamond" w:hAnsi="Garamond"/>
          </w:rPr>
          <w:t>iploma.</w:t>
        </w:r>
      </w:ins>
      <w:r w:rsidRPr="578B151F">
        <w:rPr>
          <w:rFonts w:ascii="Garamond" w:hAnsi="Garamond"/>
        </w:rPr>
        <w:t xml:space="preserve"> </w:t>
      </w:r>
      <w:r w:rsidRPr="00584E23">
        <w:rPr>
          <w:rFonts w:ascii="Garamond" w:hAnsi="Garamond"/>
          <w:strike/>
        </w:rPr>
        <w:t>ser o mais análogas possível às de um ambiente doméstico, onde se espera que venham a viver após a sua transmissão.</w:t>
      </w:r>
    </w:p>
    <w:p w14:paraId="0DAF5C67" w14:textId="137B6B38" w:rsidR="00476796" w:rsidRPr="000041C8" w:rsidRDefault="009C05B2" w:rsidP="00476796">
      <w:pPr>
        <w:spacing w:line="360" w:lineRule="auto"/>
        <w:jc w:val="both"/>
        <w:rPr>
          <w:rFonts w:ascii="Garamond" w:eastAsia="Times New Roman" w:hAnsi="Garamond" w:cs="Times New Roman"/>
          <w:bCs/>
          <w:lang w:eastAsia="pt-PT"/>
        </w:rPr>
      </w:pPr>
      <w:r w:rsidRPr="000041C8">
        <w:rPr>
          <w:rFonts w:ascii="Garamond" w:eastAsia="Times New Roman" w:hAnsi="Garamond" w:cs="Times New Roman"/>
          <w:bCs/>
          <w:lang w:eastAsia="pt-PT"/>
        </w:rPr>
        <w:t>2</w:t>
      </w:r>
      <w:r w:rsidR="00D42531" w:rsidRPr="000041C8">
        <w:rPr>
          <w:rFonts w:ascii="Garamond" w:eastAsia="Times New Roman" w:hAnsi="Garamond" w:cs="Times New Roman"/>
          <w:bCs/>
          <w:lang w:eastAsia="pt-PT"/>
        </w:rPr>
        <w:t xml:space="preserve"> </w:t>
      </w:r>
      <w:r w:rsidR="00B37F60" w:rsidRPr="000041C8">
        <w:rPr>
          <w:rFonts w:ascii="Garamond" w:eastAsia="Times New Roman" w:hAnsi="Garamond" w:cs="Times New Roman"/>
          <w:bCs/>
          <w:lang w:eastAsia="pt-PT"/>
        </w:rPr>
        <w:t>–</w:t>
      </w:r>
      <w:r w:rsidR="00D42531" w:rsidRPr="000041C8">
        <w:rPr>
          <w:rFonts w:ascii="Garamond" w:eastAsia="Times New Roman" w:hAnsi="Garamond" w:cs="Times New Roman"/>
          <w:bCs/>
          <w:lang w:eastAsia="pt-PT"/>
        </w:rPr>
        <w:t xml:space="preserve"> </w:t>
      </w:r>
      <w:r w:rsidR="00A80CE6" w:rsidRPr="000041C8">
        <w:rPr>
          <w:rFonts w:ascii="Garamond" w:eastAsia="Times New Roman" w:hAnsi="Garamond" w:cs="Times New Roman"/>
          <w:bCs/>
          <w:lang w:eastAsia="pt-PT"/>
        </w:rPr>
        <w:t>A</w:t>
      </w:r>
      <w:r w:rsidR="00697FDD" w:rsidRPr="000041C8">
        <w:rPr>
          <w:rFonts w:ascii="Garamond" w:eastAsia="Times New Roman" w:hAnsi="Garamond" w:cs="Times New Roman"/>
          <w:bCs/>
          <w:lang w:eastAsia="pt-PT"/>
        </w:rPr>
        <w:t xml:space="preserve">s </w:t>
      </w:r>
      <w:commentRangeStart w:id="2050"/>
      <w:r w:rsidR="00476796" w:rsidRPr="000041C8">
        <w:rPr>
          <w:rFonts w:ascii="Garamond" w:eastAsia="Times New Roman" w:hAnsi="Garamond" w:cs="Times New Roman"/>
          <w:bCs/>
          <w:lang w:eastAsia="pt-PT"/>
        </w:rPr>
        <w:t xml:space="preserve">cadelas podem reproduzir entre os dezoito meses e os seis anos de idade, </w:t>
      </w:r>
      <w:commentRangeEnd w:id="2050"/>
      <w:r w:rsidR="002E444F" w:rsidRPr="000041C8">
        <w:rPr>
          <w:rStyle w:val="CommentReference"/>
          <w:rFonts w:ascii="Garamond" w:eastAsia="Times New Roman" w:hAnsi="Garamond" w:cs="Times New Roman"/>
          <w:bCs/>
          <w:sz w:val="24"/>
          <w:szCs w:val="24"/>
          <w:lang w:eastAsia="pt-PT"/>
        </w:rPr>
        <w:commentReference w:id="2050"/>
      </w:r>
      <w:r w:rsidR="00476796" w:rsidRPr="000041C8">
        <w:rPr>
          <w:rFonts w:ascii="Garamond" w:eastAsia="Times New Roman" w:hAnsi="Garamond" w:cs="Times New Roman"/>
          <w:bCs/>
          <w:lang w:eastAsia="pt-PT"/>
        </w:rPr>
        <w:t>até ao limite de quatro ninhadas com um intervalo mínimo de doze meses</w:t>
      </w:r>
      <w:r w:rsidR="0000389D" w:rsidRPr="000041C8">
        <w:rPr>
          <w:rFonts w:ascii="Garamond" w:eastAsia="Times New Roman" w:hAnsi="Garamond" w:cs="Times New Roman"/>
          <w:bCs/>
          <w:lang w:eastAsia="pt-PT"/>
        </w:rPr>
        <w:t xml:space="preserve"> entre cada ninhada</w:t>
      </w:r>
      <w:r w:rsidR="00476796" w:rsidRPr="000041C8">
        <w:rPr>
          <w:rFonts w:ascii="Garamond" w:eastAsia="Times New Roman" w:hAnsi="Garamond" w:cs="Times New Roman"/>
          <w:bCs/>
          <w:lang w:eastAsia="pt-PT"/>
        </w:rPr>
        <w:t>.</w:t>
      </w:r>
    </w:p>
    <w:p w14:paraId="04CCB0E1" w14:textId="51A44DC8" w:rsidR="00476796" w:rsidRPr="000041C8" w:rsidRDefault="009C05B2" w:rsidP="00476796">
      <w:pPr>
        <w:spacing w:line="360" w:lineRule="auto"/>
        <w:jc w:val="both"/>
        <w:rPr>
          <w:rFonts w:ascii="Garamond" w:eastAsia="Times New Roman" w:hAnsi="Garamond" w:cs="Times New Roman"/>
          <w:bCs/>
          <w:lang w:eastAsia="pt-PT"/>
        </w:rPr>
      </w:pPr>
      <w:r w:rsidRPr="000041C8">
        <w:rPr>
          <w:rFonts w:ascii="Garamond" w:eastAsia="Times New Roman" w:hAnsi="Garamond" w:cs="Times New Roman"/>
          <w:bCs/>
          <w:lang w:eastAsia="pt-PT"/>
        </w:rPr>
        <w:t>3</w:t>
      </w:r>
      <w:r w:rsidR="00476796" w:rsidRPr="000041C8">
        <w:rPr>
          <w:rFonts w:ascii="Garamond" w:eastAsia="Times New Roman" w:hAnsi="Garamond" w:cs="Times New Roman"/>
          <w:bCs/>
          <w:lang w:eastAsia="pt-PT"/>
        </w:rPr>
        <w:t xml:space="preserve"> – As gatas podem reproduzir entre os doze meses e os seis anos de idade, até ao limite de quatro ninhadas com um intervalo mínimo de doze meses</w:t>
      </w:r>
      <w:r w:rsidR="0000389D" w:rsidRPr="000041C8">
        <w:rPr>
          <w:rFonts w:ascii="Garamond" w:eastAsia="Times New Roman" w:hAnsi="Garamond" w:cs="Times New Roman"/>
          <w:bCs/>
          <w:lang w:eastAsia="pt-PT"/>
        </w:rPr>
        <w:t xml:space="preserve"> entre cada ninhada</w:t>
      </w:r>
      <w:r w:rsidR="00476796" w:rsidRPr="000041C8">
        <w:rPr>
          <w:rFonts w:ascii="Garamond" w:eastAsia="Times New Roman" w:hAnsi="Garamond" w:cs="Times New Roman"/>
          <w:bCs/>
          <w:lang w:eastAsia="pt-PT"/>
        </w:rPr>
        <w:t>.</w:t>
      </w:r>
    </w:p>
    <w:p w14:paraId="0E99BD6A" w14:textId="2DAE100B" w:rsidR="00D42531" w:rsidRPr="000041C8" w:rsidRDefault="009C05B2" w:rsidP="00D42531">
      <w:pPr>
        <w:spacing w:line="360" w:lineRule="auto"/>
        <w:jc w:val="both"/>
        <w:rPr>
          <w:rFonts w:ascii="Garamond" w:eastAsia="Times New Roman" w:hAnsi="Garamond" w:cs="Times New Roman"/>
          <w:bCs/>
          <w:lang w:eastAsia="pt-PT"/>
        </w:rPr>
      </w:pPr>
      <w:r w:rsidRPr="000041C8">
        <w:rPr>
          <w:rFonts w:ascii="Garamond" w:eastAsia="Times New Roman" w:hAnsi="Garamond" w:cs="Times New Roman"/>
          <w:bCs/>
          <w:lang w:eastAsia="pt-PT"/>
        </w:rPr>
        <w:t>4</w:t>
      </w:r>
      <w:r w:rsidR="00D42531" w:rsidRPr="000041C8">
        <w:rPr>
          <w:rFonts w:ascii="Garamond" w:eastAsia="Times New Roman" w:hAnsi="Garamond" w:cs="Times New Roman"/>
          <w:bCs/>
          <w:lang w:eastAsia="pt-PT"/>
        </w:rPr>
        <w:t xml:space="preserve"> - Os cães e os gatos machos </w:t>
      </w:r>
      <w:commentRangeStart w:id="2051"/>
      <w:r w:rsidR="00D42531" w:rsidRPr="000041C8">
        <w:rPr>
          <w:rFonts w:ascii="Garamond" w:eastAsia="Times New Roman" w:hAnsi="Garamond" w:cs="Times New Roman"/>
          <w:bCs/>
          <w:lang w:eastAsia="pt-PT"/>
        </w:rPr>
        <w:t>podem reproduzir</w:t>
      </w:r>
      <w:r w:rsidR="00EC5B00" w:rsidRPr="000041C8">
        <w:rPr>
          <w:rFonts w:ascii="Garamond" w:eastAsia="Times New Roman" w:hAnsi="Garamond" w:cs="Times New Roman"/>
          <w:bCs/>
          <w:lang w:eastAsia="pt-PT"/>
        </w:rPr>
        <w:t xml:space="preserve"> entre os doze meses</w:t>
      </w:r>
      <w:r w:rsidR="00D42531" w:rsidRPr="000041C8">
        <w:rPr>
          <w:rFonts w:ascii="Garamond" w:eastAsia="Times New Roman" w:hAnsi="Garamond" w:cs="Times New Roman"/>
          <w:bCs/>
          <w:lang w:eastAsia="pt-PT"/>
        </w:rPr>
        <w:t xml:space="preserve"> </w:t>
      </w:r>
      <w:r w:rsidR="00EC5B00" w:rsidRPr="000041C8">
        <w:rPr>
          <w:rFonts w:ascii="Garamond" w:eastAsia="Times New Roman" w:hAnsi="Garamond" w:cs="Times New Roman"/>
          <w:bCs/>
          <w:lang w:eastAsia="pt-PT"/>
        </w:rPr>
        <w:t>e os</w:t>
      </w:r>
      <w:r w:rsidR="00D42531" w:rsidRPr="000041C8">
        <w:rPr>
          <w:rFonts w:ascii="Garamond" w:eastAsia="Times New Roman" w:hAnsi="Garamond" w:cs="Times New Roman"/>
          <w:bCs/>
          <w:lang w:eastAsia="pt-PT"/>
        </w:rPr>
        <w:t xml:space="preserve"> </w:t>
      </w:r>
      <w:r w:rsidR="00AB030F" w:rsidRPr="000041C8">
        <w:rPr>
          <w:rFonts w:ascii="Garamond" w:eastAsia="Times New Roman" w:hAnsi="Garamond" w:cs="Times New Roman"/>
          <w:bCs/>
          <w:lang w:eastAsia="pt-PT"/>
        </w:rPr>
        <w:t>sete</w:t>
      </w:r>
      <w:r w:rsidR="00D42531" w:rsidRPr="000041C8">
        <w:rPr>
          <w:rFonts w:ascii="Garamond" w:eastAsia="Times New Roman" w:hAnsi="Garamond" w:cs="Times New Roman"/>
          <w:bCs/>
          <w:lang w:eastAsia="pt-PT"/>
        </w:rPr>
        <w:t xml:space="preserve"> anos de idade.</w:t>
      </w:r>
      <w:commentRangeEnd w:id="2051"/>
      <w:r w:rsidR="003611A2" w:rsidRPr="000041C8">
        <w:rPr>
          <w:rStyle w:val="CommentReference"/>
          <w:rFonts w:ascii="Garamond" w:eastAsia="Times New Roman" w:hAnsi="Garamond" w:cs="Times New Roman"/>
          <w:bCs/>
          <w:sz w:val="24"/>
          <w:szCs w:val="24"/>
          <w:lang w:eastAsia="pt-PT"/>
        </w:rPr>
        <w:commentReference w:id="2051"/>
      </w:r>
    </w:p>
    <w:p w14:paraId="0CD5DAA2" w14:textId="633633E6" w:rsidR="00F455AB" w:rsidRPr="000041C8" w:rsidRDefault="009C05B2" w:rsidP="00D42531">
      <w:pPr>
        <w:spacing w:line="360" w:lineRule="auto"/>
        <w:jc w:val="both"/>
        <w:rPr>
          <w:rFonts w:ascii="Garamond" w:eastAsia="Times New Roman" w:hAnsi="Garamond" w:cs="Times New Roman"/>
          <w:bCs/>
          <w:lang w:eastAsia="pt-PT"/>
        </w:rPr>
      </w:pPr>
      <w:r w:rsidRPr="000041C8">
        <w:rPr>
          <w:rFonts w:ascii="Garamond" w:eastAsia="Times New Roman" w:hAnsi="Garamond" w:cs="Times New Roman"/>
          <w:bCs/>
          <w:lang w:eastAsia="pt-PT"/>
        </w:rPr>
        <w:t>5</w:t>
      </w:r>
      <w:r w:rsidR="00D42531" w:rsidRPr="000041C8">
        <w:rPr>
          <w:rFonts w:ascii="Garamond" w:eastAsia="Times New Roman" w:hAnsi="Garamond" w:cs="Times New Roman"/>
          <w:bCs/>
          <w:lang w:eastAsia="pt-PT"/>
        </w:rPr>
        <w:t xml:space="preserve"> - </w:t>
      </w:r>
      <w:r w:rsidR="00F455AB" w:rsidRPr="000041C8">
        <w:rPr>
          <w:rFonts w:ascii="Garamond" w:eastAsia="Times New Roman" w:hAnsi="Garamond" w:cs="Times New Roman"/>
          <w:bCs/>
          <w:lang w:eastAsia="pt-PT"/>
        </w:rPr>
        <w:t>A</w:t>
      </w:r>
      <w:r w:rsidR="00697FDD" w:rsidRPr="000041C8">
        <w:rPr>
          <w:rFonts w:ascii="Garamond" w:eastAsia="Times New Roman" w:hAnsi="Garamond" w:cs="Times New Roman"/>
          <w:bCs/>
          <w:lang w:eastAsia="pt-PT"/>
        </w:rPr>
        <w:t xml:space="preserve">s crias </w:t>
      </w:r>
      <w:r w:rsidR="0000389D" w:rsidRPr="000041C8">
        <w:rPr>
          <w:rFonts w:ascii="Garamond" w:eastAsia="Times New Roman" w:hAnsi="Garamond" w:cs="Times New Roman"/>
          <w:bCs/>
          <w:lang w:eastAsia="pt-PT"/>
        </w:rPr>
        <w:t>não podem s</w:t>
      </w:r>
      <w:r w:rsidR="00697FDD" w:rsidRPr="000041C8">
        <w:rPr>
          <w:rFonts w:ascii="Garamond" w:eastAsia="Times New Roman" w:hAnsi="Garamond" w:cs="Times New Roman"/>
          <w:bCs/>
          <w:lang w:eastAsia="pt-PT"/>
        </w:rPr>
        <w:t xml:space="preserve">er separadas da progenitora </w:t>
      </w:r>
      <w:r w:rsidR="0000389D" w:rsidRPr="000041C8">
        <w:rPr>
          <w:rFonts w:ascii="Garamond" w:eastAsia="Times New Roman" w:hAnsi="Garamond" w:cs="Times New Roman"/>
          <w:bCs/>
          <w:lang w:eastAsia="pt-PT"/>
        </w:rPr>
        <w:t>antes</w:t>
      </w:r>
      <w:r w:rsidR="00F455AB" w:rsidRPr="000041C8">
        <w:rPr>
          <w:rFonts w:ascii="Garamond" w:eastAsia="Times New Roman" w:hAnsi="Garamond" w:cs="Times New Roman"/>
          <w:bCs/>
          <w:lang w:eastAsia="pt-PT"/>
        </w:rPr>
        <w:t xml:space="preserve"> </w:t>
      </w:r>
      <w:r w:rsidR="0000389D" w:rsidRPr="000041C8">
        <w:rPr>
          <w:rFonts w:ascii="Garamond" w:eastAsia="Times New Roman" w:hAnsi="Garamond" w:cs="Times New Roman"/>
          <w:bCs/>
          <w:lang w:eastAsia="pt-PT"/>
        </w:rPr>
        <w:t>d</w:t>
      </w:r>
      <w:r w:rsidR="00F455AB" w:rsidRPr="000041C8">
        <w:rPr>
          <w:rFonts w:ascii="Garamond" w:eastAsia="Times New Roman" w:hAnsi="Garamond" w:cs="Times New Roman"/>
          <w:bCs/>
          <w:lang w:eastAsia="pt-PT"/>
        </w:rPr>
        <w:t xml:space="preserve">a </w:t>
      </w:r>
      <w:r w:rsidR="003C2FC0" w:rsidRPr="000041C8">
        <w:rPr>
          <w:rFonts w:ascii="Garamond" w:eastAsia="Times New Roman" w:hAnsi="Garamond" w:cs="Times New Roman"/>
          <w:bCs/>
          <w:lang w:eastAsia="pt-PT"/>
        </w:rPr>
        <w:t>décima</w:t>
      </w:r>
      <w:r w:rsidR="00697FDD" w:rsidRPr="000041C8">
        <w:rPr>
          <w:rFonts w:ascii="Garamond" w:eastAsia="Times New Roman" w:hAnsi="Garamond" w:cs="Times New Roman"/>
          <w:bCs/>
          <w:lang w:eastAsia="pt-PT"/>
        </w:rPr>
        <w:t xml:space="preserve"> semana de idade</w:t>
      </w:r>
      <w:r w:rsidR="00F455AB" w:rsidRPr="000041C8">
        <w:rPr>
          <w:rFonts w:ascii="Garamond" w:eastAsia="Times New Roman" w:hAnsi="Garamond" w:cs="Times New Roman"/>
          <w:bCs/>
          <w:lang w:eastAsia="pt-PT"/>
        </w:rPr>
        <w:t xml:space="preserve">, no caso dos cães, e </w:t>
      </w:r>
      <w:r w:rsidR="0000389D" w:rsidRPr="000041C8">
        <w:rPr>
          <w:rFonts w:ascii="Garamond" w:eastAsia="Times New Roman" w:hAnsi="Garamond" w:cs="Times New Roman"/>
          <w:bCs/>
          <w:lang w:eastAsia="pt-PT"/>
        </w:rPr>
        <w:t>antes d</w:t>
      </w:r>
      <w:r w:rsidR="00F455AB" w:rsidRPr="000041C8">
        <w:rPr>
          <w:rFonts w:ascii="Garamond" w:eastAsia="Times New Roman" w:hAnsi="Garamond" w:cs="Times New Roman"/>
          <w:bCs/>
          <w:lang w:eastAsia="pt-PT"/>
        </w:rPr>
        <w:t xml:space="preserve">a </w:t>
      </w:r>
      <w:r w:rsidR="00D42531" w:rsidRPr="000041C8">
        <w:rPr>
          <w:rFonts w:ascii="Garamond" w:eastAsia="Times New Roman" w:hAnsi="Garamond" w:cs="Times New Roman"/>
          <w:bCs/>
          <w:lang w:eastAsia="pt-PT"/>
        </w:rPr>
        <w:t>décima segunda</w:t>
      </w:r>
      <w:r w:rsidR="00F455AB" w:rsidRPr="000041C8">
        <w:rPr>
          <w:rFonts w:ascii="Garamond" w:eastAsia="Times New Roman" w:hAnsi="Garamond" w:cs="Times New Roman"/>
          <w:bCs/>
          <w:lang w:eastAsia="pt-PT"/>
        </w:rPr>
        <w:t xml:space="preserve"> semana de idade, no caso dos gatos</w:t>
      </w:r>
      <w:r w:rsidR="00EC5B00" w:rsidRPr="000041C8">
        <w:rPr>
          <w:rFonts w:ascii="Garamond" w:eastAsia="Times New Roman" w:hAnsi="Garamond" w:cs="Times New Roman"/>
          <w:bCs/>
          <w:lang w:eastAsia="pt-PT"/>
        </w:rPr>
        <w:t xml:space="preserve">, </w:t>
      </w:r>
      <w:r w:rsidR="0000389D" w:rsidRPr="000041C8">
        <w:rPr>
          <w:rFonts w:ascii="Garamond" w:eastAsia="Times New Roman" w:hAnsi="Garamond" w:cs="Times New Roman"/>
          <w:bCs/>
          <w:lang w:eastAsia="pt-PT"/>
        </w:rPr>
        <w:t>salvaguardado</w:t>
      </w:r>
      <w:r w:rsidR="00EC5B00" w:rsidRPr="000041C8">
        <w:rPr>
          <w:rFonts w:ascii="Garamond" w:eastAsia="Times New Roman" w:hAnsi="Garamond" w:cs="Times New Roman"/>
          <w:bCs/>
          <w:lang w:eastAsia="pt-PT"/>
        </w:rPr>
        <w:t xml:space="preserve"> um período de desmame gradual</w:t>
      </w:r>
      <w:r w:rsidR="00F455AB" w:rsidRPr="000041C8">
        <w:rPr>
          <w:rFonts w:ascii="Garamond" w:eastAsia="Times New Roman" w:hAnsi="Garamond" w:cs="Times New Roman"/>
          <w:bCs/>
          <w:lang w:eastAsia="pt-PT"/>
        </w:rPr>
        <w:t>.</w:t>
      </w:r>
    </w:p>
    <w:p w14:paraId="1E34CAA8" w14:textId="59F2DB29" w:rsidR="004B2C96" w:rsidRPr="000041C8" w:rsidRDefault="009C05B2" w:rsidP="5B3829DC">
      <w:pPr>
        <w:spacing w:line="360" w:lineRule="auto"/>
        <w:jc w:val="both"/>
        <w:rPr>
          <w:rFonts w:ascii="Garamond" w:eastAsia="Times New Roman" w:hAnsi="Garamond" w:cs="Times New Roman"/>
          <w:lang w:eastAsia="pt-PT"/>
        </w:rPr>
      </w:pPr>
      <w:r w:rsidRPr="5B3829DC">
        <w:rPr>
          <w:rFonts w:ascii="Garamond" w:eastAsia="Times New Roman" w:hAnsi="Garamond" w:cs="Times New Roman"/>
          <w:lang w:eastAsia="pt-PT"/>
        </w:rPr>
        <w:t>6</w:t>
      </w:r>
      <w:r w:rsidR="004B2C96" w:rsidRPr="5B3829DC">
        <w:rPr>
          <w:rFonts w:ascii="Garamond" w:eastAsia="Times New Roman" w:hAnsi="Garamond" w:cs="Times New Roman"/>
          <w:lang w:eastAsia="pt-PT"/>
        </w:rPr>
        <w:t xml:space="preserve"> – </w:t>
      </w:r>
      <w:r w:rsidR="0000389D" w:rsidRPr="5B3829DC">
        <w:rPr>
          <w:rFonts w:ascii="Garamond" w:eastAsia="Times New Roman" w:hAnsi="Garamond" w:cs="Times New Roman"/>
          <w:lang w:eastAsia="pt-PT"/>
        </w:rPr>
        <w:t>Os animais reprodutores</w:t>
      </w:r>
      <w:r w:rsidR="004B2C96" w:rsidRPr="5B3829DC">
        <w:rPr>
          <w:rFonts w:ascii="Garamond" w:eastAsia="Times New Roman" w:hAnsi="Garamond" w:cs="Times New Roman"/>
          <w:lang w:eastAsia="pt-PT"/>
        </w:rPr>
        <w:t xml:space="preserve"> </w:t>
      </w:r>
      <w:r w:rsidR="0000389D" w:rsidRPr="5B3829DC">
        <w:rPr>
          <w:rFonts w:ascii="Garamond" w:eastAsia="Times New Roman" w:hAnsi="Garamond" w:cs="Times New Roman"/>
          <w:lang w:eastAsia="pt-PT"/>
        </w:rPr>
        <w:t xml:space="preserve">são inscritos como tal no SIAC e </w:t>
      </w:r>
      <w:r w:rsidR="004B2C96" w:rsidRPr="5B3829DC">
        <w:rPr>
          <w:rFonts w:ascii="Garamond" w:eastAsia="Times New Roman" w:hAnsi="Garamond" w:cs="Times New Roman"/>
          <w:lang w:eastAsia="pt-PT"/>
        </w:rPr>
        <w:t xml:space="preserve">devem ter um temperamento amistoso e confiante relativamente a pessoas e outros animais, </w:t>
      </w:r>
      <w:r w:rsidR="0000389D" w:rsidRPr="5B3829DC">
        <w:rPr>
          <w:rFonts w:ascii="Garamond" w:eastAsia="Times New Roman" w:hAnsi="Garamond" w:cs="Times New Roman"/>
          <w:lang w:eastAsia="pt-PT"/>
        </w:rPr>
        <w:t xml:space="preserve">não </w:t>
      </w:r>
      <w:ins w:id="2052" w:author="Susana Margarida Gonçalves Silva Santos" w:date="2025-10-09T11:08:00Z" w16du:dateUtc="2025-10-09T10:08:00Z">
        <w:r w:rsidR="002E444F">
          <w:rPr>
            <w:rFonts w:ascii="Garamond" w:eastAsia="Times New Roman" w:hAnsi="Garamond" w:cs="Times New Roman"/>
            <w:lang w:eastAsia="pt-PT"/>
          </w:rPr>
          <w:t xml:space="preserve">podendo </w:t>
        </w:r>
      </w:ins>
      <w:r w:rsidR="0000389D" w:rsidRPr="5B3829DC">
        <w:rPr>
          <w:rFonts w:ascii="Garamond" w:eastAsia="Times New Roman" w:hAnsi="Garamond" w:cs="Times New Roman"/>
          <w:lang w:eastAsia="pt-PT"/>
        </w:rPr>
        <w:t>devendo ser utilizados</w:t>
      </w:r>
      <w:r w:rsidR="000063CF" w:rsidRPr="5B3829DC">
        <w:rPr>
          <w:rFonts w:ascii="Garamond" w:eastAsia="Times New Roman" w:hAnsi="Garamond" w:cs="Times New Roman"/>
          <w:lang w:eastAsia="pt-PT"/>
        </w:rPr>
        <w:t xml:space="preserve"> </w:t>
      </w:r>
      <w:r w:rsidR="0024551C" w:rsidRPr="5B3829DC">
        <w:rPr>
          <w:rFonts w:ascii="Garamond" w:eastAsia="Times New Roman" w:hAnsi="Garamond" w:cs="Times New Roman"/>
          <w:lang w:eastAsia="pt-PT"/>
        </w:rPr>
        <w:t xml:space="preserve">para reprodução </w:t>
      </w:r>
      <w:r w:rsidR="000063CF" w:rsidRPr="5B3829DC">
        <w:rPr>
          <w:rFonts w:ascii="Garamond" w:eastAsia="Times New Roman" w:hAnsi="Garamond" w:cs="Times New Roman"/>
          <w:lang w:eastAsia="pt-PT"/>
        </w:rPr>
        <w:t>animais perigosos ou que demonstrem comportamento agressivo ou excessivamente tímido.</w:t>
      </w:r>
    </w:p>
    <w:p w14:paraId="1A1B6CBE" w14:textId="1EF61B4E" w:rsidR="001E7C64" w:rsidRPr="000041C8" w:rsidRDefault="141F8F68" w:rsidP="036812A3">
      <w:pPr>
        <w:spacing w:line="360" w:lineRule="auto"/>
        <w:jc w:val="both"/>
        <w:rPr>
          <w:rFonts w:ascii="Garamond" w:eastAsia="Times New Roman" w:hAnsi="Garamond" w:cs="Times New Roman"/>
          <w:lang w:eastAsia="pt-PT"/>
        </w:rPr>
      </w:pPr>
      <w:r w:rsidRPr="6ED92133">
        <w:rPr>
          <w:rFonts w:ascii="Garamond" w:eastAsia="Times New Roman" w:hAnsi="Garamond" w:cs="Times New Roman"/>
          <w:lang w:eastAsia="pt-PT"/>
        </w:rPr>
        <w:t>7</w:t>
      </w:r>
      <w:r w:rsidR="7470E8C8" w:rsidRPr="6ED92133">
        <w:rPr>
          <w:rFonts w:ascii="Garamond" w:eastAsia="Times New Roman" w:hAnsi="Garamond" w:cs="Times New Roman"/>
          <w:lang w:eastAsia="pt-PT"/>
        </w:rPr>
        <w:t xml:space="preserve"> – </w:t>
      </w:r>
      <w:r w:rsidR="60948F75" w:rsidRPr="6ED92133">
        <w:rPr>
          <w:rFonts w:ascii="Garamond" w:eastAsia="Times New Roman" w:hAnsi="Garamond" w:cs="Times New Roman"/>
          <w:lang w:eastAsia="pt-PT"/>
        </w:rPr>
        <w:t xml:space="preserve">Os cães </w:t>
      </w:r>
      <w:r w:rsidR="592E4E97" w:rsidRPr="6ED92133">
        <w:rPr>
          <w:rFonts w:ascii="Garamond" w:eastAsia="Times New Roman" w:hAnsi="Garamond" w:cs="Times New Roman"/>
          <w:lang w:eastAsia="pt-PT"/>
        </w:rPr>
        <w:t>e</w:t>
      </w:r>
      <w:r w:rsidR="60948F75" w:rsidRPr="6ED92133">
        <w:rPr>
          <w:rFonts w:ascii="Garamond" w:eastAsia="Times New Roman" w:hAnsi="Garamond" w:cs="Times New Roman"/>
          <w:lang w:eastAsia="pt-PT"/>
        </w:rPr>
        <w:t xml:space="preserve"> gatos reprodutores são sujeitos aos testes genéticos</w:t>
      </w:r>
      <w:ins w:id="2053" w:author="Susana Margarida Gonçalves Silva Santos" w:date="2025-10-09T11:10:00Z" w16du:dateUtc="2025-10-09T10:10:00Z">
        <w:r w:rsidR="00866CD8">
          <w:rPr>
            <w:rFonts w:ascii="Garamond" w:eastAsia="Times New Roman" w:hAnsi="Garamond" w:cs="Times New Roman"/>
            <w:lang w:eastAsia="pt-PT"/>
          </w:rPr>
          <w:t xml:space="preserve"> adaptados à espécie e à raça</w:t>
        </w:r>
      </w:ins>
      <w:r w:rsidR="60948F75" w:rsidRPr="6ED92133">
        <w:rPr>
          <w:rFonts w:ascii="Garamond" w:eastAsia="Times New Roman" w:hAnsi="Garamond" w:cs="Times New Roman"/>
          <w:lang w:eastAsia="pt-PT"/>
        </w:rPr>
        <w:t xml:space="preserve">, rastreios de saúde, coeficiente de consanguinidade e limite aplicável ao número de descendentes permitidos por macho reprodutor específicos para a raça em questão, </w:t>
      </w:r>
      <w:r w:rsidR="2F15A65C" w:rsidRPr="6ED92133">
        <w:rPr>
          <w:rFonts w:ascii="Garamond" w:eastAsia="Times New Roman" w:hAnsi="Garamond" w:cs="Times New Roman"/>
          <w:lang w:eastAsia="pt-PT"/>
        </w:rPr>
        <w:t xml:space="preserve">conforme </w:t>
      </w:r>
      <w:r w:rsidR="60948F75" w:rsidRPr="6ED92133">
        <w:rPr>
          <w:rFonts w:ascii="Garamond" w:eastAsia="Times New Roman" w:hAnsi="Garamond" w:cs="Times New Roman"/>
          <w:lang w:eastAsia="pt-PT"/>
        </w:rPr>
        <w:t xml:space="preserve">definidos em portaria do membro do </w:t>
      </w:r>
      <w:r w:rsidR="5875A5E8" w:rsidRPr="6ED92133">
        <w:rPr>
          <w:rFonts w:ascii="Garamond" w:eastAsia="Times New Roman" w:hAnsi="Garamond" w:cs="Times New Roman"/>
          <w:lang w:eastAsia="pt-PT"/>
        </w:rPr>
        <w:t>G</w:t>
      </w:r>
      <w:r w:rsidR="60948F75" w:rsidRPr="6ED92133">
        <w:rPr>
          <w:rFonts w:ascii="Garamond" w:eastAsia="Times New Roman" w:hAnsi="Garamond" w:cs="Times New Roman"/>
          <w:lang w:eastAsia="pt-PT"/>
        </w:rPr>
        <w:t xml:space="preserve">overno responsável pela </w:t>
      </w:r>
      <w:r w:rsidR="466AD777" w:rsidRPr="6ED92133">
        <w:rPr>
          <w:rFonts w:ascii="Garamond" w:eastAsia="Times New Roman" w:hAnsi="Garamond" w:cs="Times New Roman"/>
          <w:lang w:eastAsia="pt-PT"/>
        </w:rPr>
        <w:t>Direção</w:t>
      </w:r>
      <w:del w:id="2054" w:author="Susana Margarida Gonçalves Silva Santos" w:date="2025-10-09T11:11:00Z" w16du:dateUtc="2025-10-09T10:11:00Z">
        <w:r w:rsidR="466AD777" w:rsidRPr="6ED92133" w:rsidDel="00492A26">
          <w:rPr>
            <w:rFonts w:ascii="Garamond" w:eastAsia="Times New Roman" w:hAnsi="Garamond" w:cs="Times New Roman"/>
            <w:lang w:eastAsia="pt-PT"/>
          </w:rPr>
          <w:delText xml:space="preserve"> </w:delText>
        </w:r>
      </w:del>
      <w:r w:rsidR="2DCAE78D" w:rsidRPr="6ED92133">
        <w:rPr>
          <w:rFonts w:ascii="Garamond" w:eastAsia="Times New Roman" w:hAnsi="Garamond" w:cs="Times New Roman"/>
          <w:lang w:eastAsia="pt-PT"/>
        </w:rPr>
        <w:t>-G</w:t>
      </w:r>
      <w:r w:rsidR="466AD777" w:rsidRPr="6ED92133">
        <w:rPr>
          <w:rFonts w:ascii="Garamond" w:eastAsia="Times New Roman" w:hAnsi="Garamond" w:cs="Times New Roman"/>
          <w:lang w:eastAsia="pt-PT"/>
        </w:rPr>
        <w:t xml:space="preserve">eral de </w:t>
      </w:r>
      <w:r w:rsidR="105547E6" w:rsidRPr="6ED92133">
        <w:rPr>
          <w:rFonts w:ascii="Garamond" w:eastAsia="Times New Roman" w:hAnsi="Garamond" w:cs="Times New Roman"/>
          <w:lang w:eastAsia="pt-PT"/>
        </w:rPr>
        <w:t>A</w:t>
      </w:r>
      <w:r w:rsidR="466AD777" w:rsidRPr="6ED92133">
        <w:rPr>
          <w:rFonts w:ascii="Garamond" w:eastAsia="Times New Roman" w:hAnsi="Garamond" w:cs="Times New Roman"/>
          <w:lang w:eastAsia="pt-PT"/>
        </w:rPr>
        <w:t xml:space="preserve">limentação e Veterinária </w:t>
      </w:r>
    </w:p>
    <w:p w14:paraId="7F5C66AD" w14:textId="487FD7F0" w:rsidR="00071FC0" w:rsidRPr="000041C8" w:rsidRDefault="0DC60FDE" w:rsidP="6ED92133">
      <w:pPr>
        <w:spacing w:line="360" w:lineRule="auto"/>
        <w:jc w:val="both"/>
        <w:rPr>
          <w:rFonts w:ascii="Garamond" w:eastAsia="Times New Roman" w:hAnsi="Garamond" w:cs="Times New Roman"/>
          <w:lang w:eastAsia="pt-PT"/>
        </w:rPr>
      </w:pPr>
      <w:r w:rsidRPr="6ED92133">
        <w:rPr>
          <w:rFonts w:ascii="Garamond" w:eastAsia="Times New Roman" w:hAnsi="Garamond" w:cs="Times New Roman"/>
          <w:lang w:eastAsia="pt-PT"/>
        </w:rPr>
        <w:t>8</w:t>
      </w:r>
      <w:r w:rsidR="6BB6D36A" w:rsidRPr="6ED92133">
        <w:rPr>
          <w:rFonts w:ascii="Garamond" w:eastAsia="Times New Roman" w:hAnsi="Garamond" w:cs="Times New Roman"/>
          <w:lang w:eastAsia="pt-PT"/>
        </w:rPr>
        <w:t xml:space="preserve"> </w:t>
      </w:r>
      <w:r w:rsidR="75785C1E" w:rsidRPr="6ED92133">
        <w:rPr>
          <w:rFonts w:ascii="Garamond" w:eastAsia="Times New Roman" w:hAnsi="Garamond" w:cs="Times New Roman"/>
          <w:lang w:eastAsia="pt-PT"/>
        </w:rPr>
        <w:t>–</w:t>
      </w:r>
      <w:r w:rsidR="6BB6D36A" w:rsidRPr="6ED92133">
        <w:rPr>
          <w:rFonts w:ascii="Garamond" w:eastAsia="Times New Roman" w:hAnsi="Garamond" w:cs="Times New Roman"/>
          <w:lang w:eastAsia="pt-PT"/>
        </w:rPr>
        <w:t xml:space="preserve"> </w:t>
      </w:r>
      <w:r w:rsidR="1E74701D" w:rsidRPr="6ED92133">
        <w:rPr>
          <w:rFonts w:ascii="Garamond" w:eastAsia="Times New Roman" w:hAnsi="Garamond" w:cs="Times New Roman"/>
          <w:lang w:eastAsia="pt-PT"/>
        </w:rPr>
        <w:t>Os</w:t>
      </w:r>
      <w:r w:rsidR="75785C1E" w:rsidRPr="6ED92133">
        <w:rPr>
          <w:rFonts w:ascii="Garamond" w:eastAsia="Times New Roman" w:hAnsi="Garamond" w:cs="Times New Roman"/>
          <w:lang w:eastAsia="pt-PT"/>
        </w:rPr>
        <w:t xml:space="preserve"> </w:t>
      </w:r>
      <w:r w:rsidR="1E74701D" w:rsidRPr="6ED92133">
        <w:rPr>
          <w:rFonts w:ascii="Garamond" w:eastAsia="Times New Roman" w:hAnsi="Garamond" w:cs="Times New Roman"/>
          <w:lang w:eastAsia="pt-PT"/>
        </w:rPr>
        <w:t>cães</w:t>
      </w:r>
      <w:r w:rsidR="75785C1E" w:rsidRPr="6ED92133">
        <w:rPr>
          <w:rFonts w:ascii="Garamond" w:eastAsia="Times New Roman" w:hAnsi="Garamond" w:cs="Times New Roman"/>
          <w:lang w:eastAsia="pt-PT"/>
        </w:rPr>
        <w:t xml:space="preserve"> </w:t>
      </w:r>
      <w:r w:rsidR="19EEA0C1" w:rsidRPr="6ED92133">
        <w:rPr>
          <w:rFonts w:ascii="Garamond" w:eastAsia="Times New Roman" w:hAnsi="Garamond" w:cs="Times New Roman"/>
          <w:lang w:eastAsia="pt-PT"/>
        </w:rPr>
        <w:t>e</w:t>
      </w:r>
      <w:r w:rsidR="75785C1E" w:rsidRPr="6ED92133">
        <w:rPr>
          <w:rFonts w:ascii="Garamond" w:eastAsia="Times New Roman" w:hAnsi="Garamond" w:cs="Times New Roman"/>
          <w:lang w:eastAsia="pt-PT"/>
        </w:rPr>
        <w:t xml:space="preserve"> gato</w:t>
      </w:r>
      <w:r w:rsidR="1E74701D" w:rsidRPr="6ED92133">
        <w:rPr>
          <w:rFonts w:ascii="Garamond" w:eastAsia="Times New Roman" w:hAnsi="Garamond" w:cs="Times New Roman"/>
          <w:lang w:eastAsia="pt-PT"/>
        </w:rPr>
        <w:t>s</w:t>
      </w:r>
      <w:r w:rsidR="75785C1E" w:rsidRPr="6ED92133">
        <w:rPr>
          <w:rFonts w:ascii="Garamond" w:eastAsia="Times New Roman" w:hAnsi="Garamond" w:cs="Times New Roman"/>
          <w:lang w:eastAsia="pt-PT"/>
        </w:rPr>
        <w:t xml:space="preserve"> </w:t>
      </w:r>
      <w:r w:rsidR="2AB3D964" w:rsidRPr="6ED92133">
        <w:rPr>
          <w:rFonts w:ascii="Garamond" w:eastAsia="Times New Roman" w:hAnsi="Garamond" w:cs="Times New Roman"/>
          <w:lang w:eastAsia="pt-PT"/>
        </w:rPr>
        <w:t>só</w:t>
      </w:r>
      <w:r w:rsidR="1E74701D" w:rsidRPr="6ED92133">
        <w:rPr>
          <w:rFonts w:ascii="Garamond" w:eastAsia="Times New Roman" w:hAnsi="Garamond" w:cs="Times New Roman"/>
          <w:lang w:eastAsia="pt-PT"/>
        </w:rPr>
        <w:t xml:space="preserve"> </w:t>
      </w:r>
      <w:r w:rsidR="32B85CC5" w:rsidRPr="6ED92133">
        <w:rPr>
          <w:rFonts w:ascii="Garamond" w:eastAsia="Times New Roman" w:hAnsi="Garamond" w:cs="Times New Roman"/>
          <w:lang w:eastAsia="pt-PT"/>
        </w:rPr>
        <w:t>pode</w:t>
      </w:r>
      <w:r w:rsidR="1E74701D" w:rsidRPr="6ED92133">
        <w:rPr>
          <w:rFonts w:ascii="Garamond" w:eastAsia="Times New Roman" w:hAnsi="Garamond" w:cs="Times New Roman"/>
          <w:lang w:eastAsia="pt-PT"/>
        </w:rPr>
        <w:t>m</w:t>
      </w:r>
      <w:r w:rsidR="32B85CC5" w:rsidRPr="6ED92133">
        <w:rPr>
          <w:rFonts w:ascii="Garamond" w:eastAsia="Times New Roman" w:hAnsi="Garamond" w:cs="Times New Roman"/>
          <w:lang w:eastAsia="pt-PT"/>
        </w:rPr>
        <w:t xml:space="preserve"> ser </w:t>
      </w:r>
      <w:r w:rsidR="32B85CC5" w:rsidRPr="008432A8">
        <w:rPr>
          <w:rFonts w:ascii="Garamond" w:eastAsia="Times New Roman" w:hAnsi="Garamond" w:cs="Times New Roman"/>
          <w:strike/>
          <w:lang w:eastAsia="pt-PT"/>
        </w:rPr>
        <w:t>usado</w:t>
      </w:r>
      <w:r w:rsidR="1E74701D" w:rsidRPr="008432A8">
        <w:rPr>
          <w:rFonts w:ascii="Garamond" w:eastAsia="Times New Roman" w:hAnsi="Garamond" w:cs="Times New Roman"/>
          <w:strike/>
          <w:lang w:eastAsia="pt-PT"/>
        </w:rPr>
        <w:t>s</w:t>
      </w:r>
      <w:r w:rsidR="32B85CC5" w:rsidRPr="6ED92133">
        <w:rPr>
          <w:rFonts w:ascii="Garamond" w:eastAsia="Times New Roman" w:hAnsi="Garamond" w:cs="Times New Roman"/>
          <w:lang w:eastAsia="pt-PT"/>
        </w:rPr>
        <w:t xml:space="preserve"> </w:t>
      </w:r>
      <w:ins w:id="2055" w:author="Susana Margarida Gonçalves Silva Santos" w:date="2025-10-09T11:16:00Z" w16du:dateUtc="2025-10-09T10:16:00Z">
        <w:r w:rsidR="008432A8">
          <w:rPr>
            <w:rFonts w:ascii="Garamond" w:eastAsia="Times New Roman" w:hAnsi="Garamond" w:cs="Times New Roman"/>
            <w:lang w:eastAsia="pt-PT"/>
          </w:rPr>
          <w:t xml:space="preserve">considerados </w:t>
        </w:r>
      </w:ins>
      <w:ins w:id="2056" w:author="Susana Margarida Gonçalves Silva Santos" w:date="2025-10-09T11:14:00Z" w16du:dateUtc="2025-10-09T10:14:00Z">
        <w:r w:rsidR="00000055">
          <w:rPr>
            <w:rFonts w:ascii="Garamond" w:eastAsia="Times New Roman" w:hAnsi="Garamond" w:cs="Times New Roman"/>
            <w:lang w:eastAsia="pt-PT"/>
          </w:rPr>
          <w:t>aptos</w:t>
        </w:r>
      </w:ins>
      <w:ins w:id="2057" w:author="Susana Margarida Gonçalves Silva Santos" w:date="2025-10-09T11:15:00Z" w16du:dateUtc="2025-10-09T10:15:00Z">
        <w:r w:rsidR="00000055">
          <w:rPr>
            <w:rFonts w:ascii="Garamond" w:eastAsia="Times New Roman" w:hAnsi="Garamond" w:cs="Times New Roman"/>
            <w:lang w:eastAsia="pt-PT"/>
          </w:rPr>
          <w:t xml:space="preserve"> </w:t>
        </w:r>
      </w:ins>
      <w:r w:rsidR="32B85CC5" w:rsidRPr="6ED92133">
        <w:rPr>
          <w:rFonts w:ascii="Garamond" w:eastAsia="Times New Roman" w:hAnsi="Garamond" w:cs="Times New Roman"/>
          <w:lang w:eastAsia="pt-PT"/>
        </w:rPr>
        <w:t>para reprodução</w:t>
      </w:r>
      <w:r w:rsidR="32B85CC5" w:rsidRPr="00642F67">
        <w:rPr>
          <w:rFonts w:ascii="Garamond" w:eastAsia="Times New Roman" w:hAnsi="Garamond" w:cs="Times New Roman"/>
          <w:strike/>
          <w:lang w:eastAsia="pt-PT"/>
        </w:rPr>
        <w:t xml:space="preserve"> se</w:t>
      </w:r>
      <w:r w:rsidR="32B85CC5" w:rsidRPr="6ED92133">
        <w:rPr>
          <w:rFonts w:ascii="Garamond" w:eastAsia="Times New Roman" w:hAnsi="Garamond" w:cs="Times New Roman"/>
          <w:lang w:eastAsia="pt-PT"/>
        </w:rPr>
        <w:t>,</w:t>
      </w:r>
      <w:r w:rsidR="2AB3D964" w:rsidRPr="6ED92133">
        <w:rPr>
          <w:rFonts w:ascii="Garamond" w:eastAsia="Times New Roman" w:hAnsi="Garamond" w:cs="Times New Roman"/>
          <w:lang w:eastAsia="pt-PT"/>
        </w:rPr>
        <w:t xml:space="preserve"> após parecer do médico veterinário</w:t>
      </w:r>
      <w:r w:rsidR="311AE472" w:rsidRPr="6ED92133">
        <w:rPr>
          <w:rFonts w:ascii="Garamond" w:eastAsia="Times New Roman" w:hAnsi="Garamond" w:cs="Times New Roman"/>
          <w:lang w:eastAsia="pt-PT"/>
        </w:rPr>
        <w:t xml:space="preserve"> assistent</w:t>
      </w:r>
      <w:del w:id="2058" w:author="Susana Margarida Gonçalves Silva Santos" w:date="2025-10-09T11:14:00Z" w16du:dateUtc="2025-10-09T10:14:00Z">
        <w:r w:rsidR="311AE472" w:rsidRPr="6ED92133" w:rsidDel="00000055">
          <w:rPr>
            <w:rFonts w:ascii="Garamond" w:eastAsia="Times New Roman" w:hAnsi="Garamond" w:cs="Times New Roman"/>
            <w:lang w:eastAsia="pt-PT"/>
          </w:rPr>
          <w:delText>e</w:delText>
        </w:r>
      </w:del>
      <w:del w:id="2059" w:author="Susana Margarida Gonçalves Silva Santos" w:date="2025-10-09T11:16:00Z" w16du:dateUtc="2025-10-09T10:16:00Z">
        <w:r w:rsidR="2AB3D964" w:rsidRPr="6ED92133" w:rsidDel="00662065">
          <w:rPr>
            <w:rFonts w:ascii="Garamond" w:eastAsia="Times New Roman" w:hAnsi="Garamond" w:cs="Times New Roman"/>
            <w:lang w:eastAsia="pt-PT"/>
          </w:rPr>
          <w:delText>,</w:delText>
        </w:r>
      </w:del>
      <w:r w:rsidR="2AB3D964" w:rsidRPr="6ED92133">
        <w:rPr>
          <w:rFonts w:ascii="Garamond" w:eastAsia="Times New Roman" w:hAnsi="Garamond" w:cs="Times New Roman"/>
          <w:lang w:eastAsia="pt-PT"/>
        </w:rPr>
        <w:t xml:space="preserve"> </w:t>
      </w:r>
      <w:r w:rsidR="2AB3D964" w:rsidRPr="008D33B8">
        <w:rPr>
          <w:rFonts w:ascii="Garamond" w:eastAsia="Times New Roman" w:hAnsi="Garamond" w:cs="Times New Roman"/>
          <w:strike/>
          <w:lang w:eastAsia="pt-PT"/>
        </w:rPr>
        <w:t xml:space="preserve">não seja de esperar </w:t>
      </w:r>
      <w:r w:rsidR="07FD5F3E" w:rsidRPr="008D33B8">
        <w:rPr>
          <w:rFonts w:ascii="Garamond" w:eastAsia="Times New Roman" w:hAnsi="Garamond" w:cs="Times New Roman"/>
          <w:strike/>
          <w:lang w:eastAsia="pt-PT"/>
        </w:rPr>
        <w:t>que a sua reprodução,</w:t>
      </w:r>
      <w:r w:rsidR="07FD5F3E" w:rsidRPr="6ED92133">
        <w:rPr>
          <w:rFonts w:ascii="Garamond" w:eastAsia="Times New Roman" w:hAnsi="Garamond" w:cs="Times New Roman"/>
          <w:lang w:eastAsia="pt-PT"/>
        </w:rPr>
        <w:t xml:space="preserve"> </w:t>
      </w:r>
      <w:r w:rsidR="32B85CC5" w:rsidRPr="6ED92133">
        <w:rPr>
          <w:rFonts w:ascii="Garamond" w:eastAsia="Times New Roman" w:hAnsi="Garamond" w:cs="Times New Roman"/>
          <w:lang w:eastAsia="pt-PT"/>
        </w:rPr>
        <w:t xml:space="preserve">com base no seu genótipo, fenótipo </w:t>
      </w:r>
      <w:ins w:id="2060" w:author="Susana Margarida Gonçalves Silva Santos" w:date="2025-10-09T11:18:00Z" w16du:dateUtc="2025-10-09T10:18:00Z">
        <w:r w:rsidR="00B559EF">
          <w:rPr>
            <w:rFonts w:ascii="Garamond" w:eastAsia="Times New Roman" w:hAnsi="Garamond" w:cs="Times New Roman"/>
            <w:lang w:eastAsia="pt-PT"/>
          </w:rPr>
          <w:t xml:space="preserve">e </w:t>
        </w:r>
      </w:ins>
      <w:r w:rsidR="32B85CC5" w:rsidRPr="00B559EF">
        <w:rPr>
          <w:rFonts w:ascii="Garamond" w:eastAsia="Times New Roman" w:hAnsi="Garamond" w:cs="Times New Roman"/>
          <w:strike/>
          <w:lang w:eastAsia="pt-PT"/>
        </w:rPr>
        <w:t>ou</w:t>
      </w:r>
      <w:r w:rsidR="32B85CC5" w:rsidRPr="6ED92133">
        <w:rPr>
          <w:rFonts w:ascii="Garamond" w:eastAsia="Times New Roman" w:hAnsi="Garamond" w:cs="Times New Roman"/>
          <w:lang w:eastAsia="pt-PT"/>
        </w:rPr>
        <w:t xml:space="preserve"> estado de saúde,</w:t>
      </w:r>
      <w:r w:rsidR="2AB3D964" w:rsidRPr="6ED92133">
        <w:rPr>
          <w:rFonts w:ascii="Garamond" w:eastAsia="Times New Roman" w:hAnsi="Garamond" w:cs="Times New Roman"/>
          <w:lang w:eastAsia="pt-PT"/>
        </w:rPr>
        <w:t xml:space="preserve"> </w:t>
      </w:r>
      <w:del w:id="2061" w:author="Susana Margarida Gonçalves Silva Santos" w:date="2025-10-09T11:18:00Z" w16du:dateUtc="2025-10-09T10:18:00Z">
        <w:r w:rsidR="07FD5F3E" w:rsidRPr="6ED92133" w:rsidDel="00B559EF">
          <w:rPr>
            <w:rFonts w:ascii="Garamond" w:eastAsia="Times New Roman" w:hAnsi="Garamond" w:cs="Times New Roman"/>
            <w:lang w:eastAsia="pt-PT"/>
          </w:rPr>
          <w:delText>tenha</w:delText>
        </w:r>
        <w:r w:rsidR="32B85CC5" w:rsidRPr="6ED92133" w:rsidDel="00B559EF">
          <w:rPr>
            <w:rFonts w:ascii="Garamond" w:eastAsia="Times New Roman" w:hAnsi="Garamond" w:cs="Times New Roman"/>
            <w:lang w:eastAsia="pt-PT"/>
          </w:rPr>
          <w:delText xml:space="preserve"> um efeito prejudicial para a</w:delText>
        </w:r>
      </w:del>
      <w:ins w:id="2062" w:author="Susana Margarida Gonçalves Silva Santos" w:date="2025-10-09T11:18:00Z" w16du:dateUtc="2025-10-09T10:18:00Z">
        <w:r w:rsidR="00B559EF">
          <w:rPr>
            <w:rFonts w:ascii="Garamond" w:eastAsia="Times New Roman" w:hAnsi="Garamond" w:cs="Times New Roman"/>
            <w:lang w:eastAsia="pt-PT"/>
          </w:rPr>
          <w:t>que garanta a</w:t>
        </w:r>
      </w:ins>
      <w:r w:rsidR="32B85CC5" w:rsidRPr="6ED92133">
        <w:rPr>
          <w:rFonts w:ascii="Garamond" w:eastAsia="Times New Roman" w:hAnsi="Garamond" w:cs="Times New Roman"/>
          <w:lang w:eastAsia="pt-PT"/>
        </w:rPr>
        <w:t xml:space="preserve"> sua saúde </w:t>
      </w:r>
      <w:r w:rsidR="1EACDEFA" w:rsidRPr="6ED92133">
        <w:rPr>
          <w:rFonts w:ascii="Garamond" w:eastAsia="Times New Roman" w:hAnsi="Garamond" w:cs="Times New Roman"/>
          <w:lang w:eastAsia="pt-PT"/>
        </w:rPr>
        <w:t>e</w:t>
      </w:r>
      <w:r w:rsidR="32B85CC5" w:rsidRPr="6ED92133">
        <w:rPr>
          <w:rFonts w:ascii="Garamond" w:eastAsia="Times New Roman" w:hAnsi="Garamond" w:cs="Times New Roman"/>
          <w:lang w:eastAsia="pt-PT"/>
        </w:rPr>
        <w:t xml:space="preserve"> bem-estar, </w:t>
      </w:r>
      <w:del w:id="2063" w:author="Susana Margarida Gonçalves Silva Santos" w:date="2025-10-09T11:19:00Z" w16du:dateUtc="2025-10-09T10:19:00Z">
        <w:r w:rsidR="32B85CC5" w:rsidRPr="6ED92133" w:rsidDel="00B559EF">
          <w:rPr>
            <w:rFonts w:ascii="Garamond" w:eastAsia="Times New Roman" w:hAnsi="Garamond" w:cs="Times New Roman"/>
            <w:lang w:eastAsia="pt-PT"/>
          </w:rPr>
          <w:delText xml:space="preserve">ou para a </w:delText>
        </w:r>
      </w:del>
      <w:ins w:id="2064" w:author="Susana Margarida Gonçalves Silva Santos" w:date="2025-10-09T11:19:00Z" w16du:dateUtc="2025-10-09T10:19:00Z">
        <w:r w:rsidR="00B559EF">
          <w:rPr>
            <w:rFonts w:ascii="Garamond" w:eastAsia="Times New Roman" w:hAnsi="Garamond" w:cs="Times New Roman"/>
            <w:lang w:eastAsia="pt-PT"/>
          </w:rPr>
          <w:t xml:space="preserve">bem como a </w:t>
        </w:r>
      </w:ins>
      <w:del w:id="2065" w:author="Susana Margarida Gonçalves Silva Santos" w:date="2025-10-09T11:21:00Z" w16du:dateUtc="2025-10-09T10:21:00Z">
        <w:r w:rsidR="32B85CC5" w:rsidRPr="6ED92133" w:rsidDel="002271E1">
          <w:rPr>
            <w:rFonts w:ascii="Garamond" w:eastAsia="Times New Roman" w:hAnsi="Garamond" w:cs="Times New Roman"/>
            <w:lang w:eastAsia="pt-PT"/>
          </w:rPr>
          <w:delText xml:space="preserve">saúde e bem-estar </w:delText>
        </w:r>
      </w:del>
      <w:r w:rsidR="32B85CC5" w:rsidRPr="6ED92133">
        <w:rPr>
          <w:rFonts w:ascii="Garamond" w:eastAsia="Times New Roman" w:hAnsi="Garamond" w:cs="Times New Roman"/>
          <w:lang w:eastAsia="pt-PT"/>
        </w:rPr>
        <w:t>dos seus descendentes.</w:t>
      </w:r>
    </w:p>
    <w:p w14:paraId="76E24593" w14:textId="77777777" w:rsidR="001A6B29" w:rsidRDefault="001A6B29" w:rsidP="00A95B79">
      <w:pPr>
        <w:spacing w:line="360" w:lineRule="auto"/>
        <w:jc w:val="both"/>
        <w:rPr>
          <w:ins w:id="2066" w:author="Susana Margarida Gonçalves Silva Santos" w:date="2025-10-09T11:19:00Z" w16du:dateUtc="2025-10-09T10:19:00Z"/>
          <w:rFonts w:ascii="Garamond" w:eastAsia="Times New Roman" w:hAnsi="Garamond" w:cs="Times New Roman"/>
          <w:bCs/>
          <w:lang w:eastAsia="pt-PT"/>
        </w:rPr>
      </w:pPr>
    </w:p>
    <w:p w14:paraId="6CD6E34B" w14:textId="3FB87065" w:rsidR="001A6B29" w:rsidRDefault="009166EC" w:rsidP="00A95B79">
      <w:pPr>
        <w:spacing w:line="360" w:lineRule="auto"/>
        <w:jc w:val="both"/>
        <w:rPr>
          <w:ins w:id="2067" w:author="Susana Margarida Gonçalves Silva Santos" w:date="2025-10-09T11:19:00Z" w16du:dateUtc="2025-10-09T10:19:00Z"/>
          <w:rFonts w:ascii="Garamond" w:eastAsia="Times New Roman" w:hAnsi="Garamond" w:cs="Times New Roman"/>
          <w:bCs/>
          <w:lang w:eastAsia="pt-PT"/>
        </w:rPr>
      </w:pPr>
      <w:ins w:id="2068" w:author="Maria Cristina Tavares Briosa" w:date="2025-10-27T11:44:00Z" w16du:dateUtc="2025-10-27T11:44:00Z">
        <w:r>
          <w:rPr>
            <w:rFonts w:ascii="Garamond" w:eastAsia="Times New Roman" w:hAnsi="Garamond" w:cs="Times New Roman"/>
            <w:bCs/>
            <w:lang w:eastAsia="pt-PT"/>
          </w:rPr>
          <w:t>8</w:t>
        </w:r>
        <w:r w:rsidR="00045C39">
          <w:rPr>
            <w:rFonts w:ascii="Garamond" w:eastAsia="Times New Roman" w:hAnsi="Garamond" w:cs="Times New Roman"/>
            <w:bCs/>
            <w:lang w:eastAsia="pt-PT"/>
          </w:rPr>
          <w:t>a</w:t>
        </w:r>
      </w:ins>
      <w:ins w:id="2069" w:author="Susana Margarida Gonçalves Silva Santos" w:date="2025-10-09T11:19:00Z" w16du:dateUtc="2025-10-09T10:19:00Z">
        <w:del w:id="2070" w:author="Maria Cristina Tavares Briosa" w:date="2025-10-27T11:44:00Z" w16du:dateUtc="2025-10-27T11:44:00Z">
          <w:r w:rsidR="001A6B29" w:rsidDel="009166EC">
            <w:rPr>
              <w:rFonts w:ascii="Garamond" w:eastAsia="Times New Roman" w:hAnsi="Garamond" w:cs="Times New Roman"/>
              <w:bCs/>
              <w:lang w:eastAsia="pt-PT"/>
            </w:rPr>
            <w:delText>Z</w:delText>
          </w:r>
        </w:del>
        <w:r w:rsidR="00231104">
          <w:rPr>
            <w:rFonts w:ascii="Garamond" w:eastAsia="Times New Roman" w:hAnsi="Garamond" w:cs="Times New Roman"/>
            <w:bCs/>
            <w:lang w:eastAsia="pt-PT"/>
          </w:rPr>
          <w:t xml:space="preserve"> – Para efeitos do disposto no número an</w:t>
        </w:r>
      </w:ins>
      <w:ins w:id="2071" w:author="Susana Margarida Gonçalves Silva Santos" w:date="2025-10-09T11:20:00Z" w16du:dateUtc="2025-10-09T10:20:00Z">
        <w:r w:rsidR="00231104">
          <w:rPr>
            <w:rFonts w:ascii="Garamond" w:eastAsia="Times New Roman" w:hAnsi="Garamond" w:cs="Times New Roman"/>
            <w:bCs/>
            <w:lang w:eastAsia="pt-PT"/>
          </w:rPr>
          <w:t>terior, o médico veterinário assistente deve emitir declaração, dev</w:t>
        </w:r>
        <w:r w:rsidR="003F473A">
          <w:rPr>
            <w:rFonts w:ascii="Garamond" w:eastAsia="Times New Roman" w:hAnsi="Garamond" w:cs="Times New Roman"/>
            <w:bCs/>
            <w:lang w:eastAsia="pt-PT"/>
          </w:rPr>
          <w:t>i</w:t>
        </w:r>
        <w:r w:rsidR="00231104">
          <w:rPr>
            <w:rFonts w:ascii="Garamond" w:eastAsia="Times New Roman" w:hAnsi="Garamond" w:cs="Times New Roman"/>
            <w:bCs/>
            <w:lang w:eastAsia="pt-PT"/>
          </w:rPr>
          <w:t>damente assinada, datada</w:t>
        </w:r>
        <w:r w:rsidR="003F473A">
          <w:rPr>
            <w:rFonts w:ascii="Garamond" w:eastAsia="Times New Roman" w:hAnsi="Garamond" w:cs="Times New Roman"/>
            <w:bCs/>
            <w:lang w:eastAsia="pt-PT"/>
          </w:rPr>
          <w:t xml:space="preserve"> </w:t>
        </w:r>
      </w:ins>
      <w:ins w:id="2072" w:author="Susana Margarida Gonçalves Silva Santos" w:date="2025-10-09T11:21:00Z" w16du:dateUtc="2025-10-09T10:21:00Z">
        <w:r w:rsidR="003F473A">
          <w:rPr>
            <w:rFonts w:ascii="Garamond" w:eastAsia="Times New Roman" w:hAnsi="Garamond" w:cs="Times New Roman"/>
            <w:bCs/>
            <w:lang w:eastAsia="pt-PT"/>
          </w:rPr>
          <w:t>e com a respetiva vinheta.</w:t>
        </w:r>
      </w:ins>
    </w:p>
    <w:p w14:paraId="47151104" w14:textId="77777777" w:rsidR="001A6B29" w:rsidRDefault="001A6B29" w:rsidP="00A95B79">
      <w:pPr>
        <w:spacing w:line="360" w:lineRule="auto"/>
        <w:jc w:val="both"/>
        <w:rPr>
          <w:ins w:id="2073" w:author="Susana Margarida Gonçalves Silva Santos" w:date="2025-10-09T11:19:00Z" w16du:dateUtc="2025-10-09T10:19:00Z"/>
          <w:rFonts w:ascii="Garamond" w:eastAsia="Times New Roman" w:hAnsi="Garamond" w:cs="Times New Roman"/>
          <w:bCs/>
          <w:lang w:eastAsia="pt-PT"/>
        </w:rPr>
      </w:pPr>
    </w:p>
    <w:p w14:paraId="76FDE9EE" w14:textId="63657A63" w:rsidR="00370534" w:rsidRPr="000041C8" w:rsidRDefault="009C05B2" w:rsidP="00A95B79">
      <w:pPr>
        <w:spacing w:line="360" w:lineRule="auto"/>
        <w:jc w:val="both"/>
        <w:rPr>
          <w:rFonts w:ascii="Garamond" w:eastAsia="Times New Roman" w:hAnsi="Garamond" w:cs="Times New Roman"/>
          <w:bCs/>
          <w:lang w:eastAsia="pt-PT"/>
        </w:rPr>
      </w:pPr>
      <w:r w:rsidRPr="000041C8">
        <w:rPr>
          <w:rFonts w:ascii="Garamond" w:eastAsia="Times New Roman" w:hAnsi="Garamond" w:cs="Times New Roman"/>
          <w:bCs/>
          <w:lang w:eastAsia="pt-PT"/>
        </w:rPr>
        <w:t>9</w:t>
      </w:r>
      <w:r w:rsidR="00370534" w:rsidRPr="000041C8">
        <w:rPr>
          <w:rFonts w:ascii="Garamond" w:eastAsia="Times New Roman" w:hAnsi="Garamond" w:cs="Times New Roman"/>
          <w:bCs/>
          <w:lang w:eastAsia="pt-PT"/>
        </w:rPr>
        <w:t xml:space="preserve"> – Com base nos critérios referidos no número anterior, a reprodução de determinad</w:t>
      </w:r>
      <w:r w:rsidR="00FE1BF8" w:rsidRPr="000041C8">
        <w:rPr>
          <w:rFonts w:ascii="Garamond" w:eastAsia="Times New Roman" w:hAnsi="Garamond" w:cs="Times New Roman"/>
          <w:bCs/>
          <w:lang w:eastAsia="pt-PT"/>
        </w:rPr>
        <w:t>os animai</w:t>
      </w:r>
      <w:r w:rsidR="00370534" w:rsidRPr="000041C8">
        <w:rPr>
          <w:rFonts w:ascii="Garamond" w:eastAsia="Times New Roman" w:hAnsi="Garamond" w:cs="Times New Roman"/>
          <w:bCs/>
          <w:lang w:eastAsia="pt-PT"/>
        </w:rPr>
        <w:t>s</w:t>
      </w:r>
      <w:r w:rsidR="00FE1BF8" w:rsidRPr="000041C8">
        <w:rPr>
          <w:rFonts w:ascii="Garamond" w:eastAsia="Times New Roman" w:hAnsi="Garamond" w:cs="Times New Roman"/>
          <w:bCs/>
          <w:lang w:eastAsia="pt-PT"/>
        </w:rPr>
        <w:t xml:space="preserve"> ou</w:t>
      </w:r>
      <w:r w:rsidR="00D42531" w:rsidRPr="000041C8">
        <w:rPr>
          <w:rFonts w:ascii="Garamond" w:eastAsia="Times New Roman" w:hAnsi="Garamond" w:cs="Times New Roman"/>
          <w:bCs/>
          <w:lang w:eastAsia="pt-PT"/>
        </w:rPr>
        <w:t xml:space="preserve"> determinadas</w:t>
      </w:r>
      <w:r w:rsidR="00370534" w:rsidRPr="000041C8">
        <w:rPr>
          <w:rFonts w:ascii="Garamond" w:eastAsia="Times New Roman" w:hAnsi="Garamond" w:cs="Times New Roman"/>
          <w:bCs/>
          <w:lang w:eastAsia="pt-PT"/>
        </w:rPr>
        <w:t xml:space="preserve"> raças de cães e gatos pode ser limitada por portaria </w:t>
      </w:r>
      <w:r w:rsidR="00245530" w:rsidRPr="000041C8">
        <w:rPr>
          <w:rFonts w:ascii="Garamond" w:eastAsia="Times New Roman" w:hAnsi="Garamond" w:cs="Times New Roman"/>
          <w:bCs/>
          <w:lang w:eastAsia="pt-PT"/>
        </w:rPr>
        <w:t xml:space="preserve">referida no n.º </w:t>
      </w:r>
      <w:r w:rsidR="0009742A">
        <w:rPr>
          <w:rFonts w:ascii="Garamond" w:eastAsia="Times New Roman" w:hAnsi="Garamond" w:cs="Times New Roman"/>
          <w:bCs/>
          <w:lang w:eastAsia="pt-PT"/>
        </w:rPr>
        <w:t>7</w:t>
      </w:r>
      <w:r w:rsidR="00292103" w:rsidRPr="000041C8">
        <w:rPr>
          <w:rFonts w:ascii="Garamond" w:eastAsia="Times New Roman" w:hAnsi="Garamond" w:cs="Times New Roman"/>
          <w:bCs/>
          <w:lang w:eastAsia="pt-PT"/>
        </w:rPr>
        <w:t xml:space="preserve">. </w:t>
      </w:r>
    </w:p>
    <w:p w14:paraId="0AF7DA2E" w14:textId="43BAC1F8" w:rsidR="00916245" w:rsidRPr="000041C8" w:rsidRDefault="009C05B2" w:rsidP="00A95B79">
      <w:pPr>
        <w:spacing w:line="360" w:lineRule="auto"/>
        <w:jc w:val="both"/>
        <w:rPr>
          <w:rFonts w:ascii="Garamond" w:eastAsia="Times New Roman" w:hAnsi="Garamond" w:cs="Times New Roman"/>
          <w:bCs/>
          <w:lang w:eastAsia="pt-PT"/>
        </w:rPr>
      </w:pPr>
      <w:r w:rsidRPr="000041C8">
        <w:rPr>
          <w:rFonts w:ascii="Garamond" w:eastAsia="Times New Roman" w:hAnsi="Garamond" w:cs="Times New Roman"/>
          <w:bCs/>
          <w:lang w:eastAsia="pt-PT"/>
        </w:rPr>
        <w:t>10</w:t>
      </w:r>
      <w:r w:rsidR="00916245" w:rsidRPr="000041C8">
        <w:rPr>
          <w:rFonts w:ascii="Garamond" w:eastAsia="Times New Roman" w:hAnsi="Garamond" w:cs="Times New Roman"/>
          <w:bCs/>
          <w:lang w:eastAsia="pt-PT"/>
        </w:rPr>
        <w:t xml:space="preserve"> - As f</w:t>
      </w:r>
      <w:r w:rsidR="002216D3" w:rsidRPr="000041C8">
        <w:rPr>
          <w:rFonts w:ascii="Garamond" w:eastAsia="Times New Roman" w:hAnsi="Garamond" w:cs="Times New Roman"/>
          <w:bCs/>
          <w:lang w:eastAsia="pt-PT"/>
        </w:rPr>
        <w:t xml:space="preserve">êmeas que tenham </w:t>
      </w:r>
      <w:r w:rsidR="00062E20" w:rsidRPr="000041C8">
        <w:rPr>
          <w:rFonts w:ascii="Garamond" w:eastAsia="Times New Roman" w:hAnsi="Garamond" w:cs="Times New Roman"/>
          <w:bCs/>
          <w:lang w:eastAsia="pt-PT"/>
        </w:rPr>
        <w:t xml:space="preserve">sido sujeitas a uma cesariana apenas podem </w:t>
      </w:r>
      <w:r w:rsidR="00916245" w:rsidRPr="000041C8">
        <w:rPr>
          <w:rFonts w:ascii="Garamond" w:eastAsia="Times New Roman" w:hAnsi="Garamond" w:cs="Times New Roman"/>
          <w:bCs/>
          <w:lang w:eastAsia="pt-PT"/>
        </w:rPr>
        <w:t>voltar a</w:t>
      </w:r>
      <w:r w:rsidR="007947B8" w:rsidRPr="000041C8">
        <w:rPr>
          <w:rFonts w:ascii="Garamond" w:eastAsia="Times New Roman" w:hAnsi="Garamond" w:cs="Times New Roman"/>
          <w:bCs/>
          <w:lang w:eastAsia="pt-PT"/>
        </w:rPr>
        <w:t xml:space="preserve"> reproduzir </w:t>
      </w:r>
      <w:r w:rsidR="00062E20" w:rsidRPr="000041C8">
        <w:rPr>
          <w:rFonts w:ascii="Garamond" w:eastAsia="Times New Roman" w:hAnsi="Garamond" w:cs="Times New Roman"/>
          <w:bCs/>
          <w:lang w:eastAsia="pt-PT"/>
        </w:rPr>
        <w:t>mediante atestado d</w:t>
      </w:r>
      <w:r w:rsidR="00245530" w:rsidRPr="000041C8">
        <w:rPr>
          <w:rFonts w:ascii="Garamond" w:eastAsia="Times New Roman" w:hAnsi="Garamond" w:cs="Times New Roman"/>
          <w:bCs/>
          <w:lang w:eastAsia="pt-PT"/>
        </w:rPr>
        <w:t>o</w:t>
      </w:r>
      <w:r w:rsidR="00062E20" w:rsidRPr="000041C8">
        <w:rPr>
          <w:rFonts w:ascii="Garamond" w:eastAsia="Times New Roman" w:hAnsi="Garamond" w:cs="Times New Roman"/>
          <w:bCs/>
          <w:lang w:eastAsia="pt-PT"/>
        </w:rPr>
        <w:t xml:space="preserve"> médico veterinário</w:t>
      </w:r>
      <w:r w:rsidR="00245530" w:rsidRPr="000041C8">
        <w:rPr>
          <w:rFonts w:ascii="Garamond" w:eastAsia="Times New Roman" w:hAnsi="Garamond" w:cs="Times New Roman"/>
          <w:bCs/>
          <w:lang w:eastAsia="pt-PT"/>
        </w:rPr>
        <w:t xml:space="preserve"> assistente</w:t>
      </w:r>
      <w:r w:rsidR="00916245" w:rsidRPr="000041C8">
        <w:rPr>
          <w:rFonts w:ascii="Garamond" w:eastAsia="Times New Roman" w:hAnsi="Garamond" w:cs="Times New Roman"/>
          <w:bCs/>
          <w:lang w:eastAsia="pt-PT"/>
        </w:rPr>
        <w:t>,</w:t>
      </w:r>
      <w:r w:rsidR="00062E20" w:rsidRPr="000041C8">
        <w:rPr>
          <w:rFonts w:ascii="Garamond" w:eastAsia="Times New Roman" w:hAnsi="Garamond" w:cs="Times New Roman"/>
          <w:bCs/>
          <w:lang w:eastAsia="pt-PT"/>
        </w:rPr>
        <w:t xml:space="preserve"> que ateste não ser de esperar que a sua reprodução tenha um efeito prejudicial à sua saúde ou bem-estar</w:t>
      </w:r>
      <w:r w:rsidR="00916245" w:rsidRPr="000041C8">
        <w:rPr>
          <w:rFonts w:ascii="Garamond" w:eastAsia="Times New Roman" w:hAnsi="Garamond" w:cs="Times New Roman"/>
          <w:bCs/>
          <w:lang w:eastAsia="pt-PT"/>
        </w:rPr>
        <w:t>.</w:t>
      </w:r>
    </w:p>
    <w:p w14:paraId="189B3DD5" w14:textId="2750F73C" w:rsidR="00825AEA" w:rsidRPr="009E74A1" w:rsidRDefault="009C05B2" w:rsidP="5B3829DC">
      <w:pPr>
        <w:spacing w:line="360" w:lineRule="auto"/>
        <w:jc w:val="both"/>
        <w:rPr>
          <w:rFonts w:ascii="Garamond" w:eastAsia="Times New Roman" w:hAnsi="Garamond" w:cs="Times New Roman"/>
          <w:strike/>
          <w:lang w:eastAsia="pt-PT"/>
        </w:rPr>
      </w:pPr>
      <w:r w:rsidRPr="009E74A1">
        <w:rPr>
          <w:rFonts w:ascii="Garamond" w:eastAsia="Times New Roman" w:hAnsi="Garamond" w:cs="Times New Roman"/>
          <w:strike/>
          <w:lang w:eastAsia="pt-PT"/>
        </w:rPr>
        <w:t>11</w:t>
      </w:r>
      <w:r w:rsidR="00825AEA" w:rsidRPr="009E74A1">
        <w:rPr>
          <w:rFonts w:ascii="Garamond" w:eastAsia="Times New Roman" w:hAnsi="Garamond" w:cs="Times New Roman"/>
          <w:strike/>
          <w:lang w:eastAsia="pt-PT"/>
        </w:rPr>
        <w:t xml:space="preserve"> – </w:t>
      </w:r>
      <w:r w:rsidR="00707469" w:rsidRPr="009E74A1">
        <w:rPr>
          <w:rFonts w:ascii="Garamond" w:eastAsia="Times New Roman" w:hAnsi="Garamond" w:cs="Times New Roman"/>
          <w:strike/>
          <w:lang w:eastAsia="pt-PT"/>
        </w:rPr>
        <w:t>Ambos os</w:t>
      </w:r>
      <w:r w:rsidR="00825AEA" w:rsidRPr="009E74A1">
        <w:rPr>
          <w:rFonts w:ascii="Garamond" w:eastAsia="Times New Roman" w:hAnsi="Garamond" w:cs="Times New Roman"/>
          <w:strike/>
          <w:lang w:eastAsia="pt-PT"/>
        </w:rPr>
        <w:t xml:space="preserve"> progenitores devem ser capazes de acasalar naturalmente</w:t>
      </w:r>
      <w:r w:rsidR="00764D36" w:rsidRPr="009E74A1">
        <w:rPr>
          <w:rFonts w:ascii="Garamond" w:eastAsia="Times New Roman" w:hAnsi="Garamond" w:cs="Times New Roman"/>
          <w:strike/>
          <w:lang w:eastAsia="pt-PT"/>
        </w:rPr>
        <w:t>,</w:t>
      </w:r>
      <w:r w:rsidR="00825AEA" w:rsidRPr="009E74A1">
        <w:rPr>
          <w:rFonts w:ascii="Garamond" w:eastAsia="Times New Roman" w:hAnsi="Garamond" w:cs="Times New Roman"/>
          <w:strike/>
          <w:lang w:eastAsia="pt-PT"/>
        </w:rPr>
        <w:t xml:space="preserve"> </w:t>
      </w:r>
      <w:r w:rsidR="00916245" w:rsidRPr="009E74A1">
        <w:rPr>
          <w:rFonts w:ascii="Garamond" w:eastAsia="Times New Roman" w:hAnsi="Garamond" w:cs="Times New Roman"/>
          <w:strike/>
          <w:lang w:eastAsia="pt-PT"/>
        </w:rPr>
        <w:t xml:space="preserve">sendo </w:t>
      </w:r>
      <w:r w:rsidR="00825AEA" w:rsidRPr="009E74A1">
        <w:rPr>
          <w:rFonts w:ascii="Garamond" w:eastAsia="Times New Roman" w:hAnsi="Garamond" w:cs="Times New Roman"/>
          <w:strike/>
          <w:lang w:eastAsia="pt-PT"/>
        </w:rPr>
        <w:t xml:space="preserve">a inseminação artificial </w:t>
      </w:r>
      <w:r w:rsidR="00707469" w:rsidRPr="009E74A1">
        <w:rPr>
          <w:rFonts w:ascii="Garamond" w:eastAsia="Times New Roman" w:hAnsi="Garamond" w:cs="Times New Roman"/>
          <w:strike/>
          <w:lang w:eastAsia="pt-PT"/>
        </w:rPr>
        <w:t>restrita a</w:t>
      </w:r>
      <w:r w:rsidR="00825AEA" w:rsidRPr="009E74A1">
        <w:rPr>
          <w:rFonts w:ascii="Garamond" w:eastAsia="Times New Roman" w:hAnsi="Garamond" w:cs="Times New Roman"/>
          <w:strike/>
          <w:lang w:eastAsia="pt-PT"/>
        </w:rPr>
        <w:t xml:space="preserve"> situações excecionais previstas </w:t>
      </w:r>
      <w:r w:rsidR="00916245" w:rsidRPr="009E74A1">
        <w:rPr>
          <w:rFonts w:ascii="Garamond" w:eastAsia="Times New Roman" w:hAnsi="Garamond" w:cs="Times New Roman"/>
          <w:strike/>
          <w:lang w:eastAsia="pt-PT"/>
        </w:rPr>
        <w:t xml:space="preserve">na portaria referida no n.º </w:t>
      </w:r>
      <w:r w:rsidR="00AC63B1" w:rsidRPr="009E74A1">
        <w:rPr>
          <w:rFonts w:ascii="Garamond" w:eastAsia="Times New Roman" w:hAnsi="Garamond" w:cs="Times New Roman"/>
          <w:strike/>
          <w:lang w:eastAsia="pt-PT"/>
        </w:rPr>
        <w:t>7</w:t>
      </w:r>
      <w:r w:rsidR="00707469" w:rsidRPr="009E74A1">
        <w:rPr>
          <w:rFonts w:ascii="Garamond" w:eastAsia="Times New Roman" w:hAnsi="Garamond" w:cs="Times New Roman"/>
          <w:strike/>
          <w:lang w:eastAsia="pt-PT"/>
        </w:rPr>
        <w:t>.</w:t>
      </w:r>
      <w:r w:rsidR="00825AEA" w:rsidRPr="009E74A1">
        <w:rPr>
          <w:rFonts w:ascii="Garamond" w:eastAsia="Times New Roman" w:hAnsi="Garamond" w:cs="Times New Roman"/>
          <w:strike/>
          <w:lang w:eastAsia="pt-PT"/>
        </w:rPr>
        <w:t xml:space="preserve"> </w:t>
      </w:r>
    </w:p>
    <w:p w14:paraId="4FE7825B" w14:textId="3101DA43" w:rsidR="00707469" w:rsidRPr="000041C8" w:rsidRDefault="00707469" w:rsidP="00707469">
      <w:pPr>
        <w:spacing w:line="360" w:lineRule="auto"/>
        <w:jc w:val="both"/>
        <w:rPr>
          <w:rFonts w:ascii="Garamond" w:eastAsia="Times New Roman" w:hAnsi="Garamond" w:cs="Times New Roman"/>
          <w:bCs/>
          <w:lang w:eastAsia="pt-PT"/>
        </w:rPr>
      </w:pPr>
      <w:commentRangeStart w:id="2074"/>
      <w:r w:rsidRPr="000041C8">
        <w:rPr>
          <w:rFonts w:ascii="Garamond" w:eastAsia="Times New Roman" w:hAnsi="Garamond" w:cs="Times New Roman"/>
          <w:bCs/>
          <w:lang w:eastAsia="pt-PT"/>
        </w:rPr>
        <w:t>1</w:t>
      </w:r>
      <w:r w:rsidR="009C05B2" w:rsidRPr="000041C8">
        <w:rPr>
          <w:rFonts w:ascii="Garamond" w:eastAsia="Times New Roman" w:hAnsi="Garamond" w:cs="Times New Roman"/>
          <w:bCs/>
          <w:lang w:eastAsia="pt-PT"/>
        </w:rPr>
        <w:t>2</w:t>
      </w:r>
      <w:r w:rsidRPr="000041C8">
        <w:rPr>
          <w:rFonts w:ascii="Garamond" w:eastAsia="Times New Roman" w:hAnsi="Garamond" w:cs="Times New Roman"/>
          <w:bCs/>
          <w:lang w:eastAsia="pt-PT"/>
        </w:rPr>
        <w:t xml:space="preserve"> – </w:t>
      </w:r>
      <w:r w:rsidR="007947B8" w:rsidRPr="000041C8">
        <w:rPr>
          <w:rFonts w:ascii="Garamond" w:eastAsia="Times New Roman" w:hAnsi="Garamond" w:cs="Times New Roman"/>
          <w:bCs/>
          <w:lang w:eastAsia="pt-PT"/>
        </w:rPr>
        <w:t>São</w:t>
      </w:r>
      <w:r w:rsidRPr="000041C8">
        <w:rPr>
          <w:rFonts w:ascii="Garamond" w:eastAsia="Times New Roman" w:hAnsi="Garamond" w:cs="Times New Roman"/>
          <w:bCs/>
          <w:lang w:eastAsia="pt-PT"/>
        </w:rPr>
        <w:t xml:space="preserve"> vedada</w:t>
      </w:r>
      <w:r w:rsidR="007947B8" w:rsidRPr="000041C8">
        <w:rPr>
          <w:rFonts w:ascii="Garamond" w:eastAsia="Times New Roman" w:hAnsi="Garamond" w:cs="Times New Roman"/>
          <w:bCs/>
          <w:lang w:eastAsia="pt-PT"/>
        </w:rPr>
        <w:t>s</w:t>
      </w:r>
      <w:r w:rsidRPr="000041C8">
        <w:rPr>
          <w:rFonts w:ascii="Garamond" w:eastAsia="Times New Roman" w:hAnsi="Garamond" w:cs="Times New Roman"/>
          <w:bCs/>
          <w:lang w:eastAsia="pt-PT"/>
        </w:rPr>
        <w:t xml:space="preserve"> a reprodução </w:t>
      </w:r>
      <w:r w:rsidR="007947B8" w:rsidRPr="000041C8">
        <w:rPr>
          <w:rFonts w:ascii="Garamond" w:eastAsia="Times New Roman" w:hAnsi="Garamond" w:cs="Times New Roman"/>
          <w:bCs/>
          <w:lang w:eastAsia="pt-PT"/>
        </w:rPr>
        <w:t>de</w:t>
      </w:r>
      <w:r w:rsidRPr="000041C8">
        <w:rPr>
          <w:rFonts w:ascii="Garamond" w:eastAsia="Times New Roman" w:hAnsi="Garamond" w:cs="Times New Roman"/>
          <w:bCs/>
          <w:lang w:eastAsia="pt-PT"/>
        </w:rPr>
        <w:t xml:space="preserve"> fêmeas que tenham sido já sujeitas a duas cesarianas e a c</w:t>
      </w:r>
      <w:r w:rsidR="009C05B2" w:rsidRPr="000041C8">
        <w:rPr>
          <w:rFonts w:ascii="Garamond" w:eastAsia="Times New Roman" w:hAnsi="Garamond" w:cs="Times New Roman"/>
          <w:bCs/>
          <w:lang w:eastAsia="pt-PT"/>
        </w:rPr>
        <w:t>o</w:t>
      </w:r>
      <w:r w:rsidRPr="000041C8">
        <w:rPr>
          <w:rFonts w:ascii="Garamond" w:eastAsia="Times New Roman" w:hAnsi="Garamond" w:cs="Times New Roman"/>
          <w:bCs/>
          <w:lang w:eastAsia="pt-PT"/>
        </w:rPr>
        <w:t>lheita de sémen por eletroejaculação.</w:t>
      </w:r>
      <w:commentRangeEnd w:id="2074"/>
      <w:r w:rsidR="00CB05A9" w:rsidRPr="000041C8">
        <w:rPr>
          <w:rStyle w:val="CommentReference"/>
          <w:rFonts w:ascii="Garamond" w:eastAsia="Times New Roman" w:hAnsi="Garamond" w:cs="Times New Roman"/>
          <w:bCs/>
          <w:sz w:val="24"/>
          <w:szCs w:val="24"/>
          <w:lang w:eastAsia="pt-PT"/>
        </w:rPr>
        <w:commentReference w:id="2074"/>
      </w:r>
    </w:p>
    <w:p w14:paraId="175EC5A5" w14:textId="48DFFF51" w:rsidR="00062E20" w:rsidRPr="000041C8" w:rsidRDefault="001E7C64" w:rsidP="00A95B79">
      <w:pPr>
        <w:spacing w:line="360" w:lineRule="auto"/>
        <w:jc w:val="both"/>
        <w:rPr>
          <w:rFonts w:ascii="Garamond" w:eastAsia="Times New Roman" w:hAnsi="Garamond" w:cs="Times New Roman"/>
          <w:bCs/>
          <w:lang w:eastAsia="pt-PT"/>
        </w:rPr>
      </w:pPr>
      <w:r w:rsidRPr="000041C8">
        <w:rPr>
          <w:rFonts w:ascii="Garamond" w:eastAsia="Times New Roman" w:hAnsi="Garamond" w:cs="Times New Roman"/>
          <w:bCs/>
          <w:lang w:eastAsia="pt-PT"/>
        </w:rPr>
        <w:t>1</w:t>
      </w:r>
      <w:r w:rsidR="009C05B2" w:rsidRPr="000041C8">
        <w:rPr>
          <w:rFonts w:ascii="Garamond" w:eastAsia="Times New Roman" w:hAnsi="Garamond" w:cs="Times New Roman"/>
          <w:bCs/>
          <w:lang w:eastAsia="pt-PT"/>
        </w:rPr>
        <w:t>3</w:t>
      </w:r>
      <w:r w:rsidR="00062E20" w:rsidRPr="000041C8">
        <w:rPr>
          <w:rFonts w:ascii="Garamond" w:eastAsia="Times New Roman" w:hAnsi="Garamond" w:cs="Times New Roman"/>
          <w:bCs/>
          <w:lang w:eastAsia="pt-PT"/>
        </w:rPr>
        <w:t xml:space="preserve"> – O detentor de animal reprodutor que deixe de poder ser usado para reprodução, nos termos do</w:t>
      </w:r>
      <w:r w:rsidR="00974C35" w:rsidRPr="000041C8">
        <w:rPr>
          <w:rFonts w:ascii="Garamond" w:eastAsia="Times New Roman" w:hAnsi="Garamond" w:cs="Times New Roman"/>
          <w:bCs/>
          <w:lang w:eastAsia="pt-PT"/>
        </w:rPr>
        <w:t xml:space="preserve"> presente artigo,</w:t>
      </w:r>
      <w:r w:rsidR="00062E20" w:rsidRPr="000041C8">
        <w:rPr>
          <w:rFonts w:ascii="Garamond" w:eastAsia="Times New Roman" w:hAnsi="Garamond" w:cs="Times New Roman"/>
          <w:bCs/>
          <w:lang w:eastAsia="pt-PT"/>
        </w:rPr>
        <w:t xml:space="preserve"> </w:t>
      </w:r>
      <w:r w:rsidR="00974C35" w:rsidRPr="000041C8">
        <w:rPr>
          <w:rFonts w:ascii="Garamond" w:eastAsia="Times New Roman" w:hAnsi="Garamond" w:cs="Times New Roman"/>
          <w:bCs/>
          <w:lang w:eastAsia="pt-PT"/>
        </w:rPr>
        <w:t>é</w:t>
      </w:r>
      <w:r w:rsidR="00062E20" w:rsidRPr="000041C8">
        <w:rPr>
          <w:rFonts w:ascii="Garamond" w:eastAsia="Times New Roman" w:hAnsi="Garamond" w:cs="Times New Roman"/>
          <w:bCs/>
          <w:lang w:eastAsia="pt-PT"/>
        </w:rPr>
        <w:t xml:space="preserve"> obrigado a esterilizá-lo e a garantir </w:t>
      </w:r>
      <w:r w:rsidR="00974C35" w:rsidRPr="000041C8">
        <w:rPr>
          <w:rFonts w:ascii="Garamond" w:eastAsia="Times New Roman" w:hAnsi="Garamond" w:cs="Times New Roman"/>
          <w:bCs/>
          <w:lang w:eastAsia="pt-PT"/>
        </w:rPr>
        <w:t>o seu bem-estar e uma detenção responsável</w:t>
      </w:r>
      <w:r w:rsidR="007A5E19" w:rsidRPr="000041C8">
        <w:rPr>
          <w:rFonts w:ascii="Garamond" w:eastAsia="Times New Roman" w:hAnsi="Garamond" w:cs="Times New Roman"/>
          <w:bCs/>
          <w:lang w:eastAsia="pt-PT"/>
        </w:rPr>
        <w:t xml:space="preserve"> até ao final da sua vida, diretamente ou cedendo-o a terceiros nos termos do disposto nos artigos </w:t>
      </w:r>
      <w:r w:rsidR="00AC63B1">
        <w:rPr>
          <w:rFonts w:ascii="Garamond" w:eastAsia="Times New Roman" w:hAnsi="Garamond" w:cs="Times New Roman"/>
          <w:bCs/>
          <w:lang w:eastAsia="pt-PT"/>
        </w:rPr>
        <w:t>42</w:t>
      </w:r>
      <w:r w:rsidR="007A5E19" w:rsidRPr="000041C8">
        <w:rPr>
          <w:rFonts w:ascii="Garamond" w:eastAsia="Times New Roman" w:hAnsi="Garamond" w:cs="Times New Roman"/>
          <w:bCs/>
          <w:lang w:eastAsia="pt-PT"/>
        </w:rPr>
        <w:t>.º</w:t>
      </w:r>
      <w:r w:rsidR="00974C35" w:rsidRPr="000041C8">
        <w:rPr>
          <w:rFonts w:ascii="Garamond" w:eastAsia="Times New Roman" w:hAnsi="Garamond" w:cs="Times New Roman"/>
          <w:bCs/>
          <w:lang w:eastAsia="pt-PT"/>
        </w:rPr>
        <w:t xml:space="preserve"> </w:t>
      </w:r>
      <w:r w:rsidR="007A5E19" w:rsidRPr="000041C8">
        <w:rPr>
          <w:rFonts w:ascii="Garamond" w:eastAsia="Times New Roman" w:hAnsi="Garamond" w:cs="Times New Roman"/>
          <w:bCs/>
          <w:lang w:eastAsia="pt-PT"/>
        </w:rPr>
        <w:t xml:space="preserve">ou </w:t>
      </w:r>
      <w:r w:rsidR="00AC63B1">
        <w:rPr>
          <w:rFonts w:ascii="Garamond" w:eastAsia="Times New Roman" w:hAnsi="Garamond" w:cs="Times New Roman"/>
          <w:bCs/>
          <w:lang w:eastAsia="pt-PT"/>
        </w:rPr>
        <w:t>91</w:t>
      </w:r>
      <w:r w:rsidR="007A5E19" w:rsidRPr="000041C8">
        <w:rPr>
          <w:rFonts w:ascii="Garamond" w:eastAsia="Times New Roman" w:hAnsi="Garamond" w:cs="Times New Roman"/>
          <w:bCs/>
          <w:lang w:eastAsia="pt-PT"/>
        </w:rPr>
        <w:t>.º.</w:t>
      </w:r>
      <w:r w:rsidR="00062E20" w:rsidRPr="000041C8">
        <w:rPr>
          <w:rFonts w:ascii="Garamond" w:eastAsia="Times New Roman" w:hAnsi="Garamond" w:cs="Times New Roman"/>
          <w:bCs/>
          <w:lang w:eastAsia="pt-PT"/>
        </w:rPr>
        <w:t xml:space="preserve"> </w:t>
      </w:r>
    </w:p>
    <w:p w14:paraId="448E94F4" w14:textId="2BF2A378" w:rsidR="003D15F2" w:rsidRPr="000041C8" w:rsidRDefault="003D15F2" w:rsidP="00A95B79">
      <w:pPr>
        <w:spacing w:line="360" w:lineRule="auto"/>
        <w:jc w:val="center"/>
        <w:rPr>
          <w:rFonts w:ascii="Garamond" w:eastAsia="Times New Roman" w:hAnsi="Garamond" w:cs="Times New Roman"/>
          <w:b/>
          <w:bCs/>
          <w:lang w:eastAsia="pt-PT"/>
        </w:rPr>
      </w:pPr>
      <w:bookmarkStart w:id="2075" w:name="_Hlk113972860"/>
      <w:r w:rsidRPr="000041C8">
        <w:rPr>
          <w:rFonts w:ascii="Garamond" w:eastAsia="Times New Roman" w:hAnsi="Garamond" w:cs="Times New Roman"/>
          <w:b/>
          <w:bCs/>
          <w:lang w:eastAsia="pt-PT"/>
        </w:rPr>
        <w:t xml:space="preserve">Artigo </w:t>
      </w:r>
      <w:r w:rsidR="00E238BA">
        <w:rPr>
          <w:rFonts w:ascii="Garamond" w:eastAsia="Times New Roman" w:hAnsi="Garamond" w:cs="Times New Roman"/>
          <w:b/>
          <w:bCs/>
          <w:lang w:eastAsia="pt-PT"/>
        </w:rPr>
        <w:t>71</w:t>
      </w:r>
      <w:r w:rsidRPr="000041C8">
        <w:rPr>
          <w:rFonts w:ascii="Garamond" w:eastAsia="Times New Roman" w:hAnsi="Garamond" w:cs="Times New Roman"/>
          <w:b/>
          <w:bCs/>
          <w:lang w:eastAsia="pt-PT"/>
        </w:rPr>
        <w:t>.º</w:t>
      </w:r>
    </w:p>
    <w:p w14:paraId="2CF534DA" w14:textId="77777777" w:rsidR="003D15F2" w:rsidRPr="000041C8" w:rsidRDefault="003D15F2" w:rsidP="00A95B79">
      <w:pPr>
        <w:spacing w:line="360" w:lineRule="auto"/>
        <w:jc w:val="center"/>
        <w:rPr>
          <w:rFonts w:ascii="Garamond" w:eastAsia="Times New Roman" w:hAnsi="Garamond" w:cs="Times New Roman"/>
          <w:lang w:eastAsia="pt-PT"/>
        </w:rPr>
      </w:pPr>
      <w:r w:rsidRPr="000041C8">
        <w:rPr>
          <w:rFonts w:ascii="Garamond" w:eastAsia="Times New Roman" w:hAnsi="Garamond" w:cs="Times New Roman"/>
          <w:lang w:eastAsia="pt-PT"/>
        </w:rPr>
        <w:t>Instalações</w:t>
      </w:r>
    </w:p>
    <w:bookmarkEnd w:id="2075"/>
    <w:p w14:paraId="57CD0327" w14:textId="303B93A4"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1 - Os alojamentos devem possuir instalações individualizadas destinadas à armazenagem de alimentos e equipamento limpo e à lavagem e recolha de material</w:t>
      </w:r>
      <w:r w:rsidR="008954F4" w:rsidRPr="000041C8">
        <w:rPr>
          <w:rFonts w:ascii="Garamond" w:eastAsia="Times New Roman" w:hAnsi="Garamond" w:cs="Times New Roman"/>
          <w:lang w:eastAsia="pt-PT"/>
        </w:rPr>
        <w:t>, aplicando-se também o disposto nos artigos 4</w:t>
      </w:r>
      <w:r w:rsidR="00AC63B1">
        <w:rPr>
          <w:rFonts w:ascii="Garamond" w:eastAsia="Times New Roman" w:hAnsi="Garamond" w:cs="Times New Roman"/>
          <w:lang w:eastAsia="pt-PT"/>
        </w:rPr>
        <w:t>7</w:t>
      </w:r>
      <w:r w:rsidR="008954F4" w:rsidRPr="000041C8">
        <w:rPr>
          <w:rFonts w:ascii="Garamond" w:eastAsia="Times New Roman" w:hAnsi="Garamond" w:cs="Times New Roman"/>
          <w:lang w:eastAsia="pt-PT"/>
        </w:rPr>
        <w:t>.º a 5</w:t>
      </w:r>
      <w:r w:rsidR="00AC63B1">
        <w:rPr>
          <w:rFonts w:ascii="Garamond" w:eastAsia="Times New Roman" w:hAnsi="Garamond" w:cs="Times New Roman"/>
          <w:lang w:eastAsia="pt-PT"/>
        </w:rPr>
        <w:t>9</w:t>
      </w:r>
      <w:r w:rsidR="008954F4" w:rsidRPr="000041C8">
        <w:rPr>
          <w:rFonts w:ascii="Garamond" w:eastAsia="Times New Roman" w:hAnsi="Garamond" w:cs="Times New Roman"/>
          <w:lang w:eastAsia="pt-PT"/>
        </w:rPr>
        <w:t>.º</w:t>
      </w:r>
    </w:p>
    <w:p w14:paraId="6EFEDD3C" w14:textId="46813ADE" w:rsidR="003D15F2" w:rsidRPr="000041C8" w:rsidRDefault="003D15F2" w:rsidP="00A95B79">
      <w:pPr>
        <w:spacing w:line="360" w:lineRule="auto"/>
        <w:jc w:val="both"/>
        <w:rPr>
          <w:rFonts w:ascii="Garamond" w:eastAsia="Times New Roman" w:hAnsi="Garamond" w:cs="Times New Roman"/>
          <w:lang w:eastAsia="pt-PT"/>
        </w:rPr>
      </w:pPr>
      <w:r w:rsidRPr="5B3829DC">
        <w:rPr>
          <w:rFonts w:ascii="Garamond" w:eastAsia="Times New Roman" w:hAnsi="Garamond" w:cs="Times New Roman"/>
          <w:lang w:eastAsia="pt-PT"/>
        </w:rPr>
        <w:t xml:space="preserve">2 - Os </w:t>
      </w:r>
      <w:r w:rsidR="00745064" w:rsidRPr="5B3829DC">
        <w:rPr>
          <w:rFonts w:ascii="Garamond" w:eastAsia="Times New Roman" w:hAnsi="Garamond" w:cs="Times New Roman"/>
          <w:lang w:eastAsia="pt-PT"/>
        </w:rPr>
        <w:t>alojamento</w:t>
      </w:r>
      <w:r w:rsidR="00F0185C" w:rsidRPr="5B3829DC">
        <w:rPr>
          <w:rFonts w:ascii="Garamond" w:eastAsia="Times New Roman" w:hAnsi="Garamond" w:cs="Times New Roman"/>
          <w:lang w:eastAsia="pt-PT"/>
        </w:rPr>
        <w:t>s</w:t>
      </w:r>
      <w:r w:rsidR="00745064" w:rsidRPr="5B3829DC">
        <w:rPr>
          <w:rFonts w:ascii="Garamond" w:eastAsia="Times New Roman" w:hAnsi="Garamond" w:cs="Times New Roman"/>
          <w:lang w:eastAsia="pt-PT"/>
        </w:rPr>
        <w:t xml:space="preserve"> com fins de reprodução </w:t>
      </w:r>
      <w:r w:rsidR="00F0185C" w:rsidRPr="5B3829DC">
        <w:rPr>
          <w:rFonts w:ascii="Garamond" w:eastAsia="Times New Roman" w:hAnsi="Garamond" w:cs="Times New Roman"/>
          <w:lang w:eastAsia="pt-PT"/>
        </w:rPr>
        <w:t>ou</w:t>
      </w:r>
      <w:r w:rsidR="00745064" w:rsidRPr="5B3829DC">
        <w:rPr>
          <w:rFonts w:ascii="Garamond" w:eastAsia="Times New Roman" w:hAnsi="Garamond" w:cs="Times New Roman"/>
          <w:lang w:eastAsia="pt-PT"/>
        </w:rPr>
        <w:t xml:space="preserve"> </w:t>
      </w:r>
      <w:commentRangeStart w:id="2076"/>
      <w:r w:rsidR="00745064" w:rsidRPr="5B3829DC">
        <w:rPr>
          <w:rFonts w:ascii="Garamond" w:eastAsia="Times New Roman" w:hAnsi="Garamond" w:cs="Times New Roman"/>
          <w:lang w:eastAsia="pt-PT"/>
        </w:rPr>
        <w:t>criação</w:t>
      </w:r>
      <w:commentRangeEnd w:id="2076"/>
      <w:r w:rsidRPr="5B3829DC">
        <w:rPr>
          <w:rStyle w:val="CommentReference"/>
          <w:rFonts w:ascii="Garamond" w:eastAsia="Times New Roman" w:hAnsi="Garamond" w:cs="Times New Roman"/>
          <w:sz w:val="24"/>
          <w:szCs w:val="24"/>
          <w:lang w:eastAsia="pt-PT"/>
        </w:rPr>
        <w:commentReference w:id="2076"/>
      </w:r>
      <w:r w:rsidRPr="5B3829DC">
        <w:rPr>
          <w:rFonts w:ascii="Garamond" w:eastAsia="Times New Roman" w:hAnsi="Garamond" w:cs="Times New Roman"/>
          <w:lang w:eastAsia="pt-PT"/>
        </w:rPr>
        <w:t xml:space="preserve">, para além do disposto no número anterior, devem possuir instalações individualizadas destinadas à maternidade e à criação até à idade adulta, a quarentena, a enfermaria, </w:t>
      </w:r>
      <w:r w:rsidR="00AC63B1" w:rsidRPr="5B3829DC">
        <w:rPr>
          <w:rFonts w:ascii="Garamond" w:eastAsia="Times New Roman" w:hAnsi="Garamond" w:cs="Times New Roman"/>
          <w:lang w:eastAsia="pt-PT"/>
        </w:rPr>
        <w:t>a</w:t>
      </w:r>
      <w:r w:rsidRPr="5B3829DC">
        <w:rPr>
          <w:rFonts w:ascii="Garamond" w:eastAsia="Times New Roman" w:hAnsi="Garamond" w:cs="Times New Roman"/>
          <w:lang w:eastAsia="pt-PT"/>
        </w:rPr>
        <w:t xml:space="preserve"> manuse</w:t>
      </w:r>
      <w:r w:rsidR="00AC63B1" w:rsidRPr="5B3829DC">
        <w:rPr>
          <w:rFonts w:ascii="Garamond" w:eastAsia="Times New Roman" w:hAnsi="Garamond" w:cs="Times New Roman"/>
          <w:lang w:eastAsia="pt-PT"/>
        </w:rPr>
        <w:t>io</w:t>
      </w:r>
      <w:r w:rsidRPr="5B3829DC">
        <w:rPr>
          <w:rFonts w:ascii="Garamond" w:eastAsia="Times New Roman" w:hAnsi="Garamond" w:cs="Times New Roman"/>
          <w:lang w:eastAsia="pt-PT"/>
        </w:rPr>
        <w:t xml:space="preserve"> de alimentos e à higienização dos animais. </w:t>
      </w:r>
    </w:p>
    <w:p w14:paraId="427A407B" w14:textId="3C7D341C"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3 - Os alojamentos nos quais sejam alojados apenas machos, utilizados como reprodutores, estão dispensados de possuir instalações destinadas à maternidade e à criação até à idade adulta. </w:t>
      </w:r>
    </w:p>
    <w:p w14:paraId="670887EC" w14:textId="1E4FDCD1" w:rsidR="003D15F2" w:rsidRPr="000041C8" w:rsidRDefault="178AD7F6" w:rsidP="00A95B79">
      <w:pPr>
        <w:spacing w:line="360" w:lineRule="auto"/>
        <w:jc w:val="both"/>
        <w:rPr>
          <w:rFonts w:ascii="Garamond" w:eastAsia="Times New Roman" w:hAnsi="Garamond" w:cs="Times New Roman"/>
          <w:lang w:eastAsia="pt-PT"/>
        </w:rPr>
      </w:pPr>
      <w:r w:rsidRPr="036812A3">
        <w:rPr>
          <w:rFonts w:ascii="Garamond" w:eastAsia="Times New Roman" w:hAnsi="Garamond" w:cs="Times New Roman"/>
          <w:lang w:eastAsia="pt-PT"/>
        </w:rPr>
        <w:t xml:space="preserve">4 - Os </w:t>
      </w:r>
      <w:commentRangeStart w:id="2077"/>
      <w:commentRangeStart w:id="2078"/>
      <w:r w:rsidRPr="036812A3">
        <w:rPr>
          <w:rFonts w:ascii="Garamond" w:eastAsia="Times New Roman" w:hAnsi="Garamond" w:cs="Times New Roman"/>
          <w:lang w:eastAsia="pt-PT"/>
        </w:rPr>
        <w:t>hotéis</w:t>
      </w:r>
      <w:commentRangeEnd w:id="2077"/>
      <w:r w:rsidR="003D15F2" w:rsidRPr="036812A3">
        <w:rPr>
          <w:rStyle w:val="CommentReference"/>
          <w:rFonts w:ascii="Garamond" w:eastAsia="Times New Roman" w:hAnsi="Garamond" w:cs="Times New Roman"/>
          <w:sz w:val="24"/>
          <w:szCs w:val="24"/>
          <w:lang w:eastAsia="pt-PT"/>
        </w:rPr>
        <w:commentReference w:id="2077"/>
      </w:r>
      <w:commentRangeEnd w:id="2078"/>
      <w:r w:rsidRPr="036812A3">
        <w:rPr>
          <w:rStyle w:val="CommentReference"/>
          <w:rFonts w:ascii="Garamond" w:eastAsia="Times New Roman" w:hAnsi="Garamond" w:cs="Times New Roman"/>
          <w:sz w:val="24"/>
          <w:szCs w:val="24"/>
          <w:lang w:eastAsia="pt-PT"/>
        </w:rPr>
        <w:commentReference w:id="2078"/>
      </w:r>
      <w:r w:rsidRPr="036812A3">
        <w:rPr>
          <w:rFonts w:ascii="Garamond" w:eastAsia="Times New Roman" w:hAnsi="Garamond" w:cs="Times New Roman"/>
          <w:lang w:eastAsia="pt-PT"/>
        </w:rPr>
        <w:t xml:space="preserve"> para animais, para além do disposto no n.º 1, devem possuir instalações individualizadas para enfermaria, manus</w:t>
      </w:r>
      <w:r w:rsidR="7A4783C4" w:rsidRPr="036812A3">
        <w:rPr>
          <w:rFonts w:ascii="Garamond" w:eastAsia="Times New Roman" w:hAnsi="Garamond" w:cs="Times New Roman"/>
          <w:lang w:eastAsia="pt-PT"/>
        </w:rPr>
        <w:t>e</w:t>
      </w:r>
      <w:r w:rsidR="56B2C8B8" w:rsidRPr="036812A3">
        <w:rPr>
          <w:rFonts w:ascii="Garamond" w:eastAsia="Times New Roman" w:hAnsi="Garamond" w:cs="Times New Roman"/>
          <w:lang w:eastAsia="pt-PT"/>
        </w:rPr>
        <w:t>amento</w:t>
      </w:r>
      <w:r w:rsidRPr="036812A3">
        <w:rPr>
          <w:rFonts w:ascii="Garamond" w:eastAsia="Times New Roman" w:hAnsi="Garamond" w:cs="Times New Roman"/>
          <w:lang w:eastAsia="pt-PT"/>
        </w:rPr>
        <w:t xml:space="preserve"> de alimentos e higienização dos animais. </w:t>
      </w:r>
    </w:p>
    <w:p w14:paraId="4D534F63" w14:textId="05493622"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5 - Os alojamentos</w:t>
      </w:r>
      <w:r w:rsidR="00D2458D" w:rsidRPr="000041C8">
        <w:rPr>
          <w:rFonts w:ascii="Garamond" w:eastAsia="Times New Roman" w:hAnsi="Garamond" w:cs="Times New Roman"/>
          <w:lang w:eastAsia="pt-PT"/>
        </w:rPr>
        <w:t xml:space="preserve"> </w:t>
      </w:r>
      <w:r w:rsidRPr="000041C8">
        <w:rPr>
          <w:rFonts w:ascii="Garamond" w:eastAsia="Times New Roman" w:hAnsi="Garamond" w:cs="Times New Roman"/>
          <w:lang w:eastAsia="pt-PT"/>
        </w:rPr>
        <w:t xml:space="preserve">devem possuir área de recreio coberta e descoberta com estruturas e objetos </w:t>
      </w:r>
      <w:r w:rsidR="00FD3D47" w:rsidRPr="000041C8">
        <w:rPr>
          <w:rFonts w:ascii="Garamond" w:eastAsia="Times New Roman" w:hAnsi="Garamond" w:cs="Times New Roman"/>
          <w:lang w:eastAsia="pt-PT"/>
        </w:rPr>
        <w:t>de enriquecimento ambiental</w:t>
      </w:r>
      <w:r w:rsidRPr="000041C8">
        <w:rPr>
          <w:rFonts w:ascii="Garamond" w:eastAsia="Times New Roman" w:hAnsi="Garamond" w:cs="Times New Roman"/>
          <w:lang w:eastAsia="pt-PT"/>
        </w:rPr>
        <w:t xml:space="preserve">, nomeadamente prateleiras, poleiros, ninhos, esconderijos e material para entretenimento dos animais </w:t>
      </w:r>
      <w:r w:rsidR="00AC63B1">
        <w:rPr>
          <w:rFonts w:ascii="Garamond" w:eastAsia="Times New Roman" w:hAnsi="Garamond" w:cs="Times New Roman"/>
          <w:lang w:eastAsia="pt-PT"/>
        </w:rPr>
        <w:t>adequado</w:t>
      </w:r>
      <w:r w:rsidRPr="000041C8">
        <w:rPr>
          <w:rFonts w:ascii="Garamond" w:eastAsia="Times New Roman" w:hAnsi="Garamond" w:cs="Times New Roman"/>
          <w:lang w:eastAsia="pt-PT"/>
        </w:rPr>
        <w:t xml:space="preserve"> </w:t>
      </w:r>
      <w:r w:rsidR="00AC63B1">
        <w:rPr>
          <w:rFonts w:ascii="Garamond" w:eastAsia="Times New Roman" w:hAnsi="Garamond" w:cs="Times New Roman"/>
          <w:lang w:eastAsia="pt-PT"/>
        </w:rPr>
        <w:t>à</w:t>
      </w:r>
      <w:r w:rsidRPr="000041C8">
        <w:rPr>
          <w:rFonts w:ascii="Garamond" w:eastAsia="Times New Roman" w:hAnsi="Garamond" w:cs="Times New Roman"/>
          <w:lang w:eastAsia="pt-PT"/>
        </w:rPr>
        <w:t xml:space="preserve">s espécies e </w:t>
      </w:r>
      <w:r w:rsidR="00AC63B1">
        <w:rPr>
          <w:rFonts w:ascii="Garamond" w:eastAsia="Times New Roman" w:hAnsi="Garamond" w:cs="Times New Roman"/>
          <w:lang w:eastAsia="pt-PT"/>
        </w:rPr>
        <w:t>a</w:t>
      </w:r>
      <w:r w:rsidRPr="000041C8">
        <w:rPr>
          <w:rFonts w:ascii="Garamond" w:eastAsia="Times New Roman" w:hAnsi="Garamond" w:cs="Times New Roman"/>
          <w:lang w:eastAsia="pt-PT"/>
        </w:rPr>
        <w:t xml:space="preserve">o seu grau de desenvolvimento, consoante se trate de adultos, jovens ou fêmeas com ninhadas. </w:t>
      </w:r>
    </w:p>
    <w:p w14:paraId="03CE9BE6" w14:textId="530A8111" w:rsidR="003D15F2" w:rsidRPr="000041C8" w:rsidRDefault="003D15F2" w:rsidP="00A95B7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 xml:space="preserve">Artigo </w:t>
      </w:r>
      <w:r w:rsidR="00E238BA">
        <w:rPr>
          <w:rFonts w:ascii="Garamond" w:eastAsia="Times New Roman" w:hAnsi="Garamond" w:cs="Times New Roman"/>
          <w:b/>
          <w:bCs/>
          <w:lang w:eastAsia="pt-PT"/>
        </w:rPr>
        <w:t>72</w:t>
      </w:r>
      <w:r w:rsidRPr="000041C8">
        <w:rPr>
          <w:rFonts w:ascii="Garamond" w:eastAsia="Times New Roman" w:hAnsi="Garamond" w:cs="Times New Roman"/>
          <w:b/>
          <w:bCs/>
          <w:lang w:eastAsia="pt-PT"/>
        </w:rPr>
        <w:t>.º</w:t>
      </w:r>
    </w:p>
    <w:p w14:paraId="283F7D7B" w14:textId="77777777" w:rsidR="003D15F2" w:rsidRPr="000041C8" w:rsidRDefault="003D15F2" w:rsidP="00A95B79">
      <w:pPr>
        <w:spacing w:line="360" w:lineRule="auto"/>
        <w:jc w:val="center"/>
        <w:rPr>
          <w:rFonts w:ascii="Garamond" w:eastAsia="Times New Roman" w:hAnsi="Garamond" w:cs="Times New Roman"/>
          <w:lang w:eastAsia="pt-PT"/>
        </w:rPr>
      </w:pPr>
      <w:r w:rsidRPr="000041C8">
        <w:rPr>
          <w:rFonts w:ascii="Garamond" w:eastAsia="Times New Roman" w:hAnsi="Garamond" w:cs="Times New Roman"/>
          <w:lang w:eastAsia="pt-PT"/>
        </w:rPr>
        <w:t>Instalações para venda</w:t>
      </w:r>
    </w:p>
    <w:p w14:paraId="069EBA87" w14:textId="7CABC651" w:rsidR="003D15F2" w:rsidRPr="000041C8" w:rsidRDefault="178AD7F6" w:rsidP="00BD1050">
      <w:pPr>
        <w:spacing w:line="360" w:lineRule="auto"/>
        <w:jc w:val="both"/>
        <w:rPr>
          <w:rFonts w:ascii="Garamond" w:eastAsia="Times New Roman" w:hAnsi="Garamond" w:cs="Times New Roman"/>
          <w:lang w:eastAsia="pt-PT"/>
        </w:rPr>
      </w:pPr>
      <w:r w:rsidRPr="036812A3">
        <w:rPr>
          <w:rFonts w:ascii="Garamond" w:eastAsia="Times New Roman" w:hAnsi="Garamond" w:cs="Times New Roman"/>
          <w:lang w:eastAsia="pt-PT"/>
        </w:rPr>
        <w:t>Os alojamentos</w:t>
      </w:r>
      <w:r w:rsidR="40479DF6" w:rsidRPr="036812A3">
        <w:rPr>
          <w:rFonts w:ascii="Garamond" w:eastAsia="Times New Roman" w:hAnsi="Garamond" w:cs="Times New Roman"/>
          <w:lang w:eastAsia="pt-PT"/>
        </w:rPr>
        <w:t xml:space="preserve"> com fins</w:t>
      </w:r>
      <w:r w:rsidRPr="036812A3">
        <w:rPr>
          <w:rFonts w:ascii="Garamond" w:eastAsia="Times New Roman" w:hAnsi="Garamond" w:cs="Times New Roman"/>
          <w:lang w:eastAsia="pt-PT"/>
        </w:rPr>
        <w:t xml:space="preserve"> de reprodução ou criação, </w:t>
      </w:r>
      <w:r w:rsidRPr="00816D0F">
        <w:rPr>
          <w:rFonts w:ascii="Garamond" w:eastAsia="Times New Roman" w:hAnsi="Garamond" w:cs="Times New Roman"/>
          <w:strike/>
          <w:lang w:eastAsia="pt-PT"/>
        </w:rPr>
        <w:t>com exceção dos cães</w:t>
      </w:r>
      <w:r w:rsidR="2BF4656A" w:rsidRPr="00816D0F">
        <w:rPr>
          <w:rFonts w:ascii="Garamond" w:eastAsia="Times New Roman" w:hAnsi="Garamond" w:cs="Times New Roman"/>
          <w:strike/>
          <w:lang w:eastAsia="pt-PT"/>
        </w:rPr>
        <w:t xml:space="preserve">, </w:t>
      </w:r>
      <w:r w:rsidR="5485950B" w:rsidRPr="00816D0F">
        <w:rPr>
          <w:rFonts w:ascii="Garamond" w:eastAsia="Times New Roman" w:hAnsi="Garamond" w:cs="Times New Roman"/>
          <w:strike/>
          <w:lang w:eastAsia="pt-PT"/>
        </w:rPr>
        <w:t>gatos</w:t>
      </w:r>
      <w:r w:rsidR="2BF4656A" w:rsidRPr="00816D0F">
        <w:rPr>
          <w:rFonts w:ascii="Garamond" w:eastAsia="Times New Roman" w:hAnsi="Garamond" w:cs="Times New Roman"/>
          <w:strike/>
          <w:lang w:eastAsia="pt-PT"/>
        </w:rPr>
        <w:t xml:space="preserve"> e furões</w:t>
      </w:r>
      <w:r w:rsidRPr="036812A3">
        <w:rPr>
          <w:rFonts w:ascii="Garamond" w:eastAsia="Times New Roman" w:hAnsi="Garamond" w:cs="Times New Roman"/>
          <w:lang w:eastAsia="pt-PT"/>
        </w:rPr>
        <w:t xml:space="preserve">, só funcionam como locais de venda desde que esta se efetue em instalações diferenciadas das anteriores, salvaguardando-se sempre as condições de bem-estar animal, de acordo com o disposto no presente </w:t>
      </w:r>
      <w:r w:rsidR="3A845243" w:rsidRPr="036812A3">
        <w:rPr>
          <w:rFonts w:ascii="Garamond" w:eastAsia="Times New Roman" w:hAnsi="Garamond" w:cs="Times New Roman"/>
          <w:lang w:eastAsia="pt-PT"/>
        </w:rPr>
        <w:t>decreto-lei</w:t>
      </w:r>
      <w:r w:rsidRPr="036812A3">
        <w:rPr>
          <w:rFonts w:ascii="Garamond" w:eastAsia="Times New Roman" w:hAnsi="Garamond" w:cs="Times New Roman"/>
          <w:lang w:eastAsia="pt-PT"/>
        </w:rPr>
        <w:t>.</w:t>
      </w:r>
      <w:bookmarkStart w:id="2079" w:name="_Hlk123047960"/>
    </w:p>
    <w:bookmarkEnd w:id="2079"/>
    <w:p w14:paraId="03686874" w14:textId="6B969C30" w:rsidR="003D15F2" w:rsidRPr="000041C8" w:rsidRDefault="003D15F2" w:rsidP="00A95B7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 xml:space="preserve">Artigo </w:t>
      </w:r>
      <w:r w:rsidR="00E238BA">
        <w:rPr>
          <w:rFonts w:ascii="Garamond" w:eastAsia="Times New Roman" w:hAnsi="Garamond" w:cs="Times New Roman"/>
          <w:b/>
          <w:bCs/>
          <w:lang w:eastAsia="pt-PT"/>
        </w:rPr>
        <w:t>73</w:t>
      </w:r>
      <w:r w:rsidRPr="000041C8">
        <w:rPr>
          <w:rFonts w:ascii="Garamond" w:eastAsia="Times New Roman" w:hAnsi="Garamond" w:cs="Times New Roman"/>
          <w:b/>
          <w:bCs/>
          <w:lang w:eastAsia="pt-PT"/>
        </w:rPr>
        <w:t>.º</w:t>
      </w:r>
    </w:p>
    <w:p w14:paraId="577BEE66" w14:textId="77777777" w:rsidR="003D15F2" w:rsidRPr="000041C8" w:rsidRDefault="003D15F2" w:rsidP="00A95B79">
      <w:pPr>
        <w:spacing w:line="360" w:lineRule="auto"/>
        <w:jc w:val="center"/>
        <w:rPr>
          <w:rFonts w:ascii="Garamond" w:eastAsia="Times New Roman" w:hAnsi="Garamond" w:cs="Times New Roman"/>
          <w:lang w:eastAsia="pt-PT"/>
        </w:rPr>
      </w:pPr>
      <w:r w:rsidRPr="000041C8">
        <w:rPr>
          <w:rFonts w:ascii="Garamond" w:eastAsia="Times New Roman" w:hAnsi="Garamond" w:cs="Times New Roman"/>
          <w:lang w:eastAsia="pt-PT"/>
        </w:rPr>
        <w:t>Alojamento por espécies</w:t>
      </w:r>
    </w:p>
    <w:p w14:paraId="6531DB6F" w14:textId="77777777"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1 - Nos locais de venda, designadamente lojas, lojas de centros comerciais, feiras e mercados, o alojamento de animais deve ser efetuado separando-os por espécies, de forma a salvaguardarem-se as suas condições específicas de bem-estar. </w:t>
      </w:r>
    </w:p>
    <w:p w14:paraId="44BC2D1B" w14:textId="77777777" w:rsidR="003D15F2" w:rsidRPr="000041C8" w:rsidRDefault="003D15F2" w:rsidP="00A95B79">
      <w:pPr>
        <w:spacing w:line="360" w:lineRule="auto"/>
        <w:jc w:val="both"/>
        <w:rPr>
          <w:rFonts w:ascii="Garamond" w:eastAsia="Times New Roman" w:hAnsi="Garamond" w:cs="Times New Roman"/>
          <w:lang w:eastAsia="pt-PT"/>
        </w:rPr>
      </w:pPr>
      <w:r w:rsidRPr="578B151F">
        <w:rPr>
          <w:rFonts w:ascii="Garamond" w:eastAsia="Times New Roman" w:hAnsi="Garamond" w:cs="Times New Roman"/>
          <w:lang w:eastAsia="pt-PT"/>
        </w:rPr>
        <w:t>2 - Os operadores</w:t>
      </w:r>
      <w:r w:rsidRPr="000E5B31">
        <w:rPr>
          <w:rFonts w:ascii="Garamond" w:eastAsia="Times New Roman" w:hAnsi="Garamond" w:cs="Times New Roman"/>
          <w:strike/>
          <w:lang w:eastAsia="pt-PT"/>
        </w:rPr>
        <w:t>-recetores</w:t>
      </w:r>
      <w:r w:rsidRPr="578B151F">
        <w:rPr>
          <w:rFonts w:ascii="Garamond" w:eastAsia="Times New Roman" w:hAnsi="Garamond" w:cs="Times New Roman"/>
          <w:lang w:eastAsia="pt-PT"/>
        </w:rPr>
        <w:t xml:space="preserve"> que alojem animais por um período superior a vinte e quatro horas devem mantê-los separados por espécies e em adequadas condições de bem-estar.</w:t>
      </w:r>
    </w:p>
    <w:p w14:paraId="422D3B74" w14:textId="77777777" w:rsidR="005741A6" w:rsidRDefault="005741A6" w:rsidP="00A95B79">
      <w:pPr>
        <w:spacing w:line="360" w:lineRule="auto"/>
        <w:jc w:val="center"/>
        <w:rPr>
          <w:ins w:id="2080" w:author="Susana Margarida Gonçalves Silva Santos" w:date="2025-10-09T11:56:00Z" w16du:dateUtc="2025-10-09T10:56:00Z"/>
          <w:rFonts w:ascii="Garamond" w:eastAsia="Times New Roman" w:hAnsi="Garamond" w:cs="Times New Roman"/>
          <w:b/>
          <w:bCs/>
          <w:lang w:eastAsia="pt-PT"/>
        </w:rPr>
      </w:pPr>
    </w:p>
    <w:p w14:paraId="413070CC" w14:textId="77777777" w:rsidR="005741A6" w:rsidRDefault="005741A6" w:rsidP="00A95B79">
      <w:pPr>
        <w:spacing w:line="360" w:lineRule="auto"/>
        <w:jc w:val="center"/>
        <w:rPr>
          <w:ins w:id="2081" w:author="Susana Margarida Gonçalves Silva Santos" w:date="2025-10-09T11:56:00Z" w16du:dateUtc="2025-10-09T10:56:00Z"/>
          <w:rFonts w:ascii="Garamond" w:eastAsia="Times New Roman" w:hAnsi="Garamond" w:cs="Times New Roman"/>
          <w:b/>
          <w:bCs/>
          <w:lang w:eastAsia="pt-PT"/>
        </w:rPr>
      </w:pPr>
    </w:p>
    <w:p w14:paraId="23C5469B" w14:textId="77777777" w:rsidR="005741A6" w:rsidRDefault="005741A6" w:rsidP="00A95B79">
      <w:pPr>
        <w:spacing w:line="360" w:lineRule="auto"/>
        <w:jc w:val="center"/>
        <w:rPr>
          <w:ins w:id="2082" w:author="Susana Margarida Gonçalves Silva Santos" w:date="2025-10-09T11:56:00Z" w16du:dateUtc="2025-10-09T10:56:00Z"/>
          <w:rFonts w:ascii="Garamond" w:eastAsia="Times New Roman" w:hAnsi="Garamond" w:cs="Times New Roman"/>
          <w:b/>
          <w:bCs/>
          <w:lang w:eastAsia="pt-PT"/>
        </w:rPr>
      </w:pPr>
    </w:p>
    <w:p w14:paraId="4AC2A9A6" w14:textId="77777777" w:rsidR="005741A6" w:rsidRDefault="005741A6" w:rsidP="00A95B79">
      <w:pPr>
        <w:spacing w:line="360" w:lineRule="auto"/>
        <w:jc w:val="center"/>
        <w:rPr>
          <w:ins w:id="2083" w:author="Susana Margarida Gonçalves Silva Santos" w:date="2025-10-09T11:56:00Z" w16du:dateUtc="2025-10-09T10:56:00Z"/>
          <w:rFonts w:ascii="Garamond" w:eastAsia="Times New Roman" w:hAnsi="Garamond" w:cs="Times New Roman"/>
          <w:b/>
          <w:bCs/>
          <w:lang w:eastAsia="pt-PT"/>
        </w:rPr>
      </w:pPr>
    </w:p>
    <w:p w14:paraId="155AE800" w14:textId="77777777" w:rsidR="005741A6" w:rsidRDefault="005741A6" w:rsidP="00A95B79">
      <w:pPr>
        <w:spacing w:line="360" w:lineRule="auto"/>
        <w:jc w:val="center"/>
        <w:rPr>
          <w:ins w:id="2084" w:author="Susana Margarida Gonçalves Silva Santos" w:date="2025-10-09T11:56:00Z" w16du:dateUtc="2025-10-09T10:56:00Z"/>
          <w:rFonts w:ascii="Garamond" w:eastAsia="Times New Roman" w:hAnsi="Garamond" w:cs="Times New Roman"/>
          <w:b/>
          <w:bCs/>
          <w:lang w:eastAsia="pt-PT"/>
        </w:rPr>
      </w:pPr>
    </w:p>
    <w:p w14:paraId="3A671D91" w14:textId="77777777" w:rsidR="005741A6" w:rsidRDefault="005741A6" w:rsidP="00A95B79">
      <w:pPr>
        <w:spacing w:line="360" w:lineRule="auto"/>
        <w:jc w:val="center"/>
        <w:rPr>
          <w:ins w:id="2085" w:author="Susana Margarida Gonçalves Silva Santos" w:date="2025-10-09T11:56:00Z" w16du:dateUtc="2025-10-09T10:56:00Z"/>
          <w:rFonts w:ascii="Garamond" w:eastAsia="Times New Roman" w:hAnsi="Garamond" w:cs="Times New Roman"/>
          <w:b/>
          <w:bCs/>
          <w:lang w:eastAsia="pt-PT"/>
        </w:rPr>
      </w:pPr>
    </w:p>
    <w:p w14:paraId="6AA6B352" w14:textId="58907F0E" w:rsidR="003D15F2" w:rsidRPr="000041C8" w:rsidRDefault="003D15F2" w:rsidP="00A95B7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 xml:space="preserve">Artigo </w:t>
      </w:r>
      <w:r w:rsidR="00E238BA">
        <w:rPr>
          <w:rFonts w:ascii="Garamond" w:eastAsia="Times New Roman" w:hAnsi="Garamond" w:cs="Times New Roman"/>
          <w:b/>
          <w:bCs/>
          <w:lang w:eastAsia="pt-PT"/>
        </w:rPr>
        <w:t>74</w:t>
      </w:r>
      <w:r w:rsidRPr="000041C8">
        <w:rPr>
          <w:rFonts w:ascii="Garamond" w:eastAsia="Times New Roman" w:hAnsi="Garamond" w:cs="Times New Roman"/>
          <w:b/>
          <w:bCs/>
          <w:lang w:eastAsia="pt-PT"/>
        </w:rPr>
        <w:t>.º</w:t>
      </w:r>
    </w:p>
    <w:p w14:paraId="183A2F47" w14:textId="77777777" w:rsidR="003D15F2" w:rsidRPr="000041C8" w:rsidRDefault="003D15F2" w:rsidP="00A95B79">
      <w:pPr>
        <w:spacing w:line="360" w:lineRule="auto"/>
        <w:jc w:val="center"/>
        <w:rPr>
          <w:rFonts w:ascii="Garamond" w:eastAsia="Times New Roman" w:hAnsi="Garamond" w:cs="Times New Roman"/>
          <w:lang w:eastAsia="pt-PT"/>
        </w:rPr>
      </w:pPr>
      <w:r w:rsidRPr="000041C8">
        <w:rPr>
          <w:rFonts w:ascii="Garamond" w:eastAsia="Times New Roman" w:hAnsi="Garamond" w:cs="Times New Roman"/>
          <w:lang w:eastAsia="pt-PT"/>
        </w:rPr>
        <w:t>Venda em feiras e mercados</w:t>
      </w:r>
    </w:p>
    <w:p w14:paraId="7897FFCD" w14:textId="30D536CE" w:rsidR="003D15F2" w:rsidRPr="00446550" w:rsidRDefault="003D15F2" w:rsidP="00A95B79">
      <w:pPr>
        <w:spacing w:line="360" w:lineRule="auto"/>
        <w:jc w:val="both"/>
        <w:rPr>
          <w:rFonts w:ascii="Garamond" w:eastAsia="Times New Roman" w:hAnsi="Garamond" w:cs="Times New Roman"/>
          <w:strike/>
          <w:lang w:eastAsia="pt-PT"/>
        </w:rPr>
      </w:pPr>
      <w:r w:rsidRPr="00446550">
        <w:rPr>
          <w:rFonts w:ascii="Garamond" w:eastAsia="Times New Roman" w:hAnsi="Garamond" w:cs="Times New Roman"/>
          <w:strike/>
          <w:lang w:eastAsia="pt-PT"/>
        </w:rPr>
        <w:t>1 - A venda de animais de companhia em feiras e mercados</w:t>
      </w:r>
      <w:r w:rsidR="00256276" w:rsidRPr="00446550">
        <w:rPr>
          <w:rFonts w:ascii="Garamond" w:eastAsia="Times New Roman" w:hAnsi="Garamond" w:cs="Times New Roman"/>
          <w:strike/>
          <w:lang w:eastAsia="pt-PT"/>
        </w:rPr>
        <w:t xml:space="preserve"> depende de autorização da câmara territorialmente competente, nos termos da legislação aplicável, mediante verificação de salvaguarda d</w:t>
      </w:r>
      <w:r w:rsidRPr="00446550">
        <w:rPr>
          <w:rFonts w:ascii="Garamond" w:eastAsia="Times New Roman" w:hAnsi="Garamond" w:cs="Times New Roman"/>
          <w:strike/>
          <w:lang w:eastAsia="pt-PT"/>
        </w:rPr>
        <w:t xml:space="preserve">as condições de bem-estar animal e de segurança para as pessoas, outros animais e bens, designadamente: </w:t>
      </w:r>
    </w:p>
    <w:p w14:paraId="7A3D41BF" w14:textId="77777777" w:rsidR="003D15F2" w:rsidRPr="00446550" w:rsidRDefault="003D15F2" w:rsidP="00A95B79">
      <w:pPr>
        <w:spacing w:line="360" w:lineRule="auto"/>
        <w:jc w:val="both"/>
        <w:rPr>
          <w:rFonts w:ascii="Garamond" w:eastAsia="Times New Roman" w:hAnsi="Garamond" w:cs="Times New Roman"/>
          <w:strike/>
          <w:lang w:eastAsia="pt-PT"/>
        </w:rPr>
      </w:pPr>
      <w:r w:rsidRPr="00446550">
        <w:rPr>
          <w:rFonts w:ascii="Garamond" w:eastAsia="Times New Roman" w:hAnsi="Garamond" w:cs="Times New Roman"/>
          <w:strike/>
          <w:lang w:eastAsia="pt-PT"/>
        </w:rPr>
        <w:t xml:space="preserve">a) Os animais devem ser alojados por espécies; </w:t>
      </w:r>
    </w:p>
    <w:p w14:paraId="1B103A58" w14:textId="4214845C" w:rsidR="003D15F2" w:rsidRPr="00446550" w:rsidRDefault="0A84259C" w:rsidP="00A95B79">
      <w:pPr>
        <w:spacing w:line="360" w:lineRule="auto"/>
        <w:jc w:val="both"/>
        <w:rPr>
          <w:rFonts w:ascii="Garamond" w:eastAsia="Times New Roman" w:hAnsi="Garamond" w:cs="Times New Roman"/>
          <w:strike/>
          <w:lang w:eastAsia="pt-PT"/>
        </w:rPr>
      </w:pPr>
      <w:r w:rsidRPr="00446550">
        <w:rPr>
          <w:rFonts w:ascii="Garamond" w:eastAsia="Times New Roman" w:hAnsi="Garamond" w:cs="Times New Roman"/>
          <w:strike/>
          <w:lang w:eastAsia="pt-PT"/>
        </w:rPr>
        <w:t>b) A área disponível no alojamento deve permitir que os animais se possam virar, deitar e levantar</w:t>
      </w:r>
      <w:r w:rsidR="15F93408" w:rsidRPr="00446550">
        <w:rPr>
          <w:rFonts w:ascii="Garamond" w:eastAsia="Times New Roman" w:hAnsi="Garamond" w:cs="Times New Roman"/>
          <w:strike/>
          <w:lang w:eastAsia="pt-PT"/>
        </w:rPr>
        <w:t xml:space="preserve"> sem dificuldade</w:t>
      </w:r>
      <w:r w:rsidRPr="00446550">
        <w:rPr>
          <w:rFonts w:ascii="Garamond" w:eastAsia="Times New Roman" w:hAnsi="Garamond" w:cs="Times New Roman"/>
          <w:strike/>
          <w:lang w:eastAsia="pt-PT"/>
        </w:rPr>
        <w:t>;</w:t>
      </w:r>
    </w:p>
    <w:p w14:paraId="589B027B" w14:textId="77777777" w:rsidR="003D15F2" w:rsidRPr="00446550" w:rsidRDefault="003D15F2" w:rsidP="00A95B79">
      <w:pPr>
        <w:spacing w:line="360" w:lineRule="auto"/>
        <w:jc w:val="both"/>
        <w:rPr>
          <w:rFonts w:ascii="Garamond" w:eastAsia="Times New Roman" w:hAnsi="Garamond" w:cs="Times New Roman"/>
          <w:strike/>
          <w:lang w:eastAsia="pt-PT"/>
        </w:rPr>
      </w:pPr>
      <w:r w:rsidRPr="00446550">
        <w:rPr>
          <w:rFonts w:ascii="Garamond" w:eastAsia="Times New Roman" w:hAnsi="Garamond" w:cs="Times New Roman"/>
          <w:strike/>
          <w:lang w:eastAsia="pt-PT"/>
        </w:rPr>
        <w:t xml:space="preserve">c) Os animais não podem ter os membros atados; </w:t>
      </w:r>
    </w:p>
    <w:p w14:paraId="4DBB1195" w14:textId="77777777" w:rsidR="003D15F2" w:rsidRPr="00446550" w:rsidRDefault="003D15F2" w:rsidP="00A95B79">
      <w:pPr>
        <w:spacing w:line="360" w:lineRule="auto"/>
        <w:jc w:val="both"/>
        <w:rPr>
          <w:rFonts w:ascii="Garamond" w:eastAsia="Times New Roman" w:hAnsi="Garamond" w:cs="Times New Roman"/>
          <w:strike/>
          <w:lang w:eastAsia="pt-PT"/>
        </w:rPr>
      </w:pPr>
      <w:r w:rsidRPr="00446550">
        <w:rPr>
          <w:rFonts w:ascii="Garamond" w:eastAsia="Times New Roman" w:hAnsi="Garamond" w:cs="Times New Roman"/>
          <w:strike/>
          <w:lang w:eastAsia="pt-PT"/>
        </w:rPr>
        <w:t xml:space="preserve">d) Os animais devem estar protegidos da chuva, de sol direto, do vento ou de outros fatores ambientais que lhes provoquem desconforto; </w:t>
      </w:r>
    </w:p>
    <w:p w14:paraId="1C9E665C" w14:textId="1A4AB908" w:rsidR="003D15F2" w:rsidRPr="00446550" w:rsidRDefault="0A84259C" w:rsidP="00A95B79">
      <w:pPr>
        <w:spacing w:line="360" w:lineRule="auto"/>
        <w:jc w:val="both"/>
        <w:rPr>
          <w:rFonts w:ascii="Garamond" w:eastAsia="Times New Roman" w:hAnsi="Garamond" w:cs="Times New Roman"/>
          <w:strike/>
          <w:lang w:eastAsia="pt-PT"/>
        </w:rPr>
      </w:pPr>
      <w:r w:rsidRPr="00446550">
        <w:rPr>
          <w:rFonts w:ascii="Garamond" w:eastAsia="Times New Roman" w:hAnsi="Garamond" w:cs="Times New Roman"/>
          <w:strike/>
          <w:lang w:eastAsia="pt-PT"/>
        </w:rPr>
        <w:t>e) Devem ser disponibilizados pontos de água</w:t>
      </w:r>
      <w:r w:rsidR="20BED8AE" w:rsidRPr="00446550">
        <w:rPr>
          <w:rFonts w:ascii="Garamond" w:eastAsia="Times New Roman" w:hAnsi="Garamond" w:cs="Times New Roman"/>
          <w:strike/>
          <w:lang w:eastAsia="pt-PT"/>
        </w:rPr>
        <w:t xml:space="preserve"> potável</w:t>
      </w:r>
      <w:r w:rsidRPr="00446550">
        <w:rPr>
          <w:rFonts w:ascii="Garamond" w:eastAsia="Times New Roman" w:hAnsi="Garamond" w:cs="Times New Roman"/>
          <w:strike/>
          <w:lang w:eastAsia="pt-PT"/>
        </w:rPr>
        <w:t xml:space="preserve"> e os animais devem ter acesso à mesma permanentemente. </w:t>
      </w:r>
    </w:p>
    <w:p w14:paraId="185D81F2" w14:textId="3B2DC45D" w:rsidR="003D15F2" w:rsidRDefault="00256276" w:rsidP="00A95B79">
      <w:pPr>
        <w:spacing w:line="360" w:lineRule="auto"/>
        <w:jc w:val="both"/>
        <w:rPr>
          <w:ins w:id="2086" w:author="Susana Margarida Gonçalves Silva Santos" w:date="2025-10-09T11:47:00Z" w16du:dateUtc="2025-10-09T10:47:00Z"/>
          <w:rFonts w:ascii="Garamond" w:eastAsia="Times New Roman" w:hAnsi="Garamond" w:cs="Times New Roman"/>
          <w:lang w:eastAsia="pt-PT"/>
        </w:rPr>
      </w:pPr>
      <w:r w:rsidRPr="005741A6">
        <w:rPr>
          <w:rFonts w:ascii="Garamond" w:eastAsia="Times New Roman" w:hAnsi="Garamond" w:cs="Times New Roman"/>
          <w:strike/>
          <w:lang w:eastAsia="pt-PT"/>
        </w:rPr>
        <w:t>2</w:t>
      </w:r>
      <w:ins w:id="2087" w:author="Susana Margarida Gonçalves Silva Santos" w:date="2025-10-09T11:56:00Z" w16du:dateUtc="2025-10-09T10:56:00Z">
        <w:r w:rsidR="005741A6">
          <w:rPr>
            <w:rFonts w:ascii="Garamond" w:eastAsia="Times New Roman" w:hAnsi="Garamond" w:cs="Times New Roman"/>
            <w:lang w:eastAsia="pt-PT"/>
          </w:rPr>
          <w:t xml:space="preserve">1. </w:t>
        </w:r>
      </w:ins>
      <w:r w:rsidRPr="000041C8">
        <w:rPr>
          <w:rFonts w:ascii="Garamond" w:eastAsia="Times New Roman" w:hAnsi="Garamond" w:cs="Times New Roman"/>
          <w:lang w:eastAsia="pt-PT"/>
        </w:rPr>
        <w:t xml:space="preserve"> – É </w:t>
      </w:r>
      <w:del w:id="2088" w:author="Susana Margarida Gonçalves Silva Santos" w:date="2025-10-09T11:45:00Z" w16du:dateUtc="2025-10-09T10:45:00Z">
        <w:r w:rsidRPr="000041C8" w:rsidDel="00446550">
          <w:rPr>
            <w:rFonts w:ascii="Garamond" w:eastAsia="Times New Roman" w:hAnsi="Garamond" w:cs="Times New Roman"/>
            <w:lang w:eastAsia="pt-PT"/>
          </w:rPr>
          <w:delText xml:space="preserve">vedada </w:delText>
        </w:r>
      </w:del>
      <w:ins w:id="2089" w:author="Susana Margarida Gonçalves Silva Santos" w:date="2025-10-09T11:45:00Z" w16du:dateUtc="2025-10-09T10:45:00Z">
        <w:r w:rsidR="00446550">
          <w:rPr>
            <w:rFonts w:ascii="Garamond" w:eastAsia="Times New Roman" w:hAnsi="Garamond" w:cs="Times New Roman"/>
            <w:lang w:eastAsia="pt-PT"/>
          </w:rPr>
          <w:t xml:space="preserve">proibida </w:t>
        </w:r>
      </w:ins>
      <w:del w:id="2090" w:author="Susana Margarida Gonçalves Silva Santos" w:date="2025-10-09T11:46:00Z" w16du:dateUtc="2025-10-09T10:46:00Z">
        <w:r w:rsidRPr="000041C8" w:rsidDel="0098191D">
          <w:rPr>
            <w:rFonts w:ascii="Garamond" w:eastAsia="Times New Roman" w:hAnsi="Garamond" w:cs="Times New Roman"/>
            <w:lang w:eastAsia="pt-PT"/>
          </w:rPr>
          <w:delText xml:space="preserve">a venda </w:delText>
        </w:r>
        <w:r w:rsidR="0082384A" w:rsidRPr="000041C8" w:rsidDel="0098191D">
          <w:rPr>
            <w:rFonts w:ascii="Garamond" w:eastAsia="Times New Roman" w:hAnsi="Garamond" w:cs="Times New Roman"/>
            <w:lang w:eastAsia="pt-PT"/>
          </w:rPr>
          <w:delText xml:space="preserve">ambulante </w:delText>
        </w:r>
        <w:r w:rsidR="003D15F2" w:rsidRPr="000041C8" w:rsidDel="0098191D">
          <w:rPr>
            <w:rFonts w:ascii="Garamond" w:eastAsia="Times New Roman" w:hAnsi="Garamond" w:cs="Times New Roman"/>
            <w:lang w:eastAsia="pt-PT"/>
          </w:rPr>
          <w:delText>de</w:delText>
        </w:r>
      </w:del>
      <w:ins w:id="2091" w:author="Susana Margarida Gonçalves Silva Santos" w:date="2025-10-09T11:46:00Z" w16du:dateUtc="2025-10-09T10:46:00Z">
        <w:r w:rsidR="0098191D">
          <w:rPr>
            <w:rFonts w:ascii="Garamond" w:eastAsia="Times New Roman" w:hAnsi="Garamond" w:cs="Times New Roman"/>
            <w:lang w:eastAsia="pt-PT"/>
          </w:rPr>
          <w:t xml:space="preserve"> a venda de</w:t>
        </w:r>
      </w:ins>
      <w:r w:rsidR="003D15F2" w:rsidRPr="000041C8">
        <w:rPr>
          <w:rFonts w:ascii="Garamond" w:eastAsia="Times New Roman" w:hAnsi="Garamond" w:cs="Times New Roman"/>
          <w:lang w:eastAsia="pt-PT"/>
        </w:rPr>
        <w:t xml:space="preserve"> animais de companhia</w:t>
      </w:r>
      <w:r w:rsidR="0082384A" w:rsidRPr="005B5AE5">
        <w:rPr>
          <w:rFonts w:ascii="Garamond" w:eastAsia="Times New Roman" w:hAnsi="Garamond" w:cs="Times New Roman"/>
          <w:strike/>
          <w:lang w:eastAsia="pt-PT"/>
        </w:rPr>
        <w:t xml:space="preserve">, e a venda de cães, gatos ou furões </w:t>
      </w:r>
      <w:r w:rsidR="0082384A" w:rsidRPr="000041C8">
        <w:rPr>
          <w:rFonts w:ascii="Garamond" w:eastAsia="Times New Roman" w:hAnsi="Garamond" w:cs="Times New Roman"/>
          <w:lang w:eastAsia="pt-PT"/>
        </w:rPr>
        <w:t xml:space="preserve">em </w:t>
      </w:r>
      <w:r w:rsidR="0082384A" w:rsidRPr="005C179C">
        <w:rPr>
          <w:rFonts w:ascii="Garamond" w:eastAsia="Times New Roman" w:hAnsi="Garamond" w:cs="Times New Roman"/>
          <w:strike/>
          <w:lang w:eastAsia="pt-PT"/>
        </w:rPr>
        <w:t>estabelecimentos comerciais</w:t>
      </w:r>
      <w:r w:rsidR="0082384A" w:rsidRPr="0098191D">
        <w:rPr>
          <w:rFonts w:ascii="Garamond" w:eastAsia="Times New Roman" w:hAnsi="Garamond" w:cs="Times New Roman"/>
          <w:strike/>
          <w:lang w:eastAsia="pt-PT"/>
        </w:rPr>
        <w:t>,</w:t>
      </w:r>
      <w:r w:rsidR="0082384A" w:rsidRPr="000041C8">
        <w:rPr>
          <w:rFonts w:ascii="Garamond" w:eastAsia="Times New Roman" w:hAnsi="Garamond" w:cs="Times New Roman"/>
          <w:lang w:eastAsia="pt-PT"/>
        </w:rPr>
        <w:t xml:space="preserve"> feiras ou mercados</w:t>
      </w:r>
      <w:del w:id="2092" w:author="Susana Margarida Gonçalves Silva Santos" w:date="2025-10-09T11:46:00Z" w16du:dateUtc="2025-10-09T10:46:00Z">
        <w:r w:rsidR="0082384A" w:rsidRPr="000041C8" w:rsidDel="0098191D">
          <w:rPr>
            <w:rFonts w:ascii="Garamond" w:eastAsia="Times New Roman" w:hAnsi="Garamond" w:cs="Times New Roman"/>
            <w:lang w:eastAsia="pt-PT"/>
          </w:rPr>
          <w:delText xml:space="preserve">, nos termos previstos nas alíneas </w:delText>
        </w:r>
        <w:r w:rsidR="00AC63B1" w:rsidDel="0098191D">
          <w:rPr>
            <w:rFonts w:ascii="Garamond" w:eastAsia="Times New Roman" w:hAnsi="Garamond" w:cs="Times New Roman"/>
            <w:lang w:eastAsia="pt-PT"/>
          </w:rPr>
          <w:delText>m</w:delText>
        </w:r>
        <w:r w:rsidR="0082384A" w:rsidRPr="000041C8" w:rsidDel="0098191D">
          <w:rPr>
            <w:rFonts w:ascii="Garamond" w:eastAsia="Times New Roman" w:hAnsi="Garamond" w:cs="Times New Roman"/>
            <w:lang w:eastAsia="pt-PT"/>
          </w:rPr>
          <w:delText xml:space="preserve">) e </w:delText>
        </w:r>
        <w:r w:rsidR="00AC63B1" w:rsidDel="0098191D">
          <w:rPr>
            <w:rFonts w:ascii="Garamond" w:eastAsia="Times New Roman" w:hAnsi="Garamond" w:cs="Times New Roman"/>
            <w:lang w:eastAsia="pt-PT"/>
          </w:rPr>
          <w:delText>v</w:delText>
        </w:r>
        <w:r w:rsidR="0082384A" w:rsidRPr="000041C8" w:rsidDel="0098191D">
          <w:rPr>
            <w:rFonts w:ascii="Garamond" w:eastAsia="Times New Roman" w:hAnsi="Garamond" w:cs="Times New Roman"/>
            <w:lang w:eastAsia="pt-PT"/>
          </w:rPr>
          <w:delText>) do artigo 1</w:delText>
        </w:r>
        <w:r w:rsidR="00AC63B1" w:rsidDel="0098191D">
          <w:rPr>
            <w:rFonts w:ascii="Garamond" w:eastAsia="Times New Roman" w:hAnsi="Garamond" w:cs="Times New Roman"/>
            <w:lang w:eastAsia="pt-PT"/>
          </w:rPr>
          <w:delText>2</w:delText>
        </w:r>
        <w:r w:rsidR="0082384A" w:rsidRPr="000041C8" w:rsidDel="0098191D">
          <w:rPr>
            <w:rFonts w:ascii="Garamond" w:eastAsia="Times New Roman" w:hAnsi="Garamond" w:cs="Times New Roman"/>
            <w:lang w:eastAsia="pt-PT"/>
          </w:rPr>
          <w:delText>º</w:delText>
        </w:r>
        <w:r w:rsidR="003D15F2" w:rsidRPr="000041C8" w:rsidDel="0098191D">
          <w:rPr>
            <w:rFonts w:ascii="Garamond" w:eastAsia="Times New Roman" w:hAnsi="Garamond" w:cs="Times New Roman"/>
            <w:lang w:eastAsia="pt-PT"/>
          </w:rPr>
          <w:delText>.</w:delText>
        </w:r>
      </w:del>
      <w:ins w:id="2093" w:author="Susana Margarida Gonçalves Silva Santos" w:date="2025-10-09T11:46:00Z" w16du:dateUtc="2025-10-09T10:46:00Z">
        <w:r w:rsidR="0098191D">
          <w:rPr>
            <w:rFonts w:ascii="Garamond" w:eastAsia="Times New Roman" w:hAnsi="Garamond" w:cs="Times New Roman"/>
            <w:lang w:eastAsia="pt-PT"/>
          </w:rPr>
          <w:t>.</w:t>
        </w:r>
      </w:ins>
    </w:p>
    <w:p w14:paraId="59F6E114" w14:textId="4CA3BB3C" w:rsidR="00744BF5" w:rsidRPr="000041C8" w:rsidRDefault="00744BF5" w:rsidP="00A95B79">
      <w:pPr>
        <w:spacing w:line="360" w:lineRule="auto"/>
        <w:jc w:val="both"/>
        <w:rPr>
          <w:rFonts w:ascii="Garamond" w:eastAsia="Times New Roman" w:hAnsi="Garamond" w:cs="Times New Roman"/>
          <w:lang w:eastAsia="pt-PT"/>
        </w:rPr>
      </w:pPr>
      <w:ins w:id="2094" w:author="Susana Margarida Gonçalves Silva Santos" w:date="2025-10-09T11:47:00Z" w16du:dateUtc="2025-10-09T10:47:00Z">
        <w:r>
          <w:rPr>
            <w:rFonts w:ascii="Garamond" w:eastAsia="Times New Roman" w:hAnsi="Garamond" w:cs="Times New Roman"/>
            <w:lang w:eastAsia="pt-PT"/>
          </w:rPr>
          <w:t>2 – É também proi</w:t>
        </w:r>
      </w:ins>
      <w:ins w:id="2095" w:author="Susana Margarida Gonçalves Silva Santos" w:date="2025-10-09T11:55:00Z" w16du:dateUtc="2025-10-09T10:55:00Z">
        <w:r w:rsidR="005741A6">
          <w:rPr>
            <w:rFonts w:ascii="Garamond" w:eastAsia="Times New Roman" w:hAnsi="Garamond" w:cs="Times New Roman"/>
            <w:lang w:eastAsia="pt-PT"/>
          </w:rPr>
          <w:t>b</w:t>
        </w:r>
      </w:ins>
      <w:ins w:id="2096" w:author="Susana Margarida Gonçalves Silva Santos" w:date="2025-10-09T11:56:00Z" w16du:dateUtc="2025-10-09T10:56:00Z">
        <w:r w:rsidR="005741A6">
          <w:rPr>
            <w:rFonts w:ascii="Garamond" w:eastAsia="Times New Roman" w:hAnsi="Garamond" w:cs="Times New Roman"/>
            <w:lang w:eastAsia="pt-PT"/>
          </w:rPr>
          <w:t>ida a venda ambulante</w:t>
        </w:r>
        <w:r w:rsidR="0099286B">
          <w:rPr>
            <w:rFonts w:ascii="Garamond" w:eastAsia="Times New Roman" w:hAnsi="Garamond" w:cs="Times New Roman"/>
            <w:lang w:eastAsia="pt-PT"/>
          </w:rPr>
          <w:t xml:space="preserve"> de animais de companhia</w:t>
        </w:r>
        <w:r w:rsidR="005741A6">
          <w:rPr>
            <w:rFonts w:ascii="Garamond" w:eastAsia="Times New Roman" w:hAnsi="Garamond" w:cs="Times New Roman"/>
            <w:lang w:eastAsia="pt-PT"/>
          </w:rPr>
          <w:t>.</w:t>
        </w:r>
      </w:ins>
    </w:p>
    <w:p w14:paraId="29C68B89" w14:textId="61EC1D6D" w:rsidR="003D15F2" w:rsidRPr="000041C8" w:rsidRDefault="003D15F2" w:rsidP="00A95B7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 xml:space="preserve">Artigo </w:t>
      </w:r>
      <w:r w:rsidR="00E238BA">
        <w:rPr>
          <w:rFonts w:ascii="Garamond" w:eastAsia="Times New Roman" w:hAnsi="Garamond" w:cs="Times New Roman"/>
          <w:b/>
          <w:bCs/>
          <w:lang w:eastAsia="pt-PT"/>
        </w:rPr>
        <w:t>75</w:t>
      </w:r>
      <w:r w:rsidRPr="000041C8">
        <w:rPr>
          <w:rFonts w:ascii="Garamond" w:eastAsia="Times New Roman" w:hAnsi="Garamond" w:cs="Times New Roman"/>
          <w:b/>
          <w:bCs/>
          <w:lang w:eastAsia="pt-PT"/>
        </w:rPr>
        <w:t>.º</w:t>
      </w:r>
    </w:p>
    <w:p w14:paraId="40E3D1EC" w14:textId="77777777" w:rsidR="003D15F2" w:rsidRPr="000041C8" w:rsidRDefault="003D15F2" w:rsidP="00A95B79">
      <w:pPr>
        <w:spacing w:line="360" w:lineRule="auto"/>
        <w:jc w:val="center"/>
        <w:rPr>
          <w:rFonts w:ascii="Garamond" w:eastAsia="Times New Roman" w:hAnsi="Garamond" w:cs="Times New Roman"/>
          <w:lang w:eastAsia="pt-PT"/>
        </w:rPr>
      </w:pPr>
      <w:r w:rsidRPr="000041C8">
        <w:rPr>
          <w:rFonts w:ascii="Garamond" w:eastAsia="Times New Roman" w:hAnsi="Garamond" w:cs="Times New Roman"/>
          <w:lang w:eastAsia="pt-PT"/>
        </w:rPr>
        <w:t>Animais feridos ou doentes</w:t>
      </w:r>
    </w:p>
    <w:p w14:paraId="7EF92BB0" w14:textId="14828266" w:rsidR="003D15F2" w:rsidRPr="000041C8" w:rsidRDefault="003D15F2" w:rsidP="00A95B79">
      <w:pPr>
        <w:spacing w:line="360" w:lineRule="auto"/>
        <w:jc w:val="both"/>
        <w:rPr>
          <w:rFonts w:ascii="Garamond" w:eastAsia="Times New Roman" w:hAnsi="Garamond" w:cs="Times New Roman"/>
          <w:lang w:eastAsia="pt-PT"/>
        </w:rPr>
      </w:pPr>
      <w:r w:rsidRPr="578B151F">
        <w:rPr>
          <w:rFonts w:ascii="Garamond" w:eastAsia="Times New Roman" w:hAnsi="Garamond" w:cs="Times New Roman"/>
          <w:lang w:eastAsia="pt-PT"/>
        </w:rPr>
        <w:t>Os animais feridos ou doentes não podem ser mantidos nos locais de venda, devendo ser-lhes assegurados cuidados médico-veterinários</w:t>
      </w:r>
      <w:r w:rsidR="00B55607" w:rsidRPr="578B151F">
        <w:rPr>
          <w:rFonts w:ascii="Garamond" w:eastAsia="Times New Roman" w:hAnsi="Garamond" w:cs="Times New Roman"/>
          <w:lang w:eastAsia="pt-PT"/>
        </w:rPr>
        <w:t xml:space="preserve"> imediatos.</w:t>
      </w:r>
    </w:p>
    <w:p w14:paraId="0C4116FC" w14:textId="292CE3AE" w:rsidR="003D15F2" w:rsidRPr="000041C8" w:rsidRDefault="003D15F2" w:rsidP="00A95B7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 xml:space="preserve">Artigo </w:t>
      </w:r>
      <w:r w:rsidR="00E47017">
        <w:rPr>
          <w:rFonts w:ascii="Garamond" w:eastAsia="Times New Roman" w:hAnsi="Garamond" w:cs="Times New Roman"/>
          <w:b/>
          <w:bCs/>
          <w:lang w:eastAsia="pt-PT"/>
        </w:rPr>
        <w:t>76</w:t>
      </w:r>
      <w:r w:rsidRPr="000041C8">
        <w:rPr>
          <w:rFonts w:ascii="Garamond" w:eastAsia="Times New Roman" w:hAnsi="Garamond" w:cs="Times New Roman"/>
          <w:b/>
          <w:bCs/>
          <w:lang w:eastAsia="pt-PT"/>
        </w:rPr>
        <w:t>.º</w:t>
      </w:r>
    </w:p>
    <w:p w14:paraId="381B6D9B" w14:textId="77777777" w:rsidR="003D15F2" w:rsidRPr="000041C8" w:rsidRDefault="003D15F2" w:rsidP="00A95B79">
      <w:pPr>
        <w:spacing w:line="360" w:lineRule="auto"/>
        <w:jc w:val="center"/>
        <w:rPr>
          <w:rFonts w:ascii="Garamond" w:eastAsia="Times New Roman" w:hAnsi="Garamond" w:cs="Times New Roman"/>
          <w:lang w:eastAsia="pt-PT"/>
        </w:rPr>
      </w:pPr>
      <w:r w:rsidRPr="000041C8">
        <w:rPr>
          <w:rFonts w:ascii="Garamond" w:eastAsia="Times New Roman" w:hAnsi="Garamond" w:cs="Times New Roman"/>
          <w:lang w:eastAsia="pt-PT"/>
        </w:rPr>
        <w:t>Fêmeas prenhes e ninhadas</w:t>
      </w:r>
    </w:p>
    <w:p w14:paraId="0F48A5A8" w14:textId="77777777"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As fêmeas prenhes, bem como as ninhadas em período de aleitamento, não podem ser mantidas nos locais de venda.</w:t>
      </w:r>
    </w:p>
    <w:p w14:paraId="65D66694" w14:textId="77777777" w:rsidR="003D15F2" w:rsidRPr="000041C8" w:rsidRDefault="003D15F2" w:rsidP="00A95B79">
      <w:pPr>
        <w:spacing w:line="360" w:lineRule="auto"/>
        <w:jc w:val="both"/>
        <w:rPr>
          <w:rFonts w:ascii="Garamond" w:eastAsia="Times New Roman" w:hAnsi="Garamond" w:cs="Times New Roman"/>
          <w:lang w:eastAsia="pt-PT"/>
        </w:rPr>
      </w:pPr>
    </w:p>
    <w:p w14:paraId="6D2A3872" w14:textId="77777777" w:rsidR="003D15F2" w:rsidRPr="00577D3B" w:rsidRDefault="003D15F2" w:rsidP="00A95B79">
      <w:pPr>
        <w:spacing w:line="360" w:lineRule="auto"/>
        <w:jc w:val="center"/>
        <w:rPr>
          <w:rFonts w:ascii="Garamond" w:eastAsia="Times New Roman" w:hAnsi="Garamond" w:cs="Times New Roman"/>
          <w:b/>
          <w:bCs/>
          <w:highlight w:val="yellow"/>
          <w:lang w:eastAsia="pt-PT"/>
        </w:rPr>
      </w:pPr>
      <w:r w:rsidRPr="00577D3B">
        <w:rPr>
          <w:rFonts w:ascii="Garamond" w:eastAsia="Times New Roman" w:hAnsi="Garamond" w:cs="Times New Roman"/>
          <w:b/>
          <w:bCs/>
          <w:highlight w:val="yellow"/>
          <w:lang w:eastAsia="pt-PT"/>
        </w:rPr>
        <w:t>Secção IV</w:t>
      </w:r>
    </w:p>
    <w:p w14:paraId="2B3E3366" w14:textId="78FA54DE" w:rsidR="00C25AE4" w:rsidRDefault="00B105F8" w:rsidP="00A95B79">
      <w:pPr>
        <w:spacing w:line="360" w:lineRule="auto"/>
        <w:jc w:val="center"/>
        <w:rPr>
          <w:ins w:id="2097" w:author="Susana Margarida Gonçalves Silva Santos" w:date="2025-10-09T12:20:00Z" w16du:dateUtc="2025-10-09T11:20:00Z"/>
          <w:rFonts w:ascii="Garamond" w:eastAsia="Times New Roman" w:hAnsi="Garamond" w:cs="Times New Roman"/>
          <w:b/>
          <w:bCs/>
          <w:strike/>
          <w:highlight w:val="yellow"/>
          <w:lang w:eastAsia="pt-PT"/>
        </w:rPr>
      </w:pPr>
      <w:ins w:id="2098" w:author="Susana Margarida Gonçalves Silva Santos" w:date="2025-10-09T12:03:00Z" w16du:dateUtc="2025-10-09T11:03:00Z">
        <w:r w:rsidRPr="00577D3B">
          <w:rPr>
            <w:rFonts w:ascii="Garamond" w:eastAsia="Times New Roman" w:hAnsi="Garamond" w:cs="Times New Roman"/>
            <w:b/>
            <w:bCs/>
            <w:strike/>
            <w:highlight w:val="yellow"/>
            <w:lang w:eastAsia="pt-PT"/>
          </w:rPr>
          <w:t>Centros de Recolha Oficial</w:t>
        </w:r>
      </w:ins>
      <w:ins w:id="2099" w:author="Susana Margarida Gonçalves Silva Santos" w:date="2025-10-09T12:20:00Z" w16du:dateUtc="2025-10-09T11:20:00Z">
        <w:r w:rsidR="007B3369">
          <w:rPr>
            <w:rFonts w:ascii="Garamond" w:eastAsia="Times New Roman" w:hAnsi="Garamond" w:cs="Times New Roman"/>
            <w:b/>
            <w:bCs/>
            <w:strike/>
            <w:highlight w:val="yellow"/>
            <w:lang w:eastAsia="pt-PT"/>
          </w:rPr>
          <w:t xml:space="preserve"> e </w:t>
        </w:r>
        <w:r w:rsidR="00C25AE4">
          <w:rPr>
            <w:rFonts w:ascii="Garamond" w:eastAsia="Times New Roman" w:hAnsi="Garamond" w:cs="Times New Roman"/>
            <w:b/>
            <w:bCs/>
            <w:strike/>
            <w:highlight w:val="yellow"/>
            <w:lang w:eastAsia="pt-PT"/>
          </w:rPr>
          <w:t>Abrigos de Associações Zoófilas</w:t>
        </w:r>
      </w:ins>
    </w:p>
    <w:p w14:paraId="2A10E01B" w14:textId="7D68742F" w:rsidR="003C2522" w:rsidRPr="00577D3B" w:rsidRDefault="00B105F8" w:rsidP="00A95B79">
      <w:pPr>
        <w:spacing w:line="360" w:lineRule="auto"/>
        <w:jc w:val="center"/>
        <w:rPr>
          <w:rFonts w:ascii="Garamond" w:eastAsia="Times New Roman" w:hAnsi="Garamond" w:cs="Times New Roman"/>
          <w:b/>
          <w:bCs/>
          <w:strike/>
          <w:highlight w:val="yellow"/>
          <w:lang w:eastAsia="pt-PT"/>
        </w:rPr>
      </w:pPr>
      <w:ins w:id="2100" w:author="Susana Margarida Gonçalves Silva Santos" w:date="2025-10-09T12:04:00Z" w16du:dateUtc="2025-10-09T11:04:00Z">
        <w:r w:rsidRPr="00577D3B">
          <w:rPr>
            <w:rFonts w:ascii="Garamond" w:eastAsia="Times New Roman" w:hAnsi="Garamond" w:cs="Times New Roman"/>
            <w:b/>
            <w:bCs/>
            <w:strike/>
            <w:highlight w:val="yellow"/>
            <w:lang w:eastAsia="pt-PT"/>
          </w:rPr>
          <w:t xml:space="preserve"> </w:t>
        </w:r>
      </w:ins>
      <w:commentRangeStart w:id="2101"/>
      <w:r w:rsidR="00B77EE3" w:rsidRPr="00577D3B">
        <w:rPr>
          <w:rFonts w:ascii="Garamond" w:eastAsia="Times New Roman" w:hAnsi="Garamond" w:cs="Times New Roman"/>
          <w:b/>
          <w:bCs/>
          <w:strike/>
          <w:highlight w:val="yellow"/>
          <w:lang w:eastAsia="pt-PT"/>
        </w:rPr>
        <w:t>Centros de bem-estar animal</w:t>
      </w:r>
      <w:r w:rsidR="003C2522" w:rsidRPr="00577D3B">
        <w:rPr>
          <w:rFonts w:ascii="Garamond" w:eastAsia="Times New Roman" w:hAnsi="Garamond" w:cs="Times New Roman"/>
          <w:b/>
          <w:bCs/>
          <w:strike/>
          <w:highlight w:val="yellow"/>
          <w:lang w:eastAsia="pt-PT"/>
        </w:rPr>
        <w:t xml:space="preserve"> e</w:t>
      </w:r>
      <w:r w:rsidR="00B77EE3" w:rsidRPr="00577D3B">
        <w:rPr>
          <w:rFonts w:ascii="Garamond" w:eastAsia="Times New Roman" w:hAnsi="Garamond" w:cs="Times New Roman"/>
          <w:b/>
          <w:bCs/>
          <w:strike/>
          <w:highlight w:val="yellow"/>
          <w:lang w:eastAsia="pt-PT"/>
        </w:rPr>
        <w:t xml:space="preserve"> a</w:t>
      </w:r>
      <w:r w:rsidR="00F0185C" w:rsidRPr="00577D3B">
        <w:rPr>
          <w:rFonts w:ascii="Garamond" w:eastAsia="Times New Roman" w:hAnsi="Garamond" w:cs="Times New Roman"/>
          <w:b/>
          <w:bCs/>
          <w:strike/>
          <w:highlight w:val="yellow"/>
          <w:lang w:eastAsia="pt-PT"/>
        </w:rPr>
        <w:t xml:space="preserve">lojamentos com fins de promoção </w:t>
      </w:r>
    </w:p>
    <w:p w14:paraId="07C450D9" w14:textId="5280963F" w:rsidR="003D15F2" w:rsidRPr="00577D3B" w:rsidRDefault="00F0185C" w:rsidP="00A95B79">
      <w:pPr>
        <w:spacing w:line="360" w:lineRule="auto"/>
        <w:jc w:val="center"/>
        <w:rPr>
          <w:rFonts w:ascii="Garamond" w:eastAsia="Times New Roman" w:hAnsi="Garamond" w:cs="Times New Roman"/>
          <w:b/>
          <w:bCs/>
          <w:strike/>
          <w:highlight w:val="yellow"/>
          <w:lang w:eastAsia="pt-PT"/>
        </w:rPr>
      </w:pPr>
      <w:r w:rsidRPr="00577D3B">
        <w:rPr>
          <w:rFonts w:ascii="Garamond" w:eastAsia="Times New Roman" w:hAnsi="Garamond" w:cs="Times New Roman"/>
          <w:b/>
          <w:bCs/>
          <w:strike/>
          <w:highlight w:val="yellow"/>
          <w:lang w:eastAsia="pt-PT"/>
        </w:rPr>
        <w:t>do bem-estar animal</w:t>
      </w:r>
      <w:commentRangeEnd w:id="2101"/>
      <w:r w:rsidRPr="00577D3B">
        <w:rPr>
          <w:rStyle w:val="CommentReference"/>
          <w:rFonts w:ascii="Garamond" w:eastAsia="Times New Roman" w:hAnsi="Garamond" w:cs="Times New Roman"/>
          <w:b/>
          <w:bCs/>
          <w:strike/>
          <w:sz w:val="24"/>
          <w:szCs w:val="24"/>
          <w:highlight w:val="yellow"/>
          <w:lang w:eastAsia="pt-PT"/>
        </w:rPr>
        <w:commentReference w:id="2101"/>
      </w:r>
    </w:p>
    <w:p w14:paraId="115E49CF" w14:textId="77777777" w:rsidR="003D15F2" w:rsidRPr="00AD043B" w:rsidRDefault="003D15F2" w:rsidP="00A95B79">
      <w:pPr>
        <w:tabs>
          <w:tab w:val="left" w:pos="1380"/>
        </w:tabs>
        <w:spacing w:line="360" w:lineRule="auto"/>
        <w:jc w:val="both"/>
        <w:rPr>
          <w:rFonts w:ascii="Garamond" w:eastAsia="Times New Roman" w:hAnsi="Garamond" w:cs="Times New Roman"/>
          <w:lang w:eastAsia="pt-PT"/>
        </w:rPr>
      </w:pPr>
      <w:r w:rsidRPr="00AD043B">
        <w:rPr>
          <w:rFonts w:ascii="Garamond" w:eastAsia="Times New Roman" w:hAnsi="Garamond" w:cs="Times New Roman"/>
          <w:lang w:eastAsia="pt-PT"/>
        </w:rPr>
        <w:tab/>
      </w:r>
    </w:p>
    <w:p w14:paraId="69424DC8" w14:textId="10B277E1" w:rsidR="003D15F2" w:rsidRPr="00577D3B" w:rsidRDefault="003D15F2" w:rsidP="00A95B79">
      <w:pPr>
        <w:tabs>
          <w:tab w:val="left" w:pos="1380"/>
        </w:tabs>
        <w:spacing w:line="360" w:lineRule="auto"/>
        <w:jc w:val="center"/>
        <w:rPr>
          <w:rFonts w:ascii="Garamond" w:eastAsia="Times New Roman" w:hAnsi="Garamond" w:cs="Times New Roman"/>
          <w:b/>
          <w:bCs/>
          <w:highlight w:val="yellow"/>
          <w:lang w:eastAsia="pt-PT"/>
        </w:rPr>
      </w:pPr>
      <w:r w:rsidRPr="00577D3B">
        <w:rPr>
          <w:rFonts w:ascii="Garamond" w:eastAsia="Times New Roman" w:hAnsi="Garamond" w:cs="Times New Roman"/>
          <w:b/>
          <w:bCs/>
          <w:highlight w:val="yellow"/>
          <w:lang w:eastAsia="pt-PT"/>
        </w:rPr>
        <w:t>Artigo 7</w:t>
      </w:r>
      <w:r w:rsidR="00E47017" w:rsidRPr="00577D3B">
        <w:rPr>
          <w:rFonts w:ascii="Garamond" w:eastAsia="Times New Roman" w:hAnsi="Garamond" w:cs="Times New Roman"/>
          <w:b/>
          <w:bCs/>
          <w:highlight w:val="yellow"/>
          <w:lang w:eastAsia="pt-PT"/>
        </w:rPr>
        <w:t>7</w:t>
      </w:r>
      <w:r w:rsidRPr="00577D3B">
        <w:rPr>
          <w:rFonts w:ascii="Garamond" w:eastAsia="Times New Roman" w:hAnsi="Garamond" w:cs="Times New Roman"/>
          <w:b/>
          <w:bCs/>
          <w:highlight w:val="yellow"/>
          <w:lang w:eastAsia="pt-PT"/>
        </w:rPr>
        <w:t>.º</w:t>
      </w:r>
    </w:p>
    <w:p w14:paraId="2FAEEBB7" w14:textId="77777777" w:rsidR="003D15F2" w:rsidRPr="00577D3B" w:rsidRDefault="003D15F2" w:rsidP="00A95B79">
      <w:pPr>
        <w:tabs>
          <w:tab w:val="left" w:pos="1380"/>
        </w:tabs>
        <w:spacing w:line="360" w:lineRule="auto"/>
        <w:jc w:val="center"/>
        <w:rPr>
          <w:rFonts w:ascii="Garamond" w:eastAsia="Times New Roman" w:hAnsi="Garamond" w:cs="Times New Roman"/>
          <w:highlight w:val="yellow"/>
          <w:lang w:eastAsia="pt-PT"/>
        </w:rPr>
      </w:pPr>
      <w:r w:rsidRPr="00577D3B">
        <w:rPr>
          <w:rFonts w:ascii="Garamond" w:eastAsia="Times New Roman" w:hAnsi="Garamond" w:cs="Times New Roman"/>
          <w:highlight w:val="yellow"/>
          <w:lang w:eastAsia="pt-PT"/>
        </w:rPr>
        <w:t>Disposições gerais</w:t>
      </w:r>
    </w:p>
    <w:p w14:paraId="5B55F393" w14:textId="16856F0A" w:rsidR="003D15F2" w:rsidRPr="00577D3B" w:rsidRDefault="003D15F2" w:rsidP="00F539B9">
      <w:pPr>
        <w:tabs>
          <w:tab w:val="left" w:pos="1380"/>
        </w:tabs>
        <w:spacing w:line="360" w:lineRule="auto"/>
        <w:jc w:val="both"/>
        <w:rPr>
          <w:ins w:id="2102" w:author="Susana Margarida Gonçalves Silva Santos" w:date="2025-10-09T12:04:00Z" w16du:dateUtc="2025-10-09T11:04:00Z"/>
          <w:rFonts w:ascii="Garamond" w:eastAsia="Times New Roman" w:hAnsi="Garamond" w:cs="Times New Roman"/>
          <w:highlight w:val="yellow"/>
          <w:lang w:eastAsia="pt-PT"/>
        </w:rPr>
      </w:pPr>
      <w:r w:rsidRPr="00577D3B">
        <w:rPr>
          <w:rFonts w:ascii="Garamond" w:eastAsia="Times New Roman" w:hAnsi="Garamond" w:cs="Times New Roman"/>
          <w:highlight w:val="yellow"/>
          <w:lang w:eastAsia="pt-PT"/>
        </w:rPr>
        <w:t xml:space="preserve">Os </w:t>
      </w:r>
      <w:del w:id="2103" w:author="Susana Margarida Gonçalves Silva Santos" w:date="2025-10-09T12:04:00Z" w16du:dateUtc="2025-10-09T11:04:00Z">
        <w:r w:rsidR="001F6CA6" w:rsidRPr="00577D3B" w:rsidDel="00B105F8">
          <w:rPr>
            <w:rFonts w:ascii="Garamond" w:eastAsia="Times New Roman" w:hAnsi="Garamond" w:cs="Times New Roman"/>
            <w:highlight w:val="yellow"/>
            <w:lang w:eastAsia="pt-PT"/>
          </w:rPr>
          <w:delText xml:space="preserve">centros de bem-estar animal e </w:delText>
        </w:r>
        <w:r w:rsidR="00F0185C" w:rsidRPr="00577D3B" w:rsidDel="00B105F8">
          <w:rPr>
            <w:rFonts w:ascii="Garamond" w:eastAsia="Times New Roman" w:hAnsi="Garamond" w:cs="Times New Roman"/>
            <w:highlight w:val="yellow"/>
            <w:lang w:eastAsia="pt-PT"/>
          </w:rPr>
          <w:delText>alojamentos com fins de promoção do bem-estar animal</w:delText>
        </w:r>
      </w:del>
      <w:ins w:id="2104" w:author="Susana Margarida Gonçalves Silva Santos" w:date="2025-10-09T12:04:00Z" w16du:dateUtc="2025-10-09T11:04:00Z">
        <w:r w:rsidR="00B105F8" w:rsidRPr="00577D3B">
          <w:rPr>
            <w:rFonts w:ascii="Garamond" w:eastAsia="Times New Roman" w:hAnsi="Garamond" w:cs="Times New Roman"/>
            <w:highlight w:val="yellow"/>
            <w:lang w:eastAsia="pt-PT"/>
          </w:rPr>
          <w:t>Centros de Recolha Oficial</w:t>
        </w:r>
      </w:ins>
      <w:r w:rsidRPr="00577D3B">
        <w:rPr>
          <w:rFonts w:ascii="Garamond" w:eastAsia="Times New Roman" w:hAnsi="Garamond" w:cs="Times New Roman"/>
          <w:highlight w:val="yellow"/>
          <w:lang w:eastAsia="pt-PT"/>
        </w:rPr>
        <w:t xml:space="preserve"> </w:t>
      </w:r>
      <w:ins w:id="2105" w:author="Maria Cristina Tavares Briosa" w:date="2025-10-27T11:51:00Z" w16du:dateUtc="2025-10-27T11:51:00Z">
        <w:r w:rsidR="00DB4BB3">
          <w:rPr>
            <w:rFonts w:ascii="Garamond" w:eastAsia="Times New Roman" w:hAnsi="Garamond" w:cs="Times New Roman"/>
            <w:highlight w:val="yellow"/>
            <w:lang w:eastAsia="pt-PT"/>
          </w:rPr>
          <w:t xml:space="preserve">e </w:t>
        </w:r>
        <w:r w:rsidR="0070079F">
          <w:rPr>
            <w:rFonts w:ascii="Garamond" w:eastAsia="Times New Roman" w:hAnsi="Garamond" w:cs="Times New Roman"/>
            <w:highlight w:val="yellow"/>
            <w:lang w:eastAsia="pt-PT"/>
          </w:rPr>
          <w:t>os abridos das AZ</w:t>
        </w:r>
      </w:ins>
      <w:ins w:id="2106" w:author="Maria Cristina Tavares Briosa" w:date="2025-10-27T11:53:00Z" w16du:dateUtc="2025-10-27T11:53:00Z">
        <w:r w:rsidR="00FF0F1B">
          <w:rPr>
            <w:rFonts w:ascii="Garamond" w:eastAsia="Times New Roman" w:hAnsi="Garamond" w:cs="Times New Roman"/>
            <w:highlight w:val="yellow"/>
            <w:lang w:eastAsia="pt-PT"/>
          </w:rPr>
          <w:t>?</w:t>
        </w:r>
      </w:ins>
      <w:ins w:id="2107" w:author="Maria Cristina Tavares Briosa" w:date="2025-10-27T11:51:00Z" w16du:dateUtc="2025-10-27T11:51:00Z">
        <w:r w:rsidR="0070079F">
          <w:rPr>
            <w:rFonts w:ascii="Garamond" w:eastAsia="Times New Roman" w:hAnsi="Garamond" w:cs="Times New Roman"/>
            <w:highlight w:val="yellow"/>
            <w:lang w:eastAsia="pt-PT"/>
          </w:rPr>
          <w:t xml:space="preserve"> </w:t>
        </w:r>
      </w:ins>
      <w:r w:rsidRPr="00577D3B">
        <w:rPr>
          <w:rFonts w:ascii="Garamond" w:eastAsia="Times New Roman" w:hAnsi="Garamond" w:cs="Times New Roman"/>
          <w:highlight w:val="yellow"/>
          <w:lang w:eastAsia="pt-PT"/>
        </w:rPr>
        <w:t xml:space="preserve">devem </w:t>
      </w:r>
      <w:r w:rsidR="004D1DED" w:rsidRPr="00577D3B">
        <w:rPr>
          <w:rFonts w:ascii="Garamond" w:eastAsia="Times New Roman" w:hAnsi="Garamond" w:cs="Times New Roman"/>
          <w:highlight w:val="yellow"/>
          <w:lang w:eastAsia="pt-PT"/>
        </w:rPr>
        <w:t>garantir</w:t>
      </w:r>
      <w:r w:rsidR="00AE6830" w:rsidRPr="00577D3B">
        <w:rPr>
          <w:rFonts w:ascii="Garamond" w:eastAsia="Times New Roman" w:hAnsi="Garamond" w:cs="Times New Roman"/>
          <w:highlight w:val="yellow"/>
          <w:lang w:eastAsia="pt-PT"/>
        </w:rPr>
        <w:t xml:space="preserve"> as </w:t>
      </w:r>
      <w:r w:rsidR="00E86E0D" w:rsidRPr="00577D3B">
        <w:rPr>
          <w:rFonts w:ascii="Garamond" w:eastAsia="Times New Roman" w:hAnsi="Garamond" w:cs="Times New Roman"/>
          <w:highlight w:val="yellow"/>
          <w:lang w:eastAsia="pt-PT"/>
        </w:rPr>
        <w:t>atividades ref</w:t>
      </w:r>
      <w:r w:rsidR="00D51DEC" w:rsidRPr="00577D3B">
        <w:rPr>
          <w:rFonts w:ascii="Garamond" w:eastAsia="Times New Roman" w:hAnsi="Garamond" w:cs="Times New Roman"/>
          <w:highlight w:val="yellow"/>
          <w:lang w:eastAsia="pt-PT"/>
        </w:rPr>
        <w:t>eridas</w:t>
      </w:r>
      <w:r w:rsidR="00AE6830" w:rsidRPr="00577D3B">
        <w:rPr>
          <w:rFonts w:ascii="Garamond" w:eastAsia="Times New Roman" w:hAnsi="Garamond" w:cs="Times New Roman"/>
          <w:highlight w:val="yellow"/>
          <w:lang w:eastAsia="pt-PT"/>
        </w:rPr>
        <w:t xml:space="preserve"> n</w:t>
      </w:r>
      <w:r w:rsidR="004D1DED" w:rsidRPr="00577D3B">
        <w:rPr>
          <w:rFonts w:ascii="Garamond" w:eastAsia="Times New Roman" w:hAnsi="Garamond" w:cs="Times New Roman"/>
          <w:highlight w:val="yellow"/>
          <w:lang w:eastAsia="pt-PT"/>
        </w:rPr>
        <w:t xml:space="preserve">o </w:t>
      </w:r>
      <w:commentRangeStart w:id="2108"/>
      <w:r w:rsidR="004D1DED" w:rsidRPr="00577D3B">
        <w:rPr>
          <w:rFonts w:ascii="Garamond" w:eastAsia="Times New Roman" w:hAnsi="Garamond" w:cs="Times New Roman"/>
          <w:highlight w:val="yellow"/>
          <w:lang w:eastAsia="pt-PT"/>
        </w:rPr>
        <w:t xml:space="preserve">artigo </w:t>
      </w:r>
      <w:r w:rsidR="00990A30" w:rsidRPr="00577D3B">
        <w:rPr>
          <w:rFonts w:ascii="Garamond" w:eastAsia="Times New Roman" w:hAnsi="Garamond" w:cs="Times New Roman"/>
          <w:highlight w:val="yellow"/>
          <w:lang w:eastAsia="pt-PT"/>
        </w:rPr>
        <w:t>6.</w:t>
      </w:r>
      <w:commentRangeStart w:id="2109"/>
      <w:r w:rsidR="00990A30" w:rsidRPr="00577D3B">
        <w:rPr>
          <w:rFonts w:ascii="Garamond" w:eastAsia="Times New Roman" w:hAnsi="Garamond" w:cs="Times New Roman"/>
          <w:highlight w:val="yellow"/>
          <w:lang w:eastAsia="pt-PT"/>
        </w:rPr>
        <w:t>º</w:t>
      </w:r>
      <w:r w:rsidR="00D51DEC" w:rsidRPr="00577D3B">
        <w:rPr>
          <w:rFonts w:ascii="Garamond" w:eastAsia="Times New Roman" w:hAnsi="Garamond" w:cs="Times New Roman"/>
          <w:highlight w:val="yellow"/>
          <w:lang w:eastAsia="pt-PT"/>
        </w:rPr>
        <w:t>, as</w:t>
      </w:r>
      <w:r w:rsidR="004D1DED" w:rsidRPr="00577D3B">
        <w:rPr>
          <w:rFonts w:ascii="Garamond" w:eastAsia="Times New Roman" w:hAnsi="Garamond" w:cs="Times New Roman"/>
          <w:highlight w:val="yellow"/>
          <w:lang w:eastAsia="pt-PT"/>
        </w:rPr>
        <w:t xml:space="preserve"> </w:t>
      </w:r>
      <w:commentRangeEnd w:id="2109"/>
      <w:r w:rsidR="00577D3B" w:rsidRPr="00577D3B">
        <w:rPr>
          <w:rStyle w:val="CommentReference"/>
          <w:rFonts w:ascii="Garamond" w:eastAsia="Times New Roman" w:hAnsi="Garamond" w:cs="Times New Roman"/>
          <w:sz w:val="24"/>
          <w:szCs w:val="24"/>
          <w:highlight w:val="yellow"/>
          <w:lang w:eastAsia="pt-PT"/>
        </w:rPr>
        <w:commentReference w:id="2109"/>
      </w:r>
      <w:commentRangeEnd w:id="2108"/>
      <w:r w:rsidR="00636288" w:rsidRPr="00577D3B">
        <w:rPr>
          <w:rStyle w:val="CommentReference"/>
          <w:rFonts w:ascii="Garamond" w:eastAsia="Times New Roman" w:hAnsi="Garamond" w:cs="Times New Roman"/>
          <w:sz w:val="24"/>
          <w:szCs w:val="24"/>
          <w:highlight w:val="yellow"/>
          <w:lang w:eastAsia="pt-PT"/>
        </w:rPr>
        <w:commentReference w:id="2108"/>
      </w:r>
      <w:r w:rsidR="00E86E0D" w:rsidRPr="00577D3B">
        <w:rPr>
          <w:rFonts w:ascii="Garamond" w:eastAsia="Times New Roman" w:hAnsi="Garamond" w:cs="Times New Roman"/>
          <w:highlight w:val="yellow"/>
          <w:lang w:eastAsia="pt-PT"/>
        </w:rPr>
        <w:t xml:space="preserve">valências previstas </w:t>
      </w:r>
      <w:r w:rsidR="004D1DED" w:rsidRPr="00577D3B">
        <w:rPr>
          <w:rFonts w:ascii="Garamond" w:eastAsia="Times New Roman" w:hAnsi="Garamond" w:cs="Times New Roman"/>
          <w:highlight w:val="yellow"/>
          <w:lang w:eastAsia="pt-PT"/>
        </w:rPr>
        <w:t>n</w:t>
      </w:r>
      <w:r w:rsidR="00AE6830" w:rsidRPr="00577D3B">
        <w:rPr>
          <w:rFonts w:ascii="Garamond" w:eastAsia="Times New Roman" w:hAnsi="Garamond" w:cs="Times New Roman"/>
          <w:highlight w:val="yellow"/>
          <w:lang w:eastAsia="pt-PT"/>
        </w:rPr>
        <w:t xml:space="preserve">o capítulo X e </w:t>
      </w:r>
      <w:r w:rsidRPr="00577D3B">
        <w:rPr>
          <w:rFonts w:ascii="Garamond" w:eastAsia="Times New Roman" w:hAnsi="Garamond" w:cs="Times New Roman"/>
          <w:highlight w:val="yellow"/>
          <w:lang w:eastAsia="pt-PT"/>
        </w:rPr>
        <w:t>cumprir</w:t>
      </w:r>
      <w:r w:rsidR="00037C03" w:rsidRPr="00577D3B">
        <w:rPr>
          <w:rFonts w:ascii="Garamond" w:eastAsia="Times New Roman" w:hAnsi="Garamond" w:cs="Times New Roman"/>
          <w:highlight w:val="yellow"/>
          <w:lang w:eastAsia="pt-PT"/>
        </w:rPr>
        <w:t xml:space="preserve"> </w:t>
      </w:r>
      <w:r w:rsidRPr="00577D3B">
        <w:rPr>
          <w:rFonts w:ascii="Garamond" w:eastAsia="Times New Roman" w:hAnsi="Garamond" w:cs="Times New Roman"/>
          <w:highlight w:val="yellow"/>
          <w:lang w:eastAsia="pt-PT"/>
        </w:rPr>
        <w:t>as condições previstas</w:t>
      </w:r>
      <w:r w:rsidR="004D1DED" w:rsidRPr="00577D3B">
        <w:rPr>
          <w:rFonts w:ascii="Garamond" w:eastAsia="Times New Roman" w:hAnsi="Garamond" w:cs="Times New Roman"/>
          <w:highlight w:val="yellow"/>
          <w:lang w:eastAsia="pt-PT"/>
        </w:rPr>
        <w:t xml:space="preserve"> </w:t>
      </w:r>
      <w:r w:rsidR="00037C03" w:rsidRPr="00577D3B">
        <w:rPr>
          <w:rFonts w:ascii="Garamond" w:eastAsia="Times New Roman" w:hAnsi="Garamond" w:cs="Times New Roman"/>
          <w:highlight w:val="yellow"/>
          <w:lang w:eastAsia="pt-PT"/>
        </w:rPr>
        <w:t>na presente secção</w:t>
      </w:r>
      <w:r w:rsidRPr="00577D3B">
        <w:rPr>
          <w:rFonts w:ascii="Garamond" w:eastAsia="Times New Roman" w:hAnsi="Garamond" w:cs="Times New Roman"/>
          <w:highlight w:val="yellow"/>
          <w:lang w:eastAsia="pt-PT"/>
        </w:rPr>
        <w:t>.</w:t>
      </w:r>
    </w:p>
    <w:p w14:paraId="0E9299A3" w14:textId="77777777" w:rsidR="00E33803" w:rsidRPr="00577D3B" w:rsidRDefault="00E33803" w:rsidP="00F539B9">
      <w:pPr>
        <w:tabs>
          <w:tab w:val="left" w:pos="1380"/>
        </w:tabs>
        <w:spacing w:line="360" w:lineRule="auto"/>
        <w:jc w:val="both"/>
        <w:rPr>
          <w:rFonts w:ascii="Garamond" w:eastAsia="Times New Roman" w:hAnsi="Garamond" w:cs="Times New Roman"/>
          <w:highlight w:val="yellow"/>
          <w:lang w:eastAsia="pt-PT"/>
        </w:rPr>
      </w:pPr>
    </w:p>
    <w:p w14:paraId="1B724B0D" w14:textId="07F644D3" w:rsidR="003D15F2" w:rsidRPr="00577D3B" w:rsidRDefault="003D15F2" w:rsidP="00F539B9">
      <w:pPr>
        <w:tabs>
          <w:tab w:val="left" w:pos="1380"/>
        </w:tabs>
        <w:spacing w:line="360" w:lineRule="auto"/>
        <w:jc w:val="center"/>
        <w:rPr>
          <w:rFonts w:ascii="Garamond" w:eastAsia="Times New Roman" w:hAnsi="Garamond" w:cs="Times New Roman"/>
          <w:b/>
          <w:bCs/>
          <w:highlight w:val="yellow"/>
          <w:lang w:eastAsia="pt-PT"/>
        </w:rPr>
      </w:pPr>
      <w:r w:rsidRPr="00577D3B">
        <w:rPr>
          <w:rFonts w:ascii="Garamond" w:eastAsia="Times New Roman" w:hAnsi="Garamond" w:cs="Times New Roman"/>
          <w:b/>
          <w:bCs/>
          <w:highlight w:val="yellow"/>
          <w:lang w:eastAsia="pt-PT"/>
        </w:rPr>
        <w:t xml:space="preserve">Artigo </w:t>
      </w:r>
      <w:r w:rsidR="00524F32" w:rsidRPr="00577D3B">
        <w:rPr>
          <w:rFonts w:ascii="Garamond" w:eastAsia="Times New Roman" w:hAnsi="Garamond" w:cs="Times New Roman"/>
          <w:b/>
          <w:bCs/>
          <w:highlight w:val="yellow"/>
          <w:lang w:eastAsia="pt-PT"/>
        </w:rPr>
        <w:t>7</w:t>
      </w:r>
      <w:r w:rsidR="00E47017" w:rsidRPr="00577D3B">
        <w:rPr>
          <w:rFonts w:ascii="Garamond" w:eastAsia="Times New Roman" w:hAnsi="Garamond" w:cs="Times New Roman"/>
          <w:b/>
          <w:bCs/>
          <w:highlight w:val="yellow"/>
          <w:lang w:eastAsia="pt-PT"/>
        </w:rPr>
        <w:t>8</w:t>
      </w:r>
      <w:r w:rsidRPr="00577D3B">
        <w:rPr>
          <w:rFonts w:ascii="Garamond" w:eastAsia="Times New Roman" w:hAnsi="Garamond" w:cs="Times New Roman"/>
          <w:b/>
          <w:bCs/>
          <w:highlight w:val="yellow"/>
          <w:lang w:eastAsia="pt-PT"/>
        </w:rPr>
        <w:t>.º</w:t>
      </w:r>
    </w:p>
    <w:p w14:paraId="0AB5FF5A" w14:textId="757A5072" w:rsidR="003D15F2" w:rsidRPr="00577D3B" w:rsidRDefault="00D02193" w:rsidP="00F539B9">
      <w:pPr>
        <w:tabs>
          <w:tab w:val="left" w:pos="1380"/>
        </w:tabs>
        <w:spacing w:line="360" w:lineRule="auto"/>
        <w:jc w:val="center"/>
        <w:rPr>
          <w:rFonts w:ascii="Garamond" w:eastAsia="Times New Roman" w:hAnsi="Garamond" w:cs="Times New Roman"/>
          <w:highlight w:val="yellow"/>
          <w:lang w:eastAsia="pt-PT"/>
        </w:rPr>
      </w:pPr>
      <w:r w:rsidRPr="00577D3B">
        <w:rPr>
          <w:rFonts w:ascii="Garamond" w:eastAsia="Times New Roman" w:hAnsi="Garamond" w:cs="Times New Roman"/>
          <w:highlight w:val="yellow"/>
          <w:lang w:eastAsia="pt-PT"/>
        </w:rPr>
        <w:t>Funções</w:t>
      </w:r>
      <w:r w:rsidR="0071224B" w:rsidRPr="00577D3B">
        <w:rPr>
          <w:rFonts w:ascii="Garamond" w:eastAsia="Times New Roman" w:hAnsi="Garamond" w:cs="Times New Roman"/>
          <w:highlight w:val="yellow"/>
          <w:lang w:eastAsia="pt-PT"/>
        </w:rPr>
        <w:t xml:space="preserve"> vedadas  </w:t>
      </w:r>
    </w:p>
    <w:p w14:paraId="5EE784C2" w14:textId="71732639" w:rsidR="003D15F2" w:rsidRPr="00577D3B" w:rsidRDefault="003D15F2" w:rsidP="00F539B9">
      <w:pPr>
        <w:tabs>
          <w:tab w:val="left" w:pos="1380"/>
        </w:tabs>
        <w:spacing w:line="360" w:lineRule="auto"/>
        <w:jc w:val="both"/>
        <w:rPr>
          <w:rFonts w:ascii="Garamond" w:eastAsia="Times New Roman" w:hAnsi="Garamond" w:cs="Times New Roman"/>
          <w:highlight w:val="yellow"/>
          <w:lang w:eastAsia="pt-PT"/>
        </w:rPr>
      </w:pPr>
      <w:r w:rsidRPr="00577D3B">
        <w:rPr>
          <w:rFonts w:ascii="Garamond" w:eastAsia="Times New Roman" w:hAnsi="Garamond" w:cs="Times New Roman"/>
          <w:highlight w:val="yellow"/>
          <w:lang w:eastAsia="pt-PT"/>
        </w:rPr>
        <w:t xml:space="preserve">Os </w:t>
      </w:r>
      <w:ins w:id="2110" w:author="Susana Margarida Gonçalves Silva Santos" w:date="2025-10-09T12:06:00Z" w16du:dateUtc="2025-10-09T11:06:00Z">
        <w:r w:rsidR="00885903" w:rsidRPr="00577D3B">
          <w:rPr>
            <w:rFonts w:ascii="Garamond" w:eastAsia="Times New Roman" w:hAnsi="Garamond" w:cs="Times New Roman"/>
            <w:highlight w:val="yellow"/>
            <w:lang w:eastAsia="pt-PT"/>
          </w:rPr>
          <w:t>Cen</w:t>
        </w:r>
      </w:ins>
      <w:ins w:id="2111" w:author="Susana Margarida Gonçalves Silva Santos" w:date="2025-10-09T12:07:00Z" w16du:dateUtc="2025-10-09T11:07:00Z">
        <w:r w:rsidR="00885903" w:rsidRPr="00577D3B">
          <w:rPr>
            <w:rFonts w:ascii="Garamond" w:eastAsia="Times New Roman" w:hAnsi="Garamond" w:cs="Times New Roman"/>
            <w:highlight w:val="yellow"/>
            <w:lang w:eastAsia="pt-PT"/>
          </w:rPr>
          <w:t xml:space="preserve">tros de Recolha Oficial </w:t>
        </w:r>
      </w:ins>
      <w:ins w:id="2112" w:author="Maria Cristina Tavares Briosa" w:date="2025-10-27T11:47:00Z" w16du:dateUtc="2025-10-27T11:47:00Z">
        <w:r w:rsidR="00C12650">
          <w:rPr>
            <w:rFonts w:ascii="Garamond" w:eastAsia="Times New Roman" w:hAnsi="Garamond" w:cs="Times New Roman"/>
            <w:highlight w:val="yellow"/>
            <w:lang w:eastAsia="pt-PT"/>
          </w:rPr>
          <w:t xml:space="preserve">e os </w:t>
        </w:r>
        <w:r w:rsidR="006B107A">
          <w:rPr>
            <w:rFonts w:ascii="Garamond" w:eastAsia="Times New Roman" w:hAnsi="Garamond" w:cs="Times New Roman"/>
            <w:highlight w:val="yellow"/>
            <w:lang w:eastAsia="pt-PT"/>
          </w:rPr>
          <w:t>abrigos da</w:t>
        </w:r>
      </w:ins>
      <w:ins w:id="2113" w:author="Maria Cristina Tavares Briosa" w:date="2025-10-27T11:54:00Z" w16du:dateUtc="2025-10-27T11:54:00Z">
        <w:r w:rsidR="00636288">
          <w:rPr>
            <w:rFonts w:ascii="Garamond" w:eastAsia="Times New Roman" w:hAnsi="Garamond" w:cs="Times New Roman"/>
            <w:highlight w:val="yellow"/>
            <w:lang w:eastAsia="pt-PT"/>
          </w:rPr>
          <w:t xml:space="preserve">s AZ </w:t>
        </w:r>
      </w:ins>
      <w:ins w:id="2114" w:author="Maria Cristina Tavares Briosa" w:date="2025-10-27T11:47:00Z" w16du:dateUtc="2025-10-27T11:47:00Z">
        <w:r w:rsidR="006B107A">
          <w:rPr>
            <w:rFonts w:ascii="Garamond" w:eastAsia="Times New Roman" w:hAnsi="Garamond" w:cs="Times New Roman"/>
            <w:highlight w:val="yellow"/>
            <w:lang w:eastAsia="pt-PT"/>
          </w:rPr>
          <w:t xml:space="preserve"> </w:t>
        </w:r>
      </w:ins>
      <w:r w:rsidR="00E762CF" w:rsidRPr="00577D3B">
        <w:rPr>
          <w:rFonts w:ascii="Garamond" w:eastAsia="Times New Roman" w:hAnsi="Garamond" w:cs="Times New Roman"/>
          <w:strike/>
          <w:highlight w:val="yellow"/>
          <w:lang w:eastAsia="pt-PT"/>
        </w:rPr>
        <w:t xml:space="preserve">centros de bem-estar animal e os </w:t>
      </w:r>
      <w:r w:rsidRPr="00577D3B">
        <w:rPr>
          <w:rFonts w:ascii="Garamond" w:eastAsia="Times New Roman" w:hAnsi="Garamond" w:cs="Times New Roman"/>
          <w:strike/>
          <w:highlight w:val="yellow"/>
          <w:lang w:eastAsia="pt-PT"/>
        </w:rPr>
        <w:t>alojamentos</w:t>
      </w:r>
      <w:r w:rsidR="00F0185C" w:rsidRPr="00577D3B">
        <w:rPr>
          <w:rFonts w:ascii="Garamond" w:eastAsia="Times New Roman" w:hAnsi="Garamond" w:cs="Times New Roman"/>
          <w:strike/>
          <w:highlight w:val="yellow"/>
          <w:lang w:eastAsia="pt-PT"/>
        </w:rPr>
        <w:t xml:space="preserve"> com fins de promoção do bem-estar animal</w:t>
      </w:r>
      <w:r w:rsidR="00F0185C" w:rsidRPr="00577D3B">
        <w:rPr>
          <w:rFonts w:ascii="Garamond" w:eastAsia="Times New Roman" w:hAnsi="Garamond" w:cs="Times New Roman"/>
          <w:highlight w:val="yellow"/>
          <w:lang w:eastAsia="pt-PT"/>
        </w:rPr>
        <w:t xml:space="preserve"> </w:t>
      </w:r>
      <w:r w:rsidRPr="00577D3B">
        <w:rPr>
          <w:rFonts w:ascii="Garamond" w:eastAsia="Times New Roman" w:hAnsi="Garamond" w:cs="Times New Roman"/>
          <w:highlight w:val="yellow"/>
          <w:lang w:eastAsia="pt-PT"/>
        </w:rPr>
        <w:t>não podem funcionar como locais de reprodução, criação</w:t>
      </w:r>
      <w:r w:rsidR="004D0197" w:rsidRPr="00577D3B">
        <w:rPr>
          <w:rFonts w:ascii="Garamond" w:eastAsia="Times New Roman" w:hAnsi="Garamond" w:cs="Times New Roman"/>
          <w:highlight w:val="yellow"/>
          <w:lang w:eastAsia="pt-PT"/>
        </w:rPr>
        <w:t xml:space="preserve"> e</w:t>
      </w:r>
      <w:r w:rsidR="00037C03" w:rsidRPr="00577D3B">
        <w:rPr>
          <w:rFonts w:ascii="Garamond" w:eastAsia="Times New Roman" w:hAnsi="Garamond" w:cs="Times New Roman"/>
          <w:highlight w:val="yellow"/>
          <w:lang w:eastAsia="pt-PT"/>
        </w:rPr>
        <w:t xml:space="preserve"> </w:t>
      </w:r>
      <w:r w:rsidRPr="00577D3B">
        <w:rPr>
          <w:rFonts w:ascii="Garamond" w:eastAsia="Times New Roman" w:hAnsi="Garamond" w:cs="Times New Roman"/>
          <w:highlight w:val="yellow"/>
          <w:lang w:eastAsia="pt-PT"/>
        </w:rPr>
        <w:t xml:space="preserve">venda </w:t>
      </w:r>
      <w:r w:rsidR="00F3426A" w:rsidRPr="00577D3B">
        <w:rPr>
          <w:rFonts w:ascii="Garamond" w:eastAsia="Times New Roman" w:hAnsi="Garamond" w:cs="Times New Roman"/>
          <w:highlight w:val="yellow"/>
          <w:lang w:eastAsia="pt-PT"/>
        </w:rPr>
        <w:t>de animais</w:t>
      </w:r>
      <w:r w:rsidR="002B1764" w:rsidRPr="00577D3B">
        <w:rPr>
          <w:rFonts w:ascii="Garamond" w:eastAsia="Times New Roman" w:hAnsi="Garamond" w:cs="Times New Roman"/>
          <w:highlight w:val="yellow"/>
          <w:lang w:eastAsia="pt-PT"/>
        </w:rPr>
        <w:t>.</w:t>
      </w:r>
    </w:p>
    <w:p w14:paraId="1F31A51F" w14:textId="5CFD999B" w:rsidR="003D15F2" w:rsidRPr="00EB7EB1" w:rsidRDefault="003D15F2" w:rsidP="00F539B9">
      <w:pPr>
        <w:spacing w:line="360" w:lineRule="auto"/>
        <w:jc w:val="center"/>
        <w:rPr>
          <w:rFonts w:ascii="Garamond" w:eastAsia="Times New Roman" w:hAnsi="Garamond" w:cs="Times New Roman"/>
          <w:b/>
          <w:bCs/>
          <w:lang w:eastAsia="pt-PT"/>
        </w:rPr>
      </w:pPr>
      <w:r w:rsidRPr="00EB7EB1">
        <w:rPr>
          <w:rFonts w:ascii="Garamond" w:eastAsia="Times New Roman" w:hAnsi="Garamond" w:cs="Times New Roman"/>
          <w:b/>
          <w:bCs/>
          <w:lang w:eastAsia="pt-PT"/>
        </w:rPr>
        <w:t xml:space="preserve">Artigo </w:t>
      </w:r>
      <w:r w:rsidR="00BD1050" w:rsidRPr="00EB7EB1">
        <w:rPr>
          <w:rFonts w:ascii="Garamond" w:eastAsia="Times New Roman" w:hAnsi="Garamond" w:cs="Times New Roman"/>
          <w:b/>
          <w:bCs/>
          <w:lang w:eastAsia="pt-PT"/>
        </w:rPr>
        <w:t>7</w:t>
      </w:r>
      <w:r w:rsidR="00E47017" w:rsidRPr="00EB7EB1">
        <w:rPr>
          <w:rFonts w:ascii="Garamond" w:eastAsia="Times New Roman" w:hAnsi="Garamond" w:cs="Times New Roman"/>
          <w:b/>
          <w:bCs/>
          <w:lang w:eastAsia="pt-PT"/>
        </w:rPr>
        <w:t>9</w:t>
      </w:r>
      <w:r w:rsidRPr="00EB7EB1">
        <w:rPr>
          <w:rFonts w:ascii="Garamond" w:eastAsia="Times New Roman" w:hAnsi="Garamond" w:cs="Times New Roman"/>
          <w:b/>
          <w:bCs/>
          <w:lang w:eastAsia="pt-PT"/>
        </w:rPr>
        <w:t>.º</w:t>
      </w:r>
    </w:p>
    <w:p w14:paraId="4E9847F0" w14:textId="77777777" w:rsidR="003D15F2" w:rsidRPr="00EB7EB1" w:rsidRDefault="003D15F2" w:rsidP="00F539B9">
      <w:pPr>
        <w:spacing w:line="360" w:lineRule="auto"/>
        <w:jc w:val="center"/>
        <w:rPr>
          <w:rFonts w:ascii="Garamond" w:eastAsia="Times New Roman" w:hAnsi="Garamond" w:cs="Times New Roman"/>
          <w:lang w:eastAsia="pt-PT"/>
        </w:rPr>
      </w:pPr>
      <w:r w:rsidRPr="00EB7EB1">
        <w:rPr>
          <w:rFonts w:ascii="Garamond" w:eastAsia="Times New Roman" w:hAnsi="Garamond" w:cs="Times New Roman"/>
          <w:lang w:eastAsia="pt-PT"/>
        </w:rPr>
        <w:t>Instalações</w:t>
      </w:r>
    </w:p>
    <w:p w14:paraId="58400DE4" w14:textId="77777777" w:rsidR="003D15F2" w:rsidRPr="00EB7EB1" w:rsidRDefault="003D15F2" w:rsidP="00F539B9">
      <w:pPr>
        <w:spacing w:line="360" w:lineRule="auto"/>
        <w:jc w:val="both"/>
        <w:rPr>
          <w:rFonts w:ascii="Garamond" w:eastAsia="Times New Roman" w:hAnsi="Garamond" w:cs="Times New Roman"/>
          <w:lang w:eastAsia="pt-PT"/>
        </w:rPr>
      </w:pPr>
      <w:r w:rsidRPr="00EB7EB1">
        <w:rPr>
          <w:rFonts w:ascii="Garamond" w:eastAsia="Times New Roman" w:hAnsi="Garamond" w:cs="Times New Roman"/>
          <w:lang w:eastAsia="pt-PT"/>
        </w:rPr>
        <w:t xml:space="preserve">1 - Os alojamentos a que se refere este capítulo devem possuir instalações por espécie, para machos, fêmeas e fêmeas com respetivas ninhadas. </w:t>
      </w:r>
    </w:p>
    <w:p w14:paraId="2C61CF6D" w14:textId="7EECC69E" w:rsidR="003D15F2" w:rsidRPr="00EB7EB1" w:rsidRDefault="003D15F2" w:rsidP="00A95B79">
      <w:pPr>
        <w:spacing w:line="360" w:lineRule="auto"/>
        <w:jc w:val="both"/>
        <w:rPr>
          <w:rFonts w:ascii="Garamond" w:eastAsia="Times New Roman" w:hAnsi="Garamond" w:cs="Times New Roman"/>
          <w:lang w:eastAsia="pt-PT"/>
        </w:rPr>
      </w:pPr>
      <w:r w:rsidRPr="00EB7EB1">
        <w:rPr>
          <w:rFonts w:ascii="Garamond" w:eastAsia="Times New Roman" w:hAnsi="Garamond" w:cs="Times New Roman"/>
          <w:lang w:eastAsia="pt-PT"/>
        </w:rPr>
        <w:t xml:space="preserve">2 </w:t>
      </w:r>
      <w:r w:rsidR="009C6267" w:rsidRPr="00EB7EB1">
        <w:rPr>
          <w:rFonts w:ascii="Garamond" w:eastAsia="Times New Roman" w:hAnsi="Garamond" w:cs="Times New Roman"/>
          <w:lang w:eastAsia="pt-PT"/>
        </w:rPr>
        <w:t>–</w:t>
      </w:r>
      <w:r w:rsidRPr="00EB7EB1">
        <w:rPr>
          <w:rFonts w:ascii="Garamond" w:eastAsia="Times New Roman" w:hAnsi="Garamond" w:cs="Times New Roman"/>
          <w:lang w:eastAsia="pt-PT"/>
        </w:rPr>
        <w:t xml:space="preserve"> </w:t>
      </w:r>
      <w:r w:rsidR="009C6267" w:rsidRPr="00EB7EB1">
        <w:rPr>
          <w:rFonts w:ascii="Garamond" w:eastAsia="Times New Roman" w:hAnsi="Garamond" w:cs="Times New Roman"/>
          <w:lang w:eastAsia="pt-PT"/>
        </w:rPr>
        <w:t>Sem prejuízo do disposto no número anterior, a</w:t>
      </w:r>
      <w:r w:rsidRPr="00EB7EB1">
        <w:rPr>
          <w:rFonts w:ascii="Garamond" w:eastAsia="Times New Roman" w:hAnsi="Garamond" w:cs="Times New Roman"/>
          <w:lang w:eastAsia="pt-PT"/>
        </w:rPr>
        <w:t xml:space="preserve">s fêmeas e machos adultos podem coabitar, se estiverem esterilizados. </w:t>
      </w:r>
    </w:p>
    <w:p w14:paraId="3F5F5C25" w14:textId="632E1AE7" w:rsidR="003D15F2" w:rsidRPr="000041C8" w:rsidRDefault="178AD7F6" w:rsidP="00A95B79">
      <w:pPr>
        <w:spacing w:line="360" w:lineRule="auto"/>
        <w:jc w:val="both"/>
        <w:rPr>
          <w:rFonts w:ascii="Garamond" w:eastAsia="Times New Roman" w:hAnsi="Garamond" w:cs="Times New Roman"/>
          <w:lang w:eastAsia="pt-PT"/>
        </w:rPr>
      </w:pPr>
      <w:r w:rsidRPr="00EB7EB1">
        <w:rPr>
          <w:rFonts w:ascii="Garamond" w:eastAsia="Times New Roman" w:hAnsi="Garamond" w:cs="Times New Roman"/>
          <w:lang w:eastAsia="pt-PT"/>
        </w:rPr>
        <w:t>3 - Sem prejuízo do disposto no n.º 1, devem existir instalações diferenciadas para enfermaria, higien</w:t>
      </w:r>
      <w:r w:rsidR="00AF4190">
        <w:rPr>
          <w:rFonts w:ascii="Garamond" w:eastAsia="Times New Roman" w:hAnsi="Garamond" w:cs="Times New Roman"/>
          <w:lang w:eastAsia="pt-PT"/>
        </w:rPr>
        <w:t>ização dos animais,</w:t>
      </w:r>
      <w:r w:rsidRPr="00EB7EB1">
        <w:rPr>
          <w:rFonts w:ascii="Garamond" w:eastAsia="Times New Roman" w:hAnsi="Garamond" w:cs="Times New Roman"/>
          <w:lang w:eastAsia="pt-PT"/>
        </w:rPr>
        <w:t xml:space="preserve"> armazém</w:t>
      </w:r>
      <w:r w:rsidR="275DAAD9" w:rsidRPr="00EB7EB1">
        <w:rPr>
          <w:rFonts w:ascii="Garamond" w:eastAsia="Times New Roman" w:hAnsi="Garamond" w:cs="Times New Roman"/>
          <w:lang w:eastAsia="pt-PT"/>
        </w:rPr>
        <w:t xml:space="preserve"> de alimentos</w:t>
      </w:r>
      <w:r w:rsidRPr="00EB7EB1">
        <w:rPr>
          <w:rFonts w:ascii="Garamond" w:eastAsia="Times New Roman" w:hAnsi="Garamond" w:cs="Times New Roman"/>
          <w:lang w:eastAsia="pt-PT"/>
        </w:rPr>
        <w:t>,</w:t>
      </w:r>
      <w:r w:rsidR="208CA24E" w:rsidRPr="00EB7EB1">
        <w:rPr>
          <w:rFonts w:ascii="Garamond" w:eastAsia="Times New Roman" w:hAnsi="Garamond" w:cs="Times New Roman"/>
          <w:lang w:eastAsia="pt-PT"/>
        </w:rPr>
        <w:t xml:space="preserve"> zona de</w:t>
      </w:r>
      <w:r w:rsidRPr="00EB7EB1">
        <w:rPr>
          <w:rFonts w:ascii="Garamond" w:eastAsia="Times New Roman" w:hAnsi="Garamond" w:cs="Times New Roman"/>
          <w:lang w:eastAsia="pt-PT"/>
        </w:rPr>
        <w:t xml:space="preserve"> manuse</w:t>
      </w:r>
      <w:r w:rsidR="789D12BA" w:rsidRPr="00EB7EB1">
        <w:rPr>
          <w:rFonts w:ascii="Garamond" w:eastAsia="Times New Roman" w:hAnsi="Garamond" w:cs="Times New Roman"/>
          <w:lang w:eastAsia="pt-PT"/>
        </w:rPr>
        <w:t>io</w:t>
      </w:r>
      <w:r w:rsidRPr="00EB7EB1">
        <w:rPr>
          <w:rFonts w:ascii="Garamond" w:eastAsia="Times New Roman" w:hAnsi="Garamond" w:cs="Times New Roman"/>
          <w:lang w:eastAsia="pt-PT"/>
        </w:rPr>
        <w:t xml:space="preserve"> de alimentos, lavagem de material e armazém de material e equipamento limpo.</w:t>
      </w:r>
    </w:p>
    <w:p w14:paraId="7587BBF5" w14:textId="77777777" w:rsidR="00334E9C" w:rsidRDefault="00334E9C" w:rsidP="00A95B79">
      <w:pPr>
        <w:spacing w:line="360" w:lineRule="auto"/>
        <w:jc w:val="center"/>
        <w:rPr>
          <w:rFonts w:ascii="Garamond" w:eastAsia="Times New Roman" w:hAnsi="Garamond" w:cs="Times New Roman"/>
          <w:b/>
          <w:bCs/>
          <w:lang w:eastAsia="pt-PT"/>
        </w:rPr>
      </w:pPr>
    </w:p>
    <w:p w14:paraId="6A1530E6" w14:textId="77777777" w:rsidR="00334E9C" w:rsidRDefault="00334E9C" w:rsidP="00380EFE">
      <w:pPr>
        <w:spacing w:line="360" w:lineRule="auto"/>
        <w:rPr>
          <w:rFonts w:ascii="Garamond" w:eastAsia="Times New Roman" w:hAnsi="Garamond" w:cs="Times New Roman"/>
          <w:b/>
          <w:bCs/>
          <w:lang w:eastAsia="pt-PT"/>
        </w:rPr>
      </w:pPr>
    </w:p>
    <w:p w14:paraId="75DAC7FE" w14:textId="5722B8B7" w:rsidR="003D15F2" w:rsidRPr="000041C8" w:rsidRDefault="003D15F2" w:rsidP="00A95B7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 xml:space="preserve">Artigo </w:t>
      </w:r>
      <w:r w:rsidR="00E47017">
        <w:rPr>
          <w:rFonts w:ascii="Garamond" w:eastAsia="Times New Roman" w:hAnsi="Garamond" w:cs="Times New Roman"/>
          <w:b/>
          <w:bCs/>
          <w:lang w:eastAsia="pt-PT"/>
        </w:rPr>
        <w:t>80</w:t>
      </w:r>
      <w:r w:rsidRPr="000041C8">
        <w:rPr>
          <w:rFonts w:ascii="Garamond" w:eastAsia="Times New Roman" w:hAnsi="Garamond" w:cs="Times New Roman"/>
          <w:b/>
          <w:bCs/>
          <w:lang w:eastAsia="pt-PT"/>
        </w:rPr>
        <w:t>.º</w:t>
      </w:r>
    </w:p>
    <w:p w14:paraId="653756C1" w14:textId="77777777" w:rsidR="003D15F2" w:rsidRPr="000041C8" w:rsidRDefault="003D15F2" w:rsidP="00A95B79">
      <w:pPr>
        <w:spacing w:line="360" w:lineRule="auto"/>
        <w:jc w:val="center"/>
        <w:rPr>
          <w:rFonts w:ascii="Garamond" w:eastAsia="Times New Roman" w:hAnsi="Garamond" w:cs="Times New Roman"/>
          <w:lang w:eastAsia="pt-PT"/>
        </w:rPr>
      </w:pPr>
      <w:r w:rsidRPr="000041C8">
        <w:rPr>
          <w:rFonts w:ascii="Garamond" w:eastAsia="Times New Roman" w:hAnsi="Garamond" w:cs="Times New Roman"/>
          <w:lang w:eastAsia="pt-PT"/>
        </w:rPr>
        <w:t>Outras disposições</w:t>
      </w:r>
    </w:p>
    <w:p w14:paraId="2B86628D" w14:textId="7D02B3BC"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1 - Além das condições previstas no artigo anterior, </w:t>
      </w:r>
      <w:bookmarkStart w:id="2115" w:name="_Hlk114738520"/>
      <w:r w:rsidRPr="000041C8">
        <w:rPr>
          <w:rFonts w:ascii="Garamond" w:eastAsia="Times New Roman" w:hAnsi="Garamond" w:cs="Times New Roman"/>
          <w:lang w:eastAsia="pt-PT"/>
        </w:rPr>
        <w:t>aplica-se também o disposto no</w:t>
      </w:r>
      <w:r w:rsidR="00010F84" w:rsidRPr="000041C8">
        <w:rPr>
          <w:rFonts w:ascii="Garamond" w:eastAsia="Times New Roman" w:hAnsi="Garamond" w:cs="Times New Roman"/>
          <w:lang w:eastAsia="pt-PT"/>
        </w:rPr>
        <w:t xml:space="preserve">s </w:t>
      </w:r>
      <w:r w:rsidRPr="000041C8">
        <w:rPr>
          <w:rFonts w:ascii="Garamond" w:eastAsia="Times New Roman" w:hAnsi="Garamond" w:cs="Times New Roman"/>
          <w:lang w:eastAsia="pt-PT"/>
        </w:rPr>
        <w:t xml:space="preserve">artigos </w:t>
      </w:r>
      <w:r w:rsidR="0058530E" w:rsidRPr="000041C8">
        <w:rPr>
          <w:rFonts w:ascii="Garamond" w:eastAsia="Times New Roman" w:hAnsi="Garamond" w:cs="Times New Roman"/>
          <w:lang w:eastAsia="pt-PT"/>
        </w:rPr>
        <w:t>4</w:t>
      </w:r>
      <w:r w:rsidR="006A4506">
        <w:rPr>
          <w:rFonts w:ascii="Garamond" w:eastAsia="Times New Roman" w:hAnsi="Garamond" w:cs="Times New Roman"/>
          <w:lang w:eastAsia="pt-PT"/>
        </w:rPr>
        <w:t>7</w:t>
      </w:r>
      <w:r w:rsidRPr="000041C8">
        <w:rPr>
          <w:rFonts w:ascii="Garamond" w:eastAsia="Times New Roman" w:hAnsi="Garamond" w:cs="Times New Roman"/>
          <w:lang w:eastAsia="pt-PT"/>
        </w:rPr>
        <w:t xml:space="preserve">.º a </w:t>
      </w:r>
      <w:r w:rsidR="0058530E" w:rsidRPr="000041C8">
        <w:rPr>
          <w:rFonts w:ascii="Garamond" w:eastAsia="Times New Roman" w:hAnsi="Garamond" w:cs="Times New Roman"/>
          <w:lang w:eastAsia="pt-PT"/>
        </w:rPr>
        <w:t>5</w:t>
      </w:r>
      <w:r w:rsidR="006A4506">
        <w:rPr>
          <w:rFonts w:ascii="Garamond" w:eastAsia="Times New Roman" w:hAnsi="Garamond" w:cs="Times New Roman"/>
          <w:lang w:eastAsia="pt-PT"/>
        </w:rPr>
        <w:t>9</w:t>
      </w:r>
      <w:r w:rsidRPr="000041C8">
        <w:rPr>
          <w:rFonts w:ascii="Garamond" w:eastAsia="Times New Roman" w:hAnsi="Garamond" w:cs="Times New Roman"/>
          <w:lang w:eastAsia="pt-PT"/>
        </w:rPr>
        <w:t>.º</w:t>
      </w:r>
      <w:bookmarkEnd w:id="2115"/>
      <w:r w:rsidRPr="000041C8">
        <w:rPr>
          <w:rFonts w:ascii="Garamond" w:eastAsia="Times New Roman" w:hAnsi="Garamond" w:cs="Times New Roman"/>
          <w:lang w:eastAsia="pt-PT"/>
        </w:rPr>
        <w:t>.</w:t>
      </w:r>
    </w:p>
    <w:p w14:paraId="5D7F9835" w14:textId="07DD3CCF" w:rsidR="003D15F2" w:rsidRDefault="7EF12E01" w:rsidP="00A95B79">
      <w:pPr>
        <w:spacing w:line="360" w:lineRule="auto"/>
        <w:jc w:val="both"/>
        <w:rPr>
          <w:rFonts w:ascii="Garamond" w:eastAsia="Times New Roman" w:hAnsi="Garamond" w:cs="Times New Roman"/>
          <w:lang w:eastAsia="pt-PT"/>
        </w:rPr>
      </w:pPr>
      <w:r w:rsidRPr="592F0569">
        <w:rPr>
          <w:rFonts w:ascii="Garamond" w:eastAsia="Times New Roman" w:hAnsi="Garamond" w:cs="Times New Roman"/>
          <w:lang w:eastAsia="pt-PT"/>
        </w:rPr>
        <w:t xml:space="preserve">2 </w:t>
      </w:r>
      <w:r w:rsidR="07348DC3" w:rsidRPr="592F0569">
        <w:rPr>
          <w:rFonts w:ascii="Garamond" w:eastAsia="Times New Roman" w:hAnsi="Garamond" w:cs="Times New Roman"/>
          <w:lang w:eastAsia="pt-PT"/>
        </w:rPr>
        <w:t>–</w:t>
      </w:r>
      <w:r w:rsidRPr="592F0569">
        <w:rPr>
          <w:rFonts w:ascii="Garamond" w:eastAsia="Times New Roman" w:hAnsi="Garamond" w:cs="Times New Roman"/>
          <w:lang w:eastAsia="pt-PT"/>
        </w:rPr>
        <w:t xml:space="preserve"> Os</w:t>
      </w:r>
      <w:r w:rsidR="07348DC3" w:rsidRPr="592F0569">
        <w:rPr>
          <w:rFonts w:ascii="Garamond" w:eastAsia="Times New Roman" w:hAnsi="Garamond" w:cs="Times New Roman"/>
          <w:lang w:eastAsia="pt-PT"/>
        </w:rPr>
        <w:t xml:space="preserve"> </w:t>
      </w:r>
      <w:ins w:id="2116" w:author="Susana Margarida Gonçalves Silva Santos" w:date="2025-10-09T12:14:00Z" w16du:dateUtc="2025-10-09T11:14:00Z">
        <w:r w:rsidR="006F1E32">
          <w:rPr>
            <w:rFonts w:ascii="Garamond" w:eastAsia="Times New Roman" w:hAnsi="Garamond" w:cs="Times New Roman"/>
            <w:lang w:eastAsia="pt-PT"/>
          </w:rPr>
          <w:t xml:space="preserve">Centros de Recolha Oficial </w:t>
        </w:r>
      </w:ins>
      <w:ins w:id="2117" w:author="Susana Margarida Gonçalves Silva Santos" w:date="2025-10-20T10:14:00Z" w16du:dateUtc="2025-10-20T09:14:00Z">
        <w:r w:rsidR="004D1044">
          <w:rPr>
            <w:rFonts w:ascii="Garamond" w:eastAsia="Times New Roman" w:hAnsi="Garamond" w:cs="Times New Roman"/>
            <w:lang w:eastAsia="pt-PT"/>
          </w:rPr>
          <w:t xml:space="preserve">e </w:t>
        </w:r>
        <w:r w:rsidR="004D1044" w:rsidRPr="006B310C">
          <w:rPr>
            <w:rFonts w:ascii="Garamond" w:eastAsia="Times New Roman" w:hAnsi="Garamond" w:cs="Times New Roman"/>
            <w:strike/>
            <w:lang w:eastAsia="pt-PT"/>
          </w:rPr>
          <w:t>os</w:t>
        </w:r>
      </w:ins>
      <w:ins w:id="2118" w:author="Susana Margarida Gonçalves Silva Santos" w:date="2025-10-20T10:13:00Z" w16du:dateUtc="2025-10-20T09:13:00Z">
        <w:r w:rsidR="004D1044" w:rsidRPr="006B310C">
          <w:rPr>
            <w:rFonts w:ascii="Garamond" w:eastAsia="Times New Roman" w:hAnsi="Garamond" w:cs="Times New Roman"/>
            <w:strike/>
            <w:lang w:eastAsia="pt-PT"/>
          </w:rPr>
          <w:t xml:space="preserve"> </w:t>
        </w:r>
      </w:ins>
      <w:r w:rsidR="07348DC3" w:rsidRPr="006B310C">
        <w:rPr>
          <w:rFonts w:ascii="Garamond" w:eastAsia="Times New Roman" w:hAnsi="Garamond" w:cs="Times New Roman"/>
          <w:strike/>
          <w:lang w:eastAsia="pt-PT"/>
        </w:rPr>
        <w:t>ce</w:t>
      </w:r>
      <w:r w:rsidR="07348DC3" w:rsidRPr="004D1044">
        <w:rPr>
          <w:rFonts w:ascii="Garamond" w:eastAsia="Times New Roman" w:hAnsi="Garamond" w:cs="Times New Roman"/>
          <w:strike/>
          <w:lang w:eastAsia="pt-PT"/>
        </w:rPr>
        <w:t xml:space="preserve">ntros de bem-estar </w:t>
      </w:r>
      <w:r w:rsidR="07348DC3" w:rsidRPr="006B310C">
        <w:rPr>
          <w:rFonts w:ascii="Garamond" w:eastAsia="Times New Roman" w:hAnsi="Garamond" w:cs="Times New Roman"/>
          <w:strike/>
          <w:lang w:eastAsia="pt-PT"/>
        </w:rPr>
        <w:t>animal</w:t>
      </w:r>
      <w:r w:rsidR="07348DC3" w:rsidRPr="007F463B">
        <w:rPr>
          <w:rFonts w:ascii="Garamond" w:eastAsia="Times New Roman" w:hAnsi="Garamond" w:cs="Times New Roman"/>
          <w:lang w:eastAsia="pt-PT"/>
        </w:rPr>
        <w:t xml:space="preserve"> e os</w:t>
      </w:r>
      <w:r w:rsidRPr="004D1044">
        <w:rPr>
          <w:rFonts w:ascii="Garamond" w:eastAsia="Times New Roman" w:hAnsi="Garamond" w:cs="Times New Roman"/>
          <w:lang w:eastAsia="pt-PT"/>
        </w:rPr>
        <w:t xml:space="preserve"> alojamentos</w:t>
      </w:r>
      <w:ins w:id="2119" w:author="Susana Margarida Gonçalves Silva Santos" w:date="2025-10-20T10:14:00Z" w16du:dateUtc="2025-10-20T09:14:00Z">
        <w:r w:rsidR="00947225">
          <w:rPr>
            <w:rFonts w:ascii="Garamond" w:eastAsia="Times New Roman" w:hAnsi="Garamond" w:cs="Times New Roman"/>
            <w:lang w:eastAsia="pt-PT"/>
          </w:rPr>
          <w:t xml:space="preserve"> das</w:t>
        </w:r>
      </w:ins>
      <w:del w:id="2120" w:author="Susana Margarida Gonçalves Silva Santos" w:date="2025-10-20T10:14:00Z" w16du:dateUtc="2025-10-20T09:14:00Z">
        <w:r w:rsidR="44AE3CC9" w:rsidRPr="004D1044" w:rsidDel="00947225">
          <w:rPr>
            <w:rFonts w:ascii="Garamond" w:eastAsia="Times New Roman" w:hAnsi="Garamond" w:cs="Times New Roman"/>
            <w:lang w:eastAsia="pt-PT"/>
          </w:rPr>
          <w:delText xml:space="preserve"> </w:delText>
        </w:r>
      </w:del>
      <w:ins w:id="2121" w:author="Susana Margarida Gonçalves Silva Santos" w:date="2025-10-20T10:16:00Z" w16du:dateUtc="2025-10-20T09:16:00Z">
        <w:r w:rsidR="00761A42">
          <w:rPr>
            <w:rFonts w:ascii="Garamond" w:eastAsia="Times New Roman" w:hAnsi="Garamond" w:cs="Times New Roman"/>
            <w:lang w:eastAsia="pt-PT"/>
          </w:rPr>
          <w:t xml:space="preserve">associações </w:t>
        </w:r>
        <w:r w:rsidR="00D53526">
          <w:rPr>
            <w:rFonts w:ascii="Garamond" w:eastAsia="Times New Roman" w:hAnsi="Garamond" w:cs="Times New Roman"/>
            <w:lang w:eastAsia="pt-PT"/>
          </w:rPr>
          <w:t>z</w:t>
        </w:r>
        <w:r w:rsidR="00761A42">
          <w:rPr>
            <w:rFonts w:ascii="Garamond" w:eastAsia="Times New Roman" w:hAnsi="Garamond" w:cs="Times New Roman"/>
            <w:lang w:eastAsia="pt-PT"/>
          </w:rPr>
          <w:t>oófilas</w:t>
        </w:r>
        <w:r w:rsidR="00D53526">
          <w:rPr>
            <w:rFonts w:ascii="Garamond" w:eastAsia="Times New Roman" w:hAnsi="Garamond" w:cs="Times New Roman"/>
            <w:lang w:eastAsia="pt-PT"/>
          </w:rPr>
          <w:t xml:space="preserve"> </w:t>
        </w:r>
      </w:ins>
      <w:del w:id="2122" w:author="Susana Margarida Gonçalves Silva Santos" w:date="2025-10-20T10:14:00Z" w16du:dateUtc="2025-10-20T09:14:00Z">
        <w:r w:rsidR="44AE3CC9" w:rsidRPr="004D1044" w:rsidDel="00947225">
          <w:rPr>
            <w:rFonts w:ascii="Garamond" w:eastAsia="Times New Roman" w:hAnsi="Garamond" w:cs="Times New Roman"/>
            <w:lang w:eastAsia="pt-PT"/>
          </w:rPr>
          <w:delText>com fins de promoção do bem-estar animal</w:delText>
        </w:r>
      </w:del>
      <w:ins w:id="2123" w:author="Susana Margarida Gonçalves Silva Santos" w:date="2025-10-20T10:14:00Z" w16du:dateUtc="2025-10-20T09:14:00Z">
        <w:r w:rsidR="00947225">
          <w:rPr>
            <w:rFonts w:ascii="Garamond" w:eastAsia="Times New Roman" w:hAnsi="Garamond" w:cs="Times New Roman"/>
            <w:lang w:eastAsia="pt-PT"/>
          </w:rPr>
          <w:t xml:space="preserve"> </w:t>
        </w:r>
      </w:ins>
      <w:r w:rsidR="2FF12667" w:rsidRPr="004D1044">
        <w:rPr>
          <w:rFonts w:ascii="Garamond" w:eastAsia="Times New Roman" w:hAnsi="Garamond" w:cs="Times New Roman"/>
          <w:lang w:eastAsia="pt-PT"/>
        </w:rPr>
        <w:t xml:space="preserve"> </w:t>
      </w:r>
      <w:r w:rsidRPr="592F0569">
        <w:rPr>
          <w:rFonts w:ascii="Garamond" w:eastAsia="Times New Roman" w:hAnsi="Garamond" w:cs="Times New Roman"/>
          <w:lang w:eastAsia="pt-PT"/>
        </w:rPr>
        <w:t>devem dispor de sala</w:t>
      </w:r>
      <w:ins w:id="2124" w:author="Susana Margarida Gonçalves Silva Santos" w:date="2025-10-09T12:14:00Z" w16du:dateUtc="2025-10-09T11:14:00Z">
        <w:r w:rsidR="006F1E32">
          <w:rPr>
            <w:rFonts w:ascii="Garamond" w:eastAsia="Times New Roman" w:hAnsi="Garamond" w:cs="Times New Roman"/>
            <w:lang w:eastAsia="pt-PT"/>
          </w:rPr>
          <w:t>s</w:t>
        </w:r>
      </w:ins>
      <w:r w:rsidRPr="592F0569">
        <w:rPr>
          <w:rFonts w:ascii="Garamond" w:eastAsia="Times New Roman" w:hAnsi="Garamond" w:cs="Times New Roman"/>
          <w:lang w:eastAsia="pt-PT"/>
        </w:rPr>
        <w:t xml:space="preserve"> de quarentena.</w:t>
      </w:r>
    </w:p>
    <w:p w14:paraId="746F98C7" w14:textId="512A4096" w:rsidR="0061086E" w:rsidRPr="000041C8" w:rsidRDefault="426AF09D" w:rsidP="00A95B79">
      <w:pPr>
        <w:spacing w:line="360" w:lineRule="auto"/>
        <w:jc w:val="both"/>
        <w:rPr>
          <w:rFonts w:ascii="Garamond" w:eastAsia="Times New Roman" w:hAnsi="Garamond" w:cs="Times New Roman"/>
          <w:lang w:eastAsia="pt-PT"/>
        </w:rPr>
      </w:pPr>
      <w:r w:rsidRPr="592F0569">
        <w:rPr>
          <w:rFonts w:ascii="Garamond" w:eastAsia="Times New Roman" w:hAnsi="Garamond" w:cs="Times New Roman"/>
          <w:lang w:eastAsia="pt-PT"/>
        </w:rPr>
        <w:t>3- Os centros de bem-estar animal devem dis</w:t>
      </w:r>
      <w:r w:rsidR="5FA05E16" w:rsidRPr="592F0569">
        <w:rPr>
          <w:rFonts w:ascii="Garamond" w:eastAsia="Times New Roman" w:hAnsi="Garamond" w:cs="Times New Roman"/>
          <w:lang w:eastAsia="pt-PT"/>
        </w:rPr>
        <w:t>p</w:t>
      </w:r>
      <w:r w:rsidRPr="592F0569">
        <w:rPr>
          <w:rFonts w:ascii="Garamond" w:eastAsia="Times New Roman" w:hAnsi="Garamond" w:cs="Times New Roman"/>
          <w:lang w:eastAsia="pt-PT"/>
        </w:rPr>
        <w:t xml:space="preserve">or de pelo menos 2 celas semi-circulares </w:t>
      </w:r>
      <w:ins w:id="2125" w:author="Susana Margarida Gonçalves Silva Santos" w:date="2025-10-20T10:08:00Z" w16du:dateUtc="2025-10-20T09:08:00Z">
        <w:r w:rsidR="00353D66">
          <w:rPr>
            <w:rFonts w:ascii="Garamond" w:eastAsia="Times New Roman" w:hAnsi="Garamond" w:cs="Times New Roman"/>
            <w:lang w:eastAsia="pt-PT"/>
          </w:rPr>
          <w:t xml:space="preserve"> ou de conformação que assegure as reg</w:t>
        </w:r>
      </w:ins>
      <w:ins w:id="2126" w:author="Susana Margarida Gonçalves Silva Santos" w:date="2025-10-20T10:09:00Z" w16du:dateUtc="2025-10-20T09:09:00Z">
        <w:r w:rsidR="00353D66">
          <w:rPr>
            <w:rFonts w:ascii="Garamond" w:eastAsia="Times New Roman" w:hAnsi="Garamond" w:cs="Times New Roman"/>
            <w:lang w:eastAsia="pt-PT"/>
          </w:rPr>
          <w:t>ras</w:t>
        </w:r>
        <w:r w:rsidR="00983D24">
          <w:rPr>
            <w:rFonts w:ascii="Garamond" w:eastAsia="Times New Roman" w:hAnsi="Garamond" w:cs="Times New Roman"/>
            <w:lang w:eastAsia="pt-PT"/>
          </w:rPr>
          <w:t xml:space="preserve"> </w:t>
        </w:r>
      </w:ins>
      <w:ins w:id="2127" w:author="Susana Margarida Gonçalves Silva Santos" w:date="2025-10-20T10:10:00Z" w16du:dateUtc="2025-10-20T09:10:00Z">
        <w:r w:rsidR="00300E7C">
          <w:rPr>
            <w:rFonts w:ascii="Garamond" w:eastAsia="Times New Roman" w:hAnsi="Garamond" w:cs="Times New Roman"/>
            <w:lang w:eastAsia="pt-PT"/>
          </w:rPr>
          <w:t xml:space="preserve">de </w:t>
        </w:r>
        <w:r w:rsidR="004D3651">
          <w:rPr>
            <w:rFonts w:ascii="Garamond" w:eastAsia="Times New Roman" w:hAnsi="Garamond" w:cs="Times New Roman"/>
            <w:lang w:eastAsia="pt-PT"/>
          </w:rPr>
          <w:t>segurança</w:t>
        </w:r>
        <w:r w:rsidR="00300E7C">
          <w:rPr>
            <w:rFonts w:ascii="Garamond" w:eastAsia="Times New Roman" w:hAnsi="Garamond" w:cs="Times New Roman"/>
            <w:lang w:eastAsia="pt-PT"/>
          </w:rPr>
          <w:t xml:space="preserve"> sanitári</w:t>
        </w:r>
        <w:r w:rsidR="004D3651">
          <w:rPr>
            <w:rFonts w:ascii="Garamond" w:eastAsia="Times New Roman" w:hAnsi="Garamond" w:cs="Times New Roman"/>
            <w:lang w:eastAsia="pt-PT"/>
          </w:rPr>
          <w:t>a</w:t>
        </w:r>
        <w:r w:rsidR="00300E7C">
          <w:rPr>
            <w:rFonts w:ascii="Garamond" w:eastAsia="Times New Roman" w:hAnsi="Garamond" w:cs="Times New Roman"/>
            <w:lang w:eastAsia="pt-PT"/>
          </w:rPr>
          <w:t xml:space="preserve">, </w:t>
        </w:r>
      </w:ins>
      <w:r w:rsidRPr="592F0569">
        <w:rPr>
          <w:rFonts w:ascii="Garamond" w:eastAsia="Times New Roman" w:hAnsi="Garamond" w:cs="Times New Roman"/>
          <w:lang w:eastAsia="pt-PT"/>
        </w:rPr>
        <w:t>para o despiste da raiva animal.</w:t>
      </w:r>
    </w:p>
    <w:p w14:paraId="16F5E2CC" w14:textId="77777777" w:rsidR="009206B4" w:rsidRDefault="009206B4" w:rsidP="00A95B79">
      <w:pPr>
        <w:spacing w:line="360" w:lineRule="auto"/>
        <w:jc w:val="center"/>
        <w:rPr>
          <w:ins w:id="2128" w:author="Susana Margarida Gonçalves Silva Santos" w:date="2025-10-09T12:26:00Z" w16du:dateUtc="2025-10-09T11:26:00Z"/>
          <w:rFonts w:ascii="Garamond" w:eastAsia="Times New Roman" w:hAnsi="Garamond" w:cs="Times New Roman"/>
          <w:b/>
          <w:bCs/>
          <w:lang w:eastAsia="pt-PT"/>
        </w:rPr>
      </w:pPr>
    </w:p>
    <w:p w14:paraId="2AAFB46C" w14:textId="77777777" w:rsidR="00BD6630" w:rsidRDefault="00BD6630" w:rsidP="00BA2000">
      <w:pPr>
        <w:spacing w:line="360" w:lineRule="auto"/>
        <w:jc w:val="both"/>
        <w:rPr>
          <w:ins w:id="2129" w:author="Susana Margarida Gonçalves Silva Santos" w:date="2025-10-20T10:19:00Z" w16du:dateUtc="2025-10-20T09:19:00Z"/>
          <w:rFonts w:ascii="Garamond" w:eastAsia="Times New Roman" w:hAnsi="Garamond" w:cs="Times New Roman"/>
          <w:b/>
          <w:bCs/>
          <w:lang w:eastAsia="pt-PT"/>
        </w:rPr>
      </w:pPr>
      <w:ins w:id="2130" w:author="Susana Margarida Gonçalves Silva Santos" w:date="2025-10-20T10:19:00Z" w16du:dateUtc="2025-10-20T09:19:00Z">
        <w:r>
          <w:rPr>
            <w:rFonts w:ascii="Garamond" w:eastAsia="Times New Roman" w:hAnsi="Garamond" w:cs="Times New Roman"/>
            <w:b/>
            <w:bCs/>
            <w:lang w:eastAsia="pt-PT"/>
          </w:rPr>
          <w:t>Nota:</w:t>
        </w:r>
      </w:ins>
    </w:p>
    <w:p w14:paraId="694CBF89" w14:textId="150A635B" w:rsidR="00BA2000" w:rsidRDefault="00DC6AB0" w:rsidP="00BA2000">
      <w:pPr>
        <w:spacing w:line="360" w:lineRule="auto"/>
        <w:jc w:val="both"/>
        <w:rPr>
          <w:ins w:id="2131" w:author="Susana Margarida Gonçalves Silva Santos" w:date="2025-10-09T12:28:00Z" w16du:dateUtc="2025-10-09T11:28:00Z"/>
          <w:rFonts w:ascii="Garamond" w:eastAsia="Times New Roman" w:hAnsi="Garamond" w:cs="Times New Roman"/>
          <w:b/>
          <w:bCs/>
          <w:lang w:eastAsia="pt-PT"/>
        </w:rPr>
      </w:pPr>
      <w:ins w:id="2132" w:author="Susana Margarida Gonçalves Silva Santos" w:date="2025-10-09T12:27:00Z" w16du:dateUtc="2025-10-09T11:27:00Z">
        <w:r>
          <w:rPr>
            <w:rFonts w:ascii="Garamond" w:eastAsia="Times New Roman" w:hAnsi="Garamond" w:cs="Times New Roman"/>
            <w:b/>
            <w:bCs/>
            <w:lang w:eastAsia="pt-PT"/>
          </w:rPr>
          <w:t>Regras para acolhimento/receção de animais, por parte das Associações Zo</w:t>
        </w:r>
      </w:ins>
      <w:ins w:id="2133" w:author="Susana Margarida Gonçalves Silva Santos" w:date="2025-10-20T10:16:00Z" w16du:dateUtc="2025-10-20T09:16:00Z">
        <w:r w:rsidR="00F64B6B">
          <w:rPr>
            <w:rFonts w:ascii="Garamond" w:eastAsia="Times New Roman" w:hAnsi="Garamond" w:cs="Times New Roman"/>
            <w:b/>
            <w:bCs/>
            <w:lang w:eastAsia="pt-PT"/>
          </w:rPr>
          <w:t>óf</w:t>
        </w:r>
      </w:ins>
      <w:ins w:id="2134" w:author="Susana Margarida Gonçalves Silva Santos" w:date="2025-10-09T12:27:00Z" w16du:dateUtc="2025-10-09T11:27:00Z">
        <w:r>
          <w:rPr>
            <w:rFonts w:ascii="Garamond" w:eastAsia="Times New Roman" w:hAnsi="Garamond" w:cs="Times New Roman"/>
            <w:b/>
            <w:bCs/>
            <w:lang w:eastAsia="pt-PT"/>
          </w:rPr>
          <w:t>i</w:t>
        </w:r>
      </w:ins>
      <w:ins w:id="2135" w:author="Susana Margarida Gonçalves Silva Santos" w:date="2025-10-20T10:16:00Z" w16du:dateUtc="2025-10-20T09:16:00Z">
        <w:r w:rsidR="00761A42">
          <w:rPr>
            <w:rFonts w:ascii="Garamond" w:eastAsia="Times New Roman" w:hAnsi="Garamond" w:cs="Times New Roman"/>
            <w:b/>
            <w:bCs/>
            <w:lang w:eastAsia="pt-PT"/>
          </w:rPr>
          <w:t>l</w:t>
        </w:r>
      </w:ins>
      <w:ins w:id="2136" w:author="Susana Margarida Gonçalves Silva Santos" w:date="2025-10-09T12:27:00Z" w16du:dateUtc="2025-10-09T11:27:00Z">
        <w:r>
          <w:rPr>
            <w:rFonts w:ascii="Garamond" w:eastAsia="Times New Roman" w:hAnsi="Garamond" w:cs="Times New Roman"/>
            <w:b/>
            <w:bCs/>
            <w:lang w:eastAsia="pt-PT"/>
          </w:rPr>
          <w:t>as. A compet</w:t>
        </w:r>
        <w:r w:rsidR="006163F4">
          <w:rPr>
            <w:rFonts w:ascii="Garamond" w:eastAsia="Times New Roman" w:hAnsi="Garamond" w:cs="Times New Roman"/>
            <w:b/>
            <w:bCs/>
            <w:lang w:eastAsia="pt-PT"/>
          </w:rPr>
          <w:t xml:space="preserve">ência da recolha de animais na via pública, é das </w:t>
        </w:r>
      </w:ins>
      <w:ins w:id="2137" w:author="Susana Margarida Gonçalves Silva Santos" w:date="2025-10-09T12:28:00Z" w16du:dateUtc="2025-10-09T11:28:00Z">
        <w:r w:rsidR="006163F4">
          <w:rPr>
            <w:rFonts w:ascii="Garamond" w:eastAsia="Times New Roman" w:hAnsi="Garamond" w:cs="Times New Roman"/>
            <w:b/>
            <w:bCs/>
            <w:lang w:eastAsia="pt-PT"/>
          </w:rPr>
          <w:t>Câmaras Municipais.</w:t>
        </w:r>
      </w:ins>
    </w:p>
    <w:p w14:paraId="0DC85BC1" w14:textId="35229E61" w:rsidR="006163F4" w:rsidRDefault="006163F4" w:rsidP="00BA2000">
      <w:pPr>
        <w:spacing w:line="360" w:lineRule="auto"/>
        <w:jc w:val="both"/>
        <w:rPr>
          <w:ins w:id="2138" w:author="Susana Margarida Gonçalves Silva Santos" w:date="2025-10-09T12:26:00Z" w16du:dateUtc="2025-10-09T11:26:00Z"/>
          <w:rFonts w:ascii="Garamond" w:eastAsia="Times New Roman" w:hAnsi="Garamond" w:cs="Times New Roman"/>
          <w:b/>
          <w:bCs/>
          <w:lang w:eastAsia="pt-PT"/>
        </w:rPr>
      </w:pPr>
      <w:ins w:id="2139" w:author="Susana Margarida Gonçalves Silva Santos" w:date="2025-10-09T12:28:00Z" w16du:dateUtc="2025-10-09T11:28:00Z">
        <w:r>
          <w:rPr>
            <w:rFonts w:ascii="Garamond" w:eastAsia="Times New Roman" w:hAnsi="Garamond" w:cs="Times New Roman"/>
            <w:b/>
            <w:bCs/>
            <w:lang w:eastAsia="pt-PT"/>
          </w:rPr>
          <w:t>Estabelecer demais regras.</w:t>
        </w:r>
      </w:ins>
    </w:p>
    <w:p w14:paraId="28F09CB9" w14:textId="77777777" w:rsidR="00BA2000" w:rsidRPr="000041C8" w:rsidRDefault="00BA2000" w:rsidP="00A95B79">
      <w:pPr>
        <w:spacing w:line="360" w:lineRule="auto"/>
        <w:jc w:val="center"/>
        <w:rPr>
          <w:rFonts w:ascii="Garamond" w:eastAsia="Times New Roman" w:hAnsi="Garamond" w:cs="Times New Roman"/>
          <w:b/>
          <w:bCs/>
          <w:lang w:eastAsia="pt-PT"/>
        </w:rPr>
      </w:pPr>
    </w:p>
    <w:p w14:paraId="7CD4CD6E" w14:textId="5E8E5F96" w:rsidR="003D15F2" w:rsidRPr="000041C8" w:rsidRDefault="003D15F2" w:rsidP="00A95B7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Secção V</w:t>
      </w:r>
    </w:p>
    <w:p w14:paraId="0AD9DD44" w14:textId="5C8CD57E" w:rsidR="003D15F2" w:rsidRPr="004B14DF" w:rsidRDefault="009C6267" w:rsidP="5B3829DC">
      <w:pPr>
        <w:spacing w:line="360" w:lineRule="auto"/>
        <w:jc w:val="center"/>
        <w:rPr>
          <w:rFonts w:ascii="Garamond" w:eastAsia="Times New Roman" w:hAnsi="Garamond" w:cs="Times New Roman"/>
          <w:b/>
          <w:bCs/>
          <w:strike/>
          <w:lang w:eastAsia="pt-PT"/>
        </w:rPr>
      </w:pPr>
      <w:del w:id="2140" w:author="Susana Margarida Gonçalves Silva Santos" w:date="2025-10-09T12:32:00Z" w16du:dateUtc="2025-10-09T11:32:00Z">
        <w:r w:rsidRPr="5B3829DC" w:rsidDel="00237DFA">
          <w:rPr>
            <w:rFonts w:ascii="Garamond" w:eastAsia="Times New Roman" w:hAnsi="Garamond" w:cs="Times New Roman"/>
            <w:b/>
            <w:bCs/>
            <w:lang w:eastAsia="pt-PT"/>
          </w:rPr>
          <w:delText>Alojamentos</w:delText>
        </w:r>
        <w:r w:rsidR="003D15F2" w:rsidRPr="5B3829DC" w:rsidDel="00237DFA">
          <w:rPr>
            <w:rFonts w:ascii="Garamond" w:eastAsia="Times New Roman" w:hAnsi="Garamond" w:cs="Times New Roman"/>
            <w:b/>
            <w:bCs/>
            <w:lang w:eastAsia="pt-PT"/>
          </w:rPr>
          <w:delText xml:space="preserve"> </w:delText>
        </w:r>
      </w:del>
      <w:ins w:id="2141" w:author="Susana Margarida Gonçalves Silva Santos" w:date="2025-10-09T12:32:00Z" w16du:dateUtc="2025-10-09T11:32:00Z">
        <w:r w:rsidR="00237DFA" w:rsidRPr="004B14DF">
          <w:rPr>
            <w:rFonts w:ascii="Garamond" w:eastAsia="Times New Roman" w:hAnsi="Garamond" w:cs="Times New Roman"/>
            <w:b/>
            <w:bCs/>
            <w:strike/>
            <w:lang w:eastAsia="pt-PT"/>
          </w:rPr>
          <w:t xml:space="preserve">Estabelecimentos </w:t>
        </w:r>
      </w:ins>
      <w:r w:rsidR="003D15F2" w:rsidRPr="004B14DF">
        <w:rPr>
          <w:rFonts w:ascii="Garamond" w:eastAsia="Times New Roman" w:hAnsi="Garamond" w:cs="Times New Roman"/>
          <w:b/>
          <w:bCs/>
          <w:strike/>
          <w:lang w:eastAsia="pt-PT"/>
        </w:rPr>
        <w:t>com fins higiénicos</w:t>
      </w:r>
    </w:p>
    <w:p w14:paraId="630A272F" w14:textId="77777777" w:rsidR="003D15F2" w:rsidRPr="004B14DF" w:rsidRDefault="003D15F2" w:rsidP="00A95B79">
      <w:pPr>
        <w:spacing w:line="360" w:lineRule="auto"/>
        <w:jc w:val="both"/>
        <w:rPr>
          <w:rFonts w:ascii="Garamond" w:eastAsia="Times New Roman" w:hAnsi="Garamond" w:cs="Times New Roman"/>
          <w:strike/>
          <w:lang w:eastAsia="pt-PT"/>
        </w:rPr>
      </w:pPr>
    </w:p>
    <w:p w14:paraId="178E19BB" w14:textId="30F17B37" w:rsidR="003D15F2" w:rsidRPr="004B14DF" w:rsidRDefault="003D15F2" w:rsidP="00A95B79">
      <w:pPr>
        <w:spacing w:line="360" w:lineRule="auto"/>
        <w:jc w:val="center"/>
        <w:rPr>
          <w:rFonts w:ascii="Garamond" w:eastAsia="Times New Roman" w:hAnsi="Garamond" w:cs="Times New Roman"/>
          <w:b/>
          <w:bCs/>
          <w:strike/>
          <w:lang w:eastAsia="pt-PT"/>
        </w:rPr>
      </w:pPr>
      <w:r w:rsidRPr="004B14DF">
        <w:rPr>
          <w:rFonts w:ascii="Garamond" w:eastAsia="Times New Roman" w:hAnsi="Garamond" w:cs="Times New Roman"/>
          <w:b/>
          <w:bCs/>
          <w:strike/>
          <w:lang w:eastAsia="pt-PT"/>
        </w:rPr>
        <w:t xml:space="preserve">Artigo </w:t>
      </w:r>
      <w:r w:rsidR="00E47017" w:rsidRPr="004B14DF">
        <w:rPr>
          <w:rFonts w:ascii="Garamond" w:eastAsia="Times New Roman" w:hAnsi="Garamond" w:cs="Times New Roman"/>
          <w:b/>
          <w:bCs/>
          <w:strike/>
          <w:lang w:eastAsia="pt-PT"/>
        </w:rPr>
        <w:t>81</w:t>
      </w:r>
      <w:r w:rsidRPr="004B14DF">
        <w:rPr>
          <w:rFonts w:ascii="Garamond" w:eastAsia="Times New Roman" w:hAnsi="Garamond" w:cs="Times New Roman"/>
          <w:b/>
          <w:bCs/>
          <w:strike/>
          <w:lang w:eastAsia="pt-PT"/>
        </w:rPr>
        <w:t>.º</w:t>
      </w:r>
    </w:p>
    <w:p w14:paraId="417DE4BD" w14:textId="77777777" w:rsidR="003D15F2" w:rsidRPr="004B14DF" w:rsidRDefault="003D15F2" w:rsidP="00A95B79">
      <w:pPr>
        <w:spacing w:line="360" w:lineRule="auto"/>
        <w:jc w:val="center"/>
        <w:rPr>
          <w:rFonts w:ascii="Garamond" w:eastAsia="Times New Roman" w:hAnsi="Garamond" w:cs="Times New Roman"/>
          <w:strike/>
          <w:lang w:eastAsia="pt-PT"/>
        </w:rPr>
      </w:pPr>
      <w:r w:rsidRPr="004B14DF">
        <w:rPr>
          <w:rFonts w:ascii="Garamond" w:eastAsia="Times New Roman" w:hAnsi="Garamond" w:cs="Times New Roman"/>
          <w:strike/>
          <w:lang w:eastAsia="pt-PT"/>
        </w:rPr>
        <w:t>Disposições gerais</w:t>
      </w:r>
    </w:p>
    <w:p w14:paraId="0E4D65BC" w14:textId="062CC153" w:rsidR="003D15F2" w:rsidRPr="004B14DF" w:rsidRDefault="003D15F2" w:rsidP="00A95B79">
      <w:pPr>
        <w:spacing w:line="360" w:lineRule="auto"/>
        <w:jc w:val="both"/>
        <w:rPr>
          <w:rFonts w:ascii="Garamond" w:eastAsia="Times New Roman" w:hAnsi="Garamond" w:cs="Times New Roman"/>
          <w:strike/>
          <w:lang w:eastAsia="pt-PT"/>
        </w:rPr>
      </w:pPr>
      <w:r w:rsidRPr="004B14DF">
        <w:rPr>
          <w:rFonts w:ascii="Garamond" w:eastAsia="Times New Roman" w:hAnsi="Garamond" w:cs="Times New Roman"/>
          <w:strike/>
          <w:lang w:eastAsia="pt-PT"/>
        </w:rPr>
        <w:t>Os alojamentos de animais de companhia destinados exclusivamente aos seus cuidados de higiene corporal, devem cumprir as condições previstas n</w:t>
      </w:r>
      <w:r w:rsidR="009C6267" w:rsidRPr="004B14DF">
        <w:rPr>
          <w:rFonts w:ascii="Garamond" w:eastAsia="Times New Roman" w:hAnsi="Garamond" w:cs="Times New Roman"/>
          <w:strike/>
          <w:lang w:eastAsia="pt-PT"/>
        </w:rPr>
        <w:t>a presente secção</w:t>
      </w:r>
      <w:r w:rsidRPr="004B14DF">
        <w:rPr>
          <w:rFonts w:ascii="Garamond" w:eastAsia="Times New Roman" w:hAnsi="Garamond" w:cs="Times New Roman"/>
          <w:strike/>
          <w:lang w:eastAsia="pt-PT"/>
        </w:rPr>
        <w:t>.</w:t>
      </w:r>
    </w:p>
    <w:p w14:paraId="48A798BE" w14:textId="77777777" w:rsidR="007974D8" w:rsidRPr="004B14DF" w:rsidRDefault="007974D8" w:rsidP="00A95B79">
      <w:pPr>
        <w:spacing w:line="360" w:lineRule="auto"/>
        <w:jc w:val="center"/>
        <w:rPr>
          <w:ins w:id="2142" w:author="Susana Margarida Gonçalves Silva Santos" w:date="2025-10-09T12:29:00Z" w16du:dateUtc="2025-10-09T11:29:00Z"/>
          <w:rFonts w:ascii="Garamond" w:eastAsia="Times New Roman" w:hAnsi="Garamond" w:cs="Times New Roman"/>
          <w:b/>
          <w:bCs/>
          <w:strike/>
          <w:lang w:eastAsia="pt-PT"/>
        </w:rPr>
      </w:pPr>
    </w:p>
    <w:p w14:paraId="6FF182EE" w14:textId="77777777" w:rsidR="007974D8" w:rsidRPr="004B14DF" w:rsidRDefault="007974D8" w:rsidP="00A95B79">
      <w:pPr>
        <w:spacing w:line="360" w:lineRule="auto"/>
        <w:jc w:val="center"/>
        <w:rPr>
          <w:ins w:id="2143" w:author="Susana Margarida Gonçalves Silva Santos" w:date="2025-10-09T12:29:00Z" w16du:dateUtc="2025-10-09T11:29:00Z"/>
          <w:rFonts w:ascii="Garamond" w:eastAsia="Times New Roman" w:hAnsi="Garamond" w:cs="Times New Roman"/>
          <w:b/>
          <w:bCs/>
          <w:strike/>
          <w:lang w:eastAsia="pt-PT"/>
        </w:rPr>
      </w:pPr>
    </w:p>
    <w:p w14:paraId="0B1D4FE5" w14:textId="77777777" w:rsidR="007974D8" w:rsidRPr="004B14DF" w:rsidRDefault="007974D8" w:rsidP="00A95B79">
      <w:pPr>
        <w:spacing w:line="360" w:lineRule="auto"/>
        <w:jc w:val="center"/>
        <w:rPr>
          <w:ins w:id="2144" w:author="Susana Margarida Gonçalves Silva Santos" w:date="2025-10-09T12:29:00Z" w16du:dateUtc="2025-10-09T11:29:00Z"/>
          <w:rFonts w:ascii="Garamond" w:eastAsia="Times New Roman" w:hAnsi="Garamond" w:cs="Times New Roman"/>
          <w:b/>
          <w:bCs/>
          <w:strike/>
          <w:lang w:eastAsia="pt-PT"/>
        </w:rPr>
      </w:pPr>
    </w:p>
    <w:p w14:paraId="46F0C562" w14:textId="01B4AB53" w:rsidR="003D15F2" w:rsidRPr="004B14DF" w:rsidRDefault="003D15F2" w:rsidP="00A95B79">
      <w:pPr>
        <w:spacing w:line="360" w:lineRule="auto"/>
        <w:jc w:val="center"/>
        <w:rPr>
          <w:rFonts w:ascii="Garamond" w:eastAsia="Times New Roman" w:hAnsi="Garamond" w:cs="Times New Roman"/>
          <w:b/>
          <w:bCs/>
          <w:strike/>
          <w:lang w:eastAsia="pt-PT"/>
        </w:rPr>
      </w:pPr>
      <w:r w:rsidRPr="004B14DF">
        <w:rPr>
          <w:rFonts w:ascii="Garamond" w:eastAsia="Times New Roman" w:hAnsi="Garamond" w:cs="Times New Roman"/>
          <w:b/>
          <w:bCs/>
          <w:strike/>
          <w:lang w:eastAsia="pt-PT"/>
        </w:rPr>
        <w:t xml:space="preserve">Artigo </w:t>
      </w:r>
      <w:r w:rsidR="00E47017" w:rsidRPr="004B14DF">
        <w:rPr>
          <w:rFonts w:ascii="Garamond" w:eastAsia="Times New Roman" w:hAnsi="Garamond" w:cs="Times New Roman"/>
          <w:b/>
          <w:bCs/>
          <w:strike/>
          <w:lang w:eastAsia="pt-PT"/>
        </w:rPr>
        <w:t>82</w:t>
      </w:r>
      <w:r w:rsidRPr="004B14DF">
        <w:rPr>
          <w:rFonts w:ascii="Garamond" w:eastAsia="Times New Roman" w:hAnsi="Garamond" w:cs="Times New Roman"/>
          <w:b/>
          <w:bCs/>
          <w:strike/>
          <w:lang w:eastAsia="pt-PT"/>
        </w:rPr>
        <w:t>.º</w:t>
      </w:r>
    </w:p>
    <w:p w14:paraId="1DD10A55" w14:textId="77777777" w:rsidR="003D15F2" w:rsidRPr="004B14DF" w:rsidRDefault="003D15F2" w:rsidP="00A95B79">
      <w:pPr>
        <w:spacing w:line="360" w:lineRule="auto"/>
        <w:jc w:val="center"/>
        <w:rPr>
          <w:rFonts w:ascii="Garamond" w:eastAsia="Times New Roman" w:hAnsi="Garamond" w:cs="Times New Roman"/>
          <w:strike/>
          <w:lang w:eastAsia="pt-PT"/>
        </w:rPr>
      </w:pPr>
      <w:r w:rsidRPr="004B14DF">
        <w:rPr>
          <w:rFonts w:ascii="Garamond" w:eastAsia="Times New Roman" w:hAnsi="Garamond" w:cs="Times New Roman"/>
          <w:strike/>
          <w:lang w:eastAsia="pt-PT"/>
        </w:rPr>
        <w:t>Âmbito dos alojamentos</w:t>
      </w:r>
    </w:p>
    <w:p w14:paraId="71B3CE1A" w14:textId="33AF5EA3" w:rsidR="003D15F2" w:rsidRPr="004B14DF" w:rsidRDefault="178AD7F6" w:rsidP="00A95B79">
      <w:pPr>
        <w:spacing w:line="360" w:lineRule="auto"/>
        <w:jc w:val="both"/>
        <w:rPr>
          <w:rFonts w:ascii="Garamond" w:eastAsia="Times New Roman" w:hAnsi="Garamond" w:cs="Times New Roman"/>
          <w:strike/>
          <w:lang w:eastAsia="pt-PT"/>
        </w:rPr>
      </w:pPr>
      <w:r w:rsidRPr="004B14DF">
        <w:rPr>
          <w:rFonts w:ascii="Garamond" w:eastAsia="Times New Roman" w:hAnsi="Garamond" w:cs="Times New Roman"/>
          <w:strike/>
          <w:lang w:eastAsia="pt-PT"/>
        </w:rPr>
        <w:t xml:space="preserve">Os alojamentos </w:t>
      </w:r>
      <w:r w:rsidR="40479DF6" w:rsidRPr="004B14DF">
        <w:rPr>
          <w:rFonts w:ascii="Garamond" w:eastAsia="Times New Roman" w:hAnsi="Garamond" w:cs="Times New Roman"/>
          <w:strike/>
          <w:lang w:eastAsia="pt-PT"/>
        </w:rPr>
        <w:t>com</w:t>
      </w:r>
      <w:r w:rsidRPr="004B14DF">
        <w:rPr>
          <w:rFonts w:ascii="Garamond" w:eastAsia="Times New Roman" w:hAnsi="Garamond" w:cs="Times New Roman"/>
          <w:strike/>
          <w:lang w:eastAsia="pt-PT"/>
        </w:rPr>
        <w:t xml:space="preserve"> fins higiénicos só podem proceder a banhos, secagem e escovagem dos pêlos, desparasitações externas, tosquias e cortes de unhas.</w:t>
      </w:r>
    </w:p>
    <w:p w14:paraId="273F3B70" w14:textId="3352A0CA" w:rsidR="003D15F2" w:rsidRPr="004B14DF" w:rsidRDefault="003D15F2" w:rsidP="00A95B79">
      <w:pPr>
        <w:spacing w:line="360" w:lineRule="auto"/>
        <w:jc w:val="center"/>
        <w:rPr>
          <w:rFonts w:ascii="Garamond" w:eastAsia="Times New Roman" w:hAnsi="Garamond" w:cs="Times New Roman"/>
          <w:b/>
          <w:bCs/>
          <w:strike/>
          <w:lang w:eastAsia="pt-PT"/>
        </w:rPr>
      </w:pPr>
      <w:r w:rsidRPr="004B14DF">
        <w:rPr>
          <w:rFonts w:ascii="Garamond" w:eastAsia="Times New Roman" w:hAnsi="Garamond" w:cs="Times New Roman"/>
          <w:b/>
          <w:bCs/>
          <w:strike/>
          <w:lang w:eastAsia="pt-PT"/>
        </w:rPr>
        <w:t xml:space="preserve">Artigo </w:t>
      </w:r>
      <w:r w:rsidR="00E47017" w:rsidRPr="004B14DF">
        <w:rPr>
          <w:rFonts w:ascii="Garamond" w:eastAsia="Times New Roman" w:hAnsi="Garamond" w:cs="Times New Roman"/>
          <w:b/>
          <w:bCs/>
          <w:strike/>
          <w:lang w:eastAsia="pt-PT"/>
        </w:rPr>
        <w:t>83</w:t>
      </w:r>
      <w:r w:rsidRPr="004B14DF">
        <w:rPr>
          <w:rFonts w:ascii="Garamond" w:eastAsia="Times New Roman" w:hAnsi="Garamond" w:cs="Times New Roman"/>
          <w:b/>
          <w:bCs/>
          <w:strike/>
          <w:lang w:eastAsia="pt-PT"/>
        </w:rPr>
        <w:t>.º</w:t>
      </w:r>
    </w:p>
    <w:p w14:paraId="3FD7EE63" w14:textId="77777777" w:rsidR="003D15F2" w:rsidRPr="004B14DF" w:rsidRDefault="003D15F2" w:rsidP="00A95B79">
      <w:pPr>
        <w:spacing w:line="360" w:lineRule="auto"/>
        <w:jc w:val="center"/>
        <w:rPr>
          <w:rFonts w:ascii="Garamond" w:eastAsia="Times New Roman" w:hAnsi="Garamond" w:cs="Times New Roman"/>
          <w:strike/>
          <w:lang w:eastAsia="pt-PT"/>
        </w:rPr>
      </w:pPr>
      <w:r w:rsidRPr="004B14DF">
        <w:rPr>
          <w:rFonts w:ascii="Garamond" w:eastAsia="Times New Roman" w:hAnsi="Garamond" w:cs="Times New Roman"/>
          <w:strike/>
          <w:lang w:eastAsia="pt-PT"/>
        </w:rPr>
        <w:t>Equipamento, material e produtos</w:t>
      </w:r>
    </w:p>
    <w:p w14:paraId="2B23FC27" w14:textId="77777777" w:rsidR="003D15F2" w:rsidRPr="004B14DF" w:rsidRDefault="003D15F2" w:rsidP="00A95B79">
      <w:pPr>
        <w:spacing w:line="360" w:lineRule="auto"/>
        <w:jc w:val="both"/>
        <w:rPr>
          <w:rFonts w:ascii="Garamond" w:eastAsia="Times New Roman" w:hAnsi="Garamond" w:cs="Times New Roman"/>
          <w:strike/>
          <w:lang w:eastAsia="pt-PT"/>
        </w:rPr>
      </w:pPr>
      <w:r w:rsidRPr="004B14DF">
        <w:rPr>
          <w:rFonts w:ascii="Garamond" w:eastAsia="Times New Roman" w:hAnsi="Garamond" w:cs="Times New Roman"/>
          <w:strike/>
          <w:lang w:eastAsia="pt-PT"/>
        </w:rPr>
        <w:t>Os alojamentos devem possuir o equipamento, o material e os produtos adequados aos procedimentos referidos no artigo anterior.</w:t>
      </w:r>
    </w:p>
    <w:p w14:paraId="267D5EDB" w14:textId="370729D1" w:rsidR="003D15F2" w:rsidRPr="004B14DF" w:rsidRDefault="003D15F2" w:rsidP="00A95B79">
      <w:pPr>
        <w:spacing w:line="360" w:lineRule="auto"/>
        <w:jc w:val="center"/>
        <w:rPr>
          <w:rFonts w:ascii="Garamond" w:eastAsia="Times New Roman" w:hAnsi="Garamond" w:cs="Times New Roman"/>
          <w:b/>
          <w:bCs/>
          <w:strike/>
          <w:lang w:eastAsia="pt-PT"/>
        </w:rPr>
      </w:pPr>
      <w:r w:rsidRPr="004B14DF">
        <w:rPr>
          <w:rFonts w:ascii="Garamond" w:eastAsia="Times New Roman" w:hAnsi="Garamond" w:cs="Times New Roman"/>
          <w:b/>
          <w:bCs/>
          <w:strike/>
          <w:lang w:eastAsia="pt-PT"/>
        </w:rPr>
        <w:t xml:space="preserve">Artigo </w:t>
      </w:r>
      <w:r w:rsidR="00E47017" w:rsidRPr="004B14DF">
        <w:rPr>
          <w:rFonts w:ascii="Garamond" w:eastAsia="Times New Roman" w:hAnsi="Garamond" w:cs="Times New Roman"/>
          <w:b/>
          <w:bCs/>
          <w:strike/>
          <w:lang w:eastAsia="pt-PT"/>
        </w:rPr>
        <w:t>84</w:t>
      </w:r>
      <w:r w:rsidRPr="004B14DF">
        <w:rPr>
          <w:rFonts w:ascii="Garamond" w:eastAsia="Times New Roman" w:hAnsi="Garamond" w:cs="Times New Roman"/>
          <w:b/>
          <w:bCs/>
          <w:strike/>
          <w:lang w:eastAsia="pt-PT"/>
        </w:rPr>
        <w:t>.º</w:t>
      </w:r>
    </w:p>
    <w:p w14:paraId="32ACBFDE" w14:textId="77777777" w:rsidR="003D15F2" w:rsidRPr="004B14DF" w:rsidRDefault="003D15F2" w:rsidP="00A95B79">
      <w:pPr>
        <w:spacing w:line="360" w:lineRule="auto"/>
        <w:jc w:val="center"/>
        <w:rPr>
          <w:rFonts w:ascii="Garamond" w:eastAsia="Times New Roman" w:hAnsi="Garamond" w:cs="Times New Roman"/>
          <w:strike/>
          <w:lang w:eastAsia="pt-PT"/>
        </w:rPr>
      </w:pPr>
      <w:r w:rsidRPr="004B14DF">
        <w:rPr>
          <w:rFonts w:ascii="Garamond" w:eastAsia="Times New Roman" w:hAnsi="Garamond" w:cs="Times New Roman"/>
          <w:strike/>
          <w:lang w:eastAsia="pt-PT"/>
        </w:rPr>
        <w:t>Pessoal</w:t>
      </w:r>
    </w:p>
    <w:p w14:paraId="22DA798C" w14:textId="25A665F9" w:rsidR="003D15F2" w:rsidRPr="004B14DF" w:rsidRDefault="18EEC6FB" w:rsidP="00A95B79">
      <w:pPr>
        <w:spacing w:line="360" w:lineRule="auto"/>
        <w:jc w:val="both"/>
        <w:rPr>
          <w:rFonts w:ascii="Garamond" w:eastAsia="Times New Roman" w:hAnsi="Garamond" w:cs="Times New Roman"/>
          <w:strike/>
          <w:lang w:eastAsia="pt-PT"/>
        </w:rPr>
      </w:pPr>
      <w:r w:rsidRPr="004B14DF">
        <w:rPr>
          <w:rFonts w:ascii="Garamond" w:eastAsia="Times New Roman" w:hAnsi="Garamond" w:cs="Times New Roman"/>
          <w:strike/>
          <w:lang w:eastAsia="pt-PT"/>
        </w:rPr>
        <w:t xml:space="preserve">O pessoal responsável pelas tarefas referidas no artigo </w:t>
      </w:r>
      <w:r w:rsidR="77B29470" w:rsidRPr="004B14DF">
        <w:rPr>
          <w:rFonts w:ascii="Garamond" w:eastAsia="Times New Roman" w:hAnsi="Garamond" w:cs="Times New Roman"/>
          <w:strike/>
          <w:lang w:eastAsia="pt-PT"/>
        </w:rPr>
        <w:t>82</w:t>
      </w:r>
      <w:r w:rsidR="3D0AFF07" w:rsidRPr="004B14DF">
        <w:rPr>
          <w:rFonts w:ascii="Garamond" w:eastAsia="Times New Roman" w:hAnsi="Garamond" w:cs="Times New Roman"/>
          <w:strike/>
          <w:lang w:eastAsia="pt-PT"/>
        </w:rPr>
        <w:t>.</w:t>
      </w:r>
      <w:r w:rsidRPr="004B14DF">
        <w:rPr>
          <w:rFonts w:ascii="Garamond" w:eastAsia="Times New Roman" w:hAnsi="Garamond" w:cs="Times New Roman"/>
          <w:strike/>
          <w:lang w:eastAsia="pt-PT"/>
        </w:rPr>
        <w:t>º deve possuir os conhecimentos e a experiência adequad</w:t>
      </w:r>
      <w:r w:rsidR="0070F288" w:rsidRPr="004B14DF">
        <w:rPr>
          <w:rFonts w:ascii="Garamond" w:eastAsia="Times New Roman" w:hAnsi="Garamond" w:cs="Times New Roman"/>
          <w:strike/>
          <w:lang w:eastAsia="pt-PT"/>
        </w:rPr>
        <w:t>os</w:t>
      </w:r>
      <w:r w:rsidRPr="004B14DF">
        <w:rPr>
          <w:rFonts w:ascii="Garamond" w:eastAsia="Times New Roman" w:hAnsi="Garamond" w:cs="Times New Roman"/>
          <w:strike/>
          <w:lang w:eastAsia="pt-PT"/>
        </w:rPr>
        <w:t xml:space="preserve"> para as executar.</w:t>
      </w:r>
    </w:p>
    <w:p w14:paraId="3275B325" w14:textId="77777777" w:rsidR="003D15F2" w:rsidRPr="004B14DF" w:rsidRDefault="003D15F2" w:rsidP="00A95B79">
      <w:pPr>
        <w:spacing w:line="360" w:lineRule="auto"/>
        <w:jc w:val="both"/>
        <w:rPr>
          <w:rFonts w:ascii="Garamond" w:eastAsia="Times New Roman" w:hAnsi="Garamond" w:cs="Times New Roman"/>
          <w:strike/>
          <w:lang w:eastAsia="pt-PT"/>
        </w:rPr>
      </w:pPr>
    </w:p>
    <w:p w14:paraId="686670A0" w14:textId="77777777" w:rsidR="003D15F2" w:rsidRPr="000041C8" w:rsidRDefault="003D15F2" w:rsidP="00A95B7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Secção VI</w:t>
      </w:r>
    </w:p>
    <w:p w14:paraId="3CFB9054" w14:textId="1A67D08C" w:rsidR="003D15F2" w:rsidRPr="000804FE" w:rsidRDefault="009C6267" w:rsidP="00A95B79">
      <w:pPr>
        <w:spacing w:line="360" w:lineRule="auto"/>
        <w:jc w:val="center"/>
        <w:rPr>
          <w:rFonts w:ascii="Garamond" w:eastAsia="Times New Roman" w:hAnsi="Garamond" w:cs="Times New Roman"/>
          <w:b/>
          <w:bCs/>
          <w:strike/>
          <w:lang w:eastAsia="pt-PT"/>
        </w:rPr>
      </w:pPr>
      <w:r w:rsidRPr="000804FE">
        <w:rPr>
          <w:rFonts w:ascii="Garamond" w:eastAsia="Times New Roman" w:hAnsi="Garamond" w:cs="Times New Roman"/>
          <w:b/>
          <w:bCs/>
          <w:strike/>
          <w:lang w:eastAsia="pt-PT"/>
        </w:rPr>
        <w:t>Alojamentos</w:t>
      </w:r>
      <w:r w:rsidR="003D15F2" w:rsidRPr="000804FE">
        <w:rPr>
          <w:rFonts w:ascii="Garamond" w:eastAsia="Times New Roman" w:hAnsi="Garamond" w:cs="Times New Roman"/>
          <w:b/>
          <w:bCs/>
          <w:strike/>
          <w:lang w:eastAsia="pt-PT"/>
        </w:rPr>
        <w:t xml:space="preserve"> com fins médico-veterinários</w:t>
      </w:r>
    </w:p>
    <w:p w14:paraId="19DCB711" w14:textId="77777777" w:rsidR="003D15F2" w:rsidRPr="000804FE" w:rsidRDefault="003D15F2" w:rsidP="00A95B79">
      <w:pPr>
        <w:spacing w:line="360" w:lineRule="auto"/>
        <w:jc w:val="both"/>
        <w:rPr>
          <w:rFonts w:ascii="Garamond" w:eastAsia="Times New Roman" w:hAnsi="Garamond" w:cs="Times New Roman"/>
          <w:strike/>
          <w:lang w:eastAsia="pt-PT"/>
        </w:rPr>
      </w:pPr>
    </w:p>
    <w:p w14:paraId="4367C4C4" w14:textId="13F60064" w:rsidR="003D15F2" w:rsidRPr="000804FE" w:rsidRDefault="003D15F2" w:rsidP="00A95B79">
      <w:pPr>
        <w:spacing w:line="360" w:lineRule="auto"/>
        <w:jc w:val="center"/>
        <w:rPr>
          <w:rFonts w:ascii="Garamond" w:eastAsia="Times New Roman" w:hAnsi="Garamond" w:cs="Times New Roman"/>
          <w:b/>
          <w:bCs/>
          <w:strike/>
          <w:lang w:eastAsia="pt-PT"/>
        </w:rPr>
      </w:pPr>
      <w:r w:rsidRPr="000804FE">
        <w:rPr>
          <w:rFonts w:ascii="Garamond" w:eastAsia="Times New Roman" w:hAnsi="Garamond" w:cs="Times New Roman"/>
          <w:b/>
          <w:bCs/>
          <w:strike/>
          <w:lang w:eastAsia="pt-PT"/>
        </w:rPr>
        <w:t xml:space="preserve">Artigo </w:t>
      </w:r>
      <w:r w:rsidR="00E47017" w:rsidRPr="000804FE">
        <w:rPr>
          <w:rFonts w:ascii="Garamond" w:eastAsia="Times New Roman" w:hAnsi="Garamond" w:cs="Times New Roman"/>
          <w:b/>
          <w:bCs/>
          <w:strike/>
          <w:lang w:eastAsia="pt-PT"/>
        </w:rPr>
        <w:t>85</w:t>
      </w:r>
      <w:r w:rsidRPr="000804FE">
        <w:rPr>
          <w:rFonts w:ascii="Garamond" w:eastAsia="Times New Roman" w:hAnsi="Garamond" w:cs="Times New Roman"/>
          <w:b/>
          <w:bCs/>
          <w:strike/>
          <w:lang w:eastAsia="pt-PT"/>
        </w:rPr>
        <w:t>.º</w:t>
      </w:r>
    </w:p>
    <w:p w14:paraId="7EF478E1" w14:textId="77777777" w:rsidR="003D15F2" w:rsidRPr="000804FE" w:rsidRDefault="003D15F2" w:rsidP="00A95B79">
      <w:pPr>
        <w:spacing w:line="360" w:lineRule="auto"/>
        <w:jc w:val="center"/>
        <w:rPr>
          <w:rFonts w:ascii="Garamond" w:eastAsia="Times New Roman" w:hAnsi="Garamond" w:cs="Times New Roman"/>
          <w:strike/>
          <w:lang w:eastAsia="pt-PT"/>
        </w:rPr>
      </w:pPr>
      <w:r w:rsidRPr="000804FE">
        <w:rPr>
          <w:rFonts w:ascii="Garamond" w:eastAsia="Times New Roman" w:hAnsi="Garamond" w:cs="Times New Roman"/>
          <w:strike/>
          <w:lang w:eastAsia="pt-PT"/>
        </w:rPr>
        <w:t>Disposições gerais</w:t>
      </w:r>
    </w:p>
    <w:p w14:paraId="19E9A43D" w14:textId="63AD9C49" w:rsidR="003D15F2" w:rsidRPr="000804FE" w:rsidRDefault="009C6267" w:rsidP="00A95B79">
      <w:pPr>
        <w:spacing w:line="360" w:lineRule="auto"/>
        <w:jc w:val="both"/>
        <w:rPr>
          <w:rFonts w:ascii="Garamond" w:eastAsia="Times New Roman" w:hAnsi="Garamond" w:cs="Times New Roman"/>
          <w:strike/>
          <w:lang w:eastAsia="pt-PT"/>
        </w:rPr>
      </w:pPr>
      <w:r w:rsidRPr="000804FE">
        <w:rPr>
          <w:rFonts w:ascii="Garamond" w:eastAsia="Times New Roman" w:hAnsi="Garamond" w:cs="Times New Roman"/>
          <w:strike/>
          <w:lang w:eastAsia="pt-PT"/>
        </w:rPr>
        <w:t>Os alojamentos</w:t>
      </w:r>
      <w:r w:rsidR="003D15F2" w:rsidRPr="000804FE">
        <w:rPr>
          <w:rFonts w:ascii="Garamond" w:eastAsia="Times New Roman" w:hAnsi="Garamond" w:cs="Times New Roman"/>
          <w:strike/>
          <w:lang w:eastAsia="pt-PT"/>
        </w:rPr>
        <w:t xml:space="preserve"> com fins médico-veterinários deve</w:t>
      </w:r>
      <w:r w:rsidRPr="000804FE">
        <w:rPr>
          <w:rFonts w:ascii="Garamond" w:eastAsia="Times New Roman" w:hAnsi="Garamond" w:cs="Times New Roman"/>
          <w:strike/>
          <w:lang w:eastAsia="pt-PT"/>
        </w:rPr>
        <w:t>m</w:t>
      </w:r>
      <w:r w:rsidR="003D15F2" w:rsidRPr="000804FE">
        <w:rPr>
          <w:rFonts w:ascii="Garamond" w:eastAsia="Times New Roman" w:hAnsi="Garamond" w:cs="Times New Roman"/>
          <w:strike/>
          <w:lang w:eastAsia="pt-PT"/>
        </w:rPr>
        <w:t xml:space="preserve"> cumprir, sem prejuízo das demais disposições aplicáveis, as condições previstas n</w:t>
      </w:r>
      <w:r w:rsidRPr="000804FE">
        <w:rPr>
          <w:rFonts w:ascii="Garamond" w:eastAsia="Times New Roman" w:hAnsi="Garamond" w:cs="Times New Roman"/>
          <w:strike/>
          <w:lang w:eastAsia="pt-PT"/>
        </w:rPr>
        <w:t>a presente secção</w:t>
      </w:r>
      <w:r w:rsidR="003D15F2" w:rsidRPr="000804FE">
        <w:rPr>
          <w:rFonts w:ascii="Garamond" w:eastAsia="Times New Roman" w:hAnsi="Garamond" w:cs="Times New Roman"/>
          <w:strike/>
          <w:lang w:eastAsia="pt-PT"/>
        </w:rPr>
        <w:t>.</w:t>
      </w:r>
    </w:p>
    <w:p w14:paraId="63E5ADFA" w14:textId="5CF55353" w:rsidR="003D15F2" w:rsidRPr="000804FE" w:rsidRDefault="003D15F2" w:rsidP="00A95B79">
      <w:pPr>
        <w:spacing w:line="360" w:lineRule="auto"/>
        <w:jc w:val="center"/>
        <w:rPr>
          <w:rFonts w:ascii="Garamond" w:eastAsia="Times New Roman" w:hAnsi="Garamond" w:cs="Times New Roman"/>
          <w:b/>
          <w:bCs/>
          <w:strike/>
          <w:lang w:eastAsia="pt-PT"/>
        </w:rPr>
      </w:pPr>
      <w:r w:rsidRPr="000804FE">
        <w:rPr>
          <w:rFonts w:ascii="Garamond" w:eastAsia="Times New Roman" w:hAnsi="Garamond" w:cs="Times New Roman"/>
          <w:b/>
          <w:bCs/>
          <w:strike/>
          <w:lang w:eastAsia="pt-PT"/>
        </w:rPr>
        <w:t xml:space="preserve">Artigo </w:t>
      </w:r>
      <w:r w:rsidR="00E47017" w:rsidRPr="000804FE">
        <w:rPr>
          <w:rFonts w:ascii="Garamond" w:eastAsia="Times New Roman" w:hAnsi="Garamond" w:cs="Times New Roman"/>
          <w:b/>
          <w:bCs/>
          <w:strike/>
          <w:lang w:eastAsia="pt-PT"/>
        </w:rPr>
        <w:t>86</w:t>
      </w:r>
      <w:r w:rsidRPr="000804FE">
        <w:rPr>
          <w:rFonts w:ascii="Garamond" w:eastAsia="Times New Roman" w:hAnsi="Garamond" w:cs="Times New Roman"/>
          <w:b/>
          <w:bCs/>
          <w:strike/>
          <w:lang w:eastAsia="pt-PT"/>
        </w:rPr>
        <w:t>.º</w:t>
      </w:r>
    </w:p>
    <w:p w14:paraId="7D504767" w14:textId="77777777" w:rsidR="003D15F2" w:rsidRPr="000804FE" w:rsidRDefault="003D15F2" w:rsidP="00A95B79">
      <w:pPr>
        <w:spacing w:line="360" w:lineRule="auto"/>
        <w:jc w:val="center"/>
        <w:rPr>
          <w:rFonts w:ascii="Garamond" w:eastAsia="Times New Roman" w:hAnsi="Garamond" w:cs="Times New Roman"/>
          <w:strike/>
          <w:lang w:eastAsia="pt-PT"/>
        </w:rPr>
      </w:pPr>
      <w:r w:rsidRPr="000804FE">
        <w:rPr>
          <w:rFonts w:ascii="Garamond" w:eastAsia="Times New Roman" w:hAnsi="Garamond" w:cs="Times New Roman"/>
          <w:strike/>
          <w:lang w:eastAsia="pt-PT"/>
        </w:rPr>
        <w:t>Alojamentos</w:t>
      </w:r>
    </w:p>
    <w:p w14:paraId="4DD03E3C" w14:textId="77777777" w:rsidR="003D15F2" w:rsidRPr="000804FE" w:rsidRDefault="003D15F2" w:rsidP="00A95B79">
      <w:pPr>
        <w:spacing w:line="360" w:lineRule="auto"/>
        <w:jc w:val="both"/>
        <w:rPr>
          <w:rFonts w:ascii="Garamond" w:eastAsia="Times New Roman" w:hAnsi="Garamond" w:cs="Times New Roman"/>
          <w:strike/>
          <w:lang w:eastAsia="pt-PT"/>
        </w:rPr>
      </w:pPr>
      <w:r w:rsidRPr="000804FE">
        <w:rPr>
          <w:rFonts w:ascii="Garamond" w:eastAsia="Times New Roman" w:hAnsi="Garamond" w:cs="Times New Roman"/>
          <w:strike/>
          <w:lang w:eastAsia="pt-PT"/>
        </w:rPr>
        <w:t>Os animais devem ser alojados por espécies, caso existam instalações para hospitalização.</w:t>
      </w:r>
    </w:p>
    <w:p w14:paraId="46DDB80D" w14:textId="3BC19616" w:rsidR="003D15F2" w:rsidRPr="000804FE" w:rsidRDefault="003D15F2" w:rsidP="00A95B79">
      <w:pPr>
        <w:spacing w:line="360" w:lineRule="auto"/>
        <w:jc w:val="center"/>
        <w:rPr>
          <w:rFonts w:ascii="Garamond" w:eastAsia="Times New Roman" w:hAnsi="Garamond" w:cs="Times New Roman"/>
          <w:b/>
          <w:bCs/>
          <w:strike/>
          <w:lang w:eastAsia="pt-PT"/>
        </w:rPr>
      </w:pPr>
      <w:r w:rsidRPr="000804FE">
        <w:rPr>
          <w:rFonts w:ascii="Garamond" w:eastAsia="Times New Roman" w:hAnsi="Garamond" w:cs="Times New Roman"/>
          <w:b/>
          <w:bCs/>
          <w:strike/>
          <w:lang w:eastAsia="pt-PT"/>
        </w:rPr>
        <w:t>Artigo 8</w:t>
      </w:r>
      <w:r w:rsidR="00E47017" w:rsidRPr="000804FE">
        <w:rPr>
          <w:rFonts w:ascii="Garamond" w:eastAsia="Times New Roman" w:hAnsi="Garamond" w:cs="Times New Roman"/>
          <w:b/>
          <w:bCs/>
          <w:strike/>
          <w:lang w:eastAsia="pt-PT"/>
        </w:rPr>
        <w:t>7</w:t>
      </w:r>
      <w:r w:rsidRPr="000804FE">
        <w:rPr>
          <w:rFonts w:ascii="Garamond" w:eastAsia="Times New Roman" w:hAnsi="Garamond" w:cs="Times New Roman"/>
          <w:b/>
          <w:bCs/>
          <w:strike/>
          <w:lang w:eastAsia="pt-PT"/>
        </w:rPr>
        <w:t>.º</w:t>
      </w:r>
    </w:p>
    <w:p w14:paraId="42EAB486" w14:textId="77777777" w:rsidR="003D15F2" w:rsidRPr="000804FE" w:rsidRDefault="003D15F2" w:rsidP="00A95B79">
      <w:pPr>
        <w:spacing w:line="360" w:lineRule="auto"/>
        <w:jc w:val="center"/>
        <w:rPr>
          <w:rFonts w:ascii="Garamond" w:eastAsia="Times New Roman" w:hAnsi="Garamond" w:cs="Times New Roman"/>
          <w:strike/>
          <w:lang w:eastAsia="pt-PT"/>
        </w:rPr>
      </w:pPr>
      <w:r w:rsidRPr="000804FE">
        <w:rPr>
          <w:rFonts w:ascii="Garamond" w:eastAsia="Times New Roman" w:hAnsi="Garamond" w:cs="Times New Roman"/>
          <w:strike/>
          <w:lang w:eastAsia="pt-PT"/>
        </w:rPr>
        <w:t>Alimentação e abeberamento</w:t>
      </w:r>
    </w:p>
    <w:p w14:paraId="73942CA5" w14:textId="1570D2AD" w:rsidR="003D15F2" w:rsidRPr="000804FE" w:rsidRDefault="003D15F2" w:rsidP="00A95B79">
      <w:pPr>
        <w:spacing w:line="360" w:lineRule="auto"/>
        <w:jc w:val="both"/>
        <w:rPr>
          <w:rFonts w:ascii="Garamond" w:eastAsia="Times New Roman" w:hAnsi="Garamond" w:cs="Times New Roman"/>
          <w:strike/>
          <w:lang w:eastAsia="pt-PT"/>
        </w:rPr>
      </w:pPr>
      <w:r w:rsidRPr="000804FE">
        <w:rPr>
          <w:rFonts w:ascii="Garamond" w:eastAsia="Times New Roman" w:hAnsi="Garamond" w:cs="Times New Roman"/>
          <w:strike/>
          <w:lang w:eastAsia="pt-PT"/>
        </w:rPr>
        <w:t>Deve ser mantida comida suficiente e de boa qualidade e água potável, a administrar de acordo com a prescrição do médico veterinário</w:t>
      </w:r>
      <w:r w:rsidR="00166896" w:rsidRPr="000804FE">
        <w:rPr>
          <w:rFonts w:ascii="Garamond" w:eastAsia="Times New Roman" w:hAnsi="Garamond" w:cs="Times New Roman"/>
          <w:strike/>
          <w:lang w:eastAsia="pt-PT"/>
        </w:rPr>
        <w:t>.</w:t>
      </w:r>
    </w:p>
    <w:p w14:paraId="07EDC9EF" w14:textId="12F7DA13" w:rsidR="003D15F2" w:rsidRPr="000804FE" w:rsidRDefault="003D15F2" w:rsidP="00A95B79">
      <w:pPr>
        <w:spacing w:line="360" w:lineRule="auto"/>
        <w:jc w:val="center"/>
        <w:rPr>
          <w:rFonts w:ascii="Garamond" w:eastAsia="Times New Roman" w:hAnsi="Garamond" w:cs="Times New Roman"/>
          <w:b/>
          <w:bCs/>
          <w:strike/>
          <w:lang w:eastAsia="pt-PT"/>
        </w:rPr>
      </w:pPr>
      <w:r w:rsidRPr="000804FE">
        <w:rPr>
          <w:rFonts w:ascii="Garamond" w:eastAsia="Times New Roman" w:hAnsi="Garamond" w:cs="Times New Roman"/>
          <w:b/>
          <w:bCs/>
          <w:strike/>
          <w:lang w:eastAsia="pt-PT"/>
        </w:rPr>
        <w:t xml:space="preserve">Artigo </w:t>
      </w:r>
      <w:r w:rsidR="00524F32" w:rsidRPr="000804FE">
        <w:rPr>
          <w:rFonts w:ascii="Garamond" w:eastAsia="Times New Roman" w:hAnsi="Garamond" w:cs="Times New Roman"/>
          <w:b/>
          <w:bCs/>
          <w:strike/>
          <w:lang w:eastAsia="pt-PT"/>
        </w:rPr>
        <w:t>8</w:t>
      </w:r>
      <w:r w:rsidR="00E47017" w:rsidRPr="000804FE">
        <w:rPr>
          <w:rFonts w:ascii="Garamond" w:eastAsia="Times New Roman" w:hAnsi="Garamond" w:cs="Times New Roman"/>
          <w:b/>
          <w:bCs/>
          <w:strike/>
          <w:lang w:eastAsia="pt-PT"/>
        </w:rPr>
        <w:t>8</w:t>
      </w:r>
      <w:r w:rsidRPr="000804FE">
        <w:rPr>
          <w:rFonts w:ascii="Garamond" w:eastAsia="Times New Roman" w:hAnsi="Garamond" w:cs="Times New Roman"/>
          <w:b/>
          <w:bCs/>
          <w:strike/>
          <w:lang w:eastAsia="pt-PT"/>
        </w:rPr>
        <w:t>.º</w:t>
      </w:r>
    </w:p>
    <w:p w14:paraId="48689942" w14:textId="77777777" w:rsidR="003D15F2" w:rsidRPr="000804FE" w:rsidRDefault="003D15F2" w:rsidP="00A95B79">
      <w:pPr>
        <w:spacing w:line="360" w:lineRule="auto"/>
        <w:jc w:val="center"/>
        <w:rPr>
          <w:rFonts w:ascii="Garamond" w:eastAsia="Times New Roman" w:hAnsi="Garamond" w:cs="Times New Roman"/>
          <w:strike/>
          <w:lang w:eastAsia="pt-PT"/>
        </w:rPr>
      </w:pPr>
      <w:r w:rsidRPr="000804FE">
        <w:rPr>
          <w:rFonts w:ascii="Garamond" w:eastAsia="Times New Roman" w:hAnsi="Garamond" w:cs="Times New Roman"/>
          <w:strike/>
          <w:lang w:eastAsia="pt-PT"/>
        </w:rPr>
        <w:t>Fins do alojamento</w:t>
      </w:r>
    </w:p>
    <w:p w14:paraId="0F4F4E0C" w14:textId="4810F39E" w:rsidR="003D15F2" w:rsidRPr="000804FE" w:rsidRDefault="00F0185C" w:rsidP="00A95B79">
      <w:pPr>
        <w:spacing w:line="360" w:lineRule="auto"/>
        <w:jc w:val="both"/>
        <w:rPr>
          <w:rFonts w:ascii="Garamond" w:eastAsia="Times New Roman" w:hAnsi="Garamond" w:cs="Times New Roman"/>
          <w:strike/>
          <w:lang w:eastAsia="pt-PT"/>
        </w:rPr>
      </w:pPr>
      <w:r w:rsidRPr="000804FE">
        <w:rPr>
          <w:rFonts w:ascii="Garamond" w:eastAsia="Times New Roman" w:hAnsi="Garamond" w:cs="Times New Roman"/>
          <w:strike/>
          <w:lang w:eastAsia="pt-PT"/>
        </w:rPr>
        <w:t>A hospedagem</w:t>
      </w:r>
      <w:r w:rsidR="003D15F2" w:rsidRPr="000804FE">
        <w:rPr>
          <w:rFonts w:ascii="Garamond" w:eastAsia="Times New Roman" w:hAnsi="Garamond" w:cs="Times New Roman"/>
          <w:strike/>
          <w:lang w:eastAsia="pt-PT"/>
        </w:rPr>
        <w:t xml:space="preserve"> com fins higiénicos só é permitid</w:t>
      </w:r>
      <w:r w:rsidRPr="000804FE">
        <w:rPr>
          <w:rFonts w:ascii="Garamond" w:eastAsia="Times New Roman" w:hAnsi="Garamond" w:cs="Times New Roman"/>
          <w:strike/>
          <w:lang w:eastAsia="pt-PT"/>
        </w:rPr>
        <w:t>a</w:t>
      </w:r>
      <w:r w:rsidR="003D15F2" w:rsidRPr="000804FE">
        <w:rPr>
          <w:rFonts w:ascii="Garamond" w:eastAsia="Times New Roman" w:hAnsi="Garamond" w:cs="Times New Roman"/>
          <w:strike/>
          <w:lang w:eastAsia="pt-PT"/>
        </w:rPr>
        <w:t xml:space="preserve"> desde que em instalações devidamente separadas das com fins médico-veterinários.</w:t>
      </w:r>
    </w:p>
    <w:p w14:paraId="58E352E6" w14:textId="485CBB26" w:rsidR="003D15F2" w:rsidRPr="000804FE" w:rsidRDefault="003D15F2" w:rsidP="00787883">
      <w:pPr>
        <w:spacing w:line="360" w:lineRule="auto"/>
        <w:jc w:val="center"/>
        <w:rPr>
          <w:rFonts w:ascii="Garamond" w:eastAsia="Times New Roman" w:hAnsi="Garamond" w:cs="Times New Roman"/>
          <w:b/>
          <w:bCs/>
          <w:strike/>
          <w:lang w:eastAsia="pt-PT"/>
        </w:rPr>
      </w:pPr>
      <w:r w:rsidRPr="000804FE">
        <w:rPr>
          <w:rFonts w:ascii="Garamond" w:eastAsia="Times New Roman" w:hAnsi="Garamond" w:cs="Times New Roman"/>
          <w:b/>
          <w:bCs/>
          <w:strike/>
          <w:lang w:eastAsia="pt-PT"/>
        </w:rPr>
        <w:t xml:space="preserve">Artigo </w:t>
      </w:r>
      <w:r w:rsidR="00A97ABF" w:rsidRPr="000804FE">
        <w:rPr>
          <w:rFonts w:ascii="Garamond" w:eastAsia="Times New Roman" w:hAnsi="Garamond" w:cs="Times New Roman"/>
          <w:b/>
          <w:bCs/>
          <w:strike/>
          <w:lang w:eastAsia="pt-PT"/>
        </w:rPr>
        <w:t>8</w:t>
      </w:r>
      <w:r w:rsidR="00E47017" w:rsidRPr="000804FE">
        <w:rPr>
          <w:rFonts w:ascii="Garamond" w:eastAsia="Times New Roman" w:hAnsi="Garamond" w:cs="Times New Roman"/>
          <w:b/>
          <w:bCs/>
          <w:strike/>
          <w:lang w:eastAsia="pt-PT"/>
        </w:rPr>
        <w:t>9</w:t>
      </w:r>
      <w:r w:rsidRPr="000804FE">
        <w:rPr>
          <w:rFonts w:ascii="Garamond" w:eastAsia="Times New Roman" w:hAnsi="Garamond" w:cs="Times New Roman"/>
          <w:b/>
          <w:bCs/>
          <w:strike/>
          <w:lang w:eastAsia="pt-PT"/>
        </w:rPr>
        <w:t>.º</w:t>
      </w:r>
    </w:p>
    <w:p w14:paraId="23F01C4B" w14:textId="77777777" w:rsidR="003D15F2" w:rsidRPr="000804FE" w:rsidRDefault="003D15F2" w:rsidP="00A95B79">
      <w:pPr>
        <w:spacing w:line="360" w:lineRule="auto"/>
        <w:jc w:val="center"/>
        <w:rPr>
          <w:rFonts w:ascii="Garamond" w:eastAsia="Times New Roman" w:hAnsi="Garamond" w:cs="Times New Roman"/>
          <w:strike/>
          <w:lang w:eastAsia="pt-PT"/>
        </w:rPr>
      </w:pPr>
      <w:r w:rsidRPr="000804FE">
        <w:rPr>
          <w:rFonts w:ascii="Garamond" w:eastAsia="Times New Roman" w:hAnsi="Garamond" w:cs="Times New Roman"/>
          <w:strike/>
          <w:lang w:eastAsia="pt-PT"/>
        </w:rPr>
        <w:t>Equipamento, material e produtos</w:t>
      </w:r>
    </w:p>
    <w:p w14:paraId="663B96DC" w14:textId="77777777" w:rsidR="003D15F2" w:rsidRPr="000804FE" w:rsidRDefault="003D15F2" w:rsidP="00A95B79">
      <w:pPr>
        <w:spacing w:line="360" w:lineRule="auto"/>
        <w:jc w:val="both"/>
        <w:rPr>
          <w:rFonts w:ascii="Garamond" w:eastAsia="Times New Roman" w:hAnsi="Garamond" w:cs="Times New Roman"/>
          <w:strike/>
          <w:lang w:eastAsia="pt-PT"/>
        </w:rPr>
      </w:pPr>
      <w:r w:rsidRPr="000804FE">
        <w:rPr>
          <w:rFonts w:ascii="Garamond" w:eastAsia="Times New Roman" w:hAnsi="Garamond" w:cs="Times New Roman"/>
          <w:strike/>
          <w:lang w:eastAsia="pt-PT"/>
        </w:rPr>
        <w:t>Os alojamentos referidos neste capítulo devem estar equipados com o material e os produtos adequados para os fins previstos.</w:t>
      </w:r>
    </w:p>
    <w:p w14:paraId="790A6794" w14:textId="72BEC18F" w:rsidR="003D15F2" w:rsidRPr="000804FE" w:rsidRDefault="003D15F2" w:rsidP="00A95B79">
      <w:pPr>
        <w:spacing w:line="360" w:lineRule="auto"/>
        <w:jc w:val="center"/>
        <w:rPr>
          <w:rFonts w:ascii="Garamond" w:eastAsia="Times New Roman" w:hAnsi="Garamond" w:cs="Times New Roman"/>
          <w:b/>
          <w:bCs/>
          <w:strike/>
          <w:lang w:eastAsia="pt-PT"/>
        </w:rPr>
      </w:pPr>
      <w:r w:rsidRPr="000804FE">
        <w:rPr>
          <w:rFonts w:ascii="Garamond" w:eastAsia="Times New Roman" w:hAnsi="Garamond" w:cs="Times New Roman"/>
          <w:b/>
          <w:bCs/>
          <w:strike/>
          <w:lang w:eastAsia="pt-PT"/>
        </w:rPr>
        <w:t>Art</w:t>
      </w:r>
      <w:r w:rsidR="009C6267" w:rsidRPr="000804FE">
        <w:rPr>
          <w:rFonts w:ascii="Garamond" w:eastAsia="Times New Roman" w:hAnsi="Garamond" w:cs="Times New Roman"/>
          <w:b/>
          <w:bCs/>
          <w:strike/>
          <w:lang w:eastAsia="pt-PT"/>
        </w:rPr>
        <w:t xml:space="preserve">igo </w:t>
      </w:r>
      <w:r w:rsidR="00E47017" w:rsidRPr="000804FE">
        <w:rPr>
          <w:rFonts w:ascii="Garamond" w:eastAsia="Times New Roman" w:hAnsi="Garamond" w:cs="Times New Roman"/>
          <w:b/>
          <w:bCs/>
          <w:strike/>
          <w:lang w:eastAsia="pt-PT"/>
        </w:rPr>
        <w:t>90</w:t>
      </w:r>
      <w:r w:rsidR="009C6267" w:rsidRPr="000804FE">
        <w:rPr>
          <w:rFonts w:ascii="Garamond" w:eastAsia="Times New Roman" w:hAnsi="Garamond" w:cs="Times New Roman"/>
          <w:b/>
          <w:bCs/>
          <w:strike/>
          <w:lang w:eastAsia="pt-PT"/>
        </w:rPr>
        <w:t>.º</w:t>
      </w:r>
    </w:p>
    <w:p w14:paraId="1F34A063" w14:textId="66B3BA9B" w:rsidR="003D15F2" w:rsidRPr="000804FE" w:rsidRDefault="003D15F2" w:rsidP="00A95B79">
      <w:pPr>
        <w:spacing w:line="360" w:lineRule="auto"/>
        <w:jc w:val="center"/>
        <w:rPr>
          <w:rFonts w:ascii="Garamond" w:eastAsia="Times New Roman" w:hAnsi="Garamond" w:cs="Times New Roman"/>
          <w:strike/>
          <w:lang w:eastAsia="pt-PT"/>
        </w:rPr>
      </w:pPr>
      <w:r w:rsidRPr="000804FE">
        <w:rPr>
          <w:rFonts w:ascii="Garamond" w:eastAsia="Times New Roman" w:hAnsi="Garamond" w:cs="Times New Roman"/>
          <w:strike/>
          <w:lang w:eastAsia="pt-PT"/>
        </w:rPr>
        <w:t>Pessoal</w:t>
      </w:r>
    </w:p>
    <w:p w14:paraId="40F9C71D" w14:textId="77777777" w:rsidR="003D15F2" w:rsidRPr="000804FE" w:rsidRDefault="18EEC6FB" w:rsidP="00A95B79">
      <w:pPr>
        <w:spacing w:line="360" w:lineRule="auto"/>
        <w:jc w:val="both"/>
        <w:rPr>
          <w:rFonts w:ascii="Garamond" w:eastAsia="Times New Roman" w:hAnsi="Garamond" w:cs="Times New Roman"/>
          <w:strike/>
          <w:lang w:eastAsia="pt-PT"/>
        </w:rPr>
      </w:pPr>
      <w:r w:rsidRPr="000804FE">
        <w:rPr>
          <w:rFonts w:ascii="Garamond" w:eastAsia="Times New Roman" w:hAnsi="Garamond" w:cs="Times New Roman"/>
          <w:strike/>
          <w:lang w:eastAsia="pt-PT"/>
        </w:rPr>
        <w:t>O pessoal auxiliar deve possuir os conhecimentos e a experiência adequada, o qual fica, contudo, sob a orientação do médico veterinário responsável.</w:t>
      </w:r>
    </w:p>
    <w:p w14:paraId="1654A8E3" w14:textId="77777777" w:rsidR="009206B4" w:rsidRDefault="009206B4" w:rsidP="00A95B79">
      <w:pPr>
        <w:spacing w:line="360" w:lineRule="auto"/>
        <w:jc w:val="both"/>
        <w:rPr>
          <w:ins w:id="2145" w:author="Susana Margarida Gonçalves Silva Santos" w:date="2025-10-20T10:23:00Z" w16du:dateUtc="2025-10-20T09:23:00Z"/>
          <w:rFonts w:ascii="Garamond" w:eastAsia="Times New Roman" w:hAnsi="Garamond" w:cs="Times New Roman"/>
          <w:strike/>
          <w:lang w:eastAsia="pt-PT"/>
        </w:rPr>
      </w:pPr>
    </w:p>
    <w:p w14:paraId="10D5BD11" w14:textId="02869DDE" w:rsidR="00BA37BE" w:rsidRPr="00BA37BE" w:rsidRDefault="00BA37BE" w:rsidP="00A95B79">
      <w:pPr>
        <w:spacing w:line="360" w:lineRule="auto"/>
        <w:jc w:val="both"/>
        <w:rPr>
          <w:rFonts w:ascii="Garamond" w:eastAsia="Times New Roman" w:hAnsi="Garamond" w:cs="Times New Roman"/>
          <w:lang w:eastAsia="pt-PT"/>
        </w:rPr>
      </w:pPr>
      <w:ins w:id="2146" w:author="Susana Margarida Gonçalves Silva Santos" w:date="2025-10-20T10:23:00Z" w16du:dateUtc="2025-10-20T09:23:00Z">
        <w:r w:rsidRPr="00BA37BE">
          <w:rPr>
            <w:rFonts w:ascii="Garamond" w:eastAsia="Times New Roman" w:hAnsi="Garamond" w:cs="Times New Roman"/>
            <w:lang w:eastAsia="pt-PT"/>
          </w:rPr>
          <w:t>Nota: A presente matéria está enquadrada em diploma próprio.</w:t>
        </w:r>
      </w:ins>
    </w:p>
    <w:p w14:paraId="612DD04C" w14:textId="634925F3" w:rsidR="003D15F2" w:rsidRPr="000041C8" w:rsidRDefault="003D15F2" w:rsidP="00A95B7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Capítulo VII</w:t>
      </w:r>
      <w:r w:rsidR="00AD043D" w:rsidRPr="000041C8">
        <w:rPr>
          <w:rFonts w:ascii="Garamond" w:eastAsia="Times New Roman" w:hAnsi="Garamond" w:cs="Times New Roman"/>
          <w:b/>
          <w:bCs/>
          <w:lang w:eastAsia="pt-PT"/>
        </w:rPr>
        <w:t>I</w:t>
      </w:r>
    </w:p>
    <w:p w14:paraId="6CAEB2E5" w14:textId="2228EBD6" w:rsidR="0082746F" w:rsidRPr="000041C8" w:rsidRDefault="003D15F2" w:rsidP="001E798D">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Condições de transmissão</w:t>
      </w:r>
    </w:p>
    <w:p w14:paraId="6490C84B" w14:textId="77777777" w:rsidR="004F4262" w:rsidRDefault="004F4262" w:rsidP="0082746F">
      <w:pPr>
        <w:spacing w:line="360" w:lineRule="auto"/>
        <w:jc w:val="center"/>
        <w:rPr>
          <w:ins w:id="2147" w:author="Susana Margarida Gonçalves Silva Santos" w:date="2025-10-20T11:26:00Z" w16du:dateUtc="2025-10-20T10:26:00Z"/>
          <w:rFonts w:ascii="Garamond" w:eastAsia="Times New Roman" w:hAnsi="Garamond" w:cs="Times New Roman"/>
          <w:b/>
          <w:lang w:eastAsia="pt-PT"/>
        </w:rPr>
      </w:pPr>
    </w:p>
    <w:p w14:paraId="27F1B7F0" w14:textId="77777777" w:rsidR="004F4262" w:rsidRPr="000041C8" w:rsidRDefault="004F4262" w:rsidP="004F4262">
      <w:pPr>
        <w:spacing w:line="360" w:lineRule="auto"/>
        <w:jc w:val="center"/>
        <w:rPr>
          <w:ins w:id="2148" w:author="Susana Margarida Gonçalves Silva Santos" w:date="2025-10-20T11:26:00Z" w16du:dateUtc="2025-10-20T10:26:00Z"/>
          <w:rFonts w:ascii="Garamond" w:eastAsia="Times New Roman" w:hAnsi="Garamond" w:cs="Times New Roman"/>
          <w:b/>
          <w:bCs/>
          <w:lang w:eastAsia="pt-PT"/>
        </w:rPr>
      </w:pPr>
      <w:ins w:id="2149" w:author="Susana Margarida Gonçalves Silva Santos" w:date="2025-10-20T11:26:00Z" w16du:dateUtc="2025-10-20T10:26:00Z">
        <w:r w:rsidRPr="036812A3">
          <w:rPr>
            <w:rFonts w:ascii="Garamond" w:eastAsia="Times New Roman" w:hAnsi="Garamond" w:cs="Times New Roman"/>
            <w:b/>
            <w:bCs/>
            <w:lang w:eastAsia="pt-PT"/>
          </w:rPr>
          <w:t xml:space="preserve">Artigo </w:t>
        </w:r>
        <w:r w:rsidRPr="004F4262">
          <w:rPr>
            <w:rFonts w:ascii="Garamond" w:eastAsia="Times New Roman" w:hAnsi="Garamond" w:cs="Times New Roman"/>
            <w:b/>
            <w:bCs/>
            <w:strike/>
            <w:lang w:eastAsia="pt-PT"/>
          </w:rPr>
          <w:t>94</w:t>
        </w:r>
        <w:r w:rsidRPr="036812A3">
          <w:rPr>
            <w:rFonts w:ascii="Garamond" w:eastAsia="Times New Roman" w:hAnsi="Garamond" w:cs="Times New Roman"/>
            <w:b/>
            <w:bCs/>
            <w:lang w:eastAsia="pt-PT"/>
          </w:rPr>
          <w:t>.º</w:t>
        </w:r>
      </w:ins>
    </w:p>
    <w:p w14:paraId="618270C1" w14:textId="77777777" w:rsidR="00AA779C" w:rsidRDefault="004F4262" w:rsidP="004F4262">
      <w:pPr>
        <w:spacing w:line="360" w:lineRule="auto"/>
        <w:jc w:val="center"/>
        <w:rPr>
          <w:ins w:id="2150" w:author="Susana Margarida Gonçalves Silva Santos" w:date="2025-10-20T11:27:00Z" w16du:dateUtc="2025-10-20T10:27:00Z"/>
          <w:rFonts w:ascii="Garamond" w:eastAsia="Times New Roman" w:hAnsi="Garamond" w:cs="Times New Roman"/>
          <w:lang w:eastAsia="pt-PT"/>
        </w:rPr>
      </w:pPr>
      <w:ins w:id="2151" w:author="Susana Margarida Gonçalves Silva Santos" w:date="2025-10-20T11:26:00Z" w16du:dateUtc="2025-10-20T10:26:00Z">
        <w:r w:rsidRPr="000041C8">
          <w:rPr>
            <w:rFonts w:ascii="Garamond" w:eastAsia="Times New Roman" w:hAnsi="Garamond" w:cs="Times New Roman"/>
            <w:lang w:eastAsia="pt-PT"/>
          </w:rPr>
          <w:t xml:space="preserve">Requisitos de validade da transmissão de </w:t>
        </w:r>
        <w:r>
          <w:rPr>
            <w:rFonts w:ascii="Garamond" w:eastAsia="Times New Roman" w:hAnsi="Garamond" w:cs="Times New Roman"/>
            <w:lang w:eastAsia="pt-PT"/>
          </w:rPr>
          <w:t>titularidade</w:t>
        </w:r>
      </w:ins>
    </w:p>
    <w:p w14:paraId="7F2A4308" w14:textId="5F3A7AB6" w:rsidR="004F4262" w:rsidRPr="000041C8" w:rsidRDefault="004F4262" w:rsidP="004F4262">
      <w:pPr>
        <w:spacing w:line="360" w:lineRule="auto"/>
        <w:jc w:val="center"/>
        <w:rPr>
          <w:ins w:id="2152" w:author="Susana Margarida Gonçalves Silva Santos" w:date="2025-10-20T11:26:00Z" w16du:dateUtc="2025-10-20T10:26:00Z"/>
          <w:rFonts w:ascii="Garamond" w:eastAsia="Times New Roman" w:hAnsi="Garamond" w:cs="Times New Roman"/>
          <w:lang w:eastAsia="pt-PT"/>
        </w:rPr>
      </w:pPr>
      <w:ins w:id="2153" w:author="Susana Margarida Gonçalves Silva Santos" w:date="2025-10-20T11:26:00Z" w16du:dateUtc="2025-10-20T10:26:00Z">
        <w:r w:rsidRPr="000041C8">
          <w:rPr>
            <w:rFonts w:ascii="Garamond" w:eastAsia="Times New Roman" w:hAnsi="Garamond" w:cs="Times New Roman"/>
            <w:lang w:eastAsia="pt-PT"/>
          </w:rPr>
          <w:t xml:space="preserve"> de animal de companhia</w:t>
        </w:r>
      </w:ins>
    </w:p>
    <w:p w14:paraId="135A89BD" w14:textId="77777777" w:rsidR="004F4262" w:rsidRDefault="004F4262" w:rsidP="004F4262">
      <w:pPr>
        <w:spacing w:line="360" w:lineRule="auto"/>
        <w:jc w:val="both"/>
        <w:rPr>
          <w:ins w:id="2154" w:author="Susana Margarida Gonçalves Silva Santos" w:date="2025-10-20T11:26:00Z" w16du:dateUtc="2025-10-20T10:26:00Z"/>
          <w:rFonts w:ascii="Garamond" w:eastAsia="Times New Roman" w:hAnsi="Garamond" w:cs="Times New Roman"/>
          <w:lang w:eastAsia="pt-PT"/>
        </w:rPr>
      </w:pPr>
    </w:p>
    <w:p w14:paraId="1362C6A5" w14:textId="77777777" w:rsidR="004F4262" w:rsidRDefault="004F4262" w:rsidP="004F4262">
      <w:pPr>
        <w:spacing w:line="360" w:lineRule="auto"/>
        <w:jc w:val="both"/>
        <w:rPr>
          <w:ins w:id="2155" w:author="Susana Margarida Gonçalves Silva Santos" w:date="2025-10-20T11:26:00Z" w16du:dateUtc="2025-10-20T10:26:00Z"/>
          <w:rFonts w:ascii="Garamond" w:eastAsia="Times New Roman" w:hAnsi="Garamond" w:cs="Times New Roman"/>
          <w:lang w:eastAsia="pt-PT"/>
        </w:rPr>
      </w:pPr>
    </w:p>
    <w:p w14:paraId="4F6B5725" w14:textId="77777777" w:rsidR="004F4262" w:rsidRPr="000041C8" w:rsidRDefault="004F4262" w:rsidP="004F4262">
      <w:pPr>
        <w:spacing w:line="360" w:lineRule="auto"/>
        <w:jc w:val="both"/>
        <w:rPr>
          <w:ins w:id="2156" w:author="Susana Margarida Gonçalves Silva Santos" w:date="2025-10-20T11:26:00Z" w16du:dateUtc="2025-10-20T10:26:00Z"/>
          <w:rFonts w:ascii="Garamond" w:eastAsia="Times New Roman" w:hAnsi="Garamond" w:cs="Times New Roman"/>
          <w:lang w:eastAsia="pt-PT"/>
        </w:rPr>
      </w:pPr>
      <w:ins w:id="2157" w:author="Susana Margarida Gonçalves Silva Santos" w:date="2025-10-20T11:26:00Z" w16du:dateUtc="2025-10-20T10:26:00Z">
        <w:r w:rsidRPr="000041C8">
          <w:rPr>
            <w:rFonts w:ascii="Garamond" w:eastAsia="Times New Roman" w:hAnsi="Garamond" w:cs="Times New Roman"/>
            <w:lang w:eastAsia="pt-PT"/>
          </w:rPr>
          <w:t xml:space="preserve">1 - Qualquer transmissão de propriedade, gratuita ou onerosa, de animal de companhia deve ser acompanhada, no momento da transmissão, dos seguintes documentos entregues ao adquirente: </w:t>
        </w:r>
      </w:ins>
    </w:p>
    <w:p w14:paraId="63FB10EA" w14:textId="4351510B" w:rsidR="004F4262" w:rsidRPr="000041C8" w:rsidRDefault="004F4262" w:rsidP="004F4262">
      <w:pPr>
        <w:spacing w:line="360" w:lineRule="auto"/>
        <w:jc w:val="both"/>
        <w:rPr>
          <w:ins w:id="2158" w:author="Susana Margarida Gonçalves Silva Santos" w:date="2025-10-20T11:26:00Z" w16du:dateUtc="2025-10-20T10:26:00Z"/>
          <w:rFonts w:ascii="Garamond" w:eastAsia="Times New Roman" w:hAnsi="Garamond" w:cs="Times New Roman"/>
          <w:lang w:eastAsia="pt-PT"/>
        </w:rPr>
      </w:pPr>
      <w:ins w:id="2159" w:author="Susana Margarida Gonçalves Silva Santos" w:date="2025-10-20T11:26:00Z" w16du:dateUtc="2025-10-20T10:26:00Z">
        <w:r w:rsidRPr="000041C8">
          <w:rPr>
            <w:rFonts w:ascii="Garamond" w:eastAsia="Times New Roman" w:hAnsi="Garamond" w:cs="Times New Roman"/>
            <w:lang w:eastAsia="pt-PT"/>
          </w:rPr>
          <w:t xml:space="preserve">a) </w:t>
        </w:r>
      </w:ins>
      <w:ins w:id="2160" w:author="Susana Margarida Gonçalves Silva Santos" w:date="2025-10-20T11:27:00Z" w16du:dateUtc="2025-10-20T10:27:00Z">
        <w:r w:rsidR="00542AA0">
          <w:rPr>
            <w:rFonts w:ascii="Garamond" w:eastAsia="Times New Roman" w:hAnsi="Garamond" w:cs="Times New Roman"/>
            <w:lang w:eastAsia="pt-PT"/>
          </w:rPr>
          <w:t>Documento</w:t>
        </w:r>
      </w:ins>
      <w:ins w:id="2161" w:author="Susana Margarida Gonçalves Silva Santos" w:date="2025-10-20T11:26:00Z" w16du:dateUtc="2025-10-20T10:26:00Z">
        <w:r w:rsidRPr="000041C8">
          <w:rPr>
            <w:rFonts w:ascii="Garamond" w:eastAsia="Times New Roman" w:hAnsi="Garamond" w:cs="Times New Roman"/>
            <w:lang w:eastAsia="pt-PT"/>
          </w:rPr>
          <w:t xml:space="preserve"> de adoção ou de compra e venda do animal e respetiva fatura, </w:t>
        </w:r>
        <w:r>
          <w:rPr>
            <w:rFonts w:ascii="Garamond" w:eastAsia="Times New Roman" w:hAnsi="Garamond" w:cs="Times New Roman"/>
            <w:lang w:eastAsia="pt-PT"/>
          </w:rPr>
          <w:t>nos termos do disposto no</w:t>
        </w:r>
        <w:r w:rsidRPr="000041C8">
          <w:rPr>
            <w:rFonts w:ascii="Garamond" w:eastAsia="Times New Roman" w:hAnsi="Garamond" w:cs="Times New Roman"/>
            <w:lang w:eastAsia="pt-PT"/>
          </w:rPr>
          <w:t xml:space="preserve"> artigo </w:t>
        </w:r>
        <w:r>
          <w:rPr>
            <w:rFonts w:ascii="Garamond" w:eastAsia="Times New Roman" w:hAnsi="Garamond" w:cs="Times New Roman"/>
            <w:lang w:eastAsia="pt-PT"/>
          </w:rPr>
          <w:t>42</w:t>
        </w:r>
        <w:r w:rsidRPr="000041C8">
          <w:rPr>
            <w:rFonts w:ascii="Garamond" w:eastAsia="Times New Roman" w:hAnsi="Garamond" w:cs="Times New Roman"/>
            <w:lang w:eastAsia="pt-PT"/>
          </w:rPr>
          <w:t>.º</w:t>
        </w:r>
        <w:r>
          <w:rPr>
            <w:rFonts w:ascii="Garamond" w:eastAsia="Times New Roman" w:hAnsi="Garamond" w:cs="Times New Roman"/>
            <w:lang w:eastAsia="pt-PT"/>
          </w:rPr>
          <w:t>,</w:t>
        </w:r>
        <w:r w:rsidRPr="000041C8">
          <w:rPr>
            <w:rFonts w:ascii="Garamond" w:eastAsia="Times New Roman" w:hAnsi="Garamond" w:cs="Times New Roman"/>
            <w:lang w:eastAsia="pt-PT"/>
          </w:rPr>
          <w:t xml:space="preserve"> referente ao procedimento de adoção</w:t>
        </w:r>
        <w:r>
          <w:rPr>
            <w:rFonts w:ascii="Garamond" w:eastAsia="Times New Roman" w:hAnsi="Garamond" w:cs="Times New Roman"/>
            <w:lang w:eastAsia="pt-PT"/>
          </w:rPr>
          <w:t>,</w:t>
        </w:r>
        <w:r w:rsidRPr="000041C8">
          <w:rPr>
            <w:rFonts w:ascii="Garamond" w:eastAsia="Times New Roman" w:hAnsi="Garamond" w:cs="Times New Roman"/>
            <w:lang w:eastAsia="pt-PT"/>
          </w:rPr>
          <w:t xml:space="preserve"> e no artigo </w:t>
        </w:r>
        <w:r>
          <w:rPr>
            <w:rFonts w:ascii="Garamond" w:eastAsia="Times New Roman" w:hAnsi="Garamond" w:cs="Times New Roman"/>
            <w:lang w:eastAsia="pt-PT"/>
          </w:rPr>
          <w:t>91</w:t>
        </w:r>
        <w:r w:rsidRPr="000041C8">
          <w:rPr>
            <w:rFonts w:ascii="Garamond" w:eastAsia="Times New Roman" w:hAnsi="Garamond" w:cs="Times New Roman"/>
            <w:lang w:eastAsia="pt-PT"/>
          </w:rPr>
          <w:t>.º</w:t>
        </w:r>
        <w:r>
          <w:rPr>
            <w:rFonts w:ascii="Garamond" w:eastAsia="Times New Roman" w:hAnsi="Garamond" w:cs="Times New Roman"/>
            <w:lang w:eastAsia="pt-PT"/>
          </w:rPr>
          <w:t>,</w:t>
        </w:r>
        <w:r w:rsidRPr="000041C8">
          <w:rPr>
            <w:rFonts w:ascii="Garamond" w:eastAsia="Times New Roman" w:hAnsi="Garamond" w:cs="Times New Roman"/>
            <w:lang w:eastAsia="pt-PT"/>
          </w:rPr>
          <w:t xml:space="preserve"> referente ao procedimento de venda.</w:t>
        </w:r>
      </w:ins>
    </w:p>
    <w:p w14:paraId="31C4BF1E" w14:textId="40543C12" w:rsidR="004F4262" w:rsidRPr="000041C8" w:rsidRDefault="004F4262" w:rsidP="004F4262">
      <w:pPr>
        <w:spacing w:line="360" w:lineRule="auto"/>
        <w:jc w:val="both"/>
        <w:rPr>
          <w:ins w:id="2162" w:author="Susana Margarida Gonçalves Silva Santos" w:date="2025-10-20T11:26:00Z" w16du:dateUtc="2025-10-20T10:26:00Z"/>
          <w:rFonts w:ascii="Garamond" w:eastAsia="Times New Roman" w:hAnsi="Garamond" w:cs="Times New Roman"/>
          <w:lang w:eastAsia="pt-PT"/>
        </w:rPr>
      </w:pPr>
      <w:ins w:id="2163" w:author="Susana Margarida Gonçalves Silva Santos" w:date="2025-10-20T11:26:00Z">
        <w:r w:rsidRPr="1126FC69">
          <w:rPr>
            <w:rFonts w:ascii="Garamond" w:eastAsia="Times New Roman" w:hAnsi="Garamond" w:cs="Times New Roman"/>
            <w:lang w:eastAsia="pt-PT"/>
          </w:rPr>
          <w:t xml:space="preserve"> b) Documento de identificação do animal, nos termos do disposto no </w:t>
        </w:r>
        <w:del w:id="2164" w:author="Maria Rosário Silva Lemos Cidadão" w:date="2025-10-30T12:52:00Z">
          <w:r w:rsidRPr="1126FC69" w:rsidDel="004F4262">
            <w:rPr>
              <w:rFonts w:ascii="Garamond" w:eastAsia="Times New Roman" w:hAnsi="Garamond" w:cs="Times New Roman"/>
              <w:lang w:eastAsia="pt-PT"/>
            </w:rPr>
            <w:delText>n.º 6 do artigo 26.º.</w:delText>
          </w:r>
        </w:del>
      </w:ins>
      <w:ins w:id="2165" w:author="Maria Rosário Silva Lemos Cidadão" w:date="2025-10-30T12:52:00Z">
        <w:r w:rsidR="48F6909A" w:rsidRPr="1126FC69">
          <w:rPr>
            <w:rFonts w:ascii="Garamond" w:eastAsia="Times New Roman" w:hAnsi="Garamond" w:cs="Times New Roman"/>
            <w:lang w:eastAsia="pt-PT"/>
          </w:rPr>
          <w:t xml:space="preserve"> n</w:t>
        </w:r>
      </w:ins>
      <w:ins w:id="2166" w:author="Maria Rosário Silva Lemos Cidadão" w:date="2025-10-30T12:53:00Z">
        <w:r w:rsidR="48F6909A" w:rsidRPr="1126FC69">
          <w:rPr>
            <w:rFonts w:ascii="Garamond" w:eastAsia="Times New Roman" w:hAnsi="Garamond" w:cs="Times New Roman"/>
            <w:lang w:eastAsia="pt-PT"/>
          </w:rPr>
          <w:t>.º 1 do artigo 23</w:t>
        </w:r>
      </w:ins>
    </w:p>
    <w:p w14:paraId="63E4C121" w14:textId="77777777" w:rsidR="004F4262" w:rsidRPr="000041C8" w:rsidRDefault="004F4262" w:rsidP="004F4262">
      <w:pPr>
        <w:spacing w:line="360" w:lineRule="auto"/>
        <w:jc w:val="both"/>
        <w:rPr>
          <w:ins w:id="2167" w:author="Susana Margarida Gonçalves Silva Santos" w:date="2025-10-20T11:26:00Z" w16du:dateUtc="2025-10-20T10:26:00Z"/>
          <w:rFonts w:ascii="Garamond" w:eastAsia="Times New Roman" w:hAnsi="Garamond" w:cs="Times New Roman"/>
          <w:lang w:eastAsia="pt-PT"/>
        </w:rPr>
      </w:pPr>
      <w:ins w:id="2168" w:author="Susana Margarida Gonçalves Silva Santos" w:date="2025-10-20T11:26:00Z" w16du:dateUtc="2025-10-20T10:26:00Z">
        <w:r w:rsidRPr="000041C8">
          <w:rPr>
            <w:rFonts w:ascii="Garamond" w:eastAsia="Times New Roman" w:hAnsi="Garamond" w:cs="Times New Roman"/>
            <w:lang w:eastAsia="pt-PT"/>
          </w:rPr>
          <w:t xml:space="preserve">c) Declaração médico-veterinária, com prazo de pelo menos 15 dias, que ateste que o animal se encontra de boa saúde; </w:t>
        </w:r>
      </w:ins>
    </w:p>
    <w:p w14:paraId="59D20A05" w14:textId="77777777" w:rsidR="004F4262" w:rsidRPr="000041C8" w:rsidRDefault="004F4262" w:rsidP="004F4262">
      <w:pPr>
        <w:spacing w:line="360" w:lineRule="auto"/>
        <w:jc w:val="both"/>
        <w:rPr>
          <w:ins w:id="2169" w:author="Susana Margarida Gonçalves Silva Santos" w:date="2025-10-20T11:26:00Z" w16du:dateUtc="2025-10-20T10:26:00Z"/>
          <w:rFonts w:ascii="Garamond" w:eastAsia="Times New Roman" w:hAnsi="Garamond" w:cs="Times New Roman"/>
          <w:lang w:eastAsia="pt-PT"/>
        </w:rPr>
      </w:pPr>
      <w:commentRangeStart w:id="2170"/>
      <w:ins w:id="2171" w:author="Susana Margarida Gonçalves Silva Santos" w:date="2025-10-20T11:26:00Z" w16du:dateUtc="2025-10-20T10:26:00Z">
        <w:r w:rsidRPr="592F0569">
          <w:rPr>
            <w:rFonts w:ascii="Garamond" w:eastAsia="Times New Roman" w:hAnsi="Garamond" w:cs="Times New Roman"/>
            <w:lang w:eastAsia="pt-PT"/>
          </w:rPr>
          <w:t>d) Informação completa sobre o historial clínico do animal, sem prejuízo das informações que deverão constar no DIAC.</w:t>
        </w:r>
        <w:commentRangeEnd w:id="2170"/>
        <w:r w:rsidRPr="000041C8">
          <w:rPr>
            <w:rStyle w:val="CommentReference"/>
            <w:rFonts w:ascii="Garamond" w:eastAsia="Times New Roman" w:hAnsi="Garamond" w:cs="Times New Roman"/>
            <w:sz w:val="24"/>
            <w:szCs w:val="24"/>
            <w:lang w:eastAsia="pt-PT"/>
          </w:rPr>
          <w:commentReference w:id="2170"/>
        </w:r>
      </w:ins>
    </w:p>
    <w:p w14:paraId="69D74565" w14:textId="1467F992" w:rsidR="004F4262" w:rsidRPr="007B6AF9" w:rsidRDefault="004F4262" w:rsidP="004F4262">
      <w:pPr>
        <w:spacing w:line="360" w:lineRule="auto"/>
        <w:jc w:val="both"/>
        <w:rPr>
          <w:ins w:id="2172" w:author="Susana Margarida Gonçalves Silva Santos" w:date="2025-10-20T11:26:00Z" w16du:dateUtc="2025-10-20T10:26:00Z"/>
          <w:rFonts w:ascii="Garamond" w:eastAsia="Times New Roman" w:hAnsi="Garamond" w:cs="Times New Roman"/>
          <w:strike/>
          <w:lang w:eastAsia="pt-PT"/>
        </w:rPr>
      </w:pPr>
      <w:ins w:id="2173" w:author="Susana Margarida Gonçalves Silva Santos" w:date="2025-10-20T11:26:00Z" w16du:dateUtc="2025-10-20T10:26:00Z">
        <w:r w:rsidRPr="578B151F">
          <w:rPr>
            <w:rFonts w:ascii="Garamond" w:eastAsia="Times New Roman" w:hAnsi="Garamond" w:cs="Times New Roman"/>
            <w:lang w:eastAsia="pt-PT"/>
          </w:rPr>
          <w:t xml:space="preserve">e) Apresentação da licença de detenção </w:t>
        </w:r>
      </w:ins>
      <w:ins w:id="2174" w:author="Maria Cristina Tavares Briosa" w:date="2025-10-27T12:00:00Z" w16du:dateUtc="2025-10-27T12:00:00Z">
        <w:r w:rsidR="00514EA3">
          <w:rPr>
            <w:rFonts w:ascii="Garamond" w:eastAsia="Times New Roman" w:hAnsi="Garamond" w:cs="Times New Roman"/>
            <w:lang w:eastAsia="pt-PT"/>
          </w:rPr>
          <w:t xml:space="preserve">na junta de </w:t>
        </w:r>
        <w:r w:rsidR="0087206E">
          <w:rPr>
            <w:rFonts w:ascii="Garamond" w:eastAsia="Times New Roman" w:hAnsi="Garamond" w:cs="Times New Roman"/>
            <w:lang w:eastAsia="pt-PT"/>
          </w:rPr>
          <w:t>freguesia</w:t>
        </w:r>
        <w:r w:rsidR="00514EA3">
          <w:rPr>
            <w:rFonts w:ascii="Garamond" w:eastAsia="Times New Roman" w:hAnsi="Garamond" w:cs="Times New Roman"/>
            <w:lang w:eastAsia="pt-PT"/>
          </w:rPr>
          <w:t>, quando aplicável.</w:t>
        </w:r>
      </w:ins>
      <w:ins w:id="2175" w:author="Susana Margarida Gonçalves Silva Santos" w:date="2025-10-20T11:26:00Z" w16du:dateUtc="2025-10-20T10:26:00Z">
        <w:r w:rsidRPr="007B6AF9">
          <w:rPr>
            <w:rFonts w:ascii="Garamond" w:eastAsia="Times New Roman" w:hAnsi="Garamond" w:cs="Times New Roman"/>
            <w:strike/>
            <w:lang w:eastAsia="pt-PT"/>
          </w:rPr>
          <w:t>prevista no artigo 102.º, no caso de animais potencialmente perigosos;</w:t>
        </w:r>
      </w:ins>
    </w:p>
    <w:p w14:paraId="028E1CE5" w14:textId="77777777" w:rsidR="004F4262" w:rsidRPr="000041C8" w:rsidRDefault="004F4262" w:rsidP="004F4262">
      <w:pPr>
        <w:spacing w:line="360" w:lineRule="auto"/>
        <w:jc w:val="both"/>
        <w:rPr>
          <w:ins w:id="2176" w:author="Susana Margarida Gonçalves Silva Santos" w:date="2025-10-20T11:26:00Z" w16du:dateUtc="2025-10-20T10:26:00Z"/>
          <w:rFonts w:ascii="Garamond" w:eastAsia="Times New Roman" w:hAnsi="Garamond" w:cs="Times New Roman"/>
          <w:lang w:eastAsia="pt-PT"/>
        </w:rPr>
      </w:pPr>
      <w:ins w:id="2177" w:author="Susana Margarida Gonçalves Silva Santos" w:date="2025-10-20T11:26:00Z" w16du:dateUtc="2025-10-20T10:26:00Z">
        <w:r w:rsidRPr="578B151F">
          <w:rPr>
            <w:rFonts w:ascii="Garamond" w:eastAsia="Times New Roman" w:hAnsi="Garamond" w:cs="Times New Roman"/>
            <w:lang w:eastAsia="pt-PT"/>
          </w:rPr>
          <w:t>f</w:t>
        </w:r>
        <w:r w:rsidRPr="00514EA3">
          <w:rPr>
            <w:rFonts w:ascii="Garamond" w:eastAsia="Times New Roman" w:hAnsi="Garamond" w:cs="Times New Roman"/>
            <w:strike/>
            <w:lang w:eastAsia="pt-PT"/>
          </w:rPr>
          <w:t>) Prova da legalidade dos animais de companhia</w:t>
        </w:r>
        <w:r w:rsidRPr="00D95A95">
          <w:rPr>
            <w:rFonts w:ascii="Garamond" w:eastAsia="Times New Roman" w:hAnsi="Garamond" w:cs="Times New Roman"/>
            <w:strike/>
            <w:highlight w:val="yellow"/>
            <w:lang w:eastAsia="pt-PT"/>
          </w:rPr>
          <w:t>.</w:t>
        </w:r>
      </w:ins>
    </w:p>
    <w:p w14:paraId="20F73192" w14:textId="77777777" w:rsidR="004F4262" w:rsidRPr="000041C8" w:rsidRDefault="004F4262" w:rsidP="004F4262">
      <w:pPr>
        <w:spacing w:line="360" w:lineRule="auto"/>
        <w:jc w:val="both"/>
        <w:rPr>
          <w:ins w:id="2178" w:author="Susana Margarida Gonçalves Silva Santos" w:date="2025-10-20T11:26:00Z" w16du:dateUtc="2025-10-20T10:26:00Z"/>
          <w:rFonts w:ascii="Garamond" w:eastAsia="Times New Roman" w:hAnsi="Garamond" w:cs="Times New Roman"/>
          <w:lang w:eastAsia="pt-PT"/>
        </w:rPr>
      </w:pPr>
      <w:ins w:id="2179" w:author="Susana Margarida Gonçalves Silva Santos" w:date="2025-10-20T11:26:00Z" w16du:dateUtc="2025-10-20T10:26:00Z">
        <w:r w:rsidRPr="000041C8">
          <w:rPr>
            <w:rFonts w:ascii="Garamond" w:eastAsia="Times New Roman" w:hAnsi="Garamond" w:cs="Times New Roman"/>
            <w:lang w:eastAsia="pt-PT"/>
          </w:rPr>
          <w:t>2 – Previamente à transmissão da propriedade do animal, é obrigatória a consulta ao registo de infratores, nos termos do disposto no artigo 1</w:t>
        </w:r>
        <w:r>
          <w:rPr>
            <w:rFonts w:ascii="Garamond" w:eastAsia="Times New Roman" w:hAnsi="Garamond" w:cs="Times New Roman"/>
            <w:lang w:eastAsia="pt-PT"/>
          </w:rPr>
          <w:t>44</w:t>
        </w:r>
        <w:r w:rsidRPr="000041C8">
          <w:rPr>
            <w:rFonts w:ascii="Garamond" w:eastAsia="Times New Roman" w:hAnsi="Garamond" w:cs="Times New Roman"/>
            <w:lang w:eastAsia="pt-PT"/>
          </w:rPr>
          <w:t>.º, com vista a determinar a vigência de sanções que obstem à venda ou à adoção naquela data.</w:t>
        </w:r>
      </w:ins>
    </w:p>
    <w:p w14:paraId="4635603E" w14:textId="77777777" w:rsidR="004F4262" w:rsidRDefault="004F4262" w:rsidP="004F4262">
      <w:pPr>
        <w:spacing w:line="360" w:lineRule="auto"/>
        <w:jc w:val="both"/>
        <w:rPr>
          <w:ins w:id="2180" w:author="Susana Margarida Gonçalves Silva Santos" w:date="2025-10-20T11:26:00Z" w16du:dateUtc="2025-10-20T10:26:00Z"/>
          <w:rFonts w:ascii="Garamond" w:eastAsia="Times New Roman" w:hAnsi="Garamond" w:cs="Times New Roman"/>
          <w:lang w:eastAsia="pt-PT"/>
        </w:rPr>
      </w:pPr>
    </w:p>
    <w:p w14:paraId="5399669E" w14:textId="77777777" w:rsidR="004F4262" w:rsidRDefault="004F4262" w:rsidP="0082746F">
      <w:pPr>
        <w:spacing w:line="360" w:lineRule="auto"/>
        <w:jc w:val="center"/>
        <w:rPr>
          <w:ins w:id="2181" w:author="Susana Margarida Gonçalves Silva Santos" w:date="2025-10-20T11:26:00Z" w16du:dateUtc="2025-10-20T10:26:00Z"/>
          <w:rFonts w:ascii="Garamond" w:eastAsia="Times New Roman" w:hAnsi="Garamond" w:cs="Times New Roman"/>
          <w:b/>
          <w:lang w:eastAsia="pt-PT"/>
        </w:rPr>
      </w:pPr>
    </w:p>
    <w:p w14:paraId="0EFE8259" w14:textId="77777777" w:rsidR="004F4262" w:rsidRDefault="004F4262" w:rsidP="0082746F">
      <w:pPr>
        <w:spacing w:line="360" w:lineRule="auto"/>
        <w:jc w:val="center"/>
        <w:rPr>
          <w:ins w:id="2182" w:author="Susana Margarida Gonçalves Silva Santos" w:date="2025-10-20T11:26:00Z" w16du:dateUtc="2025-10-20T10:26:00Z"/>
          <w:rFonts w:ascii="Garamond" w:eastAsia="Times New Roman" w:hAnsi="Garamond" w:cs="Times New Roman"/>
          <w:b/>
          <w:lang w:eastAsia="pt-PT"/>
        </w:rPr>
      </w:pPr>
    </w:p>
    <w:p w14:paraId="130F8BFC" w14:textId="77777777" w:rsidR="004F4262" w:rsidRDefault="004F4262" w:rsidP="0082746F">
      <w:pPr>
        <w:spacing w:line="360" w:lineRule="auto"/>
        <w:jc w:val="center"/>
        <w:rPr>
          <w:ins w:id="2183" w:author="Susana Margarida Gonçalves Silva Santos" w:date="2025-10-20T11:26:00Z" w16du:dateUtc="2025-10-20T10:26:00Z"/>
          <w:rFonts w:ascii="Garamond" w:eastAsia="Times New Roman" w:hAnsi="Garamond" w:cs="Times New Roman"/>
          <w:b/>
          <w:lang w:eastAsia="pt-PT"/>
        </w:rPr>
      </w:pPr>
    </w:p>
    <w:p w14:paraId="34ACAEF3" w14:textId="3FFAC976" w:rsidR="0082746F" w:rsidRPr="00E47017" w:rsidRDefault="0082746F" w:rsidP="0082746F">
      <w:pPr>
        <w:spacing w:line="360" w:lineRule="auto"/>
        <w:jc w:val="center"/>
        <w:rPr>
          <w:rFonts w:ascii="Garamond" w:eastAsia="Times New Roman" w:hAnsi="Garamond" w:cs="Times New Roman"/>
          <w:b/>
          <w:lang w:eastAsia="pt-PT"/>
        </w:rPr>
      </w:pPr>
      <w:r w:rsidRPr="00E47017">
        <w:rPr>
          <w:rFonts w:ascii="Garamond" w:eastAsia="Times New Roman" w:hAnsi="Garamond" w:cs="Times New Roman"/>
          <w:b/>
          <w:lang w:eastAsia="pt-PT"/>
        </w:rPr>
        <w:t xml:space="preserve">Artigo </w:t>
      </w:r>
      <w:r w:rsidR="00E47017" w:rsidRPr="00E47017">
        <w:rPr>
          <w:rFonts w:ascii="Garamond" w:eastAsia="Times New Roman" w:hAnsi="Garamond" w:cs="Times New Roman"/>
          <w:b/>
          <w:lang w:eastAsia="pt-PT"/>
        </w:rPr>
        <w:t>91</w:t>
      </w:r>
      <w:r w:rsidRPr="00E47017">
        <w:rPr>
          <w:rFonts w:ascii="Garamond" w:eastAsia="Times New Roman" w:hAnsi="Garamond" w:cs="Times New Roman"/>
          <w:b/>
          <w:lang w:eastAsia="pt-PT"/>
        </w:rPr>
        <w:t>.º</w:t>
      </w:r>
    </w:p>
    <w:p w14:paraId="5FC06955" w14:textId="77777777" w:rsidR="0082746F" w:rsidRPr="000041C8" w:rsidRDefault="0082746F" w:rsidP="0082746F">
      <w:pPr>
        <w:spacing w:line="360" w:lineRule="auto"/>
        <w:jc w:val="center"/>
        <w:rPr>
          <w:rFonts w:ascii="Garamond" w:eastAsia="Times New Roman" w:hAnsi="Garamond" w:cs="Times New Roman"/>
          <w:lang w:eastAsia="pt-PT"/>
        </w:rPr>
      </w:pPr>
      <w:r w:rsidRPr="000041C8">
        <w:rPr>
          <w:rFonts w:ascii="Garamond" w:eastAsia="Times New Roman" w:hAnsi="Garamond" w:cs="Times New Roman"/>
          <w:lang w:eastAsia="pt-PT"/>
        </w:rPr>
        <w:t>Procedimento de venda</w:t>
      </w:r>
    </w:p>
    <w:p w14:paraId="7395BF89" w14:textId="286D2306" w:rsidR="0082746F" w:rsidRPr="005F7F2B" w:rsidRDefault="1B94672E" w:rsidP="002D3884">
      <w:pPr>
        <w:spacing w:line="360" w:lineRule="auto"/>
        <w:jc w:val="both"/>
        <w:rPr>
          <w:rFonts w:ascii="Garamond" w:eastAsia="Times New Roman" w:hAnsi="Garamond" w:cs="Times New Roman"/>
          <w:strike/>
          <w:lang w:eastAsia="pt-PT"/>
        </w:rPr>
      </w:pPr>
      <w:r w:rsidRPr="235BEDB8">
        <w:rPr>
          <w:rFonts w:ascii="Garamond" w:hAnsi="Garamond"/>
        </w:rPr>
        <w:t xml:space="preserve">1 – </w:t>
      </w:r>
      <w:commentRangeStart w:id="2184"/>
      <w:r w:rsidRPr="235BEDB8">
        <w:rPr>
          <w:rFonts w:ascii="Garamond" w:hAnsi="Garamond"/>
        </w:rPr>
        <w:t xml:space="preserve">A venda de animais só pode ser exercida nos alojamentos </w:t>
      </w:r>
      <w:ins w:id="2185" w:author="Susana Margarida Gonçalves Silva Santos" w:date="2025-10-20T10:31:00Z" w16du:dateUtc="2025-10-20T09:31:00Z">
        <w:r w:rsidR="00AB6550">
          <w:rPr>
            <w:rFonts w:ascii="Garamond" w:hAnsi="Garamond"/>
          </w:rPr>
          <w:t>d</w:t>
        </w:r>
      </w:ins>
      <w:ins w:id="2186" w:author="Susana Margarida Gonçalves Silva Santos" w:date="2025-10-20T10:32:00Z" w16du:dateUtc="2025-10-20T09:32:00Z">
        <w:r w:rsidR="00646F6E">
          <w:rPr>
            <w:rFonts w:ascii="Garamond" w:hAnsi="Garamond"/>
          </w:rPr>
          <w:t xml:space="preserve">e </w:t>
        </w:r>
      </w:ins>
      <w:ins w:id="2187" w:author="Susana Margarida Gonçalves Silva Santos" w:date="2025-10-20T10:31:00Z" w16du:dateUtc="2025-10-20T09:31:00Z">
        <w:r w:rsidR="00AB6550">
          <w:rPr>
            <w:rFonts w:ascii="Garamond" w:hAnsi="Garamond"/>
          </w:rPr>
          <w:t xml:space="preserve">criação </w:t>
        </w:r>
      </w:ins>
      <w:ins w:id="2188" w:author="Susana Margarida Gonçalves Silva Santos" w:date="2025-10-20T10:34:00Z" w16du:dateUtc="2025-10-20T09:34:00Z">
        <w:r w:rsidR="00ED6E39">
          <w:rPr>
            <w:rFonts w:ascii="Garamond" w:hAnsi="Garamond"/>
          </w:rPr>
          <w:t>ou</w:t>
        </w:r>
      </w:ins>
      <w:ins w:id="2189" w:author="Susana Margarida Gonçalves Silva Santos" w:date="2025-10-20T10:35:00Z" w16du:dateUtc="2025-10-20T09:35:00Z">
        <w:r w:rsidR="00ED6E39">
          <w:rPr>
            <w:rFonts w:ascii="Garamond" w:hAnsi="Garamond"/>
          </w:rPr>
          <w:t xml:space="preserve"> </w:t>
        </w:r>
      </w:ins>
      <w:ins w:id="2190" w:author="Susana Margarida Gonçalves Silva Santos" w:date="2025-10-20T10:34:00Z" w16du:dateUtc="2025-10-20T09:34:00Z">
        <w:r w:rsidR="00ED6E39">
          <w:rPr>
            <w:rFonts w:ascii="Garamond" w:hAnsi="Garamond"/>
          </w:rPr>
          <w:t xml:space="preserve">em estabelecimentos autorizados para o </w:t>
        </w:r>
        <w:r w:rsidR="00ED6E39" w:rsidRPr="003A55B4">
          <w:rPr>
            <w:rFonts w:ascii="Garamond" w:hAnsi="Garamond"/>
            <w:strike/>
          </w:rPr>
          <w:t xml:space="preserve">efeito </w:t>
        </w:r>
      </w:ins>
      <w:r w:rsidRPr="003A55B4">
        <w:rPr>
          <w:rFonts w:ascii="Garamond" w:hAnsi="Garamond"/>
          <w:strike/>
        </w:rPr>
        <w:t>referidos no artigo 6</w:t>
      </w:r>
      <w:r w:rsidR="789D12BA" w:rsidRPr="003A55B4">
        <w:rPr>
          <w:rFonts w:ascii="Garamond" w:hAnsi="Garamond"/>
          <w:strike/>
        </w:rPr>
        <w:t>8</w:t>
      </w:r>
      <w:r w:rsidRPr="003A55B4">
        <w:rPr>
          <w:rFonts w:ascii="Garamond" w:hAnsi="Garamond"/>
          <w:strike/>
        </w:rPr>
        <w:t>.º</w:t>
      </w:r>
      <w:r w:rsidRPr="235BEDB8">
        <w:rPr>
          <w:rFonts w:ascii="Garamond" w:hAnsi="Garamond"/>
        </w:rPr>
        <w:t xml:space="preserve"> e a pessoas</w:t>
      </w:r>
      <w:r w:rsidR="6491DEC4" w:rsidRPr="235BEDB8">
        <w:rPr>
          <w:rFonts w:ascii="Garamond" w:eastAsia="Times New Roman" w:hAnsi="Garamond" w:cs="Times New Roman"/>
          <w:lang w:eastAsia="pt-PT"/>
        </w:rPr>
        <w:t xml:space="preserve"> maiores de idade </w:t>
      </w:r>
      <w:r w:rsidR="6491DEC4" w:rsidRPr="003A55B4">
        <w:rPr>
          <w:rFonts w:ascii="Garamond" w:eastAsia="Times New Roman" w:hAnsi="Garamond" w:cs="Times New Roman"/>
          <w:lang w:eastAsia="pt-PT"/>
        </w:rPr>
        <w:t>e plenamente capazes do exercício de direitos</w:t>
      </w:r>
      <w:r w:rsidR="7403319A" w:rsidRPr="003A55B4">
        <w:rPr>
          <w:rFonts w:ascii="Garamond" w:eastAsia="Times New Roman" w:hAnsi="Garamond" w:cs="Times New Roman"/>
          <w:lang w:eastAsia="pt-PT"/>
        </w:rPr>
        <w:t xml:space="preserve">, mediante </w:t>
      </w:r>
      <w:del w:id="2191" w:author="Susana Margarida Gonçalves Silva Santos" w:date="2025-10-20T10:43:00Z" w16du:dateUtc="2025-10-20T09:43:00Z">
        <w:r w:rsidR="7403319A" w:rsidRPr="003A55B4" w:rsidDel="00DC6937">
          <w:rPr>
            <w:rFonts w:ascii="Garamond" w:eastAsia="Times New Roman" w:hAnsi="Garamond" w:cs="Times New Roman"/>
            <w:lang w:eastAsia="pt-PT"/>
          </w:rPr>
          <w:delText xml:space="preserve">contrato </w:delText>
        </w:r>
      </w:del>
      <w:ins w:id="2192" w:author="Susana Margarida Gonçalves Silva Santos" w:date="2025-10-20T10:43:00Z" w16du:dateUtc="2025-10-20T09:43:00Z">
        <w:r w:rsidR="00DC6937">
          <w:rPr>
            <w:rFonts w:ascii="Garamond" w:eastAsia="Times New Roman" w:hAnsi="Garamond" w:cs="Times New Roman"/>
            <w:lang w:eastAsia="pt-PT"/>
          </w:rPr>
          <w:t>do</w:t>
        </w:r>
        <w:r w:rsidR="00F77649">
          <w:rPr>
            <w:rFonts w:ascii="Garamond" w:eastAsia="Times New Roman" w:hAnsi="Garamond" w:cs="Times New Roman"/>
            <w:lang w:eastAsia="pt-PT"/>
          </w:rPr>
          <w:t>c</w:t>
        </w:r>
        <w:r w:rsidR="00DC6937">
          <w:rPr>
            <w:rFonts w:ascii="Garamond" w:eastAsia="Times New Roman" w:hAnsi="Garamond" w:cs="Times New Roman"/>
            <w:lang w:eastAsia="pt-PT"/>
          </w:rPr>
          <w:t>umento</w:t>
        </w:r>
        <w:r w:rsidR="00DC6937" w:rsidRPr="003A55B4">
          <w:rPr>
            <w:rFonts w:ascii="Garamond" w:eastAsia="Times New Roman" w:hAnsi="Garamond" w:cs="Times New Roman"/>
            <w:lang w:eastAsia="pt-PT"/>
          </w:rPr>
          <w:t xml:space="preserve"> </w:t>
        </w:r>
      </w:ins>
      <w:r w:rsidR="7403319A" w:rsidRPr="003A55B4">
        <w:rPr>
          <w:rFonts w:ascii="Garamond" w:eastAsia="Times New Roman" w:hAnsi="Garamond" w:cs="Times New Roman"/>
          <w:lang w:eastAsia="pt-PT"/>
        </w:rPr>
        <w:t>de compra e venda</w:t>
      </w:r>
      <w:ins w:id="2193" w:author="Susana Margarida Gonçalves Silva Santos" w:date="2025-10-20T10:43:00Z" w16du:dateUtc="2025-10-20T09:43:00Z">
        <w:r w:rsidR="00F77649">
          <w:rPr>
            <w:rFonts w:ascii="Garamond" w:eastAsia="Times New Roman" w:hAnsi="Garamond" w:cs="Times New Roman"/>
            <w:lang w:eastAsia="pt-PT"/>
          </w:rPr>
          <w:t>.</w:t>
        </w:r>
      </w:ins>
      <w:r w:rsidR="7403319A" w:rsidRPr="00F77649">
        <w:rPr>
          <w:rFonts w:ascii="Garamond" w:eastAsia="Times New Roman" w:hAnsi="Garamond" w:cs="Times New Roman"/>
          <w:strike/>
          <w:lang w:eastAsia="pt-PT"/>
        </w:rPr>
        <w:t xml:space="preserve"> reduzido a escrito</w:t>
      </w:r>
      <w:r w:rsidR="6491DEC4" w:rsidRPr="00F77649">
        <w:rPr>
          <w:rFonts w:ascii="Garamond" w:eastAsia="Times New Roman" w:hAnsi="Garamond" w:cs="Times New Roman"/>
          <w:strike/>
          <w:lang w:eastAsia="pt-PT"/>
        </w:rPr>
        <w:t>.</w:t>
      </w:r>
      <w:commentRangeEnd w:id="2184"/>
      <w:r w:rsidRPr="005F7F2B">
        <w:rPr>
          <w:rStyle w:val="CommentReference"/>
          <w:rFonts w:ascii="Garamond" w:eastAsia="Times New Roman" w:hAnsi="Garamond" w:cs="Times New Roman"/>
          <w:strike/>
          <w:sz w:val="24"/>
          <w:szCs w:val="24"/>
          <w:lang w:eastAsia="pt-PT"/>
        </w:rPr>
        <w:commentReference w:id="2184"/>
      </w:r>
    </w:p>
    <w:p w14:paraId="5C9D0183" w14:textId="4949D7C8" w:rsidR="009E2B6F" w:rsidRPr="000041C8" w:rsidRDefault="1B887F2E" w:rsidP="009E2B6F">
      <w:pPr>
        <w:spacing w:line="360" w:lineRule="auto"/>
        <w:jc w:val="both"/>
        <w:rPr>
          <w:rFonts w:ascii="Garamond" w:eastAsia="Times New Roman" w:hAnsi="Garamond" w:cs="Times New Roman"/>
          <w:lang w:eastAsia="pt-PT"/>
        </w:rPr>
      </w:pPr>
      <w:bookmarkStart w:id="2194" w:name="_Hlk129359795"/>
      <w:r w:rsidRPr="036812A3">
        <w:rPr>
          <w:rFonts w:ascii="Garamond" w:eastAsia="Times New Roman" w:hAnsi="Garamond" w:cs="Times New Roman"/>
          <w:lang w:eastAsia="pt-PT"/>
        </w:rPr>
        <w:t xml:space="preserve">2 – </w:t>
      </w:r>
      <w:r w:rsidR="7BDFB740" w:rsidRPr="003C2A5B">
        <w:rPr>
          <w:rFonts w:ascii="Garamond" w:eastAsia="Times New Roman" w:hAnsi="Garamond" w:cs="Times New Roman"/>
          <w:strike/>
          <w:lang w:eastAsia="pt-PT"/>
        </w:rPr>
        <w:t>O vendedor</w:t>
      </w:r>
      <w:r w:rsidRPr="003C2A5B">
        <w:rPr>
          <w:rFonts w:ascii="Garamond" w:eastAsia="Times New Roman" w:hAnsi="Garamond" w:cs="Times New Roman"/>
          <w:strike/>
          <w:lang w:eastAsia="pt-PT"/>
        </w:rPr>
        <w:t xml:space="preserve"> deve procurar aferir se o animal em questão se adequa ao estilo de vida, condições de alojamento e preferências do comprador e que o mesmo está consciente do dever de cuidar e assegurar o bem-estar do animal até ao fim da sua vida.</w:t>
      </w:r>
    </w:p>
    <w:bookmarkEnd w:id="2194"/>
    <w:p w14:paraId="52E1ECEB" w14:textId="0FA554C6" w:rsidR="0082746F" w:rsidRPr="008765B7" w:rsidRDefault="22D01412" w:rsidP="009E2B6F">
      <w:pPr>
        <w:spacing w:line="360" w:lineRule="auto"/>
        <w:jc w:val="both"/>
        <w:rPr>
          <w:rFonts w:ascii="Garamond" w:eastAsia="Times New Roman" w:hAnsi="Garamond" w:cs="Times New Roman"/>
          <w:lang w:eastAsia="pt-PT"/>
        </w:rPr>
      </w:pPr>
      <w:r w:rsidRPr="1126FC69">
        <w:rPr>
          <w:rFonts w:ascii="Garamond" w:eastAsia="Times New Roman" w:hAnsi="Garamond" w:cs="Times New Roman"/>
          <w:lang w:eastAsia="pt-PT"/>
        </w:rPr>
        <w:t xml:space="preserve">3 – O </w:t>
      </w:r>
      <w:del w:id="2195" w:author="Susana Margarida Gonçalves Silva Santos" w:date="2025-10-20T10:45:00Z">
        <w:r w:rsidRPr="1126FC69" w:rsidDel="22D01412">
          <w:rPr>
            <w:rFonts w:ascii="Garamond" w:eastAsia="Times New Roman" w:hAnsi="Garamond" w:cs="Times New Roman"/>
            <w:lang w:eastAsia="pt-PT"/>
          </w:rPr>
          <w:delText xml:space="preserve">contrato </w:delText>
        </w:r>
      </w:del>
      <w:ins w:id="2196" w:author="Susana Margarida Gonçalves Silva Santos" w:date="2025-10-20T10:45:00Z">
        <w:r w:rsidR="0067083A" w:rsidRPr="1126FC69">
          <w:rPr>
            <w:rFonts w:ascii="Garamond" w:eastAsia="Times New Roman" w:hAnsi="Garamond" w:cs="Times New Roman"/>
            <w:lang w:eastAsia="pt-PT"/>
          </w:rPr>
          <w:t xml:space="preserve">documento </w:t>
        </w:r>
      </w:ins>
      <w:r w:rsidRPr="1126FC69">
        <w:rPr>
          <w:rFonts w:ascii="Garamond" w:eastAsia="Times New Roman" w:hAnsi="Garamond" w:cs="Times New Roman"/>
          <w:lang w:eastAsia="pt-PT"/>
        </w:rPr>
        <w:t xml:space="preserve">de compra e venda deve integrar </w:t>
      </w:r>
      <w:r w:rsidR="5C8023D8" w:rsidRPr="1126FC69">
        <w:rPr>
          <w:rFonts w:ascii="Garamond" w:eastAsia="Times New Roman" w:hAnsi="Garamond" w:cs="Times New Roman"/>
          <w:lang w:eastAsia="pt-PT"/>
        </w:rPr>
        <w:t>informação relativamente</w:t>
      </w:r>
      <w:r w:rsidR="40A81875" w:rsidRPr="1126FC69">
        <w:rPr>
          <w:rFonts w:ascii="Garamond" w:eastAsia="Times New Roman" w:hAnsi="Garamond" w:cs="Times New Roman"/>
          <w:lang w:eastAsia="pt-PT"/>
        </w:rPr>
        <w:t xml:space="preserve"> </w:t>
      </w:r>
      <w:r w:rsidR="1C2DCA8C" w:rsidRPr="1126FC69">
        <w:rPr>
          <w:rFonts w:ascii="Garamond" w:eastAsia="Times New Roman" w:hAnsi="Garamond" w:cs="Times New Roman"/>
          <w:lang w:eastAsia="pt-PT"/>
        </w:rPr>
        <w:t>às obrigações legais do</w:t>
      </w:r>
      <w:commentRangeStart w:id="2197"/>
      <w:r w:rsidR="1C2DCA8C" w:rsidRPr="1126FC69">
        <w:rPr>
          <w:rFonts w:ascii="Garamond" w:eastAsia="Times New Roman" w:hAnsi="Garamond" w:cs="Times New Roman"/>
          <w:lang w:eastAsia="pt-PT"/>
        </w:rPr>
        <w:t xml:space="preserve"> detentor,</w:t>
      </w:r>
      <w:commentRangeEnd w:id="2197"/>
      <w:r w:rsidRPr="1126FC69">
        <w:rPr>
          <w:rStyle w:val="CommentReference"/>
          <w:rFonts w:ascii="Garamond" w:eastAsia="Times New Roman" w:hAnsi="Garamond" w:cs="Times New Roman"/>
          <w:sz w:val="24"/>
          <w:szCs w:val="24"/>
          <w:lang w:eastAsia="pt-PT"/>
        </w:rPr>
        <w:commentReference w:id="2197"/>
      </w:r>
      <w:r w:rsidR="5C8023D8" w:rsidRPr="1126FC69">
        <w:rPr>
          <w:rFonts w:ascii="Garamond" w:eastAsia="Times New Roman" w:hAnsi="Garamond" w:cs="Times New Roman"/>
          <w:lang w:eastAsia="pt-PT"/>
        </w:rPr>
        <w:t xml:space="preserve"> às necessidades de</w:t>
      </w:r>
      <w:ins w:id="2198" w:author="Susana Margarida Gonçalves Silva Santos" w:date="2025-10-20T10:50:00Z">
        <w:r w:rsidR="00B71EF0" w:rsidRPr="1126FC69">
          <w:rPr>
            <w:rFonts w:ascii="Garamond" w:eastAsia="Times New Roman" w:hAnsi="Garamond" w:cs="Times New Roman"/>
            <w:lang w:eastAsia="pt-PT"/>
          </w:rPr>
          <w:t xml:space="preserve"> saúde e</w:t>
        </w:r>
      </w:ins>
      <w:r w:rsidR="5C8023D8" w:rsidRPr="1126FC69">
        <w:rPr>
          <w:rFonts w:ascii="Garamond" w:eastAsia="Times New Roman" w:hAnsi="Garamond" w:cs="Times New Roman"/>
          <w:lang w:eastAsia="pt-PT"/>
        </w:rPr>
        <w:t xml:space="preserve"> bem-estar específicas da espécie e do animal em concreto, bem como a todo o historial clínico do animal</w:t>
      </w:r>
      <w:bookmarkStart w:id="2199" w:name="_Hlk133403794"/>
      <w:r w:rsidR="5C8023D8" w:rsidRPr="1126FC69">
        <w:rPr>
          <w:rFonts w:ascii="Garamond" w:eastAsia="Times New Roman" w:hAnsi="Garamond" w:cs="Times New Roman"/>
          <w:lang w:eastAsia="pt-PT"/>
        </w:rPr>
        <w:t>,</w:t>
      </w:r>
      <w:r w:rsidR="1C2DCA8C" w:rsidRPr="1126FC69">
        <w:rPr>
          <w:rFonts w:ascii="Garamond" w:eastAsia="Times New Roman" w:hAnsi="Garamond" w:cs="Times New Roman"/>
          <w:lang w:eastAsia="pt-PT"/>
        </w:rPr>
        <w:t xml:space="preserve"> incluindo rastreios genéticos e despistes de doenças realizados, bem como doenças congénitas comuns da raça ou hereditárias</w:t>
      </w:r>
      <w:r w:rsidR="3DDD6DCC" w:rsidRPr="1126FC69">
        <w:rPr>
          <w:rFonts w:ascii="Garamond" w:eastAsia="Times New Roman" w:hAnsi="Garamond" w:cs="Times New Roman"/>
          <w:lang w:eastAsia="pt-PT"/>
        </w:rPr>
        <w:t xml:space="preserve"> a considerar pelo comprador</w:t>
      </w:r>
      <w:bookmarkEnd w:id="2199"/>
      <w:r w:rsidR="1C2DCA8C" w:rsidRPr="1126FC69">
        <w:rPr>
          <w:rFonts w:ascii="Garamond" w:eastAsia="Times New Roman" w:hAnsi="Garamond" w:cs="Times New Roman"/>
          <w:lang w:eastAsia="pt-PT"/>
        </w:rPr>
        <w:t>.</w:t>
      </w:r>
    </w:p>
    <w:p w14:paraId="39C28F3F" w14:textId="3FE58C33" w:rsidR="006F24A2" w:rsidRPr="000041C8" w:rsidRDefault="00E017C4" w:rsidP="0082746F">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5</w:t>
      </w:r>
      <w:r w:rsidR="0082746F" w:rsidRPr="000041C8">
        <w:rPr>
          <w:rFonts w:ascii="Garamond" w:eastAsia="Times New Roman" w:hAnsi="Garamond" w:cs="Times New Roman"/>
          <w:lang w:eastAsia="pt-PT"/>
        </w:rPr>
        <w:t xml:space="preserve"> – O dever de informação referido no número anterior inclui</w:t>
      </w:r>
      <w:r w:rsidR="00E046D4" w:rsidRPr="000041C8">
        <w:rPr>
          <w:rFonts w:ascii="Garamond" w:eastAsia="Times New Roman" w:hAnsi="Garamond" w:cs="Times New Roman"/>
          <w:lang w:eastAsia="pt-PT"/>
        </w:rPr>
        <w:t>, também,</w:t>
      </w:r>
      <w:r w:rsidR="0082746F" w:rsidRPr="000041C8">
        <w:rPr>
          <w:rFonts w:ascii="Garamond" w:eastAsia="Times New Roman" w:hAnsi="Garamond" w:cs="Times New Roman"/>
          <w:lang w:eastAsia="pt-PT"/>
        </w:rPr>
        <w:t xml:space="preserve"> o regime alimentar do animal, aconselhamento sobre a adaptação ao novo lar, controlo reprodutivo, socialização e métodos de </w:t>
      </w:r>
      <w:r w:rsidR="006A4506">
        <w:rPr>
          <w:rFonts w:ascii="Garamond" w:eastAsia="Times New Roman" w:hAnsi="Garamond" w:cs="Times New Roman"/>
          <w:lang w:eastAsia="pt-PT"/>
        </w:rPr>
        <w:t xml:space="preserve">educação e </w:t>
      </w:r>
      <w:r w:rsidR="0082746F" w:rsidRPr="000041C8">
        <w:rPr>
          <w:rFonts w:ascii="Garamond" w:eastAsia="Times New Roman" w:hAnsi="Garamond" w:cs="Times New Roman"/>
          <w:lang w:eastAsia="pt-PT"/>
        </w:rPr>
        <w:t>treino baseados no reforço positivo, bem como os dados de contacto do vendedor.</w:t>
      </w:r>
    </w:p>
    <w:p w14:paraId="13DA74E1" w14:textId="37D4C768" w:rsidR="006F24A2" w:rsidRPr="000041C8" w:rsidRDefault="006F24A2" w:rsidP="00707D60">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6 - No caso dos cães</w:t>
      </w:r>
      <w:r w:rsidR="006E35D2" w:rsidRPr="000041C8">
        <w:rPr>
          <w:rFonts w:ascii="Garamond" w:eastAsia="Times New Roman" w:hAnsi="Garamond" w:cs="Times New Roman"/>
          <w:lang w:eastAsia="pt-PT"/>
        </w:rPr>
        <w:t xml:space="preserve"> e</w:t>
      </w:r>
      <w:r w:rsidRPr="000041C8">
        <w:rPr>
          <w:rFonts w:ascii="Garamond" w:eastAsia="Times New Roman" w:hAnsi="Garamond" w:cs="Times New Roman"/>
          <w:lang w:eastAsia="pt-PT"/>
        </w:rPr>
        <w:t xml:space="preserve"> gatos, o contrato de compra e venda deve prever também a indemnização do comprador no caso de doença congénita ou viral imputada à criação,</w:t>
      </w:r>
      <w:r w:rsidR="00707D60" w:rsidRPr="000041C8">
        <w:rPr>
          <w:rFonts w:ascii="Garamond" w:eastAsia="Times New Roman" w:hAnsi="Garamond" w:cs="Times New Roman"/>
          <w:lang w:eastAsia="pt-PT"/>
        </w:rPr>
        <w:t xml:space="preserve"> </w:t>
      </w:r>
      <w:r w:rsidRPr="000041C8">
        <w:rPr>
          <w:rFonts w:ascii="Garamond" w:eastAsia="Times New Roman" w:hAnsi="Garamond" w:cs="Times New Roman"/>
          <w:lang w:eastAsia="pt-PT"/>
        </w:rPr>
        <w:t>autorização de reprodução no caso de criadores com alojamento devidamente licenciado para o efeito</w:t>
      </w:r>
      <w:r w:rsidR="00E046D4" w:rsidRPr="000041C8">
        <w:rPr>
          <w:rFonts w:ascii="Garamond" w:eastAsia="Times New Roman" w:hAnsi="Garamond" w:cs="Times New Roman"/>
          <w:lang w:eastAsia="pt-PT"/>
        </w:rPr>
        <w:t>,</w:t>
      </w:r>
      <w:r w:rsidRPr="000041C8">
        <w:rPr>
          <w:rFonts w:ascii="Garamond" w:eastAsia="Times New Roman" w:hAnsi="Garamond" w:cs="Times New Roman"/>
          <w:lang w:eastAsia="pt-PT"/>
        </w:rPr>
        <w:t xml:space="preserve"> ou compromisso de não reprodução com obrigatoriedade de esterilização até aos seis meses de idade.</w:t>
      </w:r>
    </w:p>
    <w:p w14:paraId="1657E0D1" w14:textId="6D1CB93E" w:rsidR="0082746F" w:rsidRDefault="006F24A2" w:rsidP="0082746F">
      <w:pPr>
        <w:spacing w:line="360" w:lineRule="auto"/>
        <w:jc w:val="both"/>
        <w:rPr>
          <w:ins w:id="2200" w:author="Susana Margarida Gonçalves Silva Santos" w:date="2025-10-20T11:25:00Z" w16du:dateUtc="2025-10-20T10:25:00Z"/>
          <w:rFonts w:ascii="Garamond" w:eastAsia="Times New Roman" w:hAnsi="Garamond" w:cs="Times New Roman"/>
          <w:lang w:eastAsia="pt-PT"/>
        </w:rPr>
      </w:pPr>
      <w:r w:rsidRPr="000041C8">
        <w:rPr>
          <w:rFonts w:ascii="Garamond" w:eastAsia="Times New Roman" w:hAnsi="Garamond" w:cs="Times New Roman"/>
          <w:lang w:eastAsia="pt-PT"/>
        </w:rPr>
        <w:t>7</w:t>
      </w:r>
      <w:r w:rsidR="0082746F" w:rsidRPr="000041C8">
        <w:rPr>
          <w:rFonts w:ascii="Garamond" w:eastAsia="Times New Roman" w:hAnsi="Garamond" w:cs="Times New Roman"/>
          <w:lang w:eastAsia="pt-PT"/>
        </w:rPr>
        <w:t xml:space="preserve"> - O </w:t>
      </w:r>
      <w:del w:id="2201" w:author="Susana Margarida Gonçalves Silva Santos" w:date="2025-10-20T11:24:00Z" w16du:dateUtc="2025-10-20T10:24:00Z">
        <w:r w:rsidR="0082746F" w:rsidRPr="000041C8" w:rsidDel="00E4085D">
          <w:rPr>
            <w:rFonts w:ascii="Garamond" w:eastAsia="Times New Roman" w:hAnsi="Garamond" w:cs="Times New Roman"/>
            <w:lang w:eastAsia="pt-PT"/>
          </w:rPr>
          <w:delText xml:space="preserve">contrato </w:delText>
        </w:r>
      </w:del>
      <w:ins w:id="2202" w:author="Susana Margarida Gonçalves Silva Santos" w:date="2025-10-20T11:24:00Z" w16du:dateUtc="2025-10-20T10:24:00Z">
        <w:r w:rsidR="00E4085D">
          <w:rPr>
            <w:rFonts w:ascii="Garamond" w:eastAsia="Times New Roman" w:hAnsi="Garamond" w:cs="Times New Roman"/>
            <w:lang w:eastAsia="pt-PT"/>
          </w:rPr>
          <w:t>documento</w:t>
        </w:r>
        <w:r w:rsidR="00E4085D" w:rsidRPr="000041C8">
          <w:rPr>
            <w:rFonts w:ascii="Garamond" w:eastAsia="Times New Roman" w:hAnsi="Garamond" w:cs="Times New Roman"/>
            <w:lang w:eastAsia="pt-PT"/>
          </w:rPr>
          <w:t xml:space="preserve"> </w:t>
        </w:r>
      </w:ins>
      <w:r w:rsidR="0082746F" w:rsidRPr="000041C8">
        <w:rPr>
          <w:rFonts w:ascii="Garamond" w:eastAsia="Times New Roman" w:hAnsi="Garamond" w:cs="Times New Roman"/>
          <w:lang w:eastAsia="pt-PT"/>
        </w:rPr>
        <w:t xml:space="preserve">de compra e venda de animais de companhia </w:t>
      </w:r>
      <w:r w:rsidR="009E2B6F" w:rsidRPr="000041C8">
        <w:rPr>
          <w:rFonts w:ascii="Garamond" w:eastAsia="Times New Roman" w:hAnsi="Garamond" w:cs="Times New Roman"/>
          <w:lang w:eastAsia="pt-PT"/>
        </w:rPr>
        <w:t xml:space="preserve">identifica os meios de contacto entre </w:t>
      </w:r>
      <w:r w:rsidR="0082746F" w:rsidRPr="000041C8">
        <w:rPr>
          <w:rFonts w:ascii="Garamond" w:eastAsia="Times New Roman" w:hAnsi="Garamond" w:cs="Times New Roman"/>
          <w:lang w:eastAsia="pt-PT"/>
        </w:rPr>
        <w:t>o comprador</w:t>
      </w:r>
      <w:r w:rsidR="00E046D4" w:rsidRPr="000041C8">
        <w:rPr>
          <w:rFonts w:ascii="Garamond" w:eastAsia="Times New Roman" w:hAnsi="Garamond" w:cs="Times New Roman"/>
          <w:lang w:eastAsia="pt-PT"/>
        </w:rPr>
        <w:t xml:space="preserve"> e o vendedor</w:t>
      </w:r>
      <w:r w:rsidR="009E2B6F" w:rsidRPr="000041C8">
        <w:rPr>
          <w:rFonts w:ascii="Garamond" w:eastAsia="Times New Roman" w:hAnsi="Garamond" w:cs="Times New Roman"/>
          <w:lang w:eastAsia="pt-PT"/>
        </w:rPr>
        <w:t xml:space="preserve">, ficando este obrigado a prestar apoio na eventualidade de </w:t>
      </w:r>
      <w:r w:rsidR="00E046D4" w:rsidRPr="000041C8">
        <w:rPr>
          <w:rFonts w:ascii="Garamond" w:eastAsia="Times New Roman" w:hAnsi="Garamond" w:cs="Times New Roman"/>
          <w:lang w:eastAsia="pt-PT"/>
        </w:rPr>
        <w:t xml:space="preserve">falta de adaptação e integração do animal, </w:t>
      </w:r>
      <w:r w:rsidR="00365D92" w:rsidRPr="000041C8">
        <w:rPr>
          <w:rFonts w:ascii="Garamond" w:eastAsia="Times New Roman" w:hAnsi="Garamond" w:cs="Times New Roman"/>
          <w:lang w:eastAsia="pt-PT"/>
        </w:rPr>
        <w:t xml:space="preserve">incluindo o auxílio </w:t>
      </w:r>
      <w:r w:rsidR="00E046D4" w:rsidRPr="000041C8">
        <w:rPr>
          <w:rFonts w:ascii="Garamond" w:eastAsia="Times New Roman" w:hAnsi="Garamond" w:cs="Times New Roman"/>
          <w:lang w:eastAsia="pt-PT"/>
        </w:rPr>
        <w:t>na busca de um novo detentor para o mesmo.</w:t>
      </w:r>
      <w:r w:rsidR="0082746F" w:rsidRPr="000041C8">
        <w:rPr>
          <w:rFonts w:ascii="Garamond" w:eastAsia="Times New Roman" w:hAnsi="Garamond" w:cs="Times New Roman"/>
          <w:lang w:eastAsia="pt-PT"/>
        </w:rPr>
        <w:t xml:space="preserve"> </w:t>
      </w:r>
    </w:p>
    <w:p w14:paraId="0D739826" w14:textId="77777777" w:rsidR="00E4085D" w:rsidRPr="000041C8" w:rsidRDefault="00E4085D" w:rsidP="0082746F">
      <w:pPr>
        <w:spacing w:line="360" w:lineRule="auto"/>
        <w:jc w:val="both"/>
        <w:rPr>
          <w:rFonts w:ascii="Garamond" w:eastAsia="Times New Roman" w:hAnsi="Garamond" w:cs="Times New Roman"/>
          <w:lang w:eastAsia="pt-PT"/>
        </w:rPr>
      </w:pPr>
    </w:p>
    <w:p w14:paraId="233732C8" w14:textId="28AA717F" w:rsidR="003D15F2" w:rsidRPr="000041C8" w:rsidRDefault="003D15F2" w:rsidP="00A95B7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 xml:space="preserve">Artigo </w:t>
      </w:r>
      <w:r w:rsidR="00E47017">
        <w:rPr>
          <w:rFonts w:ascii="Garamond" w:eastAsia="Times New Roman" w:hAnsi="Garamond" w:cs="Times New Roman"/>
          <w:b/>
          <w:bCs/>
          <w:lang w:eastAsia="pt-PT"/>
        </w:rPr>
        <w:t>92</w:t>
      </w:r>
      <w:r w:rsidRPr="000041C8">
        <w:rPr>
          <w:rFonts w:ascii="Garamond" w:eastAsia="Times New Roman" w:hAnsi="Garamond" w:cs="Times New Roman"/>
          <w:b/>
          <w:bCs/>
          <w:lang w:eastAsia="pt-PT"/>
        </w:rPr>
        <w:t>.º</w:t>
      </w:r>
    </w:p>
    <w:p w14:paraId="741A5B52" w14:textId="753CD4C0" w:rsidR="00954C0C" w:rsidRPr="000041C8" w:rsidRDefault="00954C0C" w:rsidP="00954C0C">
      <w:pPr>
        <w:spacing w:line="360" w:lineRule="auto"/>
        <w:jc w:val="center"/>
        <w:rPr>
          <w:rFonts w:ascii="Garamond" w:eastAsia="Times New Roman" w:hAnsi="Garamond" w:cs="Times New Roman"/>
          <w:lang w:eastAsia="pt-PT"/>
        </w:rPr>
      </w:pPr>
      <w:r w:rsidRPr="1126FC69">
        <w:rPr>
          <w:rFonts w:ascii="Garamond" w:eastAsia="Times New Roman" w:hAnsi="Garamond" w:cs="Times New Roman"/>
          <w:lang w:eastAsia="pt-PT"/>
        </w:rPr>
        <w:t xml:space="preserve">Requisitos de validade do </w:t>
      </w:r>
      <w:commentRangeStart w:id="2203"/>
      <w:r w:rsidRPr="1126FC69">
        <w:rPr>
          <w:rFonts w:ascii="Garamond" w:eastAsia="Times New Roman" w:hAnsi="Garamond" w:cs="Times New Roman"/>
          <w:lang w:eastAsia="pt-PT"/>
        </w:rPr>
        <w:t>anúncio de transmissão de animal de companhia</w:t>
      </w:r>
      <w:commentRangeEnd w:id="2203"/>
      <w:r w:rsidRPr="000041C8">
        <w:rPr>
          <w:rStyle w:val="CommentReference"/>
          <w:rFonts w:ascii="Garamond" w:eastAsia="Times New Roman" w:hAnsi="Garamond" w:cs="Times New Roman"/>
          <w:sz w:val="24"/>
          <w:szCs w:val="24"/>
          <w:lang w:eastAsia="pt-PT"/>
        </w:rPr>
        <w:commentReference w:id="2203"/>
      </w:r>
    </w:p>
    <w:p w14:paraId="440D2ADA" w14:textId="1F54FF46" w:rsidR="00954C0C" w:rsidRPr="000041C8" w:rsidRDefault="00954C0C" w:rsidP="00954C0C">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1 - Qualquer anúncio de transmissão, gratuita ou onerosa, de animais de companhia deve conter as seguintes informações: </w:t>
      </w:r>
    </w:p>
    <w:p w14:paraId="4831D62B" w14:textId="77777777" w:rsidR="00954C0C" w:rsidRPr="000041C8" w:rsidRDefault="00954C0C" w:rsidP="00954C0C">
      <w:pPr>
        <w:pStyle w:val="ListParagraph"/>
        <w:numPr>
          <w:ilvl w:val="0"/>
          <w:numId w:val="4"/>
        </w:numPr>
        <w:spacing w:line="360" w:lineRule="auto"/>
        <w:jc w:val="both"/>
        <w:rPr>
          <w:rFonts w:ascii="Garamond" w:hAnsi="Garamond"/>
        </w:rPr>
      </w:pPr>
      <w:r w:rsidRPr="000041C8">
        <w:rPr>
          <w:rFonts w:ascii="Garamond" w:hAnsi="Garamond"/>
        </w:rPr>
        <w:t>A data de nascimento do animal, ou data de nascimento aproximada, no caso de anúncios de cedência gratuita em que não seja conhecida a data exata do nascimento;</w:t>
      </w:r>
    </w:p>
    <w:p w14:paraId="3AF21BD1" w14:textId="77777777" w:rsidR="00954C0C" w:rsidRPr="000041C8" w:rsidRDefault="00954C0C" w:rsidP="00954C0C">
      <w:pPr>
        <w:pStyle w:val="ListParagraph"/>
        <w:numPr>
          <w:ilvl w:val="0"/>
          <w:numId w:val="4"/>
        </w:numPr>
        <w:spacing w:line="360" w:lineRule="auto"/>
        <w:jc w:val="both"/>
        <w:rPr>
          <w:rFonts w:ascii="Garamond" w:hAnsi="Garamond"/>
        </w:rPr>
      </w:pPr>
      <w:r w:rsidRPr="000041C8">
        <w:rPr>
          <w:rFonts w:ascii="Garamond" w:hAnsi="Garamond"/>
        </w:rPr>
        <w:t>O país de origem do animal;</w:t>
      </w:r>
    </w:p>
    <w:p w14:paraId="752205DA" w14:textId="77777777" w:rsidR="00954C0C" w:rsidRPr="000041C8" w:rsidRDefault="00954C0C" w:rsidP="00954C0C">
      <w:pPr>
        <w:pStyle w:val="ListParagraph"/>
        <w:numPr>
          <w:ilvl w:val="0"/>
          <w:numId w:val="4"/>
        </w:numPr>
        <w:spacing w:line="360" w:lineRule="auto"/>
        <w:jc w:val="both"/>
        <w:rPr>
          <w:rFonts w:ascii="Garamond" w:hAnsi="Garamond"/>
        </w:rPr>
      </w:pPr>
      <w:r w:rsidRPr="000041C8">
        <w:rPr>
          <w:rFonts w:ascii="Garamond" w:hAnsi="Garamond"/>
        </w:rPr>
        <w:t xml:space="preserve">Fotografia atual do animal: </w:t>
      </w:r>
    </w:p>
    <w:p w14:paraId="35476FBC" w14:textId="36CF7F1E" w:rsidR="00954C0C" w:rsidRPr="000041C8" w:rsidRDefault="00954C0C" w:rsidP="00954C0C">
      <w:pPr>
        <w:pStyle w:val="ListParagraph"/>
        <w:numPr>
          <w:ilvl w:val="0"/>
          <w:numId w:val="4"/>
        </w:numPr>
        <w:spacing w:line="360" w:lineRule="auto"/>
        <w:jc w:val="both"/>
        <w:rPr>
          <w:rFonts w:ascii="Garamond" w:hAnsi="Garamond"/>
        </w:rPr>
      </w:pPr>
      <w:r w:rsidRPr="235BEDB8">
        <w:rPr>
          <w:rFonts w:ascii="Garamond" w:hAnsi="Garamond"/>
        </w:rPr>
        <w:t>Número de</w:t>
      </w:r>
      <w:r w:rsidR="006D4500" w:rsidRPr="235BEDB8">
        <w:rPr>
          <w:rFonts w:ascii="Garamond" w:hAnsi="Garamond"/>
        </w:rPr>
        <w:t xml:space="preserve"> identificação </w:t>
      </w:r>
      <w:ins w:id="2204" w:author="Susana Margarida Gonçalves Silva Santos" w:date="2025-10-20T10:53:00Z" w16du:dateUtc="2025-10-20T09:53:00Z">
        <w:r w:rsidR="0010097A">
          <w:rPr>
            <w:rFonts w:ascii="Garamond" w:hAnsi="Garamond"/>
          </w:rPr>
          <w:t xml:space="preserve">do animal. </w:t>
        </w:r>
      </w:ins>
      <w:r w:rsidR="006D4500" w:rsidRPr="001F6FA5">
        <w:rPr>
          <w:rFonts w:ascii="Garamond" w:hAnsi="Garamond"/>
          <w:strike/>
        </w:rPr>
        <w:t>eletrónica</w:t>
      </w:r>
      <w:r w:rsidRPr="001F6FA5">
        <w:rPr>
          <w:rFonts w:ascii="Garamond" w:hAnsi="Garamond"/>
          <w:strike/>
        </w:rPr>
        <w:t>;</w:t>
      </w:r>
    </w:p>
    <w:p w14:paraId="10965CBC" w14:textId="34F84590" w:rsidR="00954C0C" w:rsidRDefault="662820C2" w:rsidP="00954C0C">
      <w:pPr>
        <w:pStyle w:val="ListParagraph"/>
        <w:numPr>
          <w:ilvl w:val="0"/>
          <w:numId w:val="4"/>
        </w:numPr>
        <w:spacing w:line="360" w:lineRule="auto"/>
        <w:jc w:val="both"/>
        <w:rPr>
          <w:ins w:id="2205" w:author="Susana Margarida Gonçalves Silva Santos" w:date="2025-10-20T11:02:00Z" w16du:dateUtc="2025-10-20T10:02:00Z"/>
          <w:rFonts w:ascii="Garamond" w:hAnsi="Garamond"/>
        </w:rPr>
      </w:pPr>
      <w:r w:rsidRPr="578B151F">
        <w:rPr>
          <w:rFonts w:ascii="Garamond" w:hAnsi="Garamond"/>
        </w:rPr>
        <w:t>Tratando-se de cão ou gato, a indicação se é animal de raça pura</w:t>
      </w:r>
      <w:ins w:id="2206" w:author="Susana Margarida Gonçalves Silva Santos" w:date="2025-10-20T10:56:00Z" w16du:dateUtc="2025-10-20T09:56:00Z">
        <w:r w:rsidR="00E27679">
          <w:rPr>
            <w:rFonts w:ascii="Garamond" w:hAnsi="Garamond"/>
          </w:rPr>
          <w:t xml:space="preserve">, </w:t>
        </w:r>
      </w:ins>
      <w:ins w:id="2207" w:author="Susana Margarida Gonçalves Silva Santos" w:date="2025-10-20T10:59:00Z" w16du:dateUtc="2025-10-20T09:59:00Z">
        <w:r w:rsidR="00153011">
          <w:rPr>
            <w:rFonts w:ascii="Garamond" w:hAnsi="Garamond"/>
          </w:rPr>
          <w:t xml:space="preserve">resultado de </w:t>
        </w:r>
      </w:ins>
      <w:ins w:id="2208" w:author="Susana Margarida Gonçalves Silva Santos" w:date="2025-10-20T10:56:00Z" w16du:dateUtc="2025-10-20T09:56:00Z">
        <w:r w:rsidR="00E27679">
          <w:rPr>
            <w:rFonts w:ascii="Garamond" w:hAnsi="Garamond"/>
          </w:rPr>
          <w:t>cruza</w:t>
        </w:r>
        <w:r w:rsidR="00573A59">
          <w:rPr>
            <w:rFonts w:ascii="Garamond" w:hAnsi="Garamond"/>
          </w:rPr>
          <w:t xml:space="preserve">mento </w:t>
        </w:r>
      </w:ins>
      <w:ins w:id="2209" w:author="Susana Margarida Gonçalves Silva Santos" w:date="2025-10-20T10:59:00Z" w16du:dateUtc="2025-10-20T09:59:00Z">
        <w:r w:rsidR="00153011">
          <w:rPr>
            <w:rFonts w:ascii="Garamond" w:hAnsi="Garamond"/>
          </w:rPr>
          <w:t xml:space="preserve">de raças </w:t>
        </w:r>
      </w:ins>
      <w:ins w:id="2210" w:author="Susana Margarida Gonçalves Silva Santos" w:date="2025-10-20T10:56:00Z" w16du:dateUtc="2025-10-20T09:56:00Z">
        <w:r w:rsidR="00573A59">
          <w:rPr>
            <w:rFonts w:ascii="Garamond" w:hAnsi="Garamond"/>
          </w:rPr>
          <w:t>(especificar qua)</w:t>
        </w:r>
      </w:ins>
      <w:del w:id="2211" w:author="Susana Margarida Gonçalves Silva Santos" w:date="2025-10-20T10:56:00Z" w16du:dateUtc="2025-10-20T09:56:00Z">
        <w:r w:rsidRPr="000347EF" w:rsidDel="00E27679">
          <w:rPr>
            <w:rFonts w:ascii="Garamond" w:hAnsi="Garamond"/>
          </w:rPr>
          <w:delText xml:space="preserve"> ou</w:delText>
        </w:r>
      </w:del>
      <w:ins w:id="2212" w:author="Susana Margarida Gonçalves Silva Santos" w:date="2025-10-20T10:58:00Z" w16du:dateUtc="2025-10-20T09:58:00Z">
        <w:r w:rsidR="000347EF">
          <w:rPr>
            <w:rFonts w:ascii="Garamond" w:hAnsi="Garamond"/>
          </w:rPr>
          <w:t xml:space="preserve"> ou</w:t>
        </w:r>
      </w:ins>
      <w:r w:rsidRPr="578B151F">
        <w:rPr>
          <w:rFonts w:ascii="Garamond" w:hAnsi="Garamond"/>
        </w:rPr>
        <w:t xml:space="preserve"> indeterminada, sendo que, tratando-se de animal de raça pura, deve obrigatoriamente ser referido o número de registo no livro de origens português</w:t>
      </w:r>
      <w:ins w:id="2213" w:author="Susana Margarida Gonçalves Silva Santos" w:date="2025-10-20T10:54:00Z" w16du:dateUtc="2025-10-20T09:54:00Z">
        <w:r w:rsidR="00237AAF">
          <w:rPr>
            <w:rFonts w:ascii="Garamond" w:hAnsi="Garamond"/>
          </w:rPr>
          <w:t xml:space="preserve">, ou outros livros </w:t>
        </w:r>
        <w:r w:rsidR="005712B9">
          <w:rPr>
            <w:rFonts w:ascii="Garamond" w:hAnsi="Garamond"/>
          </w:rPr>
          <w:t>oficialmente reconhecidos</w:t>
        </w:r>
      </w:ins>
      <w:r w:rsidRPr="578B151F">
        <w:rPr>
          <w:rFonts w:ascii="Garamond" w:hAnsi="Garamond"/>
        </w:rPr>
        <w:t xml:space="preserve">; </w:t>
      </w:r>
    </w:p>
    <w:p w14:paraId="5AA04284" w14:textId="4A5E24E1" w:rsidR="007A7F20" w:rsidRDefault="007A7F20" w:rsidP="00954C0C">
      <w:pPr>
        <w:pStyle w:val="ListParagraph"/>
        <w:numPr>
          <w:ilvl w:val="0"/>
          <w:numId w:val="4"/>
        </w:numPr>
        <w:spacing w:line="360" w:lineRule="auto"/>
        <w:jc w:val="both"/>
        <w:rPr>
          <w:rFonts w:ascii="Garamond" w:hAnsi="Garamond"/>
        </w:rPr>
      </w:pPr>
      <w:ins w:id="2214" w:author="Susana Margarida Gonçalves Silva Santos" w:date="2025-10-20T11:02:00Z" w16du:dateUtc="2025-10-20T10:02:00Z">
        <w:r>
          <w:rPr>
            <w:rFonts w:ascii="Garamond" w:hAnsi="Garamond"/>
          </w:rPr>
          <w:t xml:space="preserve">O anúncio de venda de cães potencialmente perigosos, tal como previsto na portaria nº 422/2004, de </w:t>
        </w:r>
      </w:ins>
      <w:ins w:id="2215" w:author="Susana Margarida Gonçalves Silva Santos" w:date="2025-10-20T11:03:00Z" w16du:dateUtc="2025-10-20T10:03:00Z">
        <w:r>
          <w:rPr>
            <w:rFonts w:ascii="Garamond" w:hAnsi="Garamond"/>
          </w:rPr>
          <w:t xml:space="preserve">24 de abril, deve obrigatoriamente constar a expressão </w:t>
        </w:r>
      </w:ins>
      <w:ins w:id="2216" w:author="Susana Margarida Gonçalves Silva Santos" w:date="2025-10-20T11:04:00Z" w16du:dateUtc="2025-10-20T10:04:00Z">
        <w:r w:rsidR="00FD18E1">
          <w:rPr>
            <w:rFonts w:ascii="Garamond" w:hAnsi="Garamond"/>
          </w:rPr>
          <w:t>“</w:t>
        </w:r>
      </w:ins>
      <w:ins w:id="2217" w:author="Susana Margarida Gonçalves Silva Santos" w:date="2025-10-20T11:03:00Z" w16du:dateUtc="2025-10-20T10:03:00Z">
        <w:r w:rsidR="009A0B6C">
          <w:rPr>
            <w:rFonts w:ascii="Garamond" w:hAnsi="Garamond"/>
          </w:rPr>
          <w:t>Cão Potencialmente Perigoso</w:t>
        </w:r>
      </w:ins>
      <w:ins w:id="2218" w:author="Susana Margarida Gonçalves Silva Santos" w:date="2025-10-20T11:04:00Z" w16du:dateUtc="2025-10-20T10:04:00Z">
        <w:r w:rsidR="00FD18E1">
          <w:rPr>
            <w:rFonts w:ascii="Garamond" w:hAnsi="Garamond"/>
          </w:rPr>
          <w:t>”.</w:t>
        </w:r>
      </w:ins>
    </w:p>
    <w:p w14:paraId="2E03E3CC" w14:textId="77777777" w:rsidR="00B5126D" w:rsidRPr="00B22775" w:rsidRDefault="25623415" w:rsidP="00B5126D">
      <w:pPr>
        <w:pStyle w:val="ListParagraph"/>
        <w:numPr>
          <w:ilvl w:val="0"/>
          <w:numId w:val="4"/>
        </w:numPr>
        <w:rPr>
          <w:rFonts w:ascii="Garamond" w:hAnsi="Garamond"/>
          <w:strike/>
        </w:rPr>
      </w:pPr>
      <w:r w:rsidRPr="00B22775">
        <w:rPr>
          <w:rFonts w:ascii="Garamond" w:hAnsi="Garamond"/>
          <w:strike/>
        </w:rPr>
        <w:t>Prova da legalidade dos animais de companhia.</w:t>
      </w:r>
    </w:p>
    <w:p w14:paraId="13521E11" w14:textId="5EB80065" w:rsidR="00B5126D" w:rsidRPr="000041C8" w:rsidRDefault="00B5126D" w:rsidP="1126FC69">
      <w:pPr>
        <w:pStyle w:val="ListParagraph"/>
        <w:spacing w:line="360" w:lineRule="auto"/>
        <w:jc w:val="both"/>
        <w:rPr>
          <w:del w:id="2219" w:author="Maria Rosário Silva Lemos Cidadão" w:date="2025-10-30T13:01:00Z" w16du:dateUtc="2025-10-30T13:01:22Z"/>
          <w:rFonts w:ascii="Garamond" w:hAnsi="Garamond"/>
          <w:color w:val="C00000"/>
          <w:rPrChange w:id="2220" w:author="Maria Rosário Silva Lemos Cidadão" w:date="2025-10-30T12:59:00Z">
            <w:rPr>
              <w:del w:id="2221" w:author="Maria Rosário Silva Lemos Cidadão" w:date="2025-10-30T13:01:00Z" w16du:dateUtc="2025-10-30T13:01:22Z"/>
              <w:rFonts w:ascii="Garamond" w:hAnsi="Garamond"/>
            </w:rPr>
          </w:rPrChange>
        </w:rPr>
      </w:pPr>
    </w:p>
    <w:p w14:paraId="73705F2D" w14:textId="77777777" w:rsidR="00954C0C" w:rsidRPr="000041C8" w:rsidRDefault="00954C0C" w:rsidP="00954C0C">
      <w:pPr>
        <w:pStyle w:val="ListParagraph"/>
        <w:spacing w:line="360" w:lineRule="auto"/>
        <w:ind w:left="0"/>
        <w:jc w:val="both"/>
        <w:rPr>
          <w:rFonts w:ascii="Garamond" w:hAnsi="Garamond"/>
        </w:rPr>
      </w:pPr>
      <w:r w:rsidRPr="000041C8">
        <w:rPr>
          <w:rFonts w:ascii="Garamond" w:hAnsi="Garamond"/>
        </w:rPr>
        <w:t>2 – Sem prejuízo do disposto no número anterior, qualquer anúncio de transmissão de animal, a título oneroso, deve conter também as seguintes informações:</w:t>
      </w:r>
    </w:p>
    <w:p w14:paraId="39003B1B" w14:textId="77777777" w:rsidR="00954C0C" w:rsidRPr="000041C8" w:rsidRDefault="00954C0C" w:rsidP="007C6746">
      <w:pPr>
        <w:pStyle w:val="ListParagraph"/>
        <w:numPr>
          <w:ilvl w:val="0"/>
          <w:numId w:val="29"/>
        </w:numPr>
        <w:spacing w:line="360" w:lineRule="auto"/>
        <w:jc w:val="both"/>
        <w:rPr>
          <w:rFonts w:ascii="Garamond" w:hAnsi="Garamond"/>
        </w:rPr>
      </w:pPr>
      <w:r w:rsidRPr="000041C8">
        <w:rPr>
          <w:rFonts w:ascii="Garamond" w:hAnsi="Garamond"/>
        </w:rPr>
        <w:t>O respetivo preço;</w:t>
      </w:r>
    </w:p>
    <w:p w14:paraId="58E85B17" w14:textId="05C4059C" w:rsidR="00954C0C" w:rsidRPr="000041C8" w:rsidRDefault="00954C0C" w:rsidP="007C6746">
      <w:pPr>
        <w:pStyle w:val="ListParagraph"/>
        <w:numPr>
          <w:ilvl w:val="0"/>
          <w:numId w:val="29"/>
        </w:numPr>
        <w:spacing w:line="360" w:lineRule="auto"/>
        <w:jc w:val="both"/>
        <w:rPr>
          <w:rFonts w:ascii="Garamond" w:hAnsi="Garamond"/>
        </w:rPr>
      </w:pPr>
      <w:r w:rsidRPr="235BEDB8">
        <w:rPr>
          <w:rFonts w:ascii="Garamond" w:hAnsi="Garamond"/>
        </w:rPr>
        <w:t xml:space="preserve">Número de identificação </w:t>
      </w:r>
      <w:r w:rsidRPr="00CA6F88">
        <w:rPr>
          <w:rFonts w:ascii="Garamond" w:hAnsi="Garamond"/>
          <w:strike/>
        </w:rPr>
        <w:t>eletrónica</w:t>
      </w:r>
      <w:r w:rsidRPr="235BEDB8">
        <w:rPr>
          <w:rFonts w:ascii="Garamond" w:hAnsi="Garamond"/>
        </w:rPr>
        <w:t xml:space="preserve"> da cria e da fêmea reprodutora; </w:t>
      </w:r>
    </w:p>
    <w:p w14:paraId="64FB6ADA" w14:textId="2D7CE853" w:rsidR="00954C0C" w:rsidRPr="000041C8" w:rsidRDefault="00954C0C" w:rsidP="007C6746">
      <w:pPr>
        <w:pStyle w:val="ListParagraph"/>
        <w:numPr>
          <w:ilvl w:val="0"/>
          <w:numId w:val="29"/>
        </w:numPr>
        <w:spacing w:line="360" w:lineRule="auto"/>
        <w:jc w:val="both"/>
        <w:rPr>
          <w:rFonts w:ascii="Garamond" w:hAnsi="Garamond"/>
        </w:rPr>
      </w:pPr>
      <w:r w:rsidRPr="000041C8">
        <w:rPr>
          <w:rFonts w:ascii="Garamond" w:hAnsi="Garamond"/>
        </w:rPr>
        <w:t>Número de registo de alojamento</w:t>
      </w:r>
      <w:r w:rsidR="00E61463" w:rsidRPr="000041C8">
        <w:rPr>
          <w:rFonts w:ascii="Garamond" w:hAnsi="Garamond"/>
        </w:rPr>
        <w:t xml:space="preserve"> nos termos do </w:t>
      </w:r>
      <w:r w:rsidR="00BD6B02">
        <w:rPr>
          <w:rFonts w:ascii="Garamond" w:hAnsi="Garamond"/>
        </w:rPr>
        <w:t xml:space="preserve">disposto no </w:t>
      </w:r>
      <w:r w:rsidR="00E61463" w:rsidRPr="000041C8">
        <w:rPr>
          <w:rFonts w:ascii="Garamond" w:hAnsi="Garamond"/>
        </w:rPr>
        <w:t xml:space="preserve">artigo </w:t>
      </w:r>
      <w:r w:rsidR="00BD6B02">
        <w:rPr>
          <w:rFonts w:ascii="Garamond" w:hAnsi="Garamond"/>
        </w:rPr>
        <w:t>60</w:t>
      </w:r>
      <w:r w:rsidR="00E61463" w:rsidRPr="000041C8">
        <w:rPr>
          <w:rFonts w:ascii="Garamond" w:hAnsi="Garamond"/>
        </w:rPr>
        <w:t>.º</w:t>
      </w:r>
      <w:r w:rsidRPr="000041C8">
        <w:rPr>
          <w:rFonts w:ascii="Garamond" w:hAnsi="Garamond"/>
        </w:rPr>
        <w:t>;</w:t>
      </w:r>
    </w:p>
    <w:p w14:paraId="1C3F23CF" w14:textId="77777777" w:rsidR="00954C0C" w:rsidRPr="000041C8" w:rsidRDefault="00954C0C" w:rsidP="007C6746">
      <w:pPr>
        <w:pStyle w:val="ListParagraph"/>
        <w:numPr>
          <w:ilvl w:val="0"/>
          <w:numId w:val="29"/>
        </w:numPr>
        <w:spacing w:line="360" w:lineRule="auto"/>
        <w:jc w:val="both"/>
        <w:rPr>
          <w:rFonts w:ascii="Garamond" w:hAnsi="Garamond"/>
        </w:rPr>
      </w:pPr>
      <w:r w:rsidRPr="000041C8">
        <w:rPr>
          <w:rFonts w:ascii="Garamond" w:hAnsi="Garamond"/>
        </w:rPr>
        <w:t xml:space="preserve">Número de animais da ninhada. </w:t>
      </w:r>
    </w:p>
    <w:p w14:paraId="3D4D8448" w14:textId="351BE42E" w:rsidR="00954C0C" w:rsidRPr="000041C8" w:rsidRDefault="00954C0C" w:rsidP="00954C0C">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3 - Qualquer publicação de uma oferta de transmissão de animal a título gratuito deve mencionar de forma explícita e inequívoca a sua gratuitidade. </w:t>
      </w:r>
    </w:p>
    <w:p w14:paraId="40D99DE5" w14:textId="77777777" w:rsidR="00F9452C" w:rsidRDefault="64E8DE0A" w:rsidP="00F9452C">
      <w:pPr>
        <w:spacing w:line="360" w:lineRule="auto"/>
        <w:jc w:val="both"/>
        <w:rPr>
          <w:ins w:id="2222" w:author="Susana Margarida Gonçalves Silva Santos" w:date="2025-10-20T11:14:00Z" w16du:dateUtc="2025-10-20T10:14:00Z"/>
          <w:rFonts w:ascii="Garamond" w:eastAsia="Times New Roman" w:hAnsi="Garamond" w:cs="Times New Roman"/>
          <w:lang w:eastAsia="pt-PT"/>
        </w:rPr>
      </w:pPr>
      <w:r w:rsidRPr="1126FC69">
        <w:rPr>
          <w:rFonts w:ascii="Garamond" w:eastAsia="Times New Roman" w:hAnsi="Garamond" w:cs="Times New Roman"/>
          <w:lang w:eastAsia="pt-PT"/>
        </w:rPr>
        <w:t>4 - Os cães e gatos só podem ser considerados de raça pura se estiverem inscritos no livro de origens português</w:t>
      </w:r>
      <w:ins w:id="2223" w:author="Susana Margarida Gonçalves Silva Santos" w:date="2025-10-20T11:09:00Z">
        <w:r w:rsidR="00D44723" w:rsidRPr="1126FC69">
          <w:rPr>
            <w:rFonts w:ascii="Garamond" w:eastAsia="Times New Roman" w:hAnsi="Garamond" w:cs="Times New Roman"/>
            <w:lang w:eastAsia="pt-PT"/>
          </w:rPr>
          <w:t xml:space="preserve"> ou </w:t>
        </w:r>
      </w:ins>
      <w:ins w:id="2224" w:author="Susana Margarida Gonçalves Silva Santos" w:date="2025-10-20T11:10:00Z">
        <w:r w:rsidR="00D44723" w:rsidRPr="1126FC69">
          <w:rPr>
            <w:rFonts w:ascii="Garamond" w:eastAsia="Times New Roman" w:hAnsi="Garamond" w:cs="Times New Roman"/>
            <w:lang w:eastAsia="pt-PT"/>
          </w:rPr>
          <w:t>outro livro de origens oficialmente reconhecido</w:t>
        </w:r>
      </w:ins>
      <w:r w:rsidRPr="1126FC69">
        <w:rPr>
          <w:rFonts w:ascii="Garamond" w:eastAsia="Times New Roman" w:hAnsi="Garamond" w:cs="Times New Roman"/>
          <w:lang w:eastAsia="pt-PT"/>
        </w:rPr>
        <w:t xml:space="preserve">, caso contrário </w:t>
      </w:r>
      <w:commentRangeStart w:id="2225"/>
      <w:r w:rsidRPr="1126FC69">
        <w:rPr>
          <w:rFonts w:ascii="Garamond" w:eastAsia="Times New Roman" w:hAnsi="Garamond" w:cs="Times New Roman"/>
          <w:lang w:eastAsia="pt-PT"/>
        </w:rPr>
        <w:t xml:space="preserve">são identificados </w:t>
      </w:r>
      <w:commentRangeEnd w:id="2225"/>
      <w:r w:rsidRPr="1126FC69">
        <w:rPr>
          <w:rStyle w:val="CommentReference"/>
          <w:rFonts w:ascii="Garamond" w:eastAsia="Times New Roman" w:hAnsi="Garamond" w:cs="Times New Roman"/>
          <w:sz w:val="24"/>
          <w:szCs w:val="24"/>
          <w:lang w:eastAsia="pt-PT"/>
        </w:rPr>
        <w:commentReference w:id="2225"/>
      </w:r>
      <w:r w:rsidRPr="1126FC69">
        <w:rPr>
          <w:rFonts w:ascii="Garamond" w:eastAsia="Times New Roman" w:hAnsi="Garamond" w:cs="Times New Roman"/>
          <w:lang w:eastAsia="pt-PT"/>
        </w:rPr>
        <w:t>como cão ou gato de raça indeterminada</w:t>
      </w:r>
      <w:ins w:id="2226" w:author="Susana Margarida Gonçalves Silva Santos" w:date="2025-10-20T11:10:00Z">
        <w:r w:rsidR="00737D45" w:rsidRPr="1126FC69">
          <w:rPr>
            <w:rFonts w:ascii="Garamond" w:eastAsia="Times New Roman" w:hAnsi="Garamond" w:cs="Times New Roman"/>
            <w:lang w:eastAsia="pt-PT"/>
          </w:rPr>
          <w:t>, ou cruzamento</w:t>
        </w:r>
      </w:ins>
      <w:r w:rsidRPr="1126FC69">
        <w:rPr>
          <w:rFonts w:ascii="Garamond" w:eastAsia="Times New Roman" w:hAnsi="Garamond" w:cs="Times New Roman"/>
          <w:lang w:eastAsia="pt-PT"/>
        </w:rPr>
        <w:t xml:space="preserve">. </w:t>
      </w:r>
    </w:p>
    <w:p w14:paraId="745D422A" w14:textId="77777777" w:rsidR="00F9452C" w:rsidRDefault="00F9452C" w:rsidP="00F9452C">
      <w:pPr>
        <w:spacing w:line="360" w:lineRule="auto"/>
        <w:jc w:val="both"/>
        <w:rPr>
          <w:ins w:id="2227" w:author="Susana Margarida Gonçalves Silva Santos" w:date="2025-10-20T11:14:00Z" w16du:dateUtc="2025-10-20T10:14:00Z"/>
          <w:rFonts w:ascii="Garamond" w:eastAsia="Times New Roman" w:hAnsi="Garamond" w:cs="Times New Roman"/>
          <w:lang w:eastAsia="pt-PT"/>
        </w:rPr>
      </w:pPr>
    </w:p>
    <w:p w14:paraId="07009E13" w14:textId="17382FD8" w:rsidR="00F9452C" w:rsidRPr="00F9452C" w:rsidRDefault="007F07EB" w:rsidP="00F9452C">
      <w:pPr>
        <w:spacing w:line="360" w:lineRule="auto"/>
        <w:jc w:val="both"/>
        <w:rPr>
          <w:ins w:id="2228" w:author="Susana Margarida Gonçalves Silva Santos" w:date="2025-10-20T11:14:00Z" w16du:dateUtc="2025-10-20T10:14:00Z"/>
          <w:rFonts w:ascii="Garamond" w:eastAsia="Times New Roman" w:hAnsi="Garamond" w:cs="Times New Roman"/>
          <w:lang w:eastAsia="pt-PT"/>
        </w:rPr>
      </w:pPr>
      <w:ins w:id="2229" w:author="Susana Margarida Gonçalves Silva Santos" w:date="2025-10-20T11:14:00Z" w16du:dateUtc="2025-10-20T10:14:00Z">
        <w:r>
          <w:rPr>
            <w:rFonts w:ascii="Garamond" w:eastAsia="Times New Roman" w:hAnsi="Garamond" w:cs="Times New Roman"/>
            <w:lang w:eastAsia="pt-PT"/>
          </w:rPr>
          <w:t>O</w:t>
        </w:r>
        <w:r w:rsidR="00F9452C">
          <w:rPr>
            <w:rStyle w:val="cf01"/>
          </w:rPr>
          <w:t>s anúncios de cães de raça indeterminada</w:t>
        </w:r>
      </w:ins>
      <w:ins w:id="2230" w:author="Susana Margarida Gonçalves Silva Santos" w:date="2025-10-20T11:15:00Z" w16du:dateUtc="2025-10-20T10:15:00Z">
        <w:r w:rsidR="00A013A0">
          <w:rPr>
            <w:rStyle w:val="cf01"/>
          </w:rPr>
          <w:t>,</w:t>
        </w:r>
      </w:ins>
      <w:ins w:id="2231" w:author="Susana Margarida Gonçalves Silva Santos" w:date="2025-10-20T11:14:00Z" w16du:dateUtc="2025-10-20T10:14:00Z">
        <w:r w:rsidR="00F9452C">
          <w:rPr>
            <w:rStyle w:val="cf01"/>
          </w:rPr>
          <w:t xml:space="preserve"> mas com características fenotípicas idênticas a raças puras sejam referenciados como " tipo " X, em que X é a aparência /</w:t>
        </w:r>
        <w:r>
          <w:rPr>
            <w:rStyle w:val="cf01"/>
          </w:rPr>
          <w:t>fenótipo</w:t>
        </w:r>
        <w:r w:rsidR="00F9452C">
          <w:rPr>
            <w:rStyle w:val="cf01"/>
          </w:rPr>
          <w:t xml:space="preserve"> do animal.</w:t>
        </w:r>
      </w:ins>
    </w:p>
    <w:p w14:paraId="5A07A76C" w14:textId="77777777" w:rsidR="00F9452C" w:rsidRPr="000041C8" w:rsidRDefault="00F9452C" w:rsidP="00954C0C">
      <w:pPr>
        <w:spacing w:line="360" w:lineRule="auto"/>
        <w:jc w:val="both"/>
        <w:rPr>
          <w:rFonts w:ascii="Garamond" w:eastAsia="Times New Roman" w:hAnsi="Garamond" w:cs="Times New Roman"/>
          <w:lang w:eastAsia="pt-PT"/>
        </w:rPr>
      </w:pPr>
    </w:p>
    <w:p w14:paraId="4BCAB4A3" w14:textId="05729425" w:rsidR="00954C0C" w:rsidRPr="000041C8" w:rsidRDefault="64E8DE0A" w:rsidP="00954C0C">
      <w:pPr>
        <w:spacing w:line="360" w:lineRule="auto"/>
        <w:jc w:val="both"/>
        <w:rPr>
          <w:rFonts w:ascii="Garamond" w:eastAsia="Times New Roman" w:hAnsi="Garamond" w:cs="Times New Roman"/>
          <w:lang w:eastAsia="pt-PT"/>
        </w:rPr>
      </w:pPr>
      <w:r w:rsidRPr="578B151F">
        <w:rPr>
          <w:rFonts w:ascii="Garamond" w:eastAsia="Times New Roman" w:hAnsi="Garamond" w:cs="Times New Roman"/>
          <w:lang w:eastAsia="pt-PT"/>
        </w:rPr>
        <w:t>5 - No caso de anúncios de animais de raça indeterminada é proibida qualquer referência a raças no texto do anúncio.</w:t>
      </w:r>
    </w:p>
    <w:p w14:paraId="3829BD6E" w14:textId="6E48545C" w:rsidR="003D15F2" w:rsidRPr="000041C8" w:rsidRDefault="003D15F2" w:rsidP="00A95B7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 xml:space="preserve">Artigo </w:t>
      </w:r>
      <w:r w:rsidR="00E47017">
        <w:rPr>
          <w:rFonts w:ascii="Garamond" w:eastAsia="Times New Roman" w:hAnsi="Garamond" w:cs="Times New Roman"/>
          <w:b/>
          <w:bCs/>
          <w:lang w:eastAsia="pt-PT"/>
        </w:rPr>
        <w:t>93</w:t>
      </w:r>
      <w:r w:rsidRPr="000041C8">
        <w:rPr>
          <w:rFonts w:ascii="Garamond" w:eastAsia="Times New Roman" w:hAnsi="Garamond" w:cs="Times New Roman"/>
          <w:b/>
          <w:bCs/>
          <w:lang w:eastAsia="pt-PT"/>
        </w:rPr>
        <w:t>.º</w:t>
      </w:r>
    </w:p>
    <w:p w14:paraId="3454FFED" w14:textId="5AE92C16" w:rsidR="003D15F2" w:rsidRPr="000041C8" w:rsidRDefault="003D15F2" w:rsidP="00A95B79">
      <w:pPr>
        <w:spacing w:line="360" w:lineRule="auto"/>
        <w:jc w:val="center"/>
        <w:rPr>
          <w:rFonts w:ascii="Garamond" w:eastAsia="Times New Roman" w:hAnsi="Garamond" w:cs="Times New Roman"/>
          <w:lang w:eastAsia="pt-PT"/>
        </w:rPr>
      </w:pPr>
      <w:r w:rsidRPr="000041C8">
        <w:rPr>
          <w:rFonts w:ascii="Garamond" w:eastAsia="Times New Roman" w:hAnsi="Garamond" w:cs="Times New Roman"/>
          <w:lang w:eastAsia="pt-PT"/>
        </w:rPr>
        <w:t xml:space="preserve">Plataformas de Internet para anunciar a </w:t>
      </w:r>
      <w:r w:rsidR="00BD6B02">
        <w:rPr>
          <w:rFonts w:ascii="Garamond" w:eastAsia="Times New Roman" w:hAnsi="Garamond" w:cs="Times New Roman"/>
          <w:lang w:eastAsia="pt-PT"/>
        </w:rPr>
        <w:t>transmissão</w:t>
      </w:r>
      <w:r w:rsidRPr="000041C8">
        <w:rPr>
          <w:rFonts w:ascii="Garamond" w:eastAsia="Times New Roman" w:hAnsi="Garamond" w:cs="Times New Roman"/>
          <w:lang w:eastAsia="pt-PT"/>
        </w:rPr>
        <w:t xml:space="preserve"> de animais</w:t>
      </w:r>
    </w:p>
    <w:p w14:paraId="3EC12931" w14:textId="239E6F43"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color w:val="000000" w:themeColor="text1"/>
          <w:lang w:eastAsia="pt-PT"/>
        </w:rPr>
        <w:t xml:space="preserve">1 </w:t>
      </w:r>
      <w:r w:rsidR="00166896" w:rsidRPr="000041C8">
        <w:rPr>
          <w:rFonts w:ascii="Garamond" w:eastAsia="Times New Roman" w:hAnsi="Garamond" w:cs="Times New Roman"/>
          <w:lang w:eastAsia="pt-PT"/>
        </w:rPr>
        <w:t>-</w:t>
      </w:r>
      <w:r w:rsidRPr="000041C8">
        <w:rPr>
          <w:rFonts w:ascii="Garamond" w:eastAsia="Times New Roman" w:hAnsi="Garamond" w:cs="Times New Roman"/>
          <w:color w:val="000000" w:themeColor="text1"/>
          <w:lang w:eastAsia="pt-PT"/>
        </w:rPr>
        <w:t xml:space="preserve"> As plataformas de Internet disponíveis para anunciar a </w:t>
      </w:r>
      <w:r w:rsidR="00BD6B02">
        <w:rPr>
          <w:rFonts w:ascii="Garamond" w:eastAsia="Times New Roman" w:hAnsi="Garamond" w:cs="Times New Roman"/>
          <w:color w:val="000000" w:themeColor="text1"/>
          <w:lang w:eastAsia="pt-PT"/>
        </w:rPr>
        <w:t>transmissão, gratuita ou onerosa,</w:t>
      </w:r>
      <w:r w:rsidRPr="000041C8">
        <w:rPr>
          <w:rFonts w:ascii="Garamond" w:eastAsia="Times New Roman" w:hAnsi="Garamond" w:cs="Times New Roman"/>
          <w:color w:val="000000" w:themeColor="text1"/>
          <w:lang w:eastAsia="pt-PT"/>
        </w:rPr>
        <w:t xml:space="preserve"> de animais</w:t>
      </w:r>
      <w:r w:rsidR="00BD6B02">
        <w:rPr>
          <w:rFonts w:ascii="Garamond" w:eastAsia="Times New Roman" w:hAnsi="Garamond" w:cs="Times New Roman"/>
          <w:color w:val="000000" w:themeColor="text1"/>
          <w:lang w:eastAsia="pt-PT"/>
        </w:rPr>
        <w:t xml:space="preserve"> de companhia,</w:t>
      </w:r>
      <w:r w:rsidRPr="000041C8">
        <w:rPr>
          <w:rFonts w:ascii="Garamond" w:eastAsia="Times New Roman" w:hAnsi="Garamond" w:cs="Times New Roman"/>
          <w:color w:val="000000" w:themeColor="text1"/>
          <w:lang w:eastAsia="pt-PT"/>
        </w:rPr>
        <w:t xml:space="preserve"> apenas podem publicitar os anúncios que cumpram os requisitos dispostos no artigo anterior.</w:t>
      </w:r>
    </w:p>
    <w:p w14:paraId="135610A6" w14:textId="113C9EEC"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2 </w:t>
      </w:r>
      <w:r w:rsidR="00166896" w:rsidRPr="000041C8">
        <w:rPr>
          <w:rFonts w:ascii="Garamond" w:eastAsia="Times New Roman" w:hAnsi="Garamond" w:cs="Times New Roman"/>
          <w:lang w:eastAsia="pt-PT"/>
        </w:rPr>
        <w:t xml:space="preserve">- </w:t>
      </w:r>
      <w:r w:rsidRPr="000041C8">
        <w:rPr>
          <w:rFonts w:ascii="Garamond" w:eastAsia="Times New Roman" w:hAnsi="Garamond" w:cs="Times New Roman"/>
          <w:lang w:eastAsia="pt-PT"/>
        </w:rPr>
        <w:t xml:space="preserve">As plataformas de Internet </w:t>
      </w:r>
      <w:r w:rsidR="00BC6962" w:rsidRPr="000041C8">
        <w:rPr>
          <w:rFonts w:ascii="Garamond" w:eastAsia="Times New Roman" w:hAnsi="Garamond" w:cs="Times New Roman"/>
          <w:lang w:eastAsia="pt-PT"/>
        </w:rPr>
        <w:t xml:space="preserve">têm o dever de </w:t>
      </w:r>
      <w:r w:rsidRPr="000041C8">
        <w:rPr>
          <w:rFonts w:ascii="Garamond" w:eastAsia="Times New Roman" w:hAnsi="Garamond" w:cs="Times New Roman"/>
          <w:lang w:eastAsia="pt-PT"/>
        </w:rPr>
        <w:t xml:space="preserve">implementar </w:t>
      </w:r>
      <w:r w:rsidR="00BC6962" w:rsidRPr="000041C8">
        <w:rPr>
          <w:rFonts w:ascii="Garamond" w:eastAsia="Times New Roman" w:hAnsi="Garamond" w:cs="Times New Roman"/>
          <w:lang w:eastAsia="pt-PT"/>
        </w:rPr>
        <w:t xml:space="preserve">e manter </w:t>
      </w:r>
      <w:r w:rsidRPr="000041C8">
        <w:rPr>
          <w:rFonts w:ascii="Garamond" w:eastAsia="Times New Roman" w:hAnsi="Garamond" w:cs="Times New Roman"/>
          <w:lang w:eastAsia="pt-PT"/>
        </w:rPr>
        <w:t xml:space="preserve">um sistema de controlo e de validação destinado à verificação da veracidade dos dados </w:t>
      </w:r>
      <w:r w:rsidR="00BD6B02">
        <w:rPr>
          <w:rFonts w:ascii="Garamond" w:eastAsia="Times New Roman" w:hAnsi="Garamond" w:cs="Times New Roman"/>
          <w:lang w:eastAsia="pt-PT"/>
        </w:rPr>
        <w:t>introduzidos pelo</w:t>
      </w:r>
      <w:r w:rsidRPr="000041C8">
        <w:rPr>
          <w:rFonts w:ascii="Garamond" w:eastAsia="Times New Roman" w:hAnsi="Garamond" w:cs="Times New Roman"/>
          <w:lang w:eastAsia="pt-PT"/>
        </w:rPr>
        <w:t xml:space="preserve"> </w:t>
      </w:r>
      <w:r w:rsidR="00BD6B02">
        <w:rPr>
          <w:rFonts w:ascii="Garamond" w:eastAsia="Times New Roman" w:hAnsi="Garamond" w:cs="Times New Roman"/>
          <w:lang w:eastAsia="pt-PT"/>
        </w:rPr>
        <w:t>anunciante</w:t>
      </w:r>
      <w:r w:rsidRPr="000041C8">
        <w:rPr>
          <w:rFonts w:ascii="Garamond" w:eastAsia="Times New Roman" w:hAnsi="Garamond" w:cs="Times New Roman"/>
          <w:lang w:eastAsia="pt-PT"/>
        </w:rPr>
        <w:t>.</w:t>
      </w:r>
    </w:p>
    <w:p w14:paraId="357E5063" w14:textId="39932FD7" w:rsidR="003D15F2" w:rsidRPr="000041C8" w:rsidRDefault="178AD7F6" w:rsidP="00A95B79">
      <w:pPr>
        <w:spacing w:line="360" w:lineRule="auto"/>
        <w:jc w:val="center"/>
        <w:rPr>
          <w:rFonts w:ascii="Garamond" w:eastAsia="Times New Roman" w:hAnsi="Garamond" w:cs="Times New Roman"/>
          <w:b/>
          <w:bCs/>
          <w:lang w:eastAsia="pt-PT"/>
        </w:rPr>
      </w:pPr>
      <w:commentRangeStart w:id="2232"/>
      <w:r w:rsidRPr="036812A3">
        <w:rPr>
          <w:rFonts w:ascii="Garamond" w:eastAsia="Times New Roman" w:hAnsi="Garamond" w:cs="Times New Roman"/>
          <w:b/>
          <w:bCs/>
          <w:lang w:eastAsia="pt-PT"/>
        </w:rPr>
        <w:t xml:space="preserve">Artigo </w:t>
      </w:r>
      <w:r w:rsidR="08144A91" w:rsidRPr="036812A3">
        <w:rPr>
          <w:rFonts w:ascii="Garamond" w:eastAsia="Times New Roman" w:hAnsi="Garamond" w:cs="Times New Roman"/>
          <w:b/>
          <w:bCs/>
          <w:lang w:eastAsia="pt-PT"/>
        </w:rPr>
        <w:t>94</w:t>
      </w:r>
      <w:r w:rsidRPr="036812A3">
        <w:rPr>
          <w:rFonts w:ascii="Garamond" w:eastAsia="Times New Roman" w:hAnsi="Garamond" w:cs="Times New Roman"/>
          <w:b/>
          <w:bCs/>
          <w:lang w:eastAsia="pt-PT"/>
        </w:rPr>
        <w:t>.º</w:t>
      </w:r>
    </w:p>
    <w:p w14:paraId="49DEBC95" w14:textId="0C287455" w:rsidR="003D15F2" w:rsidRPr="000041C8" w:rsidRDefault="003D15F2" w:rsidP="00A95B79">
      <w:pPr>
        <w:spacing w:line="360" w:lineRule="auto"/>
        <w:jc w:val="center"/>
        <w:rPr>
          <w:rFonts w:ascii="Garamond" w:eastAsia="Times New Roman" w:hAnsi="Garamond" w:cs="Times New Roman"/>
          <w:lang w:eastAsia="pt-PT"/>
        </w:rPr>
      </w:pPr>
      <w:r w:rsidRPr="000041C8">
        <w:rPr>
          <w:rFonts w:ascii="Garamond" w:eastAsia="Times New Roman" w:hAnsi="Garamond" w:cs="Times New Roman"/>
          <w:lang w:eastAsia="pt-PT"/>
        </w:rPr>
        <w:t xml:space="preserve">Requisitos de validade da transmissão de </w:t>
      </w:r>
      <w:del w:id="2233" w:author="Susana Margarida Gonçalves Silva Santos" w:date="2025-10-20T11:23:00Z" w16du:dateUtc="2025-10-20T10:23:00Z">
        <w:r w:rsidRPr="000041C8" w:rsidDel="006B27E3">
          <w:rPr>
            <w:rFonts w:ascii="Garamond" w:eastAsia="Times New Roman" w:hAnsi="Garamond" w:cs="Times New Roman"/>
            <w:lang w:eastAsia="pt-PT"/>
          </w:rPr>
          <w:delText xml:space="preserve">propriedade </w:delText>
        </w:r>
      </w:del>
      <w:ins w:id="2234" w:author="Susana Margarida Gonçalves Silva Santos" w:date="2025-10-20T11:23:00Z" w16du:dateUtc="2025-10-20T10:23:00Z">
        <w:r w:rsidR="006B27E3">
          <w:rPr>
            <w:rFonts w:ascii="Garamond" w:eastAsia="Times New Roman" w:hAnsi="Garamond" w:cs="Times New Roman"/>
            <w:lang w:eastAsia="pt-PT"/>
          </w:rPr>
          <w:t xml:space="preserve">titularidade </w:t>
        </w:r>
        <w:r w:rsidR="006B27E3" w:rsidRPr="000041C8">
          <w:rPr>
            <w:rFonts w:ascii="Garamond" w:eastAsia="Times New Roman" w:hAnsi="Garamond" w:cs="Times New Roman"/>
            <w:lang w:eastAsia="pt-PT"/>
          </w:rPr>
          <w:t xml:space="preserve"> </w:t>
        </w:r>
      </w:ins>
      <w:r w:rsidRPr="000041C8">
        <w:rPr>
          <w:rFonts w:ascii="Garamond" w:eastAsia="Times New Roman" w:hAnsi="Garamond" w:cs="Times New Roman"/>
          <w:lang w:eastAsia="pt-PT"/>
        </w:rPr>
        <w:t>de animal de companhia</w:t>
      </w:r>
    </w:p>
    <w:p w14:paraId="64327251" w14:textId="2E2CBC8C" w:rsidR="003D15F2" w:rsidRPr="00E4085D" w:rsidRDefault="000F2D39" w:rsidP="00A95B79">
      <w:pPr>
        <w:spacing w:line="360" w:lineRule="auto"/>
        <w:jc w:val="both"/>
        <w:rPr>
          <w:rFonts w:ascii="Garamond" w:eastAsia="Times New Roman" w:hAnsi="Garamond" w:cs="Times New Roman"/>
          <w:strike/>
          <w:lang w:eastAsia="pt-PT"/>
        </w:rPr>
      </w:pPr>
      <w:r w:rsidRPr="00E4085D">
        <w:rPr>
          <w:rFonts w:ascii="Garamond" w:eastAsia="Times New Roman" w:hAnsi="Garamond" w:cs="Times New Roman"/>
          <w:strike/>
          <w:lang w:eastAsia="pt-PT"/>
        </w:rPr>
        <w:t xml:space="preserve">1 - </w:t>
      </w:r>
      <w:r w:rsidR="003D15F2" w:rsidRPr="00E4085D">
        <w:rPr>
          <w:rFonts w:ascii="Garamond" w:eastAsia="Times New Roman" w:hAnsi="Garamond" w:cs="Times New Roman"/>
          <w:strike/>
          <w:lang w:eastAsia="pt-PT"/>
        </w:rPr>
        <w:t xml:space="preserve">Qualquer transmissão de propriedade, gratuita ou onerosa, de animal de companhia deve ser acompanhada, no momento da transmissão, dos seguintes documentos entregues ao adquirente: </w:t>
      </w:r>
    </w:p>
    <w:p w14:paraId="4A671E22" w14:textId="20A41A65" w:rsidR="009E2B6F" w:rsidRPr="00E4085D" w:rsidRDefault="003D15F2" w:rsidP="009E2B6F">
      <w:pPr>
        <w:spacing w:line="360" w:lineRule="auto"/>
        <w:jc w:val="both"/>
        <w:rPr>
          <w:rFonts w:ascii="Garamond" w:eastAsia="Times New Roman" w:hAnsi="Garamond" w:cs="Times New Roman"/>
          <w:strike/>
          <w:lang w:eastAsia="pt-PT"/>
        </w:rPr>
      </w:pPr>
      <w:r w:rsidRPr="00E4085D">
        <w:rPr>
          <w:rFonts w:ascii="Garamond" w:eastAsia="Times New Roman" w:hAnsi="Garamond" w:cs="Times New Roman"/>
          <w:strike/>
          <w:lang w:eastAsia="pt-PT"/>
        </w:rPr>
        <w:t xml:space="preserve">a) </w:t>
      </w:r>
      <w:r w:rsidR="00274C78" w:rsidRPr="00E4085D">
        <w:rPr>
          <w:rFonts w:ascii="Garamond" w:eastAsia="Times New Roman" w:hAnsi="Garamond" w:cs="Times New Roman"/>
          <w:strike/>
          <w:lang w:eastAsia="pt-PT"/>
        </w:rPr>
        <w:t>Contrato de adoção</w:t>
      </w:r>
      <w:r w:rsidRPr="00E4085D">
        <w:rPr>
          <w:rFonts w:ascii="Garamond" w:eastAsia="Times New Roman" w:hAnsi="Garamond" w:cs="Times New Roman"/>
          <w:strike/>
          <w:lang w:eastAsia="pt-PT"/>
        </w:rPr>
        <w:t xml:space="preserve"> ou de compra e venda do animal e respetiva fatura</w:t>
      </w:r>
      <w:r w:rsidR="009E2B6F" w:rsidRPr="00E4085D">
        <w:rPr>
          <w:rFonts w:ascii="Garamond" w:eastAsia="Times New Roman" w:hAnsi="Garamond" w:cs="Times New Roman"/>
          <w:strike/>
          <w:lang w:eastAsia="pt-PT"/>
        </w:rPr>
        <w:t xml:space="preserve">, </w:t>
      </w:r>
      <w:r w:rsidR="00BD6B02" w:rsidRPr="00E4085D">
        <w:rPr>
          <w:rFonts w:ascii="Garamond" w:eastAsia="Times New Roman" w:hAnsi="Garamond" w:cs="Times New Roman"/>
          <w:strike/>
          <w:lang w:eastAsia="pt-PT"/>
        </w:rPr>
        <w:t>nos termos do disposto no</w:t>
      </w:r>
      <w:r w:rsidR="009E2B6F" w:rsidRPr="00E4085D">
        <w:rPr>
          <w:rFonts w:ascii="Garamond" w:eastAsia="Times New Roman" w:hAnsi="Garamond" w:cs="Times New Roman"/>
          <w:strike/>
          <w:lang w:eastAsia="pt-PT"/>
        </w:rPr>
        <w:t xml:space="preserve"> artigo </w:t>
      </w:r>
      <w:r w:rsidR="00BD6B02" w:rsidRPr="00E4085D">
        <w:rPr>
          <w:rFonts w:ascii="Garamond" w:eastAsia="Times New Roman" w:hAnsi="Garamond" w:cs="Times New Roman"/>
          <w:strike/>
          <w:lang w:eastAsia="pt-PT"/>
        </w:rPr>
        <w:t>42</w:t>
      </w:r>
      <w:r w:rsidR="009E2B6F" w:rsidRPr="00E4085D">
        <w:rPr>
          <w:rFonts w:ascii="Garamond" w:eastAsia="Times New Roman" w:hAnsi="Garamond" w:cs="Times New Roman"/>
          <w:strike/>
          <w:lang w:eastAsia="pt-PT"/>
        </w:rPr>
        <w:t>.º</w:t>
      </w:r>
      <w:r w:rsidR="00BD6B02" w:rsidRPr="00E4085D">
        <w:rPr>
          <w:rFonts w:ascii="Garamond" w:eastAsia="Times New Roman" w:hAnsi="Garamond" w:cs="Times New Roman"/>
          <w:strike/>
          <w:lang w:eastAsia="pt-PT"/>
        </w:rPr>
        <w:t>,</w:t>
      </w:r>
      <w:r w:rsidR="009E2B6F" w:rsidRPr="00E4085D">
        <w:rPr>
          <w:rFonts w:ascii="Garamond" w:eastAsia="Times New Roman" w:hAnsi="Garamond" w:cs="Times New Roman"/>
          <w:strike/>
          <w:lang w:eastAsia="pt-PT"/>
        </w:rPr>
        <w:t xml:space="preserve"> referente ao procedimento de adoção</w:t>
      </w:r>
      <w:r w:rsidR="00BD6B02" w:rsidRPr="00E4085D">
        <w:rPr>
          <w:rFonts w:ascii="Garamond" w:eastAsia="Times New Roman" w:hAnsi="Garamond" w:cs="Times New Roman"/>
          <w:strike/>
          <w:lang w:eastAsia="pt-PT"/>
        </w:rPr>
        <w:t>,</w:t>
      </w:r>
      <w:r w:rsidR="009E2B6F" w:rsidRPr="00E4085D">
        <w:rPr>
          <w:rFonts w:ascii="Garamond" w:eastAsia="Times New Roman" w:hAnsi="Garamond" w:cs="Times New Roman"/>
          <w:strike/>
          <w:lang w:eastAsia="pt-PT"/>
        </w:rPr>
        <w:t xml:space="preserve"> e no artigo </w:t>
      </w:r>
      <w:r w:rsidR="00BD6B02" w:rsidRPr="00E4085D">
        <w:rPr>
          <w:rFonts w:ascii="Garamond" w:eastAsia="Times New Roman" w:hAnsi="Garamond" w:cs="Times New Roman"/>
          <w:strike/>
          <w:lang w:eastAsia="pt-PT"/>
        </w:rPr>
        <w:t>91</w:t>
      </w:r>
      <w:r w:rsidR="009E2B6F" w:rsidRPr="00E4085D">
        <w:rPr>
          <w:rFonts w:ascii="Garamond" w:eastAsia="Times New Roman" w:hAnsi="Garamond" w:cs="Times New Roman"/>
          <w:strike/>
          <w:lang w:eastAsia="pt-PT"/>
        </w:rPr>
        <w:t>.º</w:t>
      </w:r>
      <w:r w:rsidR="00BD6B02" w:rsidRPr="00E4085D">
        <w:rPr>
          <w:rFonts w:ascii="Garamond" w:eastAsia="Times New Roman" w:hAnsi="Garamond" w:cs="Times New Roman"/>
          <w:strike/>
          <w:lang w:eastAsia="pt-PT"/>
        </w:rPr>
        <w:t>,</w:t>
      </w:r>
      <w:r w:rsidR="009E2B6F" w:rsidRPr="00E4085D">
        <w:rPr>
          <w:rFonts w:ascii="Garamond" w:eastAsia="Times New Roman" w:hAnsi="Garamond" w:cs="Times New Roman"/>
          <w:strike/>
          <w:lang w:eastAsia="pt-PT"/>
        </w:rPr>
        <w:t xml:space="preserve"> referente ao procedimento de venda.</w:t>
      </w:r>
    </w:p>
    <w:p w14:paraId="2216A67A" w14:textId="2D841B43" w:rsidR="003D15F2" w:rsidRPr="00E4085D" w:rsidRDefault="009E2B6F" w:rsidP="00A95B79">
      <w:pPr>
        <w:spacing w:line="360" w:lineRule="auto"/>
        <w:jc w:val="both"/>
        <w:rPr>
          <w:rFonts w:ascii="Garamond" w:eastAsia="Times New Roman" w:hAnsi="Garamond" w:cs="Times New Roman"/>
          <w:strike/>
          <w:lang w:eastAsia="pt-PT"/>
        </w:rPr>
      </w:pPr>
      <w:r w:rsidRPr="00E4085D">
        <w:rPr>
          <w:rFonts w:ascii="Garamond" w:eastAsia="Times New Roman" w:hAnsi="Garamond" w:cs="Times New Roman"/>
          <w:strike/>
          <w:lang w:eastAsia="pt-PT"/>
        </w:rPr>
        <w:t xml:space="preserve"> </w:t>
      </w:r>
      <w:r w:rsidR="003D15F2" w:rsidRPr="00E4085D">
        <w:rPr>
          <w:rFonts w:ascii="Garamond" w:eastAsia="Times New Roman" w:hAnsi="Garamond" w:cs="Times New Roman"/>
          <w:strike/>
          <w:lang w:eastAsia="pt-PT"/>
        </w:rPr>
        <w:t xml:space="preserve">b) </w:t>
      </w:r>
      <w:r w:rsidR="0042497E" w:rsidRPr="00E4085D">
        <w:rPr>
          <w:rFonts w:ascii="Garamond" w:eastAsia="Times New Roman" w:hAnsi="Garamond" w:cs="Times New Roman"/>
          <w:strike/>
          <w:lang w:eastAsia="pt-PT"/>
        </w:rPr>
        <w:t>Documento</w:t>
      </w:r>
      <w:r w:rsidR="003D15F2" w:rsidRPr="00E4085D">
        <w:rPr>
          <w:rFonts w:ascii="Garamond" w:eastAsia="Times New Roman" w:hAnsi="Garamond" w:cs="Times New Roman"/>
          <w:strike/>
          <w:lang w:eastAsia="pt-PT"/>
        </w:rPr>
        <w:t xml:space="preserve"> de identificação do animal, </w:t>
      </w:r>
      <w:r w:rsidR="00022B33" w:rsidRPr="00E4085D">
        <w:rPr>
          <w:rFonts w:ascii="Garamond" w:eastAsia="Times New Roman" w:hAnsi="Garamond" w:cs="Times New Roman"/>
          <w:strike/>
          <w:lang w:eastAsia="pt-PT"/>
        </w:rPr>
        <w:t>nos termos do disposto no</w:t>
      </w:r>
      <w:r w:rsidR="00C62A95" w:rsidRPr="00E4085D">
        <w:rPr>
          <w:rFonts w:ascii="Garamond" w:eastAsia="Times New Roman" w:hAnsi="Garamond" w:cs="Times New Roman"/>
          <w:strike/>
          <w:lang w:eastAsia="pt-PT"/>
        </w:rPr>
        <w:t xml:space="preserve"> n.º 6 do</w:t>
      </w:r>
      <w:r w:rsidR="00022B33" w:rsidRPr="00E4085D">
        <w:rPr>
          <w:rFonts w:ascii="Garamond" w:eastAsia="Times New Roman" w:hAnsi="Garamond" w:cs="Times New Roman"/>
          <w:strike/>
          <w:lang w:eastAsia="pt-PT"/>
        </w:rPr>
        <w:t xml:space="preserve"> art</w:t>
      </w:r>
      <w:r w:rsidR="00C62A95" w:rsidRPr="00E4085D">
        <w:rPr>
          <w:rFonts w:ascii="Garamond" w:eastAsia="Times New Roman" w:hAnsi="Garamond" w:cs="Times New Roman"/>
          <w:strike/>
          <w:lang w:eastAsia="pt-PT"/>
        </w:rPr>
        <w:t>igo</w:t>
      </w:r>
      <w:r w:rsidR="00022B33" w:rsidRPr="00E4085D">
        <w:rPr>
          <w:rFonts w:ascii="Garamond" w:eastAsia="Times New Roman" w:hAnsi="Garamond" w:cs="Times New Roman"/>
          <w:strike/>
          <w:lang w:eastAsia="pt-PT"/>
        </w:rPr>
        <w:t xml:space="preserve"> </w:t>
      </w:r>
      <w:r w:rsidR="0042497E" w:rsidRPr="00E4085D">
        <w:rPr>
          <w:rFonts w:ascii="Garamond" w:eastAsia="Times New Roman" w:hAnsi="Garamond" w:cs="Times New Roman"/>
          <w:strike/>
          <w:lang w:eastAsia="pt-PT"/>
        </w:rPr>
        <w:t>2</w:t>
      </w:r>
      <w:r w:rsidR="00C62A95" w:rsidRPr="00E4085D">
        <w:rPr>
          <w:rFonts w:ascii="Garamond" w:eastAsia="Times New Roman" w:hAnsi="Garamond" w:cs="Times New Roman"/>
          <w:strike/>
          <w:lang w:eastAsia="pt-PT"/>
        </w:rPr>
        <w:t>6</w:t>
      </w:r>
      <w:r w:rsidR="00022B33" w:rsidRPr="00E4085D">
        <w:rPr>
          <w:rFonts w:ascii="Garamond" w:eastAsia="Times New Roman" w:hAnsi="Garamond" w:cs="Times New Roman"/>
          <w:strike/>
          <w:lang w:eastAsia="pt-PT"/>
        </w:rPr>
        <w:t>.º.</w:t>
      </w:r>
    </w:p>
    <w:p w14:paraId="59FD5E07" w14:textId="45F796B6" w:rsidR="003D15F2" w:rsidRPr="00E4085D" w:rsidRDefault="003D15F2" w:rsidP="00A95B79">
      <w:pPr>
        <w:spacing w:line="360" w:lineRule="auto"/>
        <w:jc w:val="both"/>
        <w:rPr>
          <w:rFonts w:ascii="Garamond" w:eastAsia="Times New Roman" w:hAnsi="Garamond" w:cs="Times New Roman"/>
          <w:strike/>
          <w:lang w:eastAsia="pt-PT"/>
        </w:rPr>
      </w:pPr>
      <w:r w:rsidRPr="00E4085D">
        <w:rPr>
          <w:rFonts w:ascii="Garamond" w:eastAsia="Times New Roman" w:hAnsi="Garamond" w:cs="Times New Roman"/>
          <w:strike/>
          <w:lang w:eastAsia="pt-PT"/>
        </w:rPr>
        <w:t xml:space="preserve">c) Declaração médico-veterinária, com prazo de pelo menos 15 dias, que ateste que o animal se encontra de boa saúde; </w:t>
      </w:r>
    </w:p>
    <w:p w14:paraId="680D05DC" w14:textId="285D200E" w:rsidR="003D15F2" w:rsidRPr="00E4085D" w:rsidRDefault="7EF12E01" w:rsidP="00A95B79">
      <w:pPr>
        <w:spacing w:line="360" w:lineRule="auto"/>
        <w:jc w:val="both"/>
        <w:rPr>
          <w:rFonts w:ascii="Garamond" w:eastAsia="Times New Roman" w:hAnsi="Garamond" w:cs="Times New Roman"/>
          <w:strike/>
          <w:lang w:eastAsia="pt-PT"/>
        </w:rPr>
      </w:pPr>
      <w:commentRangeStart w:id="2235"/>
      <w:r w:rsidRPr="00E4085D">
        <w:rPr>
          <w:rFonts w:ascii="Garamond" w:eastAsia="Times New Roman" w:hAnsi="Garamond" w:cs="Times New Roman"/>
          <w:strike/>
          <w:lang w:eastAsia="pt-PT"/>
        </w:rPr>
        <w:t>d) Informação</w:t>
      </w:r>
      <w:r w:rsidR="00797DA9" w:rsidRPr="00E4085D">
        <w:rPr>
          <w:rFonts w:ascii="Garamond" w:eastAsia="Times New Roman" w:hAnsi="Garamond" w:cs="Times New Roman"/>
          <w:strike/>
          <w:lang w:eastAsia="pt-PT"/>
        </w:rPr>
        <w:t xml:space="preserve"> completa sobre o</w:t>
      </w:r>
      <w:r w:rsidRPr="00E4085D">
        <w:rPr>
          <w:rFonts w:ascii="Garamond" w:eastAsia="Times New Roman" w:hAnsi="Garamond" w:cs="Times New Roman"/>
          <w:strike/>
          <w:lang w:eastAsia="pt-PT"/>
        </w:rPr>
        <w:t xml:space="preserve"> historial clínico do animal</w:t>
      </w:r>
      <w:r w:rsidR="0C0F504D" w:rsidRPr="00E4085D">
        <w:rPr>
          <w:rFonts w:ascii="Garamond" w:eastAsia="Times New Roman" w:hAnsi="Garamond" w:cs="Times New Roman"/>
          <w:strike/>
          <w:lang w:eastAsia="pt-PT"/>
        </w:rPr>
        <w:t>, sem prejuízo das informações que deverão constar no DIAC.</w:t>
      </w:r>
      <w:commentRangeEnd w:id="2235"/>
      <w:r w:rsidR="003D15F2" w:rsidRPr="00E4085D">
        <w:rPr>
          <w:rStyle w:val="CommentReference"/>
          <w:rFonts w:ascii="Garamond" w:eastAsia="Times New Roman" w:hAnsi="Garamond" w:cs="Times New Roman"/>
          <w:strike/>
          <w:sz w:val="24"/>
          <w:szCs w:val="24"/>
          <w:lang w:eastAsia="pt-PT"/>
        </w:rPr>
        <w:commentReference w:id="2235"/>
      </w:r>
    </w:p>
    <w:p w14:paraId="7AD92484" w14:textId="78D705A1" w:rsidR="00B5126D" w:rsidRPr="00E4085D" w:rsidRDefault="00B5126D" w:rsidP="00A95B79">
      <w:pPr>
        <w:spacing w:line="360" w:lineRule="auto"/>
        <w:jc w:val="both"/>
        <w:rPr>
          <w:rFonts w:ascii="Garamond" w:eastAsia="Times New Roman" w:hAnsi="Garamond" w:cs="Times New Roman"/>
          <w:strike/>
          <w:lang w:eastAsia="pt-PT"/>
        </w:rPr>
      </w:pPr>
      <w:r w:rsidRPr="00E4085D">
        <w:rPr>
          <w:rFonts w:ascii="Garamond" w:eastAsia="Times New Roman" w:hAnsi="Garamond" w:cs="Times New Roman"/>
          <w:strike/>
          <w:lang w:eastAsia="pt-PT"/>
        </w:rPr>
        <w:t>e</w:t>
      </w:r>
      <w:r w:rsidR="00C4201B" w:rsidRPr="00E4085D">
        <w:rPr>
          <w:rFonts w:ascii="Garamond" w:eastAsia="Times New Roman" w:hAnsi="Garamond" w:cs="Times New Roman"/>
          <w:strike/>
          <w:lang w:eastAsia="pt-PT"/>
        </w:rPr>
        <w:t xml:space="preserve">) </w:t>
      </w:r>
      <w:commentRangeStart w:id="2236"/>
      <w:r w:rsidR="00C4201B" w:rsidRPr="00E4085D">
        <w:rPr>
          <w:rFonts w:ascii="Garamond" w:eastAsia="Times New Roman" w:hAnsi="Garamond" w:cs="Times New Roman"/>
          <w:strike/>
          <w:lang w:eastAsia="pt-PT"/>
        </w:rPr>
        <w:t xml:space="preserve">Apresentação da licença de detenção prevista no artigo </w:t>
      </w:r>
      <w:r w:rsidR="00C62A95" w:rsidRPr="00E4085D">
        <w:rPr>
          <w:rFonts w:ascii="Garamond" w:eastAsia="Times New Roman" w:hAnsi="Garamond" w:cs="Times New Roman"/>
          <w:strike/>
          <w:lang w:eastAsia="pt-PT"/>
        </w:rPr>
        <w:t>102</w:t>
      </w:r>
      <w:r w:rsidR="00C4201B" w:rsidRPr="00E4085D">
        <w:rPr>
          <w:rFonts w:ascii="Garamond" w:eastAsia="Times New Roman" w:hAnsi="Garamond" w:cs="Times New Roman"/>
          <w:strike/>
          <w:lang w:eastAsia="pt-PT"/>
        </w:rPr>
        <w:t>.º, no caso de animais potencialmente perigosos</w:t>
      </w:r>
      <w:r w:rsidRPr="00E4085D">
        <w:rPr>
          <w:rFonts w:ascii="Garamond" w:eastAsia="Times New Roman" w:hAnsi="Garamond" w:cs="Times New Roman"/>
          <w:strike/>
          <w:lang w:eastAsia="pt-PT"/>
        </w:rPr>
        <w:t>;</w:t>
      </w:r>
      <w:commentRangeEnd w:id="2236"/>
      <w:r w:rsidRPr="00E4085D">
        <w:rPr>
          <w:rStyle w:val="CommentReference"/>
          <w:rFonts w:ascii="Garamond" w:eastAsia="Times New Roman" w:hAnsi="Garamond" w:cs="Times New Roman"/>
          <w:strike/>
          <w:sz w:val="24"/>
          <w:szCs w:val="24"/>
          <w:lang w:eastAsia="pt-PT"/>
        </w:rPr>
        <w:commentReference w:id="2236"/>
      </w:r>
    </w:p>
    <w:p w14:paraId="35668452" w14:textId="6BFFEB2B" w:rsidR="00C4201B" w:rsidRPr="00E4085D" w:rsidRDefault="00B5126D" w:rsidP="00A95B79">
      <w:pPr>
        <w:spacing w:line="360" w:lineRule="auto"/>
        <w:jc w:val="both"/>
        <w:rPr>
          <w:rFonts w:ascii="Garamond" w:eastAsia="Times New Roman" w:hAnsi="Garamond" w:cs="Times New Roman"/>
          <w:strike/>
          <w:lang w:eastAsia="pt-PT"/>
        </w:rPr>
      </w:pPr>
      <w:r w:rsidRPr="00E4085D">
        <w:rPr>
          <w:rFonts w:ascii="Garamond" w:eastAsia="Times New Roman" w:hAnsi="Garamond" w:cs="Times New Roman"/>
          <w:strike/>
          <w:lang w:eastAsia="pt-PT"/>
        </w:rPr>
        <w:t>f</w:t>
      </w:r>
      <w:r w:rsidRPr="00E4085D">
        <w:rPr>
          <w:rFonts w:ascii="Garamond" w:eastAsia="Times New Roman" w:hAnsi="Garamond" w:cs="Times New Roman"/>
          <w:strike/>
          <w:highlight w:val="yellow"/>
          <w:lang w:eastAsia="pt-PT"/>
        </w:rPr>
        <w:t>) P</w:t>
      </w:r>
      <w:commentRangeStart w:id="2237"/>
      <w:r w:rsidRPr="00E4085D">
        <w:rPr>
          <w:rFonts w:ascii="Garamond" w:eastAsia="Times New Roman" w:hAnsi="Garamond" w:cs="Times New Roman"/>
          <w:strike/>
          <w:highlight w:val="yellow"/>
          <w:lang w:eastAsia="pt-PT"/>
        </w:rPr>
        <w:t>rova da legalidade dos animais de companhia.</w:t>
      </w:r>
      <w:commentRangeEnd w:id="2237"/>
      <w:r w:rsidRPr="00E4085D">
        <w:rPr>
          <w:rStyle w:val="CommentReference"/>
          <w:rFonts w:ascii="Garamond" w:eastAsia="Times New Roman" w:hAnsi="Garamond" w:cs="Times New Roman"/>
          <w:strike/>
          <w:sz w:val="24"/>
          <w:szCs w:val="24"/>
          <w:lang w:eastAsia="pt-PT"/>
        </w:rPr>
        <w:commentReference w:id="2237"/>
      </w:r>
    </w:p>
    <w:p w14:paraId="06DB2FF4" w14:textId="0E395BDB" w:rsidR="000F2D39" w:rsidRPr="00E4085D" w:rsidRDefault="000F2D39" w:rsidP="00A95B79">
      <w:pPr>
        <w:spacing w:line="360" w:lineRule="auto"/>
        <w:jc w:val="both"/>
        <w:rPr>
          <w:rFonts w:ascii="Garamond" w:eastAsia="Times New Roman" w:hAnsi="Garamond" w:cs="Times New Roman"/>
          <w:strike/>
          <w:lang w:eastAsia="pt-PT"/>
        </w:rPr>
      </w:pPr>
      <w:r w:rsidRPr="00E4085D">
        <w:rPr>
          <w:rFonts w:ascii="Garamond" w:eastAsia="Times New Roman" w:hAnsi="Garamond" w:cs="Times New Roman"/>
          <w:strike/>
          <w:lang w:eastAsia="pt-PT"/>
        </w:rPr>
        <w:t xml:space="preserve">2 </w:t>
      </w:r>
      <w:r w:rsidR="00357C44" w:rsidRPr="00E4085D">
        <w:rPr>
          <w:rFonts w:ascii="Garamond" w:eastAsia="Times New Roman" w:hAnsi="Garamond" w:cs="Times New Roman"/>
          <w:strike/>
          <w:lang w:eastAsia="pt-PT"/>
        </w:rPr>
        <w:t>–</w:t>
      </w:r>
      <w:r w:rsidRPr="00E4085D">
        <w:rPr>
          <w:rFonts w:ascii="Garamond" w:eastAsia="Times New Roman" w:hAnsi="Garamond" w:cs="Times New Roman"/>
          <w:strike/>
          <w:lang w:eastAsia="pt-PT"/>
        </w:rPr>
        <w:t xml:space="preserve"> </w:t>
      </w:r>
      <w:r w:rsidR="00357C44" w:rsidRPr="00E4085D">
        <w:rPr>
          <w:rFonts w:ascii="Garamond" w:eastAsia="Times New Roman" w:hAnsi="Garamond" w:cs="Times New Roman"/>
          <w:strike/>
          <w:lang w:eastAsia="pt-PT"/>
        </w:rPr>
        <w:t>Previamente à transmissão da propriedade do animal, é obrigatória a consulta ao registo de infratores, nos termos do disposto no artigo 1</w:t>
      </w:r>
      <w:r w:rsidR="00C62A95" w:rsidRPr="00E4085D">
        <w:rPr>
          <w:rFonts w:ascii="Garamond" w:eastAsia="Times New Roman" w:hAnsi="Garamond" w:cs="Times New Roman"/>
          <w:strike/>
          <w:lang w:eastAsia="pt-PT"/>
        </w:rPr>
        <w:t>44</w:t>
      </w:r>
      <w:r w:rsidR="00357C44" w:rsidRPr="00E4085D">
        <w:rPr>
          <w:rFonts w:ascii="Garamond" w:eastAsia="Times New Roman" w:hAnsi="Garamond" w:cs="Times New Roman"/>
          <w:strike/>
          <w:lang w:eastAsia="pt-PT"/>
        </w:rPr>
        <w:t>.º</w:t>
      </w:r>
      <w:r w:rsidR="00206B0D" w:rsidRPr="00E4085D">
        <w:rPr>
          <w:rFonts w:ascii="Garamond" w:eastAsia="Times New Roman" w:hAnsi="Garamond" w:cs="Times New Roman"/>
          <w:strike/>
          <w:lang w:eastAsia="pt-PT"/>
        </w:rPr>
        <w:t>, com vista a determinar a vigência de sanções que obstem à venda ou à adoção naquela data.</w:t>
      </w:r>
    </w:p>
    <w:commentRangeEnd w:id="2232"/>
    <w:p w14:paraId="6FA01AB9" w14:textId="77777777" w:rsidR="00E83773" w:rsidRPr="000041C8" w:rsidRDefault="00E83773" w:rsidP="00A95B79">
      <w:pPr>
        <w:spacing w:line="360" w:lineRule="auto"/>
        <w:jc w:val="both"/>
        <w:rPr>
          <w:rFonts w:ascii="Garamond" w:eastAsia="Times New Roman" w:hAnsi="Garamond" w:cs="Times New Roman"/>
          <w:lang w:eastAsia="pt-PT"/>
        </w:rPr>
      </w:pPr>
      <w:r w:rsidRPr="000041C8">
        <w:rPr>
          <w:rStyle w:val="CommentReference"/>
          <w:rFonts w:ascii="Garamond" w:eastAsia="Times New Roman" w:hAnsi="Garamond" w:cs="Times New Roman"/>
          <w:sz w:val="24"/>
          <w:szCs w:val="24"/>
          <w:lang w:eastAsia="pt-PT"/>
        </w:rPr>
        <w:commentReference w:id="2232"/>
      </w:r>
    </w:p>
    <w:p w14:paraId="7F8DA799" w14:textId="62F0E64C" w:rsidR="003D15F2" w:rsidRPr="000041C8" w:rsidRDefault="003D15F2" w:rsidP="00A95B7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 xml:space="preserve">Artigo </w:t>
      </w:r>
      <w:r w:rsidR="00E47017">
        <w:rPr>
          <w:rFonts w:ascii="Garamond" w:eastAsia="Times New Roman" w:hAnsi="Garamond" w:cs="Times New Roman"/>
          <w:b/>
          <w:bCs/>
          <w:lang w:eastAsia="pt-PT"/>
        </w:rPr>
        <w:t>95</w:t>
      </w:r>
      <w:r w:rsidRPr="000041C8">
        <w:rPr>
          <w:rFonts w:ascii="Garamond" w:eastAsia="Times New Roman" w:hAnsi="Garamond" w:cs="Times New Roman"/>
          <w:b/>
          <w:bCs/>
          <w:lang w:eastAsia="pt-PT"/>
        </w:rPr>
        <w:t>º</w:t>
      </w:r>
    </w:p>
    <w:p w14:paraId="699EAAB6" w14:textId="77777777" w:rsidR="00AC5DCF" w:rsidRPr="000041C8" w:rsidRDefault="00AC5DCF" w:rsidP="00C62A95">
      <w:pPr>
        <w:spacing w:line="360" w:lineRule="auto"/>
        <w:jc w:val="center"/>
        <w:rPr>
          <w:rFonts w:ascii="Garamond" w:eastAsia="Times New Roman" w:hAnsi="Garamond" w:cs="Times New Roman"/>
          <w:lang w:eastAsia="pt-PT"/>
        </w:rPr>
      </w:pPr>
      <w:r w:rsidRPr="000041C8">
        <w:rPr>
          <w:rFonts w:ascii="Garamond" w:eastAsia="Times New Roman" w:hAnsi="Garamond" w:cs="Times New Roman"/>
          <w:lang w:eastAsia="pt-PT"/>
        </w:rPr>
        <w:t>Local de venda dos animais</w:t>
      </w:r>
    </w:p>
    <w:p w14:paraId="0707E807" w14:textId="422C550E" w:rsidR="00AC5DCF" w:rsidRPr="000041C8" w:rsidRDefault="00AC5DCF" w:rsidP="00426BD9">
      <w:pPr>
        <w:pStyle w:val="CommentText"/>
        <w:spacing w:line="360" w:lineRule="auto"/>
        <w:jc w:val="both"/>
        <w:rPr>
          <w:rFonts w:ascii="Garamond" w:eastAsia="Times New Roman" w:hAnsi="Garamond" w:cs="Times New Roman"/>
          <w:sz w:val="24"/>
          <w:szCs w:val="24"/>
          <w:lang w:eastAsia="pt-PT"/>
        </w:rPr>
      </w:pPr>
      <w:r w:rsidRPr="578B151F">
        <w:rPr>
          <w:rFonts w:ascii="Garamond" w:eastAsia="Times New Roman" w:hAnsi="Garamond" w:cs="Times New Roman"/>
          <w:sz w:val="24"/>
          <w:szCs w:val="24"/>
          <w:lang w:eastAsia="pt-PT"/>
        </w:rPr>
        <w:t xml:space="preserve">1 - Os animais de companhia, não podem ser vendidos por entidade transportadora ou através da Internet, designadamente através de quaisquer portais ou plataformas, de caráter geral ou específicos para este tipo de venda, mesmo que sujeitas a registo prévio de utilizadores ou de acesso restrito. </w:t>
      </w:r>
    </w:p>
    <w:p w14:paraId="6FE95861" w14:textId="69D26463" w:rsidR="00AC5DCF" w:rsidRPr="000041C8" w:rsidRDefault="7E24D278" w:rsidP="00426BD9">
      <w:pPr>
        <w:pStyle w:val="CommentText"/>
        <w:spacing w:line="360" w:lineRule="auto"/>
        <w:jc w:val="both"/>
        <w:rPr>
          <w:rFonts w:ascii="Garamond" w:eastAsia="Times New Roman" w:hAnsi="Garamond" w:cs="Times New Roman"/>
          <w:sz w:val="24"/>
          <w:szCs w:val="24"/>
          <w:lang w:eastAsia="pt-PT"/>
        </w:rPr>
      </w:pPr>
      <w:r w:rsidRPr="578B151F">
        <w:rPr>
          <w:rFonts w:ascii="Garamond" w:eastAsia="Times New Roman" w:hAnsi="Garamond" w:cs="Times New Roman"/>
          <w:sz w:val="24"/>
          <w:szCs w:val="24"/>
          <w:lang w:eastAsia="pt-PT"/>
        </w:rPr>
        <w:t>2</w:t>
      </w:r>
      <w:r w:rsidR="6A34E32F" w:rsidRPr="578B151F">
        <w:rPr>
          <w:rFonts w:ascii="Garamond" w:eastAsia="Times New Roman" w:hAnsi="Garamond" w:cs="Times New Roman"/>
          <w:sz w:val="24"/>
          <w:szCs w:val="24"/>
          <w:lang w:eastAsia="pt-PT"/>
        </w:rPr>
        <w:t xml:space="preserve"> - Os animais de companhia </w:t>
      </w:r>
      <w:r w:rsidR="5FA05E16" w:rsidRPr="004B5FFB">
        <w:rPr>
          <w:rFonts w:ascii="Garamond" w:eastAsia="Times New Roman" w:hAnsi="Garamond" w:cs="Times New Roman"/>
          <w:strike/>
          <w:sz w:val="24"/>
          <w:szCs w:val="24"/>
          <w:lang w:eastAsia="pt-PT"/>
        </w:rPr>
        <w:t xml:space="preserve">não </w:t>
      </w:r>
      <w:r w:rsidR="6A34E32F" w:rsidRPr="578B151F">
        <w:rPr>
          <w:rFonts w:ascii="Garamond" w:eastAsia="Times New Roman" w:hAnsi="Garamond" w:cs="Times New Roman"/>
          <w:sz w:val="24"/>
          <w:szCs w:val="24"/>
          <w:lang w:eastAsia="pt-PT"/>
        </w:rPr>
        <w:t>podem ser publicitados na Internet, mas a compra e venda dos mesmos apenas é admitida no local de criação ou em estabelecimentos devidamente licenciados para o efeito.</w:t>
      </w:r>
    </w:p>
    <w:p w14:paraId="65F06DCF" w14:textId="76F0D5FF" w:rsidR="00AC5DCF" w:rsidRPr="000041C8" w:rsidRDefault="00426BD9" w:rsidP="00426BD9">
      <w:pPr>
        <w:pStyle w:val="CommentText"/>
        <w:spacing w:line="360" w:lineRule="auto"/>
        <w:jc w:val="both"/>
        <w:rPr>
          <w:rFonts w:ascii="Garamond" w:eastAsia="Times New Roman" w:hAnsi="Garamond" w:cs="Times New Roman"/>
          <w:sz w:val="24"/>
          <w:szCs w:val="24"/>
          <w:lang w:eastAsia="pt-PT"/>
        </w:rPr>
      </w:pPr>
      <w:r w:rsidRPr="000041C8">
        <w:rPr>
          <w:rFonts w:ascii="Garamond" w:eastAsia="Times New Roman" w:hAnsi="Garamond" w:cs="Times New Roman"/>
          <w:sz w:val="24"/>
          <w:szCs w:val="24"/>
          <w:lang w:eastAsia="pt-PT"/>
        </w:rPr>
        <w:t xml:space="preserve">3 </w:t>
      </w:r>
      <w:r w:rsidR="00AC5DCF" w:rsidRPr="000041C8">
        <w:rPr>
          <w:rFonts w:ascii="Garamond" w:eastAsia="Times New Roman" w:hAnsi="Garamond" w:cs="Times New Roman"/>
          <w:sz w:val="24"/>
          <w:szCs w:val="24"/>
          <w:lang w:eastAsia="pt-PT"/>
        </w:rPr>
        <w:t xml:space="preserve">– </w:t>
      </w:r>
      <w:r w:rsidR="0077390C" w:rsidRPr="000041C8">
        <w:rPr>
          <w:rFonts w:ascii="Garamond" w:eastAsia="Times New Roman" w:hAnsi="Garamond" w:cs="Times New Roman"/>
          <w:sz w:val="24"/>
          <w:szCs w:val="24"/>
          <w:lang w:eastAsia="pt-PT"/>
        </w:rPr>
        <w:t>Os</w:t>
      </w:r>
      <w:r w:rsidR="00AC5DCF" w:rsidRPr="000041C8">
        <w:rPr>
          <w:rFonts w:ascii="Garamond" w:eastAsia="Times New Roman" w:hAnsi="Garamond" w:cs="Times New Roman"/>
          <w:sz w:val="24"/>
          <w:szCs w:val="24"/>
          <w:lang w:eastAsia="pt-PT"/>
        </w:rPr>
        <w:t xml:space="preserve"> animais </w:t>
      </w:r>
      <w:r w:rsidRPr="000041C8">
        <w:rPr>
          <w:rFonts w:ascii="Garamond" w:eastAsia="Times New Roman" w:hAnsi="Garamond" w:cs="Times New Roman"/>
          <w:sz w:val="24"/>
          <w:szCs w:val="24"/>
          <w:lang w:eastAsia="pt-PT"/>
        </w:rPr>
        <w:t>de companhia de espécies da fauna selvagem autóctone e exótica e seus descendentes criados em cativeiro n</w:t>
      </w:r>
      <w:r w:rsidR="00AC5DCF" w:rsidRPr="000041C8">
        <w:rPr>
          <w:rFonts w:ascii="Garamond" w:eastAsia="Times New Roman" w:hAnsi="Garamond" w:cs="Times New Roman"/>
          <w:sz w:val="24"/>
          <w:szCs w:val="24"/>
          <w:lang w:eastAsia="pt-PT"/>
        </w:rPr>
        <w:t>ão podem ser publicitados através da Internet.</w:t>
      </w:r>
    </w:p>
    <w:p w14:paraId="53B17FAE" w14:textId="324F02FD" w:rsidR="00AC5DCF" w:rsidRPr="000041C8" w:rsidRDefault="00426BD9" w:rsidP="00426BD9">
      <w:pPr>
        <w:pStyle w:val="CommentText"/>
        <w:spacing w:line="360" w:lineRule="auto"/>
        <w:jc w:val="both"/>
        <w:rPr>
          <w:rFonts w:ascii="Garamond" w:eastAsia="Times New Roman" w:hAnsi="Garamond" w:cs="Times New Roman"/>
          <w:sz w:val="24"/>
          <w:szCs w:val="24"/>
          <w:lang w:eastAsia="pt-PT"/>
        </w:rPr>
      </w:pPr>
      <w:r w:rsidRPr="000041C8">
        <w:rPr>
          <w:rFonts w:ascii="Garamond" w:eastAsia="Times New Roman" w:hAnsi="Garamond" w:cs="Times New Roman"/>
          <w:sz w:val="24"/>
          <w:szCs w:val="24"/>
          <w:lang w:eastAsia="pt-PT"/>
        </w:rPr>
        <w:t>4</w:t>
      </w:r>
      <w:r w:rsidR="00AC5DCF" w:rsidRPr="000041C8">
        <w:rPr>
          <w:rFonts w:ascii="Garamond" w:eastAsia="Times New Roman" w:hAnsi="Garamond" w:cs="Times New Roman"/>
          <w:sz w:val="24"/>
          <w:szCs w:val="24"/>
          <w:lang w:eastAsia="pt-PT"/>
        </w:rPr>
        <w:t xml:space="preserve"> - Os estabelecimentos devidamente licenciados para a venda estão impedidos de manter os animais expostos por qualquer forma em que sejam visíveis do exterior do estabelecimento, incluindo em montras, vitrinas ou gaiolas.</w:t>
      </w:r>
    </w:p>
    <w:p w14:paraId="5B7C1C1D" w14:textId="7305A95D" w:rsidR="00AC5DCF" w:rsidRPr="000041C8" w:rsidRDefault="00426BD9" w:rsidP="00426BD9">
      <w:pPr>
        <w:pStyle w:val="CommentText"/>
        <w:spacing w:line="360" w:lineRule="auto"/>
        <w:jc w:val="both"/>
        <w:rPr>
          <w:rFonts w:ascii="Garamond" w:eastAsia="Times New Roman" w:hAnsi="Garamond" w:cs="Times New Roman"/>
          <w:sz w:val="24"/>
          <w:szCs w:val="24"/>
          <w:lang w:eastAsia="pt-PT"/>
        </w:rPr>
      </w:pPr>
      <w:r w:rsidRPr="000041C8">
        <w:rPr>
          <w:rFonts w:ascii="Garamond" w:eastAsia="Times New Roman" w:hAnsi="Garamond" w:cs="Times New Roman"/>
          <w:sz w:val="24"/>
          <w:szCs w:val="24"/>
          <w:lang w:eastAsia="pt-PT"/>
        </w:rPr>
        <w:t>5</w:t>
      </w:r>
      <w:r w:rsidR="00AC5DCF" w:rsidRPr="000041C8">
        <w:rPr>
          <w:rFonts w:ascii="Garamond" w:eastAsia="Times New Roman" w:hAnsi="Garamond" w:cs="Times New Roman"/>
          <w:sz w:val="24"/>
          <w:szCs w:val="24"/>
          <w:lang w:eastAsia="pt-PT"/>
        </w:rPr>
        <w:t xml:space="preserve"> – Os cães, os gatos e os furões não podem ser expostos nem vendidos em </w:t>
      </w:r>
      <w:r w:rsidR="00351D8D" w:rsidRPr="000041C8">
        <w:rPr>
          <w:rFonts w:ascii="Garamond" w:eastAsia="Times New Roman" w:hAnsi="Garamond" w:cs="Times New Roman"/>
          <w:sz w:val="24"/>
          <w:szCs w:val="24"/>
          <w:lang w:eastAsia="pt-PT"/>
        </w:rPr>
        <w:t xml:space="preserve">lojas e outros </w:t>
      </w:r>
      <w:r w:rsidR="00AC5DCF" w:rsidRPr="000041C8">
        <w:rPr>
          <w:rFonts w:ascii="Garamond" w:eastAsia="Times New Roman" w:hAnsi="Garamond" w:cs="Times New Roman"/>
          <w:sz w:val="24"/>
          <w:szCs w:val="24"/>
          <w:lang w:eastAsia="pt-PT"/>
        </w:rPr>
        <w:t>estabelecimentos comerciai</w:t>
      </w:r>
      <w:r w:rsidR="00351D8D" w:rsidRPr="000041C8">
        <w:rPr>
          <w:rFonts w:ascii="Garamond" w:eastAsia="Times New Roman" w:hAnsi="Garamond" w:cs="Times New Roman"/>
          <w:sz w:val="24"/>
          <w:szCs w:val="24"/>
          <w:lang w:eastAsia="pt-PT"/>
        </w:rPr>
        <w:t xml:space="preserve">s, salvo nos alojamentos </w:t>
      </w:r>
      <w:r w:rsidR="006A67AA" w:rsidRPr="000041C8">
        <w:rPr>
          <w:rFonts w:ascii="Garamond" w:eastAsia="Times New Roman" w:hAnsi="Garamond" w:cs="Times New Roman"/>
          <w:sz w:val="24"/>
          <w:szCs w:val="24"/>
          <w:lang w:eastAsia="pt-PT"/>
        </w:rPr>
        <w:t>com</w:t>
      </w:r>
      <w:r w:rsidR="00351D8D" w:rsidRPr="000041C8">
        <w:rPr>
          <w:rFonts w:ascii="Garamond" w:eastAsia="Times New Roman" w:hAnsi="Garamond" w:cs="Times New Roman"/>
          <w:sz w:val="24"/>
          <w:szCs w:val="24"/>
          <w:lang w:eastAsia="pt-PT"/>
        </w:rPr>
        <w:t xml:space="preserve"> fins de </w:t>
      </w:r>
      <w:r w:rsidR="006A67AA" w:rsidRPr="000041C8">
        <w:rPr>
          <w:rFonts w:ascii="Garamond" w:eastAsia="Times New Roman" w:hAnsi="Garamond" w:cs="Times New Roman"/>
          <w:sz w:val="24"/>
          <w:szCs w:val="24"/>
          <w:lang w:eastAsia="pt-PT"/>
        </w:rPr>
        <w:t xml:space="preserve">reprodução ou </w:t>
      </w:r>
      <w:r w:rsidR="00351D8D" w:rsidRPr="000041C8">
        <w:rPr>
          <w:rFonts w:ascii="Garamond" w:eastAsia="Times New Roman" w:hAnsi="Garamond" w:cs="Times New Roman"/>
          <w:sz w:val="24"/>
          <w:szCs w:val="24"/>
          <w:lang w:eastAsia="pt-PT"/>
        </w:rPr>
        <w:t>criação,</w:t>
      </w:r>
      <w:r w:rsidRPr="000041C8">
        <w:rPr>
          <w:rFonts w:ascii="Garamond" w:eastAsia="Times New Roman" w:hAnsi="Garamond" w:cs="Times New Roman"/>
          <w:sz w:val="24"/>
          <w:szCs w:val="24"/>
          <w:lang w:eastAsia="pt-PT"/>
        </w:rPr>
        <w:t xml:space="preserve"> </w:t>
      </w:r>
      <w:r w:rsidR="00AC5DCF" w:rsidRPr="000041C8">
        <w:rPr>
          <w:rFonts w:ascii="Garamond" w:eastAsia="Times New Roman" w:hAnsi="Garamond" w:cs="Times New Roman"/>
          <w:sz w:val="24"/>
          <w:szCs w:val="24"/>
          <w:lang w:eastAsia="pt-PT"/>
        </w:rPr>
        <w:t>e a sua publicitação nes</w:t>
      </w:r>
      <w:r w:rsidR="00351D8D" w:rsidRPr="000041C8">
        <w:rPr>
          <w:rFonts w:ascii="Garamond" w:eastAsia="Times New Roman" w:hAnsi="Garamond" w:cs="Times New Roman"/>
          <w:sz w:val="24"/>
          <w:szCs w:val="24"/>
          <w:lang w:eastAsia="pt-PT"/>
        </w:rPr>
        <w:t>s</w:t>
      </w:r>
      <w:r w:rsidR="00AC5DCF" w:rsidRPr="000041C8">
        <w:rPr>
          <w:rFonts w:ascii="Garamond" w:eastAsia="Times New Roman" w:hAnsi="Garamond" w:cs="Times New Roman"/>
          <w:sz w:val="24"/>
          <w:szCs w:val="24"/>
          <w:lang w:eastAsia="pt-PT"/>
        </w:rPr>
        <w:t>es locais está sujeita às normas previstas no art</w:t>
      </w:r>
      <w:r w:rsidR="00C62A95">
        <w:rPr>
          <w:rFonts w:ascii="Garamond" w:eastAsia="Times New Roman" w:hAnsi="Garamond" w:cs="Times New Roman"/>
          <w:sz w:val="24"/>
          <w:szCs w:val="24"/>
          <w:lang w:eastAsia="pt-PT"/>
        </w:rPr>
        <w:t>igo</w:t>
      </w:r>
      <w:r w:rsidR="00AC5DCF" w:rsidRPr="000041C8">
        <w:rPr>
          <w:rFonts w:ascii="Garamond" w:eastAsia="Times New Roman" w:hAnsi="Garamond" w:cs="Times New Roman"/>
          <w:sz w:val="24"/>
          <w:szCs w:val="24"/>
          <w:lang w:eastAsia="pt-PT"/>
        </w:rPr>
        <w:t xml:space="preserve"> </w:t>
      </w:r>
      <w:r w:rsidR="00C62A95">
        <w:rPr>
          <w:rFonts w:ascii="Garamond" w:eastAsia="Times New Roman" w:hAnsi="Garamond" w:cs="Times New Roman"/>
          <w:sz w:val="24"/>
          <w:szCs w:val="24"/>
          <w:lang w:eastAsia="pt-PT"/>
        </w:rPr>
        <w:t>92</w:t>
      </w:r>
      <w:r w:rsidR="00AC5DCF" w:rsidRPr="000041C8">
        <w:rPr>
          <w:rFonts w:ascii="Garamond" w:eastAsia="Times New Roman" w:hAnsi="Garamond" w:cs="Times New Roman"/>
          <w:sz w:val="24"/>
          <w:szCs w:val="24"/>
          <w:lang w:eastAsia="pt-PT"/>
        </w:rPr>
        <w:t>º.</w:t>
      </w:r>
    </w:p>
    <w:p w14:paraId="18617B31" w14:textId="657E8DB6" w:rsidR="003D15F2" w:rsidRPr="000041C8" w:rsidRDefault="00D20DF3" w:rsidP="00D20DF3">
      <w:pPr>
        <w:spacing w:line="360" w:lineRule="auto"/>
        <w:ind w:left="2832" w:firstLine="708"/>
        <w:jc w:val="both"/>
        <w:rPr>
          <w:rFonts w:ascii="Garamond" w:eastAsia="Times New Roman" w:hAnsi="Garamond" w:cs="Times New Roman"/>
          <w:b/>
          <w:bCs/>
          <w:lang w:eastAsia="pt-PT"/>
        </w:rPr>
      </w:pPr>
      <w:r w:rsidRPr="000041C8">
        <w:rPr>
          <w:rFonts w:ascii="Garamond" w:eastAsia="Times New Roman" w:hAnsi="Garamond" w:cs="Times New Roman"/>
          <w:b/>
          <w:bCs/>
          <w:lang w:eastAsia="pt-PT"/>
        </w:rPr>
        <w:t xml:space="preserve">   </w:t>
      </w:r>
      <w:r w:rsidR="003D15F2" w:rsidRPr="000041C8">
        <w:rPr>
          <w:rFonts w:ascii="Garamond" w:eastAsia="Times New Roman" w:hAnsi="Garamond" w:cs="Times New Roman"/>
          <w:b/>
          <w:bCs/>
          <w:lang w:eastAsia="pt-PT"/>
        </w:rPr>
        <w:t xml:space="preserve">Artigo </w:t>
      </w:r>
      <w:r w:rsidR="00E47017">
        <w:rPr>
          <w:rFonts w:ascii="Garamond" w:eastAsia="Times New Roman" w:hAnsi="Garamond" w:cs="Times New Roman"/>
          <w:b/>
          <w:bCs/>
          <w:lang w:eastAsia="pt-PT"/>
        </w:rPr>
        <w:t>96</w:t>
      </w:r>
      <w:r w:rsidR="003D15F2" w:rsidRPr="000041C8">
        <w:rPr>
          <w:rFonts w:ascii="Garamond" w:eastAsia="Times New Roman" w:hAnsi="Garamond" w:cs="Times New Roman"/>
          <w:b/>
          <w:bCs/>
          <w:lang w:eastAsia="pt-PT"/>
        </w:rPr>
        <w:t>.º</w:t>
      </w:r>
    </w:p>
    <w:p w14:paraId="6EBFBD7F" w14:textId="77777777" w:rsidR="003D15F2" w:rsidRPr="009E4AD4" w:rsidRDefault="7EF12E01" w:rsidP="00A95B79">
      <w:pPr>
        <w:spacing w:line="360" w:lineRule="auto"/>
        <w:jc w:val="center"/>
        <w:rPr>
          <w:rFonts w:ascii="Garamond" w:eastAsia="Times New Roman" w:hAnsi="Garamond" w:cs="Times New Roman"/>
          <w:strike/>
          <w:lang w:eastAsia="pt-PT"/>
        </w:rPr>
      </w:pPr>
      <w:commentRangeStart w:id="2238"/>
      <w:commentRangeStart w:id="2239"/>
      <w:r w:rsidRPr="009E4AD4">
        <w:rPr>
          <w:rFonts w:ascii="Garamond" w:eastAsia="Times New Roman" w:hAnsi="Garamond" w:cs="Times New Roman"/>
          <w:strike/>
          <w:lang w:eastAsia="pt-PT"/>
        </w:rPr>
        <w:t>Importação de animais de companhia</w:t>
      </w:r>
    </w:p>
    <w:p w14:paraId="3AB102FE" w14:textId="6810BB48" w:rsidR="003D15F2" w:rsidRPr="009E4AD4" w:rsidRDefault="18EEC6FB" w:rsidP="00A95B79">
      <w:pPr>
        <w:spacing w:line="360" w:lineRule="auto"/>
        <w:jc w:val="both"/>
        <w:rPr>
          <w:ins w:id="2240" w:author="Susana Margarida Gonçalves Silva Santos" w:date="2025-10-20T11:34:00Z" w16du:dateUtc="2025-10-20T10:34:00Z"/>
          <w:rFonts w:ascii="Garamond" w:eastAsia="Times New Roman" w:hAnsi="Garamond" w:cs="Times New Roman"/>
          <w:strike/>
          <w:lang w:eastAsia="pt-PT"/>
        </w:rPr>
      </w:pPr>
      <w:r w:rsidRPr="009E4AD4">
        <w:rPr>
          <w:rFonts w:ascii="Garamond" w:eastAsia="Times New Roman" w:hAnsi="Garamond" w:cs="Times New Roman"/>
          <w:strike/>
          <w:lang w:eastAsia="pt-PT"/>
        </w:rPr>
        <w:t xml:space="preserve">A importação de animais </w:t>
      </w:r>
      <w:r w:rsidR="7102B43F" w:rsidRPr="009E4AD4">
        <w:rPr>
          <w:rFonts w:ascii="Garamond" w:eastAsia="Times New Roman" w:hAnsi="Garamond" w:cs="Times New Roman"/>
          <w:strike/>
          <w:lang w:eastAsia="pt-PT"/>
        </w:rPr>
        <w:t xml:space="preserve">que constem da lista nacional de animais de companhia </w:t>
      </w:r>
      <w:r w:rsidRPr="009E4AD4">
        <w:rPr>
          <w:rFonts w:ascii="Garamond" w:eastAsia="Times New Roman" w:hAnsi="Garamond" w:cs="Times New Roman"/>
          <w:strike/>
          <w:lang w:eastAsia="pt-PT"/>
        </w:rPr>
        <w:t>provenientes de outros Estados</w:t>
      </w:r>
      <w:r w:rsidR="5B64B458" w:rsidRPr="009E4AD4">
        <w:rPr>
          <w:rFonts w:ascii="Garamond" w:eastAsia="Times New Roman" w:hAnsi="Garamond" w:cs="Times New Roman"/>
          <w:strike/>
          <w:lang w:eastAsia="pt-PT"/>
        </w:rPr>
        <w:t xml:space="preserve"> </w:t>
      </w:r>
      <w:r w:rsidRPr="009E4AD4">
        <w:rPr>
          <w:rFonts w:ascii="Garamond" w:eastAsia="Times New Roman" w:hAnsi="Garamond" w:cs="Times New Roman"/>
          <w:strike/>
          <w:lang w:eastAsia="pt-PT"/>
        </w:rPr>
        <w:t>é admitida desde que sejam cumpridas as regras sanitárias</w:t>
      </w:r>
      <w:r w:rsidR="0BAE3B17" w:rsidRPr="009E4AD4">
        <w:rPr>
          <w:rFonts w:ascii="Garamond" w:eastAsia="Times New Roman" w:hAnsi="Garamond" w:cs="Times New Roman"/>
          <w:strike/>
          <w:lang w:eastAsia="pt-PT"/>
        </w:rPr>
        <w:t xml:space="preserve"> e de bem-estar animal</w:t>
      </w:r>
      <w:r w:rsidRPr="009E4AD4">
        <w:rPr>
          <w:rFonts w:ascii="Garamond" w:eastAsia="Times New Roman" w:hAnsi="Garamond" w:cs="Times New Roman"/>
          <w:strike/>
          <w:lang w:eastAsia="pt-PT"/>
        </w:rPr>
        <w:t xml:space="preserve"> portuguesas</w:t>
      </w:r>
      <w:r w:rsidR="2786D44E" w:rsidRPr="009E4AD4">
        <w:rPr>
          <w:rFonts w:ascii="Garamond" w:eastAsia="Times New Roman" w:hAnsi="Garamond" w:cs="Times New Roman"/>
          <w:strike/>
          <w:lang w:eastAsia="pt-PT"/>
        </w:rPr>
        <w:t xml:space="preserve"> e comunitárias</w:t>
      </w:r>
      <w:r w:rsidRPr="009E4AD4">
        <w:rPr>
          <w:rFonts w:ascii="Garamond" w:eastAsia="Times New Roman" w:hAnsi="Garamond" w:cs="Times New Roman"/>
          <w:strike/>
          <w:lang w:eastAsia="pt-PT"/>
        </w:rPr>
        <w:t>.</w:t>
      </w:r>
      <w:commentRangeEnd w:id="2238"/>
      <w:r w:rsidR="003D15F2" w:rsidRPr="009E4AD4">
        <w:rPr>
          <w:rStyle w:val="CommentReference"/>
          <w:rFonts w:ascii="Garamond" w:eastAsia="Times New Roman" w:hAnsi="Garamond" w:cs="Times New Roman"/>
          <w:strike/>
          <w:sz w:val="24"/>
          <w:szCs w:val="24"/>
          <w:lang w:eastAsia="pt-PT"/>
        </w:rPr>
        <w:commentReference w:id="2238"/>
      </w:r>
      <w:commentRangeEnd w:id="2239"/>
      <w:r w:rsidRPr="009E4AD4">
        <w:rPr>
          <w:rStyle w:val="CommentReference"/>
          <w:rFonts w:ascii="Garamond" w:eastAsia="Times New Roman" w:hAnsi="Garamond" w:cs="Times New Roman"/>
          <w:strike/>
          <w:sz w:val="24"/>
          <w:szCs w:val="24"/>
          <w:lang w:eastAsia="pt-PT"/>
        </w:rPr>
        <w:commentReference w:id="2239"/>
      </w:r>
    </w:p>
    <w:p w14:paraId="482544FF" w14:textId="77777777" w:rsidR="00106841" w:rsidRPr="009E4AD4" w:rsidRDefault="00106841" w:rsidP="00A95B79">
      <w:pPr>
        <w:spacing w:line="360" w:lineRule="auto"/>
        <w:jc w:val="both"/>
        <w:rPr>
          <w:rFonts w:ascii="Garamond" w:eastAsia="Times New Roman" w:hAnsi="Garamond" w:cs="Times New Roman"/>
          <w:strike/>
          <w:lang w:eastAsia="pt-PT"/>
        </w:rPr>
      </w:pPr>
    </w:p>
    <w:p w14:paraId="705642EC" w14:textId="4DB6254F" w:rsidR="003D15F2" w:rsidRPr="000041C8" w:rsidRDefault="003D15F2" w:rsidP="00A95B79">
      <w:pPr>
        <w:spacing w:line="360" w:lineRule="auto"/>
        <w:jc w:val="center"/>
        <w:rPr>
          <w:rFonts w:ascii="Garamond" w:eastAsia="Times New Roman" w:hAnsi="Garamond" w:cs="Times New Roman"/>
          <w:b/>
          <w:bCs/>
          <w:lang w:eastAsia="pt-PT"/>
        </w:rPr>
      </w:pPr>
      <w:bookmarkStart w:id="2241" w:name="_Hlk133410452"/>
      <w:r w:rsidRPr="000041C8">
        <w:rPr>
          <w:rFonts w:ascii="Garamond" w:eastAsia="Times New Roman" w:hAnsi="Garamond" w:cs="Times New Roman"/>
          <w:b/>
          <w:bCs/>
          <w:lang w:eastAsia="pt-PT"/>
        </w:rPr>
        <w:t xml:space="preserve">Artigo </w:t>
      </w:r>
      <w:r w:rsidR="00E47017">
        <w:rPr>
          <w:rFonts w:ascii="Garamond" w:eastAsia="Times New Roman" w:hAnsi="Garamond" w:cs="Times New Roman"/>
          <w:b/>
          <w:bCs/>
          <w:lang w:eastAsia="pt-PT"/>
        </w:rPr>
        <w:t>97</w:t>
      </w:r>
      <w:r w:rsidRPr="000041C8">
        <w:rPr>
          <w:rFonts w:ascii="Garamond" w:eastAsia="Times New Roman" w:hAnsi="Garamond" w:cs="Times New Roman"/>
          <w:b/>
          <w:bCs/>
          <w:lang w:eastAsia="pt-PT"/>
        </w:rPr>
        <w:t>.º</w:t>
      </w:r>
    </w:p>
    <w:p w14:paraId="385244C1" w14:textId="294D9D66" w:rsidR="003D15F2" w:rsidRPr="00733B91" w:rsidRDefault="003D15F2" w:rsidP="00A95B79">
      <w:pPr>
        <w:spacing w:line="360" w:lineRule="auto"/>
        <w:jc w:val="center"/>
        <w:rPr>
          <w:rFonts w:ascii="Garamond" w:eastAsia="Times New Roman" w:hAnsi="Garamond" w:cs="Times New Roman"/>
          <w:strike/>
          <w:lang w:eastAsia="pt-PT"/>
        </w:rPr>
      </w:pPr>
      <w:r w:rsidRPr="00733B91">
        <w:rPr>
          <w:rFonts w:ascii="Garamond" w:eastAsia="Times New Roman" w:hAnsi="Garamond" w:cs="Times New Roman"/>
          <w:strike/>
          <w:lang w:eastAsia="pt-PT"/>
        </w:rPr>
        <w:t>Transporte dos animais transmitidos</w:t>
      </w:r>
    </w:p>
    <w:p w14:paraId="4724850B" w14:textId="103CD845" w:rsidR="003D15F2" w:rsidRPr="00733B91" w:rsidRDefault="0A84259C" w:rsidP="00C62A95">
      <w:pPr>
        <w:spacing w:line="360" w:lineRule="auto"/>
        <w:jc w:val="both"/>
        <w:rPr>
          <w:rFonts w:ascii="Garamond" w:eastAsia="Times New Roman" w:hAnsi="Garamond" w:cs="Times New Roman"/>
          <w:strike/>
          <w:lang w:eastAsia="pt-PT"/>
        </w:rPr>
      </w:pPr>
      <w:r w:rsidRPr="00733B91">
        <w:rPr>
          <w:rFonts w:ascii="Garamond" w:eastAsia="Times New Roman" w:hAnsi="Garamond" w:cs="Times New Roman"/>
          <w:strike/>
          <w:lang w:eastAsia="pt-PT"/>
        </w:rPr>
        <w:t>O transporte de animais de companhia na sequência de transmissão onerosa ou gratuita só pode ser realizado por entidade transportadora</w:t>
      </w:r>
      <w:r w:rsidR="6124014E" w:rsidRPr="00733B91">
        <w:rPr>
          <w:rFonts w:ascii="Garamond" w:eastAsia="Times New Roman" w:hAnsi="Garamond" w:cs="Times New Roman"/>
          <w:strike/>
          <w:lang w:eastAsia="pt-PT"/>
        </w:rPr>
        <w:t xml:space="preserve"> autorizada para a prestação desse serviço, nos termos do </w:t>
      </w:r>
      <w:bookmarkStart w:id="2242" w:name="_Hlk133404902"/>
      <w:r w:rsidR="027C3A2F" w:rsidRPr="00733B91">
        <w:rPr>
          <w:rFonts w:ascii="Garamond" w:eastAsia="Times New Roman" w:hAnsi="Garamond" w:cs="Times New Roman"/>
          <w:strike/>
          <w:lang w:eastAsia="pt-PT"/>
        </w:rPr>
        <w:t>Decreto-Lei n.º 265/2007, de 24 de Julho</w:t>
      </w:r>
      <w:bookmarkEnd w:id="2242"/>
      <w:r w:rsidR="6124014E" w:rsidRPr="00733B91">
        <w:rPr>
          <w:rFonts w:ascii="Garamond" w:eastAsia="Times New Roman" w:hAnsi="Garamond" w:cs="Times New Roman"/>
          <w:strike/>
          <w:lang w:eastAsia="pt-PT"/>
        </w:rPr>
        <w:t xml:space="preserve">, e </w:t>
      </w:r>
      <w:bookmarkStart w:id="2243" w:name="_Hlk133404883"/>
      <w:r w:rsidR="002A618E" w:rsidRPr="00733B91">
        <w:rPr>
          <w:rFonts w:ascii="Garamond" w:eastAsia="Times New Roman" w:hAnsi="Garamond" w:cs="Times New Roman"/>
          <w:strike/>
          <w:lang w:eastAsia="pt-PT"/>
        </w:rPr>
        <w:fldChar w:fldCharType="begin"/>
      </w:r>
      <w:r w:rsidR="002A618E" w:rsidRPr="00733B91">
        <w:rPr>
          <w:rFonts w:ascii="Garamond" w:eastAsia="Times New Roman" w:hAnsi="Garamond" w:cs="Times New Roman"/>
          <w:strike/>
          <w:lang w:eastAsia="pt-PT"/>
        </w:rPr>
        <w:instrText xml:space="preserve"> HYPERLINK "https://dre.pt/application/external/eurolex?05R0001" \t "_blank" \o "Link para Regulamento da União Europeia" </w:instrText>
      </w:r>
      <w:r w:rsidR="002A618E" w:rsidRPr="00733B91">
        <w:rPr>
          <w:rFonts w:ascii="Garamond" w:eastAsia="Times New Roman" w:hAnsi="Garamond" w:cs="Times New Roman"/>
          <w:strike/>
          <w:lang w:eastAsia="pt-PT"/>
        </w:rPr>
      </w:r>
      <w:r w:rsidR="002A618E" w:rsidRPr="00733B91">
        <w:rPr>
          <w:rFonts w:ascii="Garamond" w:eastAsia="Times New Roman" w:hAnsi="Garamond" w:cs="Times New Roman"/>
          <w:strike/>
          <w:lang w:eastAsia="pt-PT"/>
        </w:rPr>
        <w:fldChar w:fldCharType="separate"/>
      </w:r>
      <w:r w:rsidR="6124014E" w:rsidRPr="00733B91">
        <w:rPr>
          <w:rFonts w:ascii="Garamond" w:eastAsia="Times New Roman" w:hAnsi="Garamond" w:cs="Times New Roman"/>
          <w:strike/>
          <w:lang w:eastAsia="pt-PT"/>
        </w:rPr>
        <w:t>Regulamento (CE) n.º 1/2005</w:t>
      </w:r>
      <w:r w:rsidR="002A618E" w:rsidRPr="00733B91">
        <w:rPr>
          <w:rFonts w:ascii="Garamond" w:eastAsia="Times New Roman" w:hAnsi="Garamond" w:cs="Times New Roman"/>
          <w:strike/>
          <w:lang w:eastAsia="pt-PT"/>
        </w:rPr>
        <w:fldChar w:fldCharType="end"/>
      </w:r>
      <w:r w:rsidR="6124014E" w:rsidRPr="00733B91">
        <w:rPr>
          <w:rFonts w:ascii="Garamond" w:eastAsia="Times New Roman" w:hAnsi="Garamond" w:cs="Times New Roman"/>
          <w:strike/>
          <w:lang w:eastAsia="pt-PT"/>
        </w:rPr>
        <w:t>, do Conselho, de 22 de dezembro de 2004</w:t>
      </w:r>
      <w:bookmarkEnd w:id="2243"/>
      <w:r w:rsidR="6124014E" w:rsidRPr="00733B91">
        <w:rPr>
          <w:rFonts w:ascii="Garamond" w:eastAsia="Times New Roman" w:hAnsi="Garamond" w:cs="Times New Roman"/>
          <w:strike/>
          <w:lang w:eastAsia="pt-PT"/>
        </w:rPr>
        <w:t xml:space="preserve">, devendo a mesma fazer-se </w:t>
      </w:r>
      <w:r w:rsidRPr="00733B91">
        <w:rPr>
          <w:rFonts w:ascii="Garamond" w:eastAsia="Times New Roman" w:hAnsi="Garamond" w:cs="Times New Roman"/>
          <w:strike/>
          <w:lang w:eastAsia="pt-PT"/>
        </w:rPr>
        <w:t xml:space="preserve">acompanhar dos documentos referidos no artigo </w:t>
      </w:r>
      <w:r w:rsidR="2AE35C70" w:rsidRPr="00733B91">
        <w:rPr>
          <w:rFonts w:ascii="Garamond" w:eastAsia="Times New Roman" w:hAnsi="Garamond" w:cs="Times New Roman"/>
          <w:strike/>
          <w:lang w:eastAsia="pt-PT"/>
        </w:rPr>
        <w:t>94</w:t>
      </w:r>
      <w:r w:rsidRPr="00733B91">
        <w:rPr>
          <w:rFonts w:ascii="Garamond" w:eastAsia="Times New Roman" w:hAnsi="Garamond" w:cs="Times New Roman"/>
          <w:strike/>
          <w:lang w:eastAsia="pt-PT"/>
        </w:rPr>
        <w:t>.º.</w:t>
      </w:r>
    </w:p>
    <w:bookmarkEnd w:id="2241"/>
    <w:p w14:paraId="5F10C42C" w14:textId="77777777" w:rsidR="003D15F2" w:rsidRPr="000041C8" w:rsidRDefault="003D15F2" w:rsidP="00A95B79">
      <w:pPr>
        <w:spacing w:line="360" w:lineRule="auto"/>
        <w:jc w:val="both"/>
        <w:rPr>
          <w:rFonts w:ascii="Garamond" w:eastAsia="Times New Roman" w:hAnsi="Garamond" w:cs="Times New Roman"/>
          <w:lang w:eastAsia="pt-PT"/>
        </w:rPr>
      </w:pPr>
    </w:p>
    <w:p w14:paraId="2142A946" w14:textId="7636202E" w:rsidR="003D15F2" w:rsidRPr="000041C8" w:rsidRDefault="003D15F2" w:rsidP="00A95B7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 xml:space="preserve">Capítulo </w:t>
      </w:r>
      <w:r w:rsidR="00AD043D" w:rsidRPr="000041C8">
        <w:rPr>
          <w:rFonts w:ascii="Garamond" w:eastAsia="Times New Roman" w:hAnsi="Garamond" w:cs="Times New Roman"/>
          <w:b/>
          <w:bCs/>
          <w:lang w:eastAsia="pt-PT"/>
        </w:rPr>
        <w:t>IX</w:t>
      </w:r>
    </w:p>
    <w:p w14:paraId="15649B61" w14:textId="77777777" w:rsidR="003D15F2" w:rsidRPr="00E8634E" w:rsidRDefault="7EF12E01" w:rsidP="00A95B79">
      <w:pPr>
        <w:spacing w:line="360" w:lineRule="auto"/>
        <w:jc w:val="center"/>
        <w:rPr>
          <w:rFonts w:ascii="Garamond" w:eastAsia="Times New Roman" w:hAnsi="Garamond" w:cs="Times New Roman"/>
          <w:b/>
          <w:bCs/>
          <w:strike/>
          <w:lang w:eastAsia="pt-PT"/>
        </w:rPr>
      </w:pPr>
      <w:r w:rsidRPr="00E8634E">
        <w:rPr>
          <w:rFonts w:ascii="Garamond" w:eastAsia="Times New Roman" w:hAnsi="Garamond" w:cs="Times New Roman"/>
          <w:b/>
          <w:bCs/>
          <w:strike/>
          <w:lang w:eastAsia="pt-PT"/>
        </w:rPr>
        <w:t>A</w:t>
      </w:r>
      <w:commentRangeStart w:id="2244"/>
      <w:commentRangeStart w:id="2245"/>
      <w:r w:rsidRPr="00E8634E">
        <w:rPr>
          <w:rFonts w:ascii="Garamond" w:eastAsia="Times New Roman" w:hAnsi="Garamond" w:cs="Times New Roman"/>
          <w:b/>
          <w:bCs/>
          <w:strike/>
          <w:lang w:eastAsia="pt-PT"/>
        </w:rPr>
        <w:t>cesso e permanência em estabelecimentos abertos ao público</w:t>
      </w:r>
      <w:commentRangeEnd w:id="2244"/>
      <w:r w:rsidR="003D15F2" w:rsidRPr="00E8634E">
        <w:rPr>
          <w:rStyle w:val="CommentReference"/>
          <w:rFonts w:ascii="Garamond" w:eastAsia="Times New Roman" w:hAnsi="Garamond" w:cs="Times New Roman"/>
          <w:b/>
          <w:bCs/>
          <w:strike/>
          <w:sz w:val="24"/>
          <w:szCs w:val="24"/>
          <w:lang w:eastAsia="pt-PT"/>
        </w:rPr>
        <w:commentReference w:id="2244"/>
      </w:r>
      <w:commentRangeEnd w:id="2245"/>
      <w:r w:rsidRPr="00E8634E">
        <w:rPr>
          <w:rStyle w:val="CommentReference"/>
          <w:rFonts w:ascii="Garamond" w:eastAsia="Times New Roman" w:hAnsi="Garamond" w:cs="Times New Roman"/>
          <w:b/>
          <w:bCs/>
          <w:strike/>
          <w:sz w:val="24"/>
          <w:szCs w:val="24"/>
          <w:lang w:eastAsia="pt-PT"/>
        </w:rPr>
        <w:commentReference w:id="2245"/>
      </w:r>
    </w:p>
    <w:p w14:paraId="4FA98D83" w14:textId="77777777" w:rsidR="003D15F2" w:rsidRPr="00E8634E" w:rsidRDefault="003D15F2" w:rsidP="00A95B79">
      <w:pPr>
        <w:spacing w:line="360" w:lineRule="auto"/>
        <w:jc w:val="both"/>
        <w:rPr>
          <w:rFonts w:ascii="Garamond" w:eastAsia="Times New Roman" w:hAnsi="Garamond" w:cs="Times New Roman"/>
          <w:strike/>
          <w:lang w:eastAsia="pt-PT"/>
        </w:rPr>
      </w:pPr>
    </w:p>
    <w:p w14:paraId="36A6BA0D" w14:textId="33AD7267" w:rsidR="003D15F2" w:rsidRPr="00E8634E" w:rsidRDefault="003D15F2" w:rsidP="00524F32">
      <w:pPr>
        <w:spacing w:line="360" w:lineRule="auto"/>
        <w:jc w:val="center"/>
        <w:rPr>
          <w:rFonts w:ascii="Garamond" w:eastAsia="Times New Roman" w:hAnsi="Garamond" w:cs="Times New Roman"/>
          <w:b/>
          <w:bCs/>
          <w:strike/>
          <w:lang w:eastAsia="pt-PT"/>
        </w:rPr>
      </w:pPr>
      <w:r w:rsidRPr="00E8634E">
        <w:rPr>
          <w:rFonts w:ascii="Garamond" w:eastAsia="Times New Roman" w:hAnsi="Garamond" w:cs="Times New Roman"/>
          <w:b/>
          <w:bCs/>
          <w:strike/>
          <w:lang w:eastAsia="pt-PT"/>
        </w:rPr>
        <w:t xml:space="preserve">Artigo </w:t>
      </w:r>
      <w:r w:rsidR="00524F32" w:rsidRPr="00E8634E">
        <w:rPr>
          <w:rFonts w:ascii="Garamond" w:eastAsia="Times New Roman" w:hAnsi="Garamond" w:cs="Times New Roman"/>
          <w:b/>
          <w:bCs/>
          <w:strike/>
          <w:lang w:eastAsia="pt-PT"/>
        </w:rPr>
        <w:t>9</w:t>
      </w:r>
      <w:r w:rsidR="00E47017" w:rsidRPr="00E8634E">
        <w:rPr>
          <w:rFonts w:ascii="Garamond" w:eastAsia="Times New Roman" w:hAnsi="Garamond" w:cs="Times New Roman"/>
          <w:b/>
          <w:bCs/>
          <w:strike/>
          <w:lang w:eastAsia="pt-PT"/>
        </w:rPr>
        <w:t>8</w:t>
      </w:r>
      <w:r w:rsidRPr="00E8634E">
        <w:rPr>
          <w:rFonts w:ascii="Garamond" w:eastAsia="Times New Roman" w:hAnsi="Garamond" w:cs="Times New Roman"/>
          <w:b/>
          <w:bCs/>
          <w:strike/>
          <w:lang w:eastAsia="pt-PT"/>
        </w:rPr>
        <w:t>.º</w:t>
      </w:r>
    </w:p>
    <w:p w14:paraId="353C47EF" w14:textId="141FED02" w:rsidR="003D15F2" w:rsidRPr="00E8634E" w:rsidRDefault="7EF12E01" w:rsidP="00A95B79">
      <w:pPr>
        <w:spacing w:line="360" w:lineRule="auto"/>
        <w:jc w:val="center"/>
        <w:rPr>
          <w:rFonts w:ascii="Garamond" w:eastAsia="Times New Roman" w:hAnsi="Garamond" w:cs="Times New Roman"/>
          <w:strike/>
          <w:lang w:eastAsia="pt-PT"/>
        </w:rPr>
      </w:pPr>
      <w:r w:rsidRPr="00E8634E">
        <w:rPr>
          <w:rFonts w:ascii="Garamond" w:eastAsia="Times New Roman" w:hAnsi="Garamond" w:cs="Times New Roman"/>
          <w:strike/>
          <w:lang w:eastAsia="pt-PT"/>
        </w:rPr>
        <w:t xml:space="preserve">Regras de acesso a estabelecimentos </w:t>
      </w:r>
      <w:r w:rsidR="632CE5D9" w:rsidRPr="00E8634E">
        <w:rPr>
          <w:rFonts w:ascii="Garamond" w:eastAsia="Times New Roman" w:hAnsi="Garamond" w:cs="Times New Roman"/>
          <w:strike/>
          <w:lang w:eastAsia="pt-PT"/>
        </w:rPr>
        <w:t xml:space="preserve">públicos ou privados </w:t>
      </w:r>
      <w:r w:rsidRPr="00E8634E">
        <w:rPr>
          <w:rFonts w:ascii="Garamond" w:eastAsia="Times New Roman" w:hAnsi="Garamond" w:cs="Times New Roman"/>
          <w:strike/>
          <w:lang w:eastAsia="pt-PT"/>
        </w:rPr>
        <w:t>abertos ao público</w:t>
      </w:r>
    </w:p>
    <w:p w14:paraId="31AEFC66" w14:textId="21422AB6" w:rsidR="00A13AC0" w:rsidRPr="00E8634E" w:rsidRDefault="003D15F2" w:rsidP="00A95B79">
      <w:pPr>
        <w:spacing w:line="360" w:lineRule="auto"/>
        <w:jc w:val="both"/>
        <w:rPr>
          <w:rFonts w:ascii="Garamond" w:eastAsia="Times New Roman" w:hAnsi="Garamond" w:cs="Times New Roman"/>
          <w:strike/>
          <w:lang w:eastAsia="pt-PT"/>
        </w:rPr>
      </w:pPr>
      <w:bookmarkStart w:id="2246" w:name="_Hlk135414751"/>
      <w:r w:rsidRPr="00E8634E">
        <w:rPr>
          <w:rFonts w:ascii="Garamond" w:eastAsia="Times New Roman" w:hAnsi="Garamond" w:cs="Times New Roman"/>
          <w:strike/>
          <w:lang w:eastAsia="pt-PT"/>
        </w:rPr>
        <w:t xml:space="preserve">1 - É permitida a permanência de animais de companhia em espaços, </w:t>
      </w:r>
      <w:r w:rsidR="00E052A5" w:rsidRPr="00E8634E">
        <w:rPr>
          <w:rFonts w:ascii="Garamond" w:eastAsia="Times New Roman" w:hAnsi="Garamond" w:cs="Times New Roman"/>
          <w:strike/>
          <w:lang w:eastAsia="pt-PT"/>
        </w:rPr>
        <w:t>público</w:t>
      </w:r>
      <w:r w:rsidR="00A13AC0" w:rsidRPr="00E8634E">
        <w:rPr>
          <w:rFonts w:ascii="Garamond" w:eastAsia="Times New Roman" w:hAnsi="Garamond" w:cs="Times New Roman"/>
          <w:strike/>
          <w:lang w:eastAsia="pt-PT"/>
        </w:rPr>
        <w:t>s</w:t>
      </w:r>
      <w:r w:rsidR="00E052A5" w:rsidRPr="00E8634E">
        <w:rPr>
          <w:rFonts w:ascii="Garamond" w:eastAsia="Times New Roman" w:hAnsi="Garamond" w:cs="Times New Roman"/>
          <w:strike/>
          <w:lang w:eastAsia="pt-PT"/>
        </w:rPr>
        <w:t xml:space="preserve"> ou privados, </w:t>
      </w:r>
      <w:r w:rsidR="004127B6" w:rsidRPr="00E8634E">
        <w:rPr>
          <w:rFonts w:ascii="Garamond" w:eastAsia="Times New Roman" w:hAnsi="Garamond" w:cs="Times New Roman"/>
          <w:strike/>
          <w:lang w:eastAsia="pt-PT"/>
        </w:rPr>
        <w:t xml:space="preserve">abertos ao público, </w:t>
      </w:r>
      <w:r w:rsidR="00E052A5" w:rsidRPr="00E8634E">
        <w:rPr>
          <w:rFonts w:ascii="Garamond" w:eastAsia="Times New Roman" w:hAnsi="Garamond" w:cs="Times New Roman"/>
          <w:strike/>
          <w:lang w:eastAsia="pt-PT"/>
        </w:rPr>
        <w:t xml:space="preserve">incluindo hotéis, restaurantes e bares, </w:t>
      </w:r>
      <w:r w:rsidR="00A13AC0" w:rsidRPr="00E8634E">
        <w:rPr>
          <w:rFonts w:ascii="Garamond" w:eastAsia="Times New Roman" w:hAnsi="Garamond" w:cs="Times New Roman"/>
          <w:strike/>
          <w:lang w:eastAsia="pt-PT"/>
        </w:rPr>
        <w:t>salvo indicação expressa da sua proibição com menção ao presente dispositivo, através de dístico aposto pela entidade exploradora em local bem visível à entrada</w:t>
      </w:r>
      <w:r w:rsidRPr="00E8634E">
        <w:rPr>
          <w:rFonts w:ascii="Garamond" w:eastAsia="Times New Roman" w:hAnsi="Garamond" w:cs="Times New Roman"/>
          <w:strike/>
          <w:lang w:eastAsia="pt-PT"/>
        </w:rPr>
        <w:t xml:space="preserve"> </w:t>
      </w:r>
      <w:r w:rsidR="00A13AC0" w:rsidRPr="00E8634E">
        <w:rPr>
          <w:rFonts w:ascii="Garamond" w:eastAsia="Times New Roman" w:hAnsi="Garamond" w:cs="Times New Roman"/>
          <w:strike/>
          <w:lang w:eastAsia="pt-PT"/>
        </w:rPr>
        <w:t>do respetivo</w:t>
      </w:r>
      <w:r w:rsidRPr="00E8634E">
        <w:rPr>
          <w:rFonts w:ascii="Garamond" w:eastAsia="Times New Roman" w:hAnsi="Garamond" w:cs="Times New Roman"/>
          <w:strike/>
          <w:lang w:eastAsia="pt-PT"/>
        </w:rPr>
        <w:t xml:space="preserve"> estabelecimento</w:t>
      </w:r>
      <w:r w:rsidR="004127B6" w:rsidRPr="00E8634E">
        <w:rPr>
          <w:rFonts w:ascii="Garamond" w:eastAsia="Times New Roman" w:hAnsi="Garamond" w:cs="Times New Roman"/>
          <w:strike/>
          <w:lang w:eastAsia="pt-PT"/>
        </w:rPr>
        <w:t>.</w:t>
      </w:r>
    </w:p>
    <w:bookmarkEnd w:id="2246"/>
    <w:p w14:paraId="7A6A30F4" w14:textId="1FF0EC9F" w:rsidR="003D15F2" w:rsidRPr="00E8634E" w:rsidRDefault="1AB38B44" w:rsidP="00A95B79">
      <w:pPr>
        <w:spacing w:line="360" w:lineRule="auto"/>
        <w:jc w:val="both"/>
        <w:rPr>
          <w:rFonts w:ascii="Garamond" w:eastAsia="Times New Roman" w:hAnsi="Garamond" w:cs="Times New Roman"/>
          <w:strike/>
          <w:lang w:eastAsia="pt-PT"/>
        </w:rPr>
      </w:pPr>
      <w:r w:rsidRPr="00E8634E">
        <w:rPr>
          <w:rFonts w:ascii="Garamond" w:eastAsia="Times New Roman" w:hAnsi="Garamond" w:cs="Times New Roman"/>
          <w:strike/>
          <w:lang w:eastAsia="pt-PT"/>
        </w:rPr>
        <w:t>2</w:t>
      </w:r>
      <w:r w:rsidR="3692DBCF" w:rsidRPr="00E8634E">
        <w:rPr>
          <w:rFonts w:ascii="Garamond" w:eastAsia="Times New Roman" w:hAnsi="Garamond" w:cs="Times New Roman"/>
          <w:strike/>
          <w:lang w:eastAsia="pt-PT"/>
        </w:rPr>
        <w:t xml:space="preserve"> – </w:t>
      </w:r>
      <w:commentRangeStart w:id="2247"/>
      <w:r w:rsidR="3692DBCF" w:rsidRPr="00E8634E">
        <w:rPr>
          <w:rFonts w:ascii="Garamond" w:eastAsia="Times New Roman" w:hAnsi="Garamond" w:cs="Times New Roman"/>
          <w:strike/>
          <w:lang w:eastAsia="pt-PT"/>
        </w:rPr>
        <w:t>O acesso e</w:t>
      </w:r>
      <w:r w:rsidR="7EF12E01" w:rsidRPr="00E8634E">
        <w:rPr>
          <w:rFonts w:ascii="Garamond" w:eastAsia="Times New Roman" w:hAnsi="Garamond" w:cs="Times New Roman"/>
          <w:strike/>
          <w:lang w:eastAsia="pt-PT"/>
        </w:rPr>
        <w:t xml:space="preserve"> permanência de cães de assistência</w:t>
      </w:r>
      <w:r w:rsidR="3692DBCF" w:rsidRPr="00E8634E">
        <w:rPr>
          <w:rFonts w:ascii="Garamond" w:eastAsia="Times New Roman" w:hAnsi="Garamond" w:cs="Times New Roman"/>
          <w:strike/>
          <w:lang w:eastAsia="pt-PT"/>
        </w:rPr>
        <w:t xml:space="preserve"> não pode ser vedado</w:t>
      </w:r>
      <w:r w:rsidR="7EF12E01" w:rsidRPr="00E8634E">
        <w:rPr>
          <w:rFonts w:ascii="Garamond" w:eastAsia="Times New Roman" w:hAnsi="Garamond" w:cs="Times New Roman"/>
          <w:strike/>
          <w:lang w:eastAsia="pt-PT"/>
        </w:rPr>
        <w:t>, desde que cumpridas</w:t>
      </w:r>
      <w:r w:rsidR="575FF403" w:rsidRPr="00E8634E">
        <w:rPr>
          <w:rFonts w:ascii="Garamond" w:eastAsia="Times New Roman" w:hAnsi="Garamond" w:cs="Times New Roman"/>
          <w:strike/>
          <w:lang w:eastAsia="pt-PT"/>
        </w:rPr>
        <w:t>,</w:t>
      </w:r>
      <w:r w:rsidR="7EF12E01" w:rsidRPr="00E8634E">
        <w:rPr>
          <w:rFonts w:ascii="Garamond" w:eastAsia="Times New Roman" w:hAnsi="Garamond" w:cs="Times New Roman"/>
          <w:strike/>
          <w:lang w:eastAsia="pt-PT"/>
        </w:rPr>
        <w:t xml:space="preserve"> por parte dos detentores</w:t>
      </w:r>
      <w:r w:rsidR="575FF403" w:rsidRPr="00E8634E">
        <w:rPr>
          <w:rFonts w:ascii="Garamond" w:eastAsia="Times New Roman" w:hAnsi="Garamond" w:cs="Times New Roman"/>
          <w:strike/>
          <w:lang w:eastAsia="pt-PT"/>
        </w:rPr>
        <w:t>, as obrigações previstas no</w:t>
      </w:r>
      <w:r w:rsidR="55B2A5A7" w:rsidRPr="00E8634E">
        <w:rPr>
          <w:rFonts w:ascii="Garamond" w:eastAsia="Times New Roman" w:hAnsi="Garamond" w:cs="Times New Roman"/>
          <w:strike/>
          <w:lang w:eastAsia="pt-PT"/>
        </w:rPr>
        <w:t>s artigos 125.º a 131.º</w:t>
      </w:r>
      <w:r w:rsidR="7EF12E01" w:rsidRPr="00E8634E">
        <w:rPr>
          <w:rFonts w:ascii="Garamond" w:eastAsia="Times New Roman" w:hAnsi="Garamond" w:cs="Times New Roman"/>
          <w:strike/>
          <w:lang w:eastAsia="pt-PT"/>
        </w:rPr>
        <w:t>.</w:t>
      </w:r>
      <w:commentRangeEnd w:id="2247"/>
      <w:r w:rsidR="00FA5A2F" w:rsidRPr="00E8634E">
        <w:rPr>
          <w:rStyle w:val="CommentReference"/>
          <w:rFonts w:ascii="Garamond" w:eastAsia="Times New Roman" w:hAnsi="Garamond" w:cs="Times New Roman"/>
          <w:strike/>
          <w:sz w:val="24"/>
          <w:szCs w:val="24"/>
          <w:lang w:eastAsia="pt-PT"/>
        </w:rPr>
        <w:commentReference w:id="2247"/>
      </w:r>
    </w:p>
    <w:p w14:paraId="56E4F72D" w14:textId="6B42DBE3" w:rsidR="003D15F2" w:rsidRPr="00E8634E" w:rsidRDefault="1DF91D9E" w:rsidP="00A95B79">
      <w:pPr>
        <w:spacing w:line="360" w:lineRule="auto"/>
        <w:jc w:val="both"/>
        <w:rPr>
          <w:rFonts w:ascii="Garamond" w:eastAsia="Times New Roman" w:hAnsi="Garamond" w:cs="Times New Roman"/>
          <w:strike/>
          <w:lang w:eastAsia="pt-PT"/>
        </w:rPr>
      </w:pPr>
      <w:r w:rsidRPr="00E8634E">
        <w:rPr>
          <w:rFonts w:ascii="Garamond" w:eastAsia="Times New Roman" w:hAnsi="Garamond" w:cs="Times New Roman"/>
          <w:strike/>
          <w:lang w:eastAsia="pt-PT"/>
        </w:rPr>
        <w:t>3</w:t>
      </w:r>
      <w:r w:rsidR="178AD7F6" w:rsidRPr="00E8634E">
        <w:rPr>
          <w:rFonts w:ascii="Garamond" w:eastAsia="Times New Roman" w:hAnsi="Garamond" w:cs="Times New Roman"/>
          <w:strike/>
          <w:lang w:eastAsia="pt-PT"/>
        </w:rPr>
        <w:t xml:space="preserve"> - A permissão prevista no número </w:t>
      </w:r>
      <w:r w:rsidR="10757A47" w:rsidRPr="00E8634E">
        <w:rPr>
          <w:rFonts w:ascii="Garamond" w:eastAsia="Times New Roman" w:hAnsi="Garamond" w:cs="Times New Roman"/>
          <w:strike/>
          <w:lang w:eastAsia="pt-PT"/>
        </w:rPr>
        <w:t>1</w:t>
      </w:r>
      <w:r w:rsidR="178AD7F6" w:rsidRPr="00E8634E">
        <w:rPr>
          <w:rFonts w:ascii="Garamond" w:eastAsia="Times New Roman" w:hAnsi="Garamond" w:cs="Times New Roman"/>
          <w:strike/>
          <w:lang w:eastAsia="pt-PT"/>
        </w:rPr>
        <w:t xml:space="preserve"> tem como limite a permanência em simultâneo de um número de animais de companhia determinado pela entidade exploradora do estabelecimento, </w:t>
      </w:r>
      <w:commentRangeStart w:id="2248"/>
      <w:r w:rsidR="178AD7F6" w:rsidRPr="00E8634E">
        <w:rPr>
          <w:rFonts w:ascii="Garamond" w:eastAsia="Times New Roman" w:hAnsi="Garamond" w:cs="Times New Roman"/>
          <w:strike/>
          <w:lang w:eastAsia="pt-PT"/>
        </w:rPr>
        <w:t>de modo a salvaguardar o seu normal funcionamento.</w:t>
      </w:r>
      <w:commentRangeEnd w:id="2248"/>
      <w:r w:rsidR="00FA5A2F" w:rsidRPr="00E8634E">
        <w:rPr>
          <w:rStyle w:val="CommentReference"/>
          <w:rFonts w:ascii="Garamond" w:eastAsia="Times New Roman" w:hAnsi="Garamond" w:cs="Times New Roman"/>
          <w:strike/>
          <w:sz w:val="24"/>
          <w:szCs w:val="24"/>
          <w:lang w:eastAsia="pt-PT"/>
        </w:rPr>
        <w:commentReference w:id="2248"/>
      </w:r>
    </w:p>
    <w:p w14:paraId="5C5285CC" w14:textId="6D871E4C" w:rsidR="004127B6" w:rsidRPr="00E8634E" w:rsidRDefault="00FA5A2F" w:rsidP="004127B6">
      <w:pPr>
        <w:spacing w:line="360" w:lineRule="auto"/>
        <w:jc w:val="both"/>
        <w:rPr>
          <w:rFonts w:ascii="Garamond" w:eastAsia="Times New Roman" w:hAnsi="Garamond" w:cs="Times New Roman"/>
          <w:strike/>
          <w:lang w:eastAsia="pt-PT"/>
        </w:rPr>
      </w:pPr>
      <w:r w:rsidRPr="00E8634E">
        <w:rPr>
          <w:rFonts w:ascii="Garamond" w:eastAsia="Times New Roman" w:hAnsi="Garamond" w:cs="Times New Roman"/>
          <w:strike/>
          <w:lang w:eastAsia="pt-PT"/>
        </w:rPr>
        <w:t>4</w:t>
      </w:r>
      <w:r w:rsidR="004127B6" w:rsidRPr="00E8634E">
        <w:rPr>
          <w:rFonts w:ascii="Garamond" w:eastAsia="Times New Roman" w:hAnsi="Garamond" w:cs="Times New Roman"/>
          <w:strike/>
          <w:lang w:eastAsia="pt-PT"/>
        </w:rPr>
        <w:t xml:space="preserve"> – Salvo proibição expressa, por motivos fundamentados, devidamente sinalizada e visível do exterior, os animais de </w:t>
      </w:r>
      <w:r w:rsidR="009904BE" w:rsidRPr="00E8634E">
        <w:rPr>
          <w:rFonts w:ascii="Garamond" w:eastAsia="Times New Roman" w:hAnsi="Garamond" w:cs="Times New Roman"/>
          <w:strike/>
          <w:lang w:eastAsia="pt-PT"/>
        </w:rPr>
        <w:t>companhia</w:t>
      </w:r>
      <w:r w:rsidR="004127B6" w:rsidRPr="00E8634E">
        <w:rPr>
          <w:rFonts w:ascii="Garamond" w:eastAsia="Times New Roman" w:hAnsi="Garamond" w:cs="Times New Roman"/>
          <w:strike/>
          <w:lang w:eastAsia="pt-PT"/>
        </w:rPr>
        <w:t xml:space="preserve"> terão acesso aos edifícios e instalações públicas.</w:t>
      </w:r>
    </w:p>
    <w:p w14:paraId="51D7F97D" w14:textId="3224D743" w:rsidR="002062DA" w:rsidRPr="00E8634E" w:rsidRDefault="00FA5A2F" w:rsidP="004127B6">
      <w:pPr>
        <w:spacing w:line="360" w:lineRule="auto"/>
        <w:jc w:val="both"/>
        <w:rPr>
          <w:rFonts w:ascii="Garamond" w:eastAsia="Times New Roman" w:hAnsi="Garamond" w:cs="Times New Roman"/>
          <w:strike/>
          <w:lang w:eastAsia="pt-PT"/>
        </w:rPr>
      </w:pPr>
      <w:bookmarkStart w:id="2249" w:name="_Hlk135414797"/>
      <w:r w:rsidRPr="00E8634E">
        <w:rPr>
          <w:rFonts w:ascii="Garamond" w:eastAsia="Times New Roman" w:hAnsi="Garamond" w:cs="Times New Roman"/>
          <w:strike/>
          <w:lang w:eastAsia="pt-PT"/>
        </w:rPr>
        <w:t>5</w:t>
      </w:r>
      <w:r w:rsidR="002062DA" w:rsidRPr="00E8634E">
        <w:rPr>
          <w:rFonts w:ascii="Garamond" w:eastAsia="Times New Roman" w:hAnsi="Garamond" w:cs="Times New Roman"/>
          <w:strike/>
          <w:lang w:eastAsia="pt-PT"/>
        </w:rPr>
        <w:t xml:space="preserve"> – A possibilidade ou obrigatoriedade de acesso e permanência previstos no presente artigo cessa quando o animal apresentar sinais manifestos de doença, agressividade, falta de higiene, bem como de qualquer outra característica anormal suscetível de provocar receios fundados para a segurança e integridade física das pessoas ou dos animais, ou se comporte de forma a perturbar o normal funcionamento do local em causa ou quando esteja em causa o cumprimento dos requisitos sanitários legalmente exigidos.</w:t>
      </w:r>
    </w:p>
    <w:bookmarkEnd w:id="2249"/>
    <w:p w14:paraId="2B2D00D9" w14:textId="5521616F" w:rsidR="003D15F2" w:rsidRPr="00E8634E" w:rsidRDefault="003D15F2" w:rsidP="00A95B79">
      <w:pPr>
        <w:spacing w:line="360" w:lineRule="auto"/>
        <w:jc w:val="center"/>
        <w:rPr>
          <w:rFonts w:ascii="Garamond" w:eastAsia="Times New Roman" w:hAnsi="Garamond" w:cs="Times New Roman"/>
          <w:b/>
          <w:bCs/>
          <w:strike/>
          <w:lang w:eastAsia="pt-PT"/>
        </w:rPr>
      </w:pPr>
      <w:r w:rsidRPr="00E8634E">
        <w:rPr>
          <w:rFonts w:ascii="Garamond" w:eastAsia="Times New Roman" w:hAnsi="Garamond" w:cs="Times New Roman"/>
          <w:b/>
          <w:bCs/>
          <w:strike/>
          <w:lang w:eastAsia="pt-PT"/>
        </w:rPr>
        <w:t xml:space="preserve">Artigo </w:t>
      </w:r>
      <w:r w:rsidR="009F4F7E" w:rsidRPr="00E8634E">
        <w:rPr>
          <w:rFonts w:ascii="Garamond" w:eastAsia="Times New Roman" w:hAnsi="Garamond" w:cs="Times New Roman"/>
          <w:b/>
          <w:bCs/>
          <w:strike/>
          <w:lang w:eastAsia="pt-PT"/>
        </w:rPr>
        <w:t>9</w:t>
      </w:r>
      <w:r w:rsidR="00E47017" w:rsidRPr="00E8634E">
        <w:rPr>
          <w:rFonts w:ascii="Garamond" w:eastAsia="Times New Roman" w:hAnsi="Garamond" w:cs="Times New Roman"/>
          <w:b/>
          <w:bCs/>
          <w:strike/>
          <w:lang w:eastAsia="pt-PT"/>
        </w:rPr>
        <w:t>9</w:t>
      </w:r>
      <w:r w:rsidRPr="00E8634E">
        <w:rPr>
          <w:rFonts w:ascii="Garamond" w:eastAsia="Times New Roman" w:hAnsi="Garamond" w:cs="Times New Roman"/>
          <w:b/>
          <w:bCs/>
          <w:strike/>
          <w:lang w:eastAsia="pt-PT"/>
        </w:rPr>
        <w:t>.º</w:t>
      </w:r>
    </w:p>
    <w:p w14:paraId="788654C7" w14:textId="77777777" w:rsidR="003D15F2" w:rsidRPr="00E8634E" w:rsidRDefault="003D15F2" w:rsidP="00A95B79">
      <w:pPr>
        <w:spacing w:line="360" w:lineRule="auto"/>
        <w:jc w:val="center"/>
        <w:rPr>
          <w:rFonts w:ascii="Garamond" w:eastAsia="Times New Roman" w:hAnsi="Garamond" w:cs="Times New Roman"/>
          <w:strike/>
          <w:lang w:eastAsia="pt-PT"/>
        </w:rPr>
      </w:pPr>
      <w:r w:rsidRPr="00E8634E">
        <w:rPr>
          <w:rFonts w:ascii="Garamond" w:eastAsia="Times New Roman" w:hAnsi="Garamond" w:cs="Times New Roman"/>
          <w:strike/>
          <w:lang w:eastAsia="pt-PT"/>
        </w:rPr>
        <w:t>Área destinada aos animais de companhia</w:t>
      </w:r>
    </w:p>
    <w:p w14:paraId="4D3F4481" w14:textId="0632EC95" w:rsidR="003D15F2" w:rsidRPr="00E8634E" w:rsidRDefault="003D15F2" w:rsidP="00A95B79">
      <w:pPr>
        <w:spacing w:line="360" w:lineRule="auto"/>
        <w:jc w:val="both"/>
        <w:rPr>
          <w:rFonts w:ascii="Garamond" w:eastAsia="Times New Roman" w:hAnsi="Garamond" w:cs="Times New Roman"/>
          <w:strike/>
          <w:lang w:eastAsia="pt-PT"/>
        </w:rPr>
      </w:pPr>
      <w:r w:rsidRPr="00E8634E">
        <w:rPr>
          <w:rFonts w:ascii="Garamond" w:eastAsia="Times New Roman" w:hAnsi="Garamond" w:cs="Times New Roman"/>
          <w:strike/>
          <w:lang w:eastAsia="pt-PT"/>
        </w:rPr>
        <w:t xml:space="preserve"> 1 - </w:t>
      </w:r>
      <w:r w:rsidR="00422E36" w:rsidRPr="00E8634E">
        <w:rPr>
          <w:rFonts w:ascii="Garamond" w:eastAsia="Times New Roman" w:hAnsi="Garamond" w:cs="Times New Roman"/>
          <w:strike/>
          <w:lang w:eastAsia="pt-PT"/>
        </w:rPr>
        <w:t>O</w:t>
      </w:r>
      <w:r w:rsidR="002C4EA0" w:rsidRPr="00E8634E">
        <w:rPr>
          <w:rFonts w:ascii="Garamond" w:eastAsia="Times New Roman" w:hAnsi="Garamond" w:cs="Times New Roman"/>
          <w:strike/>
          <w:lang w:eastAsia="pt-PT"/>
        </w:rPr>
        <w:t xml:space="preserve"> acesso e permanência </w:t>
      </w:r>
      <w:r w:rsidRPr="00E8634E">
        <w:rPr>
          <w:rFonts w:ascii="Garamond" w:eastAsia="Times New Roman" w:hAnsi="Garamond" w:cs="Times New Roman"/>
          <w:strike/>
          <w:lang w:eastAsia="pt-PT"/>
        </w:rPr>
        <w:t>de animais de companhia</w:t>
      </w:r>
      <w:r w:rsidR="00422E36" w:rsidRPr="00E8634E">
        <w:rPr>
          <w:rFonts w:ascii="Garamond" w:eastAsia="Times New Roman" w:hAnsi="Garamond" w:cs="Times New Roman"/>
          <w:strike/>
          <w:lang w:eastAsia="pt-PT"/>
        </w:rPr>
        <w:t xml:space="preserve"> pode ser previsto </w:t>
      </w:r>
      <w:r w:rsidRPr="00E8634E">
        <w:rPr>
          <w:rFonts w:ascii="Garamond" w:eastAsia="Times New Roman" w:hAnsi="Garamond" w:cs="Times New Roman"/>
          <w:strike/>
          <w:lang w:eastAsia="pt-PT"/>
        </w:rPr>
        <w:t xml:space="preserve">na totalidade da área destinada aos clientes ou </w:t>
      </w:r>
      <w:r w:rsidR="00422E36" w:rsidRPr="00E8634E">
        <w:rPr>
          <w:rFonts w:ascii="Garamond" w:eastAsia="Times New Roman" w:hAnsi="Garamond" w:cs="Times New Roman"/>
          <w:strike/>
          <w:lang w:eastAsia="pt-PT"/>
        </w:rPr>
        <w:t>condiciona</w:t>
      </w:r>
      <w:r w:rsidR="00B64096" w:rsidRPr="00E8634E">
        <w:rPr>
          <w:rFonts w:ascii="Garamond" w:eastAsia="Times New Roman" w:hAnsi="Garamond" w:cs="Times New Roman"/>
          <w:strike/>
          <w:lang w:eastAsia="pt-PT"/>
        </w:rPr>
        <w:t>da</w:t>
      </w:r>
      <w:r w:rsidR="00422E36" w:rsidRPr="00E8634E">
        <w:rPr>
          <w:rFonts w:ascii="Garamond" w:eastAsia="Times New Roman" w:hAnsi="Garamond" w:cs="Times New Roman"/>
          <w:strike/>
          <w:lang w:eastAsia="pt-PT"/>
        </w:rPr>
        <w:t xml:space="preserve"> </w:t>
      </w:r>
      <w:r w:rsidR="00B64096" w:rsidRPr="00E8634E">
        <w:rPr>
          <w:rFonts w:ascii="Garamond" w:eastAsia="Times New Roman" w:hAnsi="Garamond" w:cs="Times New Roman"/>
          <w:strike/>
          <w:lang w:eastAsia="pt-PT"/>
        </w:rPr>
        <w:t>a</w:t>
      </w:r>
      <w:r w:rsidRPr="00E8634E">
        <w:rPr>
          <w:rFonts w:ascii="Garamond" w:eastAsia="Times New Roman" w:hAnsi="Garamond" w:cs="Times New Roman"/>
          <w:strike/>
          <w:lang w:eastAsia="pt-PT"/>
        </w:rPr>
        <w:t xml:space="preserve"> zona parcial dessa área, com a correspondente sinalização.</w:t>
      </w:r>
    </w:p>
    <w:p w14:paraId="0F33D9F0" w14:textId="05AEA629" w:rsidR="003D15F2" w:rsidRPr="00E8634E" w:rsidRDefault="003D15F2" w:rsidP="00A95B79">
      <w:pPr>
        <w:spacing w:line="360" w:lineRule="auto"/>
        <w:jc w:val="both"/>
        <w:rPr>
          <w:rFonts w:ascii="Garamond" w:eastAsia="Times New Roman" w:hAnsi="Garamond" w:cs="Times New Roman"/>
          <w:strike/>
          <w:lang w:eastAsia="pt-PT"/>
        </w:rPr>
      </w:pPr>
      <w:r w:rsidRPr="00E8634E">
        <w:rPr>
          <w:rFonts w:ascii="Garamond" w:eastAsia="Times New Roman" w:hAnsi="Garamond" w:cs="Times New Roman"/>
          <w:strike/>
          <w:lang w:eastAsia="pt-PT"/>
        </w:rPr>
        <w:t xml:space="preserve">2 - </w:t>
      </w:r>
      <w:r w:rsidR="00422E36" w:rsidRPr="00E8634E">
        <w:rPr>
          <w:rFonts w:ascii="Garamond" w:eastAsia="Times New Roman" w:hAnsi="Garamond" w:cs="Times New Roman"/>
          <w:strike/>
          <w:lang w:eastAsia="pt-PT"/>
        </w:rPr>
        <w:t>É</w:t>
      </w:r>
      <w:r w:rsidRPr="00E8634E">
        <w:rPr>
          <w:rFonts w:ascii="Garamond" w:eastAsia="Times New Roman" w:hAnsi="Garamond" w:cs="Times New Roman"/>
          <w:strike/>
          <w:lang w:eastAsia="pt-PT"/>
        </w:rPr>
        <w:t xml:space="preserve"> impedida </w:t>
      </w:r>
      <w:r w:rsidR="00422E36" w:rsidRPr="00E8634E">
        <w:rPr>
          <w:rFonts w:ascii="Garamond" w:eastAsia="Times New Roman" w:hAnsi="Garamond" w:cs="Times New Roman"/>
          <w:strike/>
          <w:lang w:eastAsia="pt-PT"/>
        </w:rPr>
        <w:t>a</w:t>
      </w:r>
      <w:r w:rsidRPr="00E8634E">
        <w:rPr>
          <w:rFonts w:ascii="Garamond" w:eastAsia="Times New Roman" w:hAnsi="Garamond" w:cs="Times New Roman"/>
          <w:strike/>
          <w:lang w:eastAsia="pt-PT"/>
        </w:rPr>
        <w:t xml:space="preserve"> permanência </w:t>
      </w:r>
      <w:r w:rsidR="00422E36" w:rsidRPr="00E8634E">
        <w:rPr>
          <w:rFonts w:ascii="Garamond" w:eastAsia="Times New Roman" w:hAnsi="Garamond" w:cs="Times New Roman"/>
          <w:strike/>
          <w:lang w:eastAsia="pt-PT"/>
        </w:rPr>
        <w:t xml:space="preserve">de animais de companhia </w:t>
      </w:r>
      <w:r w:rsidRPr="00E8634E">
        <w:rPr>
          <w:rFonts w:ascii="Garamond" w:eastAsia="Times New Roman" w:hAnsi="Garamond" w:cs="Times New Roman"/>
          <w:strike/>
          <w:lang w:eastAsia="pt-PT"/>
        </w:rPr>
        <w:t>nas zonas da área de serviço e junto aos locais onde estão expostos alimentos para venda.</w:t>
      </w:r>
    </w:p>
    <w:p w14:paraId="10A87471" w14:textId="75F907E2" w:rsidR="00A406CB" w:rsidRPr="00E8634E" w:rsidRDefault="003D15F2" w:rsidP="00B64096">
      <w:pPr>
        <w:spacing w:line="360" w:lineRule="auto"/>
        <w:jc w:val="both"/>
        <w:rPr>
          <w:rFonts w:ascii="Garamond" w:eastAsia="Times New Roman" w:hAnsi="Garamond" w:cs="Times New Roman"/>
          <w:strike/>
          <w:lang w:eastAsia="pt-PT"/>
        </w:rPr>
      </w:pPr>
      <w:r w:rsidRPr="00E8634E">
        <w:rPr>
          <w:rFonts w:ascii="Garamond" w:eastAsia="Times New Roman" w:hAnsi="Garamond" w:cs="Times New Roman"/>
          <w:strike/>
          <w:lang w:eastAsia="pt-PT"/>
        </w:rPr>
        <w:t xml:space="preserve">3 - Os animais de companhia devem permanecer nos estabelecimentos com trela curta ou devidamente acondicionados, em função das </w:t>
      </w:r>
      <w:r w:rsidR="00FA5A2F" w:rsidRPr="00E8634E">
        <w:rPr>
          <w:rFonts w:ascii="Garamond" w:eastAsia="Times New Roman" w:hAnsi="Garamond" w:cs="Times New Roman"/>
          <w:strike/>
          <w:lang w:eastAsia="pt-PT"/>
        </w:rPr>
        <w:t xml:space="preserve">suas </w:t>
      </w:r>
      <w:r w:rsidRPr="00E8634E">
        <w:rPr>
          <w:rFonts w:ascii="Garamond" w:eastAsia="Times New Roman" w:hAnsi="Garamond" w:cs="Times New Roman"/>
          <w:strike/>
          <w:lang w:eastAsia="pt-PT"/>
        </w:rPr>
        <w:t>características.</w:t>
      </w:r>
    </w:p>
    <w:p w14:paraId="5C19EECD" w14:textId="77777777" w:rsidR="003D15F2" w:rsidRPr="00E8634E" w:rsidRDefault="003D15F2" w:rsidP="00A95B79">
      <w:pPr>
        <w:tabs>
          <w:tab w:val="left" w:pos="3451"/>
        </w:tabs>
        <w:spacing w:line="360" w:lineRule="auto"/>
        <w:jc w:val="both"/>
        <w:rPr>
          <w:rFonts w:ascii="Garamond" w:eastAsia="Times New Roman" w:hAnsi="Garamond" w:cs="Times New Roman"/>
          <w:strike/>
          <w:lang w:eastAsia="pt-PT"/>
        </w:rPr>
      </w:pPr>
    </w:p>
    <w:p w14:paraId="69EB125A" w14:textId="5BF74DD4" w:rsidR="003D15F2" w:rsidRPr="000041C8" w:rsidRDefault="003D15F2" w:rsidP="00A95B79">
      <w:pPr>
        <w:tabs>
          <w:tab w:val="left" w:pos="3451"/>
        </w:tabs>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Capítulo X</w:t>
      </w:r>
      <w:r w:rsidR="00E877F9" w:rsidRPr="000041C8">
        <w:rPr>
          <w:rFonts w:ascii="Garamond" w:eastAsia="Times New Roman" w:hAnsi="Garamond" w:cs="Times New Roman"/>
          <w:b/>
          <w:bCs/>
          <w:lang w:eastAsia="pt-PT"/>
        </w:rPr>
        <w:t>I</w:t>
      </w:r>
    </w:p>
    <w:p w14:paraId="7A2BE567" w14:textId="53EDD039" w:rsidR="003D15F2" w:rsidRPr="000041C8" w:rsidRDefault="003D15F2" w:rsidP="00A95B79">
      <w:pPr>
        <w:tabs>
          <w:tab w:val="left" w:pos="3451"/>
        </w:tabs>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Associações zoófilas</w:t>
      </w:r>
      <w:r w:rsidR="00CE3D3E" w:rsidRPr="000041C8">
        <w:rPr>
          <w:rFonts w:ascii="Garamond" w:eastAsia="Times New Roman" w:hAnsi="Garamond" w:cs="Times New Roman"/>
          <w:b/>
          <w:bCs/>
          <w:lang w:eastAsia="pt-PT"/>
        </w:rPr>
        <w:t xml:space="preserve"> e </w:t>
      </w:r>
      <w:r w:rsidR="000232BB">
        <w:rPr>
          <w:rFonts w:ascii="Garamond" w:eastAsia="Times New Roman" w:hAnsi="Garamond" w:cs="Times New Roman"/>
          <w:b/>
          <w:bCs/>
          <w:lang w:eastAsia="pt-PT"/>
        </w:rPr>
        <w:t xml:space="preserve">entidades </w:t>
      </w:r>
      <w:r w:rsidR="00CE3D3E" w:rsidRPr="000041C8">
        <w:rPr>
          <w:rFonts w:ascii="Garamond" w:eastAsia="Times New Roman" w:hAnsi="Garamond" w:cs="Times New Roman"/>
          <w:b/>
          <w:bCs/>
          <w:lang w:eastAsia="pt-PT"/>
        </w:rPr>
        <w:t>de acolhimento temporário</w:t>
      </w:r>
    </w:p>
    <w:p w14:paraId="010C910A" w14:textId="77777777" w:rsidR="003D15F2" w:rsidRPr="000041C8" w:rsidRDefault="003D15F2" w:rsidP="00A95B79">
      <w:pPr>
        <w:tabs>
          <w:tab w:val="left" w:pos="3451"/>
        </w:tabs>
        <w:spacing w:line="360" w:lineRule="auto"/>
        <w:jc w:val="center"/>
        <w:rPr>
          <w:rFonts w:ascii="Garamond" w:eastAsia="Times New Roman" w:hAnsi="Garamond" w:cs="Times New Roman"/>
          <w:lang w:eastAsia="pt-PT"/>
        </w:rPr>
      </w:pPr>
    </w:p>
    <w:p w14:paraId="5A24E068" w14:textId="5C14CDDE" w:rsidR="003D15F2" w:rsidRPr="000041C8" w:rsidRDefault="003D15F2" w:rsidP="00A95B79">
      <w:pPr>
        <w:tabs>
          <w:tab w:val="left" w:pos="3451"/>
        </w:tabs>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 xml:space="preserve">Artigo </w:t>
      </w:r>
      <w:r w:rsidR="00E47017">
        <w:rPr>
          <w:rFonts w:ascii="Garamond" w:eastAsia="Times New Roman" w:hAnsi="Garamond" w:cs="Times New Roman"/>
          <w:b/>
          <w:bCs/>
          <w:lang w:eastAsia="pt-PT"/>
        </w:rPr>
        <w:t>100</w:t>
      </w:r>
      <w:r w:rsidRPr="000041C8">
        <w:rPr>
          <w:rFonts w:ascii="Garamond" w:eastAsia="Times New Roman" w:hAnsi="Garamond" w:cs="Times New Roman"/>
          <w:b/>
          <w:bCs/>
          <w:lang w:eastAsia="pt-PT"/>
        </w:rPr>
        <w:t>.º</w:t>
      </w:r>
    </w:p>
    <w:p w14:paraId="53C1E354" w14:textId="77777777" w:rsidR="003D15F2" w:rsidRPr="000041C8" w:rsidRDefault="003D15F2" w:rsidP="00A95B79">
      <w:pPr>
        <w:tabs>
          <w:tab w:val="left" w:pos="3451"/>
        </w:tabs>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Associações zoófilas</w:t>
      </w:r>
    </w:p>
    <w:p w14:paraId="7DF8892B" w14:textId="2BFEF583" w:rsidR="003D15F2" w:rsidRPr="000041C8" w:rsidRDefault="003D15F2" w:rsidP="00A95B79">
      <w:pPr>
        <w:tabs>
          <w:tab w:val="left" w:pos="3451"/>
        </w:tabs>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1</w:t>
      </w:r>
      <w:r w:rsidR="00166896" w:rsidRPr="000041C8">
        <w:rPr>
          <w:rFonts w:ascii="Garamond" w:eastAsia="Times New Roman" w:hAnsi="Garamond" w:cs="Times New Roman"/>
          <w:lang w:eastAsia="pt-PT"/>
        </w:rPr>
        <w:t xml:space="preserve"> -</w:t>
      </w:r>
      <w:r w:rsidRPr="000041C8">
        <w:rPr>
          <w:rFonts w:ascii="Garamond" w:eastAsia="Times New Roman" w:hAnsi="Garamond" w:cs="Times New Roman"/>
          <w:lang w:eastAsia="pt-PT"/>
        </w:rPr>
        <w:t xml:space="preserve"> As associações zoófilas legalmente constituídas têm legitimidade para requerer a todas as autoridades e tribunais as medidas preventivas e urgentes necessárias e adequadas para evitar violações em curso ou iminentes da presente lei.</w:t>
      </w:r>
    </w:p>
    <w:p w14:paraId="42B3304E" w14:textId="6A79A008" w:rsidR="003D15F2" w:rsidRPr="000041C8" w:rsidRDefault="003D15F2" w:rsidP="00A95B79">
      <w:pPr>
        <w:tabs>
          <w:tab w:val="left" w:pos="3451"/>
        </w:tabs>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2</w:t>
      </w:r>
      <w:r w:rsidR="00166896" w:rsidRPr="000041C8">
        <w:rPr>
          <w:rFonts w:ascii="Garamond" w:eastAsia="Times New Roman" w:hAnsi="Garamond" w:cs="Times New Roman"/>
          <w:lang w:eastAsia="pt-PT"/>
        </w:rPr>
        <w:t xml:space="preserve"> -</w:t>
      </w:r>
      <w:r w:rsidRPr="000041C8">
        <w:rPr>
          <w:rFonts w:ascii="Garamond" w:eastAsia="Times New Roman" w:hAnsi="Garamond" w:cs="Times New Roman"/>
          <w:lang w:eastAsia="pt-PT"/>
        </w:rPr>
        <w:t xml:space="preserve"> As associações zoófilas podem constituir-se assistentes em todos os processos originados ou relacionados com a violação da presente lei e ficam dispensadas de pagamento de custas e taxa de justiça, beneficiando do regime jurídico do direito de participação procedimental em procedimentos administrativos e o direito de ação popular, nos termos previstos na Lei n.º 83/95, de 31 de agosto, com as alterações introduzidas pelo Decreto-Lei n.º 214-G/2015, de 2 de outubro, com as necessárias adaptações. </w:t>
      </w:r>
    </w:p>
    <w:p w14:paraId="6E52C6A0" w14:textId="655A016F" w:rsidR="002319F8" w:rsidRPr="000041C8" w:rsidRDefault="003D15F2" w:rsidP="00A95B79">
      <w:pPr>
        <w:tabs>
          <w:tab w:val="left" w:pos="3451"/>
        </w:tabs>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3</w:t>
      </w:r>
      <w:r w:rsidR="00166896" w:rsidRPr="000041C8">
        <w:rPr>
          <w:rFonts w:ascii="Garamond" w:eastAsia="Times New Roman" w:hAnsi="Garamond" w:cs="Times New Roman"/>
          <w:lang w:eastAsia="pt-PT"/>
        </w:rPr>
        <w:t xml:space="preserve"> </w:t>
      </w:r>
      <w:r w:rsidR="002319F8" w:rsidRPr="000041C8">
        <w:rPr>
          <w:rFonts w:ascii="Garamond" w:eastAsia="Times New Roman" w:hAnsi="Garamond" w:cs="Times New Roman"/>
          <w:lang w:eastAsia="pt-PT"/>
        </w:rPr>
        <w:t>–</w:t>
      </w:r>
      <w:r w:rsidRPr="000041C8">
        <w:rPr>
          <w:rFonts w:ascii="Garamond" w:eastAsia="Times New Roman" w:hAnsi="Garamond" w:cs="Times New Roman"/>
          <w:lang w:eastAsia="pt-PT"/>
        </w:rPr>
        <w:t xml:space="preserve"> </w:t>
      </w:r>
      <w:r w:rsidR="002319F8" w:rsidRPr="000041C8">
        <w:rPr>
          <w:rFonts w:ascii="Garamond" w:eastAsia="Times New Roman" w:hAnsi="Garamond" w:cs="Times New Roman"/>
          <w:lang w:eastAsia="pt-PT"/>
        </w:rPr>
        <w:t>É criado um registo nacional de associações zoófilas</w:t>
      </w:r>
      <w:r w:rsidR="008A3E12" w:rsidRPr="000041C8">
        <w:rPr>
          <w:rFonts w:ascii="Garamond" w:eastAsia="Times New Roman" w:hAnsi="Garamond" w:cs="Times New Roman"/>
          <w:lang w:eastAsia="pt-PT"/>
        </w:rPr>
        <w:t xml:space="preserve">, </w:t>
      </w:r>
      <w:r w:rsidR="002319F8" w:rsidRPr="000041C8">
        <w:rPr>
          <w:rFonts w:ascii="Garamond" w:eastAsia="Times New Roman" w:hAnsi="Garamond" w:cs="Times New Roman"/>
          <w:lang w:eastAsia="pt-PT"/>
        </w:rPr>
        <w:t xml:space="preserve">por despacho do </w:t>
      </w:r>
      <w:r w:rsidR="006A1719">
        <w:rPr>
          <w:rFonts w:ascii="Garamond" w:eastAsia="Times New Roman" w:hAnsi="Garamond" w:cs="Times New Roman"/>
          <w:lang w:eastAsia="pt-PT"/>
        </w:rPr>
        <w:t>diretor geral da DGAV</w:t>
      </w:r>
      <w:r w:rsidR="002319F8" w:rsidRPr="000041C8">
        <w:rPr>
          <w:rFonts w:ascii="Garamond" w:eastAsia="Times New Roman" w:hAnsi="Garamond" w:cs="Times New Roman"/>
          <w:lang w:eastAsia="pt-PT"/>
        </w:rPr>
        <w:t xml:space="preserve"> </w:t>
      </w:r>
      <w:r w:rsidR="00E538D1" w:rsidRPr="000041C8">
        <w:rPr>
          <w:rFonts w:ascii="Garamond" w:eastAsia="Times New Roman" w:hAnsi="Garamond" w:cs="Times New Roman"/>
          <w:lang w:eastAsia="pt-PT"/>
        </w:rPr>
        <w:t xml:space="preserve">o qual deve ser </w:t>
      </w:r>
      <w:r w:rsidR="002319F8" w:rsidRPr="000041C8">
        <w:rPr>
          <w:rFonts w:ascii="Garamond" w:eastAsia="Times New Roman" w:hAnsi="Garamond" w:cs="Times New Roman"/>
          <w:lang w:eastAsia="pt-PT"/>
        </w:rPr>
        <w:t>atualizado com uma periodicidade anual ou sempre que se justifique.</w:t>
      </w:r>
    </w:p>
    <w:p w14:paraId="1D193BD0" w14:textId="48F5DA49" w:rsidR="002319F8" w:rsidRPr="000041C8" w:rsidRDefault="002319F8" w:rsidP="00A95B79">
      <w:pPr>
        <w:tabs>
          <w:tab w:val="left" w:pos="3451"/>
        </w:tabs>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4 – A inscrição no registo nacional referido </w:t>
      </w:r>
      <w:r w:rsidR="008A3E12" w:rsidRPr="000041C8">
        <w:rPr>
          <w:rFonts w:ascii="Garamond" w:eastAsia="Times New Roman" w:hAnsi="Garamond" w:cs="Times New Roman"/>
          <w:lang w:eastAsia="pt-PT"/>
        </w:rPr>
        <w:t>no número anterior depende do cumprimento dos requisitos</w:t>
      </w:r>
      <w:r w:rsidR="00E538D1" w:rsidRPr="000041C8">
        <w:rPr>
          <w:rFonts w:ascii="Garamond" w:eastAsia="Times New Roman" w:hAnsi="Garamond" w:cs="Times New Roman"/>
          <w:lang w:eastAsia="pt-PT"/>
        </w:rPr>
        <w:t xml:space="preserve"> aprovados por despacho do </w:t>
      </w:r>
      <w:r w:rsidR="006A1719">
        <w:rPr>
          <w:rFonts w:ascii="Garamond" w:eastAsia="Times New Roman" w:hAnsi="Garamond" w:cs="Times New Roman"/>
          <w:lang w:eastAsia="pt-PT"/>
        </w:rPr>
        <w:t>diretor geral da DGAV</w:t>
      </w:r>
      <w:r w:rsidR="00E538D1" w:rsidRPr="000041C8">
        <w:rPr>
          <w:rFonts w:ascii="Garamond" w:eastAsia="Times New Roman" w:hAnsi="Garamond" w:cs="Times New Roman"/>
          <w:lang w:eastAsia="pt-PT"/>
        </w:rPr>
        <w:t xml:space="preserve"> e</w:t>
      </w:r>
      <w:r w:rsidR="008A3E12" w:rsidRPr="000041C8">
        <w:rPr>
          <w:rFonts w:ascii="Garamond" w:eastAsia="Times New Roman" w:hAnsi="Garamond" w:cs="Times New Roman"/>
          <w:lang w:eastAsia="pt-PT"/>
        </w:rPr>
        <w:t xml:space="preserve"> publicitados n</w:t>
      </w:r>
      <w:r w:rsidR="00E538D1" w:rsidRPr="000041C8">
        <w:rPr>
          <w:rFonts w:ascii="Garamond" w:eastAsia="Times New Roman" w:hAnsi="Garamond" w:cs="Times New Roman"/>
          <w:lang w:eastAsia="pt-PT"/>
        </w:rPr>
        <w:t>o respetivo sítio</w:t>
      </w:r>
      <w:r w:rsidR="008A3E12" w:rsidRPr="000041C8">
        <w:rPr>
          <w:rFonts w:ascii="Garamond" w:eastAsia="Times New Roman" w:hAnsi="Garamond" w:cs="Times New Roman"/>
          <w:lang w:eastAsia="pt-PT"/>
        </w:rPr>
        <w:t xml:space="preserve"> </w:t>
      </w:r>
      <w:r w:rsidR="00E538D1" w:rsidRPr="000041C8">
        <w:rPr>
          <w:rFonts w:ascii="Garamond" w:eastAsia="Times New Roman" w:hAnsi="Garamond" w:cs="Times New Roman"/>
          <w:lang w:eastAsia="pt-PT"/>
        </w:rPr>
        <w:t>da Internet</w:t>
      </w:r>
      <w:r w:rsidR="008A3E12" w:rsidRPr="000041C8">
        <w:rPr>
          <w:rFonts w:ascii="Garamond" w:eastAsia="Times New Roman" w:hAnsi="Garamond" w:cs="Times New Roman"/>
          <w:lang w:eastAsia="pt-PT"/>
        </w:rPr>
        <w:t>.</w:t>
      </w:r>
    </w:p>
    <w:p w14:paraId="19DD144B" w14:textId="77777777" w:rsidR="00CE43F3" w:rsidRDefault="00CE43F3" w:rsidP="000A2E99">
      <w:pPr>
        <w:spacing w:line="360" w:lineRule="auto"/>
        <w:jc w:val="center"/>
        <w:rPr>
          <w:ins w:id="2250" w:author="Susana Margarida Gonçalves Silva Santos" w:date="2025-10-20T11:57:00Z" w16du:dateUtc="2025-10-20T10:57:00Z"/>
          <w:rFonts w:ascii="Garamond" w:eastAsia="Times New Roman" w:hAnsi="Garamond" w:cs="Times New Roman"/>
          <w:b/>
          <w:bCs/>
          <w:color w:val="000000" w:themeColor="text1"/>
          <w:lang w:eastAsia="pt-PT"/>
        </w:rPr>
      </w:pPr>
    </w:p>
    <w:p w14:paraId="6F94E4B5" w14:textId="6EADBA9D" w:rsidR="00CE3D3E" w:rsidRDefault="00CE3D3E" w:rsidP="000A2E99">
      <w:pPr>
        <w:spacing w:line="360" w:lineRule="auto"/>
        <w:jc w:val="center"/>
        <w:rPr>
          <w:ins w:id="2251" w:author="Susana Margarida Gonçalves Silva Santos" w:date="2025-10-20T11:57:00Z" w16du:dateUtc="2025-10-20T10:57:00Z"/>
          <w:rFonts w:ascii="Garamond" w:eastAsia="Times New Roman" w:hAnsi="Garamond" w:cs="Times New Roman"/>
          <w:lang w:eastAsia="pt-PT"/>
        </w:rPr>
      </w:pPr>
      <w:r w:rsidRPr="000041C8">
        <w:rPr>
          <w:rFonts w:ascii="Garamond" w:eastAsia="Times New Roman" w:hAnsi="Garamond" w:cs="Times New Roman"/>
          <w:b/>
          <w:bCs/>
          <w:color w:val="000000" w:themeColor="text1"/>
          <w:lang w:eastAsia="pt-PT"/>
        </w:rPr>
        <w:t xml:space="preserve">Artigo </w:t>
      </w:r>
      <w:r w:rsidR="00E47017">
        <w:rPr>
          <w:rFonts w:ascii="Garamond" w:eastAsia="Times New Roman" w:hAnsi="Garamond" w:cs="Times New Roman"/>
          <w:b/>
          <w:bCs/>
          <w:color w:val="000000" w:themeColor="text1"/>
          <w:lang w:eastAsia="pt-PT"/>
        </w:rPr>
        <w:t>101</w:t>
      </w:r>
      <w:r w:rsidRPr="000041C8">
        <w:rPr>
          <w:rFonts w:ascii="Garamond" w:eastAsia="Times New Roman" w:hAnsi="Garamond" w:cs="Times New Roman"/>
          <w:b/>
          <w:bCs/>
          <w:color w:val="000000" w:themeColor="text1"/>
          <w:lang w:eastAsia="pt-PT"/>
        </w:rPr>
        <w:t>.º</w:t>
      </w:r>
      <w:r w:rsidRPr="000041C8">
        <w:rPr>
          <w:rFonts w:ascii="Garamond" w:eastAsia="Times New Roman" w:hAnsi="Garamond" w:cs="Times New Roman"/>
          <w:lang w:eastAsia="pt-PT"/>
        </w:rPr>
        <w:t xml:space="preserve"> </w:t>
      </w:r>
      <w:r w:rsidR="000A2E99">
        <w:rPr>
          <w:rFonts w:ascii="Garamond" w:eastAsia="Times New Roman" w:hAnsi="Garamond" w:cs="Times New Roman"/>
          <w:lang w:eastAsia="pt-PT"/>
        </w:rPr>
        <w:t>A</w:t>
      </w:r>
      <w:r w:rsidRPr="000041C8">
        <w:rPr>
          <w:rFonts w:ascii="Garamond" w:eastAsia="Times New Roman" w:hAnsi="Garamond" w:cs="Times New Roman"/>
          <w:lang w:eastAsia="pt-PT"/>
        </w:rPr>
        <w:t xml:space="preserve">colhimento </w:t>
      </w:r>
      <w:r w:rsidR="002B3E95" w:rsidRPr="000041C8">
        <w:rPr>
          <w:rFonts w:ascii="Garamond" w:eastAsia="Times New Roman" w:hAnsi="Garamond" w:cs="Times New Roman"/>
          <w:lang w:eastAsia="pt-PT"/>
        </w:rPr>
        <w:t>t</w:t>
      </w:r>
      <w:r w:rsidRPr="000041C8">
        <w:rPr>
          <w:rFonts w:ascii="Garamond" w:eastAsia="Times New Roman" w:hAnsi="Garamond" w:cs="Times New Roman"/>
          <w:lang w:eastAsia="pt-PT"/>
        </w:rPr>
        <w:t>emporário</w:t>
      </w:r>
    </w:p>
    <w:p w14:paraId="1C71A93B" w14:textId="77777777" w:rsidR="00CE43F3" w:rsidRPr="000041C8" w:rsidRDefault="00CE43F3" w:rsidP="000A2E99">
      <w:pPr>
        <w:spacing w:line="360" w:lineRule="auto"/>
        <w:jc w:val="center"/>
        <w:rPr>
          <w:rFonts w:ascii="Garamond" w:eastAsia="Times New Roman" w:hAnsi="Garamond" w:cs="Times New Roman"/>
          <w:lang w:eastAsia="pt-PT"/>
        </w:rPr>
      </w:pPr>
    </w:p>
    <w:p w14:paraId="0F0017BC" w14:textId="39EBC6EA" w:rsidR="00CE3D3E" w:rsidRDefault="63935FC9" w:rsidP="00122CBF">
      <w:pPr>
        <w:spacing w:line="360" w:lineRule="auto"/>
        <w:jc w:val="both"/>
        <w:rPr>
          <w:ins w:id="2252" w:author="Susana Margarida Gonçalves Silva Santos" w:date="2025-10-20T12:07:00Z" w16du:dateUtc="2025-10-20T11:07:00Z"/>
          <w:rFonts w:ascii="Garamond" w:eastAsia="Times New Roman" w:hAnsi="Garamond" w:cs="Times New Roman"/>
          <w:strike/>
          <w:lang w:eastAsia="pt-PT"/>
        </w:rPr>
      </w:pPr>
      <w:r w:rsidRPr="5564F2A7">
        <w:rPr>
          <w:rFonts w:ascii="Garamond" w:eastAsia="Times New Roman" w:hAnsi="Garamond" w:cs="Times New Roman"/>
          <w:lang w:eastAsia="pt-PT"/>
        </w:rPr>
        <w:t xml:space="preserve">1 </w:t>
      </w:r>
      <w:r w:rsidR="16774113" w:rsidRPr="5564F2A7">
        <w:rPr>
          <w:rFonts w:ascii="Garamond" w:eastAsia="Times New Roman" w:hAnsi="Garamond" w:cs="Times New Roman"/>
          <w:lang w:eastAsia="pt-PT"/>
        </w:rPr>
        <w:t>–</w:t>
      </w:r>
      <w:r w:rsidRPr="5564F2A7">
        <w:rPr>
          <w:rFonts w:ascii="Garamond" w:eastAsia="Times New Roman" w:hAnsi="Garamond" w:cs="Times New Roman"/>
          <w:lang w:eastAsia="pt-PT"/>
        </w:rPr>
        <w:t xml:space="preserve"> </w:t>
      </w:r>
      <w:ins w:id="2253" w:author="Susana Margarida Gonçalves Silva Santos" w:date="2025-10-20T12:00:00Z">
        <w:r w:rsidR="4649C476" w:rsidRPr="5564F2A7">
          <w:rPr>
            <w:rFonts w:ascii="Garamond" w:eastAsia="Times New Roman" w:hAnsi="Garamond" w:cs="Times New Roman"/>
            <w:lang w:eastAsia="pt-PT"/>
          </w:rPr>
          <w:t>Os Mun</w:t>
        </w:r>
      </w:ins>
      <w:ins w:id="2254" w:author="Susana Margarida Gonçalves Silva Santos" w:date="2025-10-20T12:03:00Z">
        <w:r w:rsidR="0731787B" w:rsidRPr="5564F2A7">
          <w:rPr>
            <w:rFonts w:ascii="Garamond" w:eastAsia="Times New Roman" w:hAnsi="Garamond" w:cs="Times New Roman"/>
            <w:lang w:eastAsia="pt-PT"/>
          </w:rPr>
          <w:t>i</w:t>
        </w:r>
      </w:ins>
      <w:ins w:id="2255" w:author="Susana Margarida Gonçalves Silva Santos" w:date="2025-10-20T12:00:00Z">
        <w:r w:rsidR="4649C476" w:rsidRPr="5564F2A7">
          <w:rPr>
            <w:rFonts w:ascii="Garamond" w:eastAsia="Times New Roman" w:hAnsi="Garamond" w:cs="Times New Roman"/>
            <w:lang w:eastAsia="pt-PT"/>
          </w:rPr>
          <w:t xml:space="preserve">cípios </w:t>
        </w:r>
        <w:r w:rsidR="18B494A1" w:rsidRPr="5564F2A7">
          <w:rPr>
            <w:rFonts w:ascii="Garamond" w:eastAsia="Times New Roman" w:hAnsi="Garamond" w:cs="Times New Roman"/>
            <w:lang w:eastAsia="pt-PT"/>
          </w:rPr>
          <w:t>podem criar bolsas de voluntários com vista ao acolhi</w:t>
        </w:r>
      </w:ins>
      <w:ins w:id="2256" w:author="Susana Margarida Gonçalves Silva Santos" w:date="2025-10-20T12:01:00Z">
        <w:r w:rsidR="18B494A1" w:rsidRPr="5564F2A7">
          <w:rPr>
            <w:rFonts w:ascii="Garamond" w:eastAsia="Times New Roman" w:hAnsi="Garamond" w:cs="Times New Roman"/>
            <w:lang w:eastAsia="pt-PT"/>
          </w:rPr>
          <w:t>mento temporário de anima</w:t>
        </w:r>
        <w:commentRangeStart w:id="2257"/>
        <w:r w:rsidR="18B494A1" w:rsidRPr="5564F2A7">
          <w:rPr>
            <w:rFonts w:ascii="Garamond" w:eastAsia="Times New Roman" w:hAnsi="Garamond" w:cs="Times New Roman"/>
            <w:lang w:eastAsia="pt-PT"/>
          </w:rPr>
          <w:t>is</w:t>
        </w:r>
        <w:r w:rsidR="3D47CD0A" w:rsidRPr="5564F2A7">
          <w:rPr>
            <w:rFonts w:ascii="Garamond" w:eastAsia="Times New Roman" w:hAnsi="Garamond" w:cs="Times New Roman"/>
            <w:lang w:eastAsia="pt-PT"/>
          </w:rPr>
          <w:t xml:space="preserve">. </w:t>
        </w:r>
      </w:ins>
      <w:commentRangeEnd w:id="2257"/>
      <w:r w:rsidR="00CE3D3E" w:rsidRPr="5564F2A7">
        <w:rPr>
          <w:rStyle w:val="CommentReference"/>
          <w:rFonts w:ascii="Garamond" w:eastAsia="Times New Roman" w:hAnsi="Garamond" w:cs="Times New Roman"/>
          <w:strike/>
          <w:sz w:val="24"/>
          <w:szCs w:val="24"/>
          <w:lang w:eastAsia="pt-PT"/>
        </w:rPr>
        <w:commentReference w:id="2257"/>
      </w:r>
      <w:r w:rsidR="16774113" w:rsidRPr="5564F2A7">
        <w:rPr>
          <w:rFonts w:ascii="Garamond" w:eastAsia="Times New Roman" w:hAnsi="Garamond" w:cs="Times New Roman"/>
          <w:strike/>
          <w:lang w:eastAsia="pt-PT"/>
        </w:rPr>
        <w:t>A DGAV</w:t>
      </w:r>
      <w:r w:rsidRPr="5564F2A7">
        <w:rPr>
          <w:rFonts w:ascii="Garamond" w:eastAsia="Times New Roman" w:hAnsi="Garamond" w:cs="Times New Roman"/>
          <w:strike/>
          <w:lang w:eastAsia="pt-PT"/>
        </w:rPr>
        <w:t xml:space="preserve"> cria um mecanismo de reconhecimento administrativo d</w:t>
      </w:r>
      <w:r w:rsidR="5D489C58" w:rsidRPr="5564F2A7">
        <w:rPr>
          <w:rFonts w:ascii="Garamond" w:eastAsia="Times New Roman" w:hAnsi="Garamond" w:cs="Times New Roman"/>
          <w:strike/>
          <w:lang w:eastAsia="pt-PT"/>
        </w:rPr>
        <w:t>e entidades</w:t>
      </w:r>
      <w:r w:rsidRPr="5564F2A7">
        <w:rPr>
          <w:rFonts w:ascii="Garamond" w:eastAsia="Times New Roman" w:hAnsi="Garamond" w:cs="Times New Roman"/>
          <w:strike/>
          <w:lang w:eastAsia="pt-PT"/>
        </w:rPr>
        <w:t xml:space="preserve"> de </w:t>
      </w:r>
      <w:r w:rsidR="13D9A069" w:rsidRPr="5564F2A7">
        <w:rPr>
          <w:rFonts w:ascii="Garamond" w:eastAsia="Times New Roman" w:hAnsi="Garamond" w:cs="Times New Roman"/>
          <w:strike/>
          <w:lang w:eastAsia="pt-PT"/>
        </w:rPr>
        <w:t>a</w:t>
      </w:r>
      <w:r w:rsidRPr="5564F2A7">
        <w:rPr>
          <w:rFonts w:ascii="Garamond" w:eastAsia="Times New Roman" w:hAnsi="Garamond" w:cs="Times New Roman"/>
          <w:strike/>
          <w:lang w:eastAsia="pt-PT"/>
        </w:rPr>
        <w:t xml:space="preserve">colhimento </w:t>
      </w:r>
      <w:r w:rsidR="13D9A069" w:rsidRPr="5564F2A7">
        <w:rPr>
          <w:rFonts w:ascii="Garamond" w:eastAsia="Times New Roman" w:hAnsi="Garamond" w:cs="Times New Roman"/>
          <w:strike/>
          <w:lang w:eastAsia="pt-PT"/>
        </w:rPr>
        <w:t>t</w:t>
      </w:r>
      <w:r w:rsidRPr="5564F2A7">
        <w:rPr>
          <w:rFonts w:ascii="Garamond" w:eastAsia="Times New Roman" w:hAnsi="Garamond" w:cs="Times New Roman"/>
          <w:strike/>
          <w:lang w:eastAsia="pt-PT"/>
        </w:rPr>
        <w:t>emporário</w:t>
      </w:r>
      <w:r w:rsidR="55379824" w:rsidRPr="5564F2A7">
        <w:rPr>
          <w:rFonts w:ascii="Garamond" w:eastAsia="Times New Roman" w:hAnsi="Garamond" w:cs="Times New Roman"/>
          <w:strike/>
          <w:lang w:eastAsia="pt-PT"/>
        </w:rPr>
        <w:t>.</w:t>
      </w:r>
    </w:p>
    <w:p w14:paraId="5E7CCE53" w14:textId="6341B733" w:rsidR="00DA095F" w:rsidRPr="00DA095F" w:rsidRDefault="00DA095F" w:rsidP="00122CBF">
      <w:pPr>
        <w:spacing w:line="360" w:lineRule="auto"/>
        <w:jc w:val="both"/>
        <w:rPr>
          <w:ins w:id="2258" w:author="Maria Rosário Silva Lemos Cidadão" w:date="2025-10-30T13:12:00Z" w16du:dateUtc="2025-10-30T13:12:30Z"/>
          <w:rFonts w:ascii="Garamond" w:eastAsia="Times New Roman" w:hAnsi="Garamond" w:cs="Times New Roman"/>
          <w:lang w:eastAsia="pt-PT"/>
        </w:rPr>
      </w:pPr>
      <w:ins w:id="2259" w:author="Susana Margarida Gonçalves Silva Santos" w:date="2025-10-20T12:07:00Z">
        <w:r w:rsidRPr="1126FC69">
          <w:rPr>
            <w:rFonts w:ascii="Garamond" w:eastAsia="Times New Roman" w:hAnsi="Garamond" w:cs="Times New Roman"/>
            <w:lang w:eastAsia="pt-PT"/>
          </w:rPr>
          <w:t xml:space="preserve">2 – </w:t>
        </w:r>
      </w:ins>
      <w:ins w:id="2260" w:author="Susana Margarida Gonçalves Silva Santos" w:date="2025-10-20T12:09:00Z">
        <w:r w:rsidR="001413AC" w:rsidRPr="1126FC69">
          <w:rPr>
            <w:rFonts w:ascii="Garamond" w:eastAsia="Times New Roman" w:hAnsi="Garamond" w:cs="Times New Roman"/>
            <w:lang w:eastAsia="pt-PT"/>
          </w:rPr>
          <w:t>A</w:t>
        </w:r>
      </w:ins>
      <w:ins w:id="2261" w:author="Susana Margarida Gonçalves Silva Santos" w:date="2025-10-20T12:08:00Z">
        <w:r w:rsidR="00B03EA0" w:rsidRPr="1126FC69">
          <w:rPr>
            <w:rFonts w:ascii="Garamond" w:eastAsia="Times New Roman" w:hAnsi="Garamond" w:cs="Times New Roman"/>
            <w:lang w:eastAsia="pt-PT"/>
          </w:rPr>
          <w:t xml:space="preserve"> DGAV cria</w:t>
        </w:r>
        <w:r w:rsidR="00196F16" w:rsidRPr="1126FC69">
          <w:rPr>
            <w:rFonts w:ascii="Garamond" w:eastAsia="Times New Roman" w:hAnsi="Garamond" w:cs="Times New Roman"/>
            <w:lang w:eastAsia="pt-PT"/>
          </w:rPr>
          <w:t xml:space="preserve"> os requisitos mínimos necessários para </w:t>
        </w:r>
      </w:ins>
      <w:ins w:id="2262" w:author="Susana Margarida Gonçalves Silva Santos" w:date="2025-10-20T12:09:00Z">
        <w:r w:rsidR="00FC0993" w:rsidRPr="1126FC69">
          <w:rPr>
            <w:rFonts w:ascii="Garamond" w:eastAsia="Times New Roman" w:hAnsi="Garamond" w:cs="Times New Roman"/>
            <w:lang w:eastAsia="pt-PT"/>
          </w:rPr>
          <w:t>a detenção destes animais</w:t>
        </w:r>
        <w:r w:rsidR="001413AC" w:rsidRPr="1126FC69">
          <w:rPr>
            <w:rFonts w:ascii="Garamond" w:eastAsia="Times New Roman" w:hAnsi="Garamond" w:cs="Times New Roman"/>
            <w:lang w:eastAsia="pt-PT"/>
          </w:rPr>
          <w:t>, no âmbito do acolhimento temporário.</w:t>
        </w:r>
      </w:ins>
    </w:p>
    <w:p w14:paraId="2A0C129A" w14:textId="516E2CAB" w:rsidR="1126FC69" w:rsidRDefault="1126FC69" w:rsidP="1126FC69">
      <w:pPr>
        <w:spacing w:line="360" w:lineRule="auto"/>
        <w:jc w:val="both"/>
        <w:rPr>
          <w:rFonts w:ascii="Garamond" w:eastAsia="Times New Roman" w:hAnsi="Garamond" w:cs="Times New Roman"/>
          <w:lang w:eastAsia="pt-PT"/>
        </w:rPr>
      </w:pPr>
    </w:p>
    <w:p w14:paraId="6839BF67" w14:textId="30039960" w:rsidR="00E83239" w:rsidRPr="00E83239" w:rsidRDefault="6F1109D2" w:rsidP="00E83239">
      <w:pPr>
        <w:spacing w:line="360" w:lineRule="auto"/>
        <w:jc w:val="both"/>
        <w:rPr>
          <w:ins w:id="2263" w:author="Maria Rosário Silva Lemos Cidadão" w:date="2025-10-30T13:12:00Z" w16du:dateUtc="2025-10-30T13:12:51Z"/>
          <w:rFonts w:ascii="Garamond" w:eastAsia="Times New Roman" w:hAnsi="Garamond" w:cs="Times New Roman"/>
          <w:lang w:eastAsia="pt-PT"/>
        </w:rPr>
      </w:pPr>
      <w:r w:rsidRPr="1126FC69">
        <w:rPr>
          <w:rFonts w:ascii="Garamond" w:eastAsia="Times New Roman" w:hAnsi="Garamond" w:cs="Times New Roman"/>
          <w:strike/>
          <w:lang w:eastAsia="pt-PT"/>
        </w:rPr>
        <w:t>2</w:t>
      </w:r>
      <w:r w:rsidRPr="1126FC69">
        <w:rPr>
          <w:rFonts w:ascii="Garamond" w:eastAsia="Times New Roman" w:hAnsi="Garamond" w:cs="Times New Roman"/>
          <w:lang w:eastAsia="pt-PT"/>
        </w:rPr>
        <w:t xml:space="preserve"> – As </w:t>
      </w:r>
      <w:r w:rsidR="152A77A9" w:rsidRPr="1126FC69">
        <w:rPr>
          <w:rFonts w:ascii="Garamond" w:eastAsia="Times New Roman" w:hAnsi="Garamond" w:cs="Times New Roman"/>
          <w:lang w:eastAsia="pt-PT"/>
        </w:rPr>
        <w:t>entidades</w:t>
      </w:r>
      <w:r w:rsidR="5E2C75F8" w:rsidRPr="1126FC69">
        <w:rPr>
          <w:rFonts w:ascii="Garamond" w:eastAsia="Times New Roman" w:hAnsi="Garamond" w:cs="Times New Roman"/>
          <w:lang w:eastAsia="pt-PT"/>
        </w:rPr>
        <w:t xml:space="preserve"> de acolhimento temporário</w:t>
      </w:r>
      <w:r w:rsidRPr="1126FC69">
        <w:rPr>
          <w:rFonts w:ascii="Garamond" w:eastAsia="Times New Roman" w:hAnsi="Garamond" w:cs="Times New Roman"/>
          <w:lang w:eastAsia="pt-PT"/>
        </w:rPr>
        <w:t xml:space="preserve"> </w:t>
      </w:r>
      <w:r w:rsidR="5E2C75F8" w:rsidRPr="1126FC69">
        <w:rPr>
          <w:rFonts w:ascii="Garamond" w:eastAsia="Times New Roman" w:hAnsi="Garamond" w:cs="Times New Roman"/>
          <w:lang w:eastAsia="pt-PT"/>
        </w:rPr>
        <w:t>acolhem, no seu domicílio, animais de companhia confiados</w:t>
      </w:r>
      <w:r w:rsidR="26D2AC72" w:rsidRPr="1126FC69">
        <w:rPr>
          <w:rFonts w:ascii="Garamond" w:eastAsia="Times New Roman" w:hAnsi="Garamond" w:cs="Times New Roman"/>
          <w:lang w:eastAsia="pt-PT"/>
        </w:rPr>
        <w:t xml:space="preserve"> </w:t>
      </w:r>
      <w:r w:rsidR="26D2AC72" w:rsidRPr="1126FC69">
        <w:rPr>
          <w:rFonts w:ascii="Garamond" w:eastAsia="Times New Roman" w:hAnsi="Garamond" w:cs="Times New Roman"/>
          <w:strike/>
          <w:lang w:eastAsia="pt-PT"/>
        </w:rPr>
        <w:t>pel</w:t>
      </w:r>
      <w:r w:rsidR="152A77A9" w:rsidRPr="1126FC69">
        <w:rPr>
          <w:rFonts w:ascii="Garamond" w:eastAsia="Times New Roman" w:hAnsi="Garamond" w:cs="Times New Roman"/>
          <w:strike/>
          <w:lang w:eastAsia="pt-PT"/>
        </w:rPr>
        <w:t>a DGAV</w:t>
      </w:r>
      <w:r w:rsidR="26D2AC72" w:rsidRPr="1126FC69">
        <w:rPr>
          <w:rFonts w:ascii="Garamond" w:eastAsia="Times New Roman" w:hAnsi="Garamond" w:cs="Times New Roman"/>
          <w:lang w:eastAsia="pt-PT"/>
        </w:rPr>
        <w:t>,</w:t>
      </w:r>
      <w:r w:rsidR="5E2C75F8" w:rsidRPr="1126FC69">
        <w:rPr>
          <w:rFonts w:ascii="Garamond" w:eastAsia="Times New Roman" w:hAnsi="Garamond" w:cs="Times New Roman"/>
          <w:lang w:eastAsia="pt-PT"/>
        </w:rPr>
        <w:t xml:space="preserve"> por </w:t>
      </w:r>
      <w:r w:rsidR="5E2C75F8" w:rsidRPr="1126FC69">
        <w:rPr>
          <w:rFonts w:ascii="Garamond" w:eastAsia="Times New Roman" w:hAnsi="Garamond" w:cs="Times New Roman"/>
          <w:strike/>
          <w:lang w:eastAsia="pt-PT"/>
        </w:rPr>
        <w:t xml:space="preserve">centros de </w:t>
      </w:r>
      <w:r w:rsidR="4083E228" w:rsidRPr="1126FC69">
        <w:rPr>
          <w:rFonts w:ascii="Garamond" w:eastAsia="Times New Roman" w:hAnsi="Garamond" w:cs="Times New Roman"/>
          <w:strike/>
          <w:lang w:eastAsia="pt-PT"/>
        </w:rPr>
        <w:t>bem-estar animal</w:t>
      </w:r>
      <w:r w:rsidR="5E2C75F8" w:rsidRPr="1126FC69">
        <w:rPr>
          <w:rFonts w:ascii="Garamond" w:eastAsia="Times New Roman" w:hAnsi="Garamond" w:cs="Times New Roman"/>
          <w:lang w:eastAsia="pt-PT"/>
        </w:rPr>
        <w:t xml:space="preserve"> </w:t>
      </w:r>
      <w:ins w:id="2264" w:author="Susana Margarida Gonçalves Silva Santos" w:date="2025-10-20T12:02:00Z">
        <w:r w:rsidR="54B1E982" w:rsidRPr="1126FC69">
          <w:rPr>
            <w:rFonts w:ascii="Garamond" w:eastAsia="Times New Roman" w:hAnsi="Garamond" w:cs="Times New Roman"/>
            <w:lang w:eastAsia="pt-PT"/>
          </w:rPr>
          <w:t xml:space="preserve">Centros de Recolha Oficial </w:t>
        </w:r>
      </w:ins>
      <w:r w:rsidR="5E2C75F8" w:rsidRPr="1126FC69">
        <w:rPr>
          <w:rFonts w:ascii="Garamond" w:eastAsia="Times New Roman" w:hAnsi="Garamond" w:cs="Times New Roman"/>
          <w:lang w:eastAsia="pt-PT"/>
        </w:rPr>
        <w:t xml:space="preserve">ou </w:t>
      </w:r>
      <w:commentRangeStart w:id="2265"/>
      <w:r w:rsidR="5E2C75F8" w:rsidRPr="1126FC69">
        <w:rPr>
          <w:rFonts w:ascii="Garamond" w:eastAsia="Times New Roman" w:hAnsi="Garamond" w:cs="Times New Roman"/>
          <w:lang w:eastAsia="pt-PT"/>
        </w:rPr>
        <w:t>associações zoófilas inscritas</w:t>
      </w:r>
      <w:commentRangeEnd w:id="2265"/>
      <w:r w:rsidR="524AFB46" w:rsidRPr="1126FC69">
        <w:rPr>
          <w:rStyle w:val="CommentReference"/>
          <w:rFonts w:ascii="Garamond" w:eastAsia="Times New Roman" w:hAnsi="Garamond" w:cs="Times New Roman"/>
          <w:sz w:val="24"/>
          <w:szCs w:val="24"/>
          <w:lang w:eastAsia="pt-PT"/>
        </w:rPr>
        <w:commentReference w:id="2265"/>
      </w:r>
      <w:r w:rsidR="5E2C75F8" w:rsidRPr="1126FC69">
        <w:rPr>
          <w:rFonts w:ascii="Garamond" w:eastAsia="Times New Roman" w:hAnsi="Garamond" w:cs="Times New Roman"/>
          <w:lang w:eastAsia="pt-PT"/>
        </w:rPr>
        <w:t xml:space="preserve"> no registo nacional das associações zoófilas, </w:t>
      </w:r>
      <w:r w:rsidRPr="1126FC69">
        <w:rPr>
          <w:rFonts w:ascii="Garamond" w:eastAsia="Times New Roman" w:hAnsi="Garamond" w:cs="Times New Roman"/>
          <w:lang w:eastAsia="pt-PT"/>
        </w:rPr>
        <w:t>no âmbito d</w:t>
      </w:r>
      <w:r w:rsidR="5E2C75F8" w:rsidRPr="1126FC69">
        <w:rPr>
          <w:rFonts w:ascii="Garamond" w:eastAsia="Times New Roman" w:hAnsi="Garamond" w:cs="Times New Roman"/>
          <w:lang w:eastAsia="pt-PT"/>
        </w:rPr>
        <w:t>e</w:t>
      </w:r>
      <w:r w:rsidRPr="1126FC69">
        <w:rPr>
          <w:rFonts w:ascii="Garamond" w:eastAsia="Times New Roman" w:hAnsi="Garamond" w:cs="Times New Roman"/>
          <w:lang w:eastAsia="pt-PT"/>
        </w:rPr>
        <w:t xml:space="preserve"> medida</w:t>
      </w:r>
      <w:r w:rsidR="5E2C75F8" w:rsidRPr="1126FC69">
        <w:rPr>
          <w:rFonts w:ascii="Garamond" w:eastAsia="Times New Roman" w:hAnsi="Garamond" w:cs="Times New Roman"/>
          <w:lang w:eastAsia="pt-PT"/>
        </w:rPr>
        <w:t>s</w:t>
      </w:r>
      <w:r w:rsidRPr="1126FC69">
        <w:rPr>
          <w:rFonts w:ascii="Garamond" w:eastAsia="Times New Roman" w:hAnsi="Garamond" w:cs="Times New Roman"/>
          <w:lang w:eastAsia="pt-PT"/>
        </w:rPr>
        <w:t xml:space="preserve"> transitória</w:t>
      </w:r>
      <w:r w:rsidR="5E2C75F8" w:rsidRPr="1126FC69">
        <w:rPr>
          <w:rFonts w:ascii="Garamond" w:eastAsia="Times New Roman" w:hAnsi="Garamond" w:cs="Times New Roman"/>
          <w:lang w:eastAsia="pt-PT"/>
        </w:rPr>
        <w:t>s</w:t>
      </w:r>
      <w:r w:rsidRPr="1126FC69">
        <w:rPr>
          <w:rFonts w:ascii="Garamond" w:eastAsia="Times New Roman" w:hAnsi="Garamond" w:cs="Times New Roman"/>
          <w:lang w:eastAsia="pt-PT"/>
        </w:rPr>
        <w:t xml:space="preserve"> de proteção e salvaguarda do bem-estar animal</w:t>
      </w:r>
      <w:r w:rsidR="5E2C75F8" w:rsidRPr="1126FC69">
        <w:rPr>
          <w:rFonts w:ascii="Garamond" w:eastAsia="Times New Roman" w:hAnsi="Garamond" w:cs="Times New Roman"/>
          <w:lang w:eastAsia="pt-PT"/>
        </w:rPr>
        <w:t xml:space="preserve">. </w:t>
      </w:r>
    </w:p>
    <w:p w14:paraId="43D2AD2D" w14:textId="1441BD3C" w:rsidR="32B98F72" w:rsidRDefault="32B98F72" w:rsidP="1126FC69">
      <w:pPr>
        <w:spacing w:line="360" w:lineRule="auto"/>
        <w:jc w:val="both"/>
        <w:rPr>
          <w:rFonts w:ascii="Garamond" w:eastAsia="Times New Roman" w:hAnsi="Garamond" w:cs="Times New Roman"/>
          <w:lang w:eastAsia="pt-PT"/>
        </w:rPr>
      </w:pPr>
      <w:ins w:id="2266" w:author="Maria Rosário Silva Lemos Cidadão" w:date="2025-10-30T13:18:00Z">
        <w:r w:rsidRPr="1126FC69">
          <w:rPr>
            <w:rFonts w:ascii="Garamond" w:eastAsia="Times New Roman" w:hAnsi="Garamond" w:cs="Times New Roman"/>
            <w:lang w:eastAsia="pt-PT"/>
          </w:rPr>
          <w:t>3</w:t>
        </w:r>
      </w:ins>
      <w:ins w:id="2267" w:author="Maria Rosário Silva Lemos Cidadão" w:date="2025-10-30T13:12:00Z">
        <w:r w:rsidR="70F08B1C" w:rsidRPr="1126FC69">
          <w:rPr>
            <w:rFonts w:ascii="Garamond" w:eastAsia="Times New Roman" w:hAnsi="Garamond" w:cs="Times New Roman"/>
            <w:lang w:eastAsia="pt-PT"/>
          </w:rPr>
          <w:t xml:space="preserve">  - </w:t>
        </w:r>
      </w:ins>
      <w:ins w:id="2268" w:author="Maria Rosário Silva Lemos Cidadão" w:date="2025-10-30T13:13:00Z">
        <w:r w:rsidR="70F08B1C" w:rsidRPr="1126FC69">
          <w:rPr>
            <w:rFonts w:ascii="Garamond" w:eastAsia="Times New Roman" w:hAnsi="Garamond" w:cs="Times New Roman"/>
            <w:lang w:eastAsia="pt-PT"/>
          </w:rPr>
          <w:t xml:space="preserve">As entidades de acolhimento temporário devem ser registadas no SIAC, </w:t>
        </w:r>
      </w:ins>
      <w:ins w:id="2269" w:author="Maria Rosário Silva Lemos Cidadão" w:date="2025-10-30T13:14:00Z">
        <w:r w:rsidR="52C572BC" w:rsidRPr="1126FC69">
          <w:rPr>
            <w:rFonts w:ascii="Garamond" w:eastAsia="Times New Roman" w:hAnsi="Garamond" w:cs="Times New Roman"/>
            <w:lang w:eastAsia="pt-PT"/>
          </w:rPr>
          <w:t xml:space="preserve"> </w:t>
        </w:r>
      </w:ins>
      <w:ins w:id="2270" w:author="Maria Rosário Silva Lemos Cidadão" w:date="2025-10-30T13:16:00Z">
        <w:r w:rsidR="29D7979D" w:rsidRPr="1126FC69">
          <w:rPr>
            <w:rFonts w:ascii="Garamond" w:eastAsia="Times New Roman" w:hAnsi="Garamond" w:cs="Times New Roman"/>
            <w:lang w:eastAsia="pt-PT"/>
          </w:rPr>
          <w:t>de acordo com as normas previstas no Manual de Procedimentos</w:t>
        </w:r>
      </w:ins>
      <w:ins w:id="2271" w:author="Maria Rosário Silva Lemos Cidadão" w:date="2025-10-30T13:17:00Z">
        <w:r w:rsidR="6A3FFDD5" w:rsidRPr="1126FC69">
          <w:rPr>
            <w:rFonts w:ascii="Garamond" w:eastAsia="Times New Roman" w:hAnsi="Garamond" w:cs="Times New Roman"/>
            <w:lang w:eastAsia="pt-PT"/>
          </w:rPr>
          <w:t xml:space="preserve"> do SIAC,</w:t>
        </w:r>
      </w:ins>
      <w:ins w:id="2272" w:author="Maria Rosário Silva Lemos Cidadão" w:date="2025-10-30T13:16:00Z">
        <w:r w:rsidR="29D7979D" w:rsidRPr="1126FC69">
          <w:rPr>
            <w:rFonts w:ascii="Garamond" w:eastAsia="Times New Roman" w:hAnsi="Garamond" w:cs="Times New Roman"/>
            <w:lang w:eastAsia="pt-PT"/>
          </w:rPr>
          <w:t xml:space="preserve"> referido </w:t>
        </w:r>
      </w:ins>
      <w:ins w:id="2273" w:author="Maria Rosário Silva Lemos Cidadão" w:date="2025-10-30T13:18:00Z">
        <w:r w:rsidR="3B036F31" w:rsidRPr="1126FC69">
          <w:rPr>
            <w:rFonts w:ascii="Garamond" w:eastAsia="Times New Roman" w:hAnsi="Garamond" w:cs="Times New Roman"/>
            <w:lang w:eastAsia="pt-PT"/>
          </w:rPr>
          <w:t>no artigo 22.º do presente diploma</w:t>
        </w:r>
        <w:r w:rsidR="2A008CA0" w:rsidRPr="1126FC69">
          <w:rPr>
            <w:rFonts w:ascii="Garamond" w:eastAsia="Times New Roman" w:hAnsi="Garamond" w:cs="Times New Roman"/>
            <w:lang w:eastAsia="pt-PT"/>
          </w:rPr>
          <w:t>.</w:t>
        </w:r>
      </w:ins>
    </w:p>
    <w:p w14:paraId="10A8FC1A" w14:textId="5EC63585" w:rsidR="002B3E95" w:rsidRPr="000041C8" w:rsidRDefault="533CD840" w:rsidP="00EE7BEC">
      <w:pPr>
        <w:spacing w:line="360" w:lineRule="auto"/>
        <w:jc w:val="both"/>
        <w:rPr>
          <w:rFonts w:ascii="Garamond" w:eastAsia="Times New Roman" w:hAnsi="Garamond" w:cs="Times New Roman"/>
          <w:lang w:eastAsia="pt-PT"/>
        </w:rPr>
      </w:pPr>
      <w:r w:rsidRPr="00C31C63">
        <w:rPr>
          <w:rFonts w:ascii="Garamond" w:eastAsia="Times New Roman" w:hAnsi="Garamond" w:cs="Times New Roman"/>
          <w:strike/>
          <w:lang w:eastAsia="pt-PT"/>
        </w:rPr>
        <w:t>3</w:t>
      </w:r>
      <w:r w:rsidRPr="6ED92133">
        <w:rPr>
          <w:rFonts w:ascii="Garamond" w:eastAsia="Times New Roman" w:hAnsi="Garamond" w:cs="Times New Roman"/>
          <w:lang w:eastAsia="pt-PT"/>
        </w:rPr>
        <w:t xml:space="preserve"> – A </w:t>
      </w:r>
      <w:r w:rsidR="469F3B16" w:rsidRPr="6ED92133">
        <w:rPr>
          <w:rFonts w:ascii="Garamond" w:eastAsia="Times New Roman" w:hAnsi="Garamond" w:cs="Times New Roman"/>
          <w:lang w:eastAsia="pt-PT"/>
        </w:rPr>
        <w:t>guarda</w:t>
      </w:r>
      <w:r w:rsidRPr="6ED92133">
        <w:rPr>
          <w:rFonts w:ascii="Garamond" w:eastAsia="Times New Roman" w:hAnsi="Garamond" w:cs="Times New Roman"/>
          <w:lang w:eastAsia="pt-PT"/>
        </w:rPr>
        <w:t xml:space="preserve"> do animal </w:t>
      </w:r>
      <w:r w:rsidR="46D20DA5" w:rsidRPr="6ED92133">
        <w:rPr>
          <w:rFonts w:ascii="Garamond" w:eastAsia="Times New Roman" w:hAnsi="Garamond" w:cs="Times New Roman"/>
          <w:lang w:eastAsia="pt-PT"/>
        </w:rPr>
        <w:t xml:space="preserve">exige a </w:t>
      </w:r>
      <w:r w:rsidRPr="6ED92133">
        <w:rPr>
          <w:rFonts w:ascii="Garamond" w:eastAsia="Times New Roman" w:hAnsi="Garamond" w:cs="Times New Roman"/>
          <w:lang w:eastAsia="pt-PT"/>
        </w:rPr>
        <w:t xml:space="preserve">celebração de um </w:t>
      </w:r>
      <w:del w:id="2274" w:author="Susana Margarida Gonçalves Silva Santos" w:date="2025-10-20T12:04:00Z" w16du:dateUtc="2025-10-20T11:04:00Z">
        <w:r w:rsidRPr="6ED92133" w:rsidDel="002D5212">
          <w:rPr>
            <w:rFonts w:ascii="Garamond" w:eastAsia="Times New Roman" w:hAnsi="Garamond" w:cs="Times New Roman"/>
            <w:lang w:eastAsia="pt-PT"/>
          </w:rPr>
          <w:delText>contrato</w:delText>
        </w:r>
        <w:r w:rsidR="46D20DA5" w:rsidRPr="6ED92133" w:rsidDel="002D5212">
          <w:rPr>
            <w:rFonts w:ascii="Garamond" w:eastAsia="Times New Roman" w:hAnsi="Garamond" w:cs="Times New Roman"/>
            <w:lang w:eastAsia="pt-PT"/>
          </w:rPr>
          <w:delText xml:space="preserve"> </w:delText>
        </w:r>
      </w:del>
      <w:ins w:id="2275" w:author="Susana Margarida Gonçalves Silva Santos" w:date="2025-10-20T12:04:00Z" w16du:dateUtc="2025-10-20T11:04:00Z">
        <w:r w:rsidR="002D5212">
          <w:rPr>
            <w:rFonts w:ascii="Garamond" w:eastAsia="Times New Roman" w:hAnsi="Garamond" w:cs="Times New Roman"/>
            <w:lang w:eastAsia="pt-PT"/>
          </w:rPr>
          <w:t>documento</w:t>
        </w:r>
        <w:r w:rsidR="002D5212" w:rsidRPr="6ED92133">
          <w:rPr>
            <w:rFonts w:ascii="Garamond" w:eastAsia="Times New Roman" w:hAnsi="Garamond" w:cs="Times New Roman"/>
            <w:lang w:eastAsia="pt-PT"/>
          </w:rPr>
          <w:t xml:space="preserve"> </w:t>
        </w:r>
      </w:ins>
      <w:r w:rsidR="46D20DA5" w:rsidRPr="6ED92133">
        <w:rPr>
          <w:rFonts w:ascii="Garamond" w:eastAsia="Times New Roman" w:hAnsi="Garamond" w:cs="Times New Roman"/>
          <w:lang w:eastAsia="pt-PT"/>
        </w:rPr>
        <w:t>escrito</w:t>
      </w:r>
      <w:r w:rsidRPr="6ED92133">
        <w:rPr>
          <w:rFonts w:ascii="Garamond" w:eastAsia="Times New Roman" w:hAnsi="Garamond" w:cs="Times New Roman"/>
          <w:lang w:eastAsia="pt-PT"/>
        </w:rPr>
        <w:t xml:space="preserve"> que especifica os direitos e os deveres da entidade </w:t>
      </w:r>
      <w:r w:rsidR="469F3B16" w:rsidRPr="6ED92133">
        <w:rPr>
          <w:rFonts w:ascii="Garamond" w:eastAsia="Times New Roman" w:hAnsi="Garamond" w:cs="Times New Roman"/>
          <w:lang w:eastAsia="pt-PT"/>
        </w:rPr>
        <w:t>titular d</w:t>
      </w:r>
      <w:r w:rsidRPr="6ED92133">
        <w:rPr>
          <w:rFonts w:ascii="Garamond" w:eastAsia="Times New Roman" w:hAnsi="Garamond" w:cs="Times New Roman"/>
          <w:lang w:eastAsia="pt-PT"/>
        </w:rPr>
        <w:t xml:space="preserve">o animal e </w:t>
      </w:r>
      <w:r w:rsidR="2B4AFE7F" w:rsidRPr="6ED92133">
        <w:rPr>
          <w:rFonts w:ascii="Garamond" w:eastAsia="Times New Roman" w:hAnsi="Garamond" w:cs="Times New Roman"/>
          <w:lang w:eastAsia="pt-PT"/>
        </w:rPr>
        <w:t>d</w:t>
      </w:r>
      <w:r w:rsidRPr="6ED92133">
        <w:rPr>
          <w:rFonts w:ascii="Garamond" w:eastAsia="Times New Roman" w:hAnsi="Garamond" w:cs="Times New Roman"/>
          <w:lang w:eastAsia="pt-PT"/>
        </w:rPr>
        <w:t>a pessoa</w:t>
      </w:r>
      <w:r w:rsidR="7BC53960" w:rsidRPr="6ED92133">
        <w:rPr>
          <w:rFonts w:ascii="Garamond" w:eastAsia="Times New Roman" w:hAnsi="Garamond" w:cs="Times New Roman"/>
          <w:lang w:eastAsia="pt-PT"/>
        </w:rPr>
        <w:t xml:space="preserve"> singular</w:t>
      </w:r>
      <w:r w:rsidRPr="6ED92133">
        <w:rPr>
          <w:rFonts w:ascii="Garamond" w:eastAsia="Times New Roman" w:hAnsi="Garamond" w:cs="Times New Roman"/>
          <w:lang w:eastAsia="pt-PT"/>
        </w:rPr>
        <w:t xml:space="preserve"> </w:t>
      </w:r>
      <w:r w:rsidR="469F3B16" w:rsidRPr="6ED92133">
        <w:rPr>
          <w:rFonts w:ascii="Garamond" w:eastAsia="Times New Roman" w:hAnsi="Garamond" w:cs="Times New Roman"/>
          <w:lang w:eastAsia="pt-PT"/>
        </w:rPr>
        <w:t>a quem é temporariamente confiado</w:t>
      </w:r>
      <w:r w:rsidRPr="6ED92133">
        <w:rPr>
          <w:rFonts w:ascii="Garamond" w:eastAsia="Times New Roman" w:hAnsi="Garamond" w:cs="Times New Roman"/>
          <w:lang w:eastAsia="pt-PT"/>
        </w:rPr>
        <w:t>.</w:t>
      </w:r>
    </w:p>
    <w:p w14:paraId="03DFEA56" w14:textId="60F65E99" w:rsidR="002B3E95" w:rsidRPr="000041C8" w:rsidRDefault="13D9A069" w:rsidP="00EE7BEC">
      <w:pPr>
        <w:spacing w:line="360" w:lineRule="auto"/>
        <w:jc w:val="both"/>
        <w:rPr>
          <w:rFonts w:ascii="Garamond" w:eastAsia="Times New Roman" w:hAnsi="Garamond" w:cs="Times New Roman"/>
          <w:lang w:eastAsia="pt-PT"/>
        </w:rPr>
      </w:pPr>
      <w:bookmarkStart w:id="2276" w:name="_Hlk123562329"/>
      <w:r w:rsidRPr="1126FC69">
        <w:rPr>
          <w:rFonts w:ascii="Garamond" w:eastAsia="Times New Roman" w:hAnsi="Garamond" w:cs="Times New Roman"/>
          <w:strike/>
          <w:lang w:eastAsia="pt-PT"/>
        </w:rPr>
        <w:t>4</w:t>
      </w:r>
      <w:r w:rsidRPr="1126FC69">
        <w:rPr>
          <w:rFonts w:ascii="Garamond" w:eastAsia="Times New Roman" w:hAnsi="Garamond" w:cs="Times New Roman"/>
          <w:lang w:eastAsia="pt-PT"/>
        </w:rPr>
        <w:t xml:space="preserve"> – D</w:t>
      </w:r>
      <w:r w:rsidR="51DC45FE" w:rsidRPr="1126FC69">
        <w:rPr>
          <w:rFonts w:ascii="Garamond" w:eastAsia="Times New Roman" w:hAnsi="Garamond" w:cs="Times New Roman"/>
          <w:lang w:eastAsia="pt-PT"/>
        </w:rPr>
        <w:t>eve ser</w:t>
      </w:r>
      <w:r w:rsidR="55602FEC" w:rsidRPr="1126FC69">
        <w:rPr>
          <w:rFonts w:ascii="Garamond" w:eastAsia="Times New Roman" w:hAnsi="Garamond" w:cs="Times New Roman"/>
          <w:lang w:eastAsia="pt-PT"/>
        </w:rPr>
        <w:t xml:space="preserve"> </w:t>
      </w:r>
      <w:del w:id="2277" w:author="Maria Rosário Silva Lemos Cidadão" w:date="2025-10-28T12:34:00Z">
        <w:r w:rsidR="002B3E95" w:rsidRPr="1126FC69" w:rsidDel="002B3E95">
          <w:rPr>
            <w:rFonts w:ascii="Garamond" w:eastAsia="Times New Roman" w:hAnsi="Garamond" w:cs="Times New Roman"/>
            <w:lang w:eastAsia="pt-PT"/>
          </w:rPr>
          <w:delText>averbado ao</w:delText>
        </w:r>
      </w:del>
      <w:ins w:id="2278" w:author="Maria Rosário Silva Lemos Cidadão" w:date="2025-10-28T12:34:00Z">
        <w:r w:rsidR="5DC315B3" w:rsidRPr="1126FC69">
          <w:rPr>
            <w:rFonts w:ascii="Garamond" w:eastAsia="Times New Roman" w:hAnsi="Garamond" w:cs="Times New Roman"/>
            <w:lang w:eastAsia="pt-PT"/>
          </w:rPr>
          <w:t>registad</w:t>
        </w:r>
      </w:ins>
      <w:ins w:id="2279" w:author="Maria Rosário Silva Lemos Cidadão" w:date="2025-10-28T12:42:00Z">
        <w:r w:rsidR="759553D3" w:rsidRPr="1126FC69">
          <w:rPr>
            <w:rFonts w:ascii="Garamond" w:eastAsia="Times New Roman" w:hAnsi="Garamond" w:cs="Times New Roman"/>
            <w:lang w:eastAsia="pt-PT"/>
          </w:rPr>
          <w:t>a</w:t>
        </w:r>
      </w:ins>
      <w:r w:rsidR="51DC45FE" w:rsidRPr="1126FC69">
        <w:rPr>
          <w:rFonts w:ascii="Garamond" w:eastAsia="Times New Roman" w:hAnsi="Garamond" w:cs="Times New Roman"/>
          <w:lang w:eastAsia="pt-PT"/>
        </w:rPr>
        <w:t xml:space="preserve"> </w:t>
      </w:r>
      <w:ins w:id="2280" w:author="Maria Rosário Silva Lemos Cidadão" w:date="2025-10-28T12:34:00Z">
        <w:r w:rsidR="16A10231" w:rsidRPr="1126FC69">
          <w:rPr>
            <w:rFonts w:ascii="Garamond" w:eastAsia="Times New Roman" w:hAnsi="Garamond" w:cs="Times New Roman"/>
            <w:lang w:eastAsia="pt-PT"/>
          </w:rPr>
          <w:t xml:space="preserve">no </w:t>
        </w:r>
      </w:ins>
      <w:r w:rsidR="51DC45FE" w:rsidRPr="1126FC69">
        <w:rPr>
          <w:rFonts w:ascii="Garamond" w:eastAsia="Times New Roman" w:hAnsi="Garamond" w:cs="Times New Roman"/>
          <w:lang w:eastAsia="pt-PT"/>
        </w:rPr>
        <w:t>SIAC</w:t>
      </w:r>
      <w:ins w:id="2281" w:author="Maria Rosário Silva Lemos Cidadão" w:date="2025-10-28T12:34:00Z">
        <w:r w:rsidR="787AAA10" w:rsidRPr="1126FC69">
          <w:rPr>
            <w:rFonts w:ascii="Garamond" w:eastAsia="Times New Roman" w:hAnsi="Garamond" w:cs="Times New Roman"/>
            <w:lang w:eastAsia="pt-PT"/>
          </w:rPr>
          <w:t xml:space="preserve"> </w:t>
        </w:r>
      </w:ins>
      <w:ins w:id="2282" w:author="Maria Rosário Silva Lemos Cidadão" w:date="2025-10-28T12:37:00Z">
        <w:r w:rsidR="2825B31A" w:rsidRPr="1126FC69">
          <w:rPr>
            <w:rFonts w:ascii="Garamond" w:eastAsia="Times New Roman" w:hAnsi="Garamond" w:cs="Times New Roman"/>
            <w:lang w:eastAsia="pt-PT"/>
          </w:rPr>
          <w:t xml:space="preserve"> </w:t>
        </w:r>
      </w:ins>
      <w:del w:id="2283" w:author="Maria Rosário Silva Lemos Cidadão" w:date="2025-10-28T12:37:00Z">
        <w:r w:rsidR="002B3E95" w:rsidRPr="1126FC69" w:rsidDel="002B3E95">
          <w:rPr>
            <w:rFonts w:ascii="Garamond" w:eastAsia="Times New Roman" w:hAnsi="Garamond" w:cs="Times New Roman"/>
            <w:lang w:eastAsia="pt-PT"/>
          </w:rPr>
          <w:delText xml:space="preserve"> </w:delText>
        </w:r>
      </w:del>
      <w:r w:rsidR="51DC45FE" w:rsidRPr="1126FC69">
        <w:rPr>
          <w:rFonts w:ascii="Garamond" w:eastAsia="Times New Roman" w:hAnsi="Garamond" w:cs="Times New Roman"/>
          <w:lang w:eastAsia="pt-PT"/>
        </w:rPr>
        <w:t xml:space="preserve">o local de alojamento do animal em </w:t>
      </w:r>
      <w:del w:id="2284" w:author="Susana Margarida Gonçalves Silva Santos" w:date="2025-10-20T12:06:00Z">
        <w:r w:rsidR="002B3E95" w:rsidRPr="1126FC69" w:rsidDel="002B3E95">
          <w:rPr>
            <w:rFonts w:ascii="Garamond" w:eastAsia="Times New Roman" w:hAnsi="Garamond" w:cs="Times New Roman"/>
            <w:lang w:eastAsia="pt-PT"/>
          </w:rPr>
          <w:delText xml:space="preserve">FAT </w:delText>
        </w:r>
      </w:del>
      <w:ins w:id="2285" w:author="Susana Margarida Gonçalves Silva Santos" w:date="2025-10-20T12:06:00Z">
        <w:r w:rsidR="39B44941" w:rsidRPr="1126FC69">
          <w:rPr>
            <w:rFonts w:ascii="Garamond" w:eastAsia="Times New Roman" w:hAnsi="Garamond" w:cs="Times New Roman"/>
            <w:lang w:eastAsia="pt-PT"/>
          </w:rPr>
          <w:t>lares de acolhimento</w:t>
        </w:r>
        <w:r w:rsidR="624D9E55" w:rsidRPr="1126FC69">
          <w:rPr>
            <w:rFonts w:ascii="Garamond" w:eastAsia="Times New Roman" w:hAnsi="Garamond" w:cs="Times New Roman"/>
            <w:lang w:eastAsia="pt-PT"/>
          </w:rPr>
          <w:t>,</w:t>
        </w:r>
        <w:r w:rsidR="39B44941" w:rsidRPr="1126FC69">
          <w:rPr>
            <w:rFonts w:ascii="Garamond" w:eastAsia="Times New Roman" w:hAnsi="Garamond" w:cs="Times New Roman"/>
            <w:lang w:eastAsia="pt-PT"/>
          </w:rPr>
          <w:t xml:space="preserve"> </w:t>
        </w:r>
      </w:ins>
      <w:r w:rsidR="55602FEC" w:rsidRPr="1126FC69">
        <w:rPr>
          <w:rFonts w:ascii="Garamond" w:eastAsia="Times New Roman" w:hAnsi="Garamond" w:cs="Times New Roman"/>
          <w:lang w:eastAsia="pt-PT"/>
        </w:rPr>
        <w:t>c</w:t>
      </w:r>
      <w:commentRangeStart w:id="2286"/>
      <w:r w:rsidR="55602FEC" w:rsidRPr="1126FC69">
        <w:rPr>
          <w:rFonts w:ascii="Garamond" w:eastAsia="Times New Roman" w:hAnsi="Garamond" w:cs="Times New Roman"/>
          <w:lang w:eastAsia="pt-PT"/>
        </w:rPr>
        <w:t>om indicação do período em que aí permanecer</w:t>
      </w:r>
      <w:commentRangeEnd w:id="2286"/>
      <w:r w:rsidR="002B3E95" w:rsidRPr="1126FC69">
        <w:rPr>
          <w:rStyle w:val="CommentReference"/>
          <w:rFonts w:ascii="Garamond" w:eastAsia="Times New Roman" w:hAnsi="Garamond" w:cs="Times New Roman"/>
          <w:sz w:val="24"/>
          <w:szCs w:val="24"/>
          <w:lang w:eastAsia="pt-PT"/>
        </w:rPr>
        <w:commentReference w:id="2286"/>
      </w:r>
      <w:r w:rsidR="55602FEC" w:rsidRPr="1126FC69">
        <w:rPr>
          <w:rFonts w:ascii="Garamond" w:eastAsia="Times New Roman" w:hAnsi="Garamond" w:cs="Times New Roman"/>
          <w:lang w:eastAsia="pt-PT"/>
        </w:rPr>
        <w:t xml:space="preserve">, </w:t>
      </w:r>
      <w:r w:rsidR="5A398CAB" w:rsidRPr="1126FC69">
        <w:rPr>
          <w:rFonts w:ascii="Garamond" w:eastAsia="Times New Roman" w:hAnsi="Garamond" w:cs="Times New Roman"/>
          <w:lang w:eastAsia="pt-PT"/>
        </w:rPr>
        <w:t>mantendo-se</w:t>
      </w:r>
      <w:r w:rsidR="55602FEC" w:rsidRPr="1126FC69">
        <w:rPr>
          <w:rFonts w:ascii="Garamond" w:eastAsia="Times New Roman" w:hAnsi="Garamond" w:cs="Times New Roman"/>
          <w:lang w:eastAsia="pt-PT"/>
        </w:rPr>
        <w:t xml:space="preserve"> inalterada a titularidade do animal de companhia</w:t>
      </w:r>
      <w:ins w:id="2287" w:author="Maria Rosário Silva Lemos Cidadão" w:date="2025-10-30T13:19:00Z">
        <w:r w:rsidR="11DB5A24" w:rsidRPr="1126FC69">
          <w:rPr>
            <w:rFonts w:ascii="Garamond" w:eastAsia="Times New Roman" w:hAnsi="Garamond" w:cs="Times New Roman"/>
            <w:lang w:eastAsia="pt-PT"/>
          </w:rPr>
          <w:t>, no prazo previsto no n.º</w:t>
        </w:r>
      </w:ins>
      <w:ins w:id="2288" w:author="Maria Rosário Silva Lemos Cidadão" w:date="2025-10-30T13:20:00Z">
        <w:r w:rsidR="11DB5A24" w:rsidRPr="1126FC69">
          <w:rPr>
            <w:rFonts w:ascii="Garamond" w:eastAsia="Times New Roman" w:hAnsi="Garamond" w:cs="Times New Roman"/>
            <w:lang w:eastAsia="pt-PT"/>
          </w:rPr>
          <w:t>4 do artigo 26.º do presente diploma</w:t>
        </w:r>
        <w:r w:rsidR="21688A07" w:rsidRPr="1126FC69">
          <w:rPr>
            <w:rFonts w:ascii="Garamond" w:eastAsia="Times New Roman" w:hAnsi="Garamond" w:cs="Times New Roman"/>
            <w:lang w:eastAsia="pt-PT"/>
          </w:rPr>
          <w:t>.</w:t>
        </w:r>
      </w:ins>
      <w:del w:id="2289" w:author="Maria Rosário Silva Lemos Cidadão" w:date="2025-10-30T13:20:00Z">
        <w:r w:rsidR="002B3E95" w:rsidRPr="1126FC69" w:rsidDel="55602FEC">
          <w:rPr>
            <w:rFonts w:ascii="Garamond" w:eastAsia="Times New Roman" w:hAnsi="Garamond" w:cs="Times New Roman"/>
            <w:lang w:eastAsia="pt-PT"/>
          </w:rPr>
          <w:delText>.</w:delText>
        </w:r>
      </w:del>
    </w:p>
    <w:bookmarkEnd w:id="2276"/>
    <w:p w14:paraId="0A340D01" w14:textId="598A3F92" w:rsidR="00547785" w:rsidRDefault="00547785" w:rsidP="00EE7BEC">
      <w:pPr>
        <w:spacing w:line="360" w:lineRule="auto"/>
        <w:jc w:val="both"/>
        <w:rPr>
          <w:ins w:id="2290" w:author="Susana Margarida Gonçalves Silva Santos" w:date="2025-10-20T11:59:00Z" w16du:dateUtc="2025-10-20T10:59:00Z"/>
          <w:rFonts w:ascii="Garamond" w:eastAsia="Times New Roman" w:hAnsi="Garamond" w:cs="Times New Roman"/>
          <w:lang w:eastAsia="pt-PT"/>
        </w:rPr>
      </w:pPr>
      <w:r w:rsidRPr="00C31C63">
        <w:rPr>
          <w:rFonts w:ascii="Garamond" w:eastAsia="Times New Roman" w:hAnsi="Garamond" w:cs="Times New Roman"/>
          <w:strike/>
          <w:lang w:eastAsia="pt-PT"/>
        </w:rPr>
        <w:t>5</w:t>
      </w:r>
      <w:r w:rsidRPr="000041C8">
        <w:rPr>
          <w:rFonts w:ascii="Garamond" w:eastAsia="Times New Roman" w:hAnsi="Garamond" w:cs="Times New Roman"/>
          <w:lang w:eastAsia="pt-PT"/>
        </w:rPr>
        <w:t xml:space="preserve"> </w:t>
      </w:r>
      <w:r w:rsidR="00EE7BEC" w:rsidRPr="000041C8">
        <w:rPr>
          <w:rFonts w:ascii="Garamond" w:eastAsia="Times New Roman" w:hAnsi="Garamond" w:cs="Times New Roman"/>
          <w:lang w:eastAsia="pt-PT"/>
        </w:rPr>
        <w:t>–</w:t>
      </w:r>
      <w:r w:rsidRPr="000041C8">
        <w:rPr>
          <w:rFonts w:ascii="Garamond" w:eastAsia="Times New Roman" w:hAnsi="Garamond" w:cs="Times New Roman"/>
          <w:lang w:eastAsia="pt-PT"/>
        </w:rPr>
        <w:t xml:space="preserve"> A adoção do animal, ou outro destino que lhe seja dado, é da responsabilidade </w:t>
      </w:r>
      <w:r w:rsidR="00EE7BEC" w:rsidRPr="000041C8">
        <w:rPr>
          <w:rFonts w:ascii="Garamond" w:eastAsia="Times New Roman" w:hAnsi="Garamond" w:cs="Times New Roman"/>
          <w:lang w:eastAsia="pt-PT"/>
        </w:rPr>
        <w:t>do titular do animal de companhia</w:t>
      </w:r>
      <w:r w:rsidRPr="000041C8">
        <w:rPr>
          <w:rFonts w:ascii="Garamond" w:eastAsia="Times New Roman" w:hAnsi="Garamond" w:cs="Times New Roman"/>
          <w:lang w:eastAsia="pt-PT"/>
        </w:rPr>
        <w:t>.</w:t>
      </w:r>
    </w:p>
    <w:p w14:paraId="28A06E20" w14:textId="77777777" w:rsidR="001B193C" w:rsidRPr="000041C8" w:rsidRDefault="001B193C" w:rsidP="00EE7BEC">
      <w:pPr>
        <w:spacing w:line="360" w:lineRule="auto"/>
        <w:jc w:val="both"/>
        <w:rPr>
          <w:rFonts w:ascii="Garamond" w:eastAsia="Times New Roman" w:hAnsi="Garamond" w:cs="Times New Roman"/>
          <w:lang w:eastAsia="pt-PT"/>
        </w:rPr>
      </w:pPr>
    </w:p>
    <w:p w14:paraId="664A5A2D" w14:textId="77777777" w:rsidR="00CE3D3E" w:rsidRPr="000041C8" w:rsidRDefault="00CE3D3E" w:rsidP="00A95B79">
      <w:pPr>
        <w:tabs>
          <w:tab w:val="left" w:pos="3451"/>
        </w:tabs>
        <w:spacing w:line="360" w:lineRule="auto"/>
        <w:jc w:val="both"/>
        <w:rPr>
          <w:rFonts w:ascii="Garamond" w:eastAsia="Times New Roman" w:hAnsi="Garamond" w:cs="Times New Roman"/>
          <w:lang w:eastAsia="pt-PT"/>
        </w:rPr>
      </w:pPr>
    </w:p>
    <w:p w14:paraId="1B7BE43C" w14:textId="3971A9C3" w:rsidR="003D15F2" w:rsidRPr="00B56351" w:rsidRDefault="18EEC6FB" w:rsidP="00A95B79">
      <w:pPr>
        <w:spacing w:line="360" w:lineRule="auto"/>
        <w:jc w:val="center"/>
        <w:rPr>
          <w:rFonts w:ascii="Garamond" w:eastAsia="Times New Roman" w:hAnsi="Garamond" w:cs="Times New Roman"/>
          <w:strike/>
          <w:lang w:eastAsia="pt-PT"/>
        </w:rPr>
      </w:pPr>
      <w:bookmarkStart w:id="2291" w:name="_Hlk133417939"/>
      <w:commentRangeStart w:id="2292"/>
      <w:r w:rsidRPr="00B56351">
        <w:rPr>
          <w:rFonts w:ascii="Garamond" w:eastAsia="Times New Roman" w:hAnsi="Garamond" w:cs="Times New Roman"/>
          <w:b/>
          <w:bCs/>
          <w:strike/>
          <w:color w:val="000000" w:themeColor="text1"/>
          <w:lang w:eastAsia="pt-PT"/>
        </w:rPr>
        <w:t>Capítulo XI</w:t>
      </w:r>
      <w:r w:rsidR="5DA0195B" w:rsidRPr="00B56351">
        <w:rPr>
          <w:rFonts w:ascii="Garamond" w:eastAsia="Times New Roman" w:hAnsi="Garamond" w:cs="Times New Roman"/>
          <w:b/>
          <w:bCs/>
          <w:strike/>
          <w:color w:val="000000" w:themeColor="text1"/>
          <w:lang w:eastAsia="pt-PT"/>
        </w:rPr>
        <w:t>I</w:t>
      </w:r>
    </w:p>
    <w:p w14:paraId="7AEF8498" w14:textId="77777777" w:rsidR="003D15F2" w:rsidRPr="00B56351" w:rsidRDefault="18EEC6FB" w:rsidP="00A95B79">
      <w:pPr>
        <w:spacing w:line="360" w:lineRule="auto"/>
        <w:jc w:val="center"/>
        <w:rPr>
          <w:rFonts w:ascii="Garamond" w:eastAsia="Times New Roman" w:hAnsi="Garamond" w:cs="Times New Roman"/>
          <w:strike/>
          <w:lang w:eastAsia="pt-PT"/>
        </w:rPr>
      </w:pPr>
      <w:r w:rsidRPr="00B56351">
        <w:rPr>
          <w:rFonts w:ascii="Garamond" w:eastAsia="Times New Roman" w:hAnsi="Garamond" w:cs="Times New Roman"/>
          <w:b/>
          <w:bCs/>
          <w:strike/>
          <w:color w:val="000000" w:themeColor="text1"/>
          <w:lang w:eastAsia="pt-PT"/>
        </w:rPr>
        <w:t>Detenção de animais perigosos ou potencialmente perigosos</w:t>
      </w:r>
      <w:commentRangeEnd w:id="2292"/>
      <w:r w:rsidR="003D15F2" w:rsidRPr="00B56351">
        <w:rPr>
          <w:rStyle w:val="CommentReference"/>
          <w:rFonts w:ascii="Garamond" w:eastAsia="Times New Roman" w:hAnsi="Garamond" w:cs="Times New Roman"/>
          <w:strike/>
          <w:sz w:val="24"/>
          <w:szCs w:val="24"/>
          <w:lang w:eastAsia="pt-PT"/>
        </w:rPr>
        <w:commentReference w:id="2292"/>
      </w:r>
    </w:p>
    <w:bookmarkEnd w:id="2291"/>
    <w:p w14:paraId="51BEC144" w14:textId="77777777" w:rsidR="003D15F2" w:rsidRPr="00B56351" w:rsidRDefault="003D15F2" w:rsidP="00A95B79">
      <w:pPr>
        <w:spacing w:line="360" w:lineRule="auto"/>
        <w:jc w:val="both"/>
        <w:rPr>
          <w:rFonts w:ascii="Garamond" w:eastAsia="Times New Roman" w:hAnsi="Garamond" w:cs="Times New Roman"/>
          <w:strike/>
          <w:lang w:eastAsia="pt-PT"/>
        </w:rPr>
      </w:pPr>
      <w:r w:rsidRPr="00B56351">
        <w:rPr>
          <w:rFonts w:ascii="Garamond" w:eastAsia="Times New Roman" w:hAnsi="Garamond" w:cs="Times New Roman"/>
          <w:strike/>
          <w:color w:val="000000" w:themeColor="text1"/>
          <w:lang w:eastAsia="pt-PT"/>
        </w:rPr>
        <w:t xml:space="preserve"> </w:t>
      </w:r>
    </w:p>
    <w:p w14:paraId="1E0925E5" w14:textId="07C01D5E" w:rsidR="003D15F2" w:rsidRPr="00B56351" w:rsidRDefault="003D15F2" w:rsidP="00A95B79">
      <w:pPr>
        <w:spacing w:line="360" w:lineRule="auto"/>
        <w:jc w:val="center"/>
        <w:rPr>
          <w:rFonts w:ascii="Garamond" w:eastAsia="Times New Roman" w:hAnsi="Garamond" w:cs="Times New Roman"/>
          <w:strike/>
          <w:lang w:eastAsia="pt-PT"/>
        </w:rPr>
      </w:pPr>
      <w:bookmarkStart w:id="2293" w:name="_Hlk113979918"/>
      <w:r w:rsidRPr="00B56351">
        <w:rPr>
          <w:rFonts w:ascii="Garamond" w:eastAsia="Times New Roman" w:hAnsi="Garamond" w:cs="Times New Roman"/>
          <w:b/>
          <w:bCs/>
          <w:strike/>
          <w:color w:val="000000" w:themeColor="text1"/>
          <w:lang w:eastAsia="pt-PT"/>
        </w:rPr>
        <w:t xml:space="preserve">Artigo </w:t>
      </w:r>
      <w:r w:rsidR="00E47017" w:rsidRPr="00B56351">
        <w:rPr>
          <w:rFonts w:ascii="Garamond" w:eastAsia="Times New Roman" w:hAnsi="Garamond" w:cs="Times New Roman"/>
          <w:b/>
          <w:bCs/>
          <w:strike/>
          <w:color w:val="000000" w:themeColor="text1"/>
          <w:lang w:eastAsia="pt-PT"/>
        </w:rPr>
        <w:t>102</w:t>
      </w:r>
      <w:r w:rsidRPr="00B56351">
        <w:rPr>
          <w:rFonts w:ascii="Garamond" w:eastAsia="Times New Roman" w:hAnsi="Garamond" w:cs="Times New Roman"/>
          <w:b/>
          <w:bCs/>
          <w:strike/>
          <w:color w:val="000000" w:themeColor="text1"/>
          <w:lang w:eastAsia="pt-PT"/>
        </w:rPr>
        <w:t>.º</w:t>
      </w:r>
    </w:p>
    <w:p w14:paraId="5FFF9403" w14:textId="77777777" w:rsidR="003D15F2" w:rsidRPr="00B56351" w:rsidRDefault="003D15F2" w:rsidP="00A95B79">
      <w:pPr>
        <w:spacing w:line="360" w:lineRule="auto"/>
        <w:jc w:val="center"/>
        <w:rPr>
          <w:rFonts w:ascii="Garamond" w:eastAsia="Times New Roman" w:hAnsi="Garamond" w:cs="Times New Roman"/>
          <w:strike/>
          <w:lang w:eastAsia="pt-PT"/>
        </w:rPr>
      </w:pPr>
      <w:r w:rsidRPr="00B56351">
        <w:rPr>
          <w:rFonts w:ascii="Garamond" w:eastAsia="Times New Roman" w:hAnsi="Garamond" w:cs="Times New Roman"/>
          <w:strike/>
          <w:color w:val="000000" w:themeColor="text1"/>
          <w:lang w:eastAsia="pt-PT"/>
        </w:rPr>
        <w:t>Detenção de cães perigosos ou potencialmente perigosos</w:t>
      </w:r>
    </w:p>
    <w:bookmarkEnd w:id="2293"/>
    <w:p w14:paraId="3AFD3264" w14:textId="77777777" w:rsidR="00460A68" w:rsidRPr="00B56351" w:rsidRDefault="003D15F2" w:rsidP="00A95B79">
      <w:pPr>
        <w:spacing w:line="360" w:lineRule="auto"/>
        <w:jc w:val="both"/>
        <w:rPr>
          <w:rFonts w:ascii="Garamond" w:eastAsia="Times New Roman" w:hAnsi="Garamond" w:cs="Times New Roman"/>
          <w:strike/>
          <w:color w:val="000000" w:themeColor="text1"/>
          <w:lang w:eastAsia="pt-PT"/>
        </w:rPr>
      </w:pPr>
      <w:r w:rsidRPr="00B56351">
        <w:rPr>
          <w:rFonts w:ascii="Garamond" w:eastAsia="Times New Roman" w:hAnsi="Garamond" w:cs="Times New Roman"/>
          <w:strike/>
          <w:color w:val="000000" w:themeColor="text1"/>
          <w:lang w:eastAsia="pt-PT"/>
        </w:rPr>
        <w:t>1 - A detenção de cães perigosos ou potencialmente perigosos, enquanto animais de companhia, carece de licença emitida pela junta de freguesia da área de residência do detentor</w:t>
      </w:r>
      <w:r w:rsidR="00460A68" w:rsidRPr="00B56351">
        <w:rPr>
          <w:rFonts w:ascii="Garamond" w:eastAsia="Times New Roman" w:hAnsi="Garamond" w:cs="Times New Roman"/>
          <w:strike/>
          <w:color w:val="000000" w:themeColor="text1"/>
          <w:lang w:eastAsia="pt-PT"/>
        </w:rPr>
        <w:t>.</w:t>
      </w:r>
    </w:p>
    <w:p w14:paraId="6641B4DA" w14:textId="04E0BA9C" w:rsidR="003D15F2" w:rsidRPr="00B56351" w:rsidRDefault="00460A68" w:rsidP="00A95B79">
      <w:pPr>
        <w:spacing w:line="360" w:lineRule="auto"/>
        <w:jc w:val="both"/>
        <w:rPr>
          <w:rFonts w:ascii="Garamond" w:eastAsia="Times New Roman" w:hAnsi="Garamond" w:cs="Times New Roman"/>
          <w:strike/>
          <w:lang w:eastAsia="pt-PT"/>
        </w:rPr>
      </w:pPr>
      <w:r w:rsidRPr="00B56351">
        <w:rPr>
          <w:rFonts w:ascii="Garamond" w:eastAsia="Times New Roman" w:hAnsi="Garamond" w:cs="Times New Roman"/>
          <w:strike/>
          <w:color w:val="000000" w:themeColor="text1"/>
          <w:lang w:eastAsia="pt-PT"/>
        </w:rPr>
        <w:t>2 – A licença deve ser requerida</w:t>
      </w:r>
      <w:r w:rsidR="00DD07B3" w:rsidRPr="00B56351">
        <w:rPr>
          <w:rFonts w:ascii="Garamond" w:eastAsia="Times New Roman" w:hAnsi="Garamond" w:cs="Times New Roman"/>
          <w:strike/>
          <w:color w:val="000000" w:themeColor="text1"/>
          <w:lang w:eastAsia="pt-PT"/>
        </w:rPr>
        <w:t xml:space="preserve"> entre os 3 e os 6 meses de idade </w:t>
      </w:r>
      <w:r w:rsidR="00913356" w:rsidRPr="00B56351">
        <w:rPr>
          <w:rFonts w:ascii="Garamond" w:eastAsia="Times New Roman" w:hAnsi="Garamond" w:cs="Times New Roman"/>
          <w:strike/>
          <w:color w:val="000000" w:themeColor="text1"/>
          <w:lang w:eastAsia="pt-PT"/>
        </w:rPr>
        <w:t>dos</w:t>
      </w:r>
      <w:r w:rsidR="00B84A69" w:rsidRPr="00B56351">
        <w:rPr>
          <w:rFonts w:ascii="Garamond" w:eastAsia="Times New Roman" w:hAnsi="Garamond" w:cs="Times New Roman"/>
          <w:strike/>
          <w:color w:val="000000" w:themeColor="text1"/>
          <w:lang w:eastAsia="pt-PT"/>
        </w:rPr>
        <w:t xml:space="preserve"> cães potencialmente perigosos </w:t>
      </w:r>
      <w:r w:rsidR="00FF6B28" w:rsidRPr="00B56351">
        <w:rPr>
          <w:rFonts w:ascii="Garamond" w:eastAsia="Times New Roman" w:hAnsi="Garamond" w:cs="Times New Roman"/>
          <w:strike/>
          <w:color w:val="000000" w:themeColor="text1"/>
          <w:lang w:eastAsia="pt-PT"/>
        </w:rPr>
        <w:t xml:space="preserve">e </w:t>
      </w:r>
      <w:r w:rsidR="00B84A69" w:rsidRPr="00B56351">
        <w:rPr>
          <w:rFonts w:ascii="Garamond" w:eastAsia="Times New Roman" w:hAnsi="Garamond" w:cs="Times New Roman"/>
          <w:strike/>
          <w:color w:val="000000" w:themeColor="text1"/>
          <w:lang w:eastAsia="pt-PT"/>
        </w:rPr>
        <w:t xml:space="preserve">para </w:t>
      </w:r>
      <w:r w:rsidR="00E518AF" w:rsidRPr="00B56351">
        <w:rPr>
          <w:rFonts w:ascii="Garamond" w:eastAsia="Times New Roman" w:hAnsi="Garamond" w:cs="Times New Roman"/>
          <w:strike/>
          <w:color w:val="000000" w:themeColor="text1"/>
          <w:lang w:eastAsia="pt-PT"/>
        </w:rPr>
        <w:t>animais</w:t>
      </w:r>
      <w:r w:rsidR="00B84A69" w:rsidRPr="00B56351">
        <w:rPr>
          <w:rFonts w:ascii="Garamond" w:eastAsia="Times New Roman" w:hAnsi="Garamond" w:cs="Times New Roman"/>
          <w:strike/>
          <w:color w:val="000000" w:themeColor="text1"/>
          <w:lang w:eastAsia="pt-PT"/>
        </w:rPr>
        <w:t xml:space="preserve"> </w:t>
      </w:r>
      <w:r w:rsidR="000E1A94" w:rsidRPr="00B56351">
        <w:rPr>
          <w:rFonts w:ascii="Garamond" w:eastAsia="Times New Roman" w:hAnsi="Garamond" w:cs="Times New Roman"/>
          <w:strike/>
          <w:color w:val="000000" w:themeColor="text1"/>
          <w:lang w:eastAsia="pt-PT"/>
        </w:rPr>
        <w:t>qualificado</w:t>
      </w:r>
      <w:r w:rsidR="00E518AF" w:rsidRPr="00B56351">
        <w:rPr>
          <w:rFonts w:ascii="Garamond" w:eastAsia="Times New Roman" w:hAnsi="Garamond" w:cs="Times New Roman"/>
          <w:strike/>
          <w:color w:val="000000" w:themeColor="text1"/>
          <w:lang w:eastAsia="pt-PT"/>
        </w:rPr>
        <w:t>s como</w:t>
      </w:r>
      <w:r w:rsidR="00245FED" w:rsidRPr="00B56351">
        <w:rPr>
          <w:rFonts w:ascii="Garamond" w:eastAsia="Times New Roman" w:hAnsi="Garamond" w:cs="Times New Roman"/>
          <w:strike/>
          <w:color w:val="000000" w:themeColor="text1"/>
          <w:lang w:eastAsia="pt-PT"/>
        </w:rPr>
        <w:t xml:space="preserve"> perigoso</w:t>
      </w:r>
      <w:r w:rsidR="00E518AF" w:rsidRPr="00B56351">
        <w:rPr>
          <w:rFonts w:ascii="Garamond" w:eastAsia="Times New Roman" w:hAnsi="Garamond" w:cs="Times New Roman"/>
          <w:strike/>
          <w:color w:val="000000" w:themeColor="text1"/>
          <w:lang w:eastAsia="pt-PT"/>
        </w:rPr>
        <w:t>s</w:t>
      </w:r>
      <w:r w:rsidR="001C013C" w:rsidRPr="00B56351">
        <w:rPr>
          <w:rFonts w:ascii="Garamond" w:eastAsia="Times New Roman" w:hAnsi="Garamond" w:cs="Times New Roman"/>
          <w:strike/>
          <w:color w:val="000000" w:themeColor="text1"/>
          <w:lang w:eastAsia="pt-PT"/>
        </w:rPr>
        <w:t xml:space="preserve"> no prazo de 15 dias após essa qualificação</w:t>
      </w:r>
      <w:r w:rsidR="0007717E" w:rsidRPr="00B56351">
        <w:rPr>
          <w:rFonts w:ascii="Garamond" w:eastAsia="Times New Roman" w:hAnsi="Garamond" w:cs="Times New Roman"/>
          <w:strike/>
          <w:color w:val="000000" w:themeColor="text1"/>
          <w:lang w:eastAsia="pt-PT"/>
        </w:rPr>
        <w:t xml:space="preserve"> nos termos do presente decreto-lei.</w:t>
      </w:r>
    </w:p>
    <w:p w14:paraId="01C40237" w14:textId="3C639657" w:rsidR="003D15F2" w:rsidRPr="00B56351" w:rsidRDefault="000E1A94" w:rsidP="00A95B79">
      <w:pPr>
        <w:spacing w:line="360" w:lineRule="auto"/>
        <w:jc w:val="both"/>
        <w:rPr>
          <w:rFonts w:ascii="Garamond" w:eastAsia="Times New Roman" w:hAnsi="Garamond" w:cs="Times New Roman"/>
          <w:strike/>
          <w:lang w:eastAsia="pt-PT"/>
        </w:rPr>
      </w:pPr>
      <w:r w:rsidRPr="00B56351">
        <w:rPr>
          <w:rFonts w:ascii="Garamond" w:eastAsia="Times New Roman" w:hAnsi="Garamond" w:cs="Times New Roman"/>
          <w:strike/>
          <w:color w:val="000000" w:themeColor="text1"/>
          <w:lang w:eastAsia="pt-PT"/>
        </w:rPr>
        <w:t xml:space="preserve">3 </w:t>
      </w:r>
      <w:r w:rsidR="003D15F2" w:rsidRPr="00B56351">
        <w:rPr>
          <w:rFonts w:ascii="Garamond" w:eastAsia="Times New Roman" w:hAnsi="Garamond" w:cs="Times New Roman"/>
          <w:strike/>
          <w:color w:val="000000" w:themeColor="text1"/>
          <w:lang w:eastAsia="pt-PT"/>
        </w:rPr>
        <w:t>- Para efeitos do disposto no número anterior, o detentor entrega na junta de freguesia respetiva os seguintes elementos, além dos exigidos nas normas vigentes em matéria de identificação</w:t>
      </w:r>
      <w:r w:rsidR="00E60D26" w:rsidRPr="00B56351">
        <w:rPr>
          <w:rFonts w:ascii="Garamond" w:eastAsia="Times New Roman" w:hAnsi="Garamond" w:cs="Times New Roman"/>
          <w:strike/>
          <w:color w:val="000000" w:themeColor="text1"/>
          <w:lang w:eastAsia="pt-PT"/>
        </w:rPr>
        <w:t xml:space="preserve"> e registo de animais de companhia</w:t>
      </w:r>
      <w:r w:rsidR="003D15F2" w:rsidRPr="00B56351">
        <w:rPr>
          <w:rFonts w:ascii="Garamond" w:eastAsia="Times New Roman" w:hAnsi="Garamond" w:cs="Times New Roman"/>
          <w:strike/>
          <w:color w:val="000000" w:themeColor="text1"/>
          <w:lang w:eastAsia="pt-PT"/>
        </w:rPr>
        <w:t xml:space="preserve">: </w:t>
      </w:r>
    </w:p>
    <w:p w14:paraId="5795A47D" w14:textId="68116E5E" w:rsidR="003D15F2" w:rsidRPr="00B56351" w:rsidRDefault="003D15F2" w:rsidP="00A95B79">
      <w:pPr>
        <w:spacing w:line="360" w:lineRule="auto"/>
        <w:jc w:val="both"/>
        <w:rPr>
          <w:rFonts w:ascii="Garamond" w:eastAsia="Times New Roman" w:hAnsi="Garamond" w:cs="Times New Roman"/>
          <w:strike/>
          <w:lang w:eastAsia="pt-PT"/>
        </w:rPr>
      </w:pPr>
      <w:bookmarkStart w:id="2294" w:name="_Hlk134538906"/>
      <w:r w:rsidRPr="00B56351">
        <w:rPr>
          <w:rFonts w:ascii="Garamond" w:eastAsia="Times New Roman" w:hAnsi="Garamond" w:cs="Times New Roman"/>
          <w:strike/>
          <w:color w:val="000000" w:themeColor="text1"/>
          <w:lang w:eastAsia="pt-PT"/>
        </w:rPr>
        <w:t>a) Termo de responsabilidade, conforme modelo</w:t>
      </w:r>
      <w:r w:rsidR="00E518AF" w:rsidRPr="00B56351">
        <w:rPr>
          <w:rFonts w:ascii="Garamond" w:eastAsia="Times New Roman" w:hAnsi="Garamond" w:cs="Times New Roman"/>
          <w:strike/>
          <w:color w:val="000000" w:themeColor="text1"/>
          <w:lang w:eastAsia="pt-PT"/>
        </w:rPr>
        <w:t xml:space="preserve"> divulgado no sítio da internet d</w:t>
      </w:r>
      <w:r w:rsidR="000232BB" w:rsidRPr="00B56351">
        <w:rPr>
          <w:rFonts w:ascii="Garamond" w:eastAsia="Times New Roman" w:hAnsi="Garamond" w:cs="Times New Roman"/>
          <w:strike/>
          <w:color w:val="000000" w:themeColor="text1"/>
          <w:lang w:eastAsia="pt-PT"/>
        </w:rPr>
        <w:t>a DGAV</w:t>
      </w:r>
      <w:r w:rsidR="003743FF" w:rsidRPr="00B56351">
        <w:rPr>
          <w:rFonts w:ascii="Garamond" w:eastAsia="Times New Roman" w:hAnsi="Garamond" w:cs="Times New Roman"/>
          <w:strike/>
          <w:color w:val="000000" w:themeColor="text1"/>
          <w:lang w:eastAsia="pt-PT"/>
        </w:rPr>
        <w:t>;</w:t>
      </w:r>
      <w:r w:rsidRPr="00B56351">
        <w:rPr>
          <w:rFonts w:ascii="Garamond" w:eastAsia="Times New Roman" w:hAnsi="Garamond" w:cs="Times New Roman"/>
          <w:strike/>
          <w:color w:val="000000" w:themeColor="text1"/>
          <w:lang w:eastAsia="pt-PT"/>
        </w:rPr>
        <w:t xml:space="preserve"> </w:t>
      </w:r>
    </w:p>
    <w:bookmarkEnd w:id="2294"/>
    <w:p w14:paraId="22D42535" w14:textId="77777777" w:rsidR="003D15F2" w:rsidRPr="00B56351" w:rsidRDefault="003D15F2" w:rsidP="00A95B79">
      <w:pPr>
        <w:spacing w:line="360" w:lineRule="auto"/>
        <w:jc w:val="both"/>
        <w:rPr>
          <w:rFonts w:ascii="Garamond" w:eastAsia="Times New Roman" w:hAnsi="Garamond" w:cs="Times New Roman"/>
          <w:strike/>
          <w:lang w:eastAsia="pt-PT"/>
        </w:rPr>
      </w:pPr>
      <w:r w:rsidRPr="00B56351">
        <w:rPr>
          <w:rFonts w:ascii="Garamond" w:eastAsia="Times New Roman" w:hAnsi="Garamond" w:cs="Times New Roman"/>
          <w:strike/>
          <w:color w:val="000000" w:themeColor="text1"/>
          <w:lang w:eastAsia="pt-PT"/>
        </w:rPr>
        <w:t xml:space="preserve">b) </w:t>
      </w:r>
      <w:bookmarkStart w:id="2295" w:name="_Hlk136445326"/>
      <w:r w:rsidRPr="00B56351">
        <w:rPr>
          <w:rFonts w:ascii="Garamond" w:eastAsia="Times New Roman" w:hAnsi="Garamond" w:cs="Times New Roman"/>
          <w:strike/>
          <w:color w:val="000000" w:themeColor="text1"/>
          <w:lang w:eastAsia="pt-PT"/>
        </w:rPr>
        <w:t>Certificado do registo criminal, constituindo indício de falta de idoneidade o facto de o detentor ter sido condenado, por sentença transitada em julgado, por qualquer dos crimes previstos no presente decreto-lei, por crime de homicídio por negligência, por crime doloso contra a vida, a integridade física, a liberdade pessoal, a liberdade e autodeterminação sexual, a saúde pública ou a paz pública, tráfico de estupefacientes e substâncias psicotrópicas, tráfico de pessoas, tráfico de armas, crimes contra animais de companhia, ou por outro crime doloso cometido com uso de violência</w:t>
      </w:r>
      <w:bookmarkEnd w:id="2295"/>
      <w:r w:rsidRPr="00B56351">
        <w:rPr>
          <w:rFonts w:ascii="Garamond" w:eastAsia="Times New Roman" w:hAnsi="Garamond" w:cs="Times New Roman"/>
          <w:strike/>
          <w:color w:val="000000" w:themeColor="text1"/>
          <w:lang w:eastAsia="pt-PT"/>
        </w:rPr>
        <w:t xml:space="preserve">; </w:t>
      </w:r>
    </w:p>
    <w:p w14:paraId="3FA42BE9" w14:textId="23C1C74A" w:rsidR="003D15F2" w:rsidRPr="00B56351" w:rsidRDefault="003D15F2" w:rsidP="00A95B79">
      <w:pPr>
        <w:spacing w:line="360" w:lineRule="auto"/>
        <w:jc w:val="both"/>
        <w:rPr>
          <w:rFonts w:ascii="Garamond" w:eastAsia="Times New Roman" w:hAnsi="Garamond" w:cs="Times New Roman"/>
          <w:strike/>
          <w:lang w:eastAsia="pt-PT"/>
        </w:rPr>
      </w:pPr>
      <w:r w:rsidRPr="00B56351">
        <w:rPr>
          <w:rFonts w:ascii="Garamond" w:eastAsia="Times New Roman" w:hAnsi="Garamond" w:cs="Times New Roman"/>
          <w:strike/>
          <w:color w:val="000000" w:themeColor="text1"/>
          <w:lang w:eastAsia="pt-PT"/>
        </w:rPr>
        <w:t>c) Documento que certifique a formalização de um seguro de responsabilidade civil, nos termos do disposto no artigo 10</w:t>
      </w:r>
      <w:r w:rsidR="00FA5A2F" w:rsidRPr="00B56351">
        <w:rPr>
          <w:rFonts w:ascii="Garamond" w:eastAsia="Times New Roman" w:hAnsi="Garamond" w:cs="Times New Roman"/>
          <w:strike/>
          <w:color w:val="000000" w:themeColor="text1"/>
          <w:lang w:eastAsia="pt-PT"/>
        </w:rPr>
        <w:t>8</w:t>
      </w:r>
      <w:r w:rsidRPr="00B56351">
        <w:rPr>
          <w:rFonts w:ascii="Garamond" w:eastAsia="Times New Roman" w:hAnsi="Garamond" w:cs="Times New Roman"/>
          <w:strike/>
          <w:color w:val="000000" w:themeColor="text1"/>
          <w:lang w:eastAsia="pt-PT"/>
        </w:rPr>
        <w:t xml:space="preserve">.º; </w:t>
      </w:r>
    </w:p>
    <w:p w14:paraId="18355254" w14:textId="6A3075D6" w:rsidR="003D15F2" w:rsidRPr="00B56351" w:rsidRDefault="003D15F2" w:rsidP="00A95B79">
      <w:pPr>
        <w:spacing w:line="360" w:lineRule="auto"/>
        <w:jc w:val="both"/>
        <w:rPr>
          <w:rFonts w:ascii="Garamond" w:eastAsia="Times New Roman" w:hAnsi="Garamond" w:cs="Times New Roman"/>
          <w:strike/>
          <w:lang w:eastAsia="pt-PT"/>
        </w:rPr>
      </w:pPr>
      <w:r w:rsidRPr="00B56351">
        <w:rPr>
          <w:rFonts w:ascii="Garamond" w:eastAsia="Times New Roman" w:hAnsi="Garamond" w:cs="Times New Roman"/>
          <w:strike/>
          <w:color w:val="000000" w:themeColor="text1"/>
          <w:lang w:eastAsia="pt-PT"/>
        </w:rPr>
        <w:t>d) Comprovativo da esterilização</w:t>
      </w:r>
      <w:r w:rsidR="00245FED" w:rsidRPr="00B56351">
        <w:rPr>
          <w:rFonts w:ascii="Garamond" w:eastAsia="Times New Roman" w:hAnsi="Garamond" w:cs="Times New Roman"/>
          <w:strike/>
          <w:color w:val="000000" w:themeColor="text1"/>
          <w:lang w:eastAsia="pt-PT"/>
        </w:rPr>
        <w:t>, quando aplicável</w:t>
      </w:r>
      <w:r w:rsidRPr="00B56351">
        <w:rPr>
          <w:rFonts w:ascii="Garamond" w:eastAsia="Times New Roman" w:hAnsi="Garamond" w:cs="Times New Roman"/>
          <w:strike/>
          <w:color w:val="000000" w:themeColor="text1"/>
          <w:lang w:eastAsia="pt-PT"/>
        </w:rPr>
        <w:t xml:space="preserve">; </w:t>
      </w:r>
    </w:p>
    <w:p w14:paraId="50A41B55" w14:textId="46D80960" w:rsidR="003D15F2" w:rsidRPr="00B56351" w:rsidRDefault="18EEC6FB" w:rsidP="00A95B79">
      <w:pPr>
        <w:spacing w:line="360" w:lineRule="auto"/>
        <w:jc w:val="both"/>
        <w:rPr>
          <w:rFonts w:ascii="Garamond" w:eastAsia="Times New Roman" w:hAnsi="Garamond" w:cs="Times New Roman"/>
          <w:strike/>
          <w:lang w:eastAsia="pt-PT"/>
        </w:rPr>
      </w:pPr>
      <w:r w:rsidRPr="00B56351">
        <w:rPr>
          <w:rFonts w:ascii="Garamond" w:eastAsia="Times New Roman" w:hAnsi="Garamond" w:cs="Times New Roman"/>
          <w:strike/>
          <w:color w:val="000000" w:themeColor="text1"/>
          <w:lang w:eastAsia="pt-PT"/>
        </w:rPr>
        <w:t xml:space="preserve">e) </w:t>
      </w:r>
      <w:r w:rsidR="372A3F85" w:rsidRPr="00B56351">
        <w:rPr>
          <w:rFonts w:ascii="Garamond" w:eastAsia="Times New Roman" w:hAnsi="Garamond" w:cs="Times New Roman"/>
          <w:strike/>
          <w:color w:val="000000" w:themeColor="text1"/>
          <w:lang w:eastAsia="pt-PT"/>
        </w:rPr>
        <w:t>DIAC</w:t>
      </w:r>
      <w:r w:rsidRPr="00B56351">
        <w:rPr>
          <w:rFonts w:ascii="Garamond" w:eastAsia="Times New Roman" w:hAnsi="Garamond" w:cs="Times New Roman"/>
          <w:strike/>
          <w:color w:val="000000" w:themeColor="text1"/>
          <w:lang w:eastAsia="pt-PT"/>
        </w:rPr>
        <w:t xml:space="preserve"> atualizado, que comprove, </w:t>
      </w:r>
      <w:r w:rsidR="372A3F85" w:rsidRPr="00B56351">
        <w:rPr>
          <w:rFonts w:ascii="Garamond" w:eastAsia="Times New Roman" w:hAnsi="Garamond" w:cs="Times New Roman"/>
          <w:strike/>
          <w:color w:val="000000" w:themeColor="text1"/>
          <w:lang w:eastAsia="pt-PT"/>
        </w:rPr>
        <w:t>as intervenções sanitárias obrigatórias</w:t>
      </w:r>
      <w:r w:rsidR="62A26335" w:rsidRPr="00B56351">
        <w:rPr>
          <w:rFonts w:ascii="Garamond" w:eastAsia="Times New Roman" w:hAnsi="Garamond" w:cs="Times New Roman"/>
          <w:strike/>
          <w:color w:val="000000" w:themeColor="text1"/>
          <w:lang w:eastAsia="pt-PT"/>
        </w:rPr>
        <w:t xml:space="preserve"> </w:t>
      </w:r>
      <w:r w:rsidRPr="00B56351">
        <w:rPr>
          <w:rFonts w:ascii="Garamond" w:eastAsia="Times New Roman" w:hAnsi="Garamond" w:cs="Times New Roman"/>
          <w:strike/>
          <w:color w:val="000000" w:themeColor="text1"/>
          <w:lang w:eastAsia="pt-PT"/>
        </w:rPr>
        <w:t xml:space="preserve">antirrábica; e </w:t>
      </w:r>
    </w:p>
    <w:p w14:paraId="42B97C46" w14:textId="2724E31E" w:rsidR="003D15F2" w:rsidRPr="00B56351" w:rsidRDefault="003D15F2" w:rsidP="00A95B79">
      <w:pPr>
        <w:spacing w:line="360" w:lineRule="auto"/>
        <w:jc w:val="both"/>
        <w:rPr>
          <w:rFonts w:ascii="Garamond" w:eastAsia="Times New Roman" w:hAnsi="Garamond" w:cs="Times New Roman"/>
          <w:strike/>
          <w:lang w:eastAsia="pt-PT"/>
        </w:rPr>
      </w:pPr>
      <w:r w:rsidRPr="00B56351">
        <w:rPr>
          <w:rFonts w:ascii="Garamond" w:eastAsia="Times New Roman" w:hAnsi="Garamond" w:cs="Times New Roman"/>
          <w:strike/>
          <w:color w:val="000000" w:themeColor="text1"/>
          <w:lang w:eastAsia="pt-PT"/>
        </w:rPr>
        <w:t>f) Comprovativo de aprovação em formação para a detenção de cães perigosos ou potencialmente perigosos.</w:t>
      </w:r>
    </w:p>
    <w:p w14:paraId="60E14E96" w14:textId="00410F30" w:rsidR="003D15F2" w:rsidRPr="00B56351" w:rsidRDefault="00D331D4" w:rsidP="00A95B79">
      <w:pPr>
        <w:spacing w:line="360" w:lineRule="auto"/>
        <w:jc w:val="both"/>
        <w:rPr>
          <w:rFonts w:ascii="Garamond" w:eastAsia="Times New Roman" w:hAnsi="Garamond" w:cs="Times New Roman"/>
          <w:strike/>
          <w:lang w:eastAsia="pt-PT"/>
        </w:rPr>
      </w:pPr>
      <w:r w:rsidRPr="00B56351">
        <w:rPr>
          <w:rFonts w:ascii="Garamond" w:eastAsia="Times New Roman" w:hAnsi="Garamond" w:cs="Times New Roman"/>
          <w:strike/>
          <w:color w:val="000000" w:themeColor="text1"/>
          <w:lang w:eastAsia="pt-PT"/>
        </w:rPr>
        <w:t xml:space="preserve">4 </w:t>
      </w:r>
      <w:r w:rsidR="003D15F2" w:rsidRPr="00B56351">
        <w:rPr>
          <w:rFonts w:ascii="Garamond" w:eastAsia="Times New Roman" w:hAnsi="Garamond" w:cs="Times New Roman"/>
          <w:strike/>
          <w:color w:val="000000" w:themeColor="text1"/>
          <w:lang w:eastAsia="pt-PT"/>
        </w:rPr>
        <w:t xml:space="preserve">- A licença pode ser solicitada pela autoridade competente, a qualquer momento, devendo o detentor, aquando de qualquer deslocação dos </w:t>
      </w:r>
      <w:r w:rsidR="00B64096" w:rsidRPr="00B56351">
        <w:rPr>
          <w:rFonts w:ascii="Garamond" w:eastAsia="Times New Roman" w:hAnsi="Garamond" w:cs="Times New Roman"/>
          <w:strike/>
          <w:color w:val="000000" w:themeColor="text1"/>
          <w:lang w:eastAsia="pt-PT"/>
        </w:rPr>
        <w:t>animais</w:t>
      </w:r>
      <w:r w:rsidR="003D15F2" w:rsidRPr="00B56351">
        <w:rPr>
          <w:rFonts w:ascii="Garamond" w:eastAsia="Times New Roman" w:hAnsi="Garamond" w:cs="Times New Roman"/>
          <w:strike/>
          <w:color w:val="000000" w:themeColor="text1"/>
          <w:lang w:eastAsia="pt-PT"/>
        </w:rPr>
        <w:t xml:space="preserve">, estar sempre acompanhado da mesma. </w:t>
      </w:r>
    </w:p>
    <w:p w14:paraId="3E90C36F" w14:textId="2FA52436" w:rsidR="003D15F2" w:rsidRPr="00B56351" w:rsidRDefault="00D331D4" w:rsidP="00A95B79">
      <w:pPr>
        <w:spacing w:line="360" w:lineRule="auto"/>
        <w:jc w:val="both"/>
        <w:rPr>
          <w:rFonts w:ascii="Garamond" w:eastAsia="Times New Roman" w:hAnsi="Garamond" w:cs="Times New Roman"/>
          <w:strike/>
          <w:lang w:eastAsia="pt-PT"/>
        </w:rPr>
      </w:pPr>
      <w:r w:rsidRPr="00B56351">
        <w:rPr>
          <w:rFonts w:ascii="Garamond" w:eastAsia="Times New Roman" w:hAnsi="Garamond" w:cs="Times New Roman"/>
          <w:strike/>
          <w:color w:val="000000" w:themeColor="text1"/>
          <w:lang w:eastAsia="pt-PT"/>
        </w:rPr>
        <w:t xml:space="preserve">5 </w:t>
      </w:r>
      <w:r w:rsidR="003D15F2" w:rsidRPr="00B56351">
        <w:rPr>
          <w:rFonts w:ascii="Garamond" w:eastAsia="Times New Roman" w:hAnsi="Garamond" w:cs="Times New Roman"/>
          <w:strike/>
          <w:color w:val="000000" w:themeColor="text1"/>
          <w:lang w:eastAsia="pt-PT"/>
        </w:rPr>
        <w:t>- Os nacionais de outros países que permaneçam temporariamente em território nacional acompanhados d</w:t>
      </w:r>
      <w:r w:rsidR="00080B8C" w:rsidRPr="00B56351">
        <w:rPr>
          <w:rFonts w:ascii="Garamond" w:eastAsia="Times New Roman" w:hAnsi="Garamond" w:cs="Times New Roman"/>
          <w:strike/>
          <w:color w:val="000000" w:themeColor="text1"/>
          <w:lang w:eastAsia="pt-PT"/>
        </w:rPr>
        <w:t>e</w:t>
      </w:r>
      <w:r w:rsidR="003D15F2" w:rsidRPr="00B56351">
        <w:rPr>
          <w:rFonts w:ascii="Garamond" w:eastAsia="Times New Roman" w:hAnsi="Garamond" w:cs="Times New Roman"/>
          <w:strike/>
          <w:color w:val="000000" w:themeColor="text1"/>
          <w:lang w:eastAsia="pt-PT"/>
        </w:rPr>
        <w:t xml:space="preserve"> cães perigosos</w:t>
      </w:r>
      <w:r w:rsidR="00080B8C" w:rsidRPr="00B56351">
        <w:rPr>
          <w:rFonts w:ascii="Garamond" w:eastAsia="Times New Roman" w:hAnsi="Garamond" w:cs="Times New Roman"/>
          <w:strike/>
          <w:color w:val="000000" w:themeColor="text1"/>
          <w:lang w:eastAsia="pt-PT"/>
        </w:rPr>
        <w:t xml:space="preserve">, ou </w:t>
      </w:r>
      <w:r w:rsidR="003D15F2" w:rsidRPr="00B56351">
        <w:rPr>
          <w:rFonts w:ascii="Garamond" w:eastAsia="Times New Roman" w:hAnsi="Garamond" w:cs="Times New Roman"/>
          <w:strike/>
          <w:color w:val="000000" w:themeColor="text1"/>
          <w:lang w:eastAsia="pt-PT"/>
        </w:rPr>
        <w:t>potencialmente perigosos</w:t>
      </w:r>
      <w:r w:rsidR="00080B8C" w:rsidRPr="00B56351">
        <w:rPr>
          <w:rFonts w:ascii="Garamond" w:eastAsia="Times New Roman" w:hAnsi="Garamond" w:cs="Times New Roman"/>
          <w:strike/>
          <w:color w:val="000000" w:themeColor="text1"/>
          <w:lang w:eastAsia="pt-PT"/>
        </w:rPr>
        <w:t xml:space="preserve"> nos termos do presente decreto-lei,</w:t>
      </w:r>
      <w:r w:rsidR="003D15F2" w:rsidRPr="00B56351">
        <w:rPr>
          <w:rFonts w:ascii="Garamond" w:eastAsia="Times New Roman" w:hAnsi="Garamond" w:cs="Times New Roman"/>
          <w:strike/>
          <w:color w:val="000000" w:themeColor="text1"/>
          <w:lang w:eastAsia="pt-PT"/>
        </w:rPr>
        <w:t xml:space="preserve"> de que sejam detentores, sem qualquer fim comercial, devem proceder do seguinte modo: </w:t>
      </w:r>
    </w:p>
    <w:p w14:paraId="52A6453A" w14:textId="00FD3E99" w:rsidR="003D15F2" w:rsidRPr="00B56351" w:rsidRDefault="003D15F2" w:rsidP="00A95B79">
      <w:pPr>
        <w:spacing w:line="360" w:lineRule="auto"/>
        <w:jc w:val="both"/>
        <w:rPr>
          <w:rFonts w:ascii="Garamond" w:eastAsia="Times New Roman" w:hAnsi="Garamond" w:cs="Times New Roman"/>
          <w:strike/>
          <w:lang w:eastAsia="pt-PT"/>
        </w:rPr>
      </w:pPr>
      <w:r w:rsidRPr="00B56351">
        <w:rPr>
          <w:rFonts w:ascii="Garamond" w:eastAsia="Times New Roman" w:hAnsi="Garamond" w:cs="Times New Roman"/>
          <w:strike/>
          <w:color w:val="000000" w:themeColor="text1"/>
          <w:lang w:eastAsia="pt-PT"/>
        </w:rPr>
        <w:t>a) Quando a permanência em território nacional seja de duração inferior a quatro meses, à entrada em território nacional, devem apresentar comprovativo do registo no país de origem e subscrever um termo de responsabilidade, de modelo a divulgar no sítio da Internet d</w:t>
      </w:r>
      <w:r w:rsidR="000A2E99" w:rsidRPr="00B56351">
        <w:rPr>
          <w:rFonts w:ascii="Garamond" w:eastAsia="Times New Roman" w:hAnsi="Garamond" w:cs="Times New Roman"/>
          <w:strike/>
          <w:color w:val="000000" w:themeColor="text1"/>
          <w:lang w:eastAsia="pt-PT"/>
        </w:rPr>
        <w:t>a</w:t>
      </w:r>
      <w:r w:rsidRPr="00B56351">
        <w:rPr>
          <w:rFonts w:ascii="Garamond" w:eastAsia="Times New Roman" w:hAnsi="Garamond" w:cs="Times New Roman"/>
          <w:strike/>
          <w:color w:val="000000" w:themeColor="text1"/>
          <w:lang w:eastAsia="pt-PT"/>
        </w:rPr>
        <w:t xml:space="preserve"> </w:t>
      </w:r>
      <w:r w:rsidR="000A2E99" w:rsidRPr="00B56351">
        <w:rPr>
          <w:rFonts w:ascii="Garamond" w:eastAsia="Times New Roman" w:hAnsi="Garamond" w:cs="Times New Roman"/>
          <w:strike/>
          <w:color w:val="000000" w:themeColor="text1"/>
          <w:lang w:eastAsia="pt-PT"/>
        </w:rPr>
        <w:t>DGAV.</w:t>
      </w:r>
      <w:r w:rsidRPr="00B56351">
        <w:rPr>
          <w:rFonts w:ascii="Garamond" w:eastAsia="Times New Roman" w:hAnsi="Garamond" w:cs="Times New Roman"/>
          <w:strike/>
          <w:color w:val="000000" w:themeColor="text1"/>
          <w:lang w:eastAsia="pt-PT"/>
        </w:rPr>
        <w:t xml:space="preserve"> do qual constem: </w:t>
      </w:r>
    </w:p>
    <w:p w14:paraId="4FBA9BFC" w14:textId="77777777" w:rsidR="003D15F2" w:rsidRPr="00B56351" w:rsidRDefault="003D15F2" w:rsidP="00A95B79">
      <w:pPr>
        <w:spacing w:line="360" w:lineRule="auto"/>
        <w:jc w:val="both"/>
        <w:rPr>
          <w:rFonts w:ascii="Garamond" w:eastAsia="Times New Roman" w:hAnsi="Garamond" w:cs="Times New Roman"/>
          <w:strike/>
          <w:lang w:eastAsia="pt-PT"/>
        </w:rPr>
      </w:pPr>
      <w:r w:rsidRPr="00B56351">
        <w:rPr>
          <w:rFonts w:ascii="Garamond" w:eastAsia="Times New Roman" w:hAnsi="Garamond" w:cs="Times New Roman"/>
          <w:strike/>
          <w:color w:val="000000" w:themeColor="text1"/>
          <w:lang w:eastAsia="pt-PT"/>
        </w:rPr>
        <w:t xml:space="preserve">i) Nome e morada do detentor do animal ou animais; </w:t>
      </w:r>
    </w:p>
    <w:p w14:paraId="44FEEB30" w14:textId="7B5F492F" w:rsidR="003D15F2" w:rsidRPr="00B56351" w:rsidRDefault="003D15F2" w:rsidP="00245FED">
      <w:pPr>
        <w:spacing w:line="360" w:lineRule="auto"/>
        <w:ind w:left="3540" w:hanging="3540"/>
        <w:jc w:val="both"/>
        <w:rPr>
          <w:rFonts w:ascii="Garamond" w:eastAsia="Times New Roman" w:hAnsi="Garamond" w:cs="Times New Roman"/>
          <w:strike/>
          <w:lang w:eastAsia="pt-PT"/>
        </w:rPr>
      </w:pPr>
      <w:r w:rsidRPr="00B56351">
        <w:rPr>
          <w:rFonts w:ascii="Garamond" w:eastAsia="Times New Roman" w:hAnsi="Garamond" w:cs="Times New Roman"/>
          <w:strike/>
          <w:color w:val="000000" w:themeColor="text1"/>
          <w:lang w:eastAsia="pt-PT"/>
        </w:rPr>
        <w:t xml:space="preserve">ii) Identificação constante do </w:t>
      </w:r>
      <w:r w:rsidR="00245FED" w:rsidRPr="00B56351">
        <w:rPr>
          <w:rFonts w:ascii="Garamond" w:eastAsia="Times New Roman" w:hAnsi="Garamond" w:cs="Times New Roman"/>
          <w:strike/>
          <w:color w:val="000000" w:themeColor="text1"/>
          <w:lang w:eastAsia="pt-PT"/>
        </w:rPr>
        <w:t>PAC</w:t>
      </w:r>
      <w:r w:rsidRPr="00B56351">
        <w:rPr>
          <w:rFonts w:ascii="Garamond" w:eastAsia="Times New Roman" w:hAnsi="Garamond" w:cs="Times New Roman"/>
          <w:strike/>
          <w:color w:val="000000" w:themeColor="text1"/>
          <w:lang w:eastAsia="pt-PT"/>
        </w:rPr>
        <w:t xml:space="preserve"> ou documento equivalente do animal ou animais; </w:t>
      </w:r>
    </w:p>
    <w:p w14:paraId="029165B6" w14:textId="77777777" w:rsidR="003D15F2" w:rsidRPr="00B56351" w:rsidRDefault="003D15F2" w:rsidP="00A95B79">
      <w:pPr>
        <w:spacing w:line="360" w:lineRule="auto"/>
        <w:jc w:val="both"/>
        <w:rPr>
          <w:rFonts w:ascii="Garamond" w:eastAsia="Times New Roman" w:hAnsi="Garamond" w:cs="Times New Roman"/>
          <w:strike/>
          <w:lang w:eastAsia="pt-PT"/>
        </w:rPr>
      </w:pPr>
      <w:r w:rsidRPr="00B56351">
        <w:rPr>
          <w:rFonts w:ascii="Garamond" w:eastAsia="Times New Roman" w:hAnsi="Garamond" w:cs="Times New Roman"/>
          <w:strike/>
          <w:color w:val="000000" w:themeColor="text1"/>
          <w:lang w:eastAsia="pt-PT"/>
        </w:rPr>
        <w:t xml:space="preserve">iii) Indicação do local de permanência do animal ou animais; </w:t>
      </w:r>
    </w:p>
    <w:p w14:paraId="1EF79F5B" w14:textId="77777777" w:rsidR="003D15F2" w:rsidRPr="00B56351" w:rsidRDefault="003D15F2" w:rsidP="00A95B79">
      <w:pPr>
        <w:spacing w:line="360" w:lineRule="auto"/>
        <w:jc w:val="both"/>
        <w:rPr>
          <w:rFonts w:ascii="Garamond" w:eastAsia="Times New Roman" w:hAnsi="Garamond" w:cs="Times New Roman"/>
          <w:strike/>
          <w:lang w:eastAsia="pt-PT"/>
        </w:rPr>
      </w:pPr>
      <w:r w:rsidRPr="00B56351">
        <w:rPr>
          <w:rFonts w:ascii="Garamond" w:eastAsia="Times New Roman" w:hAnsi="Garamond" w:cs="Times New Roman"/>
          <w:strike/>
          <w:color w:val="000000" w:themeColor="text1"/>
          <w:lang w:eastAsia="pt-PT"/>
        </w:rPr>
        <w:t xml:space="preserve">iv) Que a estada terá uma duração inferior a quatro meses, indicando a data de partida; </w:t>
      </w:r>
    </w:p>
    <w:p w14:paraId="1CA92E4B" w14:textId="77777777" w:rsidR="003D15F2" w:rsidRPr="00B56351" w:rsidRDefault="003D15F2" w:rsidP="00A95B79">
      <w:pPr>
        <w:spacing w:line="360" w:lineRule="auto"/>
        <w:jc w:val="both"/>
        <w:rPr>
          <w:rFonts w:ascii="Garamond" w:eastAsia="Times New Roman" w:hAnsi="Garamond" w:cs="Times New Roman"/>
          <w:strike/>
          <w:lang w:eastAsia="pt-PT"/>
        </w:rPr>
      </w:pPr>
      <w:r w:rsidRPr="00B56351">
        <w:rPr>
          <w:rFonts w:ascii="Garamond" w:eastAsia="Times New Roman" w:hAnsi="Garamond" w:cs="Times New Roman"/>
          <w:strike/>
          <w:color w:val="000000" w:themeColor="text1"/>
          <w:lang w:eastAsia="pt-PT"/>
        </w:rPr>
        <w:t xml:space="preserve">b) Quando a permanência em território nacional seja de duração igual ou superior a quatro meses, o detentor do animal ou animais deve: </w:t>
      </w:r>
    </w:p>
    <w:p w14:paraId="2161C1A0" w14:textId="77777777" w:rsidR="003D15F2" w:rsidRPr="00B56351" w:rsidRDefault="003D15F2" w:rsidP="00A95B79">
      <w:pPr>
        <w:spacing w:line="360" w:lineRule="auto"/>
        <w:jc w:val="both"/>
        <w:rPr>
          <w:rFonts w:ascii="Garamond" w:eastAsia="Times New Roman" w:hAnsi="Garamond" w:cs="Times New Roman"/>
          <w:strike/>
          <w:lang w:eastAsia="pt-PT"/>
        </w:rPr>
      </w:pPr>
      <w:r w:rsidRPr="00B56351">
        <w:rPr>
          <w:rFonts w:ascii="Garamond" w:eastAsia="Times New Roman" w:hAnsi="Garamond" w:cs="Times New Roman"/>
          <w:strike/>
          <w:color w:val="000000" w:themeColor="text1"/>
          <w:lang w:eastAsia="pt-PT"/>
        </w:rPr>
        <w:t xml:space="preserve">i) </w:t>
      </w:r>
      <w:commentRangeStart w:id="2296"/>
      <w:r w:rsidRPr="00B56351">
        <w:rPr>
          <w:rFonts w:ascii="Garamond" w:eastAsia="Times New Roman" w:hAnsi="Garamond" w:cs="Times New Roman"/>
          <w:strike/>
          <w:color w:val="000000" w:themeColor="text1"/>
          <w:lang w:eastAsia="pt-PT"/>
        </w:rPr>
        <w:t>Apresentar-se ao veterinário municipal da área em que se encontra</w:t>
      </w:r>
      <w:commentRangeEnd w:id="2296"/>
      <w:r w:rsidRPr="00B56351">
        <w:rPr>
          <w:rStyle w:val="CommentReference"/>
          <w:rFonts w:ascii="Garamond" w:eastAsia="Times New Roman" w:hAnsi="Garamond" w:cs="Times New Roman"/>
          <w:strike/>
          <w:color w:val="000000" w:themeColor="text1"/>
          <w:sz w:val="24"/>
          <w:szCs w:val="24"/>
          <w:lang w:eastAsia="pt-PT"/>
        </w:rPr>
        <w:commentReference w:id="2296"/>
      </w:r>
      <w:r w:rsidRPr="00B56351">
        <w:rPr>
          <w:rFonts w:ascii="Garamond" w:eastAsia="Times New Roman" w:hAnsi="Garamond" w:cs="Times New Roman"/>
          <w:strike/>
          <w:color w:val="000000" w:themeColor="text1"/>
          <w:lang w:eastAsia="pt-PT"/>
        </w:rPr>
        <w:t xml:space="preserve">, o qual procede ao registo do animal ou animais no SIAC; </w:t>
      </w:r>
    </w:p>
    <w:p w14:paraId="3E4DCA74" w14:textId="380861CF" w:rsidR="003D15F2" w:rsidRPr="00B56351" w:rsidRDefault="003D15F2" w:rsidP="00A95B79">
      <w:pPr>
        <w:spacing w:line="360" w:lineRule="auto"/>
        <w:jc w:val="both"/>
        <w:rPr>
          <w:rFonts w:ascii="Garamond" w:eastAsia="Times New Roman" w:hAnsi="Garamond" w:cs="Times New Roman"/>
          <w:strike/>
          <w:color w:val="000000" w:themeColor="text1"/>
          <w:lang w:eastAsia="pt-PT"/>
        </w:rPr>
      </w:pPr>
      <w:r w:rsidRPr="00B56351">
        <w:rPr>
          <w:rFonts w:ascii="Garamond" w:eastAsia="Times New Roman" w:hAnsi="Garamond" w:cs="Times New Roman"/>
          <w:strike/>
          <w:color w:val="000000" w:themeColor="text1"/>
          <w:lang w:eastAsia="pt-PT"/>
        </w:rPr>
        <w:t xml:space="preserve">ii) </w:t>
      </w:r>
      <w:r w:rsidR="00050CFF" w:rsidRPr="00B56351">
        <w:rPr>
          <w:rFonts w:ascii="Garamond" w:eastAsia="Times New Roman" w:hAnsi="Garamond" w:cs="Times New Roman"/>
          <w:strike/>
          <w:color w:val="000000" w:themeColor="text1"/>
          <w:lang w:eastAsia="pt-PT"/>
        </w:rPr>
        <w:t>Proceder</w:t>
      </w:r>
      <w:r w:rsidRPr="00B56351">
        <w:rPr>
          <w:rFonts w:ascii="Garamond" w:eastAsia="Times New Roman" w:hAnsi="Garamond" w:cs="Times New Roman"/>
          <w:strike/>
          <w:color w:val="000000" w:themeColor="text1"/>
          <w:lang w:eastAsia="pt-PT"/>
        </w:rPr>
        <w:t xml:space="preserve"> à esterilização do animal ou animais, no prazo de 15 dias, </w:t>
      </w:r>
      <w:r w:rsidR="000A2E99" w:rsidRPr="00B56351">
        <w:rPr>
          <w:rFonts w:ascii="Garamond" w:eastAsia="Times New Roman" w:hAnsi="Garamond" w:cs="Times New Roman"/>
          <w:strike/>
          <w:color w:val="000000" w:themeColor="text1"/>
          <w:lang w:eastAsia="pt-PT"/>
        </w:rPr>
        <w:t>registando ato médico no SIAC, e emitindo novo DIAC.</w:t>
      </w:r>
      <w:r w:rsidRPr="00B56351">
        <w:rPr>
          <w:rFonts w:ascii="Garamond" w:eastAsia="Times New Roman" w:hAnsi="Garamond" w:cs="Times New Roman"/>
          <w:strike/>
          <w:color w:val="000000" w:themeColor="text1"/>
          <w:lang w:eastAsia="pt-PT"/>
        </w:rPr>
        <w:t xml:space="preserve"> </w:t>
      </w:r>
    </w:p>
    <w:p w14:paraId="6A1F628D" w14:textId="5AD443E2" w:rsidR="00A535F3" w:rsidRPr="00B56351" w:rsidRDefault="00D331D4" w:rsidP="00716853">
      <w:pPr>
        <w:spacing w:line="360" w:lineRule="auto"/>
        <w:jc w:val="both"/>
        <w:rPr>
          <w:rFonts w:ascii="Garamond" w:hAnsi="Garamond"/>
          <w:strike/>
          <w:color w:val="000000" w:themeColor="text1"/>
        </w:rPr>
      </w:pPr>
      <w:r w:rsidRPr="00B56351">
        <w:rPr>
          <w:rFonts w:ascii="Garamond" w:hAnsi="Garamond"/>
          <w:strike/>
          <w:color w:val="000000" w:themeColor="text1"/>
        </w:rPr>
        <w:t xml:space="preserve">6 </w:t>
      </w:r>
      <w:r w:rsidR="00716853" w:rsidRPr="00B56351">
        <w:rPr>
          <w:rFonts w:ascii="Garamond" w:hAnsi="Garamond"/>
          <w:strike/>
          <w:color w:val="000000" w:themeColor="text1"/>
        </w:rPr>
        <w:t>- Sem prejuízo do disposto nos n.</w:t>
      </w:r>
      <w:r w:rsidR="00847F55" w:rsidRPr="00B56351">
        <w:rPr>
          <w:rFonts w:ascii="Garamond" w:hAnsi="Garamond"/>
          <w:strike/>
          <w:color w:val="000000" w:themeColor="text1"/>
        </w:rPr>
        <w:t>º</w:t>
      </w:r>
      <w:r w:rsidR="00716853" w:rsidRPr="00B56351">
        <w:rPr>
          <w:rFonts w:ascii="Garamond" w:hAnsi="Garamond"/>
          <w:strike/>
          <w:color w:val="000000" w:themeColor="text1"/>
        </w:rPr>
        <w:t xml:space="preserve">s 1 e 2, os cães que sejam </w:t>
      </w:r>
      <w:r w:rsidRPr="00B56351">
        <w:rPr>
          <w:rFonts w:ascii="Garamond" w:hAnsi="Garamond"/>
          <w:strike/>
          <w:color w:val="000000" w:themeColor="text1"/>
        </w:rPr>
        <w:t xml:space="preserve">qualificados </w:t>
      </w:r>
      <w:r w:rsidR="00716853" w:rsidRPr="00B56351">
        <w:rPr>
          <w:rFonts w:ascii="Garamond" w:hAnsi="Garamond"/>
          <w:strike/>
          <w:color w:val="000000" w:themeColor="text1"/>
        </w:rPr>
        <w:t>como potencialmente perigosos, provenientes de um Estado-Membro ou de um país terceiro, tendo em vista a reprodução, devem ser registados no SIAC, no prazo de 10 dias após a entrada no território nacional em nome do titular que figure no P</w:t>
      </w:r>
      <w:r w:rsidR="00E60D26" w:rsidRPr="00B56351">
        <w:rPr>
          <w:rFonts w:ascii="Garamond" w:hAnsi="Garamond"/>
          <w:strike/>
          <w:color w:val="000000" w:themeColor="text1"/>
        </w:rPr>
        <w:t>AC</w:t>
      </w:r>
      <w:r w:rsidR="00716853" w:rsidRPr="00B56351">
        <w:rPr>
          <w:rFonts w:ascii="Garamond" w:hAnsi="Garamond"/>
          <w:strike/>
          <w:color w:val="000000" w:themeColor="text1"/>
        </w:rPr>
        <w:t xml:space="preserve"> ou no certificado sanitário respetivo.</w:t>
      </w:r>
    </w:p>
    <w:p w14:paraId="5A3EAA3C" w14:textId="42B001E7" w:rsidR="00335E72" w:rsidRPr="00B56351" w:rsidRDefault="00335E72" w:rsidP="00716853">
      <w:pPr>
        <w:spacing w:line="360" w:lineRule="auto"/>
        <w:jc w:val="both"/>
        <w:rPr>
          <w:rFonts w:ascii="Garamond" w:hAnsi="Garamond" w:cs="Times New Roman"/>
          <w:strike/>
          <w:color w:val="000000" w:themeColor="text1"/>
        </w:rPr>
      </w:pPr>
      <w:r w:rsidRPr="00B56351">
        <w:rPr>
          <w:rFonts w:ascii="Garamond" w:hAnsi="Garamond" w:cs="Times New Roman"/>
          <w:strike/>
          <w:color w:val="000000" w:themeColor="text1"/>
        </w:rPr>
        <w:t>7 – Exclue</w:t>
      </w:r>
      <w:r w:rsidR="00597C73" w:rsidRPr="00B56351">
        <w:rPr>
          <w:rFonts w:ascii="Garamond" w:hAnsi="Garamond" w:cs="Times New Roman"/>
          <w:strike/>
          <w:color w:val="000000" w:themeColor="text1"/>
        </w:rPr>
        <w:t>m-se do âmbito de aplicação deste capítulo os cães pertencentes às Forças Armadas e às</w:t>
      </w:r>
      <w:r w:rsidR="00597C73" w:rsidRPr="00B56351">
        <w:rPr>
          <w:strike/>
        </w:rPr>
        <w:t xml:space="preserve"> </w:t>
      </w:r>
      <w:r w:rsidR="00597C73" w:rsidRPr="00B56351">
        <w:rPr>
          <w:rFonts w:ascii="Garamond" w:hAnsi="Garamond" w:cs="Times New Roman"/>
          <w:strike/>
          <w:color w:val="000000" w:themeColor="text1"/>
        </w:rPr>
        <w:t>Forças de Segurança e Serviços de Segurança do Estado.</w:t>
      </w:r>
    </w:p>
    <w:p w14:paraId="024FE035" w14:textId="44862487" w:rsidR="003D15F2" w:rsidRPr="00B56351" w:rsidRDefault="003D15F2" w:rsidP="00A95B79">
      <w:pPr>
        <w:spacing w:line="360" w:lineRule="auto"/>
        <w:jc w:val="center"/>
        <w:rPr>
          <w:rFonts w:ascii="Garamond" w:eastAsia="Times New Roman" w:hAnsi="Garamond" w:cs="Times New Roman"/>
          <w:strike/>
          <w:lang w:eastAsia="pt-PT"/>
        </w:rPr>
      </w:pPr>
      <w:r w:rsidRPr="00B56351">
        <w:rPr>
          <w:rFonts w:ascii="Garamond" w:eastAsia="Times New Roman" w:hAnsi="Garamond" w:cs="Times New Roman"/>
          <w:b/>
          <w:bCs/>
          <w:strike/>
          <w:color w:val="000000" w:themeColor="text1"/>
          <w:lang w:eastAsia="pt-PT"/>
        </w:rPr>
        <w:t xml:space="preserve">Artigo </w:t>
      </w:r>
      <w:r w:rsidR="00E47017" w:rsidRPr="00B56351">
        <w:rPr>
          <w:rFonts w:ascii="Garamond" w:eastAsia="Times New Roman" w:hAnsi="Garamond" w:cs="Times New Roman"/>
          <w:b/>
          <w:bCs/>
          <w:strike/>
          <w:color w:val="000000" w:themeColor="text1"/>
          <w:lang w:eastAsia="pt-PT"/>
        </w:rPr>
        <w:t>103</w:t>
      </w:r>
      <w:r w:rsidRPr="00B56351">
        <w:rPr>
          <w:rFonts w:ascii="Garamond" w:eastAsia="Times New Roman" w:hAnsi="Garamond" w:cs="Times New Roman"/>
          <w:b/>
          <w:bCs/>
          <w:strike/>
          <w:color w:val="000000" w:themeColor="text1"/>
          <w:lang w:eastAsia="pt-PT"/>
        </w:rPr>
        <w:t>.º</w:t>
      </w:r>
    </w:p>
    <w:p w14:paraId="4D58FDD6" w14:textId="77777777" w:rsidR="003D15F2" w:rsidRPr="00B56351" w:rsidRDefault="003D15F2" w:rsidP="00A95B79">
      <w:pPr>
        <w:spacing w:line="360" w:lineRule="auto"/>
        <w:jc w:val="center"/>
        <w:rPr>
          <w:rFonts w:ascii="Garamond" w:eastAsia="Times New Roman" w:hAnsi="Garamond" w:cs="Times New Roman"/>
          <w:strike/>
          <w:lang w:eastAsia="pt-PT"/>
        </w:rPr>
      </w:pPr>
      <w:r w:rsidRPr="00B56351">
        <w:rPr>
          <w:rFonts w:ascii="Garamond" w:eastAsia="Times New Roman" w:hAnsi="Garamond" w:cs="Times New Roman"/>
          <w:strike/>
          <w:color w:val="000000" w:themeColor="text1"/>
          <w:lang w:eastAsia="pt-PT"/>
        </w:rPr>
        <w:t>Comprovativo de aprovação em formação</w:t>
      </w:r>
    </w:p>
    <w:p w14:paraId="566E5BC2" w14:textId="4269AFBA" w:rsidR="003D15F2" w:rsidRPr="00B56351" w:rsidRDefault="003D15F2" w:rsidP="00A95B79">
      <w:pPr>
        <w:spacing w:line="360" w:lineRule="auto"/>
        <w:jc w:val="both"/>
        <w:rPr>
          <w:rFonts w:ascii="Garamond" w:eastAsia="Times New Roman" w:hAnsi="Garamond" w:cs="Times New Roman"/>
          <w:strike/>
          <w:lang w:eastAsia="pt-PT"/>
        </w:rPr>
      </w:pPr>
      <w:r w:rsidRPr="00B56351">
        <w:rPr>
          <w:rFonts w:ascii="Garamond" w:eastAsia="Times New Roman" w:hAnsi="Garamond" w:cs="Times New Roman"/>
          <w:strike/>
          <w:color w:val="000000" w:themeColor="text1"/>
          <w:lang w:eastAsia="pt-PT"/>
        </w:rPr>
        <w:t xml:space="preserve"> 1 - O comprovativo a que se refere a alínea f) do n.º </w:t>
      </w:r>
      <w:r w:rsidR="002E2323" w:rsidRPr="00B56351">
        <w:rPr>
          <w:rFonts w:ascii="Garamond" w:eastAsia="Times New Roman" w:hAnsi="Garamond" w:cs="Times New Roman"/>
          <w:strike/>
          <w:color w:val="000000" w:themeColor="text1"/>
          <w:lang w:eastAsia="pt-PT"/>
        </w:rPr>
        <w:t>3</w:t>
      </w:r>
      <w:r w:rsidRPr="00B56351">
        <w:rPr>
          <w:rFonts w:ascii="Garamond" w:eastAsia="Times New Roman" w:hAnsi="Garamond" w:cs="Times New Roman"/>
          <w:strike/>
          <w:color w:val="000000" w:themeColor="text1"/>
          <w:lang w:eastAsia="pt-PT"/>
        </w:rPr>
        <w:t xml:space="preserve"> do artigo anterior é atribuído na sequência de aprovação em formação dirigida, nomeadamente, à educação cívica, ao comportamento animal</w:t>
      </w:r>
      <w:r w:rsidR="0020455E" w:rsidRPr="00B56351">
        <w:rPr>
          <w:rFonts w:ascii="Garamond" w:eastAsia="Times New Roman" w:hAnsi="Garamond" w:cs="Times New Roman"/>
          <w:strike/>
          <w:color w:val="000000" w:themeColor="text1"/>
          <w:lang w:eastAsia="pt-PT"/>
        </w:rPr>
        <w:t>, aos métodos de treino com base em reforço positivo</w:t>
      </w:r>
      <w:r w:rsidRPr="00B56351">
        <w:rPr>
          <w:rFonts w:ascii="Garamond" w:eastAsia="Times New Roman" w:hAnsi="Garamond" w:cs="Times New Roman"/>
          <w:strike/>
          <w:color w:val="000000" w:themeColor="text1"/>
          <w:lang w:eastAsia="pt-PT"/>
        </w:rPr>
        <w:t xml:space="preserve"> e à prevenção de acidentes. </w:t>
      </w:r>
    </w:p>
    <w:p w14:paraId="62C310E5" w14:textId="349D04E3" w:rsidR="003D15F2" w:rsidRPr="00B56351" w:rsidRDefault="178AD7F6" w:rsidP="00A95B79">
      <w:pPr>
        <w:spacing w:line="360" w:lineRule="auto"/>
        <w:jc w:val="both"/>
        <w:rPr>
          <w:rFonts w:ascii="Garamond" w:eastAsia="Times New Roman" w:hAnsi="Garamond" w:cs="Times New Roman"/>
          <w:strike/>
          <w:lang w:eastAsia="pt-PT"/>
        </w:rPr>
      </w:pPr>
      <w:r w:rsidRPr="00B56351">
        <w:rPr>
          <w:rFonts w:ascii="Garamond" w:eastAsia="Times New Roman" w:hAnsi="Garamond" w:cs="Times New Roman"/>
          <w:strike/>
          <w:color w:val="000000" w:themeColor="text1"/>
          <w:lang w:eastAsia="pt-PT"/>
        </w:rPr>
        <w:t xml:space="preserve">2 - A certificação das entidades formadoras que ministrem a formação prevista no número anterior é regulada pela portaria a que se refere o n.º 2 do artigo 16.º do Decreto-Lei n.º 396/2007, de 31 de dezembro, com as adaptações </w:t>
      </w:r>
      <w:r w:rsidR="4B1D9AC5" w:rsidRPr="00B56351">
        <w:rPr>
          <w:rFonts w:ascii="Garamond" w:eastAsia="Times New Roman" w:hAnsi="Garamond" w:cs="Times New Roman"/>
          <w:strike/>
          <w:color w:val="000000" w:themeColor="text1"/>
          <w:lang w:eastAsia="pt-PT"/>
        </w:rPr>
        <w:t>constantes de</w:t>
      </w:r>
      <w:r w:rsidRPr="00B56351">
        <w:rPr>
          <w:rFonts w:ascii="Garamond" w:eastAsia="Times New Roman" w:hAnsi="Garamond" w:cs="Times New Roman"/>
          <w:strike/>
          <w:color w:val="000000" w:themeColor="text1"/>
          <w:lang w:eastAsia="pt-PT"/>
        </w:rPr>
        <w:t xml:space="preserve"> portaria</w:t>
      </w:r>
      <w:r w:rsidR="41A4E87C" w:rsidRPr="00B56351">
        <w:rPr>
          <w:rFonts w:ascii="Garamond" w:eastAsia="Times New Roman" w:hAnsi="Garamond" w:cs="Times New Roman"/>
          <w:strike/>
          <w:color w:val="000000" w:themeColor="text1"/>
          <w:lang w:eastAsia="pt-PT"/>
        </w:rPr>
        <w:t xml:space="preserve"> </w:t>
      </w:r>
      <w:r w:rsidRPr="00B56351">
        <w:rPr>
          <w:rFonts w:ascii="Garamond" w:eastAsia="Times New Roman" w:hAnsi="Garamond" w:cs="Times New Roman"/>
          <w:strike/>
          <w:color w:val="000000" w:themeColor="text1"/>
          <w:lang w:eastAsia="pt-PT"/>
        </w:rPr>
        <w:t xml:space="preserve">a aprovar pelo membro do Governo responsável pela área </w:t>
      </w:r>
      <w:commentRangeStart w:id="2297"/>
      <w:r w:rsidRPr="00B56351">
        <w:rPr>
          <w:rFonts w:ascii="Garamond" w:eastAsia="Times New Roman" w:hAnsi="Garamond" w:cs="Times New Roman"/>
          <w:strike/>
          <w:color w:val="000000" w:themeColor="text1"/>
          <w:lang w:eastAsia="pt-PT"/>
        </w:rPr>
        <w:t xml:space="preserve">da </w:t>
      </w:r>
      <w:r w:rsidR="36E5941D" w:rsidRPr="00B56351">
        <w:rPr>
          <w:rFonts w:ascii="Garamond" w:eastAsia="Times New Roman" w:hAnsi="Garamond" w:cs="Times New Roman"/>
          <w:strike/>
          <w:color w:val="000000" w:themeColor="text1"/>
          <w:lang w:eastAsia="pt-PT"/>
        </w:rPr>
        <w:t>conservação da natureza</w:t>
      </w:r>
      <w:commentRangeEnd w:id="2297"/>
      <w:r w:rsidR="003D15F2" w:rsidRPr="00B56351">
        <w:rPr>
          <w:rStyle w:val="CommentReference"/>
          <w:rFonts w:ascii="Garamond" w:eastAsia="Times New Roman" w:hAnsi="Garamond" w:cs="Times New Roman"/>
          <w:strike/>
          <w:color w:val="000000" w:themeColor="text1"/>
          <w:sz w:val="24"/>
          <w:szCs w:val="24"/>
          <w:lang w:eastAsia="pt-PT"/>
        </w:rPr>
        <w:commentReference w:id="2297"/>
      </w:r>
      <w:r w:rsidRPr="00B56351">
        <w:rPr>
          <w:rFonts w:ascii="Garamond" w:eastAsia="Times New Roman" w:hAnsi="Garamond" w:cs="Times New Roman"/>
          <w:strike/>
          <w:color w:val="000000" w:themeColor="text1"/>
          <w:lang w:eastAsia="pt-PT"/>
        </w:rPr>
        <w:t xml:space="preserve">, que aprova igualmente os requisitos específicos das entidades formadoras, o conteúdo da formação e os respetivos métodos de avaliação. </w:t>
      </w:r>
    </w:p>
    <w:p w14:paraId="7A1CCCFB" w14:textId="06D14545" w:rsidR="003D15F2" w:rsidRPr="00B56351" w:rsidRDefault="003D15F2" w:rsidP="00A95B79">
      <w:pPr>
        <w:spacing w:line="360" w:lineRule="auto"/>
        <w:jc w:val="both"/>
        <w:rPr>
          <w:rFonts w:ascii="Garamond" w:eastAsia="Times New Roman" w:hAnsi="Garamond" w:cs="Times New Roman"/>
          <w:strike/>
          <w:lang w:eastAsia="pt-PT"/>
        </w:rPr>
      </w:pPr>
      <w:r w:rsidRPr="00B56351">
        <w:rPr>
          <w:rFonts w:ascii="Garamond" w:eastAsia="Times New Roman" w:hAnsi="Garamond" w:cs="Times New Roman"/>
          <w:strike/>
          <w:color w:val="000000" w:themeColor="text1"/>
          <w:lang w:eastAsia="pt-PT"/>
        </w:rPr>
        <w:t>3 - A certificação de entidades formadoras é da competência d</w:t>
      </w:r>
      <w:r w:rsidR="000A2E99" w:rsidRPr="00B56351">
        <w:rPr>
          <w:rFonts w:ascii="Garamond" w:eastAsia="Times New Roman" w:hAnsi="Garamond" w:cs="Times New Roman"/>
          <w:strike/>
          <w:color w:val="000000" w:themeColor="text1"/>
          <w:lang w:eastAsia="pt-PT"/>
        </w:rPr>
        <w:t>a DGAV</w:t>
      </w:r>
      <w:r w:rsidRPr="00B56351">
        <w:rPr>
          <w:rFonts w:ascii="Garamond" w:eastAsia="Times New Roman" w:hAnsi="Garamond" w:cs="Times New Roman"/>
          <w:strike/>
          <w:color w:val="000000" w:themeColor="text1"/>
          <w:lang w:eastAsia="pt-PT"/>
        </w:rPr>
        <w:t xml:space="preserve">, e é comunicada por meio eletrónico, no prazo de 10 dias, ao serviço central competente do ministério responsável pela área da formação profissional. </w:t>
      </w:r>
    </w:p>
    <w:p w14:paraId="3DF0A6A7" w14:textId="3BD96F99" w:rsidR="003D15F2" w:rsidRPr="00B56351" w:rsidRDefault="003D15F2" w:rsidP="00A95B79">
      <w:pPr>
        <w:spacing w:line="360" w:lineRule="auto"/>
        <w:jc w:val="center"/>
        <w:rPr>
          <w:rFonts w:ascii="Garamond" w:eastAsia="Times New Roman" w:hAnsi="Garamond" w:cs="Times New Roman"/>
          <w:strike/>
          <w:lang w:eastAsia="pt-PT"/>
        </w:rPr>
      </w:pPr>
      <w:r w:rsidRPr="00B56351">
        <w:rPr>
          <w:rFonts w:ascii="Garamond" w:eastAsia="Times New Roman" w:hAnsi="Garamond" w:cs="Times New Roman"/>
          <w:b/>
          <w:bCs/>
          <w:strike/>
          <w:color w:val="000000" w:themeColor="text1"/>
          <w:lang w:eastAsia="pt-PT"/>
        </w:rPr>
        <w:t xml:space="preserve">Artigo </w:t>
      </w:r>
      <w:r w:rsidR="00E47017" w:rsidRPr="00B56351">
        <w:rPr>
          <w:rFonts w:ascii="Garamond" w:eastAsia="Times New Roman" w:hAnsi="Garamond" w:cs="Times New Roman"/>
          <w:b/>
          <w:bCs/>
          <w:strike/>
          <w:color w:val="000000" w:themeColor="text1"/>
          <w:lang w:eastAsia="pt-PT"/>
        </w:rPr>
        <w:t>104</w:t>
      </w:r>
      <w:r w:rsidRPr="00B56351">
        <w:rPr>
          <w:rFonts w:ascii="Garamond" w:eastAsia="Times New Roman" w:hAnsi="Garamond" w:cs="Times New Roman"/>
          <w:b/>
          <w:bCs/>
          <w:strike/>
          <w:color w:val="000000" w:themeColor="text1"/>
          <w:lang w:eastAsia="pt-PT"/>
        </w:rPr>
        <w:t>.º</w:t>
      </w:r>
    </w:p>
    <w:p w14:paraId="54363D0B" w14:textId="77777777" w:rsidR="003D15F2" w:rsidRPr="00B56351" w:rsidRDefault="7EF12E01" w:rsidP="00A95B79">
      <w:pPr>
        <w:spacing w:line="360" w:lineRule="auto"/>
        <w:jc w:val="center"/>
        <w:rPr>
          <w:rFonts w:ascii="Garamond" w:eastAsia="Times New Roman" w:hAnsi="Garamond" w:cs="Times New Roman"/>
          <w:strike/>
          <w:lang w:eastAsia="pt-PT"/>
        </w:rPr>
      </w:pPr>
      <w:r w:rsidRPr="00B56351">
        <w:rPr>
          <w:rFonts w:ascii="Garamond" w:eastAsia="Times New Roman" w:hAnsi="Garamond" w:cs="Times New Roman"/>
          <w:strike/>
          <w:color w:val="000000" w:themeColor="text1"/>
          <w:lang w:eastAsia="pt-PT"/>
        </w:rPr>
        <w:t>Detenção de outros animais perigosos ou potencialmente perigosos</w:t>
      </w:r>
    </w:p>
    <w:p w14:paraId="430F49BC" w14:textId="317B4DE4" w:rsidR="003D15F2" w:rsidRPr="00B56351" w:rsidRDefault="178AD7F6" w:rsidP="00A95B79">
      <w:pPr>
        <w:spacing w:line="360" w:lineRule="auto"/>
        <w:jc w:val="both"/>
        <w:rPr>
          <w:rFonts w:ascii="Garamond" w:eastAsia="Times New Roman" w:hAnsi="Garamond" w:cs="Times New Roman"/>
          <w:strike/>
          <w:lang w:eastAsia="pt-PT"/>
        </w:rPr>
      </w:pPr>
      <w:r w:rsidRPr="00B56351">
        <w:rPr>
          <w:rFonts w:ascii="Garamond" w:eastAsia="Times New Roman" w:hAnsi="Garamond" w:cs="Times New Roman"/>
          <w:strike/>
          <w:color w:val="000000" w:themeColor="text1"/>
          <w:lang w:eastAsia="pt-PT"/>
        </w:rPr>
        <w:t xml:space="preserve"> </w:t>
      </w:r>
      <w:commentRangeStart w:id="2298"/>
      <w:commentRangeStart w:id="2299"/>
      <w:r w:rsidRPr="00B56351">
        <w:rPr>
          <w:rFonts w:ascii="Garamond" w:eastAsia="Times New Roman" w:hAnsi="Garamond" w:cs="Times New Roman"/>
          <w:strike/>
          <w:color w:val="000000" w:themeColor="text1"/>
          <w:lang w:eastAsia="pt-PT"/>
        </w:rPr>
        <w:t xml:space="preserve">1 - A detenção, como animais de companhia, de animais perigosos e potencialmente perigosos de espécie diferente da referida no n.º 1 do artigo </w:t>
      </w:r>
      <w:r w:rsidR="1DF91D9E" w:rsidRPr="00B56351">
        <w:rPr>
          <w:rFonts w:ascii="Garamond" w:eastAsia="Times New Roman" w:hAnsi="Garamond" w:cs="Times New Roman"/>
          <w:strike/>
          <w:color w:val="000000" w:themeColor="text1"/>
          <w:lang w:eastAsia="pt-PT"/>
        </w:rPr>
        <w:t>102</w:t>
      </w:r>
      <w:r w:rsidRPr="00B56351">
        <w:rPr>
          <w:rFonts w:ascii="Garamond" w:eastAsia="Times New Roman" w:hAnsi="Garamond" w:cs="Times New Roman"/>
          <w:strike/>
          <w:color w:val="000000" w:themeColor="text1"/>
          <w:lang w:eastAsia="pt-PT"/>
        </w:rPr>
        <w:t xml:space="preserve">.º carece de licença emitida pela junta de freguesia da área de residência do detentor, nos termos definidos nos artigos anteriores, com as devidas adaptações. </w:t>
      </w:r>
      <w:commentRangeEnd w:id="2298"/>
      <w:r w:rsidR="003D15F2" w:rsidRPr="00B56351">
        <w:rPr>
          <w:rStyle w:val="CommentReference"/>
          <w:rFonts w:ascii="Garamond" w:eastAsia="Times New Roman" w:hAnsi="Garamond" w:cs="Times New Roman"/>
          <w:strike/>
          <w:sz w:val="24"/>
          <w:szCs w:val="24"/>
          <w:lang w:eastAsia="pt-PT"/>
        </w:rPr>
        <w:commentReference w:id="2298"/>
      </w:r>
      <w:commentRangeEnd w:id="2299"/>
      <w:r w:rsidRPr="00B56351">
        <w:rPr>
          <w:rStyle w:val="CommentReference"/>
          <w:rFonts w:ascii="Garamond" w:eastAsia="Times New Roman" w:hAnsi="Garamond" w:cs="Times New Roman"/>
          <w:strike/>
          <w:sz w:val="24"/>
          <w:szCs w:val="24"/>
          <w:lang w:eastAsia="pt-PT"/>
        </w:rPr>
        <w:commentReference w:id="2299"/>
      </w:r>
    </w:p>
    <w:p w14:paraId="3C8C7B7A" w14:textId="69150520" w:rsidR="003D15F2" w:rsidRPr="00B56351" w:rsidRDefault="003D15F2" w:rsidP="00A95B79">
      <w:pPr>
        <w:spacing w:line="360" w:lineRule="auto"/>
        <w:jc w:val="both"/>
        <w:rPr>
          <w:rFonts w:ascii="Garamond" w:eastAsia="Times New Roman" w:hAnsi="Garamond" w:cs="Times New Roman"/>
          <w:strike/>
          <w:color w:val="000000" w:themeColor="text1"/>
          <w:lang w:eastAsia="pt-PT"/>
        </w:rPr>
      </w:pPr>
      <w:r w:rsidRPr="00B56351">
        <w:rPr>
          <w:rFonts w:ascii="Garamond" w:eastAsia="Times New Roman" w:hAnsi="Garamond" w:cs="Times New Roman"/>
          <w:strike/>
          <w:color w:val="000000" w:themeColor="text1"/>
          <w:lang w:eastAsia="pt-PT"/>
        </w:rPr>
        <w:t>2 - Os detentores dos animais referidos no número anterior ficam sujeitos ao cumprimento de todas as obrigações de comunicação de mudança de instalações ou morte, desaparecimento</w:t>
      </w:r>
      <w:r w:rsidR="00E60D26" w:rsidRPr="00B56351">
        <w:rPr>
          <w:rFonts w:ascii="Garamond" w:eastAsia="Times New Roman" w:hAnsi="Garamond" w:cs="Times New Roman"/>
          <w:strike/>
          <w:color w:val="000000" w:themeColor="text1"/>
          <w:lang w:eastAsia="pt-PT"/>
        </w:rPr>
        <w:t>,</w:t>
      </w:r>
      <w:r w:rsidRPr="00B56351">
        <w:rPr>
          <w:rFonts w:ascii="Garamond" w:eastAsia="Times New Roman" w:hAnsi="Garamond" w:cs="Times New Roman"/>
          <w:strike/>
          <w:color w:val="000000" w:themeColor="text1"/>
          <w:lang w:eastAsia="pt-PT"/>
        </w:rPr>
        <w:t xml:space="preserve"> cedência do animal</w:t>
      </w:r>
      <w:r w:rsidR="00E60D26" w:rsidRPr="00B56351">
        <w:rPr>
          <w:rFonts w:ascii="Garamond" w:eastAsia="Times New Roman" w:hAnsi="Garamond" w:cs="Times New Roman"/>
          <w:strike/>
          <w:color w:val="000000" w:themeColor="text1"/>
          <w:lang w:eastAsia="pt-PT"/>
        </w:rPr>
        <w:t xml:space="preserve"> ou outras</w:t>
      </w:r>
      <w:r w:rsidRPr="00B56351">
        <w:rPr>
          <w:rFonts w:ascii="Garamond" w:eastAsia="Times New Roman" w:hAnsi="Garamond" w:cs="Times New Roman"/>
          <w:strike/>
          <w:color w:val="000000" w:themeColor="text1"/>
          <w:lang w:eastAsia="pt-PT"/>
        </w:rPr>
        <w:t xml:space="preserve"> previstas nas normas vigentes em matéria de identificação de </w:t>
      </w:r>
      <w:r w:rsidR="00E60D26" w:rsidRPr="00B56351">
        <w:rPr>
          <w:rFonts w:ascii="Garamond" w:eastAsia="Times New Roman" w:hAnsi="Garamond" w:cs="Times New Roman"/>
          <w:strike/>
          <w:color w:val="000000" w:themeColor="text1"/>
          <w:lang w:eastAsia="pt-PT"/>
        </w:rPr>
        <w:t>animais de companhia</w:t>
      </w:r>
      <w:r w:rsidRPr="00B56351">
        <w:rPr>
          <w:rFonts w:ascii="Garamond" w:eastAsia="Times New Roman" w:hAnsi="Garamond" w:cs="Times New Roman"/>
          <w:strike/>
          <w:color w:val="000000" w:themeColor="text1"/>
          <w:lang w:eastAsia="pt-PT"/>
        </w:rPr>
        <w:t>.</w:t>
      </w:r>
    </w:p>
    <w:p w14:paraId="19872F35" w14:textId="4982041A" w:rsidR="003D15F2" w:rsidRPr="00B56351" w:rsidRDefault="003D15F2" w:rsidP="008759F1">
      <w:pPr>
        <w:spacing w:line="360" w:lineRule="auto"/>
        <w:jc w:val="center"/>
        <w:rPr>
          <w:rFonts w:ascii="Garamond" w:eastAsia="Times New Roman" w:hAnsi="Garamond" w:cs="Times New Roman"/>
          <w:strike/>
          <w:lang w:eastAsia="pt-PT"/>
        </w:rPr>
      </w:pPr>
      <w:r w:rsidRPr="00B56351">
        <w:rPr>
          <w:rFonts w:ascii="Garamond" w:eastAsia="Times New Roman" w:hAnsi="Garamond" w:cs="Times New Roman"/>
          <w:b/>
          <w:bCs/>
          <w:strike/>
          <w:color w:val="000000" w:themeColor="text1"/>
          <w:lang w:eastAsia="pt-PT"/>
        </w:rPr>
        <w:t xml:space="preserve">Artigo </w:t>
      </w:r>
      <w:r w:rsidR="00E47017" w:rsidRPr="00B56351">
        <w:rPr>
          <w:rFonts w:ascii="Garamond" w:eastAsia="Times New Roman" w:hAnsi="Garamond" w:cs="Times New Roman"/>
          <w:b/>
          <w:bCs/>
          <w:strike/>
          <w:color w:val="000000" w:themeColor="text1"/>
          <w:lang w:eastAsia="pt-PT"/>
        </w:rPr>
        <w:t>105</w:t>
      </w:r>
      <w:r w:rsidRPr="00B56351">
        <w:rPr>
          <w:rFonts w:ascii="Garamond" w:eastAsia="Times New Roman" w:hAnsi="Garamond" w:cs="Times New Roman"/>
          <w:b/>
          <w:bCs/>
          <w:strike/>
          <w:color w:val="000000" w:themeColor="text1"/>
          <w:lang w:eastAsia="pt-PT"/>
        </w:rPr>
        <w:t>.º</w:t>
      </w:r>
    </w:p>
    <w:p w14:paraId="722AD0E7" w14:textId="77777777" w:rsidR="003D15F2" w:rsidRPr="00B56351" w:rsidRDefault="003D15F2" w:rsidP="00A95B79">
      <w:pPr>
        <w:spacing w:line="360" w:lineRule="auto"/>
        <w:jc w:val="center"/>
        <w:rPr>
          <w:rFonts w:ascii="Garamond" w:eastAsia="Times New Roman" w:hAnsi="Garamond" w:cs="Times New Roman"/>
          <w:strike/>
          <w:lang w:eastAsia="pt-PT"/>
        </w:rPr>
      </w:pPr>
      <w:r w:rsidRPr="00B56351">
        <w:rPr>
          <w:rFonts w:ascii="Garamond" w:eastAsia="Times New Roman" w:hAnsi="Garamond" w:cs="Times New Roman"/>
          <w:strike/>
          <w:color w:val="000000" w:themeColor="text1"/>
          <w:lang w:eastAsia="pt-PT"/>
        </w:rPr>
        <w:t>Validade da licença</w:t>
      </w:r>
    </w:p>
    <w:p w14:paraId="7AF3D91C" w14:textId="27BEE00B" w:rsidR="003D15F2" w:rsidRPr="00B56351" w:rsidRDefault="003D15F2" w:rsidP="00A95B79">
      <w:pPr>
        <w:spacing w:line="360" w:lineRule="auto"/>
        <w:jc w:val="both"/>
        <w:rPr>
          <w:rFonts w:ascii="Garamond" w:eastAsia="Times New Roman" w:hAnsi="Garamond" w:cs="Times New Roman"/>
          <w:strike/>
          <w:lang w:eastAsia="pt-PT"/>
        </w:rPr>
      </w:pPr>
      <w:r w:rsidRPr="00B56351">
        <w:rPr>
          <w:rFonts w:ascii="Garamond" w:eastAsia="Times New Roman" w:hAnsi="Garamond" w:cs="Times New Roman"/>
          <w:strike/>
          <w:color w:val="000000" w:themeColor="text1"/>
          <w:lang w:eastAsia="pt-PT"/>
        </w:rPr>
        <w:t xml:space="preserve"> 1 - A licença referida nos artigos </w:t>
      </w:r>
      <w:r w:rsidR="00FA5A2F" w:rsidRPr="00B56351">
        <w:rPr>
          <w:rFonts w:ascii="Garamond" w:eastAsia="Times New Roman" w:hAnsi="Garamond" w:cs="Times New Roman"/>
          <w:strike/>
          <w:color w:val="000000" w:themeColor="text1"/>
          <w:lang w:eastAsia="pt-PT"/>
        </w:rPr>
        <w:t>102</w:t>
      </w:r>
      <w:r w:rsidRPr="00B56351">
        <w:rPr>
          <w:rFonts w:ascii="Garamond" w:eastAsia="Times New Roman" w:hAnsi="Garamond" w:cs="Times New Roman"/>
          <w:strike/>
          <w:color w:val="000000" w:themeColor="text1"/>
          <w:lang w:eastAsia="pt-PT"/>
        </w:rPr>
        <w:t xml:space="preserve">.º e </w:t>
      </w:r>
      <w:r w:rsidR="00FA5A2F" w:rsidRPr="00B56351">
        <w:rPr>
          <w:rFonts w:ascii="Garamond" w:eastAsia="Times New Roman" w:hAnsi="Garamond" w:cs="Times New Roman"/>
          <w:strike/>
          <w:color w:val="000000" w:themeColor="text1"/>
          <w:lang w:eastAsia="pt-PT"/>
        </w:rPr>
        <w:t>104</w:t>
      </w:r>
      <w:r w:rsidRPr="00B56351">
        <w:rPr>
          <w:rFonts w:ascii="Garamond" w:eastAsia="Times New Roman" w:hAnsi="Garamond" w:cs="Times New Roman"/>
          <w:strike/>
          <w:color w:val="000000" w:themeColor="text1"/>
          <w:lang w:eastAsia="pt-PT"/>
        </w:rPr>
        <w:t xml:space="preserve">.º é válida por um período máximo de um ano. </w:t>
      </w:r>
    </w:p>
    <w:p w14:paraId="77DCEE32" w14:textId="77777777" w:rsidR="003D15F2" w:rsidRPr="00B56351" w:rsidRDefault="003D15F2" w:rsidP="00A95B79">
      <w:pPr>
        <w:spacing w:line="360" w:lineRule="auto"/>
        <w:jc w:val="both"/>
        <w:rPr>
          <w:rFonts w:ascii="Garamond" w:eastAsia="Times New Roman" w:hAnsi="Garamond" w:cs="Times New Roman"/>
          <w:strike/>
          <w:lang w:eastAsia="pt-PT"/>
        </w:rPr>
      </w:pPr>
      <w:r w:rsidRPr="00B56351">
        <w:rPr>
          <w:rFonts w:ascii="Garamond" w:eastAsia="Times New Roman" w:hAnsi="Garamond" w:cs="Times New Roman"/>
          <w:strike/>
          <w:color w:val="000000" w:themeColor="text1"/>
          <w:lang w:eastAsia="pt-PT"/>
        </w:rPr>
        <w:t>2 - A licença caduca automaticamente com o trânsito em julgado da sentença condenatória pela prática de qualquer dos crimes previstos no presente decreto-lei, por crime de homicídio por negligência, por crime doloso contra a vida, a integridade física, a liberdade pessoal, a liberdade e autodeterminação sexual, a saúde pública ou a paz pública, tráfico de estupefacientes e substâncias psicotrópicas, tráfico de pessoas, tráfico de armas, ou por outro crime doloso cometido com uso de violência, devendo o seu titular assegurar a sua entrega imediata junto da autoridade que a emitiu.</w:t>
      </w:r>
    </w:p>
    <w:p w14:paraId="45091BEE" w14:textId="1BEC7091" w:rsidR="003D15F2" w:rsidRPr="00E9010C" w:rsidRDefault="003D15F2" w:rsidP="008759F1">
      <w:pPr>
        <w:spacing w:line="360" w:lineRule="auto"/>
        <w:jc w:val="center"/>
        <w:rPr>
          <w:rFonts w:ascii="Garamond" w:eastAsia="Times New Roman" w:hAnsi="Garamond" w:cs="Times New Roman"/>
          <w:strike/>
          <w:highlight w:val="yellow"/>
          <w:lang w:eastAsia="pt-PT"/>
        </w:rPr>
      </w:pPr>
      <w:r w:rsidRPr="00E9010C">
        <w:rPr>
          <w:rFonts w:ascii="Garamond" w:eastAsia="Times New Roman" w:hAnsi="Garamond" w:cs="Times New Roman"/>
          <w:b/>
          <w:bCs/>
          <w:strike/>
          <w:color w:val="000000" w:themeColor="text1"/>
          <w:highlight w:val="yellow"/>
          <w:lang w:eastAsia="pt-PT"/>
        </w:rPr>
        <w:t>Artigo 10</w:t>
      </w:r>
      <w:r w:rsidR="00E47017" w:rsidRPr="00E9010C">
        <w:rPr>
          <w:rFonts w:ascii="Garamond" w:eastAsia="Times New Roman" w:hAnsi="Garamond" w:cs="Times New Roman"/>
          <w:b/>
          <w:bCs/>
          <w:strike/>
          <w:color w:val="000000" w:themeColor="text1"/>
          <w:highlight w:val="yellow"/>
          <w:lang w:eastAsia="pt-PT"/>
        </w:rPr>
        <w:t>6</w:t>
      </w:r>
      <w:r w:rsidRPr="00E9010C">
        <w:rPr>
          <w:rFonts w:ascii="Garamond" w:eastAsia="Times New Roman" w:hAnsi="Garamond" w:cs="Times New Roman"/>
          <w:b/>
          <w:bCs/>
          <w:strike/>
          <w:color w:val="000000" w:themeColor="text1"/>
          <w:highlight w:val="yellow"/>
          <w:lang w:eastAsia="pt-PT"/>
        </w:rPr>
        <w:t>.º</w:t>
      </w:r>
    </w:p>
    <w:p w14:paraId="0981662F" w14:textId="77777777" w:rsidR="003D15F2" w:rsidRPr="00E9010C" w:rsidRDefault="003D15F2" w:rsidP="00A95B79">
      <w:pPr>
        <w:spacing w:line="360" w:lineRule="auto"/>
        <w:jc w:val="center"/>
        <w:rPr>
          <w:rFonts w:ascii="Garamond" w:eastAsia="Times New Roman" w:hAnsi="Garamond" w:cs="Times New Roman"/>
          <w:strike/>
          <w:highlight w:val="yellow"/>
          <w:lang w:eastAsia="pt-PT"/>
        </w:rPr>
      </w:pPr>
      <w:r w:rsidRPr="00E9010C">
        <w:rPr>
          <w:rFonts w:ascii="Garamond" w:eastAsia="Times New Roman" w:hAnsi="Garamond" w:cs="Times New Roman"/>
          <w:strike/>
          <w:color w:val="000000" w:themeColor="text1"/>
          <w:highlight w:val="yellow"/>
          <w:lang w:eastAsia="pt-PT"/>
        </w:rPr>
        <w:t>Identificação e registo de animais</w:t>
      </w:r>
    </w:p>
    <w:p w14:paraId="7BA209C6" w14:textId="65E319C0" w:rsidR="003D15F2" w:rsidRPr="00B56351" w:rsidRDefault="003D15F2" w:rsidP="00A95B79">
      <w:pPr>
        <w:spacing w:line="360" w:lineRule="auto"/>
        <w:jc w:val="both"/>
        <w:rPr>
          <w:rFonts w:ascii="Garamond" w:eastAsia="Times New Roman" w:hAnsi="Garamond" w:cs="Times New Roman"/>
          <w:strike/>
          <w:lang w:eastAsia="pt-PT"/>
        </w:rPr>
      </w:pPr>
      <w:r w:rsidRPr="00E9010C">
        <w:rPr>
          <w:rFonts w:ascii="Garamond" w:eastAsia="Times New Roman" w:hAnsi="Garamond" w:cs="Times New Roman"/>
          <w:strike/>
          <w:color w:val="000000" w:themeColor="text1"/>
          <w:highlight w:val="yellow"/>
          <w:lang w:eastAsia="pt-PT"/>
        </w:rPr>
        <w:t xml:space="preserve"> 1 – O SIAC identifica especificamente os animais perigosos e potencialmente perigosos, </w:t>
      </w:r>
      <w:r w:rsidR="00E24717" w:rsidRPr="00E9010C">
        <w:rPr>
          <w:rFonts w:ascii="Garamond" w:eastAsia="Times New Roman" w:hAnsi="Garamond" w:cs="Times New Roman"/>
          <w:strike/>
          <w:color w:val="000000" w:themeColor="text1"/>
          <w:highlight w:val="yellow"/>
          <w:lang w:eastAsia="pt-PT"/>
        </w:rPr>
        <w:t>incluindo</w:t>
      </w:r>
      <w:r w:rsidRPr="00E9010C">
        <w:rPr>
          <w:rFonts w:ascii="Garamond" w:eastAsia="Times New Roman" w:hAnsi="Garamond" w:cs="Times New Roman"/>
          <w:strike/>
          <w:color w:val="000000" w:themeColor="text1"/>
          <w:highlight w:val="yellow"/>
          <w:lang w:eastAsia="pt-PT"/>
        </w:rPr>
        <w:t>:</w:t>
      </w:r>
      <w:ins w:id="2300" w:author="Maria Cristina Tavares Briosa" w:date="2025-10-27T12:08:00Z" w16du:dateUtc="2025-10-27T12:08:00Z">
        <w:r w:rsidR="00E9010C">
          <w:rPr>
            <w:rFonts w:ascii="Garamond" w:eastAsia="Times New Roman" w:hAnsi="Garamond" w:cs="Times New Roman"/>
            <w:strike/>
            <w:color w:val="000000" w:themeColor="text1"/>
            <w:lang w:eastAsia="pt-PT"/>
          </w:rPr>
          <w:t xml:space="preserve"> VER SE ESTÀ NA PARTE </w:t>
        </w:r>
        <w:r w:rsidR="0007693B">
          <w:rPr>
            <w:rFonts w:ascii="Garamond" w:eastAsia="Times New Roman" w:hAnsi="Garamond" w:cs="Times New Roman"/>
            <w:strike/>
            <w:color w:val="000000" w:themeColor="text1"/>
            <w:lang w:eastAsia="pt-PT"/>
          </w:rPr>
          <w:t xml:space="preserve">DA IDENTIFICAÇÂO </w:t>
        </w:r>
      </w:ins>
    </w:p>
    <w:p w14:paraId="125DF734" w14:textId="64759B0D" w:rsidR="003D15F2" w:rsidRPr="00B56351" w:rsidRDefault="003D15F2" w:rsidP="00A95B79">
      <w:pPr>
        <w:spacing w:line="360" w:lineRule="auto"/>
        <w:jc w:val="both"/>
        <w:rPr>
          <w:rFonts w:ascii="Garamond" w:eastAsia="Times New Roman" w:hAnsi="Garamond" w:cs="Times New Roman"/>
          <w:strike/>
          <w:lang w:eastAsia="pt-PT"/>
        </w:rPr>
      </w:pPr>
      <w:r w:rsidRPr="00B56351">
        <w:rPr>
          <w:rFonts w:ascii="Garamond" w:eastAsia="Times New Roman" w:hAnsi="Garamond" w:cs="Times New Roman"/>
          <w:strike/>
          <w:color w:val="000000" w:themeColor="text1"/>
          <w:lang w:eastAsia="pt-PT"/>
        </w:rPr>
        <w:t>a) A identificação da espécie e, quan</w:t>
      </w:r>
      <w:r w:rsidR="00293D45" w:rsidRPr="00B56351">
        <w:rPr>
          <w:rFonts w:ascii="Garamond" w:eastAsia="Times New Roman" w:hAnsi="Garamond" w:cs="Times New Roman"/>
          <w:strike/>
          <w:color w:val="000000" w:themeColor="text1"/>
          <w:lang w:eastAsia="pt-PT"/>
        </w:rPr>
        <w:t>do aplicável, d</w:t>
      </w:r>
      <w:r w:rsidRPr="00B56351">
        <w:rPr>
          <w:rFonts w:ascii="Garamond" w:eastAsia="Times New Roman" w:hAnsi="Garamond" w:cs="Times New Roman"/>
          <w:strike/>
          <w:color w:val="000000" w:themeColor="text1"/>
          <w:lang w:eastAsia="pt-PT"/>
        </w:rPr>
        <w:t xml:space="preserve">a raça do animal; </w:t>
      </w:r>
    </w:p>
    <w:p w14:paraId="39E14C8C" w14:textId="77777777" w:rsidR="003D15F2" w:rsidRPr="00B56351" w:rsidRDefault="003D15F2" w:rsidP="00A95B79">
      <w:pPr>
        <w:spacing w:line="360" w:lineRule="auto"/>
        <w:jc w:val="both"/>
        <w:rPr>
          <w:rFonts w:ascii="Garamond" w:eastAsia="Times New Roman" w:hAnsi="Garamond" w:cs="Times New Roman"/>
          <w:strike/>
          <w:lang w:eastAsia="pt-PT"/>
        </w:rPr>
      </w:pPr>
      <w:r w:rsidRPr="00B56351">
        <w:rPr>
          <w:rFonts w:ascii="Garamond" w:eastAsia="Times New Roman" w:hAnsi="Garamond" w:cs="Times New Roman"/>
          <w:strike/>
          <w:color w:val="000000" w:themeColor="text1"/>
          <w:lang w:eastAsia="pt-PT"/>
        </w:rPr>
        <w:t xml:space="preserve">b) A identificação completa do detentor; </w:t>
      </w:r>
    </w:p>
    <w:p w14:paraId="13427BB7" w14:textId="77777777" w:rsidR="003D15F2" w:rsidRPr="00B56351" w:rsidRDefault="003D15F2" w:rsidP="00A95B79">
      <w:pPr>
        <w:spacing w:line="360" w:lineRule="auto"/>
        <w:jc w:val="both"/>
        <w:rPr>
          <w:rFonts w:ascii="Garamond" w:eastAsia="Times New Roman" w:hAnsi="Garamond" w:cs="Times New Roman"/>
          <w:strike/>
          <w:lang w:eastAsia="pt-PT"/>
        </w:rPr>
      </w:pPr>
      <w:r w:rsidRPr="00B56351">
        <w:rPr>
          <w:rFonts w:ascii="Garamond" w:eastAsia="Times New Roman" w:hAnsi="Garamond" w:cs="Times New Roman"/>
          <w:strike/>
          <w:color w:val="000000" w:themeColor="text1"/>
          <w:lang w:eastAsia="pt-PT"/>
        </w:rPr>
        <w:t xml:space="preserve">c) O local e o tipo de alojamento habitual do animal; </w:t>
      </w:r>
    </w:p>
    <w:p w14:paraId="7890E1AF" w14:textId="6D442D1B" w:rsidR="003D15F2" w:rsidRPr="00B56351" w:rsidRDefault="003D15F2" w:rsidP="00A95B79">
      <w:pPr>
        <w:spacing w:line="360" w:lineRule="auto"/>
        <w:jc w:val="both"/>
        <w:rPr>
          <w:rFonts w:ascii="Garamond" w:eastAsia="Times New Roman" w:hAnsi="Garamond" w:cs="Times New Roman"/>
          <w:strike/>
          <w:lang w:eastAsia="pt-PT"/>
        </w:rPr>
      </w:pPr>
      <w:r w:rsidRPr="00B56351">
        <w:rPr>
          <w:rFonts w:ascii="Garamond" w:eastAsia="Times New Roman" w:hAnsi="Garamond" w:cs="Times New Roman"/>
          <w:strike/>
          <w:color w:val="000000" w:themeColor="text1"/>
          <w:lang w:eastAsia="pt-PT"/>
        </w:rPr>
        <w:t xml:space="preserve">d) </w:t>
      </w:r>
      <w:r w:rsidR="0020455E" w:rsidRPr="00B56351">
        <w:rPr>
          <w:rFonts w:ascii="Garamond" w:eastAsia="Times New Roman" w:hAnsi="Garamond" w:cs="Times New Roman"/>
          <w:strike/>
          <w:color w:val="000000" w:themeColor="text1"/>
          <w:lang w:eastAsia="pt-PT"/>
        </w:rPr>
        <w:t>Descrição detalhada dos i</w:t>
      </w:r>
      <w:r w:rsidRPr="00B56351">
        <w:rPr>
          <w:rFonts w:ascii="Garamond" w:eastAsia="Times New Roman" w:hAnsi="Garamond" w:cs="Times New Roman"/>
          <w:strike/>
          <w:color w:val="000000" w:themeColor="text1"/>
          <w:lang w:eastAsia="pt-PT"/>
        </w:rPr>
        <w:t>ncidentes de agressão</w:t>
      </w:r>
      <w:r w:rsidR="0020455E" w:rsidRPr="00B56351">
        <w:rPr>
          <w:rFonts w:ascii="Garamond" w:eastAsia="Times New Roman" w:hAnsi="Garamond" w:cs="Times New Roman"/>
          <w:strike/>
          <w:color w:val="000000" w:themeColor="text1"/>
          <w:lang w:eastAsia="pt-PT"/>
        </w:rPr>
        <w:t xml:space="preserve"> e das circunstâncias em que ocorreram</w:t>
      </w:r>
      <w:r w:rsidRPr="00B56351">
        <w:rPr>
          <w:rFonts w:ascii="Garamond" w:eastAsia="Times New Roman" w:hAnsi="Garamond" w:cs="Times New Roman"/>
          <w:strike/>
          <w:color w:val="000000" w:themeColor="text1"/>
          <w:lang w:eastAsia="pt-PT"/>
        </w:rPr>
        <w:t xml:space="preserve">. </w:t>
      </w:r>
    </w:p>
    <w:p w14:paraId="692EFE58" w14:textId="77777777" w:rsidR="003D15F2" w:rsidRPr="00B56351" w:rsidRDefault="003D15F2" w:rsidP="00A95B79">
      <w:pPr>
        <w:spacing w:line="360" w:lineRule="auto"/>
        <w:jc w:val="both"/>
        <w:rPr>
          <w:rFonts w:ascii="Garamond" w:eastAsia="Times New Roman" w:hAnsi="Garamond" w:cs="Times New Roman"/>
          <w:strike/>
          <w:lang w:eastAsia="pt-PT"/>
        </w:rPr>
      </w:pPr>
      <w:r w:rsidRPr="00B56351">
        <w:rPr>
          <w:rFonts w:ascii="Garamond" w:eastAsia="Times New Roman" w:hAnsi="Garamond" w:cs="Times New Roman"/>
          <w:strike/>
          <w:color w:val="000000" w:themeColor="text1"/>
          <w:lang w:eastAsia="pt-PT"/>
        </w:rPr>
        <w:t xml:space="preserve">2 - O registo referido no número anterior deve estar disponível para consulta das autoridades competentes, sem prejuízo do disposto na Lei n.º 46/2007, de 24 de agosto, e deve respeitar o disposto no Regulamento Geral de Proteção de Dados. </w:t>
      </w:r>
    </w:p>
    <w:p w14:paraId="1B260114" w14:textId="2CE4BAB3" w:rsidR="003D15F2" w:rsidRPr="00B56351" w:rsidRDefault="00166896" w:rsidP="00A95B79">
      <w:pPr>
        <w:spacing w:line="360" w:lineRule="auto"/>
        <w:jc w:val="both"/>
        <w:rPr>
          <w:rFonts w:ascii="Garamond" w:eastAsia="Times New Roman" w:hAnsi="Garamond" w:cs="Times New Roman"/>
          <w:strike/>
          <w:color w:val="000000" w:themeColor="text1"/>
          <w:lang w:eastAsia="pt-PT"/>
        </w:rPr>
      </w:pPr>
      <w:r w:rsidRPr="00B56351">
        <w:rPr>
          <w:rFonts w:ascii="Garamond" w:eastAsia="Times New Roman" w:hAnsi="Garamond" w:cs="Times New Roman"/>
          <w:strike/>
          <w:color w:val="000000" w:themeColor="text1"/>
          <w:lang w:eastAsia="pt-PT"/>
        </w:rPr>
        <w:t>3</w:t>
      </w:r>
      <w:r w:rsidR="003D15F2" w:rsidRPr="00B56351">
        <w:rPr>
          <w:rFonts w:ascii="Garamond" w:eastAsia="Times New Roman" w:hAnsi="Garamond" w:cs="Times New Roman"/>
          <w:strike/>
          <w:color w:val="000000" w:themeColor="text1"/>
          <w:lang w:eastAsia="pt-PT"/>
        </w:rPr>
        <w:t xml:space="preserve"> - Os dados a que se refere o n.º 1 são conservados de forma a permitir a identificação dos seus titulares durante o período necessário a uma adequada prossecução das finalidades da recolha e ou tratamento a que se refere o presente </w:t>
      </w:r>
      <w:r w:rsidR="00C23E08" w:rsidRPr="00B56351">
        <w:rPr>
          <w:rFonts w:ascii="Garamond" w:eastAsia="Times New Roman" w:hAnsi="Garamond" w:cs="Times New Roman"/>
          <w:strike/>
          <w:color w:val="000000" w:themeColor="text1"/>
          <w:lang w:eastAsia="pt-PT"/>
        </w:rPr>
        <w:t>decreto-lei</w:t>
      </w:r>
      <w:r w:rsidR="003D15F2" w:rsidRPr="00B56351">
        <w:rPr>
          <w:rFonts w:ascii="Garamond" w:eastAsia="Times New Roman" w:hAnsi="Garamond" w:cs="Times New Roman"/>
          <w:strike/>
          <w:color w:val="000000" w:themeColor="text1"/>
          <w:lang w:eastAsia="pt-PT"/>
        </w:rPr>
        <w:t>.</w:t>
      </w:r>
    </w:p>
    <w:p w14:paraId="111A87BC" w14:textId="1EE06878" w:rsidR="003D15F2" w:rsidRPr="00B56351" w:rsidRDefault="003D15F2" w:rsidP="008759F1">
      <w:pPr>
        <w:spacing w:line="360" w:lineRule="auto"/>
        <w:jc w:val="center"/>
        <w:rPr>
          <w:rFonts w:ascii="Garamond" w:eastAsia="Times New Roman" w:hAnsi="Garamond" w:cs="Times New Roman"/>
          <w:strike/>
          <w:lang w:eastAsia="pt-PT"/>
        </w:rPr>
      </w:pPr>
      <w:r w:rsidRPr="00B56351">
        <w:rPr>
          <w:rFonts w:ascii="Garamond" w:eastAsia="Times New Roman" w:hAnsi="Garamond" w:cs="Times New Roman"/>
          <w:b/>
          <w:bCs/>
          <w:strike/>
          <w:color w:val="000000" w:themeColor="text1"/>
          <w:lang w:eastAsia="pt-PT"/>
        </w:rPr>
        <w:t>Artigo 1</w:t>
      </w:r>
      <w:r w:rsidR="00524F32" w:rsidRPr="00B56351">
        <w:rPr>
          <w:rFonts w:ascii="Garamond" w:eastAsia="Times New Roman" w:hAnsi="Garamond" w:cs="Times New Roman"/>
          <w:b/>
          <w:bCs/>
          <w:strike/>
          <w:color w:val="000000" w:themeColor="text1"/>
          <w:lang w:eastAsia="pt-PT"/>
        </w:rPr>
        <w:t>0</w:t>
      </w:r>
      <w:r w:rsidR="00E47017" w:rsidRPr="00B56351">
        <w:rPr>
          <w:rFonts w:ascii="Garamond" w:eastAsia="Times New Roman" w:hAnsi="Garamond" w:cs="Times New Roman"/>
          <w:b/>
          <w:bCs/>
          <w:strike/>
          <w:color w:val="000000" w:themeColor="text1"/>
          <w:lang w:eastAsia="pt-PT"/>
        </w:rPr>
        <w:t>7</w:t>
      </w:r>
      <w:r w:rsidRPr="00B56351">
        <w:rPr>
          <w:rFonts w:ascii="Garamond" w:eastAsia="Times New Roman" w:hAnsi="Garamond" w:cs="Times New Roman"/>
          <w:b/>
          <w:bCs/>
          <w:strike/>
          <w:color w:val="000000" w:themeColor="text1"/>
          <w:lang w:eastAsia="pt-PT"/>
        </w:rPr>
        <w:t>.º</w:t>
      </w:r>
    </w:p>
    <w:p w14:paraId="41D5EEF8" w14:textId="77777777" w:rsidR="003D15F2" w:rsidRPr="00B56351" w:rsidRDefault="003D15F2" w:rsidP="00A95B79">
      <w:pPr>
        <w:spacing w:line="360" w:lineRule="auto"/>
        <w:jc w:val="center"/>
        <w:rPr>
          <w:rFonts w:ascii="Garamond" w:eastAsia="Times New Roman" w:hAnsi="Garamond" w:cs="Times New Roman"/>
          <w:strike/>
          <w:lang w:eastAsia="pt-PT"/>
        </w:rPr>
      </w:pPr>
      <w:r w:rsidRPr="00B56351">
        <w:rPr>
          <w:rFonts w:ascii="Garamond" w:eastAsia="Times New Roman" w:hAnsi="Garamond" w:cs="Times New Roman"/>
          <w:strike/>
          <w:color w:val="000000" w:themeColor="text1"/>
          <w:lang w:eastAsia="pt-PT"/>
        </w:rPr>
        <w:t>Atualização de registos</w:t>
      </w:r>
    </w:p>
    <w:p w14:paraId="1C3F3A37" w14:textId="616F0AA7" w:rsidR="003D15F2" w:rsidRPr="00B56351" w:rsidRDefault="178AD7F6" w:rsidP="00A95B79">
      <w:pPr>
        <w:spacing w:line="360" w:lineRule="auto"/>
        <w:jc w:val="both"/>
        <w:rPr>
          <w:rFonts w:ascii="Garamond" w:eastAsia="Times New Roman" w:hAnsi="Garamond" w:cs="Times New Roman"/>
          <w:strike/>
          <w:lang w:eastAsia="pt-PT"/>
        </w:rPr>
      </w:pPr>
      <w:r w:rsidRPr="00B56351">
        <w:rPr>
          <w:rFonts w:ascii="Garamond" w:eastAsia="Times New Roman" w:hAnsi="Garamond" w:cs="Times New Roman"/>
          <w:strike/>
          <w:color w:val="000000" w:themeColor="text1"/>
          <w:lang w:eastAsia="pt-PT"/>
        </w:rPr>
        <w:t xml:space="preserve"> 1 - </w:t>
      </w:r>
      <w:commentRangeStart w:id="2301"/>
      <w:commentRangeStart w:id="2302"/>
      <w:r w:rsidR="33AB5F6D" w:rsidRPr="00B56351">
        <w:rPr>
          <w:rFonts w:ascii="Garamond" w:eastAsia="Times New Roman" w:hAnsi="Garamond" w:cs="Times New Roman"/>
          <w:strike/>
          <w:color w:val="000000" w:themeColor="text1"/>
          <w:lang w:eastAsia="pt-PT"/>
        </w:rPr>
        <w:t>A</w:t>
      </w:r>
      <w:r w:rsidRPr="00B56351">
        <w:rPr>
          <w:rFonts w:ascii="Garamond" w:eastAsia="Times New Roman" w:hAnsi="Garamond" w:cs="Times New Roman"/>
          <w:strike/>
          <w:color w:val="000000" w:themeColor="text1"/>
          <w:lang w:eastAsia="pt-PT"/>
        </w:rPr>
        <w:t>s juntas de freguesia</w:t>
      </w:r>
      <w:commentRangeEnd w:id="2301"/>
      <w:r w:rsidRPr="00B56351">
        <w:rPr>
          <w:rStyle w:val="CommentReference"/>
          <w:rFonts w:ascii="Garamond" w:eastAsia="Times New Roman" w:hAnsi="Garamond" w:cs="Times New Roman"/>
          <w:strike/>
          <w:color w:val="000000" w:themeColor="text1"/>
          <w:sz w:val="24"/>
          <w:szCs w:val="24"/>
          <w:lang w:eastAsia="pt-PT"/>
        </w:rPr>
        <w:commentReference w:id="2301"/>
      </w:r>
      <w:commentRangeEnd w:id="2302"/>
      <w:r w:rsidRPr="00B56351">
        <w:rPr>
          <w:rStyle w:val="CommentReference"/>
          <w:rFonts w:ascii="Garamond" w:eastAsia="Times New Roman" w:hAnsi="Garamond" w:cs="Times New Roman"/>
          <w:strike/>
          <w:color w:val="000000" w:themeColor="text1"/>
          <w:sz w:val="24"/>
          <w:szCs w:val="24"/>
          <w:lang w:eastAsia="pt-PT"/>
        </w:rPr>
        <w:commentReference w:id="2302"/>
      </w:r>
      <w:r w:rsidR="4CFEBABB" w:rsidRPr="00B56351">
        <w:rPr>
          <w:rFonts w:ascii="Garamond" w:eastAsia="Times New Roman" w:hAnsi="Garamond" w:cs="Times New Roman"/>
          <w:strike/>
          <w:color w:val="000000" w:themeColor="text1"/>
          <w:lang w:eastAsia="pt-PT"/>
        </w:rPr>
        <w:t xml:space="preserve"> devem</w:t>
      </w:r>
      <w:r w:rsidRPr="00B56351">
        <w:rPr>
          <w:rFonts w:ascii="Garamond" w:eastAsia="Times New Roman" w:hAnsi="Garamond" w:cs="Times New Roman"/>
          <w:strike/>
          <w:color w:val="000000" w:themeColor="text1"/>
          <w:lang w:eastAsia="pt-PT"/>
        </w:rPr>
        <w:t xml:space="preserve"> registar no </w:t>
      </w:r>
      <w:r w:rsidR="33AB5F6D" w:rsidRPr="00B56351">
        <w:rPr>
          <w:rFonts w:ascii="Garamond" w:eastAsia="Times New Roman" w:hAnsi="Garamond" w:cs="Times New Roman"/>
          <w:strike/>
          <w:color w:val="000000" w:themeColor="text1"/>
          <w:lang w:eastAsia="pt-PT"/>
        </w:rPr>
        <w:t>SIAC</w:t>
      </w:r>
      <w:r w:rsidRPr="00B56351">
        <w:rPr>
          <w:rFonts w:ascii="Garamond" w:eastAsia="Times New Roman" w:hAnsi="Garamond" w:cs="Times New Roman"/>
          <w:strike/>
          <w:color w:val="000000" w:themeColor="text1"/>
          <w:lang w:eastAsia="pt-PT"/>
        </w:rPr>
        <w:t xml:space="preserve"> todos os episódios que determinem a classificação de um animal de companhia como animal perigoso nos termos do presente decreto-lei. </w:t>
      </w:r>
    </w:p>
    <w:p w14:paraId="40A90CD3" w14:textId="4353A5F9" w:rsidR="003D15F2" w:rsidRPr="00B56351" w:rsidRDefault="178AD7F6" w:rsidP="00A95B79">
      <w:pPr>
        <w:spacing w:line="360" w:lineRule="auto"/>
        <w:jc w:val="both"/>
        <w:rPr>
          <w:rFonts w:ascii="Garamond" w:eastAsia="Times New Roman" w:hAnsi="Garamond" w:cs="Times New Roman"/>
          <w:strike/>
          <w:color w:val="000000" w:themeColor="text1"/>
          <w:lang w:eastAsia="pt-PT"/>
        </w:rPr>
      </w:pPr>
      <w:r w:rsidRPr="00B56351">
        <w:rPr>
          <w:rFonts w:ascii="Garamond" w:eastAsia="Times New Roman" w:hAnsi="Garamond" w:cs="Times New Roman"/>
          <w:strike/>
          <w:color w:val="000000" w:themeColor="text1"/>
          <w:lang w:eastAsia="pt-PT"/>
        </w:rPr>
        <w:t xml:space="preserve">2 - Devem, igualmente, </w:t>
      </w:r>
      <w:commentRangeStart w:id="2303"/>
      <w:r w:rsidRPr="00B56351">
        <w:rPr>
          <w:rFonts w:ascii="Garamond" w:eastAsia="Times New Roman" w:hAnsi="Garamond" w:cs="Times New Roman"/>
          <w:strike/>
          <w:color w:val="000000" w:themeColor="text1"/>
          <w:lang w:eastAsia="pt-PT"/>
        </w:rPr>
        <w:t>ser registadas no SIAC</w:t>
      </w:r>
      <w:commentRangeEnd w:id="2303"/>
      <w:r w:rsidR="003D15F2" w:rsidRPr="00B56351">
        <w:rPr>
          <w:rStyle w:val="CommentReference"/>
          <w:rFonts w:ascii="Garamond" w:eastAsia="Times New Roman" w:hAnsi="Garamond" w:cs="Times New Roman"/>
          <w:strike/>
          <w:color w:val="000000" w:themeColor="text1"/>
          <w:sz w:val="24"/>
          <w:szCs w:val="24"/>
          <w:lang w:eastAsia="pt-PT"/>
        </w:rPr>
        <w:commentReference w:id="2303"/>
      </w:r>
      <w:r w:rsidRPr="00B56351">
        <w:rPr>
          <w:rFonts w:ascii="Garamond" w:eastAsia="Times New Roman" w:hAnsi="Garamond" w:cs="Times New Roman"/>
          <w:strike/>
          <w:color w:val="000000" w:themeColor="text1"/>
          <w:lang w:eastAsia="pt-PT"/>
        </w:rPr>
        <w:t xml:space="preserve"> todas as decisões definitivas proferidas em processo criminal ou contraordenacional no qual esteja em causa o julgamento dos factos referidos no número anterior e que fundamentem a eliminação da classificação do canídeo como animal perigoso.</w:t>
      </w:r>
    </w:p>
    <w:p w14:paraId="17C25913" w14:textId="0B2225EC" w:rsidR="003D15F2" w:rsidRPr="00B56351" w:rsidRDefault="003D15F2" w:rsidP="008759F1">
      <w:pPr>
        <w:spacing w:line="360" w:lineRule="auto"/>
        <w:jc w:val="center"/>
        <w:rPr>
          <w:rFonts w:ascii="Garamond" w:eastAsia="Times New Roman" w:hAnsi="Garamond" w:cs="Times New Roman"/>
          <w:strike/>
          <w:lang w:eastAsia="pt-PT"/>
        </w:rPr>
      </w:pPr>
      <w:r w:rsidRPr="00B56351">
        <w:rPr>
          <w:rFonts w:ascii="Garamond" w:eastAsia="Times New Roman" w:hAnsi="Garamond" w:cs="Times New Roman"/>
          <w:b/>
          <w:bCs/>
          <w:strike/>
          <w:color w:val="000000" w:themeColor="text1"/>
          <w:lang w:eastAsia="pt-PT"/>
        </w:rPr>
        <w:t xml:space="preserve">Artigo </w:t>
      </w:r>
      <w:r w:rsidR="00D37B90" w:rsidRPr="00B56351">
        <w:rPr>
          <w:rFonts w:ascii="Garamond" w:eastAsia="Times New Roman" w:hAnsi="Garamond" w:cs="Times New Roman"/>
          <w:b/>
          <w:bCs/>
          <w:strike/>
          <w:color w:val="000000" w:themeColor="text1"/>
          <w:lang w:eastAsia="pt-PT"/>
        </w:rPr>
        <w:t>1</w:t>
      </w:r>
      <w:r w:rsidR="00CF240F" w:rsidRPr="00B56351">
        <w:rPr>
          <w:rFonts w:ascii="Garamond" w:eastAsia="Times New Roman" w:hAnsi="Garamond" w:cs="Times New Roman"/>
          <w:b/>
          <w:bCs/>
          <w:strike/>
          <w:color w:val="000000" w:themeColor="text1"/>
          <w:lang w:eastAsia="pt-PT"/>
        </w:rPr>
        <w:t>0</w:t>
      </w:r>
      <w:r w:rsidR="00E47017" w:rsidRPr="00B56351">
        <w:rPr>
          <w:rFonts w:ascii="Garamond" w:eastAsia="Times New Roman" w:hAnsi="Garamond" w:cs="Times New Roman"/>
          <w:b/>
          <w:bCs/>
          <w:strike/>
          <w:color w:val="000000" w:themeColor="text1"/>
          <w:lang w:eastAsia="pt-PT"/>
        </w:rPr>
        <w:t>8</w:t>
      </w:r>
      <w:r w:rsidRPr="00B56351">
        <w:rPr>
          <w:rFonts w:ascii="Garamond" w:eastAsia="Times New Roman" w:hAnsi="Garamond" w:cs="Times New Roman"/>
          <w:b/>
          <w:bCs/>
          <w:strike/>
          <w:color w:val="000000" w:themeColor="text1"/>
          <w:lang w:eastAsia="pt-PT"/>
        </w:rPr>
        <w:t>.º</w:t>
      </w:r>
    </w:p>
    <w:p w14:paraId="15DFDE3C" w14:textId="77777777" w:rsidR="003D15F2" w:rsidRPr="00B56351" w:rsidRDefault="003D15F2" w:rsidP="00A95B79">
      <w:pPr>
        <w:spacing w:line="360" w:lineRule="auto"/>
        <w:jc w:val="center"/>
        <w:rPr>
          <w:rFonts w:ascii="Garamond" w:eastAsia="Times New Roman" w:hAnsi="Garamond" w:cs="Times New Roman"/>
          <w:strike/>
          <w:lang w:eastAsia="pt-PT"/>
        </w:rPr>
      </w:pPr>
      <w:r w:rsidRPr="00B56351">
        <w:rPr>
          <w:rFonts w:ascii="Garamond" w:eastAsia="Times New Roman" w:hAnsi="Garamond" w:cs="Times New Roman"/>
          <w:strike/>
          <w:color w:val="000000" w:themeColor="text1"/>
          <w:lang w:eastAsia="pt-PT"/>
        </w:rPr>
        <w:t>Seguro de responsabilidade civil</w:t>
      </w:r>
    </w:p>
    <w:p w14:paraId="40D2BFA0" w14:textId="67B8AB4E" w:rsidR="003D15F2" w:rsidRPr="00B56351" w:rsidRDefault="178AD7F6" w:rsidP="00A95B79">
      <w:pPr>
        <w:spacing w:line="360" w:lineRule="auto"/>
        <w:jc w:val="both"/>
        <w:rPr>
          <w:rFonts w:ascii="Garamond" w:eastAsia="Times New Roman" w:hAnsi="Garamond" w:cs="Times New Roman"/>
          <w:strike/>
          <w:lang w:eastAsia="pt-PT"/>
        </w:rPr>
      </w:pPr>
      <w:r w:rsidRPr="00B56351">
        <w:rPr>
          <w:rFonts w:ascii="Garamond" w:eastAsia="Times New Roman" w:hAnsi="Garamond" w:cs="Times New Roman"/>
          <w:strike/>
          <w:color w:val="000000" w:themeColor="text1"/>
          <w:lang w:eastAsia="pt-PT"/>
        </w:rPr>
        <w:t xml:space="preserve"> O detentor de qualquer animal perigoso ou potencialmente perigoso fica obrigado a possuir um seguro de responsabilidade civil destinado a cobrir os danos causados por este, sendo os critérios quantitativos e qualitativos do seguro definidos por portaria dos membros do Governo responsáveis pelas áreas das finanças e </w:t>
      </w:r>
      <w:commentRangeStart w:id="2304"/>
      <w:r w:rsidRPr="00B56351">
        <w:rPr>
          <w:rFonts w:ascii="Garamond" w:eastAsia="Times New Roman" w:hAnsi="Garamond" w:cs="Times New Roman"/>
          <w:strike/>
          <w:color w:val="000000" w:themeColor="text1"/>
          <w:lang w:eastAsia="pt-PT"/>
        </w:rPr>
        <w:t xml:space="preserve">da </w:t>
      </w:r>
      <w:r w:rsidR="36E5941D" w:rsidRPr="00B56351">
        <w:rPr>
          <w:rFonts w:ascii="Garamond" w:eastAsia="Times New Roman" w:hAnsi="Garamond" w:cs="Times New Roman"/>
          <w:strike/>
          <w:color w:val="000000" w:themeColor="text1"/>
          <w:lang w:eastAsia="pt-PT"/>
        </w:rPr>
        <w:t>conservação da natureza</w:t>
      </w:r>
      <w:r w:rsidRPr="00B56351">
        <w:rPr>
          <w:rFonts w:ascii="Garamond" w:eastAsia="Times New Roman" w:hAnsi="Garamond" w:cs="Times New Roman"/>
          <w:strike/>
          <w:color w:val="000000" w:themeColor="text1"/>
          <w:lang w:eastAsia="pt-PT"/>
        </w:rPr>
        <w:t>.</w:t>
      </w:r>
      <w:commentRangeEnd w:id="2304"/>
      <w:r w:rsidR="003D15F2" w:rsidRPr="00B56351">
        <w:rPr>
          <w:rStyle w:val="CommentReference"/>
          <w:rFonts w:ascii="Garamond" w:eastAsia="Times New Roman" w:hAnsi="Garamond" w:cs="Times New Roman"/>
          <w:strike/>
          <w:sz w:val="24"/>
          <w:szCs w:val="24"/>
          <w:lang w:eastAsia="pt-PT"/>
        </w:rPr>
        <w:commentReference w:id="2304"/>
      </w:r>
    </w:p>
    <w:p w14:paraId="6E060064" w14:textId="2E7E68C7" w:rsidR="003D15F2" w:rsidRPr="00B56351" w:rsidRDefault="003D15F2" w:rsidP="008759F1">
      <w:pPr>
        <w:spacing w:line="360" w:lineRule="auto"/>
        <w:jc w:val="center"/>
        <w:rPr>
          <w:rFonts w:ascii="Garamond" w:eastAsia="Times New Roman" w:hAnsi="Garamond" w:cs="Times New Roman"/>
          <w:strike/>
          <w:lang w:eastAsia="pt-PT"/>
        </w:rPr>
      </w:pPr>
      <w:r w:rsidRPr="00B56351">
        <w:rPr>
          <w:rFonts w:ascii="Garamond" w:eastAsia="Times New Roman" w:hAnsi="Garamond" w:cs="Times New Roman"/>
          <w:b/>
          <w:bCs/>
          <w:strike/>
          <w:color w:val="000000" w:themeColor="text1"/>
          <w:lang w:eastAsia="pt-PT"/>
        </w:rPr>
        <w:t>Artigo 1</w:t>
      </w:r>
      <w:r w:rsidR="00CF240F" w:rsidRPr="00B56351">
        <w:rPr>
          <w:rFonts w:ascii="Garamond" w:eastAsia="Times New Roman" w:hAnsi="Garamond" w:cs="Times New Roman"/>
          <w:b/>
          <w:bCs/>
          <w:strike/>
          <w:color w:val="000000" w:themeColor="text1"/>
          <w:lang w:eastAsia="pt-PT"/>
        </w:rPr>
        <w:t>0</w:t>
      </w:r>
      <w:r w:rsidR="00E47017" w:rsidRPr="00B56351">
        <w:rPr>
          <w:rFonts w:ascii="Garamond" w:eastAsia="Times New Roman" w:hAnsi="Garamond" w:cs="Times New Roman"/>
          <w:b/>
          <w:bCs/>
          <w:strike/>
          <w:color w:val="000000" w:themeColor="text1"/>
          <w:lang w:eastAsia="pt-PT"/>
        </w:rPr>
        <w:t>9</w:t>
      </w:r>
      <w:r w:rsidRPr="00B56351">
        <w:rPr>
          <w:rFonts w:ascii="Garamond" w:eastAsia="Times New Roman" w:hAnsi="Garamond" w:cs="Times New Roman"/>
          <w:b/>
          <w:bCs/>
          <w:strike/>
          <w:color w:val="000000" w:themeColor="text1"/>
          <w:lang w:eastAsia="pt-PT"/>
        </w:rPr>
        <w:t>.º</w:t>
      </w:r>
    </w:p>
    <w:p w14:paraId="7749DDCF" w14:textId="77777777" w:rsidR="003D15F2" w:rsidRPr="00B56351" w:rsidRDefault="003D15F2" w:rsidP="00A95B79">
      <w:pPr>
        <w:spacing w:line="360" w:lineRule="auto"/>
        <w:jc w:val="center"/>
        <w:rPr>
          <w:rFonts w:ascii="Garamond" w:eastAsia="Times New Roman" w:hAnsi="Garamond" w:cs="Times New Roman"/>
          <w:strike/>
          <w:lang w:eastAsia="pt-PT"/>
        </w:rPr>
      </w:pPr>
      <w:r w:rsidRPr="00B56351">
        <w:rPr>
          <w:rFonts w:ascii="Garamond" w:eastAsia="Times New Roman" w:hAnsi="Garamond" w:cs="Times New Roman"/>
          <w:strike/>
          <w:color w:val="000000" w:themeColor="text1"/>
          <w:lang w:eastAsia="pt-PT"/>
        </w:rPr>
        <w:t>Dever especial de vigilância</w:t>
      </w:r>
    </w:p>
    <w:p w14:paraId="1311846F" w14:textId="1217CCFC" w:rsidR="003D15F2" w:rsidRPr="00B56351" w:rsidRDefault="178AD7F6" w:rsidP="00A95B79">
      <w:pPr>
        <w:spacing w:line="360" w:lineRule="auto"/>
        <w:jc w:val="both"/>
        <w:rPr>
          <w:rFonts w:ascii="Garamond" w:eastAsia="Times New Roman" w:hAnsi="Garamond" w:cs="Times New Roman"/>
          <w:strike/>
          <w:lang w:eastAsia="pt-PT"/>
        </w:rPr>
      </w:pPr>
      <w:r w:rsidRPr="00B56351">
        <w:rPr>
          <w:rFonts w:ascii="Garamond" w:eastAsia="Times New Roman" w:hAnsi="Garamond" w:cs="Times New Roman"/>
          <w:strike/>
          <w:color w:val="000000" w:themeColor="text1"/>
          <w:lang w:eastAsia="pt-PT"/>
        </w:rPr>
        <w:t xml:space="preserve"> O detentor de animal perigoso ou potencialmente perigoso fica obrigado ao dever especial de o vigiar, de forma a evitar que este ponha em risco a vida ou a integridade física de outras pessoas e de outros animais.</w:t>
      </w:r>
    </w:p>
    <w:p w14:paraId="314FFE89" w14:textId="457CBCD1" w:rsidR="003D15F2" w:rsidRPr="00B56351" w:rsidRDefault="003D15F2" w:rsidP="008759F1">
      <w:pPr>
        <w:spacing w:line="360" w:lineRule="auto"/>
        <w:jc w:val="center"/>
        <w:rPr>
          <w:rFonts w:ascii="Garamond" w:eastAsia="Times New Roman" w:hAnsi="Garamond" w:cs="Times New Roman"/>
          <w:strike/>
          <w:lang w:eastAsia="pt-PT"/>
        </w:rPr>
      </w:pPr>
      <w:r w:rsidRPr="00B56351">
        <w:rPr>
          <w:rFonts w:ascii="Garamond" w:eastAsia="Times New Roman" w:hAnsi="Garamond" w:cs="Times New Roman"/>
          <w:b/>
          <w:bCs/>
          <w:strike/>
          <w:color w:val="000000" w:themeColor="text1"/>
          <w:lang w:eastAsia="pt-PT"/>
        </w:rPr>
        <w:t>Artigo 1</w:t>
      </w:r>
      <w:r w:rsidR="00E47017" w:rsidRPr="00B56351">
        <w:rPr>
          <w:rFonts w:ascii="Garamond" w:eastAsia="Times New Roman" w:hAnsi="Garamond" w:cs="Times New Roman"/>
          <w:b/>
          <w:bCs/>
          <w:strike/>
          <w:color w:val="000000" w:themeColor="text1"/>
          <w:lang w:eastAsia="pt-PT"/>
        </w:rPr>
        <w:t>10</w:t>
      </w:r>
      <w:r w:rsidRPr="00B56351">
        <w:rPr>
          <w:rFonts w:ascii="Garamond" w:eastAsia="Times New Roman" w:hAnsi="Garamond" w:cs="Times New Roman"/>
          <w:b/>
          <w:bCs/>
          <w:strike/>
          <w:color w:val="000000" w:themeColor="text1"/>
          <w:lang w:eastAsia="pt-PT"/>
        </w:rPr>
        <w:t>.º</w:t>
      </w:r>
    </w:p>
    <w:p w14:paraId="64E49ED7" w14:textId="77777777" w:rsidR="003D15F2" w:rsidRPr="00B56351" w:rsidRDefault="003D15F2" w:rsidP="00A95B79">
      <w:pPr>
        <w:spacing w:line="360" w:lineRule="auto"/>
        <w:jc w:val="center"/>
        <w:rPr>
          <w:rFonts w:ascii="Garamond" w:eastAsia="Times New Roman" w:hAnsi="Garamond" w:cs="Times New Roman"/>
          <w:strike/>
          <w:lang w:eastAsia="pt-PT"/>
        </w:rPr>
      </w:pPr>
      <w:r w:rsidRPr="00B56351">
        <w:rPr>
          <w:rFonts w:ascii="Garamond" w:eastAsia="Times New Roman" w:hAnsi="Garamond" w:cs="Times New Roman"/>
          <w:strike/>
          <w:color w:val="000000" w:themeColor="text1"/>
          <w:lang w:eastAsia="pt-PT"/>
        </w:rPr>
        <w:t>Medidas de segurança reforçadas nos alojamentos</w:t>
      </w:r>
    </w:p>
    <w:p w14:paraId="104FED27" w14:textId="5F71B0D6" w:rsidR="003D15F2" w:rsidRPr="00B56351" w:rsidRDefault="003D15F2" w:rsidP="00A95B79">
      <w:pPr>
        <w:spacing w:line="360" w:lineRule="auto"/>
        <w:jc w:val="both"/>
        <w:rPr>
          <w:rFonts w:ascii="Garamond" w:eastAsia="Times New Roman" w:hAnsi="Garamond" w:cs="Times New Roman"/>
          <w:strike/>
          <w:lang w:eastAsia="pt-PT"/>
        </w:rPr>
      </w:pPr>
      <w:r w:rsidRPr="00B56351">
        <w:rPr>
          <w:rFonts w:ascii="Garamond" w:eastAsia="Times New Roman" w:hAnsi="Garamond" w:cs="Times New Roman"/>
          <w:strike/>
          <w:color w:val="000000" w:themeColor="text1"/>
          <w:lang w:eastAsia="pt-PT"/>
        </w:rPr>
        <w:t>1 -</w:t>
      </w:r>
      <w:commentRangeStart w:id="2305"/>
      <w:r w:rsidRPr="00B56351">
        <w:rPr>
          <w:rFonts w:ascii="Garamond" w:eastAsia="Times New Roman" w:hAnsi="Garamond" w:cs="Times New Roman"/>
          <w:strike/>
          <w:color w:val="000000" w:themeColor="text1"/>
          <w:lang w:eastAsia="pt-PT"/>
        </w:rPr>
        <w:t xml:space="preserve"> O detentor de animal perigoso ou potencialmente perigoso fica obrigado a manter medidas de segurança reforçadas, nomeadamente nos alojamentos, incluindo aqueles destinados à criação ou reprodução. </w:t>
      </w:r>
      <w:commentRangeEnd w:id="2305"/>
      <w:r w:rsidRPr="00B56351">
        <w:rPr>
          <w:rStyle w:val="CommentReference"/>
          <w:rFonts w:ascii="Garamond" w:eastAsia="Times New Roman" w:hAnsi="Garamond" w:cs="Times New Roman"/>
          <w:strike/>
          <w:sz w:val="24"/>
          <w:szCs w:val="24"/>
          <w:lang w:eastAsia="pt-PT"/>
        </w:rPr>
        <w:commentReference w:id="2305"/>
      </w:r>
    </w:p>
    <w:p w14:paraId="6549B9EC" w14:textId="77777777" w:rsidR="003D15F2" w:rsidRPr="00B56351" w:rsidRDefault="178AD7F6" w:rsidP="00A95B79">
      <w:pPr>
        <w:spacing w:line="360" w:lineRule="auto"/>
        <w:jc w:val="both"/>
        <w:rPr>
          <w:rFonts w:ascii="Garamond" w:eastAsia="Times New Roman" w:hAnsi="Garamond" w:cs="Times New Roman"/>
          <w:strike/>
          <w:lang w:eastAsia="pt-PT"/>
        </w:rPr>
      </w:pPr>
      <w:r w:rsidRPr="00B56351">
        <w:rPr>
          <w:rFonts w:ascii="Garamond" w:eastAsia="Times New Roman" w:hAnsi="Garamond" w:cs="Times New Roman"/>
          <w:strike/>
          <w:color w:val="000000" w:themeColor="text1"/>
          <w:lang w:eastAsia="pt-PT"/>
        </w:rPr>
        <w:t xml:space="preserve">2 - Os alojamentos referidos no número anterior devem apresentar condições que não permitam a fuga dos animais e devem acautelar de forma eficaz a segurança de pessoas, de outros animais e de bens, devendo possuir, designadamente, no caso dos cães: </w:t>
      </w:r>
    </w:p>
    <w:p w14:paraId="586E7AE2" w14:textId="77777777" w:rsidR="003D15F2" w:rsidRPr="00B56351" w:rsidRDefault="0A84259C" w:rsidP="00A95B79">
      <w:pPr>
        <w:spacing w:line="360" w:lineRule="auto"/>
        <w:jc w:val="both"/>
        <w:rPr>
          <w:rFonts w:ascii="Garamond" w:eastAsia="Times New Roman" w:hAnsi="Garamond" w:cs="Times New Roman"/>
          <w:strike/>
          <w:lang w:eastAsia="pt-PT"/>
        </w:rPr>
      </w:pPr>
      <w:r w:rsidRPr="00B56351">
        <w:rPr>
          <w:rFonts w:ascii="Garamond" w:eastAsia="Times New Roman" w:hAnsi="Garamond" w:cs="Times New Roman"/>
          <w:strike/>
          <w:color w:val="000000" w:themeColor="text1"/>
          <w:lang w:eastAsia="pt-PT"/>
        </w:rPr>
        <w:t xml:space="preserve">a) Vedações com, pelo menos, 2 m de altura em material resistente, que separem o alojamento destes animais da via ou espaços públicos ou de habitações vizinhas; </w:t>
      </w:r>
    </w:p>
    <w:p w14:paraId="216D1C60" w14:textId="77777777" w:rsidR="003D15F2" w:rsidRPr="00B56351" w:rsidRDefault="003D15F2" w:rsidP="00A95B79">
      <w:pPr>
        <w:spacing w:line="360" w:lineRule="auto"/>
        <w:jc w:val="both"/>
        <w:rPr>
          <w:rFonts w:ascii="Garamond" w:eastAsia="Times New Roman" w:hAnsi="Garamond" w:cs="Times New Roman"/>
          <w:strike/>
          <w:lang w:eastAsia="pt-PT"/>
        </w:rPr>
      </w:pPr>
      <w:r w:rsidRPr="00B56351">
        <w:rPr>
          <w:rFonts w:ascii="Garamond" w:eastAsia="Times New Roman" w:hAnsi="Garamond" w:cs="Times New Roman"/>
          <w:strike/>
          <w:color w:val="000000" w:themeColor="text1"/>
          <w:lang w:eastAsia="pt-PT"/>
        </w:rPr>
        <w:t xml:space="preserve">b) Espaçamento entre o gradeamento ou entre este e os portões ou muros que não pode ser superior a 5 cm; </w:t>
      </w:r>
    </w:p>
    <w:p w14:paraId="71E65468" w14:textId="6C54FD12" w:rsidR="003D15F2" w:rsidRPr="00B56351" w:rsidRDefault="178AD7F6" w:rsidP="00A95B79">
      <w:pPr>
        <w:spacing w:line="360" w:lineRule="auto"/>
        <w:jc w:val="both"/>
        <w:rPr>
          <w:rFonts w:ascii="Garamond" w:eastAsia="Times New Roman" w:hAnsi="Garamond" w:cs="Times New Roman"/>
          <w:strike/>
          <w:color w:val="000000" w:themeColor="text1"/>
          <w:lang w:eastAsia="pt-PT"/>
        </w:rPr>
      </w:pPr>
      <w:commentRangeStart w:id="2306"/>
      <w:r w:rsidRPr="00B56351">
        <w:rPr>
          <w:rFonts w:ascii="Garamond" w:eastAsia="Times New Roman" w:hAnsi="Garamond" w:cs="Times New Roman"/>
          <w:strike/>
          <w:color w:val="000000" w:themeColor="text1"/>
          <w:lang w:eastAsia="pt-PT"/>
        </w:rPr>
        <w:t>c) Placas de aviso da presença e perigosidade do animal, afixadas de modo visível e legível no exterior do local de alojamento do animal e da residência do detentor.</w:t>
      </w:r>
      <w:commentRangeEnd w:id="2306"/>
      <w:r w:rsidR="003D15F2" w:rsidRPr="00B56351">
        <w:rPr>
          <w:rStyle w:val="CommentReference"/>
          <w:rFonts w:ascii="Garamond" w:eastAsia="Times New Roman" w:hAnsi="Garamond" w:cs="Times New Roman"/>
          <w:strike/>
          <w:color w:val="000000" w:themeColor="text1"/>
          <w:sz w:val="24"/>
          <w:szCs w:val="24"/>
          <w:lang w:eastAsia="pt-PT"/>
        </w:rPr>
        <w:commentReference w:id="2306"/>
      </w:r>
    </w:p>
    <w:p w14:paraId="137D880A" w14:textId="3A09734E" w:rsidR="005154F4" w:rsidRPr="00B56351" w:rsidRDefault="00A70ABA" w:rsidP="00A95B79">
      <w:pPr>
        <w:spacing w:line="360" w:lineRule="auto"/>
        <w:jc w:val="both"/>
        <w:rPr>
          <w:rFonts w:ascii="Garamond" w:eastAsia="Times New Roman" w:hAnsi="Garamond" w:cs="Times New Roman"/>
          <w:strike/>
          <w:lang w:eastAsia="pt-PT"/>
        </w:rPr>
      </w:pPr>
      <w:r w:rsidRPr="00B56351">
        <w:rPr>
          <w:rFonts w:ascii="Garamond" w:eastAsia="Times New Roman" w:hAnsi="Garamond" w:cs="Times New Roman"/>
          <w:strike/>
          <w:color w:val="000000" w:themeColor="text1"/>
          <w:lang w:eastAsia="pt-PT"/>
        </w:rPr>
        <w:t xml:space="preserve">3 – </w:t>
      </w:r>
      <w:r w:rsidR="006C5233" w:rsidRPr="00B56351">
        <w:rPr>
          <w:rFonts w:ascii="Garamond" w:eastAsia="Times New Roman" w:hAnsi="Garamond" w:cs="Times New Roman"/>
          <w:strike/>
          <w:color w:val="000000" w:themeColor="text1"/>
          <w:lang w:eastAsia="pt-PT"/>
        </w:rPr>
        <w:t>Quando as</w:t>
      </w:r>
      <w:r w:rsidRPr="00B56351">
        <w:rPr>
          <w:rFonts w:ascii="Garamond" w:eastAsia="Times New Roman" w:hAnsi="Garamond" w:cs="Times New Roman"/>
          <w:strike/>
          <w:color w:val="000000" w:themeColor="text1"/>
          <w:lang w:eastAsia="pt-PT"/>
        </w:rPr>
        <w:t xml:space="preserve"> vedações referidas na alínea a) do n.º 2</w:t>
      </w:r>
      <w:r w:rsidR="00F94875" w:rsidRPr="00B56351">
        <w:rPr>
          <w:rFonts w:ascii="Garamond" w:eastAsia="Times New Roman" w:hAnsi="Garamond" w:cs="Times New Roman"/>
          <w:strike/>
          <w:color w:val="000000" w:themeColor="text1"/>
          <w:lang w:eastAsia="pt-PT"/>
        </w:rPr>
        <w:t xml:space="preserve"> </w:t>
      </w:r>
      <w:r w:rsidR="006C4ADE" w:rsidRPr="00B56351">
        <w:rPr>
          <w:rFonts w:ascii="Garamond" w:eastAsia="Times New Roman" w:hAnsi="Garamond" w:cs="Times New Roman"/>
          <w:strike/>
          <w:color w:val="000000" w:themeColor="text1"/>
          <w:lang w:eastAsia="pt-PT"/>
        </w:rPr>
        <w:t xml:space="preserve">sejam muros têm de se conformar com </w:t>
      </w:r>
      <w:r w:rsidR="004179E7" w:rsidRPr="00B56351">
        <w:rPr>
          <w:rFonts w:ascii="Garamond" w:eastAsia="Times New Roman" w:hAnsi="Garamond" w:cs="Times New Roman"/>
          <w:strike/>
          <w:color w:val="000000" w:themeColor="text1"/>
          <w:lang w:eastAsia="pt-PT"/>
        </w:rPr>
        <w:t>as regras de controlo prévio previstas n</w:t>
      </w:r>
      <w:r w:rsidR="006C4ADE" w:rsidRPr="00B56351">
        <w:rPr>
          <w:rFonts w:ascii="Garamond" w:eastAsia="Times New Roman" w:hAnsi="Garamond" w:cs="Times New Roman"/>
          <w:strike/>
          <w:color w:val="000000" w:themeColor="text1"/>
          <w:lang w:eastAsia="pt-PT"/>
        </w:rPr>
        <w:t>o</w:t>
      </w:r>
      <w:r w:rsidRPr="00B56351">
        <w:rPr>
          <w:rFonts w:ascii="Garamond" w:eastAsia="Times New Roman" w:hAnsi="Garamond" w:cs="Times New Roman"/>
          <w:strike/>
          <w:color w:val="000000" w:themeColor="text1"/>
          <w:lang w:eastAsia="pt-PT"/>
        </w:rPr>
        <w:t xml:space="preserve"> Regime Jurídico de Urbanização e Edificação. </w:t>
      </w:r>
    </w:p>
    <w:p w14:paraId="560AC743" w14:textId="53C3B680" w:rsidR="003D15F2" w:rsidRPr="00B56351" w:rsidRDefault="003D15F2" w:rsidP="00A95B79">
      <w:pPr>
        <w:spacing w:line="360" w:lineRule="auto"/>
        <w:jc w:val="center"/>
        <w:rPr>
          <w:rFonts w:ascii="Garamond" w:eastAsia="Times New Roman" w:hAnsi="Garamond" w:cs="Times New Roman"/>
          <w:strike/>
          <w:lang w:eastAsia="pt-PT"/>
        </w:rPr>
      </w:pPr>
      <w:r w:rsidRPr="00B56351">
        <w:rPr>
          <w:rFonts w:ascii="Garamond" w:eastAsia="Times New Roman" w:hAnsi="Garamond" w:cs="Times New Roman"/>
          <w:b/>
          <w:bCs/>
          <w:strike/>
          <w:color w:val="000000" w:themeColor="text1"/>
          <w:lang w:eastAsia="pt-PT"/>
        </w:rPr>
        <w:t>Artigo 1</w:t>
      </w:r>
      <w:r w:rsidR="00E47017" w:rsidRPr="00B56351">
        <w:rPr>
          <w:rFonts w:ascii="Garamond" w:eastAsia="Times New Roman" w:hAnsi="Garamond" w:cs="Times New Roman"/>
          <w:b/>
          <w:bCs/>
          <w:strike/>
          <w:color w:val="000000" w:themeColor="text1"/>
          <w:lang w:eastAsia="pt-PT"/>
        </w:rPr>
        <w:t>11</w:t>
      </w:r>
      <w:r w:rsidRPr="00B56351">
        <w:rPr>
          <w:rFonts w:ascii="Garamond" w:eastAsia="Times New Roman" w:hAnsi="Garamond" w:cs="Times New Roman"/>
          <w:b/>
          <w:bCs/>
          <w:strike/>
          <w:color w:val="000000" w:themeColor="text1"/>
          <w:lang w:eastAsia="pt-PT"/>
        </w:rPr>
        <w:t>.º</w:t>
      </w:r>
    </w:p>
    <w:p w14:paraId="768B3818" w14:textId="77777777" w:rsidR="003D15F2" w:rsidRPr="00B56351" w:rsidRDefault="003D15F2" w:rsidP="00A95B79">
      <w:pPr>
        <w:spacing w:line="360" w:lineRule="auto"/>
        <w:jc w:val="center"/>
        <w:rPr>
          <w:rFonts w:ascii="Garamond" w:eastAsia="Times New Roman" w:hAnsi="Garamond" w:cs="Times New Roman"/>
          <w:strike/>
          <w:lang w:eastAsia="pt-PT"/>
        </w:rPr>
      </w:pPr>
      <w:r w:rsidRPr="00B56351">
        <w:rPr>
          <w:rFonts w:ascii="Garamond" w:eastAsia="Times New Roman" w:hAnsi="Garamond" w:cs="Times New Roman"/>
          <w:strike/>
          <w:color w:val="000000" w:themeColor="text1"/>
          <w:lang w:eastAsia="pt-PT"/>
        </w:rPr>
        <w:t>Medidas de segurança reforçadas na circulação</w:t>
      </w:r>
    </w:p>
    <w:p w14:paraId="06FEC70F" w14:textId="1C992A9F" w:rsidR="003D15F2" w:rsidRPr="00B56351" w:rsidRDefault="003D15F2" w:rsidP="00A95B79">
      <w:pPr>
        <w:spacing w:line="360" w:lineRule="auto"/>
        <w:jc w:val="both"/>
        <w:rPr>
          <w:rFonts w:ascii="Garamond" w:eastAsia="Times New Roman" w:hAnsi="Garamond" w:cs="Times New Roman"/>
          <w:strike/>
          <w:lang w:eastAsia="pt-PT"/>
        </w:rPr>
      </w:pPr>
      <w:r w:rsidRPr="00B56351">
        <w:rPr>
          <w:rFonts w:ascii="Garamond" w:eastAsia="Times New Roman" w:hAnsi="Garamond" w:cs="Times New Roman"/>
          <w:strike/>
          <w:color w:val="000000" w:themeColor="text1"/>
          <w:lang w:eastAsia="pt-PT"/>
        </w:rPr>
        <w:t xml:space="preserve"> 1 - Os animais</w:t>
      </w:r>
      <w:r w:rsidR="004E1EED" w:rsidRPr="00B56351">
        <w:rPr>
          <w:rFonts w:ascii="Garamond" w:eastAsia="Times New Roman" w:hAnsi="Garamond" w:cs="Times New Roman"/>
          <w:strike/>
          <w:color w:val="000000" w:themeColor="text1"/>
          <w:lang w:eastAsia="pt-PT"/>
        </w:rPr>
        <w:t xml:space="preserve"> perigosos e potencialmente perigosos</w:t>
      </w:r>
      <w:r w:rsidRPr="00B56351">
        <w:rPr>
          <w:rFonts w:ascii="Garamond" w:eastAsia="Times New Roman" w:hAnsi="Garamond" w:cs="Times New Roman"/>
          <w:strike/>
          <w:color w:val="000000" w:themeColor="text1"/>
          <w:lang w:eastAsia="pt-PT"/>
        </w:rPr>
        <w:t xml:space="preserve"> não podem circular sozinhos na via pública, em lugares públicos ou em partes comuns de prédios urbanos, devendo sempre ser conduzidos por detentor. </w:t>
      </w:r>
    </w:p>
    <w:p w14:paraId="77273F7F" w14:textId="3ED2A30A" w:rsidR="003D15F2" w:rsidRPr="00B56351" w:rsidRDefault="003D15F2" w:rsidP="00A95B79">
      <w:pPr>
        <w:spacing w:line="360" w:lineRule="auto"/>
        <w:jc w:val="both"/>
        <w:rPr>
          <w:rFonts w:ascii="Garamond" w:eastAsia="Times New Roman" w:hAnsi="Garamond" w:cs="Times New Roman"/>
          <w:strike/>
          <w:lang w:eastAsia="pt-PT"/>
        </w:rPr>
      </w:pPr>
      <w:r w:rsidRPr="00B56351">
        <w:rPr>
          <w:rFonts w:ascii="Garamond" w:eastAsia="Times New Roman" w:hAnsi="Garamond" w:cs="Times New Roman"/>
          <w:strike/>
          <w:color w:val="000000" w:themeColor="text1"/>
          <w:lang w:eastAsia="pt-PT"/>
        </w:rPr>
        <w:t xml:space="preserve">2 - Sempre que o detentor necessite de circular na via pública, em lugares públicos ou em partes comuns de prédios urbanos com animais </w:t>
      </w:r>
      <w:r w:rsidR="004E1EED" w:rsidRPr="00B56351">
        <w:rPr>
          <w:rFonts w:ascii="Garamond" w:eastAsia="Times New Roman" w:hAnsi="Garamond" w:cs="Times New Roman"/>
          <w:strike/>
          <w:color w:val="000000" w:themeColor="text1"/>
          <w:lang w:eastAsia="pt-PT"/>
        </w:rPr>
        <w:t>perigosos ou potencialmente perigosos</w:t>
      </w:r>
      <w:r w:rsidRPr="00B56351">
        <w:rPr>
          <w:rFonts w:ascii="Garamond" w:eastAsia="Times New Roman" w:hAnsi="Garamond" w:cs="Times New Roman"/>
          <w:strike/>
          <w:color w:val="000000" w:themeColor="text1"/>
          <w:lang w:eastAsia="pt-PT"/>
        </w:rPr>
        <w:t xml:space="preserve">, deve fazê-lo com meios de contenção adequados à espécie e à raça ou cruzamento de raças, nomeadamente caixas, jaulas ou gaiolas, ou, no caso de cães, açaimo funcional que não permita comer nem morder e, neste caso, devidamente seguro com trela curta até 1 m de comprimento, que deve estar fixa a coleira ou a peitoral. </w:t>
      </w:r>
    </w:p>
    <w:p w14:paraId="37BBDC0E" w14:textId="28439F44" w:rsidR="003D15F2" w:rsidRPr="00B56351" w:rsidRDefault="003D15F2" w:rsidP="00A95B79">
      <w:pPr>
        <w:spacing w:line="360" w:lineRule="auto"/>
        <w:jc w:val="both"/>
        <w:rPr>
          <w:rFonts w:ascii="Garamond" w:eastAsia="Times New Roman" w:hAnsi="Garamond" w:cs="Times New Roman"/>
          <w:strike/>
          <w:lang w:eastAsia="pt-PT"/>
        </w:rPr>
      </w:pPr>
      <w:r w:rsidRPr="00B56351">
        <w:rPr>
          <w:rFonts w:ascii="Garamond" w:eastAsia="Times New Roman" w:hAnsi="Garamond" w:cs="Times New Roman"/>
          <w:strike/>
          <w:color w:val="000000" w:themeColor="text1"/>
          <w:lang w:eastAsia="pt-PT"/>
        </w:rPr>
        <w:t xml:space="preserve">3 - Aquando da utilização de cães potencialmente perigosos em atos de terapia </w:t>
      </w:r>
      <w:r w:rsidR="00FE4E4D" w:rsidRPr="00B56351">
        <w:rPr>
          <w:rFonts w:ascii="Garamond" w:eastAsia="Times New Roman" w:hAnsi="Garamond" w:cs="Times New Roman"/>
          <w:strike/>
          <w:color w:val="000000" w:themeColor="text1"/>
          <w:lang w:eastAsia="pt-PT"/>
        </w:rPr>
        <w:t>assistida com animais</w:t>
      </w:r>
      <w:r w:rsidRPr="00B56351">
        <w:rPr>
          <w:rFonts w:ascii="Garamond" w:eastAsia="Times New Roman" w:hAnsi="Garamond" w:cs="Times New Roman"/>
          <w:strike/>
          <w:color w:val="000000" w:themeColor="text1"/>
          <w:lang w:eastAsia="pt-PT"/>
        </w:rPr>
        <w:t xml:space="preserve"> realizados em local devidamente delimitado para o efeito, ou durante os atos venatórios, estes são dispensados da utilização dos meios de contenção previstos no número anterior. </w:t>
      </w:r>
    </w:p>
    <w:p w14:paraId="3DEF0D5C" w14:textId="61A4DF18" w:rsidR="003D15F2" w:rsidRPr="00B56351" w:rsidRDefault="003D15F2" w:rsidP="00A95B79">
      <w:pPr>
        <w:spacing w:line="360" w:lineRule="auto"/>
        <w:jc w:val="both"/>
        <w:rPr>
          <w:rFonts w:ascii="Garamond" w:eastAsia="Times New Roman" w:hAnsi="Garamond" w:cs="Times New Roman"/>
          <w:strike/>
          <w:lang w:eastAsia="pt-PT"/>
        </w:rPr>
      </w:pPr>
      <w:r w:rsidRPr="00B56351">
        <w:rPr>
          <w:rFonts w:ascii="Garamond" w:eastAsia="Times New Roman" w:hAnsi="Garamond" w:cs="Times New Roman"/>
          <w:strike/>
          <w:color w:val="000000" w:themeColor="text1"/>
          <w:lang w:eastAsia="pt-PT"/>
        </w:rPr>
        <w:t>4 - Os municípios, no âmbito das suas competências, regulam e publicitam as condições de autorização de circulação e permanência de animais potencialmente perigosos e animais perigosos nas ruas, parques, jardins e outros locais públicos, podendo determinar, por razões de segurança e ordem pública, as zonas onde é proibida a sua permanência e circulação e, no que se refere a cães, também as zonas e horas em que a circulação é permitida, estabelecendo as condições em que esta se pode fazer sem o uso de trela ou de açaimo funcional.</w:t>
      </w:r>
    </w:p>
    <w:p w14:paraId="16E04CD4" w14:textId="51335BDF" w:rsidR="003D15F2" w:rsidRPr="00B56351" w:rsidRDefault="003D15F2" w:rsidP="00A95B79">
      <w:pPr>
        <w:spacing w:line="360" w:lineRule="auto"/>
        <w:jc w:val="center"/>
        <w:rPr>
          <w:rFonts w:ascii="Garamond" w:eastAsia="Times New Roman" w:hAnsi="Garamond" w:cs="Times New Roman"/>
          <w:strike/>
          <w:lang w:eastAsia="pt-PT"/>
        </w:rPr>
      </w:pPr>
      <w:r w:rsidRPr="00B56351">
        <w:rPr>
          <w:rFonts w:ascii="Garamond" w:eastAsia="Times New Roman" w:hAnsi="Garamond" w:cs="Times New Roman"/>
          <w:b/>
          <w:bCs/>
          <w:strike/>
          <w:color w:val="000000" w:themeColor="text1"/>
          <w:lang w:eastAsia="pt-PT"/>
        </w:rPr>
        <w:t>Artigo 1</w:t>
      </w:r>
      <w:r w:rsidR="00E47017" w:rsidRPr="00B56351">
        <w:rPr>
          <w:rFonts w:ascii="Garamond" w:eastAsia="Times New Roman" w:hAnsi="Garamond" w:cs="Times New Roman"/>
          <w:b/>
          <w:bCs/>
          <w:strike/>
          <w:color w:val="000000" w:themeColor="text1"/>
          <w:lang w:eastAsia="pt-PT"/>
        </w:rPr>
        <w:t>12</w:t>
      </w:r>
      <w:r w:rsidRPr="00B56351">
        <w:rPr>
          <w:rFonts w:ascii="Garamond" w:eastAsia="Times New Roman" w:hAnsi="Garamond" w:cs="Times New Roman"/>
          <w:b/>
          <w:bCs/>
          <w:strike/>
          <w:color w:val="000000" w:themeColor="text1"/>
          <w:lang w:eastAsia="pt-PT"/>
        </w:rPr>
        <w:t>.º</w:t>
      </w:r>
    </w:p>
    <w:p w14:paraId="35F022A7" w14:textId="77777777" w:rsidR="003D15F2" w:rsidRPr="00B56351" w:rsidRDefault="003D15F2" w:rsidP="00A95B79">
      <w:pPr>
        <w:spacing w:line="360" w:lineRule="auto"/>
        <w:jc w:val="center"/>
        <w:rPr>
          <w:rFonts w:ascii="Garamond" w:eastAsia="Times New Roman" w:hAnsi="Garamond" w:cs="Times New Roman"/>
          <w:strike/>
          <w:lang w:eastAsia="pt-PT"/>
        </w:rPr>
      </w:pPr>
      <w:r w:rsidRPr="00B56351">
        <w:rPr>
          <w:rFonts w:ascii="Garamond" w:eastAsia="Times New Roman" w:hAnsi="Garamond" w:cs="Times New Roman"/>
          <w:strike/>
          <w:color w:val="000000" w:themeColor="text1"/>
          <w:lang w:eastAsia="pt-PT"/>
        </w:rPr>
        <w:t>Procedimento em caso de agressão</w:t>
      </w:r>
    </w:p>
    <w:p w14:paraId="1873D724" w14:textId="537FF872" w:rsidR="003D15F2" w:rsidRPr="00B56351" w:rsidRDefault="18EEC6FB" w:rsidP="00A95B79">
      <w:pPr>
        <w:spacing w:line="360" w:lineRule="auto"/>
        <w:jc w:val="both"/>
        <w:rPr>
          <w:rFonts w:ascii="Garamond" w:eastAsia="Times New Roman" w:hAnsi="Garamond" w:cs="Times New Roman"/>
          <w:strike/>
          <w:lang w:eastAsia="pt-PT"/>
        </w:rPr>
      </w:pPr>
      <w:r w:rsidRPr="00B56351">
        <w:rPr>
          <w:rFonts w:ascii="Garamond" w:eastAsia="Times New Roman" w:hAnsi="Garamond" w:cs="Times New Roman"/>
          <w:strike/>
          <w:color w:val="000000" w:themeColor="text1"/>
          <w:lang w:eastAsia="pt-PT"/>
        </w:rPr>
        <w:t xml:space="preserve">1 - O animal que tenha causado ofensa ao corpo ou à saúde de uma pessoa é obrigatoriamente recolhido pela autoridade competente para centro de </w:t>
      </w:r>
      <w:r w:rsidR="266DA769" w:rsidRPr="00B56351">
        <w:rPr>
          <w:rFonts w:ascii="Garamond" w:eastAsia="Times New Roman" w:hAnsi="Garamond" w:cs="Times New Roman"/>
          <w:strike/>
          <w:color w:val="000000" w:themeColor="text1"/>
          <w:lang w:eastAsia="pt-PT"/>
        </w:rPr>
        <w:t>bem-estar animal</w:t>
      </w:r>
      <w:r w:rsidRPr="00B56351">
        <w:rPr>
          <w:rFonts w:ascii="Garamond" w:eastAsia="Times New Roman" w:hAnsi="Garamond" w:cs="Times New Roman"/>
          <w:strike/>
          <w:color w:val="000000" w:themeColor="text1"/>
          <w:lang w:eastAsia="pt-PT"/>
        </w:rPr>
        <w:t xml:space="preserve">, a expensas do detentor. </w:t>
      </w:r>
    </w:p>
    <w:p w14:paraId="2F114863" w14:textId="50EE2A0B" w:rsidR="003D15F2" w:rsidRPr="00B56351" w:rsidRDefault="003D15F2" w:rsidP="00A95B79">
      <w:pPr>
        <w:spacing w:line="360" w:lineRule="auto"/>
        <w:jc w:val="both"/>
        <w:rPr>
          <w:rFonts w:ascii="Garamond" w:eastAsia="Times New Roman" w:hAnsi="Garamond" w:cs="Times New Roman"/>
          <w:strike/>
          <w:lang w:eastAsia="pt-PT"/>
        </w:rPr>
      </w:pPr>
      <w:r w:rsidRPr="00B56351">
        <w:rPr>
          <w:rFonts w:ascii="Garamond" w:eastAsia="Times New Roman" w:hAnsi="Garamond" w:cs="Times New Roman"/>
          <w:strike/>
          <w:color w:val="000000" w:themeColor="text1"/>
          <w:lang w:eastAsia="pt-PT"/>
        </w:rPr>
        <w:t>2 - As ofensas causadas por animal ao corpo ou à saúde de pessoas de que tenham conhecimento médicos veterinários, autoridades judiciais, administrativas, policiais ou unidades prestadoras de cuidados de saúde são imediatamente comunicadas ao médico veterinário municipal para que se proceda à recolha do animal nos termos do disposto no número anterior.</w:t>
      </w:r>
    </w:p>
    <w:p w14:paraId="4512BC4E" w14:textId="35CCCF10" w:rsidR="003D15F2" w:rsidRPr="00B56351" w:rsidRDefault="178AD7F6" w:rsidP="00A95B79">
      <w:pPr>
        <w:spacing w:line="360" w:lineRule="auto"/>
        <w:jc w:val="both"/>
        <w:rPr>
          <w:rFonts w:ascii="Garamond" w:eastAsia="Times New Roman" w:hAnsi="Garamond" w:cs="Times New Roman"/>
          <w:strike/>
          <w:lang w:eastAsia="pt-PT"/>
        </w:rPr>
      </w:pPr>
      <w:r w:rsidRPr="00B56351">
        <w:rPr>
          <w:rFonts w:ascii="Garamond" w:eastAsia="Times New Roman" w:hAnsi="Garamond" w:cs="Times New Roman"/>
          <w:strike/>
          <w:color w:val="000000" w:themeColor="text1"/>
          <w:lang w:eastAsia="pt-PT"/>
        </w:rPr>
        <w:t xml:space="preserve">3 - No prazo máximo de </w:t>
      </w:r>
      <w:r w:rsidR="248FD6D9" w:rsidRPr="00B56351">
        <w:rPr>
          <w:rFonts w:ascii="Garamond" w:eastAsia="Times New Roman" w:hAnsi="Garamond" w:cs="Times New Roman"/>
          <w:strike/>
          <w:color w:val="000000" w:themeColor="text1"/>
          <w:lang w:eastAsia="pt-PT"/>
        </w:rPr>
        <w:t>8</w:t>
      </w:r>
      <w:r w:rsidRPr="00B56351">
        <w:rPr>
          <w:rFonts w:ascii="Garamond" w:eastAsia="Times New Roman" w:hAnsi="Garamond" w:cs="Times New Roman"/>
          <w:strike/>
          <w:color w:val="000000" w:themeColor="text1"/>
          <w:lang w:eastAsia="pt-PT"/>
        </w:rPr>
        <w:t xml:space="preserve"> dias, a câmara municipal fica obrigada a comunicar a ocorrência à junta de freguesia respetiva, para que esta atualize a informação no SIAC nos termos do artigo 10</w:t>
      </w:r>
      <w:r w:rsidR="0E1A8E34" w:rsidRPr="00B56351">
        <w:rPr>
          <w:rFonts w:ascii="Garamond" w:eastAsia="Times New Roman" w:hAnsi="Garamond" w:cs="Times New Roman"/>
          <w:strike/>
          <w:color w:val="000000" w:themeColor="text1"/>
          <w:lang w:eastAsia="pt-PT"/>
        </w:rPr>
        <w:t>7</w:t>
      </w:r>
      <w:r w:rsidRPr="00B56351">
        <w:rPr>
          <w:rFonts w:ascii="Garamond" w:eastAsia="Times New Roman" w:hAnsi="Garamond" w:cs="Times New Roman"/>
          <w:strike/>
          <w:color w:val="000000" w:themeColor="text1"/>
          <w:lang w:eastAsia="pt-PT"/>
        </w:rPr>
        <w:t>.º.</w:t>
      </w:r>
    </w:p>
    <w:p w14:paraId="7B5C0C8E" w14:textId="559AC092" w:rsidR="00CC6117" w:rsidRPr="00B56351" w:rsidRDefault="178AD7F6" w:rsidP="004972DE">
      <w:pPr>
        <w:spacing w:line="360" w:lineRule="auto"/>
        <w:jc w:val="both"/>
        <w:rPr>
          <w:rFonts w:ascii="Garamond" w:eastAsia="Times New Roman" w:hAnsi="Garamond" w:cs="Times New Roman"/>
          <w:strike/>
          <w:lang w:eastAsia="pt-PT"/>
        </w:rPr>
      </w:pPr>
      <w:r w:rsidRPr="00B56351">
        <w:rPr>
          <w:rFonts w:ascii="Garamond" w:eastAsia="Times New Roman" w:hAnsi="Garamond" w:cs="Times New Roman"/>
          <w:strike/>
          <w:color w:val="000000" w:themeColor="text1"/>
          <w:lang w:eastAsia="pt-PT"/>
        </w:rPr>
        <w:t xml:space="preserve">4 - Quando a junta de freguesia tenha conhecimento de uma ofensa ao corpo ou à saúde de uma pessoa causada por animal ou de que um animal tenha ferido gravemente ou morto outro, notifica o seu detentor para, no prazo de 15 dias consecutivos, apresentar a documentação referida no n.º </w:t>
      </w:r>
      <w:r w:rsidR="0E1A8E34" w:rsidRPr="00B56351">
        <w:rPr>
          <w:rFonts w:ascii="Garamond" w:eastAsia="Times New Roman" w:hAnsi="Garamond" w:cs="Times New Roman"/>
          <w:strike/>
          <w:color w:val="000000" w:themeColor="text1"/>
          <w:lang w:eastAsia="pt-PT"/>
        </w:rPr>
        <w:t>3</w:t>
      </w:r>
      <w:r w:rsidRPr="00B56351">
        <w:rPr>
          <w:rFonts w:ascii="Garamond" w:eastAsia="Times New Roman" w:hAnsi="Garamond" w:cs="Times New Roman"/>
          <w:strike/>
          <w:color w:val="000000" w:themeColor="text1"/>
          <w:lang w:eastAsia="pt-PT"/>
        </w:rPr>
        <w:t xml:space="preserve"> do artigo </w:t>
      </w:r>
      <w:r w:rsidR="0E1A8E34" w:rsidRPr="00B56351">
        <w:rPr>
          <w:rFonts w:ascii="Garamond" w:eastAsia="Times New Roman" w:hAnsi="Garamond" w:cs="Times New Roman"/>
          <w:strike/>
          <w:color w:val="000000" w:themeColor="text1"/>
          <w:lang w:eastAsia="pt-PT"/>
        </w:rPr>
        <w:t>102</w:t>
      </w:r>
      <w:r w:rsidRPr="00B56351">
        <w:rPr>
          <w:rFonts w:ascii="Garamond" w:eastAsia="Times New Roman" w:hAnsi="Garamond" w:cs="Times New Roman"/>
          <w:strike/>
          <w:color w:val="000000" w:themeColor="text1"/>
          <w:lang w:eastAsia="pt-PT"/>
        </w:rPr>
        <w:t>.º</w:t>
      </w:r>
    </w:p>
    <w:p w14:paraId="3487685C" w14:textId="77AAF14A" w:rsidR="003D15F2" w:rsidRPr="00B56351" w:rsidRDefault="003D15F2" w:rsidP="00A95B79">
      <w:pPr>
        <w:spacing w:line="360" w:lineRule="auto"/>
        <w:jc w:val="center"/>
        <w:rPr>
          <w:rFonts w:ascii="Garamond" w:eastAsia="Times New Roman" w:hAnsi="Garamond" w:cs="Times New Roman"/>
          <w:strike/>
          <w:lang w:eastAsia="pt-PT"/>
        </w:rPr>
      </w:pPr>
      <w:bookmarkStart w:id="2307" w:name="_Hlk135127674"/>
      <w:r w:rsidRPr="00B56351">
        <w:rPr>
          <w:rFonts w:ascii="Garamond" w:eastAsia="Times New Roman" w:hAnsi="Garamond" w:cs="Times New Roman"/>
          <w:b/>
          <w:bCs/>
          <w:strike/>
          <w:color w:val="000000" w:themeColor="text1"/>
          <w:lang w:eastAsia="pt-PT"/>
        </w:rPr>
        <w:t>Artigo 1</w:t>
      </w:r>
      <w:r w:rsidR="00E47017" w:rsidRPr="00B56351">
        <w:rPr>
          <w:rFonts w:ascii="Garamond" w:eastAsia="Times New Roman" w:hAnsi="Garamond" w:cs="Times New Roman"/>
          <w:b/>
          <w:bCs/>
          <w:strike/>
          <w:color w:val="000000" w:themeColor="text1"/>
          <w:lang w:eastAsia="pt-PT"/>
        </w:rPr>
        <w:t>13</w:t>
      </w:r>
      <w:r w:rsidRPr="00B56351">
        <w:rPr>
          <w:rFonts w:ascii="Garamond" w:eastAsia="Times New Roman" w:hAnsi="Garamond" w:cs="Times New Roman"/>
          <w:b/>
          <w:bCs/>
          <w:strike/>
          <w:color w:val="000000" w:themeColor="text1"/>
          <w:lang w:eastAsia="pt-PT"/>
        </w:rPr>
        <w:t>.º</w:t>
      </w:r>
    </w:p>
    <w:p w14:paraId="49BB5F46" w14:textId="77777777" w:rsidR="003D15F2" w:rsidRPr="00B56351" w:rsidRDefault="003D15F2" w:rsidP="00A95B79">
      <w:pPr>
        <w:spacing w:line="360" w:lineRule="auto"/>
        <w:jc w:val="center"/>
        <w:rPr>
          <w:rFonts w:ascii="Garamond" w:eastAsia="Times New Roman" w:hAnsi="Garamond" w:cs="Times New Roman"/>
          <w:strike/>
          <w:lang w:eastAsia="pt-PT"/>
        </w:rPr>
      </w:pPr>
      <w:r w:rsidRPr="00B56351">
        <w:rPr>
          <w:rFonts w:ascii="Garamond" w:eastAsia="Times New Roman" w:hAnsi="Garamond" w:cs="Times New Roman"/>
          <w:strike/>
          <w:color w:val="000000" w:themeColor="text1"/>
          <w:lang w:eastAsia="pt-PT"/>
        </w:rPr>
        <w:t>Destino de animais agressores</w:t>
      </w:r>
    </w:p>
    <w:p w14:paraId="02270CFA" w14:textId="255B2283" w:rsidR="003D15F2" w:rsidRPr="00B56351" w:rsidRDefault="7A2F15CA" w:rsidP="00A95B79">
      <w:pPr>
        <w:spacing w:line="360" w:lineRule="auto"/>
        <w:jc w:val="both"/>
        <w:rPr>
          <w:rFonts w:ascii="Garamond" w:eastAsia="Times New Roman" w:hAnsi="Garamond" w:cs="Times New Roman"/>
          <w:strike/>
          <w:lang w:eastAsia="pt-PT"/>
        </w:rPr>
      </w:pPr>
      <w:bookmarkStart w:id="2308" w:name="_Hlk135067136"/>
      <w:r w:rsidRPr="00B56351">
        <w:rPr>
          <w:rFonts w:ascii="Garamond" w:eastAsia="Times New Roman" w:hAnsi="Garamond" w:cs="Times New Roman"/>
          <w:strike/>
          <w:lang w:eastAsia="pt-PT"/>
        </w:rPr>
        <w:t>1 - O animal considerado perigoso</w:t>
      </w:r>
      <w:r w:rsidR="678F073D" w:rsidRPr="00B56351">
        <w:rPr>
          <w:rFonts w:ascii="Garamond" w:eastAsia="Times New Roman" w:hAnsi="Garamond" w:cs="Times New Roman"/>
          <w:strike/>
          <w:lang w:eastAsia="pt-PT"/>
        </w:rPr>
        <w:t xml:space="preserve"> pelas situações previstas</w:t>
      </w:r>
      <w:r w:rsidRPr="00B56351">
        <w:rPr>
          <w:rFonts w:ascii="Garamond" w:eastAsia="Times New Roman" w:hAnsi="Garamond" w:cs="Times New Roman"/>
          <w:strike/>
          <w:lang w:eastAsia="pt-PT"/>
        </w:rPr>
        <w:t xml:space="preserve"> nos termos da alínea </w:t>
      </w:r>
      <w:r w:rsidR="203066A1" w:rsidRPr="00B56351">
        <w:rPr>
          <w:rFonts w:ascii="Garamond" w:eastAsia="Times New Roman" w:hAnsi="Garamond" w:cs="Times New Roman"/>
          <w:strike/>
          <w:lang w:eastAsia="pt-PT"/>
        </w:rPr>
        <w:t>l</w:t>
      </w:r>
      <w:r w:rsidRPr="00B56351">
        <w:rPr>
          <w:rFonts w:ascii="Garamond" w:eastAsia="Times New Roman" w:hAnsi="Garamond" w:cs="Times New Roman"/>
          <w:strike/>
          <w:lang w:eastAsia="pt-PT"/>
        </w:rPr>
        <w:t xml:space="preserve">) do n.º 1 do artigo 4.º do presente decreto-lei, </w:t>
      </w:r>
      <w:r w:rsidR="678F073D" w:rsidRPr="00B56351">
        <w:rPr>
          <w:rFonts w:ascii="Garamond" w:eastAsia="Times New Roman" w:hAnsi="Garamond" w:cs="Times New Roman"/>
          <w:strike/>
          <w:lang w:eastAsia="pt-PT"/>
        </w:rPr>
        <w:t>ponderada a</w:t>
      </w:r>
      <w:r w:rsidRPr="00B56351">
        <w:rPr>
          <w:rFonts w:ascii="Garamond" w:eastAsia="Times New Roman" w:hAnsi="Garamond" w:cs="Times New Roman"/>
          <w:strike/>
          <w:lang w:eastAsia="pt-PT"/>
        </w:rPr>
        <w:t xml:space="preserve"> avaliação comportamental</w:t>
      </w:r>
      <w:r w:rsidR="79619BC6" w:rsidRPr="00B56351">
        <w:rPr>
          <w:rFonts w:ascii="Garamond" w:eastAsia="Times New Roman" w:hAnsi="Garamond" w:cs="Times New Roman"/>
          <w:strike/>
          <w:lang w:eastAsia="pt-PT"/>
        </w:rPr>
        <w:t xml:space="preserve"> e apuradas as circunstâncias concretas</w:t>
      </w:r>
      <w:r w:rsidRPr="00B56351">
        <w:rPr>
          <w:rFonts w:ascii="Garamond" w:eastAsia="Times New Roman" w:hAnsi="Garamond" w:cs="Times New Roman"/>
          <w:strike/>
          <w:lang w:eastAsia="pt-PT"/>
        </w:rPr>
        <w:t xml:space="preserve"> </w:t>
      </w:r>
      <w:r w:rsidR="678F073D" w:rsidRPr="00B56351">
        <w:rPr>
          <w:rFonts w:ascii="Garamond" w:eastAsia="Times New Roman" w:hAnsi="Garamond" w:cs="Times New Roman"/>
          <w:strike/>
          <w:lang w:eastAsia="pt-PT"/>
        </w:rPr>
        <w:t>pode ser</w:t>
      </w:r>
      <w:r w:rsidRPr="00B56351">
        <w:rPr>
          <w:rFonts w:ascii="Garamond" w:eastAsia="Times New Roman" w:hAnsi="Garamond" w:cs="Times New Roman"/>
          <w:strike/>
          <w:lang w:eastAsia="pt-PT"/>
        </w:rPr>
        <w:t xml:space="preserve">, em </w:t>
      </w:r>
      <w:r w:rsidRPr="00B56351">
        <w:rPr>
          <w:rFonts w:ascii="Garamond" w:eastAsia="Times New Roman" w:hAnsi="Garamond" w:cs="Times New Roman"/>
          <w:i/>
          <w:iCs/>
          <w:strike/>
          <w:lang w:eastAsia="pt-PT"/>
        </w:rPr>
        <w:t>ultima ratio</w:t>
      </w:r>
      <w:r w:rsidRPr="00B56351">
        <w:rPr>
          <w:rFonts w:ascii="Garamond" w:eastAsia="Times New Roman" w:hAnsi="Garamond" w:cs="Times New Roman"/>
          <w:strike/>
          <w:lang w:eastAsia="pt-PT"/>
        </w:rPr>
        <w:t>,</w:t>
      </w:r>
      <w:r w:rsidR="00277C74" w:rsidRPr="00B56351">
        <w:rPr>
          <w:rFonts w:ascii="Garamond" w:eastAsia="Times New Roman" w:hAnsi="Garamond" w:cs="Times New Roman"/>
          <w:strike/>
          <w:lang w:eastAsia="pt-PT"/>
        </w:rPr>
        <w:t xml:space="preserve"> morto</w:t>
      </w:r>
      <w:r w:rsidRPr="00B56351">
        <w:rPr>
          <w:rFonts w:ascii="Garamond" w:eastAsia="Times New Roman" w:hAnsi="Garamond" w:cs="Times New Roman"/>
          <w:strike/>
          <w:lang w:eastAsia="pt-PT"/>
        </w:rPr>
        <w:t xml:space="preserve"> através de método que não lhe cause dores e sofrimentos desnecessários, uma vez ponderadas as circunstâncias do caso concreto, designadamente o caráter agressivo do animal e as circunstâncias concretas do ataque.</w:t>
      </w:r>
    </w:p>
    <w:bookmarkEnd w:id="2308"/>
    <w:p w14:paraId="2F298B78" w14:textId="40FC43D8" w:rsidR="003D15F2" w:rsidRPr="00B56351" w:rsidRDefault="178AD7F6" w:rsidP="00A95B79">
      <w:pPr>
        <w:spacing w:line="360" w:lineRule="auto"/>
        <w:jc w:val="both"/>
        <w:rPr>
          <w:rFonts w:ascii="Garamond" w:eastAsia="Times New Roman" w:hAnsi="Garamond" w:cs="Times New Roman"/>
          <w:strike/>
          <w:lang w:eastAsia="pt-PT"/>
        </w:rPr>
      </w:pPr>
      <w:r w:rsidRPr="00B56351">
        <w:rPr>
          <w:rFonts w:ascii="Garamond" w:eastAsia="Times New Roman" w:hAnsi="Garamond" w:cs="Times New Roman"/>
          <w:strike/>
          <w:color w:val="000000" w:themeColor="text1"/>
          <w:lang w:eastAsia="pt-PT"/>
        </w:rPr>
        <w:t xml:space="preserve">2 - A decisão relativa </w:t>
      </w:r>
      <w:r w:rsidR="064D7FB3" w:rsidRPr="00B56351">
        <w:rPr>
          <w:rFonts w:ascii="Garamond" w:eastAsia="Times New Roman" w:hAnsi="Garamond" w:cs="Times New Roman"/>
          <w:strike/>
          <w:color w:val="000000" w:themeColor="text1"/>
          <w:lang w:eastAsia="pt-PT"/>
        </w:rPr>
        <w:t xml:space="preserve">à morte </w:t>
      </w:r>
      <w:r w:rsidRPr="00B56351">
        <w:rPr>
          <w:rFonts w:ascii="Garamond" w:eastAsia="Times New Roman" w:hAnsi="Garamond" w:cs="Times New Roman"/>
          <w:strike/>
          <w:color w:val="000000" w:themeColor="text1"/>
          <w:lang w:eastAsia="pt-PT"/>
        </w:rPr>
        <w:t xml:space="preserve">é da competência do médico veterinário municipal, após o cumprimento das normas vigentes em matéria de isolamento e sequestro dos animais agressores e agredidos em caso de suspeita de raiva. </w:t>
      </w:r>
    </w:p>
    <w:p w14:paraId="671C61ED" w14:textId="28C3802D" w:rsidR="00E32D0E" w:rsidRPr="00B56351" w:rsidRDefault="0BEBF63D" w:rsidP="00A95B79">
      <w:pPr>
        <w:spacing w:line="360" w:lineRule="auto"/>
        <w:jc w:val="both"/>
        <w:rPr>
          <w:rFonts w:ascii="Garamond" w:eastAsia="Times New Roman" w:hAnsi="Garamond" w:cs="Times New Roman"/>
          <w:strike/>
          <w:color w:val="000000" w:themeColor="text1"/>
          <w:lang w:eastAsia="pt-PT"/>
        </w:rPr>
      </w:pPr>
      <w:r w:rsidRPr="00B56351">
        <w:rPr>
          <w:rFonts w:ascii="Garamond" w:eastAsia="Times New Roman" w:hAnsi="Garamond" w:cs="Times New Roman"/>
          <w:strike/>
          <w:color w:val="000000" w:themeColor="text1"/>
          <w:lang w:eastAsia="pt-PT"/>
        </w:rPr>
        <w:t xml:space="preserve">3 - O animal que não seja </w:t>
      </w:r>
      <w:r w:rsidR="064D7FB3" w:rsidRPr="00B56351">
        <w:rPr>
          <w:rFonts w:ascii="Garamond" w:eastAsia="Times New Roman" w:hAnsi="Garamond" w:cs="Times New Roman"/>
          <w:strike/>
          <w:color w:val="000000" w:themeColor="text1"/>
          <w:lang w:eastAsia="pt-PT"/>
        </w:rPr>
        <w:t>morto</w:t>
      </w:r>
      <w:r w:rsidRPr="00B56351">
        <w:rPr>
          <w:rFonts w:ascii="Garamond" w:eastAsia="Times New Roman" w:hAnsi="Garamond" w:cs="Times New Roman"/>
          <w:strike/>
          <w:color w:val="000000" w:themeColor="text1"/>
          <w:lang w:eastAsia="pt-PT"/>
        </w:rPr>
        <w:t xml:space="preserve"> nos termos dos números anteriores poderá ser entregue ao detentor, ou</w:t>
      </w:r>
      <w:r w:rsidR="1CDDD6B7" w:rsidRPr="00B56351">
        <w:rPr>
          <w:rFonts w:ascii="Garamond" w:eastAsia="Times New Roman" w:hAnsi="Garamond" w:cs="Times New Roman"/>
          <w:strike/>
          <w:color w:val="000000" w:themeColor="text1"/>
          <w:lang w:eastAsia="pt-PT"/>
        </w:rPr>
        <w:t xml:space="preserve"> ter</w:t>
      </w:r>
      <w:r w:rsidRPr="00B56351">
        <w:rPr>
          <w:rFonts w:ascii="Garamond" w:eastAsia="Times New Roman" w:hAnsi="Garamond" w:cs="Times New Roman"/>
          <w:strike/>
          <w:color w:val="000000" w:themeColor="text1"/>
          <w:lang w:eastAsia="pt-PT"/>
        </w:rPr>
        <w:t xml:space="preserve"> outro destino autorizado pelo</w:t>
      </w:r>
      <w:r w:rsidR="1CDDD6B7" w:rsidRPr="00B56351">
        <w:rPr>
          <w:rFonts w:ascii="Garamond" w:eastAsia="Times New Roman" w:hAnsi="Garamond" w:cs="Times New Roman"/>
          <w:strike/>
          <w:color w:val="000000" w:themeColor="text1"/>
          <w:lang w:eastAsia="pt-PT"/>
        </w:rPr>
        <w:t xml:space="preserve"> médico veterinário municipal</w:t>
      </w:r>
      <w:r w:rsidRPr="00B56351">
        <w:rPr>
          <w:rFonts w:ascii="Garamond" w:eastAsia="Times New Roman" w:hAnsi="Garamond" w:cs="Times New Roman"/>
          <w:strike/>
          <w:color w:val="000000" w:themeColor="text1"/>
          <w:lang w:eastAsia="pt-PT"/>
        </w:rPr>
        <w:t>, sendo requisito obrigatório, quando aplicável, a realização de provas</w:t>
      </w:r>
      <w:r w:rsidR="54F8F9C4" w:rsidRPr="00B56351">
        <w:rPr>
          <w:rFonts w:ascii="Garamond" w:eastAsia="Times New Roman" w:hAnsi="Garamond" w:cs="Times New Roman"/>
          <w:strike/>
          <w:color w:val="000000" w:themeColor="text1"/>
          <w:lang w:eastAsia="pt-PT"/>
        </w:rPr>
        <w:t xml:space="preserve"> e treino</w:t>
      </w:r>
      <w:r w:rsidRPr="00B56351">
        <w:rPr>
          <w:rFonts w:ascii="Garamond" w:eastAsia="Times New Roman" w:hAnsi="Garamond" w:cs="Times New Roman"/>
          <w:strike/>
          <w:color w:val="000000" w:themeColor="text1"/>
          <w:lang w:eastAsia="pt-PT"/>
        </w:rPr>
        <w:t xml:space="preserve"> de socialização e obediência no prazo indicado pelo médico veterinário municipal</w:t>
      </w:r>
      <w:r w:rsidR="1CDDD6B7" w:rsidRPr="00B56351">
        <w:rPr>
          <w:rFonts w:ascii="Garamond" w:eastAsia="Times New Roman" w:hAnsi="Garamond" w:cs="Times New Roman"/>
          <w:strike/>
          <w:color w:val="000000" w:themeColor="text1"/>
          <w:lang w:eastAsia="pt-PT"/>
        </w:rPr>
        <w:t>.</w:t>
      </w:r>
    </w:p>
    <w:p w14:paraId="773578A4" w14:textId="0CB6DD68" w:rsidR="00E32D0E" w:rsidRPr="00B56351" w:rsidRDefault="0095086A" w:rsidP="00A95B79">
      <w:pPr>
        <w:spacing w:line="360" w:lineRule="auto"/>
        <w:jc w:val="both"/>
        <w:rPr>
          <w:rFonts w:ascii="Garamond" w:eastAsia="Times New Roman" w:hAnsi="Garamond" w:cs="Times New Roman"/>
          <w:strike/>
          <w:color w:val="000000" w:themeColor="text1"/>
          <w:lang w:eastAsia="pt-PT"/>
        </w:rPr>
      </w:pPr>
      <w:r w:rsidRPr="00B56351">
        <w:rPr>
          <w:rFonts w:ascii="Garamond" w:eastAsia="Times New Roman" w:hAnsi="Garamond" w:cs="Times New Roman"/>
          <w:strike/>
          <w:color w:val="000000" w:themeColor="text1"/>
          <w:lang w:eastAsia="pt-PT"/>
        </w:rPr>
        <w:t>4 - O animal que cause ofensas à integridade física simples poderá ser entregue ao detentor, ou</w:t>
      </w:r>
      <w:r w:rsidR="00210932" w:rsidRPr="00B56351">
        <w:rPr>
          <w:rFonts w:ascii="Garamond" w:eastAsia="Times New Roman" w:hAnsi="Garamond" w:cs="Times New Roman"/>
          <w:strike/>
          <w:color w:val="000000" w:themeColor="text1"/>
          <w:lang w:eastAsia="pt-PT"/>
        </w:rPr>
        <w:t xml:space="preserve"> ter</w:t>
      </w:r>
      <w:r w:rsidRPr="00B56351">
        <w:rPr>
          <w:rFonts w:ascii="Garamond" w:eastAsia="Times New Roman" w:hAnsi="Garamond" w:cs="Times New Roman"/>
          <w:strike/>
          <w:color w:val="000000" w:themeColor="text1"/>
          <w:lang w:eastAsia="pt-PT"/>
        </w:rPr>
        <w:t xml:space="preserve"> outro destino autorizado pelo </w:t>
      </w:r>
      <w:r w:rsidR="00210932" w:rsidRPr="00B56351">
        <w:rPr>
          <w:rFonts w:ascii="Garamond" w:eastAsia="Times New Roman" w:hAnsi="Garamond" w:cs="Times New Roman"/>
          <w:strike/>
          <w:color w:val="000000" w:themeColor="text1"/>
          <w:lang w:eastAsia="pt-PT"/>
        </w:rPr>
        <w:t>médico veterinário municipal</w:t>
      </w:r>
      <w:r w:rsidRPr="00B56351">
        <w:rPr>
          <w:rFonts w:ascii="Garamond" w:eastAsia="Times New Roman" w:hAnsi="Garamond" w:cs="Times New Roman"/>
          <w:strike/>
          <w:color w:val="000000" w:themeColor="text1"/>
          <w:lang w:eastAsia="pt-PT"/>
        </w:rPr>
        <w:t>, sendo requisito obrigatório, quando aplicável, a realização de provas</w:t>
      </w:r>
      <w:r w:rsidR="0074344B" w:rsidRPr="00B56351">
        <w:rPr>
          <w:rFonts w:ascii="Garamond" w:eastAsia="Times New Roman" w:hAnsi="Garamond" w:cs="Times New Roman"/>
          <w:strike/>
          <w:color w:val="000000" w:themeColor="text1"/>
          <w:lang w:eastAsia="pt-PT"/>
        </w:rPr>
        <w:t xml:space="preserve"> e treino</w:t>
      </w:r>
      <w:r w:rsidRPr="00B56351">
        <w:rPr>
          <w:rFonts w:ascii="Garamond" w:eastAsia="Times New Roman" w:hAnsi="Garamond" w:cs="Times New Roman"/>
          <w:strike/>
          <w:color w:val="000000" w:themeColor="text1"/>
          <w:lang w:eastAsia="pt-PT"/>
        </w:rPr>
        <w:t xml:space="preserve"> de socialização</w:t>
      </w:r>
      <w:r w:rsidR="0074344B" w:rsidRPr="00B56351">
        <w:rPr>
          <w:rFonts w:ascii="Garamond" w:eastAsia="Times New Roman" w:hAnsi="Garamond" w:cs="Times New Roman"/>
          <w:strike/>
          <w:color w:val="000000" w:themeColor="text1"/>
          <w:lang w:eastAsia="pt-PT"/>
        </w:rPr>
        <w:t xml:space="preserve"> e</w:t>
      </w:r>
      <w:r w:rsidRPr="00B56351">
        <w:rPr>
          <w:rFonts w:ascii="Garamond" w:eastAsia="Times New Roman" w:hAnsi="Garamond" w:cs="Times New Roman"/>
          <w:strike/>
          <w:color w:val="000000" w:themeColor="text1"/>
          <w:lang w:eastAsia="pt-PT"/>
        </w:rPr>
        <w:t xml:space="preserve"> obediência no prazo indicado pelo médico veterinário municipal</w:t>
      </w:r>
      <w:r w:rsidR="00847911" w:rsidRPr="00B56351">
        <w:rPr>
          <w:rFonts w:ascii="Garamond" w:eastAsia="Times New Roman" w:hAnsi="Garamond" w:cs="Times New Roman"/>
          <w:strike/>
          <w:color w:val="000000" w:themeColor="text1"/>
          <w:lang w:eastAsia="pt-PT"/>
        </w:rPr>
        <w:t>.</w:t>
      </w:r>
    </w:p>
    <w:p w14:paraId="5A90515F" w14:textId="6D377F60" w:rsidR="003D15F2" w:rsidRPr="00B56351" w:rsidRDefault="18EEC6FB" w:rsidP="00A95B79">
      <w:pPr>
        <w:spacing w:line="360" w:lineRule="auto"/>
        <w:jc w:val="both"/>
        <w:rPr>
          <w:rFonts w:ascii="Garamond" w:eastAsia="Times New Roman" w:hAnsi="Garamond" w:cs="Times New Roman"/>
          <w:strike/>
          <w:lang w:eastAsia="pt-PT"/>
        </w:rPr>
      </w:pPr>
      <w:r w:rsidRPr="00B56351">
        <w:rPr>
          <w:rFonts w:ascii="Garamond" w:eastAsia="Times New Roman" w:hAnsi="Garamond" w:cs="Times New Roman"/>
          <w:strike/>
          <w:color w:val="000000" w:themeColor="text1"/>
          <w:lang w:eastAsia="pt-PT"/>
        </w:rPr>
        <w:t xml:space="preserve">5 - O animal que apresente comportamento agressivo e que constitua, de imediato, um risco grave à integridade física e que o seu detentor não consiga controlar pode ser imediatamente </w:t>
      </w:r>
      <w:r w:rsidR="01F5F9B0" w:rsidRPr="00B56351">
        <w:rPr>
          <w:rFonts w:ascii="Garamond" w:eastAsia="Times New Roman" w:hAnsi="Garamond" w:cs="Times New Roman"/>
          <w:strike/>
          <w:color w:val="000000" w:themeColor="text1"/>
          <w:lang w:eastAsia="pt-PT"/>
        </w:rPr>
        <w:t>abatido</w:t>
      </w:r>
      <w:r w:rsidRPr="00B56351">
        <w:rPr>
          <w:rFonts w:ascii="Garamond" w:eastAsia="Times New Roman" w:hAnsi="Garamond" w:cs="Times New Roman"/>
          <w:strike/>
          <w:color w:val="000000" w:themeColor="text1"/>
          <w:lang w:eastAsia="pt-PT"/>
        </w:rPr>
        <w:t xml:space="preserve"> pelo médico veterinário municipal ou sob a sua direção, nos termos do disposto no n.º 1, sem prejuízo das normas vigentes em matéria de isolamento e sequestro dos animais agressores e agredidos em caso de suspeita de raiva. </w:t>
      </w:r>
    </w:p>
    <w:p w14:paraId="6D8E8FA3" w14:textId="77777777" w:rsidR="003D15F2" w:rsidRPr="00B56351" w:rsidRDefault="178AD7F6" w:rsidP="00A95B79">
      <w:pPr>
        <w:spacing w:line="360" w:lineRule="auto"/>
        <w:jc w:val="both"/>
        <w:rPr>
          <w:rFonts w:ascii="Garamond" w:eastAsia="Times New Roman" w:hAnsi="Garamond" w:cs="Times New Roman"/>
          <w:strike/>
          <w:lang w:eastAsia="pt-PT"/>
        </w:rPr>
      </w:pPr>
      <w:r w:rsidRPr="00B56351">
        <w:rPr>
          <w:rFonts w:ascii="Garamond" w:eastAsia="Times New Roman" w:hAnsi="Garamond" w:cs="Times New Roman"/>
          <w:strike/>
          <w:color w:val="000000" w:themeColor="text1"/>
          <w:lang w:eastAsia="pt-PT"/>
        </w:rPr>
        <w:t xml:space="preserve">6 - Ao detentor do animal abatido ao abrigo do presente artigo não cabe direito a qualquer indemnização. </w:t>
      </w:r>
    </w:p>
    <w:bookmarkEnd w:id="2307"/>
    <w:p w14:paraId="68AB3D5A" w14:textId="2F14B934" w:rsidR="003D15F2" w:rsidRPr="00B56351" w:rsidRDefault="003D15F2" w:rsidP="00A95B79">
      <w:pPr>
        <w:spacing w:line="360" w:lineRule="auto"/>
        <w:jc w:val="center"/>
        <w:rPr>
          <w:rFonts w:ascii="Garamond" w:eastAsia="Times New Roman" w:hAnsi="Garamond" w:cs="Times New Roman"/>
          <w:strike/>
          <w:lang w:eastAsia="pt-PT"/>
        </w:rPr>
      </w:pPr>
      <w:r w:rsidRPr="00B56351">
        <w:rPr>
          <w:rFonts w:ascii="Garamond" w:eastAsia="Times New Roman" w:hAnsi="Garamond" w:cs="Times New Roman"/>
          <w:b/>
          <w:bCs/>
          <w:strike/>
          <w:color w:val="000000" w:themeColor="text1"/>
          <w:lang w:eastAsia="pt-PT"/>
        </w:rPr>
        <w:t>Artigo 1</w:t>
      </w:r>
      <w:r w:rsidR="00E47017" w:rsidRPr="00B56351">
        <w:rPr>
          <w:rFonts w:ascii="Garamond" w:eastAsia="Times New Roman" w:hAnsi="Garamond" w:cs="Times New Roman"/>
          <w:b/>
          <w:bCs/>
          <w:strike/>
          <w:color w:val="000000" w:themeColor="text1"/>
          <w:lang w:eastAsia="pt-PT"/>
        </w:rPr>
        <w:t>14</w:t>
      </w:r>
      <w:r w:rsidRPr="00B56351">
        <w:rPr>
          <w:rFonts w:ascii="Garamond" w:eastAsia="Times New Roman" w:hAnsi="Garamond" w:cs="Times New Roman"/>
          <w:b/>
          <w:bCs/>
          <w:strike/>
          <w:color w:val="000000" w:themeColor="text1"/>
          <w:lang w:eastAsia="pt-PT"/>
        </w:rPr>
        <w:t>.º</w:t>
      </w:r>
    </w:p>
    <w:p w14:paraId="0C5D8DA0" w14:textId="77777777" w:rsidR="003D15F2" w:rsidRPr="00B56351" w:rsidRDefault="003D15F2" w:rsidP="00A95B79">
      <w:pPr>
        <w:spacing w:line="360" w:lineRule="auto"/>
        <w:jc w:val="center"/>
        <w:rPr>
          <w:rFonts w:ascii="Garamond" w:eastAsia="Times New Roman" w:hAnsi="Garamond" w:cs="Times New Roman"/>
          <w:strike/>
          <w:lang w:eastAsia="pt-PT"/>
        </w:rPr>
      </w:pPr>
      <w:r w:rsidRPr="00B56351">
        <w:rPr>
          <w:rFonts w:ascii="Garamond" w:eastAsia="Times New Roman" w:hAnsi="Garamond" w:cs="Times New Roman"/>
          <w:strike/>
          <w:color w:val="000000" w:themeColor="text1"/>
          <w:lang w:eastAsia="pt-PT"/>
        </w:rPr>
        <w:t>Entrada no território nacional</w:t>
      </w:r>
    </w:p>
    <w:p w14:paraId="625297E2" w14:textId="31F7BA27" w:rsidR="003D15F2" w:rsidRPr="00B56351" w:rsidRDefault="0031188E" w:rsidP="00A95B79">
      <w:pPr>
        <w:spacing w:line="360" w:lineRule="auto"/>
        <w:jc w:val="both"/>
        <w:rPr>
          <w:rFonts w:ascii="Garamond" w:eastAsia="Times New Roman" w:hAnsi="Garamond" w:cs="Times New Roman"/>
          <w:strike/>
          <w:color w:val="000000" w:themeColor="text1"/>
          <w:lang w:eastAsia="pt-PT"/>
        </w:rPr>
      </w:pPr>
      <w:r w:rsidRPr="00B56351">
        <w:rPr>
          <w:rFonts w:ascii="Garamond" w:eastAsia="Times New Roman" w:hAnsi="Garamond" w:cs="Times New Roman"/>
          <w:strike/>
          <w:color w:val="000000" w:themeColor="text1"/>
          <w:lang w:eastAsia="pt-PT"/>
        </w:rPr>
        <w:t>1 -</w:t>
      </w:r>
      <w:r w:rsidR="003D15F2" w:rsidRPr="00B56351">
        <w:rPr>
          <w:rFonts w:ascii="Garamond" w:eastAsia="Times New Roman" w:hAnsi="Garamond" w:cs="Times New Roman"/>
          <w:strike/>
          <w:color w:val="000000" w:themeColor="text1"/>
          <w:lang w:eastAsia="pt-PT"/>
        </w:rPr>
        <w:t xml:space="preserve"> A entrada no território nacional, por compra, cedência ou troca direta, de cães</w:t>
      </w:r>
      <w:r w:rsidR="000C554B" w:rsidRPr="00B56351">
        <w:rPr>
          <w:rFonts w:ascii="Garamond" w:eastAsia="Times New Roman" w:hAnsi="Garamond" w:cs="Times New Roman"/>
          <w:strike/>
          <w:color w:val="000000" w:themeColor="text1"/>
          <w:lang w:eastAsia="pt-PT"/>
        </w:rPr>
        <w:t xml:space="preserve"> </w:t>
      </w:r>
      <w:r w:rsidR="000E6E9B" w:rsidRPr="00B56351">
        <w:rPr>
          <w:rFonts w:ascii="Garamond" w:eastAsia="Times New Roman" w:hAnsi="Garamond" w:cs="Times New Roman"/>
          <w:strike/>
          <w:color w:val="000000" w:themeColor="text1"/>
          <w:lang w:eastAsia="pt-PT"/>
        </w:rPr>
        <w:t>c</w:t>
      </w:r>
      <w:r w:rsidR="0032458C" w:rsidRPr="00B56351">
        <w:rPr>
          <w:rFonts w:ascii="Garamond" w:eastAsia="Times New Roman" w:hAnsi="Garamond" w:cs="Times New Roman"/>
          <w:strike/>
          <w:color w:val="000000" w:themeColor="text1"/>
          <w:lang w:eastAsia="pt-PT"/>
        </w:rPr>
        <w:t>lassificados</w:t>
      </w:r>
      <w:r w:rsidR="000E6E9B" w:rsidRPr="00B56351">
        <w:rPr>
          <w:rFonts w:ascii="Garamond" w:eastAsia="Times New Roman" w:hAnsi="Garamond" w:cs="Times New Roman"/>
          <w:strike/>
          <w:color w:val="000000" w:themeColor="text1"/>
          <w:lang w:eastAsia="pt-PT"/>
        </w:rPr>
        <w:t xml:space="preserve"> como </w:t>
      </w:r>
      <w:r w:rsidR="000C554B" w:rsidRPr="00B56351">
        <w:rPr>
          <w:rFonts w:ascii="Garamond" w:eastAsia="Times New Roman" w:hAnsi="Garamond" w:cs="Times New Roman"/>
          <w:strike/>
          <w:color w:val="000000" w:themeColor="text1"/>
          <w:lang w:eastAsia="pt-PT"/>
        </w:rPr>
        <w:t>potencialmente perigosos</w:t>
      </w:r>
      <w:r w:rsidRPr="00B56351">
        <w:rPr>
          <w:rFonts w:ascii="Garamond" w:eastAsia="Times New Roman" w:hAnsi="Garamond" w:cs="Times New Roman"/>
          <w:strike/>
          <w:color w:val="000000" w:themeColor="text1"/>
          <w:lang w:eastAsia="pt-PT"/>
        </w:rPr>
        <w:t xml:space="preserve"> </w:t>
      </w:r>
      <w:r w:rsidR="000E6E9B" w:rsidRPr="00B56351">
        <w:rPr>
          <w:rFonts w:ascii="Garamond" w:eastAsia="Times New Roman" w:hAnsi="Garamond" w:cs="Times New Roman"/>
          <w:strike/>
          <w:color w:val="000000" w:themeColor="text1"/>
          <w:lang w:eastAsia="pt-PT"/>
        </w:rPr>
        <w:t xml:space="preserve">pode ser </w:t>
      </w:r>
      <w:r w:rsidR="003D15F2" w:rsidRPr="00B56351">
        <w:rPr>
          <w:rFonts w:ascii="Garamond" w:eastAsia="Times New Roman" w:hAnsi="Garamond" w:cs="Times New Roman"/>
          <w:strike/>
          <w:color w:val="000000" w:themeColor="text1"/>
          <w:lang w:eastAsia="pt-PT"/>
        </w:rPr>
        <w:t>condicionada</w:t>
      </w:r>
      <w:r w:rsidR="00C752E1" w:rsidRPr="00B56351">
        <w:rPr>
          <w:rFonts w:ascii="Garamond" w:eastAsia="Times New Roman" w:hAnsi="Garamond" w:cs="Times New Roman"/>
          <w:strike/>
          <w:color w:val="000000" w:themeColor="text1"/>
          <w:lang w:eastAsia="pt-PT"/>
        </w:rPr>
        <w:t>.</w:t>
      </w:r>
    </w:p>
    <w:p w14:paraId="406B25B1" w14:textId="6D764F2A" w:rsidR="0031188E" w:rsidRPr="00B56351" w:rsidRDefault="0031188E" w:rsidP="0031188E">
      <w:pPr>
        <w:spacing w:line="360" w:lineRule="auto"/>
        <w:jc w:val="both"/>
        <w:rPr>
          <w:rFonts w:ascii="Garamond" w:eastAsia="Times New Roman" w:hAnsi="Garamond" w:cs="Times New Roman"/>
          <w:strike/>
          <w:lang w:eastAsia="pt-PT"/>
        </w:rPr>
      </w:pPr>
      <w:r w:rsidRPr="00B56351">
        <w:rPr>
          <w:rFonts w:ascii="Garamond" w:eastAsia="Times New Roman" w:hAnsi="Garamond" w:cs="Times New Roman"/>
          <w:strike/>
          <w:color w:val="000000" w:themeColor="text1"/>
          <w:lang w:eastAsia="pt-PT"/>
        </w:rPr>
        <w:t xml:space="preserve">2 - Os cães </w:t>
      </w:r>
      <w:r w:rsidR="00A831BD" w:rsidRPr="00B56351">
        <w:rPr>
          <w:rFonts w:ascii="Garamond" w:eastAsia="Times New Roman" w:hAnsi="Garamond" w:cs="Times New Roman"/>
          <w:strike/>
          <w:color w:val="000000" w:themeColor="text1"/>
          <w:lang w:eastAsia="pt-PT"/>
        </w:rPr>
        <w:t xml:space="preserve">referidos no número anterior </w:t>
      </w:r>
      <w:r w:rsidRPr="00B56351">
        <w:rPr>
          <w:rFonts w:ascii="Garamond" w:eastAsia="Times New Roman" w:hAnsi="Garamond" w:cs="Times New Roman"/>
          <w:strike/>
          <w:color w:val="000000" w:themeColor="text1"/>
          <w:lang w:eastAsia="pt-PT"/>
        </w:rPr>
        <w:t xml:space="preserve">que não estejam inscritos em livro de origens oficialmente reconhecido, </w:t>
      </w:r>
      <w:r w:rsidRPr="00B56351">
        <w:rPr>
          <w:rFonts w:ascii="Garamond" w:eastAsia="Times New Roman" w:hAnsi="Garamond" w:cs="Times New Roman"/>
          <w:strike/>
          <w:lang w:eastAsia="pt-PT"/>
        </w:rPr>
        <w:t xml:space="preserve">que permaneçam em território nacional por mais de quatro meses, são obrigatoriamente esterilizados nos termos do </w:t>
      </w:r>
      <w:r w:rsidR="00987726" w:rsidRPr="00B56351">
        <w:rPr>
          <w:rFonts w:ascii="Garamond" w:eastAsia="Times New Roman" w:hAnsi="Garamond" w:cs="Times New Roman"/>
          <w:strike/>
          <w:lang w:eastAsia="pt-PT"/>
        </w:rPr>
        <w:t xml:space="preserve">disposto no n.º </w:t>
      </w:r>
      <w:r w:rsidR="00BA3BEF" w:rsidRPr="00B56351">
        <w:rPr>
          <w:rFonts w:ascii="Garamond" w:eastAsia="Times New Roman" w:hAnsi="Garamond" w:cs="Times New Roman"/>
          <w:strike/>
          <w:lang w:eastAsia="pt-PT"/>
        </w:rPr>
        <w:t>5</w:t>
      </w:r>
      <w:r w:rsidR="00987726" w:rsidRPr="00B56351">
        <w:rPr>
          <w:rFonts w:ascii="Garamond" w:eastAsia="Times New Roman" w:hAnsi="Garamond" w:cs="Times New Roman"/>
          <w:strike/>
          <w:lang w:eastAsia="pt-PT"/>
        </w:rPr>
        <w:t xml:space="preserve">.º do artigo </w:t>
      </w:r>
      <w:r w:rsidR="00BA3BEF" w:rsidRPr="00B56351">
        <w:rPr>
          <w:rFonts w:ascii="Garamond" w:eastAsia="Times New Roman" w:hAnsi="Garamond" w:cs="Times New Roman"/>
          <w:strike/>
          <w:lang w:eastAsia="pt-PT"/>
        </w:rPr>
        <w:t>102</w:t>
      </w:r>
      <w:r w:rsidR="00987726" w:rsidRPr="00B56351">
        <w:rPr>
          <w:rFonts w:ascii="Garamond" w:eastAsia="Times New Roman" w:hAnsi="Garamond" w:cs="Times New Roman"/>
          <w:strike/>
          <w:lang w:eastAsia="pt-PT"/>
        </w:rPr>
        <w:t>.º.</w:t>
      </w:r>
    </w:p>
    <w:p w14:paraId="6991C5D3" w14:textId="4DD78EF2" w:rsidR="0031188E" w:rsidRPr="00B56351" w:rsidRDefault="7FE1D48B" w:rsidP="0031188E">
      <w:pPr>
        <w:spacing w:line="360" w:lineRule="auto"/>
        <w:jc w:val="both"/>
        <w:rPr>
          <w:rFonts w:ascii="Garamond" w:eastAsia="Times New Roman" w:hAnsi="Garamond" w:cs="Times New Roman"/>
          <w:strike/>
          <w:lang w:eastAsia="pt-PT"/>
        </w:rPr>
      </w:pPr>
      <w:r w:rsidRPr="00B56351">
        <w:rPr>
          <w:rFonts w:ascii="Garamond" w:eastAsia="Times New Roman" w:hAnsi="Garamond" w:cs="Times New Roman"/>
          <w:strike/>
          <w:lang w:eastAsia="pt-PT"/>
        </w:rPr>
        <w:t xml:space="preserve">3 - A introdução no território nacional por compra, cedência ou troca direta, tendo em vista a sua reprodução, de cães potencialmente perigosos </w:t>
      </w:r>
      <w:r w:rsidR="187BBE76" w:rsidRPr="00B56351">
        <w:rPr>
          <w:rFonts w:ascii="Garamond" w:eastAsia="Times New Roman" w:hAnsi="Garamond" w:cs="Times New Roman"/>
          <w:strike/>
          <w:lang w:eastAsia="pt-PT"/>
        </w:rPr>
        <w:t>é</w:t>
      </w:r>
      <w:r w:rsidRPr="00B56351">
        <w:rPr>
          <w:rFonts w:ascii="Garamond" w:eastAsia="Times New Roman" w:hAnsi="Garamond" w:cs="Times New Roman"/>
          <w:strike/>
          <w:lang w:eastAsia="pt-PT"/>
        </w:rPr>
        <w:t xml:space="preserve"> sujeita a autorização </w:t>
      </w:r>
      <w:r w:rsidR="43FC803B" w:rsidRPr="00B56351">
        <w:rPr>
          <w:rFonts w:ascii="Garamond" w:eastAsia="Times New Roman" w:hAnsi="Garamond" w:cs="Times New Roman"/>
          <w:strike/>
          <w:lang w:eastAsia="pt-PT"/>
        </w:rPr>
        <w:t>d</w:t>
      </w:r>
      <w:r w:rsidR="064D7FB3" w:rsidRPr="00B56351">
        <w:rPr>
          <w:rFonts w:ascii="Garamond" w:eastAsia="Times New Roman" w:hAnsi="Garamond" w:cs="Times New Roman"/>
          <w:strike/>
          <w:lang w:eastAsia="pt-PT"/>
        </w:rPr>
        <w:t xml:space="preserve">a </w:t>
      </w:r>
      <w:r w:rsidR="12B63627" w:rsidRPr="00B56351">
        <w:rPr>
          <w:rFonts w:ascii="Garamond" w:eastAsia="Times New Roman" w:hAnsi="Garamond" w:cs="Times New Roman"/>
          <w:strike/>
          <w:lang w:eastAsia="pt-PT"/>
        </w:rPr>
        <w:t>D</w:t>
      </w:r>
      <w:r w:rsidR="064D7FB3" w:rsidRPr="00B56351">
        <w:rPr>
          <w:rFonts w:ascii="Garamond" w:eastAsia="Times New Roman" w:hAnsi="Garamond" w:cs="Times New Roman"/>
          <w:strike/>
          <w:lang w:eastAsia="pt-PT"/>
        </w:rPr>
        <w:t>GAV</w:t>
      </w:r>
      <w:r w:rsidR="43FC803B" w:rsidRPr="00B56351">
        <w:rPr>
          <w:rFonts w:ascii="Garamond" w:eastAsia="Times New Roman" w:hAnsi="Garamond" w:cs="Times New Roman"/>
          <w:strike/>
          <w:lang w:eastAsia="pt-PT"/>
        </w:rPr>
        <w:t xml:space="preserve"> </w:t>
      </w:r>
      <w:r w:rsidRPr="00B56351">
        <w:rPr>
          <w:rFonts w:ascii="Garamond" w:eastAsia="Times New Roman" w:hAnsi="Garamond" w:cs="Times New Roman"/>
          <w:strike/>
          <w:lang w:eastAsia="pt-PT"/>
        </w:rPr>
        <w:t>requerida com sete dias de antecedência, decorridos os quais a mesma é tacitamente deferida.</w:t>
      </w:r>
    </w:p>
    <w:p w14:paraId="185F1748" w14:textId="7656137A" w:rsidR="0031188E" w:rsidRPr="00B56351" w:rsidRDefault="0031188E" w:rsidP="0031188E">
      <w:pPr>
        <w:spacing w:line="360" w:lineRule="auto"/>
        <w:jc w:val="both"/>
        <w:rPr>
          <w:rFonts w:ascii="Garamond" w:eastAsia="Times New Roman" w:hAnsi="Garamond" w:cs="Times New Roman"/>
          <w:strike/>
          <w:lang w:eastAsia="pt-PT"/>
        </w:rPr>
      </w:pPr>
      <w:r w:rsidRPr="00B56351">
        <w:rPr>
          <w:rFonts w:ascii="Garamond" w:eastAsia="Times New Roman" w:hAnsi="Garamond" w:cs="Times New Roman"/>
          <w:strike/>
          <w:lang w:eastAsia="pt-PT"/>
        </w:rPr>
        <w:t xml:space="preserve">4 - A autorização referida no número anterior é acompanhada do comprovativo da inscrição em livro de origens oficialmente reconhecido e da indicação do </w:t>
      </w:r>
      <w:r w:rsidR="001102A6" w:rsidRPr="00B56351">
        <w:rPr>
          <w:rFonts w:ascii="Garamond" w:eastAsia="Times New Roman" w:hAnsi="Garamond" w:cs="Times New Roman"/>
          <w:strike/>
          <w:lang w:eastAsia="pt-PT"/>
        </w:rPr>
        <w:t>alojamento com fins de reprodução ou criação</w:t>
      </w:r>
      <w:r w:rsidRPr="00B56351">
        <w:rPr>
          <w:rFonts w:ascii="Garamond" w:eastAsia="Times New Roman" w:hAnsi="Garamond" w:cs="Times New Roman"/>
          <w:strike/>
          <w:lang w:eastAsia="pt-PT"/>
        </w:rPr>
        <w:t xml:space="preserve"> devidamente </w:t>
      </w:r>
      <w:r w:rsidR="001102A6" w:rsidRPr="00B56351">
        <w:rPr>
          <w:rFonts w:ascii="Garamond" w:eastAsia="Times New Roman" w:hAnsi="Garamond" w:cs="Times New Roman"/>
          <w:strike/>
          <w:lang w:eastAsia="pt-PT"/>
        </w:rPr>
        <w:t>legalizado</w:t>
      </w:r>
      <w:r w:rsidRPr="00B56351">
        <w:rPr>
          <w:rFonts w:ascii="Garamond" w:eastAsia="Times New Roman" w:hAnsi="Garamond" w:cs="Times New Roman"/>
          <w:strike/>
          <w:lang w:eastAsia="pt-PT"/>
        </w:rPr>
        <w:t xml:space="preserve"> para</w:t>
      </w:r>
      <w:r w:rsidR="001102A6" w:rsidRPr="00B56351">
        <w:rPr>
          <w:rFonts w:ascii="Garamond" w:eastAsia="Times New Roman" w:hAnsi="Garamond" w:cs="Times New Roman"/>
          <w:strike/>
          <w:lang w:eastAsia="pt-PT"/>
        </w:rPr>
        <w:t xml:space="preserve"> o</w:t>
      </w:r>
      <w:r w:rsidRPr="00B56351">
        <w:rPr>
          <w:rFonts w:ascii="Garamond" w:eastAsia="Times New Roman" w:hAnsi="Garamond" w:cs="Times New Roman"/>
          <w:strike/>
          <w:lang w:eastAsia="pt-PT"/>
        </w:rPr>
        <w:t xml:space="preserve"> efeito.</w:t>
      </w:r>
    </w:p>
    <w:p w14:paraId="1BE925AC" w14:textId="130CE0A7" w:rsidR="0031188E" w:rsidRPr="00B56351" w:rsidRDefault="7FE1D48B" w:rsidP="0031188E">
      <w:pPr>
        <w:spacing w:line="360" w:lineRule="auto"/>
        <w:jc w:val="both"/>
        <w:rPr>
          <w:rFonts w:ascii="Garamond" w:eastAsia="Times New Roman" w:hAnsi="Garamond" w:cs="Times New Roman"/>
          <w:strike/>
          <w:lang w:eastAsia="pt-PT"/>
        </w:rPr>
      </w:pPr>
      <w:r w:rsidRPr="00B56351">
        <w:rPr>
          <w:rFonts w:ascii="Garamond" w:eastAsia="Times New Roman" w:hAnsi="Garamond" w:cs="Times New Roman"/>
          <w:strike/>
          <w:lang w:eastAsia="pt-PT"/>
        </w:rPr>
        <w:t>5 - A entrada de cães em território nacional em violação do disposto no presente artigo determina a sua reexpedição imediata ao país de origem ou, caso o detentor não opte pela mesma no prazo de cinco dias, o abate do animal, ficando, em ambos os casos, as despesas a cargo do detentor.</w:t>
      </w:r>
    </w:p>
    <w:p w14:paraId="32B3967C" w14:textId="454D2A18" w:rsidR="003D15F2" w:rsidRPr="00B56351" w:rsidRDefault="003D15F2" w:rsidP="00A95B79">
      <w:pPr>
        <w:spacing w:line="360" w:lineRule="auto"/>
        <w:jc w:val="center"/>
        <w:rPr>
          <w:rFonts w:ascii="Garamond" w:eastAsia="Times New Roman" w:hAnsi="Garamond" w:cs="Times New Roman"/>
          <w:strike/>
          <w:lang w:eastAsia="pt-PT"/>
        </w:rPr>
      </w:pPr>
      <w:r w:rsidRPr="00B56351">
        <w:rPr>
          <w:rFonts w:ascii="Garamond" w:eastAsia="Times New Roman" w:hAnsi="Garamond" w:cs="Times New Roman"/>
          <w:b/>
          <w:bCs/>
          <w:strike/>
          <w:color w:val="000000" w:themeColor="text1"/>
          <w:lang w:eastAsia="pt-PT"/>
        </w:rPr>
        <w:t>Artigo 1</w:t>
      </w:r>
      <w:r w:rsidR="00E47017" w:rsidRPr="00B56351">
        <w:rPr>
          <w:rFonts w:ascii="Garamond" w:eastAsia="Times New Roman" w:hAnsi="Garamond" w:cs="Times New Roman"/>
          <w:b/>
          <w:bCs/>
          <w:strike/>
          <w:color w:val="000000" w:themeColor="text1"/>
          <w:lang w:eastAsia="pt-PT"/>
        </w:rPr>
        <w:t>15</w:t>
      </w:r>
      <w:r w:rsidRPr="00B56351">
        <w:rPr>
          <w:rFonts w:ascii="Garamond" w:eastAsia="Times New Roman" w:hAnsi="Garamond" w:cs="Times New Roman"/>
          <w:b/>
          <w:bCs/>
          <w:strike/>
          <w:color w:val="000000" w:themeColor="text1"/>
          <w:lang w:eastAsia="pt-PT"/>
        </w:rPr>
        <w:t>.º</w:t>
      </w:r>
    </w:p>
    <w:p w14:paraId="2EA0DC1A" w14:textId="3FCCFEF4" w:rsidR="003D15F2" w:rsidRPr="00B56351" w:rsidRDefault="003D27D5" w:rsidP="00A95B79">
      <w:pPr>
        <w:spacing w:line="360" w:lineRule="auto"/>
        <w:jc w:val="center"/>
        <w:rPr>
          <w:rFonts w:ascii="Garamond" w:eastAsia="Times New Roman" w:hAnsi="Garamond" w:cs="Times New Roman"/>
          <w:strike/>
          <w:lang w:eastAsia="pt-PT"/>
        </w:rPr>
      </w:pPr>
      <w:r w:rsidRPr="00B56351">
        <w:rPr>
          <w:rFonts w:ascii="Garamond" w:eastAsia="Times New Roman" w:hAnsi="Garamond" w:cs="Times New Roman"/>
          <w:strike/>
          <w:color w:val="000000" w:themeColor="text1"/>
          <w:lang w:eastAsia="pt-PT"/>
        </w:rPr>
        <w:t>C</w:t>
      </w:r>
      <w:r w:rsidR="003D15F2" w:rsidRPr="00B56351">
        <w:rPr>
          <w:rFonts w:ascii="Garamond" w:eastAsia="Times New Roman" w:hAnsi="Garamond" w:cs="Times New Roman"/>
          <w:strike/>
          <w:color w:val="000000" w:themeColor="text1"/>
          <w:lang w:eastAsia="pt-PT"/>
        </w:rPr>
        <w:t>riação</w:t>
      </w:r>
      <w:r w:rsidR="00C4201B" w:rsidRPr="00B56351">
        <w:rPr>
          <w:rFonts w:ascii="Garamond" w:eastAsia="Times New Roman" w:hAnsi="Garamond" w:cs="Times New Roman"/>
          <w:strike/>
          <w:color w:val="000000" w:themeColor="text1"/>
          <w:lang w:eastAsia="pt-PT"/>
        </w:rPr>
        <w:t>,</w:t>
      </w:r>
      <w:r w:rsidR="003D15F2" w:rsidRPr="00B56351">
        <w:rPr>
          <w:rFonts w:ascii="Garamond" w:eastAsia="Times New Roman" w:hAnsi="Garamond" w:cs="Times New Roman"/>
          <w:strike/>
          <w:color w:val="000000" w:themeColor="text1"/>
          <w:lang w:eastAsia="pt-PT"/>
        </w:rPr>
        <w:t xml:space="preserve"> reprodução</w:t>
      </w:r>
      <w:r w:rsidR="00C4201B" w:rsidRPr="00B56351">
        <w:rPr>
          <w:rFonts w:ascii="Garamond" w:eastAsia="Times New Roman" w:hAnsi="Garamond" w:cs="Times New Roman"/>
          <w:strike/>
          <w:color w:val="000000" w:themeColor="text1"/>
          <w:lang w:eastAsia="pt-PT"/>
        </w:rPr>
        <w:t xml:space="preserve"> e comércio</w:t>
      </w:r>
      <w:r w:rsidR="004844B9" w:rsidRPr="00B56351">
        <w:rPr>
          <w:rFonts w:ascii="Garamond" w:eastAsia="Times New Roman" w:hAnsi="Garamond" w:cs="Times New Roman"/>
          <w:strike/>
          <w:color w:val="000000" w:themeColor="text1"/>
          <w:lang w:eastAsia="pt-PT"/>
        </w:rPr>
        <w:t xml:space="preserve"> de </w:t>
      </w:r>
      <w:r w:rsidR="006A0661" w:rsidRPr="00B56351">
        <w:rPr>
          <w:rFonts w:ascii="Garamond" w:eastAsia="Times New Roman" w:hAnsi="Garamond" w:cs="Times New Roman"/>
          <w:strike/>
          <w:color w:val="000000" w:themeColor="text1"/>
          <w:lang w:eastAsia="pt-PT"/>
        </w:rPr>
        <w:t>animais</w:t>
      </w:r>
      <w:r w:rsidR="004844B9" w:rsidRPr="00B56351">
        <w:rPr>
          <w:rFonts w:ascii="Garamond" w:eastAsia="Times New Roman" w:hAnsi="Garamond" w:cs="Times New Roman"/>
          <w:strike/>
          <w:color w:val="000000" w:themeColor="text1"/>
          <w:lang w:eastAsia="pt-PT"/>
        </w:rPr>
        <w:t xml:space="preserve"> perigosos e potencialmente perigosos</w:t>
      </w:r>
    </w:p>
    <w:p w14:paraId="5D853E2B" w14:textId="7B33FE98" w:rsidR="006A0661" w:rsidRPr="00B56351" w:rsidRDefault="00E70FC8" w:rsidP="006A0661">
      <w:pPr>
        <w:spacing w:line="360" w:lineRule="auto"/>
        <w:jc w:val="both"/>
        <w:rPr>
          <w:rFonts w:ascii="Garamond" w:eastAsia="Times New Roman" w:hAnsi="Garamond" w:cs="Times New Roman"/>
          <w:strike/>
          <w:color w:val="000000" w:themeColor="text1"/>
          <w:lang w:eastAsia="pt-PT"/>
        </w:rPr>
      </w:pPr>
      <w:r w:rsidRPr="00B56351">
        <w:rPr>
          <w:rFonts w:ascii="Garamond" w:eastAsia="Times New Roman" w:hAnsi="Garamond" w:cs="Times New Roman"/>
          <w:strike/>
          <w:color w:val="000000" w:themeColor="text1"/>
          <w:lang w:eastAsia="pt-PT"/>
        </w:rPr>
        <w:t>1</w:t>
      </w:r>
      <w:r w:rsidR="006A0661" w:rsidRPr="00B56351">
        <w:rPr>
          <w:rFonts w:ascii="Garamond" w:eastAsia="Times New Roman" w:hAnsi="Garamond" w:cs="Times New Roman"/>
          <w:strike/>
          <w:color w:val="000000" w:themeColor="text1"/>
          <w:lang w:eastAsia="pt-PT"/>
        </w:rPr>
        <w:t xml:space="preserve"> - </w:t>
      </w:r>
      <w:bookmarkStart w:id="2309" w:name="_Hlk135129176"/>
      <w:r w:rsidR="006A0661" w:rsidRPr="00B56351">
        <w:rPr>
          <w:rFonts w:ascii="Garamond" w:eastAsia="Times New Roman" w:hAnsi="Garamond" w:cs="Times New Roman"/>
          <w:strike/>
          <w:color w:val="000000" w:themeColor="text1"/>
          <w:lang w:eastAsia="pt-PT"/>
        </w:rPr>
        <w:t>Os cães potencialmente perigosos utilizados como reprodutores ficam obrigados a testes de aptidão para tal a realizar p</w:t>
      </w:r>
      <w:bookmarkEnd w:id="2309"/>
      <w:r w:rsidR="001102A6" w:rsidRPr="00B56351">
        <w:rPr>
          <w:rFonts w:ascii="Garamond" w:eastAsia="Times New Roman" w:hAnsi="Garamond" w:cs="Times New Roman"/>
          <w:strike/>
          <w:color w:val="000000" w:themeColor="text1"/>
          <w:lang w:eastAsia="pt-PT"/>
        </w:rPr>
        <w:t xml:space="preserve">or treinador de cães </w:t>
      </w:r>
      <w:r w:rsidR="00095808" w:rsidRPr="00B56351">
        <w:rPr>
          <w:rFonts w:ascii="Garamond" w:eastAsia="Times New Roman" w:hAnsi="Garamond" w:cs="Times New Roman"/>
          <w:strike/>
          <w:color w:val="000000" w:themeColor="text1"/>
          <w:lang w:eastAsia="pt-PT"/>
        </w:rPr>
        <w:t>possuidor</w:t>
      </w:r>
      <w:r w:rsidR="001102A6" w:rsidRPr="00B56351">
        <w:rPr>
          <w:rFonts w:ascii="Garamond" w:eastAsia="Times New Roman" w:hAnsi="Garamond" w:cs="Times New Roman"/>
          <w:strike/>
          <w:color w:val="000000" w:themeColor="text1"/>
          <w:lang w:eastAsia="pt-PT"/>
        </w:rPr>
        <w:t xml:space="preserve"> do respetivo título profissional, nos termos do</w:t>
      </w:r>
      <w:r w:rsidR="004C17B0" w:rsidRPr="00B56351">
        <w:rPr>
          <w:rFonts w:ascii="Garamond" w:eastAsia="Times New Roman" w:hAnsi="Garamond" w:cs="Times New Roman"/>
          <w:strike/>
          <w:color w:val="000000" w:themeColor="text1"/>
          <w:lang w:eastAsia="pt-PT"/>
        </w:rPr>
        <w:t xml:space="preserve"> disposto no</w:t>
      </w:r>
      <w:r w:rsidR="00527EC4" w:rsidRPr="00B56351">
        <w:rPr>
          <w:rFonts w:ascii="Garamond" w:eastAsia="Times New Roman" w:hAnsi="Garamond" w:cs="Times New Roman"/>
          <w:strike/>
          <w:color w:val="000000" w:themeColor="text1"/>
          <w:lang w:eastAsia="pt-PT"/>
        </w:rPr>
        <w:t xml:space="preserve"> </w:t>
      </w:r>
      <w:r w:rsidR="00BA3BEF" w:rsidRPr="00B56351">
        <w:rPr>
          <w:rFonts w:ascii="Garamond" w:eastAsia="Times New Roman" w:hAnsi="Garamond" w:cs="Times New Roman"/>
          <w:strike/>
          <w:color w:val="000000" w:themeColor="text1"/>
          <w:lang w:eastAsia="pt-PT"/>
        </w:rPr>
        <w:t>artigo 119.º</w:t>
      </w:r>
      <w:r w:rsidR="006A0661" w:rsidRPr="00B56351">
        <w:rPr>
          <w:rFonts w:ascii="Garamond" w:eastAsia="Times New Roman" w:hAnsi="Garamond" w:cs="Times New Roman"/>
          <w:strike/>
          <w:color w:val="000000" w:themeColor="text1"/>
          <w:lang w:eastAsia="pt-PT"/>
        </w:rPr>
        <w:t>.</w:t>
      </w:r>
    </w:p>
    <w:p w14:paraId="0BCCE562" w14:textId="1222B9E6" w:rsidR="006A0661" w:rsidRPr="00B56351" w:rsidRDefault="00E70FC8" w:rsidP="006A0661">
      <w:pPr>
        <w:spacing w:line="360" w:lineRule="auto"/>
        <w:jc w:val="both"/>
        <w:rPr>
          <w:rFonts w:ascii="Garamond" w:eastAsia="Times New Roman" w:hAnsi="Garamond" w:cs="Times New Roman"/>
          <w:strike/>
          <w:color w:val="000000" w:themeColor="text1"/>
          <w:lang w:eastAsia="pt-PT"/>
        </w:rPr>
      </w:pPr>
      <w:r w:rsidRPr="00B56351">
        <w:rPr>
          <w:rFonts w:ascii="Garamond" w:eastAsia="Times New Roman" w:hAnsi="Garamond" w:cs="Times New Roman"/>
          <w:strike/>
          <w:color w:val="000000" w:themeColor="text1"/>
          <w:lang w:eastAsia="pt-PT"/>
        </w:rPr>
        <w:t>2</w:t>
      </w:r>
      <w:r w:rsidR="006A0661" w:rsidRPr="00B56351">
        <w:rPr>
          <w:rFonts w:ascii="Garamond" w:eastAsia="Times New Roman" w:hAnsi="Garamond" w:cs="Times New Roman"/>
          <w:strike/>
          <w:color w:val="000000" w:themeColor="text1"/>
          <w:lang w:eastAsia="pt-PT"/>
        </w:rPr>
        <w:t xml:space="preserve"> - As ninhadas descendentes de cães potencialmente perigosos só podem ser inscritas em livro de origem se tiverem sido cumpridas as disposições do presente </w:t>
      </w:r>
      <w:r w:rsidR="00BA3BEF" w:rsidRPr="00B56351">
        <w:rPr>
          <w:rFonts w:ascii="Garamond" w:eastAsia="Times New Roman" w:hAnsi="Garamond" w:cs="Times New Roman"/>
          <w:strike/>
          <w:color w:val="000000" w:themeColor="text1"/>
          <w:lang w:eastAsia="pt-PT"/>
        </w:rPr>
        <w:t>capítulo</w:t>
      </w:r>
      <w:r w:rsidR="006A0661" w:rsidRPr="00B56351">
        <w:rPr>
          <w:rFonts w:ascii="Garamond" w:eastAsia="Times New Roman" w:hAnsi="Garamond" w:cs="Times New Roman"/>
          <w:strike/>
          <w:color w:val="000000" w:themeColor="text1"/>
          <w:lang w:eastAsia="pt-PT"/>
        </w:rPr>
        <w:t>.</w:t>
      </w:r>
    </w:p>
    <w:p w14:paraId="03124E1D" w14:textId="3AEFC851" w:rsidR="00B26E86" w:rsidRPr="00B56351" w:rsidRDefault="00E70FC8" w:rsidP="00C4201B">
      <w:pPr>
        <w:spacing w:line="360" w:lineRule="auto"/>
        <w:jc w:val="both"/>
        <w:rPr>
          <w:rFonts w:ascii="Garamond" w:eastAsia="Times New Roman" w:hAnsi="Garamond" w:cs="Times New Roman"/>
          <w:strike/>
          <w:lang w:eastAsia="pt-PT"/>
        </w:rPr>
      </w:pPr>
      <w:bookmarkStart w:id="2310" w:name="_Hlk133400374"/>
      <w:r w:rsidRPr="00B56351">
        <w:rPr>
          <w:rFonts w:ascii="Garamond" w:eastAsia="Times New Roman" w:hAnsi="Garamond" w:cs="Times New Roman"/>
          <w:strike/>
          <w:lang w:eastAsia="pt-PT"/>
        </w:rPr>
        <w:t>3</w:t>
      </w:r>
      <w:r w:rsidR="006A0661" w:rsidRPr="00B56351">
        <w:rPr>
          <w:rFonts w:ascii="Garamond" w:eastAsia="Times New Roman" w:hAnsi="Garamond" w:cs="Times New Roman"/>
          <w:strike/>
          <w:lang w:eastAsia="pt-PT"/>
        </w:rPr>
        <w:t xml:space="preserve"> -</w:t>
      </w:r>
      <w:bookmarkStart w:id="2311" w:name="_Hlk129362872"/>
      <w:r w:rsidR="00B26E86" w:rsidRPr="00B56351">
        <w:rPr>
          <w:rFonts w:ascii="Garamond" w:eastAsia="Times New Roman" w:hAnsi="Garamond" w:cs="Times New Roman"/>
          <w:strike/>
          <w:lang w:eastAsia="pt-PT"/>
        </w:rPr>
        <w:t xml:space="preserve"> É proibida a publicidade e comercialização de animais perigosos ou que demonstrem comportamento agressivo.</w:t>
      </w:r>
    </w:p>
    <w:p w14:paraId="444DC8AE" w14:textId="2EE12527" w:rsidR="00DE3BE5" w:rsidRPr="00B56351" w:rsidRDefault="00E70FC8" w:rsidP="00DE3BE5">
      <w:pPr>
        <w:spacing w:line="360" w:lineRule="auto"/>
        <w:jc w:val="both"/>
        <w:rPr>
          <w:rFonts w:ascii="Garamond" w:eastAsia="Times New Roman" w:hAnsi="Garamond" w:cs="Times New Roman"/>
          <w:strike/>
          <w:lang w:eastAsia="pt-PT"/>
        </w:rPr>
      </w:pPr>
      <w:r w:rsidRPr="00B56351">
        <w:rPr>
          <w:rFonts w:ascii="Garamond" w:eastAsia="Times New Roman" w:hAnsi="Garamond" w:cs="Times New Roman"/>
          <w:strike/>
          <w:lang w:eastAsia="pt-PT"/>
        </w:rPr>
        <w:t>4</w:t>
      </w:r>
      <w:r w:rsidR="00B26E86" w:rsidRPr="00B56351">
        <w:rPr>
          <w:rFonts w:ascii="Garamond" w:eastAsia="Times New Roman" w:hAnsi="Garamond" w:cs="Times New Roman"/>
          <w:strike/>
          <w:lang w:eastAsia="pt-PT"/>
        </w:rPr>
        <w:t xml:space="preserve"> – Os cães referidos no número anterior </w:t>
      </w:r>
      <w:r w:rsidR="004844B9" w:rsidRPr="00B56351">
        <w:rPr>
          <w:rFonts w:ascii="Garamond" w:eastAsia="Times New Roman" w:hAnsi="Garamond" w:cs="Times New Roman"/>
          <w:strike/>
          <w:lang w:eastAsia="pt-PT"/>
        </w:rPr>
        <w:t>não podem ser utilizados para fins de criação</w:t>
      </w:r>
      <w:r w:rsidR="00C4201B" w:rsidRPr="00B56351">
        <w:rPr>
          <w:rFonts w:ascii="Garamond" w:eastAsia="Times New Roman" w:hAnsi="Garamond" w:cs="Times New Roman"/>
          <w:strike/>
          <w:lang w:eastAsia="pt-PT"/>
        </w:rPr>
        <w:t xml:space="preserve"> e</w:t>
      </w:r>
      <w:r w:rsidR="004844B9" w:rsidRPr="00B56351">
        <w:rPr>
          <w:rFonts w:ascii="Garamond" w:eastAsia="Times New Roman" w:hAnsi="Garamond" w:cs="Times New Roman"/>
          <w:strike/>
          <w:lang w:eastAsia="pt-PT"/>
        </w:rPr>
        <w:t xml:space="preserve"> reprodução</w:t>
      </w:r>
      <w:bookmarkEnd w:id="2310"/>
      <w:bookmarkEnd w:id="2311"/>
      <w:r w:rsidR="00B26E86" w:rsidRPr="00B56351">
        <w:rPr>
          <w:rFonts w:ascii="Garamond" w:eastAsia="Times New Roman" w:hAnsi="Garamond" w:cs="Times New Roman"/>
          <w:strike/>
          <w:lang w:eastAsia="pt-PT"/>
        </w:rPr>
        <w:t xml:space="preserve"> e</w:t>
      </w:r>
      <w:r w:rsidR="00DE3BE5" w:rsidRPr="00B56351">
        <w:rPr>
          <w:rFonts w:ascii="Garamond" w:eastAsia="Times New Roman" w:hAnsi="Garamond" w:cs="Times New Roman"/>
          <w:strike/>
          <w:lang w:eastAsia="pt-PT"/>
        </w:rPr>
        <w:t xml:space="preserve"> devem ser esterilizados, devendo os seus detentores, sempre que solicitados pelas autoridades competentes, apresentar o respetivo atestado emitido por médico veterinário.</w:t>
      </w:r>
    </w:p>
    <w:p w14:paraId="7718A096" w14:textId="111FEAED" w:rsidR="00DE3BE5" w:rsidRPr="00B56351" w:rsidRDefault="00E70FC8" w:rsidP="00DE3BE5">
      <w:pPr>
        <w:spacing w:line="360" w:lineRule="auto"/>
        <w:jc w:val="both"/>
        <w:rPr>
          <w:rFonts w:ascii="Garamond" w:eastAsia="Times New Roman" w:hAnsi="Garamond" w:cs="Times New Roman"/>
          <w:strike/>
          <w:lang w:eastAsia="pt-PT"/>
        </w:rPr>
      </w:pPr>
      <w:r w:rsidRPr="00B56351">
        <w:rPr>
          <w:rFonts w:ascii="Garamond" w:eastAsia="Times New Roman" w:hAnsi="Garamond" w:cs="Times New Roman"/>
          <w:strike/>
          <w:lang w:eastAsia="pt-PT"/>
        </w:rPr>
        <w:t>5</w:t>
      </w:r>
      <w:r w:rsidR="00DE3BE5" w:rsidRPr="00B56351">
        <w:rPr>
          <w:rFonts w:ascii="Garamond" w:eastAsia="Times New Roman" w:hAnsi="Garamond" w:cs="Times New Roman"/>
          <w:strike/>
          <w:lang w:eastAsia="pt-PT"/>
        </w:rPr>
        <w:t xml:space="preserve"> - Os cães </w:t>
      </w:r>
      <w:r w:rsidR="006C218C" w:rsidRPr="00B56351">
        <w:rPr>
          <w:rFonts w:ascii="Garamond" w:eastAsia="Times New Roman" w:hAnsi="Garamond" w:cs="Times New Roman"/>
          <w:strike/>
          <w:lang w:eastAsia="pt-PT"/>
        </w:rPr>
        <w:t>potencialmente perigosos</w:t>
      </w:r>
      <w:r w:rsidR="00DE3BE5" w:rsidRPr="00B56351">
        <w:rPr>
          <w:rFonts w:ascii="Garamond" w:eastAsia="Times New Roman" w:hAnsi="Garamond" w:cs="Times New Roman"/>
          <w:strike/>
          <w:lang w:eastAsia="pt-PT"/>
        </w:rPr>
        <w:t xml:space="preserve"> que não estejam inscritos em livro de origens oficialmente reconhecido</w:t>
      </w:r>
      <w:r w:rsidR="006C218C" w:rsidRPr="00B56351">
        <w:rPr>
          <w:rFonts w:ascii="Garamond" w:eastAsia="Times New Roman" w:hAnsi="Garamond" w:cs="Times New Roman"/>
          <w:strike/>
          <w:lang w:eastAsia="pt-PT"/>
        </w:rPr>
        <w:t xml:space="preserve"> </w:t>
      </w:r>
      <w:r w:rsidR="00DE3BE5" w:rsidRPr="00B56351">
        <w:rPr>
          <w:rFonts w:ascii="Garamond" w:eastAsia="Times New Roman" w:hAnsi="Garamond" w:cs="Times New Roman"/>
          <w:strike/>
          <w:lang w:eastAsia="pt-PT"/>
        </w:rPr>
        <w:t>devem ser esterilizados entre os 4 e os 6 meses de idade.</w:t>
      </w:r>
    </w:p>
    <w:p w14:paraId="06D5917B" w14:textId="1EE2B27B" w:rsidR="00DE3BE5" w:rsidRPr="00B56351" w:rsidRDefault="00E70FC8" w:rsidP="00DE3BE5">
      <w:pPr>
        <w:spacing w:line="360" w:lineRule="auto"/>
        <w:jc w:val="both"/>
        <w:rPr>
          <w:rFonts w:ascii="Garamond" w:eastAsia="Times New Roman" w:hAnsi="Garamond" w:cs="Times New Roman"/>
          <w:strike/>
          <w:lang w:eastAsia="pt-PT"/>
        </w:rPr>
      </w:pPr>
      <w:r w:rsidRPr="00B56351">
        <w:rPr>
          <w:rFonts w:ascii="Garamond" w:eastAsia="Times New Roman" w:hAnsi="Garamond" w:cs="Times New Roman"/>
          <w:strike/>
          <w:lang w:eastAsia="pt-PT"/>
        </w:rPr>
        <w:t>6</w:t>
      </w:r>
      <w:r w:rsidR="00DE3BE5" w:rsidRPr="00B56351">
        <w:rPr>
          <w:rFonts w:ascii="Garamond" w:eastAsia="Times New Roman" w:hAnsi="Garamond" w:cs="Times New Roman"/>
          <w:strike/>
          <w:lang w:eastAsia="pt-PT"/>
        </w:rPr>
        <w:t xml:space="preserve"> – </w:t>
      </w:r>
      <w:r w:rsidR="000A2E99" w:rsidRPr="00B56351">
        <w:rPr>
          <w:rFonts w:ascii="Garamond" w:eastAsia="Times New Roman" w:hAnsi="Garamond" w:cs="Times New Roman"/>
          <w:strike/>
          <w:lang w:eastAsia="pt-PT"/>
        </w:rPr>
        <w:t>A DGAV</w:t>
      </w:r>
      <w:r w:rsidR="00DE3BE5" w:rsidRPr="00B56351">
        <w:rPr>
          <w:rFonts w:ascii="Garamond" w:eastAsia="Times New Roman" w:hAnsi="Garamond" w:cs="Times New Roman"/>
          <w:strike/>
          <w:lang w:eastAsia="pt-PT"/>
        </w:rPr>
        <w:t xml:space="preserve"> pode determinar a esterilização obrigatória de cães, no prazo máximo de 30 dias após a notificação do seu detentor, sempre que esteja em risco a segurança de pessoas ou outros animais, devendo a mesma ser efetuada por médico veterinário da escolha daquele e a suas expensas.</w:t>
      </w:r>
    </w:p>
    <w:p w14:paraId="4A3AE03E" w14:textId="22F21BCE" w:rsidR="00DE3BE5" w:rsidRPr="00B56351" w:rsidRDefault="00B26E86" w:rsidP="00DE3BE5">
      <w:pPr>
        <w:spacing w:line="360" w:lineRule="auto"/>
        <w:jc w:val="both"/>
        <w:rPr>
          <w:rFonts w:ascii="Garamond" w:eastAsia="Times New Roman" w:hAnsi="Garamond" w:cs="Times New Roman"/>
          <w:strike/>
          <w:lang w:eastAsia="pt-PT"/>
        </w:rPr>
      </w:pPr>
      <w:r w:rsidRPr="00B56351">
        <w:rPr>
          <w:rFonts w:ascii="Garamond" w:eastAsia="Times New Roman" w:hAnsi="Garamond" w:cs="Times New Roman"/>
          <w:strike/>
          <w:lang w:eastAsia="pt-PT"/>
        </w:rPr>
        <w:t>8</w:t>
      </w:r>
      <w:r w:rsidR="00DE3BE5" w:rsidRPr="00B56351">
        <w:rPr>
          <w:rFonts w:ascii="Garamond" w:eastAsia="Times New Roman" w:hAnsi="Garamond" w:cs="Times New Roman"/>
          <w:strike/>
          <w:lang w:eastAsia="pt-PT"/>
        </w:rPr>
        <w:t xml:space="preserve"> - O detentor fica obrigado a apresentar declaração passada por médico veterinário, no prazo de 15 dias após a esterilização prevista nos números anteriores ter sido efetuada ou até ao termo do prazo naquela estabelecido, na junta de freguesia da área da sua residência, devendo passar a constar do SIAC que o cão:</w:t>
      </w:r>
    </w:p>
    <w:p w14:paraId="4FB98C14" w14:textId="77777777" w:rsidR="00DE3BE5" w:rsidRPr="00B56351" w:rsidRDefault="00DE3BE5" w:rsidP="00DE3BE5">
      <w:pPr>
        <w:spacing w:line="360" w:lineRule="auto"/>
        <w:jc w:val="both"/>
        <w:rPr>
          <w:rFonts w:ascii="Garamond" w:eastAsia="Times New Roman" w:hAnsi="Garamond" w:cs="Times New Roman"/>
          <w:strike/>
          <w:lang w:eastAsia="pt-PT"/>
        </w:rPr>
      </w:pPr>
      <w:r w:rsidRPr="00B56351">
        <w:rPr>
          <w:rFonts w:ascii="Garamond" w:eastAsia="Times New Roman" w:hAnsi="Garamond" w:cs="Times New Roman"/>
          <w:strike/>
          <w:lang w:eastAsia="pt-PT"/>
        </w:rPr>
        <w:t>a) Está esterilizado;</w:t>
      </w:r>
    </w:p>
    <w:p w14:paraId="1C3FC824" w14:textId="77777777" w:rsidR="00DE3BE5" w:rsidRPr="00B56351" w:rsidRDefault="00DE3BE5" w:rsidP="00DE3BE5">
      <w:pPr>
        <w:spacing w:line="360" w:lineRule="auto"/>
        <w:jc w:val="both"/>
        <w:rPr>
          <w:rFonts w:ascii="Garamond" w:eastAsia="Times New Roman" w:hAnsi="Garamond" w:cs="Times New Roman"/>
          <w:strike/>
          <w:lang w:eastAsia="pt-PT"/>
        </w:rPr>
      </w:pPr>
      <w:r w:rsidRPr="00B56351">
        <w:rPr>
          <w:rFonts w:ascii="Garamond" w:eastAsia="Times New Roman" w:hAnsi="Garamond" w:cs="Times New Roman"/>
          <w:strike/>
          <w:lang w:eastAsia="pt-PT"/>
        </w:rPr>
        <w:t>b) Não foi sujeito à esterilização, dentro do prazo determinado pela autoridade competente, por não estar em condições adequadas, atestadas por médico veterinário, indicando-se naquele atestado o prazo previsível para essa intervenção cirúrgica.</w:t>
      </w:r>
    </w:p>
    <w:p w14:paraId="55EDBDA1" w14:textId="79E5DCDD" w:rsidR="00DE3BE5" w:rsidRPr="00B56351" w:rsidRDefault="27857221" w:rsidP="00DE3BE5">
      <w:pPr>
        <w:spacing w:line="360" w:lineRule="auto"/>
        <w:jc w:val="both"/>
        <w:rPr>
          <w:rFonts w:ascii="Garamond" w:eastAsia="Times New Roman" w:hAnsi="Garamond" w:cs="Times New Roman"/>
          <w:strike/>
          <w:lang w:eastAsia="pt-PT"/>
        </w:rPr>
      </w:pPr>
      <w:r w:rsidRPr="00B56351">
        <w:rPr>
          <w:rFonts w:ascii="Garamond" w:eastAsia="Times New Roman" w:hAnsi="Garamond" w:cs="Times New Roman"/>
          <w:strike/>
          <w:lang w:eastAsia="pt-PT"/>
        </w:rPr>
        <w:t>9</w:t>
      </w:r>
      <w:r w:rsidR="4CFDC23A" w:rsidRPr="00B56351">
        <w:rPr>
          <w:rFonts w:ascii="Garamond" w:eastAsia="Times New Roman" w:hAnsi="Garamond" w:cs="Times New Roman"/>
          <w:strike/>
          <w:lang w:eastAsia="pt-PT"/>
        </w:rPr>
        <w:t xml:space="preserve"> - A declaração referida no número anterior é emitida em modelo disponibilizado no sítio da Internet d</w:t>
      </w:r>
      <w:r w:rsidR="064D7FB3" w:rsidRPr="00B56351">
        <w:rPr>
          <w:rFonts w:ascii="Garamond" w:eastAsia="Times New Roman" w:hAnsi="Garamond" w:cs="Times New Roman"/>
          <w:strike/>
          <w:lang w:eastAsia="pt-PT"/>
        </w:rPr>
        <w:t>q DGAV.</w:t>
      </w:r>
    </w:p>
    <w:p w14:paraId="477065D8" w14:textId="0206F1D5" w:rsidR="00DE3BE5" w:rsidRPr="00B56351" w:rsidRDefault="00DE3BE5" w:rsidP="00DE3BE5">
      <w:pPr>
        <w:spacing w:line="360" w:lineRule="auto"/>
        <w:jc w:val="both"/>
        <w:rPr>
          <w:rFonts w:ascii="Garamond" w:eastAsia="Times New Roman" w:hAnsi="Garamond" w:cs="Times New Roman"/>
          <w:strike/>
          <w:lang w:eastAsia="pt-PT"/>
        </w:rPr>
      </w:pPr>
      <w:r w:rsidRPr="00B56351">
        <w:rPr>
          <w:rFonts w:ascii="Garamond" w:eastAsia="Times New Roman" w:hAnsi="Garamond" w:cs="Times New Roman"/>
          <w:strike/>
          <w:lang w:eastAsia="pt-PT"/>
        </w:rPr>
        <w:t xml:space="preserve">7 - As câmaras municipais prestam toda a colaboração que vise a esterilização determinada nos termos dos n.os </w:t>
      </w:r>
      <w:r w:rsidR="00BA3BEF" w:rsidRPr="00B56351">
        <w:rPr>
          <w:rFonts w:ascii="Garamond" w:eastAsia="Times New Roman" w:hAnsi="Garamond" w:cs="Times New Roman"/>
          <w:strike/>
          <w:lang w:eastAsia="pt-PT"/>
        </w:rPr>
        <w:t>4, 5</w:t>
      </w:r>
      <w:r w:rsidRPr="00B56351">
        <w:rPr>
          <w:rFonts w:ascii="Garamond" w:eastAsia="Times New Roman" w:hAnsi="Garamond" w:cs="Times New Roman"/>
          <w:strike/>
          <w:lang w:eastAsia="pt-PT"/>
        </w:rPr>
        <w:t xml:space="preserve"> e </w:t>
      </w:r>
      <w:r w:rsidR="00BA3BEF" w:rsidRPr="00B56351">
        <w:rPr>
          <w:rFonts w:ascii="Garamond" w:eastAsia="Times New Roman" w:hAnsi="Garamond" w:cs="Times New Roman"/>
          <w:strike/>
          <w:lang w:eastAsia="pt-PT"/>
        </w:rPr>
        <w:t>6</w:t>
      </w:r>
      <w:r w:rsidRPr="00B56351">
        <w:rPr>
          <w:rFonts w:ascii="Garamond" w:eastAsia="Times New Roman" w:hAnsi="Garamond" w:cs="Times New Roman"/>
          <w:strike/>
          <w:lang w:eastAsia="pt-PT"/>
        </w:rPr>
        <w:t>, sempre que se prove por qualquer meio legalmente admitido que o detentor não pode suportar os encargos de tal intervenção.</w:t>
      </w:r>
    </w:p>
    <w:p w14:paraId="73EC102E" w14:textId="1B5A2433" w:rsidR="003D15F2" w:rsidRPr="00B56351" w:rsidRDefault="003D15F2" w:rsidP="008759F1">
      <w:pPr>
        <w:spacing w:line="360" w:lineRule="auto"/>
        <w:jc w:val="center"/>
        <w:rPr>
          <w:rFonts w:ascii="Garamond" w:eastAsia="Times New Roman" w:hAnsi="Garamond" w:cs="Times New Roman"/>
          <w:strike/>
          <w:lang w:eastAsia="pt-PT"/>
        </w:rPr>
      </w:pPr>
      <w:r w:rsidRPr="00B56351">
        <w:rPr>
          <w:rFonts w:ascii="Garamond" w:eastAsia="Times New Roman" w:hAnsi="Garamond" w:cs="Times New Roman"/>
          <w:b/>
          <w:bCs/>
          <w:strike/>
          <w:color w:val="000000" w:themeColor="text1"/>
          <w:lang w:eastAsia="pt-PT"/>
        </w:rPr>
        <w:t>Artigo 11</w:t>
      </w:r>
      <w:r w:rsidR="00E47017" w:rsidRPr="00B56351">
        <w:rPr>
          <w:rFonts w:ascii="Garamond" w:eastAsia="Times New Roman" w:hAnsi="Garamond" w:cs="Times New Roman"/>
          <w:b/>
          <w:bCs/>
          <w:strike/>
          <w:color w:val="000000" w:themeColor="text1"/>
          <w:lang w:eastAsia="pt-PT"/>
        </w:rPr>
        <w:t>6</w:t>
      </w:r>
      <w:r w:rsidRPr="00B56351">
        <w:rPr>
          <w:rFonts w:ascii="Garamond" w:eastAsia="Times New Roman" w:hAnsi="Garamond" w:cs="Times New Roman"/>
          <w:b/>
          <w:bCs/>
          <w:strike/>
          <w:color w:val="000000" w:themeColor="text1"/>
          <w:lang w:eastAsia="pt-PT"/>
        </w:rPr>
        <w:t>.º</w:t>
      </w:r>
    </w:p>
    <w:p w14:paraId="4235B669" w14:textId="77777777" w:rsidR="003D15F2" w:rsidRPr="00B56351" w:rsidRDefault="003D15F2" w:rsidP="00A95B79">
      <w:pPr>
        <w:spacing w:line="360" w:lineRule="auto"/>
        <w:jc w:val="center"/>
        <w:rPr>
          <w:rFonts w:ascii="Garamond" w:eastAsia="Times New Roman" w:hAnsi="Garamond" w:cs="Times New Roman"/>
          <w:strike/>
          <w:lang w:eastAsia="pt-PT"/>
        </w:rPr>
      </w:pPr>
      <w:r w:rsidRPr="00B56351">
        <w:rPr>
          <w:rFonts w:ascii="Garamond" w:eastAsia="Times New Roman" w:hAnsi="Garamond" w:cs="Times New Roman"/>
          <w:strike/>
          <w:color w:val="000000" w:themeColor="text1"/>
          <w:lang w:eastAsia="pt-PT"/>
        </w:rPr>
        <w:t>Obrigatoriedade de treino</w:t>
      </w:r>
    </w:p>
    <w:p w14:paraId="65607FDE" w14:textId="1D7701EC" w:rsidR="00B26E86" w:rsidRPr="00B56351" w:rsidRDefault="003D15F2" w:rsidP="00A95B79">
      <w:pPr>
        <w:spacing w:line="360" w:lineRule="auto"/>
        <w:jc w:val="both"/>
        <w:rPr>
          <w:rFonts w:ascii="Garamond" w:eastAsia="Times New Roman" w:hAnsi="Garamond" w:cs="Times New Roman"/>
          <w:strike/>
          <w:color w:val="000000" w:themeColor="text1"/>
          <w:lang w:eastAsia="pt-PT"/>
        </w:rPr>
      </w:pPr>
      <w:r w:rsidRPr="00B56351">
        <w:rPr>
          <w:rFonts w:ascii="Garamond" w:eastAsia="Times New Roman" w:hAnsi="Garamond" w:cs="Times New Roman"/>
          <w:strike/>
          <w:color w:val="000000" w:themeColor="text1"/>
          <w:lang w:eastAsia="pt-PT"/>
        </w:rPr>
        <w:t>1 - Os detentores de cães perigosos ou potencialmente perigosos ficam obrigados a promover o treino</w:t>
      </w:r>
      <w:r w:rsidR="00B26E86" w:rsidRPr="00B56351">
        <w:rPr>
          <w:rFonts w:ascii="Garamond" w:eastAsia="Times New Roman" w:hAnsi="Garamond" w:cs="Times New Roman"/>
          <w:strike/>
          <w:color w:val="000000" w:themeColor="text1"/>
          <w:lang w:eastAsia="pt-PT"/>
        </w:rPr>
        <w:t xml:space="preserve"> de socialização e obediência</w:t>
      </w:r>
      <w:r w:rsidRPr="00B56351">
        <w:rPr>
          <w:rFonts w:ascii="Garamond" w:eastAsia="Times New Roman" w:hAnsi="Garamond" w:cs="Times New Roman"/>
          <w:strike/>
          <w:color w:val="000000" w:themeColor="text1"/>
          <w:lang w:eastAsia="pt-PT"/>
        </w:rPr>
        <w:t xml:space="preserve"> dos mesmos</w:t>
      </w:r>
      <w:r w:rsidR="00B26E86" w:rsidRPr="00B56351">
        <w:rPr>
          <w:rFonts w:ascii="Garamond" w:eastAsia="Times New Roman" w:hAnsi="Garamond" w:cs="Times New Roman"/>
          <w:strike/>
          <w:color w:val="000000" w:themeColor="text1"/>
          <w:lang w:eastAsia="pt-PT"/>
        </w:rPr>
        <w:t>, com base em métodos de reforço positivo</w:t>
      </w:r>
      <w:r w:rsidR="005C2103" w:rsidRPr="00B56351">
        <w:rPr>
          <w:rFonts w:ascii="Garamond" w:eastAsia="Times New Roman" w:hAnsi="Garamond" w:cs="Times New Roman"/>
          <w:strike/>
          <w:color w:val="000000" w:themeColor="text1"/>
          <w:lang w:eastAsia="pt-PT"/>
        </w:rPr>
        <w:t>,</w:t>
      </w:r>
      <w:r w:rsidR="00B26E86" w:rsidRPr="00B56351">
        <w:rPr>
          <w:rFonts w:ascii="Garamond" w:eastAsia="Times New Roman" w:hAnsi="Garamond" w:cs="Times New Roman"/>
          <w:strike/>
          <w:color w:val="000000" w:themeColor="text1"/>
          <w:lang w:eastAsia="pt-PT"/>
        </w:rPr>
        <w:t xml:space="preserve"> </w:t>
      </w:r>
      <w:r w:rsidR="00220A24" w:rsidRPr="00B56351">
        <w:rPr>
          <w:rFonts w:ascii="Garamond" w:eastAsia="Times New Roman" w:hAnsi="Garamond" w:cs="Times New Roman"/>
          <w:strike/>
          <w:color w:val="000000" w:themeColor="text1"/>
          <w:lang w:eastAsia="pt-PT"/>
        </w:rPr>
        <w:t>nos termos do disposto nos artigos 11</w:t>
      </w:r>
      <w:r w:rsidR="00BA3BEF" w:rsidRPr="00B56351">
        <w:rPr>
          <w:rFonts w:ascii="Garamond" w:eastAsia="Times New Roman" w:hAnsi="Garamond" w:cs="Times New Roman"/>
          <w:strike/>
          <w:color w:val="000000" w:themeColor="text1"/>
          <w:lang w:eastAsia="pt-PT"/>
        </w:rPr>
        <w:t>8</w:t>
      </w:r>
      <w:r w:rsidR="00220A24" w:rsidRPr="00B56351">
        <w:rPr>
          <w:rFonts w:ascii="Garamond" w:eastAsia="Times New Roman" w:hAnsi="Garamond" w:cs="Times New Roman"/>
          <w:strike/>
          <w:color w:val="000000" w:themeColor="text1"/>
          <w:lang w:eastAsia="pt-PT"/>
        </w:rPr>
        <w:t>.º e seguintes</w:t>
      </w:r>
      <w:r w:rsidR="00B26E86" w:rsidRPr="00B56351">
        <w:rPr>
          <w:rFonts w:ascii="Garamond" w:eastAsia="Times New Roman" w:hAnsi="Garamond" w:cs="Times New Roman"/>
          <w:strike/>
          <w:color w:val="000000" w:themeColor="text1"/>
          <w:lang w:eastAsia="pt-PT"/>
        </w:rPr>
        <w:t>.</w:t>
      </w:r>
    </w:p>
    <w:p w14:paraId="22A98049" w14:textId="679965BC" w:rsidR="003D15F2" w:rsidRPr="00B56351" w:rsidRDefault="00B26E86" w:rsidP="00A95B79">
      <w:pPr>
        <w:spacing w:line="360" w:lineRule="auto"/>
        <w:jc w:val="both"/>
        <w:rPr>
          <w:rFonts w:ascii="Garamond" w:eastAsia="Times New Roman" w:hAnsi="Garamond" w:cs="Times New Roman"/>
          <w:strike/>
          <w:color w:val="000000" w:themeColor="text1"/>
          <w:lang w:eastAsia="pt-PT"/>
        </w:rPr>
      </w:pPr>
      <w:r w:rsidRPr="00B56351">
        <w:rPr>
          <w:rFonts w:ascii="Garamond" w:eastAsia="Times New Roman" w:hAnsi="Garamond" w:cs="Times New Roman"/>
          <w:strike/>
          <w:color w:val="000000" w:themeColor="text1"/>
          <w:lang w:eastAsia="pt-PT"/>
        </w:rPr>
        <w:t>2 – O treino referido no número anterior</w:t>
      </w:r>
      <w:r w:rsidR="005C2103" w:rsidRPr="00B56351">
        <w:rPr>
          <w:rFonts w:ascii="Garamond" w:eastAsia="Times New Roman" w:hAnsi="Garamond" w:cs="Times New Roman"/>
          <w:strike/>
          <w:color w:val="000000" w:themeColor="text1"/>
          <w:lang w:eastAsia="pt-PT"/>
        </w:rPr>
        <w:t xml:space="preserve"> deve iniciar-se entre os 6 e os 12 meses de idade do animal e</w:t>
      </w:r>
      <w:r w:rsidRPr="00B56351">
        <w:rPr>
          <w:rFonts w:ascii="Garamond" w:eastAsia="Times New Roman" w:hAnsi="Garamond" w:cs="Times New Roman"/>
          <w:strike/>
          <w:color w:val="000000" w:themeColor="text1"/>
          <w:lang w:eastAsia="pt-PT"/>
        </w:rPr>
        <w:t xml:space="preserve"> </w:t>
      </w:r>
      <w:r w:rsidR="003D15F2" w:rsidRPr="00B56351">
        <w:rPr>
          <w:rFonts w:ascii="Garamond" w:eastAsia="Times New Roman" w:hAnsi="Garamond" w:cs="Times New Roman"/>
          <w:strike/>
          <w:color w:val="000000" w:themeColor="text1"/>
          <w:lang w:eastAsia="pt-PT"/>
        </w:rPr>
        <w:t xml:space="preserve">não pode, em caso algum, ter em vista a participação em lutas ou o reforço da agressividade para pessoas, outros animais ou bens. </w:t>
      </w:r>
    </w:p>
    <w:p w14:paraId="64335D69" w14:textId="58319BAA" w:rsidR="003D15F2" w:rsidRPr="00B56351" w:rsidRDefault="003D15F2" w:rsidP="008759F1">
      <w:pPr>
        <w:spacing w:line="360" w:lineRule="auto"/>
        <w:jc w:val="center"/>
        <w:rPr>
          <w:rFonts w:ascii="Garamond" w:eastAsia="Times New Roman" w:hAnsi="Garamond" w:cs="Times New Roman"/>
          <w:strike/>
          <w:lang w:eastAsia="pt-PT"/>
        </w:rPr>
      </w:pPr>
      <w:r w:rsidRPr="00B56351">
        <w:rPr>
          <w:rFonts w:ascii="Garamond" w:eastAsia="Times New Roman" w:hAnsi="Garamond" w:cs="Times New Roman"/>
          <w:b/>
          <w:bCs/>
          <w:strike/>
          <w:color w:val="000000" w:themeColor="text1"/>
          <w:lang w:eastAsia="pt-PT"/>
        </w:rPr>
        <w:t>Artigo 1</w:t>
      </w:r>
      <w:r w:rsidR="00CF240F" w:rsidRPr="00B56351">
        <w:rPr>
          <w:rFonts w:ascii="Garamond" w:eastAsia="Times New Roman" w:hAnsi="Garamond" w:cs="Times New Roman"/>
          <w:b/>
          <w:bCs/>
          <w:strike/>
          <w:color w:val="000000" w:themeColor="text1"/>
          <w:lang w:eastAsia="pt-PT"/>
        </w:rPr>
        <w:t>1</w:t>
      </w:r>
      <w:r w:rsidR="00E47017" w:rsidRPr="00B56351">
        <w:rPr>
          <w:rFonts w:ascii="Garamond" w:eastAsia="Times New Roman" w:hAnsi="Garamond" w:cs="Times New Roman"/>
          <w:b/>
          <w:bCs/>
          <w:strike/>
          <w:color w:val="000000" w:themeColor="text1"/>
          <w:lang w:eastAsia="pt-PT"/>
        </w:rPr>
        <w:t>7</w:t>
      </w:r>
      <w:r w:rsidRPr="00B56351">
        <w:rPr>
          <w:rFonts w:ascii="Garamond" w:eastAsia="Times New Roman" w:hAnsi="Garamond" w:cs="Times New Roman"/>
          <w:b/>
          <w:bCs/>
          <w:strike/>
          <w:color w:val="000000" w:themeColor="text1"/>
          <w:lang w:eastAsia="pt-PT"/>
        </w:rPr>
        <w:t>.º</w:t>
      </w:r>
    </w:p>
    <w:p w14:paraId="21936A86" w14:textId="77777777" w:rsidR="003D15F2" w:rsidRPr="00B56351" w:rsidRDefault="003D15F2" w:rsidP="00A95B79">
      <w:pPr>
        <w:spacing w:line="360" w:lineRule="auto"/>
        <w:jc w:val="center"/>
        <w:rPr>
          <w:rFonts w:ascii="Garamond" w:eastAsia="Times New Roman" w:hAnsi="Garamond" w:cs="Times New Roman"/>
          <w:strike/>
          <w:lang w:eastAsia="pt-PT"/>
        </w:rPr>
      </w:pPr>
      <w:r w:rsidRPr="00B56351">
        <w:rPr>
          <w:rFonts w:ascii="Garamond" w:eastAsia="Times New Roman" w:hAnsi="Garamond" w:cs="Times New Roman"/>
          <w:strike/>
          <w:color w:val="000000" w:themeColor="text1"/>
          <w:lang w:eastAsia="pt-PT"/>
        </w:rPr>
        <w:t>Locais destinados ao treino</w:t>
      </w:r>
    </w:p>
    <w:p w14:paraId="2009DFE6" w14:textId="6C74563A" w:rsidR="003D15F2" w:rsidRPr="00B56351" w:rsidRDefault="003D15F2" w:rsidP="00A95B79">
      <w:pPr>
        <w:spacing w:line="360" w:lineRule="auto"/>
        <w:jc w:val="both"/>
        <w:rPr>
          <w:rFonts w:ascii="Garamond" w:eastAsia="Times New Roman" w:hAnsi="Garamond" w:cs="Times New Roman"/>
          <w:strike/>
          <w:lang w:eastAsia="pt-PT"/>
        </w:rPr>
      </w:pPr>
      <w:r w:rsidRPr="00B56351">
        <w:rPr>
          <w:rFonts w:ascii="Garamond" w:eastAsia="Times New Roman" w:hAnsi="Garamond" w:cs="Times New Roman"/>
          <w:strike/>
          <w:color w:val="000000" w:themeColor="text1"/>
          <w:lang w:eastAsia="pt-PT"/>
        </w:rPr>
        <w:t xml:space="preserve"> 1 - O treino de cães perigosos ou potencialmente perigosos previsto no artigo </w:t>
      </w:r>
      <w:r w:rsidR="00BA3BEF" w:rsidRPr="00B56351">
        <w:rPr>
          <w:rFonts w:ascii="Garamond" w:eastAsia="Times New Roman" w:hAnsi="Garamond" w:cs="Times New Roman"/>
          <w:strike/>
          <w:color w:val="000000" w:themeColor="text1"/>
          <w:lang w:eastAsia="pt-PT"/>
        </w:rPr>
        <w:t>anterior</w:t>
      </w:r>
      <w:r w:rsidRPr="00B56351">
        <w:rPr>
          <w:rFonts w:ascii="Garamond" w:eastAsia="Times New Roman" w:hAnsi="Garamond" w:cs="Times New Roman"/>
          <w:strike/>
          <w:color w:val="000000" w:themeColor="text1"/>
          <w:lang w:eastAsia="pt-PT"/>
        </w:rPr>
        <w:t xml:space="preserve"> só pode ser realizado em escolas de treino ou em terrenos privados próprios para o efeito, devendo ser garantidas, em ambos os casos, medidas de segurança que impeçam a fuga destes animais ou a possibilidade de agressão a terceiros. </w:t>
      </w:r>
    </w:p>
    <w:p w14:paraId="35DF35C0" w14:textId="09448CE8" w:rsidR="003D15F2" w:rsidRPr="00B56351" w:rsidRDefault="003D15F2" w:rsidP="00A95B79">
      <w:pPr>
        <w:spacing w:line="360" w:lineRule="auto"/>
        <w:jc w:val="both"/>
        <w:rPr>
          <w:rFonts w:ascii="Garamond" w:eastAsia="Times New Roman" w:hAnsi="Garamond" w:cs="Times New Roman"/>
          <w:strike/>
          <w:color w:val="000000" w:themeColor="text1"/>
          <w:lang w:eastAsia="pt-PT"/>
        </w:rPr>
      </w:pPr>
      <w:r w:rsidRPr="00B56351">
        <w:rPr>
          <w:rFonts w:ascii="Garamond" w:eastAsia="Times New Roman" w:hAnsi="Garamond" w:cs="Times New Roman"/>
          <w:strike/>
          <w:color w:val="000000" w:themeColor="text1"/>
          <w:lang w:eastAsia="pt-PT"/>
        </w:rPr>
        <w:t>2 - O treino de cães perigosos ou potencialmente perigosos pode, ainda, ser realizado em escolas de treino oficial criadas, individualmente ou em conjunto, por câmaras municipais ou juntas de freguesia.</w:t>
      </w:r>
    </w:p>
    <w:p w14:paraId="25DE68BD" w14:textId="59458D9A" w:rsidR="00716D83" w:rsidRPr="00B56351" w:rsidRDefault="00716D83" w:rsidP="00A95B79">
      <w:pPr>
        <w:spacing w:line="360" w:lineRule="auto"/>
        <w:jc w:val="both"/>
        <w:rPr>
          <w:rFonts w:ascii="Garamond" w:eastAsia="Times New Roman" w:hAnsi="Garamond" w:cs="Times New Roman"/>
          <w:strike/>
          <w:lang w:eastAsia="pt-PT"/>
        </w:rPr>
      </w:pPr>
      <w:r w:rsidRPr="00B56351">
        <w:rPr>
          <w:rFonts w:ascii="Garamond" w:eastAsia="Times New Roman" w:hAnsi="Garamond" w:cs="Times New Roman"/>
          <w:strike/>
          <w:lang w:eastAsia="pt-PT"/>
        </w:rPr>
        <w:t>3 – Exclui-se do âmbito de aplicação dos números anteriores o treino de cães subsequente ao treino de socialização e obediência referido no artigo anterior, nomeadamente o treino destinado a cães de assistência, de competição ou atividades desportivas.</w:t>
      </w:r>
    </w:p>
    <w:p w14:paraId="668C2EF9" w14:textId="77777777" w:rsidR="00822BC2" w:rsidRPr="00B56351" w:rsidRDefault="00822BC2" w:rsidP="00311425">
      <w:pPr>
        <w:spacing w:line="360" w:lineRule="auto"/>
        <w:jc w:val="center"/>
        <w:rPr>
          <w:rFonts w:ascii="Garamond" w:eastAsia="Times New Roman" w:hAnsi="Garamond" w:cs="Times New Roman"/>
          <w:b/>
          <w:bCs/>
          <w:strike/>
          <w:color w:val="000000" w:themeColor="text1"/>
          <w:lang w:eastAsia="pt-PT"/>
        </w:rPr>
      </w:pPr>
      <w:bookmarkStart w:id="2312" w:name="_Hlk135818369"/>
    </w:p>
    <w:p w14:paraId="14192C86" w14:textId="7D5FFD7A" w:rsidR="00311425" w:rsidRPr="00974A9A" w:rsidRDefault="00311425" w:rsidP="00311425">
      <w:pPr>
        <w:spacing w:line="360" w:lineRule="auto"/>
        <w:jc w:val="center"/>
        <w:rPr>
          <w:rFonts w:ascii="Garamond" w:eastAsia="Times New Roman" w:hAnsi="Garamond" w:cs="Times New Roman"/>
          <w:b/>
          <w:bCs/>
          <w:strike/>
          <w:color w:val="000000" w:themeColor="text1"/>
          <w:lang w:eastAsia="pt-PT"/>
        </w:rPr>
      </w:pPr>
      <w:r w:rsidRPr="00974A9A">
        <w:rPr>
          <w:rFonts w:ascii="Garamond" w:eastAsia="Times New Roman" w:hAnsi="Garamond" w:cs="Times New Roman"/>
          <w:b/>
          <w:bCs/>
          <w:strike/>
          <w:color w:val="000000" w:themeColor="text1"/>
          <w:lang w:eastAsia="pt-PT"/>
        </w:rPr>
        <w:t>Capítulo XIII</w:t>
      </w:r>
    </w:p>
    <w:p w14:paraId="0D499599" w14:textId="36734DB2" w:rsidR="00311425" w:rsidRPr="00974A9A" w:rsidRDefault="00311425" w:rsidP="00311425">
      <w:pPr>
        <w:spacing w:line="360" w:lineRule="auto"/>
        <w:jc w:val="center"/>
        <w:rPr>
          <w:ins w:id="2313" w:author="Susana Margarida Gonçalves Silva Santos" w:date="2025-10-20T12:18:00Z" w16du:dateUtc="2025-10-20T11:18:00Z"/>
          <w:rFonts w:ascii="Garamond" w:eastAsia="Times New Roman" w:hAnsi="Garamond" w:cs="Times New Roman"/>
          <w:b/>
          <w:bCs/>
          <w:strike/>
          <w:color w:val="000000" w:themeColor="text1"/>
          <w:lang w:eastAsia="pt-PT"/>
        </w:rPr>
      </w:pPr>
      <w:r w:rsidRPr="00974A9A">
        <w:rPr>
          <w:rFonts w:ascii="Garamond" w:eastAsia="Times New Roman" w:hAnsi="Garamond" w:cs="Times New Roman"/>
          <w:b/>
          <w:bCs/>
          <w:strike/>
          <w:color w:val="000000" w:themeColor="text1"/>
          <w:lang w:eastAsia="pt-PT"/>
        </w:rPr>
        <w:t xml:space="preserve">Treino </w:t>
      </w:r>
      <w:r w:rsidR="00A96BED" w:rsidRPr="00974A9A">
        <w:rPr>
          <w:rFonts w:ascii="Garamond" w:eastAsia="Times New Roman" w:hAnsi="Garamond" w:cs="Times New Roman"/>
          <w:b/>
          <w:bCs/>
          <w:strike/>
          <w:color w:val="000000" w:themeColor="text1"/>
          <w:lang w:eastAsia="pt-PT"/>
        </w:rPr>
        <w:t>e utilização d</w:t>
      </w:r>
      <w:r w:rsidRPr="00974A9A">
        <w:rPr>
          <w:rFonts w:ascii="Garamond" w:eastAsia="Times New Roman" w:hAnsi="Garamond" w:cs="Times New Roman"/>
          <w:b/>
          <w:bCs/>
          <w:strike/>
          <w:color w:val="000000" w:themeColor="text1"/>
          <w:lang w:eastAsia="pt-PT"/>
        </w:rPr>
        <w:t>e cães</w:t>
      </w:r>
    </w:p>
    <w:p w14:paraId="56BD2A38" w14:textId="026741F1" w:rsidR="006E7460" w:rsidRPr="00974A9A" w:rsidDel="00677ECB" w:rsidRDefault="006E7460" w:rsidP="006E7460">
      <w:pPr>
        <w:spacing w:line="360" w:lineRule="auto"/>
        <w:jc w:val="both"/>
        <w:rPr>
          <w:del w:id="2314" w:author="Susana Margarida Gonçalves Silva Santos" w:date="2025-10-20T12:21:00Z" w16du:dateUtc="2025-10-20T11:21:00Z"/>
          <w:rFonts w:ascii="Garamond" w:eastAsia="Times New Roman" w:hAnsi="Garamond" w:cs="Times New Roman"/>
          <w:b/>
          <w:bCs/>
          <w:color w:val="000000" w:themeColor="text1"/>
          <w:lang w:eastAsia="pt-PT"/>
        </w:rPr>
      </w:pPr>
    </w:p>
    <w:bookmarkEnd w:id="2312"/>
    <w:p w14:paraId="2DBECA59" w14:textId="5DA028DF" w:rsidR="00311425" w:rsidRPr="00974A9A" w:rsidRDefault="00311425" w:rsidP="008759F1">
      <w:pPr>
        <w:spacing w:line="360" w:lineRule="auto"/>
        <w:jc w:val="center"/>
        <w:rPr>
          <w:rFonts w:ascii="Garamond" w:eastAsia="Times New Roman" w:hAnsi="Garamond" w:cs="Times New Roman"/>
          <w:b/>
          <w:bCs/>
          <w:strike/>
          <w:color w:val="000000" w:themeColor="text1"/>
          <w:lang w:eastAsia="pt-PT"/>
        </w:rPr>
      </w:pPr>
    </w:p>
    <w:p w14:paraId="644CD56E" w14:textId="3ED2C11E" w:rsidR="00270DF0" w:rsidRPr="00974A9A" w:rsidRDefault="00270DF0" w:rsidP="008759F1">
      <w:pPr>
        <w:spacing w:line="360" w:lineRule="auto"/>
        <w:jc w:val="center"/>
        <w:rPr>
          <w:rFonts w:ascii="Garamond" w:eastAsia="Times New Roman" w:hAnsi="Garamond" w:cs="Times New Roman"/>
          <w:b/>
          <w:bCs/>
          <w:strike/>
          <w:color w:val="000000" w:themeColor="text1"/>
          <w:lang w:eastAsia="pt-PT"/>
        </w:rPr>
      </w:pPr>
      <w:r w:rsidRPr="00974A9A">
        <w:rPr>
          <w:rFonts w:ascii="Garamond" w:eastAsia="Times New Roman" w:hAnsi="Garamond" w:cs="Times New Roman"/>
          <w:b/>
          <w:bCs/>
          <w:strike/>
          <w:color w:val="000000" w:themeColor="text1"/>
          <w:lang w:eastAsia="pt-PT"/>
        </w:rPr>
        <w:t>Secção I</w:t>
      </w:r>
    </w:p>
    <w:p w14:paraId="36477B95" w14:textId="748E6830" w:rsidR="00A96BED" w:rsidRDefault="00A96BED" w:rsidP="008759F1">
      <w:pPr>
        <w:spacing w:line="360" w:lineRule="auto"/>
        <w:jc w:val="center"/>
        <w:rPr>
          <w:ins w:id="2315" w:author="Maria Cristina Tavares Briosa" w:date="2025-10-27T12:18:00Z" w16du:dateUtc="2025-10-27T12:18:00Z"/>
          <w:rFonts w:ascii="Garamond" w:eastAsia="Times New Roman" w:hAnsi="Garamond" w:cs="Times New Roman"/>
          <w:b/>
          <w:bCs/>
          <w:strike/>
          <w:color w:val="000000" w:themeColor="text1"/>
          <w:lang w:eastAsia="pt-PT"/>
        </w:rPr>
      </w:pPr>
      <w:r w:rsidRPr="00974A9A">
        <w:rPr>
          <w:rFonts w:ascii="Garamond" w:eastAsia="Times New Roman" w:hAnsi="Garamond" w:cs="Times New Roman"/>
          <w:b/>
          <w:bCs/>
          <w:strike/>
          <w:color w:val="000000" w:themeColor="text1"/>
          <w:lang w:eastAsia="pt-PT"/>
        </w:rPr>
        <w:t xml:space="preserve">Treino de Cães </w:t>
      </w:r>
    </w:p>
    <w:p w14:paraId="27308C08" w14:textId="77777777" w:rsidR="00F75381" w:rsidRDefault="00F75381" w:rsidP="008759F1">
      <w:pPr>
        <w:spacing w:line="360" w:lineRule="auto"/>
        <w:jc w:val="center"/>
        <w:rPr>
          <w:ins w:id="2316" w:author="Maria Cristina Tavares Briosa" w:date="2025-10-27T12:18:00Z" w16du:dateUtc="2025-10-27T12:18:00Z"/>
          <w:rFonts w:ascii="Garamond" w:eastAsia="Times New Roman" w:hAnsi="Garamond" w:cs="Times New Roman"/>
          <w:b/>
          <w:bCs/>
          <w:strike/>
          <w:color w:val="000000" w:themeColor="text1"/>
          <w:lang w:eastAsia="pt-PT"/>
        </w:rPr>
      </w:pPr>
    </w:p>
    <w:p w14:paraId="3239519B" w14:textId="77777777" w:rsidR="00691EBD" w:rsidRDefault="00691EBD" w:rsidP="008759F1">
      <w:pPr>
        <w:spacing w:line="360" w:lineRule="auto"/>
        <w:jc w:val="center"/>
        <w:rPr>
          <w:ins w:id="2317" w:author="Maria Cristina Tavares Briosa" w:date="2025-10-27T12:22:00Z" w16du:dateUtc="2025-10-27T12:22:00Z"/>
          <w:rFonts w:ascii="Garamond" w:eastAsia="Times New Roman" w:hAnsi="Garamond" w:cs="Times New Roman"/>
          <w:color w:val="000000" w:themeColor="text1"/>
          <w:lang w:eastAsia="pt-PT"/>
        </w:rPr>
      </w:pPr>
    </w:p>
    <w:p w14:paraId="049A629A" w14:textId="5D7BC4D5" w:rsidR="00691EBD" w:rsidRPr="00420097" w:rsidRDefault="00194374" w:rsidP="00D61F7E">
      <w:pPr>
        <w:spacing w:line="360" w:lineRule="auto"/>
        <w:rPr>
          <w:rFonts w:ascii="Garamond" w:eastAsia="Times New Roman" w:hAnsi="Garamond" w:cs="Times New Roman"/>
          <w:color w:val="EE0000"/>
          <w:lang w:eastAsia="pt-PT"/>
        </w:rPr>
      </w:pPr>
      <w:r w:rsidRPr="00420097">
        <w:rPr>
          <w:rFonts w:ascii="Garamond" w:eastAsia="Times New Roman" w:hAnsi="Garamond" w:cs="Times New Roman"/>
          <w:color w:val="EE0000"/>
          <w:lang w:eastAsia="pt-PT"/>
        </w:rPr>
        <w:t xml:space="preserve">Consideramos que o treino de cães perigosos e p.perigosos deve ser eliminado desta proposta, </w:t>
      </w:r>
      <w:r w:rsidR="00F65F3E" w:rsidRPr="00420097">
        <w:rPr>
          <w:rFonts w:ascii="Garamond" w:eastAsia="Times New Roman" w:hAnsi="Garamond" w:cs="Times New Roman"/>
          <w:color w:val="EE0000"/>
          <w:lang w:eastAsia="pt-PT"/>
        </w:rPr>
        <w:t>pelos motivos já invocados.</w:t>
      </w:r>
    </w:p>
    <w:p w14:paraId="39C9738A" w14:textId="6B3B50FB" w:rsidR="00F65F3E" w:rsidRPr="00420097" w:rsidRDefault="00F65F3E" w:rsidP="00D61F7E">
      <w:pPr>
        <w:spacing w:line="360" w:lineRule="auto"/>
        <w:rPr>
          <w:rFonts w:ascii="Garamond" w:eastAsia="Times New Roman" w:hAnsi="Garamond" w:cs="Times New Roman"/>
          <w:color w:val="EE0000"/>
          <w:lang w:eastAsia="pt-PT"/>
        </w:rPr>
      </w:pPr>
      <w:r w:rsidRPr="00420097">
        <w:rPr>
          <w:rFonts w:ascii="Garamond" w:eastAsia="Times New Roman" w:hAnsi="Garamond" w:cs="Times New Roman"/>
          <w:color w:val="EE0000"/>
          <w:lang w:eastAsia="pt-PT"/>
        </w:rPr>
        <w:t>Concordamos com o treino de outros cães mas sem a obrigação de título profissional ou cert</w:t>
      </w:r>
      <w:r w:rsidR="00D61F7E" w:rsidRPr="00420097">
        <w:rPr>
          <w:rFonts w:ascii="Garamond" w:eastAsia="Times New Roman" w:hAnsi="Garamond" w:cs="Times New Roman"/>
          <w:color w:val="EE0000"/>
          <w:lang w:eastAsia="pt-PT"/>
        </w:rPr>
        <w:t xml:space="preserve">ificação, sob a responsabilidade da DGAV </w:t>
      </w:r>
    </w:p>
    <w:p w14:paraId="11939932" w14:textId="77777777" w:rsidR="00A40B19" w:rsidRDefault="00A40B19" w:rsidP="00D61F7E">
      <w:pPr>
        <w:spacing w:line="360" w:lineRule="auto"/>
        <w:rPr>
          <w:rFonts w:ascii="Garamond" w:eastAsia="Times New Roman" w:hAnsi="Garamond" w:cs="Times New Roman"/>
          <w:color w:val="000000" w:themeColor="text1"/>
          <w:lang w:eastAsia="pt-PT"/>
        </w:rPr>
      </w:pPr>
    </w:p>
    <w:p w14:paraId="037A6D5F" w14:textId="77777777" w:rsidR="00A40B19" w:rsidRPr="00D61F7E" w:rsidRDefault="00A40B19" w:rsidP="00D61F7E">
      <w:pPr>
        <w:spacing w:line="360" w:lineRule="auto"/>
        <w:rPr>
          <w:rFonts w:ascii="Garamond" w:eastAsia="Times New Roman" w:hAnsi="Garamond" w:cs="Times New Roman"/>
          <w:color w:val="000000" w:themeColor="text1"/>
          <w:lang w:eastAsia="pt-PT"/>
        </w:rPr>
      </w:pPr>
    </w:p>
    <w:p w14:paraId="579DB24D" w14:textId="77777777" w:rsidR="00DE7689" w:rsidRPr="00420097" w:rsidRDefault="00DE7689" w:rsidP="00DE7689">
      <w:pPr>
        <w:jc w:val="center"/>
        <w:rPr>
          <w:color w:val="EE0000"/>
        </w:rPr>
      </w:pPr>
      <w:r w:rsidRPr="00420097">
        <w:rPr>
          <w:color w:val="EE0000"/>
        </w:rPr>
        <w:t>Artigo</w:t>
      </w:r>
    </w:p>
    <w:p w14:paraId="57CE1A06" w14:textId="77777777" w:rsidR="00DE7689" w:rsidRPr="00420097" w:rsidRDefault="00DE7689" w:rsidP="00DE7689">
      <w:pPr>
        <w:jc w:val="center"/>
        <w:rPr>
          <w:color w:val="EE0000"/>
        </w:rPr>
      </w:pPr>
      <w:r w:rsidRPr="00420097">
        <w:rPr>
          <w:color w:val="EE0000"/>
        </w:rPr>
        <w:t>Treino</w:t>
      </w:r>
    </w:p>
    <w:p w14:paraId="18C94128" w14:textId="77777777" w:rsidR="00DE7689" w:rsidRPr="00420097" w:rsidRDefault="00DE7689" w:rsidP="00DE7689">
      <w:pPr>
        <w:rPr>
          <w:color w:val="EE0000"/>
        </w:rPr>
      </w:pPr>
      <w:r w:rsidRPr="00420097">
        <w:rPr>
          <w:color w:val="EE0000"/>
        </w:rPr>
        <w:t xml:space="preserve"> 1 -Os detentores de cães devem promover o treino dos mesmos, com vista à sua socialização e obediência. </w:t>
      </w:r>
    </w:p>
    <w:p w14:paraId="7BD5615C" w14:textId="77777777" w:rsidR="00DE7689" w:rsidRPr="00420097" w:rsidRDefault="00DE7689" w:rsidP="00DE7689">
      <w:pPr>
        <w:rPr>
          <w:color w:val="EE0000"/>
        </w:rPr>
      </w:pPr>
      <w:r w:rsidRPr="00420097">
        <w:rPr>
          <w:color w:val="EE0000"/>
        </w:rPr>
        <w:t>2 -O treino dos cães é realizado de acordo com as boas práticas em uso no exercício da atividade.</w:t>
      </w:r>
    </w:p>
    <w:p w14:paraId="565C8F28" w14:textId="0067FFD4" w:rsidR="002F0F40" w:rsidRPr="00420097" w:rsidRDefault="002F0F40" w:rsidP="00DE7689">
      <w:pPr>
        <w:rPr>
          <w:color w:val="EE0000"/>
        </w:rPr>
      </w:pPr>
      <w:r w:rsidRPr="00420097">
        <w:rPr>
          <w:color w:val="EE0000"/>
        </w:rPr>
        <w:t xml:space="preserve">3- Os cães perigosos e potencialmente perigosos estão obrigados a treino por treinador </w:t>
      </w:r>
      <w:r w:rsidR="00B60476" w:rsidRPr="00420097">
        <w:rPr>
          <w:color w:val="EE0000"/>
        </w:rPr>
        <w:t>certificado para o efeito, nos termos da legislação específica</w:t>
      </w:r>
    </w:p>
    <w:p w14:paraId="163FFFB6" w14:textId="77777777" w:rsidR="00A96BED" w:rsidRPr="00974A9A" w:rsidRDefault="00A96BED" w:rsidP="008759F1">
      <w:pPr>
        <w:spacing w:line="360" w:lineRule="auto"/>
        <w:jc w:val="center"/>
        <w:rPr>
          <w:rFonts w:ascii="Garamond" w:eastAsia="Times New Roman" w:hAnsi="Garamond" w:cs="Times New Roman"/>
          <w:b/>
          <w:bCs/>
          <w:strike/>
          <w:color w:val="000000" w:themeColor="text1"/>
          <w:lang w:eastAsia="pt-PT"/>
        </w:rPr>
      </w:pPr>
    </w:p>
    <w:p w14:paraId="455833E5" w14:textId="2DA68387" w:rsidR="003D15F2" w:rsidRPr="00974A9A" w:rsidRDefault="003D15F2" w:rsidP="008759F1">
      <w:pPr>
        <w:spacing w:line="360" w:lineRule="auto"/>
        <w:jc w:val="center"/>
        <w:rPr>
          <w:rFonts w:ascii="Garamond" w:eastAsia="Times New Roman" w:hAnsi="Garamond" w:cs="Times New Roman"/>
          <w:strike/>
          <w:lang w:eastAsia="pt-PT"/>
        </w:rPr>
      </w:pPr>
      <w:bookmarkStart w:id="2318" w:name="_Hlk135129785"/>
      <w:r w:rsidRPr="00974A9A">
        <w:rPr>
          <w:rFonts w:ascii="Garamond" w:eastAsia="Times New Roman" w:hAnsi="Garamond" w:cs="Times New Roman"/>
          <w:b/>
          <w:bCs/>
          <w:strike/>
          <w:color w:val="000000" w:themeColor="text1"/>
          <w:lang w:eastAsia="pt-PT"/>
        </w:rPr>
        <w:t xml:space="preserve">Artigo </w:t>
      </w:r>
      <w:r w:rsidR="00CF240F" w:rsidRPr="00974A9A">
        <w:rPr>
          <w:rFonts w:ascii="Garamond" w:eastAsia="Times New Roman" w:hAnsi="Garamond" w:cs="Times New Roman"/>
          <w:b/>
          <w:bCs/>
          <w:strike/>
          <w:color w:val="000000" w:themeColor="text1"/>
          <w:lang w:eastAsia="pt-PT"/>
        </w:rPr>
        <w:t>11</w:t>
      </w:r>
      <w:r w:rsidR="00E47017" w:rsidRPr="00974A9A">
        <w:rPr>
          <w:rFonts w:ascii="Garamond" w:eastAsia="Times New Roman" w:hAnsi="Garamond" w:cs="Times New Roman"/>
          <w:b/>
          <w:bCs/>
          <w:strike/>
          <w:color w:val="000000" w:themeColor="text1"/>
          <w:lang w:eastAsia="pt-PT"/>
        </w:rPr>
        <w:t>8</w:t>
      </w:r>
      <w:r w:rsidRPr="00974A9A">
        <w:rPr>
          <w:rFonts w:ascii="Garamond" w:eastAsia="Times New Roman" w:hAnsi="Garamond" w:cs="Times New Roman"/>
          <w:b/>
          <w:bCs/>
          <w:strike/>
          <w:color w:val="000000" w:themeColor="text1"/>
          <w:lang w:eastAsia="pt-PT"/>
        </w:rPr>
        <w:t>.º</w:t>
      </w:r>
    </w:p>
    <w:p w14:paraId="16C4C23D" w14:textId="130870CD" w:rsidR="003D15F2" w:rsidRPr="00974A9A" w:rsidRDefault="7EF12E01" w:rsidP="00D468DD">
      <w:pPr>
        <w:spacing w:line="360" w:lineRule="auto"/>
        <w:jc w:val="center"/>
        <w:rPr>
          <w:rFonts w:ascii="Garamond" w:eastAsia="Times New Roman" w:hAnsi="Garamond" w:cs="Times New Roman"/>
          <w:strike/>
          <w:lang w:eastAsia="pt-PT"/>
        </w:rPr>
      </w:pPr>
      <w:commentRangeStart w:id="2319"/>
      <w:commentRangeStart w:id="2320"/>
      <w:r w:rsidRPr="00974A9A">
        <w:rPr>
          <w:rFonts w:ascii="Garamond" w:eastAsia="Times New Roman" w:hAnsi="Garamond" w:cs="Times New Roman"/>
          <w:strike/>
          <w:color w:val="000000" w:themeColor="text1"/>
          <w:lang w:eastAsia="pt-PT"/>
        </w:rPr>
        <w:t xml:space="preserve">Reserva de atividade de treinadores de cães </w:t>
      </w:r>
      <w:commentRangeEnd w:id="2320"/>
      <w:r w:rsidR="003D15F2" w:rsidRPr="00974A9A">
        <w:rPr>
          <w:rStyle w:val="CommentReference"/>
          <w:rFonts w:ascii="Garamond" w:eastAsia="Times New Roman" w:hAnsi="Garamond" w:cs="Times New Roman"/>
          <w:strike/>
          <w:sz w:val="24"/>
          <w:szCs w:val="24"/>
          <w:lang w:eastAsia="pt-PT"/>
        </w:rPr>
        <w:commentReference w:id="2320"/>
      </w:r>
      <w:commentRangeEnd w:id="2319"/>
      <w:r w:rsidR="003D15F2" w:rsidRPr="00974A9A">
        <w:rPr>
          <w:rStyle w:val="CommentReference"/>
          <w:rFonts w:ascii="Garamond" w:eastAsia="Times New Roman" w:hAnsi="Garamond" w:cs="Times New Roman"/>
          <w:strike/>
          <w:sz w:val="24"/>
          <w:szCs w:val="24"/>
          <w:lang w:eastAsia="pt-PT"/>
        </w:rPr>
        <w:commentReference w:id="2319"/>
      </w:r>
    </w:p>
    <w:p w14:paraId="155C5DC7" w14:textId="4485E7DD" w:rsidR="003D15F2" w:rsidRPr="00974A9A" w:rsidRDefault="7EF12E01" w:rsidP="00D74041">
      <w:pPr>
        <w:pStyle w:val="ListParagraph"/>
        <w:numPr>
          <w:ilvl w:val="0"/>
          <w:numId w:val="37"/>
        </w:numPr>
        <w:spacing w:line="360" w:lineRule="auto"/>
        <w:jc w:val="both"/>
        <w:rPr>
          <w:ins w:id="2321" w:author="Susana Margarida Gonçalves Silva Santos" w:date="2025-10-20T12:14:00Z" w16du:dateUtc="2025-10-20T11:14:00Z"/>
          <w:rFonts w:ascii="Garamond" w:hAnsi="Garamond"/>
          <w:strike/>
        </w:rPr>
      </w:pPr>
      <w:bookmarkStart w:id="2322" w:name="_Hlk135839432"/>
      <w:r w:rsidRPr="00974A9A">
        <w:rPr>
          <w:rFonts w:ascii="Garamond" w:hAnsi="Garamond"/>
          <w:strike/>
          <w:color w:val="000000" w:themeColor="text1"/>
        </w:rPr>
        <w:t>O treino de cães</w:t>
      </w:r>
      <w:r w:rsidR="2512F21F" w:rsidRPr="00974A9A">
        <w:rPr>
          <w:rFonts w:ascii="Garamond" w:hAnsi="Garamond"/>
          <w:strike/>
          <w:color w:val="000000" w:themeColor="text1"/>
        </w:rPr>
        <w:t xml:space="preserve"> para qualquer fim, incluindo o treino básico de socialização e de obediência, de cães de assistência ou</w:t>
      </w:r>
      <w:r w:rsidR="5801274D" w:rsidRPr="00974A9A">
        <w:rPr>
          <w:rFonts w:ascii="Garamond" w:hAnsi="Garamond"/>
          <w:strike/>
          <w:color w:val="000000" w:themeColor="text1"/>
        </w:rPr>
        <w:t xml:space="preserve"> intervenções</w:t>
      </w:r>
      <w:r w:rsidR="58C702B5" w:rsidRPr="00974A9A">
        <w:rPr>
          <w:rFonts w:ascii="Garamond" w:hAnsi="Garamond"/>
          <w:strike/>
          <w:color w:val="000000" w:themeColor="text1"/>
        </w:rPr>
        <w:t xml:space="preserve"> e</w:t>
      </w:r>
      <w:r w:rsidR="2512F21F" w:rsidRPr="00974A9A">
        <w:rPr>
          <w:rFonts w:ascii="Garamond" w:hAnsi="Garamond"/>
          <w:strike/>
          <w:color w:val="000000" w:themeColor="text1"/>
        </w:rPr>
        <w:t xml:space="preserve"> terapias assistidas </w:t>
      </w:r>
      <w:r w:rsidR="58C702B5" w:rsidRPr="00974A9A">
        <w:rPr>
          <w:rFonts w:ascii="Garamond" w:hAnsi="Garamond"/>
          <w:strike/>
          <w:color w:val="000000" w:themeColor="text1"/>
        </w:rPr>
        <w:t>por</w:t>
      </w:r>
      <w:r w:rsidR="2512F21F" w:rsidRPr="00974A9A">
        <w:rPr>
          <w:rFonts w:ascii="Garamond" w:hAnsi="Garamond"/>
          <w:strike/>
          <w:color w:val="000000" w:themeColor="text1"/>
        </w:rPr>
        <w:t xml:space="preserve"> animais, de cães para competição e para atividades desportivas, recreativas e </w:t>
      </w:r>
      <w:r w:rsidR="10F1C87A" w:rsidRPr="00974A9A">
        <w:rPr>
          <w:rFonts w:ascii="Garamond" w:hAnsi="Garamond"/>
          <w:strike/>
          <w:color w:val="000000" w:themeColor="text1"/>
        </w:rPr>
        <w:t>para fins económicos</w:t>
      </w:r>
      <w:r w:rsidR="2512F21F" w:rsidRPr="00974A9A">
        <w:rPr>
          <w:rFonts w:ascii="Garamond" w:hAnsi="Garamond"/>
          <w:strike/>
          <w:color w:val="000000" w:themeColor="text1"/>
        </w:rPr>
        <w:t>,</w:t>
      </w:r>
      <w:r w:rsidRPr="00974A9A">
        <w:rPr>
          <w:rFonts w:ascii="Garamond" w:hAnsi="Garamond"/>
          <w:strike/>
          <w:color w:val="000000" w:themeColor="text1"/>
        </w:rPr>
        <w:t xml:space="preserve"> só pode </w:t>
      </w:r>
      <w:bookmarkStart w:id="2323" w:name="_Hlk135834566"/>
      <w:r w:rsidRPr="00974A9A">
        <w:rPr>
          <w:rFonts w:ascii="Garamond" w:hAnsi="Garamond"/>
          <w:strike/>
          <w:color w:val="000000" w:themeColor="text1"/>
        </w:rPr>
        <w:t>ser ministrado por treinador possuidor do respetivo título profissional, emitido nos termos do artigo seguinte</w:t>
      </w:r>
      <w:bookmarkEnd w:id="2323"/>
      <w:r w:rsidRPr="00974A9A">
        <w:rPr>
          <w:rFonts w:ascii="Garamond" w:hAnsi="Garamond"/>
          <w:strike/>
          <w:color w:val="000000" w:themeColor="text1"/>
        </w:rPr>
        <w:t>.</w:t>
      </w:r>
    </w:p>
    <w:p w14:paraId="560AFBE7" w14:textId="4F7EF2C2" w:rsidR="00D74041" w:rsidRPr="0052701F" w:rsidRDefault="00D74041" w:rsidP="00D74041">
      <w:pPr>
        <w:pStyle w:val="ListParagraph"/>
        <w:numPr>
          <w:ilvl w:val="0"/>
          <w:numId w:val="37"/>
        </w:numPr>
        <w:spacing w:line="360" w:lineRule="auto"/>
        <w:jc w:val="both"/>
        <w:rPr>
          <w:ins w:id="2324" w:author="Maria Cristina Tavares Briosa" w:date="2025-10-27T12:16:00Z" w16du:dateUtc="2025-10-27T12:16:00Z"/>
          <w:rFonts w:ascii="Garamond" w:hAnsi="Garamond"/>
          <w:strike/>
        </w:rPr>
      </w:pPr>
      <w:ins w:id="2325" w:author="Susana Margarida Gonçalves Silva Santos" w:date="2025-10-20T12:14:00Z" w16du:dateUtc="2025-10-20T11:14:00Z">
        <w:r w:rsidRPr="00974A9A">
          <w:rPr>
            <w:rFonts w:ascii="Garamond" w:hAnsi="Garamond"/>
            <w:strike/>
            <w:color w:val="000000" w:themeColor="text1"/>
          </w:rPr>
          <w:t>Excetua-se do número anterior os cães potencialmente perigosos e os cã</w:t>
        </w:r>
      </w:ins>
      <w:ins w:id="2326" w:author="Susana Margarida Gonçalves Silva Santos" w:date="2025-10-20T12:15:00Z" w16du:dateUtc="2025-10-20T11:15:00Z">
        <w:r w:rsidRPr="00974A9A">
          <w:rPr>
            <w:rFonts w:ascii="Garamond" w:hAnsi="Garamond"/>
            <w:strike/>
            <w:color w:val="000000" w:themeColor="text1"/>
          </w:rPr>
          <w:t>es perigosos.</w:t>
        </w:r>
      </w:ins>
    </w:p>
    <w:p w14:paraId="11187490" w14:textId="77777777" w:rsidR="0052701F" w:rsidRDefault="0052701F" w:rsidP="0052701F">
      <w:pPr>
        <w:spacing w:line="360" w:lineRule="auto"/>
        <w:jc w:val="both"/>
        <w:rPr>
          <w:ins w:id="2327" w:author="Maria Cristina Tavares Briosa" w:date="2025-10-27T12:16:00Z" w16du:dateUtc="2025-10-27T12:16:00Z"/>
          <w:rFonts w:ascii="Garamond" w:hAnsi="Garamond"/>
          <w:strike/>
        </w:rPr>
      </w:pPr>
    </w:p>
    <w:p w14:paraId="7F4B331F" w14:textId="77777777" w:rsidR="0052701F" w:rsidRPr="0052701F" w:rsidRDefault="0052701F" w:rsidP="0052701F">
      <w:pPr>
        <w:spacing w:line="360" w:lineRule="auto"/>
        <w:jc w:val="both"/>
        <w:rPr>
          <w:rFonts w:ascii="Garamond" w:hAnsi="Garamond"/>
          <w:strike/>
        </w:rPr>
      </w:pPr>
    </w:p>
    <w:bookmarkEnd w:id="2318"/>
    <w:bookmarkEnd w:id="2322"/>
    <w:p w14:paraId="23C8F542" w14:textId="77777777" w:rsidR="00BD43D0" w:rsidRPr="00974A9A" w:rsidRDefault="00BD43D0" w:rsidP="008759F1">
      <w:pPr>
        <w:spacing w:line="360" w:lineRule="auto"/>
        <w:jc w:val="center"/>
        <w:rPr>
          <w:ins w:id="2328" w:author="Susana Margarida Gonçalves Silva Santos" w:date="2025-10-20T12:15:00Z" w16du:dateUtc="2025-10-20T11:15:00Z"/>
          <w:rFonts w:ascii="Garamond" w:eastAsia="Times New Roman" w:hAnsi="Garamond" w:cs="Times New Roman"/>
          <w:b/>
          <w:bCs/>
          <w:strike/>
          <w:color w:val="000000" w:themeColor="text1"/>
          <w:lang w:eastAsia="pt-PT"/>
        </w:rPr>
      </w:pPr>
    </w:p>
    <w:p w14:paraId="260E0071" w14:textId="77777777" w:rsidR="00BD43D0" w:rsidRPr="00974A9A" w:rsidRDefault="00BD43D0" w:rsidP="008759F1">
      <w:pPr>
        <w:spacing w:line="360" w:lineRule="auto"/>
        <w:jc w:val="center"/>
        <w:rPr>
          <w:ins w:id="2329" w:author="Susana Margarida Gonçalves Silva Santos" w:date="2025-10-20T12:15:00Z" w16du:dateUtc="2025-10-20T11:15:00Z"/>
          <w:rFonts w:ascii="Garamond" w:eastAsia="Times New Roman" w:hAnsi="Garamond" w:cs="Times New Roman"/>
          <w:b/>
          <w:bCs/>
          <w:strike/>
          <w:color w:val="000000" w:themeColor="text1"/>
          <w:lang w:eastAsia="pt-PT"/>
        </w:rPr>
      </w:pPr>
    </w:p>
    <w:p w14:paraId="6E966CD3" w14:textId="77777777" w:rsidR="00BD43D0" w:rsidRPr="00974A9A" w:rsidRDefault="00BD43D0" w:rsidP="008759F1">
      <w:pPr>
        <w:spacing w:line="360" w:lineRule="auto"/>
        <w:jc w:val="center"/>
        <w:rPr>
          <w:ins w:id="2330" w:author="Susana Margarida Gonçalves Silva Santos" w:date="2025-10-20T12:15:00Z" w16du:dateUtc="2025-10-20T11:15:00Z"/>
          <w:rFonts w:ascii="Garamond" w:eastAsia="Times New Roman" w:hAnsi="Garamond" w:cs="Times New Roman"/>
          <w:b/>
          <w:bCs/>
          <w:strike/>
          <w:color w:val="000000" w:themeColor="text1"/>
          <w:lang w:eastAsia="pt-PT"/>
        </w:rPr>
      </w:pPr>
    </w:p>
    <w:p w14:paraId="56154D78" w14:textId="77777777" w:rsidR="00BD43D0" w:rsidRPr="00974A9A" w:rsidRDefault="00BD43D0" w:rsidP="008759F1">
      <w:pPr>
        <w:spacing w:line="360" w:lineRule="auto"/>
        <w:jc w:val="center"/>
        <w:rPr>
          <w:ins w:id="2331" w:author="Susana Margarida Gonçalves Silva Santos" w:date="2025-10-20T12:15:00Z" w16du:dateUtc="2025-10-20T11:15:00Z"/>
          <w:rFonts w:ascii="Garamond" w:eastAsia="Times New Roman" w:hAnsi="Garamond" w:cs="Times New Roman"/>
          <w:b/>
          <w:bCs/>
          <w:strike/>
          <w:color w:val="000000" w:themeColor="text1"/>
          <w:lang w:eastAsia="pt-PT"/>
        </w:rPr>
      </w:pPr>
    </w:p>
    <w:p w14:paraId="1D90836F" w14:textId="77777777" w:rsidR="00BD43D0" w:rsidRPr="00974A9A" w:rsidRDefault="00BD43D0" w:rsidP="008759F1">
      <w:pPr>
        <w:spacing w:line="360" w:lineRule="auto"/>
        <w:jc w:val="center"/>
        <w:rPr>
          <w:ins w:id="2332" w:author="Susana Margarida Gonçalves Silva Santos" w:date="2025-10-20T12:15:00Z" w16du:dateUtc="2025-10-20T11:15:00Z"/>
          <w:rFonts w:ascii="Garamond" w:eastAsia="Times New Roman" w:hAnsi="Garamond" w:cs="Times New Roman"/>
          <w:b/>
          <w:bCs/>
          <w:strike/>
          <w:color w:val="000000" w:themeColor="text1"/>
          <w:lang w:eastAsia="pt-PT"/>
        </w:rPr>
      </w:pPr>
    </w:p>
    <w:p w14:paraId="23C1FF25" w14:textId="4253CC14" w:rsidR="003D15F2" w:rsidRPr="00974A9A" w:rsidRDefault="003D15F2" w:rsidP="008759F1">
      <w:pPr>
        <w:spacing w:line="360" w:lineRule="auto"/>
        <w:jc w:val="center"/>
        <w:rPr>
          <w:rFonts w:ascii="Garamond" w:eastAsia="Times New Roman" w:hAnsi="Garamond" w:cs="Times New Roman"/>
          <w:strike/>
          <w:lang w:eastAsia="pt-PT"/>
        </w:rPr>
      </w:pPr>
      <w:r w:rsidRPr="00974A9A">
        <w:rPr>
          <w:rFonts w:ascii="Garamond" w:eastAsia="Times New Roman" w:hAnsi="Garamond" w:cs="Times New Roman"/>
          <w:b/>
          <w:bCs/>
          <w:strike/>
          <w:color w:val="000000" w:themeColor="text1"/>
          <w:lang w:eastAsia="pt-PT"/>
        </w:rPr>
        <w:t>Artigo 1</w:t>
      </w:r>
      <w:r w:rsidR="00CF240F" w:rsidRPr="00974A9A">
        <w:rPr>
          <w:rFonts w:ascii="Garamond" w:eastAsia="Times New Roman" w:hAnsi="Garamond" w:cs="Times New Roman"/>
          <w:b/>
          <w:bCs/>
          <w:strike/>
          <w:color w:val="000000" w:themeColor="text1"/>
          <w:lang w:eastAsia="pt-PT"/>
        </w:rPr>
        <w:t>1</w:t>
      </w:r>
      <w:r w:rsidR="00E47017" w:rsidRPr="00974A9A">
        <w:rPr>
          <w:rFonts w:ascii="Garamond" w:eastAsia="Times New Roman" w:hAnsi="Garamond" w:cs="Times New Roman"/>
          <w:b/>
          <w:bCs/>
          <w:strike/>
          <w:color w:val="000000" w:themeColor="text1"/>
          <w:lang w:eastAsia="pt-PT"/>
        </w:rPr>
        <w:t>9</w:t>
      </w:r>
      <w:r w:rsidRPr="00974A9A">
        <w:rPr>
          <w:rFonts w:ascii="Garamond" w:eastAsia="Times New Roman" w:hAnsi="Garamond" w:cs="Times New Roman"/>
          <w:b/>
          <w:bCs/>
          <w:strike/>
          <w:color w:val="000000" w:themeColor="text1"/>
          <w:lang w:eastAsia="pt-PT"/>
        </w:rPr>
        <w:t>.º</w:t>
      </w:r>
    </w:p>
    <w:p w14:paraId="6465ECA1" w14:textId="741F5595" w:rsidR="003D15F2" w:rsidRPr="00974A9A" w:rsidRDefault="7EF12E01" w:rsidP="00A95B79">
      <w:pPr>
        <w:spacing w:line="360" w:lineRule="auto"/>
        <w:jc w:val="center"/>
        <w:rPr>
          <w:rFonts w:ascii="Garamond" w:eastAsia="Times New Roman" w:hAnsi="Garamond" w:cs="Times New Roman"/>
          <w:strike/>
          <w:lang w:eastAsia="pt-PT"/>
        </w:rPr>
      </w:pPr>
      <w:r w:rsidRPr="00974A9A">
        <w:rPr>
          <w:rFonts w:ascii="Garamond" w:eastAsia="Times New Roman" w:hAnsi="Garamond" w:cs="Times New Roman"/>
          <w:strike/>
          <w:color w:val="000000" w:themeColor="text1"/>
          <w:lang w:eastAsia="pt-PT"/>
        </w:rPr>
        <w:t xml:space="preserve">Título profissional de treinador de cães </w:t>
      </w:r>
    </w:p>
    <w:p w14:paraId="204793C1" w14:textId="025715BB" w:rsidR="003D15F2" w:rsidRPr="00974A9A" w:rsidRDefault="003D15F2" w:rsidP="00A95B79">
      <w:pPr>
        <w:spacing w:line="360" w:lineRule="auto"/>
        <w:jc w:val="both"/>
        <w:rPr>
          <w:rFonts w:ascii="Garamond" w:eastAsia="Times New Roman" w:hAnsi="Garamond" w:cs="Times New Roman"/>
          <w:strike/>
          <w:lang w:eastAsia="pt-PT"/>
        </w:rPr>
      </w:pPr>
      <w:r w:rsidRPr="00974A9A">
        <w:rPr>
          <w:rFonts w:ascii="Garamond" w:eastAsia="Times New Roman" w:hAnsi="Garamond" w:cs="Times New Roman"/>
          <w:strike/>
          <w:color w:val="000000" w:themeColor="text1"/>
          <w:lang w:eastAsia="pt-PT"/>
        </w:rPr>
        <w:t xml:space="preserve"> 1 - O acesso e exercício da atividade de treinador de cães depende da obtenção do respetivo título profissional, emitido pel</w:t>
      </w:r>
      <w:r w:rsidR="00F07213" w:rsidRPr="00974A9A">
        <w:rPr>
          <w:rFonts w:ascii="Garamond" w:eastAsia="Times New Roman" w:hAnsi="Garamond" w:cs="Times New Roman"/>
          <w:strike/>
          <w:color w:val="000000" w:themeColor="text1"/>
          <w:lang w:eastAsia="pt-PT"/>
        </w:rPr>
        <w:t>a DGAV</w:t>
      </w:r>
      <w:r w:rsidRPr="00974A9A">
        <w:rPr>
          <w:rFonts w:ascii="Garamond" w:eastAsia="Times New Roman" w:hAnsi="Garamond" w:cs="Times New Roman"/>
          <w:strike/>
          <w:color w:val="000000" w:themeColor="text1"/>
          <w:lang w:eastAsia="pt-PT"/>
        </w:rPr>
        <w:t xml:space="preserve"> </w:t>
      </w:r>
    </w:p>
    <w:p w14:paraId="74FC0A2F" w14:textId="77777777" w:rsidR="003D15F2" w:rsidRPr="00974A9A" w:rsidRDefault="003D15F2" w:rsidP="00A95B79">
      <w:pPr>
        <w:spacing w:line="360" w:lineRule="auto"/>
        <w:jc w:val="both"/>
        <w:rPr>
          <w:rFonts w:ascii="Garamond" w:eastAsia="Times New Roman" w:hAnsi="Garamond" w:cs="Times New Roman"/>
          <w:strike/>
          <w:lang w:eastAsia="pt-PT"/>
        </w:rPr>
      </w:pPr>
      <w:r w:rsidRPr="00974A9A">
        <w:rPr>
          <w:rFonts w:ascii="Garamond" w:eastAsia="Times New Roman" w:hAnsi="Garamond" w:cs="Times New Roman"/>
          <w:strike/>
          <w:color w:val="000000" w:themeColor="text1"/>
          <w:lang w:eastAsia="pt-PT"/>
        </w:rPr>
        <w:t xml:space="preserve">2 - Sem prejuízo do disposto nos n.ºs 5 e 6, o requerente de título profissional deve reunir, cumulativamente, os seguintes requisitos: </w:t>
      </w:r>
    </w:p>
    <w:p w14:paraId="041F9A53" w14:textId="77777777" w:rsidR="003D15F2" w:rsidRPr="00974A9A" w:rsidRDefault="003D15F2" w:rsidP="00A95B79">
      <w:pPr>
        <w:spacing w:line="360" w:lineRule="auto"/>
        <w:jc w:val="both"/>
        <w:rPr>
          <w:rFonts w:ascii="Garamond" w:eastAsia="Times New Roman" w:hAnsi="Garamond" w:cs="Times New Roman"/>
          <w:strike/>
          <w:lang w:eastAsia="pt-PT"/>
        </w:rPr>
      </w:pPr>
      <w:r w:rsidRPr="00974A9A">
        <w:rPr>
          <w:rFonts w:ascii="Garamond" w:eastAsia="Times New Roman" w:hAnsi="Garamond" w:cs="Times New Roman"/>
          <w:strike/>
          <w:color w:val="000000" w:themeColor="text1"/>
          <w:lang w:eastAsia="pt-PT"/>
        </w:rPr>
        <w:t xml:space="preserve">a) Ser maior de idade e não estar interdito ou inabilitado, por decisão judicial, para gerir a sua pessoa e os seus bens; </w:t>
      </w:r>
    </w:p>
    <w:p w14:paraId="4B700F55" w14:textId="77777777" w:rsidR="003D15F2" w:rsidRPr="00974A9A" w:rsidRDefault="003D15F2" w:rsidP="00A95B79">
      <w:pPr>
        <w:spacing w:line="360" w:lineRule="auto"/>
        <w:jc w:val="both"/>
        <w:rPr>
          <w:rFonts w:ascii="Garamond" w:eastAsia="Times New Roman" w:hAnsi="Garamond" w:cs="Times New Roman"/>
          <w:strike/>
          <w:lang w:eastAsia="pt-PT"/>
        </w:rPr>
      </w:pPr>
      <w:r w:rsidRPr="00974A9A">
        <w:rPr>
          <w:rFonts w:ascii="Garamond" w:eastAsia="Times New Roman" w:hAnsi="Garamond" w:cs="Times New Roman"/>
          <w:strike/>
          <w:color w:val="000000" w:themeColor="text1"/>
          <w:lang w:eastAsia="pt-PT"/>
        </w:rPr>
        <w:t xml:space="preserve">b) Ter como habilitação mínima o 12.º ano de escolaridade ou equivalente; </w:t>
      </w:r>
    </w:p>
    <w:p w14:paraId="25091E07" w14:textId="17E5B5F3" w:rsidR="003D15F2" w:rsidRPr="00974A9A" w:rsidRDefault="003D15F2" w:rsidP="00A95B79">
      <w:pPr>
        <w:spacing w:line="360" w:lineRule="auto"/>
        <w:jc w:val="both"/>
        <w:rPr>
          <w:rFonts w:ascii="Garamond" w:eastAsia="Times New Roman" w:hAnsi="Garamond" w:cs="Times New Roman"/>
          <w:strike/>
          <w:lang w:eastAsia="pt-PT"/>
        </w:rPr>
      </w:pPr>
      <w:r w:rsidRPr="00974A9A">
        <w:rPr>
          <w:rFonts w:ascii="Garamond" w:eastAsia="Times New Roman" w:hAnsi="Garamond" w:cs="Times New Roman"/>
          <w:strike/>
          <w:color w:val="000000" w:themeColor="text1"/>
          <w:lang w:eastAsia="pt-PT"/>
        </w:rPr>
        <w:t xml:space="preserve">c) Apresentar certificado do registo criminal do qual resulte não ter sido o candidato à certificação de treinadores condenado, por sentença transitada em julgado, há menos de cinco anos, </w:t>
      </w:r>
      <w:r w:rsidR="00AA7A28" w:rsidRPr="00974A9A">
        <w:rPr>
          <w:rFonts w:ascii="Garamond" w:eastAsia="Times New Roman" w:hAnsi="Garamond" w:cs="Times New Roman"/>
          <w:strike/>
          <w:color w:val="000000" w:themeColor="text1"/>
          <w:lang w:eastAsia="pt-PT"/>
        </w:rPr>
        <w:t xml:space="preserve">por qualquer dos crimes previstos no presente decreto-lei, por crime de homicídio por negligência, por crime doloso contra a vida, a integridade física, a liberdade pessoal, a liberdade e autodeterminação sexual, a saúde pública ou a paz pública, tráfico de estupefacientes e substâncias psicotrópicas, tráfico de pessoas, tráfico de armas, crimes contra animais de companhia, ou por outro crime doloso cometido com uso de violência; </w:t>
      </w:r>
    </w:p>
    <w:p w14:paraId="69D1A677" w14:textId="77777777" w:rsidR="003D15F2" w:rsidRPr="00974A9A" w:rsidRDefault="003D15F2" w:rsidP="00A95B79">
      <w:pPr>
        <w:spacing w:line="360" w:lineRule="auto"/>
        <w:jc w:val="both"/>
        <w:rPr>
          <w:rFonts w:ascii="Garamond" w:eastAsia="Times New Roman" w:hAnsi="Garamond" w:cs="Times New Roman"/>
          <w:strike/>
          <w:lang w:eastAsia="pt-PT"/>
        </w:rPr>
      </w:pPr>
      <w:r w:rsidRPr="00974A9A">
        <w:rPr>
          <w:rFonts w:ascii="Garamond" w:eastAsia="Times New Roman" w:hAnsi="Garamond" w:cs="Times New Roman"/>
          <w:strike/>
          <w:color w:val="000000" w:themeColor="text1"/>
          <w:lang w:eastAsia="pt-PT"/>
        </w:rPr>
        <w:t xml:space="preserve">d) Ser detentor do certificado de qualificações referido no artigo seguinte. </w:t>
      </w:r>
    </w:p>
    <w:p w14:paraId="2AEC1EB7" w14:textId="3D5A0D20" w:rsidR="003D15F2" w:rsidRPr="00974A9A" w:rsidRDefault="178AD7F6" w:rsidP="00A95B79">
      <w:pPr>
        <w:spacing w:line="360" w:lineRule="auto"/>
        <w:jc w:val="both"/>
        <w:rPr>
          <w:rFonts w:ascii="Garamond" w:eastAsia="Times New Roman" w:hAnsi="Garamond" w:cs="Times New Roman"/>
          <w:strike/>
          <w:lang w:eastAsia="pt-PT"/>
        </w:rPr>
      </w:pPr>
      <w:r w:rsidRPr="00974A9A">
        <w:rPr>
          <w:rFonts w:ascii="Garamond" w:eastAsia="Times New Roman" w:hAnsi="Garamond" w:cs="Times New Roman"/>
          <w:strike/>
          <w:color w:val="000000" w:themeColor="text1"/>
          <w:lang w:eastAsia="pt-PT"/>
        </w:rPr>
        <w:t xml:space="preserve">3 - Para efeito da obtenção do título profissional de treinador de cães, o requerente de título profissional deve apresentar ao ICNF, I.P., um documento de identificação civil e o certificado do registo criminal. </w:t>
      </w:r>
    </w:p>
    <w:p w14:paraId="3F631325" w14:textId="70C0B481" w:rsidR="003D15F2" w:rsidRPr="00974A9A" w:rsidRDefault="178AD7F6" w:rsidP="00A95B79">
      <w:pPr>
        <w:spacing w:line="360" w:lineRule="auto"/>
        <w:jc w:val="both"/>
        <w:rPr>
          <w:rFonts w:ascii="Garamond" w:eastAsia="Times New Roman" w:hAnsi="Garamond" w:cs="Times New Roman"/>
          <w:strike/>
          <w:lang w:eastAsia="pt-PT"/>
        </w:rPr>
      </w:pPr>
      <w:r w:rsidRPr="00974A9A">
        <w:rPr>
          <w:rFonts w:ascii="Garamond" w:eastAsia="Times New Roman" w:hAnsi="Garamond" w:cs="Times New Roman"/>
          <w:strike/>
          <w:color w:val="000000" w:themeColor="text1"/>
          <w:lang w:eastAsia="pt-PT"/>
        </w:rPr>
        <w:t xml:space="preserve">4 </w:t>
      </w:r>
      <w:r w:rsidR="53EC1F03" w:rsidRPr="00974A9A">
        <w:rPr>
          <w:rFonts w:ascii="Garamond" w:eastAsia="Times New Roman" w:hAnsi="Garamond" w:cs="Times New Roman"/>
          <w:strike/>
          <w:color w:val="000000" w:themeColor="text1"/>
          <w:lang w:eastAsia="pt-PT"/>
        </w:rPr>
        <w:t>-</w:t>
      </w:r>
      <w:r w:rsidRPr="00974A9A">
        <w:rPr>
          <w:rFonts w:ascii="Garamond" w:eastAsia="Times New Roman" w:hAnsi="Garamond" w:cs="Times New Roman"/>
          <w:strike/>
          <w:color w:val="000000" w:themeColor="text1"/>
          <w:lang w:eastAsia="pt-PT"/>
        </w:rPr>
        <w:t xml:space="preserve"> </w:t>
      </w:r>
      <w:r w:rsidR="2101BB03" w:rsidRPr="00974A9A">
        <w:rPr>
          <w:rFonts w:ascii="Garamond" w:eastAsia="Times New Roman" w:hAnsi="Garamond" w:cs="Times New Roman"/>
          <w:strike/>
          <w:color w:val="000000" w:themeColor="text1"/>
          <w:lang w:eastAsia="pt-PT"/>
        </w:rPr>
        <w:t>O ICNF, I.P.,</w:t>
      </w:r>
      <w:r w:rsidRPr="00974A9A">
        <w:rPr>
          <w:rFonts w:ascii="Garamond" w:eastAsia="Times New Roman" w:hAnsi="Garamond" w:cs="Times New Roman"/>
          <w:strike/>
          <w:color w:val="000000" w:themeColor="text1"/>
          <w:lang w:eastAsia="pt-PT"/>
        </w:rPr>
        <w:t xml:space="preserve"> dispõe do prazo de 20 dias para decidir o requerimento referido no número anterior, após o que, na ausência de decisão, não há lugar a deferimento tácito, podendo o interessado obter a tutela adequada junto dos tribunais administrativos. </w:t>
      </w:r>
    </w:p>
    <w:p w14:paraId="56E242EA" w14:textId="7F36115B" w:rsidR="003D15F2" w:rsidRPr="00974A9A" w:rsidRDefault="178AD7F6" w:rsidP="00A95B79">
      <w:pPr>
        <w:spacing w:line="360" w:lineRule="auto"/>
        <w:jc w:val="both"/>
        <w:rPr>
          <w:rFonts w:ascii="Garamond" w:eastAsia="Times New Roman" w:hAnsi="Garamond" w:cs="Times New Roman"/>
          <w:strike/>
          <w:lang w:eastAsia="pt-PT"/>
        </w:rPr>
      </w:pPr>
      <w:r w:rsidRPr="00974A9A">
        <w:rPr>
          <w:rFonts w:ascii="Garamond" w:eastAsia="Times New Roman" w:hAnsi="Garamond" w:cs="Times New Roman"/>
          <w:strike/>
          <w:color w:val="000000" w:themeColor="text1"/>
          <w:lang w:eastAsia="pt-PT"/>
        </w:rPr>
        <w:t xml:space="preserve">5 - O treinador de cães nacional de Estado membro da União Europeia ou do Espaço Económico Europeu cujas qualificações tenham sido obtidas fora de Portugal e pretenda estabelecer-se em território nacional requer a emissão do seu título profissional ao ICNF, I.P., nos termos do artigo 47.º da Lei n.º 9/2009, de 4 de março, </w:t>
      </w:r>
      <w:r w:rsidR="226F83F6" w:rsidRPr="00974A9A">
        <w:rPr>
          <w:rFonts w:ascii="Garamond" w:eastAsia="Times New Roman" w:hAnsi="Garamond" w:cs="Times New Roman"/>
          <w:strike/>
          <w:color w:val="000000" w:themeColor="text1"/>
          <w:lang w:eastAsia="pt-PT"/>
        </w:rPr>
        <w:t>alterada pela Lei n.º 31/2021, de 24 de maio</w:t>
      </w:r>
      <w:r w:rsidRPr="00974A9A">
        <w:rPr>
          <w:rFonts w:ascii="Garamond" w:eastAsia="Times New Roman" w:hAnsi="Garamond" w:cs="Times New Roman"/>
          <w:strike/>
          <w:color w:val="000000" w:themeColor="text1"/>
          <w:lang w:eastAsia="pt-PT"/>
        </w:rPr>
        <w:t xml:space="preserve">, comprovando adicionalmente os requisitos referidos nas alíneas a) e c) do n.º 2. </w:t>
      </w:r>
    </w:p>
    <w:p w14:paraId="412DE7FE" w14:textId="5CE56774" w:rsidR="003D15F2" w:rsidRPr="00974A9A" w:rsidRDefault="003D15F2" w:rsidP="00A95B79">
      <w:pPr>
        <w:spacing w:line="360" w:lineRule="auto"/>
        <w:jc w:val="both"/>
        <w:rPr>
          <w:rFonts w:ascii="Garamond" w:eastAsia="Times New Roman" w:hAnsi="Garamond" w:cs="Times New Roman"/>
          <w:strike/>
          <w:lang w:eastAsia="pt-PT"/>
        </w:rPr>
      </w:pPr>
      <w:r w:rsidRPr="00974A9A">
        <w:rPr>
          <w:rFonts w:ascii="Garamond" w:eastAsia="Times New Roman" w:hAnsi="Garamond" w:cs="Times New Roman"/>
          <w:strike/>
          <w:color w:val="000000" w:themeColor="text1"/>
          <w:lang w:eastAsia="pt-PT"/>
        </w:rPr>
        <w:t xml:space="preserve">6 - Os profissionais provenientes de outro Estado membro da União Europeia ou do Espaço Económico Europeu que pretendam exercer a atividade de treino de cães em território nacional em regime de livre prestação de serviços ficam sujeitos à verificação prévia de qualificações constante do artigo 6.º da Lei n.º 9/2009, de 4 de março, alterada pela </w:t>
      </w:r>
      <w:r w:rsidR="00054C76" w:rsidRPr="00974A9A">
        <w:rPr>
          <w:rFonts w:ascii="Garamond" w:eastAsia="Times New Roman" w:hAnsi="Garamond" w:cs="Times New Roman"/>
          <w:strike/>
          <w:color w:val="000000" w:themeColor="text1"/>
          <w:lang w:eastAsia="pt-PT"/>
        </w:rPr>
        <w:t>Lei n.º 31/2021, de 24 de maio</w:t>
      </w:r>
      <w:r w:rsidRPr="00974A9A">
        <w:rPr>
          <w:rFonts w:ascii="Garamond" w:eastAsia="Times New Roman" w:hAnsi="Garamond" w:cs="Times New Roman"/>
          <w:strike/>
          <w:color w:val="000000" w:themeColor="text1"/>
          <w:lang w:eastAsia="pt-PT"/>
        </w:rPr>
        <w:t>.</w:t>
      </w:r>
    </w:p>
    <w:p w14:paraId="7745CFA8" w14:textId="1F877C52" w:rsidR="003D15F2" w:rsidRPr="00974A9A" w:rsidRDefault="003D15F2" w:rsidP="008759F1">
      <w:pPr>
        <w:spacing w:line="360" w:lineRule="auto"/>
        <w:jc w:val="center"/>
        <w:rPr>
          <w:rFonts w:ascii="Garamond" w:eastAsia="Times New Roman" w:hAnsi="Garamond" w:cs="Times New Roman"/>
          <w:strike/>
          <w:lang w:eastAsia="pt-PT"/>
        </w:rPr>
      </w:pPr>
      <w:r w:rsidRPr="00974A9A">
        <w:rPr>
          <w:rFonts w:ascii="Garamond" w:eastAsia="Times New Roman" w:hAnsi="Garamond" w:cs="Times New Roman"/>
          <w:b/>
          <w:bCs/>
          <w:strike/>
          <w:color w:val="000000" w:themeColor="text1"/>
          <w:lang w:eastAsia="pt-PT"/>
        </w:rPr>
        <w:t>Artigo 1</w:t>
      </w:r>
      <w:r w:rsidR="00E47017" w:rsidRPr="00974A9A">
        <w:rPr>
          <w:rFonts w:ascii="Garamond" w:eastAsia="Times New Roman" w:hAnsi="Garamond" w:cs="Times New Roman"/>
          <w:b/>
          <w:bCs/>
          <w:strike/>
          <w:color w:val="000000" w:themeColor="text1"/>
          <w:lang w:eastAsia="pt-PT"/>
        </w:rPr>
        <w:t>20</w:t>
      </w:r>
      <w:r w:rsidRPr="00974A9A">
        <w:rPr>
          <w:rFonts w:ascii="Garamond" w:eastAsia="Times New Roman" w:hAnsi="Garamond" w:cs="Times New Roman"/>
          <w:b/>
          <w:bCs/>
          <w:strike/>
          <w:color w:val="000000" w:themeColor="text1"/>
          <w:lang w:eastAsia="pt-PT"/>
        </w:rPr>
        <w:t>.º</w:t>
      </w:r>
    </w:p>
    <w:p w14:paraId="4C3C645B" w14:textId="77777777" w:rsidR="003D15F2" w:rsidRPr="00974A9A" w:rsidRDefault="003D15F2" w:rsidP="00A95B79">
      <w:pPr>
        <w:spacing w:line="360" w:lineRule="auto"/>
        <w:jc w:val="center"/>
        <w:rPr>
          <w:rFonts w:ascii="Garamond" w:eastAsia="Times New Roman" w:hAnsi="Garamond" w:cs="Times New Roman"/>
          <w:strike/>
          <w:lang w:eastAsia="pt-PT"/>
        </w:rPr>
      </w:pPr>
      <w:r w:rsidRPr="00974A9A">
        <w:rPr>
          <w:rFonts w:ascii="Garamond" w:eastAsia="Times New Roman" w:hAnsi="Garamond" w:cs="Times New Roman"/>
          <w:strike/>
          <w:color w:val="000000" w:themeColor="text1"/>
          <w:lang w:eastAsia="pt-PT"/>
        </w:rPr>
        <w:t>Certificado de qualificações</w:t>
      </w:r>
    </w:p>
    <w:p w14:paraId="6E32E7B5" w14:textId="30123C53" w:rsidR="003D15F2" w:rsidRPr="00974A9A" w:rsidRDefault="18EEC6FB" w:rsidP="00A95B79">
      <w:pPr>
        <w:spacing w:line="360" w:lineRule="auto"/>
        <w:jc w:val="both"/>
        <w:rPr>
          <w:rFonts w:ascii="Garamond" w:eastAsia="Times New Roman" w:hAnsi="Garamond" w:cs="Times New Roman"/>
          <w:strike/>
          <w:lang w:eastAsia="pt-PT"/>
        </w:rPr>
      </w:pPr>
      <w:r w:rsidRPr="00974A9A">
        <w:rPr>
          <w:rFonts w:ascii="Garamond" w:eastAsia="Times New Roman" w:hAnsi="Garamond" w:cs="Times New Roman"/>
          <w:strike/>
          <w:color w:val="000000" w:themeColor="text1"/>
          <w:lang w:eastAsia="pt-PT"/>
        </w:rPr>
        <w:t xml:space="preserve"> 1 - O certificado de qualificações de treinador de cães</w:t>
      </w:r>
      <w:r w:rsidR="4D58F29D" w:rsidRPr="00974A9A">
        <w:rPr>
          <w:rFonts w:ascii="Garamond" w:eastAsia="Times New Roman" w:hAnsi="Garamond" w:cs="Times New Roman"/>
          <w:strike/>
          <w:color w:val="000000" w:themeColor="text1"/>
          <w:lang w:eastAsia="pt-PT"/>
        </w:rPr>
        <w:t>,</w:t>
      </w:r>
      <w:r w:rsidRPr="00974A9A">
        <w:rPr>
          <w:rFonts w:ascii="Garamond" w:eastAsia="Times New Roman" w:hAnsi="Garamond" w:cs="Times New Roman"/>
          <w:strike/>
          <w:color w:val="000000" w:themeColor="text1"/>
          <w:lang w:eastAsia="pt-PT"/>
        </w:rPr>
        <w:t xml:space="preserve"> referido na alínea d) do n.º 2 do artigo anterior, é emitido por </w:t>
      </w:r>
      <w:commentRangeStart w:id="2333"/>
      <w:r w:rsidRPr="00974A9A">
        <w:rPr>
          <w:rFonts w:ascii="Garamond" w:eastAsia="Times New Roman" w:hAnsi="Garamond" w:cs="Times New Roman"/>
          <w:strike/>
          <w:color w:val="000000" w:themeColor="text1"/>
          <w:lang w:eastAsia="pt-PT"/>
        </w:rPr>
        <w:t>entidade certificadora</w:t>
      </w:r>
      <w:commentRangeEnd w:id="2333"/>
      <w:r w:rsidR="003D15F2" w:rsidRPr="00974A9A">
        <w:rPr>
          <w:rStyle w:val="CommentReference"/>
          <w:rFonts w:ascii="Garamond" w:eastAsia="Times New Roman" w:hAnsi="Garamond" w:cs="Times New Roman"/>
          <w:strike/>
          <w:color w:val="000000" w:themeColor="text1"/>
          <w:sz w:val="24"/>
          <w:szCs w:val="24"/>
          <w:lang w:eastAsia="pt-PT"/>
        </w:rPr>
        <w:commentReference w:id="2333"/>
      </w:r>
      <w:r w:rsidRPr="00974A9A">
        <w:rPr>
          <w:rFonts w:ascii="Garamond" w:eastAsia="Times New Roman" w:hAnsi="Garamond" w:cs="Times New Roman"/>
          <w:strike/>
          <w:color w:val="000000" w:themeColor="text1"/>
          <w:lang w:eastAsia="pt-PT"/>
        </w:rPr>
        <w:t xml:space="preserve">, após aprovação em provas teóricas e práticas através das quais o candidato demonstre a sua habilitação técnica para influenciar e adaptar o carácter do canídeo, </w:t>
      </w:r>
      <w:r w:rsidR="4D58F29D" w:rsidRPr="00974A9A">
        <w:rPr>
          <w:rFonts w:ascii="Garamond" w:eastAsia="Times New Roman" w:hAnsi="Garamond" w:cs="Times New Roman"/>
          <w:strike/>
          <w:color w:val="000000" w:themeColor="text1"/>
          <w:lang w:eastAsia="pt-PT"/>
        </w:rPr>
        <w:t>com base em métodos de reforço positivo, de forma a garantir uma detenção responsável, bem como a vinculação e integração positiva com o detentor e o meio ambiente, promovendo o bem-estar animal e a segurança de pessoas, outros animais e bens</w:t>
      </w:r>
      <w:r w:rsidRPr="00974A9A">
        <w:rPr>
          <w:rFonts w:ascii="Garamond" w:eastAsia="Times New Roman" w:hAnsi="Garamond" w:cs="Times New Roman"/>
          <w:strike/>
          <w:color w:val="000000" w:themeColor="text1"/>
          <w:lang w:eastAsia="pt-PT"/>
        </w:rPr>
        <w:t xml:space="preserve">, devendo ser dado conhecimento do certificado ao ICNF, I.P, no prazo máximo de 10 dias. </w:t>
      </w:r>
    </w:p>
    <w:p w14:paraId="31F00BB5" w14:textId="3F8AB8EE" w:rsidR="003D15F2" w:rsidRPr="00974A9A" w:rsidRDefault="003D15F2" w:rsidP="00A95B79">
      <w:pPr>
        <w:spacing w:line="360" w:lineRule="auto"/>
        <w:jc w:val="both"/>
        <w:rPr>
          <w:rFonts w:ascii="Garamond" w:eastAsia="Times New Roman" w:hAnsi="Garamond" w:cs="Times New Roman"/>
          <w:strike/>
          <w:lang w:eastAsia="pt-PT"/>
        </w:rPr>
      </w:pPr>
      <w:r w:rsidRPr="00974A9A">
        <w:rPr>
          <w:rFonts w:ascii="Garamond" w:eastAsia="Times New Roman" w:hAnsi="Garamond" w:cs="Times New Roman"/>
          <w:strike/>
          <w:color w:val="000000" w:themeColor="text1"/>
          <w:lang w:eastAsia="pt-PT"/>
        </w:rPr>
        <w:t xml:space="preserve">2 - As provas teóricas referidas no número anterior devem incidir sobre comportamento animal, metodologia de treino, aprendizagem e extinção de comportamentos, devendo a avaliação prática fazer-se com a presença de animal próprio ou de terceiros, sempre devidamente identificado, para que cada cão só possa realizar a prova com um candidato. </w:t>
      </w:r>
    </w:p>
    <w:p w14:paraId="60FDE975" w14:textId="74C33DE0" w:rsidR="003D15F2" w:rsidRDefault="178AD7F6" w:rsidP="00A95B79">
      <w:pPr>
        <w:spacing w:line="360" w:lineRule="auto"/>
        <w:jc w:val="both"/>
        <w:rPr>
          <w:ins w:id="2334" w:author="Susana Margarida Gonçalves Silva Santos" w:date="2025-10-20T12:22:00Z" w16du:dateUtc="2025-10-20T11:22:00Z"/>
          <w:rFonts w:ascii="Garamond" w:eastAsia="Times New Roman" w:hAnsi="Garamond" w:cs="Times New Roman"/>
          <w:strike/>
          <w:color w:val="000000" w:themeColor="text1"/>
          <w:lang w:eastAsia="pt-PT"/>
        </w:rPr>
      </w:pPr>
      <w:r w:rsidRPr="00974A9A">
        <w:rPr>
          <w:rFonts w:ascii="Garamond" w:eastAsia="Times New Roman" w:hAnsi="Garamond" w:cs="Times New Roman"/>
          <w:strike/>
          <w:color w:val="000000" w:themeColor="text1"/>
          <w:lang w:eastAsia="pt-PT"/>
        </w:rPr>
        <w:t xml:space="preserve">3 - A certificação das entidades certificadoras, o modelo de provas e a avaliação dos candidatos são definidos por portaria do membro do Governo responsável pela área da </w:t>
      </w:r>
      <w:r w:rsidR="75975CD4" w:rsidRPr="00974A9A">
        <w:rPr>
          <w:rFonts w:ascii="Garamond" w:eastAsia="Times New Roman" w:hAnsi="Garamond" w:cs="Times New Roman"/>
          <w:strike/>
          <w:color w:val="000000" w:themeColor="text1"/>
          <w:lang w:eastAsia="pt-PT"/>
        </w:rPr>
        <w:t>conservação da natureza</w:t>
      </w:r>
      <w:r w:rsidRPr="00974A9A">
        <w:rPr>
          <w:rFonts w:ascii="Garamond" w:eastAsia="Times New Roman" w:hAnsi="Garamond" w:cs="Times New Roman"/>
          <w:strike/>
          <w:color w:val="000000" w:themeColor="text1"/>
          <w:lang w:eastAsia="pt-PT"/>
        </w:rPr>
        <w:t>.</w:t>
      </w:r>
    </w:p>
    <w:p w14:paraId="4844C05F" w14:textId="77777777" w:rsidR="00A26EF4" w:rsidRDefault="00A26EF4" w:rsidP="00A95B79">
      <w:pPr>
        <w:spacing w:line="360" w:lineRule="auto"/>
        <w:jc w:val="both"/>
        <w:rPr>
          <w:ins w:id="2335" w:author="Susana Margarida Gonçalves Silva Santos" w:date="2025-10-20T12:22:00Z" w16du:dateUtc="2025-10-20T11:22:00Z"/>
          <w:rFonts w:ascii="Garamond" w:eastAsia="Times New Roman" w:hAnsi="Garamond" w:cs="Times New Roman"/>
          <w:strike/>
          <w:color w:val="000000" w:themeColor="text1"/>
          <w:lang w:eastAsia="pt-PT"/>
        </w:rPr>
      </w:pPr>
    </w:p>
    <w:p w14:paraId="54FCA026" w14:textId="77777777" w:rsidR="00A26EF4" w:rsidRDefault="00A26EF4" w:rsidP="00A95B79">
      <w:pPr>
        <w:spacing w:line="360" w:lineRule="auto"/>
        <w:jc w:val="both"/>
        <w:rPr>
          <w:ins w:id="2336" w:author="Susana Margarida Gonçalves Silva Santos" w:date="2025-10-20T12:22:00Z" w16du:dateUtc="2025-10-20T11:22:00Z"/>
          <w:rFonts w:ascii="Garamond" w:eastAsia="Times New Roman" w:hAnsi="Garamond" w:cs="Times New Roman"/>
          <w:strike/>
          <w:color w:val="000000" w:themeColor="text1"/>
          <w:lang w:eastAsia="pt-PT"/>
        </w:rPr>
      </w:pPr>
    </w:p>
    <w:p w14:paraId="2708600E" w14:textId="77777777" w:rsidR="00A26EF4" w:rsidRPr="00974A9A" w:rsidRDefault="00A26EF4" w:rsidP="00A95B79">
      <w:pPr>
        <w:spacing w:line="360" w:lineRule="auto"/>
        <w:jc w:val="both"/>
        <w:rPr>
          <w:rFonts w:ascii="Garamond" w:eastAsia="Times New Roman" w:hAnsi="Garamond" w:cs="Times New Roman"/>
          <w:strike/>
          <w:lang w:eastAsia="pt-PT"/>
        </w:rPr>
      </w:pPr>
    </w:p>
    <w:p w14:paraId="6B9D664D" w14:textId="062C0FB4" w:rsidR="003D15F2" w:rsidRPr="00974A9A" w:rsidRDefault="003D15F2" w:rsidP="008759F1">
      <w:pPr>
        <w:spacing w:line="360" w:lineRule="auto"/>
        <w:jc w:val="center"/>
        <w:rPr>
          <w:rFonts w:ascii="Garamond" w:eastAsia="Times New Roman" w:hAnsi="Garamond" w:cs="Times New Roman"/>
          <w:strike/>
          <w:lang w:eastAsia="pt-PT"/>
        </w:rPr>
      </w:pPr>
      <w:r w:rsidRPr="00974A9A">
        <w:rPr>
          <w:rFonts w:ascii="Garamond" w:eastAsia="Times New Roman" w:hAnsi="Garamond" w:cs="Times New Roman"/>
          <w:b/>
          <w:bCs/>
          <w:strike/>
          <w:color w:val="000000" w:themeColor="text1"/>
          <w:lang w:eastAsia="pt-PT"/>
        </w:rPr>
        <w:t>Artigo 1</w:t>
      </w:r>
      <w:r w:rsidR="00E47017" w:rsidRPr="00974A9A">
        <w:rPr>
          <w:rFonts w:ascii="Garamond" w:eastAsia="Times New Roman" w:hAnsi="Garamond" w:cs="Times New Roman"/>
          <w:b/>
          <w:bCs/>
          <w:strike/>
          <w:color w:val="000000" w:themeColor="text1"/>
          <w:lang w:eastAsia="pt-PT"/>
        </w:rPr>
        <w:t>21</w:t>
      </w:r>
      <w:r w:rsidRPr="00974A9A">
        <w:rPr>
          <w:rFonts w:ascii="Garamond" w:eastAsia="Times New Roman" w:hAnsi="Garamond" w:cs="Times New Roman"/>
          <w:b/>
          <w:bCs/>
          <w:strike/>
          <w:color w:val="000000" w:themeColor="text1"/>
          <w:lang w:eastAsia="pt-PT"/>
        </w:rPr>
        <w:t>.º</w:t>
      </w:r>
    </w:p>
    <w:p w14:paraId="106A8D9D" w14:textId="77DCB46A" w:rsidR="003D15F2" w:rsidRPr="00974A9A" w:rsidRDefault="003D15F2" w:rsidP="00A95B79">
      <w:pPr>
        <w:spacing w:line="360" w:lineRule="auto"/>
        <w:jc w:val="center"/>
        <w:rPr>
          <w:rFonts w:ascii="Garamond" w:eastAsia="Times New Roman" w:hAnsi="Garamond" w:cs="Times New Roman"/>
          <w:strike/>
          <w:lang w:eastAsia="pt-PT"/>
        </w:rPr>
      </w:pPr>
      <w:r w:rsidRPr="00974A9A">
        <w:rPr>
          <w:rFonts w:ascii="Garamond" w:eastAsia="Times New Roman" w:hAnsi="Garamond" w:cs="Times New Roman"/>
          <w:strike/>
          <w:color w:val="000000" w:themeColor="text1"/>
          <w:lang w:eastAsia="pt-PT"/>
        </w:rPr>
        <w:t xml:space="preserve">Lista de treinadores de cães </w:t>
      </w:r>
    </w:p>
    <w:p w14:paraId="19AFAE5E" w14:textId="0121265F" w:rsidR="003D15F2" w:rsidRPr="00974A9A" w:rsidRDefault="178AD7F6" w:rsidP="00A95B79">
      <w:pPr>
        <w:spacing w:line="360" w:lineRule="auto"/>
        <w:jc w:val="both"/>
        <w:rPr>
          <w:rFonts w:ascii="Garamond" w:eastAsia="Times New Roman" w:hAnsi="Garamond" w:cs="Times New Roman"/>
          <w:strike/>
          <w:lang w:eastAsia="pt-PT"/>
        </w:rPr>
      </w:pPr>
      <w:r w:rsidRPr="00974A9A">
        <w:rPr>
          <w:rFonts w:ascii="Garamond" w:eastAsia="Times New Roman" w:hAnsi="Garamond" w:cs="Times New Roman"/>
          <w:strike/>
          <w:color w:val="000000" w:themeColor="text1"/>
          <w:lang w:eastAsia="pt-PT"/>
        </w:rPr>
        <w:t xml:space="preserve"> 1 - A emissão do título profissional, nos termos do disposto no artigo 1</w:t>
      </w:r>
      <w:r w:rsidR="7A254C3F" w:rsidRPr="00974A9A">
        <w:rPr>
          <w:rFonts w:ascii="Garamond" w:eastAsia="Times New Roman" w:hAnsi="Garamond" w:cs="Times New Roman"/>
          <w:strike/>
          <w:color w:val="000000" w:themeColor="text1"/>
          <w:lang w:eastAsia="pt-PT"/>
        </w:rPr>
        <w:t>19</w:t>
      </w:r>
      <w:r w:rsidRPr="00974A9A">
        <w:rPr>
          <w:rFonts w:ascii="Garamond" w:eastAsia="Times New Roman" w:hAnsi="Garamond" w:cs="Times New Roman"/>
          <w:strike/>
          <w:color w:val="000000" w:themeColor="text1"/>
          <w:lang w:eastAsia="pt-PT"/>
        </w:rPr>
        <w:t xml:space="preserve">.º, determina a inscrição automática na lista de treinadores disponível no sítio na Internet do ICNF, I.P.. </w:t>
      </w:r>
    </w:p>
    <w:p w14:paraId="03C103AD" w14:textId="0327C0C3" w:rsidR="003D15F2" w:rsidRPr="00974A9A" w:rsidRDefault="178AD7F6" w:rsidP="00A95B79">
      <w:pPr>
        <w:spacing w:line="360" w:lineRule="auto"/>
        <w:jc w:val="both"/>
        <w:rPr>
          <w:rFonts w:ascii="Garamond" w:eastAsia="Times New Roman" w:hAnsi="Garamond" w:cs="Times New Roman"/>
          <w:strike/>
          <w:lang w:eastAsia="pt-PT"/>
        </w:rPr>
      </w:pPr>
      <w:r w:rsidRPr="00974A9A">
        <w:rPr>
          <w:rFonts w:ascii="Garamond" w:eastAsia="Times New Roman" w:hAnsi="Garamond" w:cs="Times New Roman"/>
          <w:strike/>
          <w:color w:val="000000" w:themeColor="text1"/>
          <w:lang w:eastAsia="pt-PT"/>
        </w:rPr>
        <w:t>2 – O ICNF, I.P., mantém atualizada a lista referida no número anterior, cuja base de dados deve respeitar o disposto no Regulamento G</w:t>
      </w:r>
      <w:r w:rsidR="16457237" w:rsidRPr="00974A9A">
        <w:rPr>
          <w:rFonts w:ascii="Garamond" w:eastAsia="Times New Roman" w:hAnsi="Garamond" w:cs="Times New Roman"/>
          <w:strike/>
          <w:color w:val="000000" w:themeColor="text1"/>
          <w:lang w:eastAsia="pt-PT"/>
        </w:rPr>
        <w:t>e</w:t>
      </w:r>
      <w:r w:rsidRPr="00974A9A">
        <w:rPr>
          <w:rFonts w:ascii="Garamond" w:eastAsia="Times New Roman" w:hAnsi="Garamond" w:cs="Times New Roman"/>
          <w:strike/>
          <w:color w:val="000000" w:themeColor="text1"/>
          <w:lang w:eastAsia="pt-PT"/>
        </w:rPr>
        <w:t>ral de Proteção de Dados.</w:t>
      </w:r>
    </w:p>
    <w:p w14:paraId="6050B798" w14:textId="16E0A676" w:rsidR="003D15F2" w:rsidRPr="00974A9A" w:rsidRDefault="003D15F2" w:rsidP="008759F1">
      <w:pPr>
        <w:spacing w:line="360" w:lineRule="auto"/>
        <w:jc w:val="center"/>
        <w:rPr>
          <w:rFonts w:ascii="Garamond" w:eastAsia="Times New Roman" w:hAnsi="Garamond" w:cs="Times New Roman"/>
          <w:strike/>
          <w:lang w:eastAsia="pt-PT"/>
        </w:rPr>
      </w:pPr>
      <w:r w:rsidRPr="00974A9A">
        <w:rPr>
          <w:rFonts w:ascii="Garamond" w:eastAsia="Times New Roman" w:hAnsi="Garamond" w:cs="Times New Roman"/>
          <w:b/>
          <w:bCs/>
          <w:strike/>
          <w:color w:val="000000" w:themeColor="text1"/>
          <w:lang w:eastAsia="pt-PT"/>
        </w:rPr>
        <w:t>Artigo 1</w:t>
      </w:r>
      <w:r w:rsidR="00E47017" w:rsidRPr="00974A9A">
        <w:rPr>
          <w:rFonts w:ascii="Garamond" w:eastAsia="Times New Roman" w:hAnsi="Garamond" w:cs="Times New Roman"/>
          <w:b/>
          <w:bCs/>
          <w:strike/>
          <w:color w:val="000000" w:themeColor="text1"/>
          <w:lang w:eastAsia="pt-PT"/>
        </w:rPr>
        <w:t>22</w:t>
      </w:r>
      <w:r w:rsidRPr="00974A9A">
        <w:rPr>
          <w:rFonts w:ascii="Garamond" w:eastAsia="Times New Roman" w:hAnsi="Garamond" w:cs="Times New Roman"/>
          <w:b/>
          <w:bCs/>
          <w:strike/>
          <w:color w:val="000000" w:themeColor="text1"/>
          <w:lang w:eastAsia="pt-PT"/>
        </w:rPr>
        <w:t>.º</w:t>
      </w:r>
    </w:p>
    <w:p w14:paraId="13A024AD" w14:textId="77777777" w:rsidR="003D15F2" w:rsidRPr="00974A9A" w:rsidRDefault="003D15F2" w:rsidP="00A95B79">
      <w:pPr>
        <w:spacing w:line="360" w:lineRule="auto"/>
        <w:jc w:val="center"/>
        <w:rPr>
          <w:rFonts w:ascii="Garamond" w:eastAsia="Times New Roman" w:hAnsi="Garamond" w:cs="Times New Roman"/>
          <w:strike/>
          <w:lang w:eastAsia="pt-PT"/>
        </w:rPr>
      </w:pPr>
      <w:r w:rsidRPr="00974A9A">
        <w:rPr>
          <w:rFonts w:ascii="Garamond" w:eastAsia="Times New Roman" w:hAnsi="Garamond" w:cs="Times New Roman"/>
          <w:strike/>
          <w:color w:val="000000" w:themeColor="text1"/>
          <w:lang w:eastAsia="pt-PT"/>
        </w:rPr>
        <w:t>Obrigações dos treinadores</w:t>
      </w:r>
    </w:p>
    <w:p w14:paraId="37143914" w14:textId="402DBC79" w:rsidR="003D15F2" w:rsidRPr="00974A9A" w:rsidRDefault="003D15F2" w:rsidP="00A95B79">
      <w:pPr>
        <w:spacing w:line="360" w:lineRule="auto"/>
        <w:jc w:val="both"/>
        <w:rPr>
          <w:rFonts w:ascii="Garamond" w:eastAsia="Times New Roman" w:hAnsi="Garamond" w:cs="Times New Roman"/>
          <w:strike/>
          <w:lang w:eastAsia="pt-PT"/>
        </w:rPr>
      </w:pPr>
      <w:r w:rsidRPr="00974A9A">
        <w:rPr>
          <w:rFonts w:ascii="Garamond" w:eastAsia="Times New Roman" w:hAnsi="Garamond" w:cs="Times New Roman"/>
          <w:strike/>
          <w:color w:val="000000" w:themeColor="text1"/>
          <w:lang w:eastAsia="pt-PT"/>
        </w:rPr>
        <w:t xml:space="preserve"> 1 - Os treinadores de cães devem manter, pelo prazo mínimo de 10 anos, e disponibilizar às entidades fiscalizadoras, sempre que solicitado, um registo contendo: </w:t>
      </w:r>
    </w:p>
    <w:p w14:paraId="1DDE8737" w14:textId="77777777" w:rsidR="003D15F2" w:rsidRPr="00974A9A" w:rsidRDefault="003D15F2" w:rsidP="00A95B79">
      <w:pPr>
        <w:spacing w:line="360" w:lineRule="auto"/>
        <w:jc w:val="both"/>
        <w:rPr>
          <w:rFonts w:ascii="Garamond" w:eastAsia="Times New Roman" w:hAnsi="Garamond" w:cs="Times New Roman"/>
          <w:strike/>
          <w:lang w:eastAsia="pt-PT"/>
        </w:rPr>
      </w:pPr>
      <w:r w:rsidRPr="00974A9A">
        <w:rPr>
          <w:rFonts w:ascii="Garamond" w:eastAsia="Times New Roman" w:hAnsi="Garamond" w:cs="Times New Roman"/>
          <w:strike/>
          <w:color w:val="000000" w:themeColor="text1"/>
          <w:lang w:eastAsia="pt-PT"/>
        </w:rPr>
        <w:t xml:space="preserve">a) A identificação dos animais submetidos a treino, com a indicação do motivo, das datas de início e conclusão do treino e respetivos resultados; </w:t>
      </w:r>
    </w:p>
    <w:p w14:paraId="7CF61661" w14:textId="77777777" w:rsidR="003D15F2" w:rsidRPr="00974A9A" w:rsidRDefault="003D15F2" w:rsidP="00A95B79">
      <w:pPr>
        <w:spacing w:line="360" w:lineRule="auto"/>
        <w:jc w:val="both"/>
        <w:rPr>
          <w:rFonts w:ascii="Garamond" w:eastAsia="Times New Roman" w:hAnsi="Garamond" w:cs="Times New Roman"/>
          <w:strike/>
          <w:lang w:eastAsia="pt-PT"/>
        </w:rPr>
      </w:pPr>
      <w:r w:rsidRPr="00974A9A">
        <w:rPr>
          <w:rFonts w:ascii="Garamond" w:eastAsia="Times New Roman" w:hAnsi="Garamond" w:cs="Times New Roman"/>
          <w:strike/>
          <w:color w:val="000000" w:themeColor="text1"/>
          <w:lang w:eastAsia="pt-PT"/>
        </w:rPr>
        <w:t xml:space="preserve">b) A identificação dos seus detentores, com indicação dos nomes e moradas; </w:t>
      </w:r>
    </w:p>
    <w:p w14:paraId="07C5796F" w14:textId="2979C38A" w:rsidR="003D15F2" w:rsidRPr="00974A9A" w:rsidRDefault="003D15F2" w:rsidP="00A95B79">
      <w:pPr>
        <w:spacing w:line="360" w:lineRule="auto"/>
        <w:jc w:val="both"/>
        <w:rPr>
          <w:rFonts w:ascii="Garamond" w:eastAsia="Times New Roman" w:hAnsi="Garamond" w:cs="Times New Roman"/>
          <w:strike/>
          <w:lang w:eastAsia="pt-PT"/>
        </w:rPr>
      </w:pPr>
      <w:r w:rsidRPr="00974A9A">
        <w:rPr>
          <w:rFonts w:ascii="Garamond" w:eastAsia="Times New Roman" w:hAnsi="Garamond" w:cs="Times New Roman"/>
          <w:strike/>
          <w:color w:val="000000" w:themeColor="text1"/>
          <w:lang w:eastAsia="pt-PT"/>
        </w:rPr>
        <w:t>c) A identificação dos animais submetidos a treinos</w:t>
      </w:r>
      <w:r w:rsidR="0085424E" w:rsidRPr="00974A9A">
        <w:rPr>
          <w:rFonts w:ascii="Garamond" w:eastAsia="Times New Roman" w:hAnsi="Garamond" w:cs="Times New Roman"/>
          <w:strike/>
          <w:color w:val="000000" w:themeColor="text1"/>
          <w:lang w:eastAsia="pt-PT"/>
        </w:rPr>
        <w:t xml:space="preserve"> de manutenção</w:t>
      </w:r>
      <w:r w:rsidRPr="00974A9A">
        <w:rPr>
          <w:rFonts w:ascii="Garamond" w:eastAsia="Times New Roman" w:hAnsi="Garamond" w:cs="Times New Roman"/>
          <w:strike/>
          <w:color w:val="000000" w:themeColor="text1"/>
          <w:lang w:eastAsia="pt-PT"/>
        </w:rPr>
        <w:t xml:space="preserve">. </w:t>
      </w:r>
    </w:p>
    <w:p w14:paraId="3DD043E8" w14:textId="77777777" w:rsidR="003D15F2" w:rsidRPr="00974A9A" w:rsidRDefault="178AD7F6" w:rsidP="00A95B79">
      <w:pPr>
        <w:spacing w:line="360" w:lineRule="auto"/>
        <w:jc w:val="both"/>
        <w:rPr>
          <w:rFonts w:ascii="Garamond" w:eastAsia="Times New Roman" w:hAnsi="Garamond" w:cs="Times New Roman"/>
          <w:strike/>
          <w:lang w:eastAsia="pt-PT"/>
        </w:rPr>
      </w:pPr>
      <w:r w:rsidRPr="00974A9A">
        <w:rPr>
          <w:rFonts w:ascii="Garamond" w:eastAsia="Times New Roman" w:hAnsi="Garamond" w:cs="Times New Roman"/>
          <w:strike/>
          <w:color w:val="000000" w:themeColor="text1"/>
          <w:lang w:eastAsia="pt-PT"/>
        </w:rPr>
        <w:t xml:space="preserve">2 - A cada animal treinado é emitido um documento que ateste a realização do treino, quando este tenha sido concluído com aproveitamento. </w:t>
      </w:r>
    </w:p>
    <w:p w14:paraId="79C9F80A" w14:textId="77777777" w:rsidR="003D15F2" w:rsidRPr="00974A9A" w:rsidRDefault="003D15F2" w:rsidP="00A95B79">
      <w:pPr>
        <w:spacing w:line="360" w:lineRule="auto"/>
        <w:jc w:val="both"/>
        <w:rPr>
          <w:rFonts w:ascii="Garamond" w:eastAsia="Times New Roman" w:hAnsi="Garamond" w:cs="Times New Roman"/>
          <w:strike/>
          <w:lang w:eastAsia="pt-PT"/>
        </w:rPr>
      </w:pPr>
      <w:r w:rsidRPr="00974A9A">
        <w:rPr>
          <w:rFonts w:ascii="Garamond" w:eastAsia="Times New Roman" w:hAnsi="Garamond" w:cs="Times New Roman"/>
          <w:strike/>
          <w:color w:val="000000" w:themeColor="text1"/>
          <w:lang w:eastAsia="pt-PT"/>
        </w:rPr>
        <w:t xml:space="preserve">3 - O treinador é obrigado a publicitar, em local visível ao público, o seu título profissional. </w:t>
      </w:r>
    </w:p>
    <w:p w14:paraId="543D92E4" w14:textId="61E95BC2" w:rsidR="003D15F2" w:rsidRPr="00974A9A" w:rsidRDefault="003D15F2" w:rsidP="00A95B79">
      <w:pPr>
        <w:spacing w:line="360" w:lineRule="auto"/>
        <w:jc w:val="both"/>
        <w:rPr>
          <w:rFonts w:ascii="Garamond" w:eastAsia="Times New Roman" w:hAnsi="Garamond" w:cs="Times New Roman"/>
          <w:strike/>
          <w:lang w:eastAsia="pt-PT"/>
        </w:rPr>
      </w:pPr>
      <w:r w:rsidRPr="00974A9A">
        <w:rPr>
          <w:rFonts w:ascii="Garamond" w:eastAsia="Times New Roman" w:hAnsi="Garamond" w:cs="Times New Roman"/>
          <w:strike/>
          <w:color w:val="000000" w:themeColor="text1"/>
          <w:lang w:eastAsia="pt-PT"/>
        </w:rPr>
        <w:t xml:space="preserve">4 - Sempre que um treinador certificado estabelecido em território nacional cesse a sua atividade neste território, deve comunicar este facto </w:t>
      </w:r>
      <w:r w:rsidR="007810DF" w:rsidRPr="00974A9A">
        <w:rPr>
          <w:rFonts w:ascii="Garamond" w:eastAsia="Times New Roman" w:hAnsi="Garamond" w:cs="Times New Roman"/>
          <w:strike/>
          <w:color w:val="000000" w:themeColor="text1"/>
          <w:lang w:eastAsia="pt-PT"/>
        </w:rPr>
        <w:t>à DGAV</w:t>
      </w:r>
    </w:p>
    <w:p w14:paraId="7D477054" w14:textId="77B81361" w:rsidR="00057E59" w:rsidRPr="00974A9A" w:rsidRDefault="00057E59" w:rsidP="00057E59">
      <w:pPr>
        <w:spacing w:line="360" w:lineRule="auto"/>
        <w:jc w:val="center"/>
        <w:rPr>
          <w:rFonts w:ascii="Garamond" w:eastAsia="Times New Roman" w:hAnsi="Garamond" w:cs="Times New Roman"/>
          <w:strike/>
          <w:lang w:eastAsia="pt-PT"/>
        </w:rPr>
      </w:pPr>
      <w:bookmarkStart w:id="2337" w:name="_Hlk135818581"/>
      <w:r w:rsidRPr="00974A9A">
        <w:rPr>
          <w:rFonts w:ascii="Garamond" w:eastAsia="Times New Roman" w:hAnsi="Garamond" w:cs="Times New Roman"/>
          <w:b/>
          <w:bCs/>
          <w:strike/>
          <w:color w:val="000000" w:themeColor="text1"/>
          <w:lang w:eastAsia="pt-PT"/>
        </w:rPr>
        <w:t>Artigo 1</w:t>
      </w:r>
      <w:r w:rsidR="00E47017" w:rsidRPr="00974A9A">
        <w:rPr>
          <w:rFonts w:ascii="Garamond" w:eastAsia="Times New Roman" w:hAnsi="Garamond" w:cs="Times New Roman"/>
          <w:b/>
          <w:bCs/>
          <w:strike/>
          <w:color w:val="000000" w:themeColor="text1"/>
          <w:lang w:eastAsia="pt-PT"/>
        </w:rPr>
        <w:t>23</w:t>
      </w:r>
      <w:r w:rsidRPr="00974A9A">
        <w:rPr>
          <w:rFonts w:ascii="Garamond" w:eastAsia="Times New Roman" w:hAnsi="Garamond" w:cs="Times New Roman"/>
          <w:b/>
          <w:bCs/>
          <w:strike/>
          <w:color w:val="000000" w:themeColor="text1"/>
          <w:lang w:eastAsia="pt-PT"/>
        </w:rPr>
        <w:t>.º</w:t>
      </w:r>
    </w:p>
    <w:p w14:paraId="38AD32CA" w14:textId="77777777" w:rsidR="00057E59" w:rsidRPr="00974A9A" w:rsidRDefault="0AC870A2" w:rsidP="00057E59">
      <w:pPr>
        <w:spacing w:line="360" w:lineRule="auto"/>
        <w:jc w:val="center"/>
        <w:rPr>
          <w:rFonts w:ascii="Garamond" w:eastAsia="Times New Roman" w:hAnsi="Garamond" w:cs="Times New Roman"/>
          <w:strike/>
          <w:lang w:eastAsia="pt-PT"/>
        </w:rPr>
      </w:pPr>
      <w:r w:rsidRPr="00974A9A">
        <w:rPr>
          <w:rFonts w:ascii="Garamond" w:eastAsia="Times New Roman" w:hAnsi="Garamond" w:cs="Times New Roman"/>
          <w:strike/>
          <w:color w:val="000000" w:themeColor="text1"/>
          <w:lang w:eastAsia="pt-PT"/>
        </w:rPr>
        <w:t>Suspensão ou cassação do título profissional</w:t>
      </w:r>
    </w:p>
    <w:bookmarkEnd w:id="2337"/>
    <w:p w14:paraId="678234FD" w14:textId="77777777" w:rsidR="00057E59" w:rsidRPr="00974A9A" w:rsidRDefault="00057E59" w:rsidP="00057E59">
      <w:pPr>
        <w:spacing w:line="360" w:lineRule="auto"/>
        <w:jc w:val="both"/>
        <w:rPr>
          <w:rFonts w:ascii="Garamond" w:eastAsia="Times New Roman" w:hAnsi="Garamond" w:cs="Times New Roman"/>
          <w:strike/>
          <w:lang w:eastAsia="pt-PT"/>
        </w:rPr>
      </w:pPr>
      <w:r w:rsidRPr="00974A9A">
        <w:rPr>
          <w:rFonts w:ascii="Garamond" w:eastAsia="Times New Roman" w:hAnsi="Garamond" w:cs="Times New Roman"/>
          <w:strike/>
          <w:color w:val="000000" w:themeColor="text1"/>
          <w:lang w:eastAsia="pt-PT"/>
        </w:rPr>
        <w:t xml:space="preserve"> 1 - A violação do disposto no presente decreto-lei, incluindo a violência ou agressividade contra os animais ou seus detentores, podem determinar a suspensão ou o cancelamento do título profissional. </w:t>
      </w:r>
    </w:p>
    <w:p w14:paraId="0937C44D" w14:textId="77777777" w:rsidR="00057E59" w:rsidRPr="00974A9A" w:rsidRDefault="00057E59" w:rsidP="00057E59">
      <w:pPr>
        <w:spacing w:line="360" w:lineRule="auto"/>
        <w:jc w:val="both"/>
        <w:rPr>
          <w:rFonts w:ascii="Garamond" w:eastAsia="Times New Roman" w:hAnsi="Garamond" w:cs="Times New Roman"/>
          <w:strike/>
          <w:lang w:eastAsia="pt-PT"/>
        </w:rPr>
      </w:pPr>
      <w:r w:rsidRPr="00974A9A">
        <w:rPr>
          <w:rFonts w:ascii="Garamond" w:eastAsia="Times New Roman" w:hAnsi="Garamond" w:cs="Times New Roman"/>
          <w:strike/>
          <w:color w:val="000000" w:themeColor="text1"/>
          <w:lang w:eastAsia="pt-PT"/>
        </w:rPr>
        <w:t xml:space="preserve">2 - A condenação do treinador, por sentença transitada em julgado, aquando da posse de título profissional como treinador de cães, por crimes dolosos contra bens jurídicos pessoais puníveis com pena de prisão igual ou superior a 3 anos, por crimes contra a paz pública ou por qualquer crime previsto no presente decreto-lei ou crime contra animais de companhia, determina a suspensão ou o cancelamento do título profissional. </w:t>
      </w:r>
    </w:p>
    <w:p w14:paraId="75AD663F" w14:textId="4643C986" w:rsidR="00A406CB" w:rsidRPr="00974A9A" w:rsidRDefault="794D8B09" w:rsidP="00057E59">
      <w:pPr>
        <w:spacing w:line="360" w:lineRule="auto"/>
        <w:jc w:val="both"/>
        <w:rPr>
          <w:rFonts w:ascii="Garamond" w:eastAsia="Times New Roman" w:hAnsi="Garamond" w:cs="Times New Roman"/>
          <w:strike/>
          <w:color w:val="000000" w:themeColor="text1"/>
          <w:lang w:eastAsia="pt-PT"/>
        </w:rPr>
      </w:pPr>
      <w:r w:rsidRPr="00974A9A">
        <w:rPr>
          <w:rFonts w:ascii="Garamond" w:eastAsia="Times New Roman" w:hAnsi="Garamond" w:cs="Times New Roman"/>
          <w:strike/>
          <w:color w:val="000000" w:themeColor="text1"/>
          <w:lang w:eastAsia="pt-PT"/>
        </w:rPr>
        <w:t>3 - Com o cancelamento ou suspensão do título profissional, deve o profissional entregar de imediato o respetivo título ao ICNF, I.P, pelo período de aplicação da sanção em causa, sob pena de o mesmo ser cassado.</w:t>
      </w:r>
    </w:p>
    <w:p w14:paraId="3196F445" w14:textId="61FD1C2B" w:rsidR="008206CB" w:rsidRPr="00974A9A" w:rsidRDefault="008206CB" w:rsidP="00057E59">
      <w:pPr>
        <w:spacing w:line="360" w:lineRule="auto"/>
        <w:jc w:val="both"/>
        <w:rPr>
          <w:rFonts w:ascii="Garamond" w:eastAsia="Times New Roman" w:hAnsi="Garamond" w:cs="Times New Roman"/>
          <w:strike/>
          <w:lang w:eastAsia="pt-PT"/>
        </w:rPr>
      </w:pPr>
    </w:p>
    <w:p w14:paraId="1FF318EE" w14:textId="45D3BDA4" w:rsidR="00270DF0" w:rsidRPr="00974A9A" w:rsidRDefault="00270DF0" w:rsidP="00270DF0">
      <w:pPr>
        <w:spacing w:line="360" w:lineRule="auto"/>
        <w:jc w:val="center"/>
        <w:rPr>
          <w:rFonts w:ascii="Garamond" w:eastAsia="Times New Roman" w:hAnsi="Garamond" w:cs="Times New Roman"/>
          <w:b/>
          <w:bCs/>
          <w:strike/>
          <w:color w:val="000000" w:themeColor="text1"/>
          <w:lang w:eastAsia="pt-PT"/>
        </w:rPr>
      </w:pPr>
      <w:r w:rsidRPr="00974A9A">
        <w:rPr>
          <w:rFonts w:ascii="Garamond" w:eastAsia="Times New Roman" w:hAnsi="Garamond" w:cs="Times New Roman"/>
          <w:b/>
          <w:bCs/>
          <w:strike/>
          <w:color w:val="000000" w:themeColor="text1"/>
          <w:lang w:eastAsia="pt-PT"/>
        </w:rPr>
        <w:t>Secção II</w:t>
      </w:r>
    </w:p>
    <w:p w14:paraId="671F2780" w14:textId="61FFE98E" w:rsidR="00077838" w:rsidRPr="00974A9A" w:rsidRDefault="3EEFA3A3" w:rsidP="00270DF0">
      <w:pPr>
        <w:spacing w:line="360" w:lineRule="auto"/>
        <w:jc w:val="center"/>
        <w:rPr>
          <w:rFonts w:ascii="Garamond" w:eastAsia="Times New Roman" w:hAnsi="Garamond" w:cs="Times New Roman"/>
          <w:b/>
          <w:bCs/>
          <w:strike/>
          <w:color w:val="000000" w:themeColor="text1"/>
          <w:lang w:eastAsia="pt-PT"/>
        </w:rPr>
      </w:pPr>
      <w:commentRangeStart w:id="2338"/>
      <w:r w:rsidRPr="00974A9A">
        <w:rPr>
          <w:rFonts w:ascii="Garamond" w:eastAsia="Times New Roman" w:hAnsi="Garamond" w:cs="Times New Roman"/>
          <w:b/>
          <w:bCs/>
          <w:strike/>
          <w:color w:val="000000" w:themeColor="text1"/>
          <w:lang w:eastAsia="pt-PT"/>
        </w:rPr>
        <w:t>Treino e utilização de cães</w:t>
      </w:r>
      <w:r w:rsidR="04982E53" w:rsidRPr="00974A9A">
        <w:rPr>
          <w:rFonts w:ascii="Garamond" w:eastAsia="Times New Roman" w:hAnsi="Garamond" w:cs="Times New Roman"/>
          <w:b/>
          <w:bCs/>
          <w:strike/>
          <w:color w:val="000000" w:themeColor="text1"/>
          <w:lang w:eastAsia="pt-PT"/>
        </w:rPr>
        <w:t xml:space="preserve"> para fins específicos</w:t>
      </w:r>
      <w:commentRangeEnd w:id="2338"/>
      <w:r w:rsidR="00077838" w:rsidRPr="00974A9A">
        <w:rPr>
          <w:rStyle w:val="CommentReference"/>
          <w:rFonts w:ascii="Garamond" w:eastAsia="Times New Roman" w:hAnsi="Garamond" w:cs="Times New Roman"/>
          <w:b/>
          <w:bCs/>
          <w:strike/>
          <w:color w:val="000000" w:themeColor="text1"/>
          <w:sz w:val="24"/>
          <w:szCs w:val="24"/>
          <w:lang w:eastAsia="pt-PT"/>
        </w:rPr>
        <w:commentReference w:id="2338"/>
      </w:r>
    </w:p>
    <w:p w14:paraId="23D088CB" w14:textId="77777777" w:rsidR="00077838" w:rsidRPr="00974A9A" w:rsidRDefault="00077838" w:rsidP="00270DF0">
      <w:pPr>
        <w:spacing w:line="360" w:lineRule="auto"/>
        <w:jc w:val="center"/>
        <w:rPr>
          <w:rFonts w:ascii="Garamond" w:eastAsia="Times New Roman" w:hAnsi="Garamond" w:cs="Times New Roman"/>
          <w:b/>
          <w:bCs/>
          <w:strike/>
          <w:color w:val="000000" w:themeColor="text1"/>
          <w:lang w:eastAsia="pt-PT"/>
        </w:rPr>
      </w:pPr>
    </w:p>
    <w:p w14:paraId="7CB3EDC6" w14:textId="1DC30836" w:rsidR="00270DF0" w:rsidRPr="00974A9A" w:rsidRDefault="00270DF0" w:rsidP="00270DF0">
      <w:pPr>
        <w:spacing w:line="360" w:lineRule="auto"/>
        <w:jc w:val="center"/>
        <w:rPr>
          <w:rFonts w:ascii="Garamond" w:eastAsia="Times New Roman" w:hAnsi="Garamond" w:cs="Times New Roman"/>
          <w:strike/>
          <w:lang w:eastAsia="pt-PT"/>
        </w:rPr>
      </w:pPr>
      <w:r w:rsidRPr="00974A9A">
        <w:rPr>
          <w:rFonts w:ascii="Garamond" w:eastAsia="Times New Roman" w:hAnsi="Garamond" w:cs="Times New Roman"/>
          <w:b/>
          <w:bCs/>
          <w:strike/>
          <w:color w:val="000000" w:themeColor="text1"/>
          <w:lang w:eastAsia="pt-PT"/>
        </w:rPr>
        <w:t xml:space="preserve">Artigo </w:t>
      </w:r>
      <w:r w:rsidR="00603020" w:rsidRPr="00974A9A">
        <w:rPr>
          <w:rFonts w:ascii="Garamond" w:eastAsia="Times New Roman" w:hAnsi="Garamond" w:cs="Times New Roman"/>
          <w:b/>
          <w:bCs/>
          <w:strike/>
          <w:color w:val="000000" w:themeColor="text1"/>
          <w:lang w:eastAsia="pt-PT"/>
        </w:rPr>
        <w:t>12</w:t>
      </w:r>
      <w:r w:rsidR="00E47017" w:rsidRPr="00974A9A">
        <w:rPr>
          <w:rFonts w:ascii="Garamond" w:eastAsia="Times New Roman" w:hAnsi="Garamond" w:cs="Times New Roman"/>
          <w:b/>
          <w:bCs/>
          <w:strike/>
          <w:color w:val="000000" w:themeColor="text1"/>
          <w:lang w:eastAsia="pt-PT"/>
        </w:rPr>
        <w:t>4</w:t>
      </w:r>
      <w:r w:rsidRPr="00974A9A">
        <w:rPr>
          <w:rFonts w:ascii="Garamond" w:eastAsia="Times New Roman" w:hAnsi="Garamond" w:cs="Times New Roman"/>
          <w:b/>
          <w:bCs/>
          <w:strike/>
          <w:color w:val="000000" w:themeColor="text1"/>
          <w:lang w:eastAsia="pt-PT"/>
        </w:rPr>
        <w:t>.º</w:t>
      </w:r>
    </w:p>
    <w:p w14:paraId="1DB5B819" w14:textId="77777777" w:rsidR="00270DF0" w:rsidRPr="00974A9A" w:rsidRDefault="00270DF0" w:rsidP="00270DF0">
      <w:pPr>
        <w:spacing w:line="360" w:lineRule="auto"/>
        <w:jc w:val="center"/>
        <w:rPr>
          <w:rFonts w:ascii="Garamond" w:eastAsia="Times New Roman" w:hAnsi="Garamond" w:cs="Times New Roman"/>
          <w:bCs/>
          <w:strike/>
          <w:lang w:eastAsia="pt-PT"/>
        </w:rPr>
      </w:pPr>
      <w:r w:rsidRPr="00974A9A">
        <w:rPr>
          <w:rFonts w:ascii="Garamond" w:eastAsia="Times New Roman" w:hAnsi="Garamond" w:cs="Times New Roman"/>
          <w:bCs/>
          <w:strike/>
          <w:color w:val="000000" w:themeColor="text1"/>
          <w:lang w:eastAsia="pt-PT"/>
        </w:rPr>
        <w:t>Obrigações especiais para treino e utilização de cães para fins específicos</w:t>
      </w:r>
    </w:p>
    <w:p w14:paraId="5F645199" w14:textId="77777777" w:rsidR="00270DF0" w:rsidRPr="00974A9A" w:rsidRDefault="00FF7C3C" w:rsidP="00270DF0">
      <w:pPr>
        <w:spacing w:line="360" w:lineRule="auto"/>
        <w:jc w:val="both"/>
        <w:rPr>
          <w:rFonts w:ascii="Garamond" w:eastAsia="Times New Roman" w:hAnsi="Garamond" w:cs="Times New Roman"/>
          <w:strike/>
          <w:color w:val="000000" w:themeColor="text1"/>
          <w:lang w:eastAsia="pt-PT"/>
        </w:rPr>
      </w:pPr>
      <w:r w:rsidRPr="00974A9A">
        <w:rPr>
          <w:rFonts w:ascii="Garamond" w:eastAsia="Times New Roman" w:hAnsi="Garamond" w:cs="Times New Roman"/>
          <w:strike/>
          <w:color w:val="000000" w:themeColor="text1"/>
          <w:lang w:eastAsia="pt-PT"/>
        </w:rPr>
        <w:t>1 – O treino e a utilização de cães para fi</w:t>
      </w:r>
      <w:commentRangeStart w:id="2339"/>
      <w:r w:rsidRPr="00974A9A">
        <w:rPr>
          <w:rFonts w:ascii="Garamond" w:eastAsia="Times New Roman" w:hAnsi="Garamond" w:cs="Times New Roman"/>
          <w:strike/>
          <w:color w:val="000000" w:themeColor="text1"/>
          <w:lang w:eastAsia="pt-PT"/>
        </w:rPr>
        <w:t>ns de assistência, intervenções e terapias assistidas</w:t>
      </w:r>
      <w:commentRangeEnd w:id="2339"/>
      <w:r w:rsidR="00270DF0" w:rsidRPr="00974A9A">
        <w:rPr>
          <w:rStyle w:val="CommentReference"/>
          <w:rFonts w:ascii="Garamond" w:eastAsia="Times New Roman" w:hAnsi="Garamond" w:cs="Times New Roman"/>
          <w:strike/>
          <w:color w:val="000000" w:themeColor="text1"/>
          <w:sz w:val="24"/>
          <w:szCs w:val="24"/>
          <w:lang w:eastAsia="pt-PT"/>
        </w:rPr>
        <w:commentReference w:id="2339"/>
      </w:r>
      <w:r w:rsidRPr="00974A9A">
        <w:rPr>
          <w:rFonts w:ascii="Garamond" w:eastAsia="Times New Roman" w:hAnsi="Garamond" w:cs="Times New Roman"/>
          <w:strike/>
          <w:color w:val="000000" w:themeColor="text1"/>
          <w:lang w:eastAsia="pt-PT"/>
        </w:rPr>
        <w:t xml:space="preserve"> por animais, competição e atividades desportivas, recreativas e de trabalho, deve garantir a todo o tempo a salvaguarda do bem-estar do animal.</w:t>
      </w:r>
    </w:p>
    <w:p w14:paraId="269B5577" w14:textId="77777777" w:rsidR="00270DF0" w:rsidRPr="00974A9A" w:rsidRDefault="00270DF0" w:rsidP="00270DF0">
      <w:pPr>
        <w:spacing w:line="360" w:lineRule="auto"/>
        <w:jc w:val="both"/>
        <w:rPr>
          <w:rFonts w:ascii="Garamond" w:eastAsia="Times New Roman" w:hAnsi="Garamond" w:cs="Times New Roman"/>
          <w:strike/>
          <w:color w:val="000000" w:themeColor="text1"/>
          <w:lang w:eastAsia="pt-PT"/>
        </w:rPr>
      </w:pPr>
      <w:r w:rsidRPr="00974A9A">
        <w:rPr>
          <w:rFonts w:ascii="Garamond" w:eastAsia="Times New Roman" w:hAnsi="Garamond" w:cs="Times New Roman"/>
          <w:strike/>
          <w:color w:val="000000" w:themeColor="text1"/>
          <w:lang w:eastAsia="pt-PT"/>
        </w:rPr>
        <w:t xml:space="preserve">2 – Para efeitos do disposto no número anterior, deve ser considerada a existência de um plano de profilaxia médico-veterinária, que a duração e frequência das sessões ou atividades respeitam os períodos de descanso e recuperação do animal, que as interações humano-animal são positivas, que o animal tem a possibilidade de se retirar da atividade quando se mostra relutante em participar nela ou demonstre sinais de cansaço fadiga, que a condição física e temperamento do animal são adequados à atividade a realizar, que o animal apresenta motivação para a tarefa, que o detentor reconhece e atende aos sinais de stresse ou desconforto por parte do detentor, e que são proporcionados ao animal oportunidades para momentos lúdicos e de relaxamento. </w:t>
      </w:r>
    </w:p>
    <w:p w14:paraId="462E998D" w14:textId="04C5A0B3" w:rsidR="00270DF0" w:rsidRDefault="00270DF0" w:rsidP="00057E59">
      <w:pPr>
        <w:spacing w:line="360" w:lineRule="auto"/>
        <w:jc w:val="both"/>
        <w:rPr>
          <w:ins w:id="2340" w:author="Susana Margarida Gonçalves Silva Santos" w:date="2025-10-20T12:22:00Z" w16du:dateUtc="2025-10-20T11:22:00Z"/>
          <w:rFonts w:ascii="Garamond" w:eastAsia="Times New Roman" w:hAnsi="Garamond" w:cs="Times New Roman"/>
          <w:strike/>
          <w:lang w:eastAsia="pt-PT"/>
        </w:rPr>
      </w:pPr>
    </w:p>
    <w:p w14:paraId="4597ACA8" w14:textId="77777777" w:rsidR="00A26EF4" w:rsidRDefault="00A26EF4" w:rsidP="00057E59">
      <w:pPr>
        <w:spacing w:line="360" w:lineRule="auto"/>
        <w:jc w:val="both"/>
        <w:rPr>
          <w:ins w:id="2341" w:author="Susana Margarida Gonçalves Silva Santos" w:date="2025-10-20T12:22:00Z" w16du:dateUtc="2025-10-20T11:22:00Z"/>
          <w:rFonts w:ascii="Garamond" w:eastAsia="Times New Roman" w:hAnsi="Garamond" w:cs="Times New Roman"/>
          <w:strike/>
          <w:lang w:eastAsia="pt-PT"/>
        </w:rPr>
      </w:pPr>
    </w:p>
    <w:p w14:paraId="59235068" w14:textId="77777777" w:rsidR="00A26EF4" w:rsidRPr="00974A9A" w:rsidRDefault="00A26EF4" w:rsidP="00057E59">
      <w:pPr>
        <w:spacing w:line="360" w:lineRule="auto"/>
        <w:jc w:val="both"/>
        <w:rPr>
          <w:rFonts w:ascii="Garamond" w:eastAsia="Times New Roman" w:hAnsi="Garamond" w:cs="Times New Roman"/>
          <w:strike/>
          <w:lang w:eastAsia="pt-PT"/>
        </w:rPr>
      </w:pPr>
    </w:p>
    <w:p w14:paraId="2CB2AAC7" w14:textId="77777777" w:rsidR="00270DF0" w:rsidRPr="00974A9A" w:rsidRDefault="00270DF0" w:rsidP="00057E59">
      <w:pPr>
        <w:spacing w:line="360" w:lineRule="auto"/>
        <w:jc w:val="both"/>
        <w:rPr>
          <w:rFonts w:ascii="Garamond" w:eastAsia="Times New Roman" w:hAnsi="Garamond" w:cs="Times New Roman"/>
          <w:strike/>
          <w:lang w:eastAsia="pt-PT"/>
        </w:rPr>
      </w:pPr>
    </w:p>
    <w:p w14:paraId="6EC39ECE" w14:textId="61B042B7" w:rsidR="00290F5A" w:rsidRPr="00974A9A" w:rsidRDefault="00290F5A" w:rsidP="00290F5A">
      <w:pPr>
        <w:spacing w:line="360" w:lineRule="auto"/>
        <w:jc w:val="center"/>
        <w:rPr>
          <w:rFonts w:ascii="Garamond" w:eastAsia="Times New Roman" w:hAnsi="Garamond" w:cs="Times New Roman"/>
          <w:b/>
          <w:bCs/>
          <w:strike/>
          <w:color w:val="000000" w:themeColor="text1"/>
          <w:lang w:eastAsia="pt-PT"/>
        </w:rPr>
      </w:pPr>
      <w:r w:rsidRPr="00974A9A">
        <w:rPr>
          <w:rFonts w:ascii="Garamond" w:eastAsia="Times New Roman" w:hAnsi="Garamond" w:cs="Times New Roman"/>
          <w:b/>
          <w:bCs/>
          <w:strike/>
          <w:color w:val="000000" w:themeColor="text1"/>
          <w:lang w:eastAsia="pt-PT"/>
        </w:rPr>
        <w:t>Secção III</w:t>
      </w:r>
    </w:p>
    <w:p w14:paraId="45A96C1B" w14:textId="02DE23F7" w:rsidR="00927911" w:rsidRPr="00974A9A" w:rsidRDefault="00927911" w:rsidP="00927911">
      <w:pPr>
        <w:spacing w:line="360" w:lineRule="auto"/>
        <w:jc w:val="center"/>
        <w:rPr>
          <w:rFonts w:ascii="Garamond" w:eastAsia="Times New Roman" w:hAnsi="Garamond" w:cs="Times New Roman"/>
          <w:b/>
          <w:bCs/>
          <w:strike/>
          <w:color w:val="000000" w:themeColor="text1"/>
          <w:lang w:eastAsia="pt-PT"/>
        </w:rPr>
      </w:pPr>
      <w:commentRangeStart w:id="2342"/>
      <w:r w:rsidRPr="00974A9A">
        <w:rPr>
          <w:rFonts w:ascii="Garamond" w:eastAsia="Times New Roman" w:hAnsi="Garamond" w:cs="Times New Roman"/>
          <w:b/>
          <w:bCs/>
          <w:strike/>
          <w:color w:val="000000" w:themeColor="text1"/>
          <w:lang w:eastAsia="pt-PT"/>
        </w:rPr>
        <w:t>Cães de assistência</w:t>
      </w:r>
      <w:commentRangeEnd w:id="2342"/>
      <w:r w:rsidRPr="00974A9A">
        <w:rPr>
          <w:rStyle w:val="CommentReference"/>
          <w:rFonts w:ascii="Garamond" w:eastAsia="Times New Roman" w:hAnsi="Garamond" w:cs="Times New Roman"/>
          <w:b/>
          <w:bCs/>
          <w:strike/>
          <w:color w:val="000000" w:themeColor="text1"/>
          <w:sz w:val="24"/>
          <w:szCs w:val="24"/>
          <w:lang w:eastAsia="pt-PT"/>
        </w:rPr>
        <w:commentReference w:id="2342"/>
      </w:r>
    </w:p>
    <w:p w14:paraId="185A1A7F" w14:textId="77777777" w:rsidR="00927911" w:rsidRPr="00974A9A" w:rsidRDefault="00927911" w:rsidP="00927911">
      <w:pPr>
        <w:spacing w:line="360" w:lineRule="auto"/>
        <w:jc w:val="center"/>
        <w:rPr>
          <w:rFonts w:ascii="Garamond" w:eastAsia="Times New Roman" w:hAnsi="Garamond" w:cs="Times New Roman"/>
          <w:b/>
          <w:bCs/>
          <w:strike/>
          <w:color w:val="000000" w:themeColor="text1"/>
          <w:lang w:eastAsia="pt-PT"/>
        </w:rPr>
      </w:pPr>
    </w:p>
    <w:p w14:paraId="4266F1BA" w14:textId="5BAF670B" w:rsidR="00927911" w:rsidRPr="00974A9A" w:rsidRDefault="00927911" w:rsidP="00927911">
      <w:pPr>
        <w:spacing w:line="360" w:lineRule="auto"/>
        <w:jc w:val="center"/>
        <w:rPr>
          <w:rFonts w:ascii="Garamond" w:eastAsia="Times New Roman" w:hAnsi="Garamond" w:cs="Times New Roman"/>
          <w:strike/>
          <w:lang w:eastAsia="pt-PT"/>
        </w:rPr>
      </w:pPr>
      <w:r w:rsidRPr="00974A9A">
        <w:rPr>
          <w:rFonts w:ascii="Garamond" w:eastAsia="Times New Roman" w:hAnsi="Garamond" w:cs="Times New Roman"/>
          <w:b/>
          <w:bCs/>
          <w:strike/>
          <w:color w:val="000000" w:themeColor="text1"/>
          <w:lang w:eastAsia="pt-PT"/>
        </w:rPr>
        <w:t>Artigo 12</w:t>
      </w:r>
      <w:r w:rsidR="00E47017" w:rsidRPr="00974A9A">
        <w:rPr>
          <w:rFonts w:ascii="Garamond" w:eastAsia="Times New Roman" w:hAnsi="Garamond" w:cs="Times New Roman"/>
          <w:b/>
          <w:bCs/>
          <w:strike/>
          <w:color w:val="000000" w:themeColor="text1"/>
          <w:lang w:eastAsia="pt-PT"/>
        </w:rPr>
        <w:t>5</w:t>
      </w:r>
      <w:r w:rsidRPr="00974A9A">
        <w:rPr>
          <w:rFonts w:ascii="Garamond" w:eastAsia="Times New Roman" w:hAnsi="Garamond" w:cs="Times New Roman"/>
          <w:b/>
          <w:bCs/>
          <w:strike/>
          <w:color w:val="000000" w:themeColor="text1"/>
          <w:lang w:eastAsia="pt-PT"/>
        </w:rPr>
        <w:t>.º</w:t>
      </w:r>
    </w:p>
    <w:p w14:paraId="770653CC" w14:textId="77777777" w:rsidR="00385FEC" w:rsidRPr="00974A9A" w:rsidRDefault="00385FEC" w:rsidP="00E47017">
      <w:pPr>
        <w:spacing w:line="360" w:lineRule="auto"/>
        <w:jc w:val="center"/>
        <w:rPr>
          <w:rFonts w:ascii="Garamond" w:eastAsia="Times New Roman" w:hAnsi="Garamond" w:cs="Times New Roman"/>
          <w:strike/>
          <w:color w:val="000000" w:themeColor="text1"/>
          <w:lang w:eastAsia="pt-PT"/>
        </w:rPr>
      </w:pPr>
      <w:r w:rsidRPr="00974A9A">
        <w:rPr>
          <w:rFonts w:ascii="Garamond" w:eastAsia="Times New Roman" w:hAnsi="Garamond" w:cs="Times New Roman"/>
          <w:strike/>
          <w:color w:val="000000" w:themeColor="text1"/>
          <w:lang w:eastAsia="pt-PT"/>
        </w:rPr>
        <w:t>Direito de acesso</w:t>
      </w:r>
    </w:p>
    <w:p w14:paraId="48C9BC15" w14:textId="77777777" w:rsidR="00385FEC" w:rsidRPr="00974A9A" w:rsidRDefault="00385FEC" w:rsidP="00E47017">
      <w:pPr>
        <w:spacing w:line="360" w:lineRule="auto"/>
        <w:jc w:val="both"/>
        <w:rPr>
          <w:rFonts w:ascii="Garamond" w:eastAsia="Times New Roman" w:hAnsi="Garamond" w:cs="Times New Roman"/>
          <w:strike/>
          <w:color w:val="000000" w:themeColor="text1"/>
          <w:lang w:eastAsia="pt-PT"/>
        </w:rPr>
      </w:pPr>
      <w:r w:rsidRPr="00974A9A">
        <w:rPr>
          <w:rFonts w:ascii="Garamond" w:eastAsia="Times New Roman" w:hAnsi="Garamond" w:cs="Times New Roman"/>
          <w:strike/>
          <w:color w:val="000000" w:themeColor="text1"/>
          <w:lang w:eastAsia="pt-PT"/>
        </w:rPr>
        <w:t>1 - As pessoas com deficiência têm direito a fazer-se acompanhar de cães de assistência no acesso a locais, transportes e estabelecimentos de acesso público.</w:t>
      </w:r>
    </w:p>
    <w:p w14:paraId="7E415EF2" w14:textId="77777777" w:rsidR="00385FEC" w:rsidRPr="00974A9A" w:rsidRDefault="00385FEC" w:rsidP="00E47017">
      <w:pPr>
        <w:spacing w:line="360" w:lineRule="auto"/>
        <w:jc w:val="both"/>
        <w:rPr>
          <w:rFonts w:ascii="Garamond" w:eastAsia="Times New Roman" w:hAnsi="Garamond" w:cs="Times New Roman"/>
          <w:strike/>
          <w:color w:val="000000" w:themeColor="text1"/>
          <w:lang w:eastAsia="pt-PT"/>
        </w:rPr>
      </w:pPr>
      <w:r w:rsidRPr="00974A9A">
        <w:rPr>
          <w:rFonts w:ascii="Garamond" w:eastAsia="Times New Roman" w:hAnsi="Garamond" w:cs="Times New Roman"/>
          <w:strike/>
          <w:color w:val="000000" w:themeColor="text1"/>
          <w:lang w:eastAsia="pt-PT"/>
        </w:rPr>
        <w:t>2 - Para efeitos da aplicação do presente decreto-lei, considera-se cão de assistência o cão treinado ou em fase de treino para acompanhar, conduzir e auxiliar a pessoa com deficiência.</w:t>
      </w:r>
    </w:p>
    <w:p w14:paraId="2CE46AA4" w14:textId="77777777" w:rsidR="00385FEC" w:rsidRPr="00974A9A" w:rsidRDefault="00385FEC" w:rsidP="00E47017">
      <w:pPr>
        <w:spacing w:line="360" w:lineRule="auto"/>
        <w:jc w:val="both"/>
        <w:rPr>
          <w:rFonts w:ascii="Garamond" w:eastAsia="Times New Roman" w:hAnsi="Garamond" w:cs="Times New Roman"/>
          <w:strike/>
          <w:color w:val="000000" w:themeColor="text1"/>
          <w:lang w:eastAsia="pt-PT"/>
        </w:rPr>
      </w:pPr>
      <w:r w:rsidRPr="00974A9A">
        <w:rPr>
          <w:rFonts w:ascii="Garamond" w:eastAsia="Times New Roman" w:hAnsi="Garamond" w:cs="Times New Roman"/>
          <w:strike/>
          <w:color w:val="000000" w:themeColor="text1"/>
          <w:lang w:eastAsia="pt-PT"/>
        </w:rPr>
        <w:t>3 - O conceito de cão de assistência abrange as seguintes categorias de cães:</w:t>
      </w:r>
    </w:p>
    <w:p w14:paraId="51DBF1D0" w14:textId="77777777" w:rsidR="00385FEC" w:rsidRPr="00974A9A" w:rsidRDefault="00385FEC" w:rsidP="00E47017">
      <w:pPr>
        <w:spacing w:line="360" w:lineRule="auto"/>
        <w:jc w:val="both"/>
        <w:rPr>
          <w:rFonts w:ascii="Garamond" w:eastAsia="Times New Roman" w:hAnsi="Garamond" w:cs="Times New Roman"/>
          <w:strike/>
          <w:color w:val="000000" w:themeColor="text1"/>
          <w:lang w:eastAsia="pt-PT"/>
        </w:rPr>
      </w:pPr>
      <w:r w:rsidRPr="00974A9A">
        <w:rPr>
          <w:rFonts w:ascii="Garamond" w:eastAsia="Times New Roman" w:hAnsi="Garamond" w:cs="Times New Roman"/>
          <w:strike/>
          <w:color w:val="000000" w:themeColor="text1"/>
          <w:lang w:eastAsia="pt-PT"/>
        </w:rPr>
        <w:t>a) Cão-guia, cão treinado ou em fase de treino para auxiliar pessoa com deficiência visual;</w:t>
      </w:r>
    </w:p>
    <w:p w14:paraId="7DD8A967" w14:textId="77777777" w:rsidR="00385FEC" w:rsidRPr="00974A9A" w:rsidRDefault="00385FEC" w:rsidP="00E47017">
      <w:pPr>
        <w:spacing w:line="360" w:lineRule="auto"/>
        <w:jc w:val="both"/>
        <w:rPr>
          <w:rFonts w:ascii="Garamond" w:eastAsia="Times New Roman" w:hAnsi="Garamond" w:cs="Times New Roman"/>
          <w:strike/>
          <w:color w:val="000000" w:themeColor="text1"/>
          <w:lang w:eastAsia="pt-PT"/>
        </w:rPr>
      </w:pPr>
      <w:r w:rsidRPr="00974A9A">
        <w:rPr>
          <w:rFonts w:ascii="Garamond" w:eastAsia="Times New Roman" w:hAnsi="Garamond" w:cs="Times New Roman"/>
          <w:strike/>
          <w:color w:val="000000" w:themeColor="text1"/>
          <w:lang w:eastAsia="pt-PT"/>
        </w:rPr>
        <w:t>b) Cão para surdo, cão treinado ou em fase de treino para auxiliar pessoa com deficiência auditiva;</w:t>
      </w:r>
    </w:p>
    <w:p w14:paraId="7BE7C362" w14:textId="77777777" w:rsidR="00385FEC" w:rsidRPr="00974A9A" w:rsidRDefault="00385FEC" w:rsidP="00E47017">
      <w:pPr>
        <w:spacing w:line="360" w:lineRule="auto"/>
        <w:jc w:val="both"/>
        <w:rPr>
          <w:rFonts w:ascii="Garamond" w:eastAsia="Times New Roman" w:hAnsi="Garamond" w:cs="Times New Roman"/>
          <w:strike/>
          <w:color w:val="000000" w:themeColor="text1"/>
          <w:lang w:eastAsia="pt-PT"/>
        </w:rPr>
      </w:pPr>
      <w:r w:rsidRPr="00974A9A">
        <w:rPr>
          <w:rFonts w:ascii="Garamond" w:eastAsia="Times New Roman" w:hAnsi="Garamond" w:cs="Times New Roman"/>
          <w:strike/>
          <w:color w:val="000000" w:themeColor="text1"/>
          <w:lang w:eastAsia="pt-PT"/>
        </w:rPr>
        <w:t>c) Cão de serviço, cão treinado ou em fase de treino para auxiliar pessoa com deficiência mental, orgânica ou motora.</w:t>
      </w:r>
    </w:p>
    <w:p w14:paraId="053F8742" w14:textId="7D924ACF" w:rsidR="00385FEC" w:rsidRPr="00974A9A" w:rsidRDefault="00385FEC" w:rsidP="00E47017">
      <w:pPr>
        <w:spacing w:line="360" w:lineRule="auto"/>
        <w:jc w:val="center"/>
        <w:rPr>
          <w:rFonts w:ascii="Garamond" w:eastAsia="Times New Roman" w:hAnsi="Garamond" w:cs="Times New Roman"/>
          <w:b/>
          <w:bCs/>
          <w:strike/>
          <w:color w:val="000000" w:themeColor="text1"/>
          <w:lang w:eastAsia="pt-PT"/>
        </w:rPr>
      </w:pPr>
      <w:r w:rsidRPr="00974A9A">
        <w:rPr>
          <w:rFonts w:ascii="Garamond" w:eastAsia="Times New Roman" w:hAnsi="Garamond" w:cs="Times New Roman"/>
          <w:b/>
          <w:bCs/>
          <w:strike/>
          <w:color w:val="000000" w:themeColor="text1"/>
          <w:lang w:eastAsia="pt-PT"/>
        </w:rPr>
        <w:t xml:space="preserve">Artigo </w:t>
      </w:r>
      <w:r w:rsidR="00E47017" w:rsidRPr="00974A9A">
        <w:rPr>
          <w:rFonts w:ascii="Garamond" w:eastAsia="Times New Roman" w:hAnsi="Garamond" w:cs="Times New Roman"/>
          <w:b/>
          <w:bCs/>
          <w:strike/>
          <w:color w:val="000000" w:themeColor="text1"/>
          <w:lang w:eastAsia="pt-PT"/>
        </w:rPr>
        <w:t>126</w:t>
      </w:r>
      <w:r w:rsidRPr="00974A9A">
        <w:rPr>
          <w:rFonts w:ascii="Garamond" w:eastAsia="Times New Roman" w:hAnsi="Garamond" w:cs="Times New Roman"/>
          <w:b/>
          <w:bCs/>
          <w:strike/>
          <w:color w:val="000000" w:themeColor="text1"/>
          <w:lang w:eastAsia="pt-PT"/>
        </w:rPr>
        <w:t>.º</w:t>
      </w:r>
    </w:p>
    <w:p w14:paraId="71349DCE" w14:textId="77777777" w:rsidR="00385FEC" w:rsidRPr="00974A9A" w:rsidRDefault="00385FEC" w:rsidP="00E47017">
      <w:pPr>
        <w:spacing w:line="360" w:lineRule="auto"/>
        <w:jc w:val="center"/>
        <w:rPr>
          <w:rFonts w:ascii="Garamond" w:eastAsia="Times New Roman" w:hAnsi="Garamond" w:cs="Times New Roman"/>
          <w:bCs/>
          <w:strike/>
          <w:color w:val="000000" w:themeColor="text1"/>
          <w:lang w:eastAsia="pt-PT"/>
        </w:rPr>
      </w:pPr>
      <w:r w:rsidRPr="00974A9A">
        <w:rPr>
          <w:rFonts w:ascii="Garamond" w:eastAsia="Times New Roman" w:hAnsi="Garamond" w:cs="Times New Roman"/>
          <w:bCs/>
          <w:strike/>
          <w:color w:val="000000" w:themeColor="text1"/>
          <w:lang w:eastAsia="pt-PT"/>
        </w:rPr>
        <w:t>Âmbito de aplicação</w:t>
      </w:r>
    </w:p>
    <w:p w14:paraId="0A96D5D6" w14:textId="77777777" w:rsidR="00385FEC" w:rsidRPr="00974A9A" w:rsidRDefault="00385FEC" w:rsidP="00E47017">
      <w:pPr>
        <w:spacing w:line="360" w:lineRule="auto"/>
        <w:jc w:val="both"/>
        <w:rPr>
          <w:rFonts w:ascii="Garamond" w:eastAsia="Times New Roman" w:hAnsi="Garamond" w:cs="Times New Roman"/>
          <w:strike/>
          <w:color w:val="000000" w:themeColor="text1"/>
          <w:lang w:eastAsia="pt-PT"/>
        </w:rPr>
      </w:pPr>
      <w:r w:rsidRPr="00974A9A">
        <w:rPr>
          <w:rFonts w:ascii="Garamond" w:eastAsia="Times New Roman" w:hAnsi="Garamond" w:cs="Times New Roman"/>
          <w:strike/>
          <w:color w:val="000000" w:themeColor="text1"/>
          <w:lang w:eastAsia="pt-PT"/>
        </w:rPr>
        <w:t>O cão de assistência quando acompanhado por pessoa com deficiência ou treinador habilitado pode aceder a locais, transportes e estabelecimentos de acesso público, designadamente:</w:t>
      </w:r>
    </w:p>
    <w:p w14:paraId="579618BB" w14:textId="2EA13B8C" w:rsidR="00385FEC" w:rsidRPr="00974A9A" w:rsidRDefault="00385FEC" w:rsidP="00E47017">
      <w:pPr>
        <w:spacing w:line="360" w:lineRule="auto"/>
        <w:jc w:val="both"/>
        <w:rPr>
          <w:rFonts w:ascii="Garamond" w:eastAsia="Times New Roman" w:hAnsi="Garamond" w:cs="Times New Roman"/>
          <w:strike/>
          <w:color w:val="000000" w:themeColor="text1"/>
          <w:lang w:eastAsia="pt-PT"/>
        </w:rPr>
      </w:pPr>
      <w:r w:rsidRPr="00974A9A">
        <w:rPr>
          <w:rFonts w:ascii="Garamond" w:eastAsia="Times New Roman" w:hAnsi="Garamond" w:cs="Times New Roman"/>
          <w:strike/>
          <w:color w:val="000000" w:themeColor="text1"/>
          <w:lang w:eastAsia="pt-PT"/>
        </w:rPr>
        <w:t>a) Transportes públicos, nomeadamente aeronaves das transportadoras aéreas nacionais, barcos, comboios, autocarros, carros elétricos, metropolitano e táxis;</w:t>
      </w:r>
    </w:p>
    <w:p w14:paraId="343F9B4C" w14:textId="77777777" w:rsidR="00385FEC" w:rsidRPr="00974A9A" w:rsidRDefault="00385FEC" w:rsidP="00E47017">
      <w:pPr>
        <w:spacing w:line="360" w:lineRule="auto"/>
        <w:jc w:val="both"/>
        <w:rPr>
          <w:rFonts w:ascii="Garamond" w:eastAsia="Times New Roman" w:hAnsi="Garamond" w:cs="Times New Roman"/>
          <w:strike/>
          <w:color w:val="000000" w:themeColor="text1"/>
          <w:lang w:eastAsia="pt-PT"/>
        </w:rPr>
      </w:pPr>
      <w:r w:rsidRPr="00974A9A">
        <w:rPr>
          <w:rFonts w:ascii="Garamond" w:eastAsia="Times New Roman" w:hAnsi="Garamond" w:cs="Times New Roman"/>
          <w:strike/>
          <w:color w:val="000000" w:themeColor="text1"/>
          <w:lang w:eastAsia="pt-PT"/>
        </w:rPr>
        <w:t>b) Estabelecimentos escolares, públicos ou privados;</w:t>
      </w:r>
    </w:p>
    <w:p w14:paraId="07357287" w14:textId="77777777" w:rsidR="00385FEC" w:rsidRPr="00974A9A" w:rsidRDefault="00385FEC" w:rsidP="00E47017">
      <w:pPr>
        <w:spacing w:line="360" w:lineRule="auto"/>
        <w:jc w:val="both"/>
        <w:rPr>
          <w:rFonts w:ascii="Garamond" w:eastAsia="Times New Roman" w:hAnsi="Garamond" w:cs="Times New Roman"/>
          <w:strike/>
          <w:color w:val="000000" w:themeColor="text1"/>
          <w:lang w:eastAsia="pt-PT"/>
        </w:rPr>
      </w:pPr>
      <w:r w:rsidRPr="00974A9A">
        <w:rPr>
          <w:rFonts w:ascii="Garamond" w:eastAsia="Times New Roman" w:hAnsi="Garamond" w:cs="Times New Roman"/>
          <w:strike/>
          <w:color w:val="000000" w:themeColor="text1"/>
          <w:lang w:eastAsia="pt-PT"/>
        </w:rPr>
        <w:t>c) Centros de formação profissional ou de reabilitação;</w:t>
      </w:r>
    </w:p>
    <w:p w14:paraId="28775633" w14:textId="77777777" w:rsidR="00385FEC" w:rsidRPr="00974A9A" w:rsidRDefault="00385FEC" w:rsidP="00E47017">
      <w:pPr>
        <w:spacing w:line="360" w:lineRule="auto"/>
        <w:jc w:val="both"/>
        <w:rPr>
          <w:rFonts w:ascii="Garamond" w:eastAsia="Times New Roman" w:hAnsi="Garamond" w:cs="Times New Roman"/>
          <w:strike/>
          <w:color w:val="000000" w:themeColor="text1"/>
          <w:lang w:eastAsia="pt-PT"/>
        </w:rPr>
      </w:pPr>
      <w:r w:rsidRPr="00974A9A">
        <w:rPr>
          <w:rFonts w:ascii="Garamond" w:eastAsia="Times New Roman" w:hAnsi="Garamond" w:cs="Times New Roman"/>
          <w:strike/>
          <w:color w:val="000000" w:themeColor="text1"/>
          <w:lang w:eastAsia="pt-PT"/>
        </w:rPr>
        <w:t>d) Recintos desportivos de qualquer natureza, designadamente estádios, pavilhões gimnodesportivos, piscinas e outros;</w:t>
      </w:r>
    </w:p>
    <w:p w14:paraId="05329C00" w14:textId="24E7E906" w:rsidR="00385FEC" w:rsidRPr="00974A9A" w:rsidRDefault="00385FEC" w:rsidP="00E47017">
      <w:pPr>
        <w:spacing w:line="360" w:lineRule="auto"/>
        <w:jc w:val="both"/>
        <w:rPr>
          <w:rFonts w:ascii="Garamond" w:eastAsia="Times New Roman" w:hAnsi="Garamond" w:cs="Times New Roman"/>
          <w:strike/>
          <w:color w:val="000000" w:themeColor="text1"/>
          <w:lang w:eastAsia="pt-PT"/>
        </w:rPr>
      </w:pPr>
      <w:r w:rsidRPr="00974A9A">
        <w:rPr>
          <w:rFonts w:ascii="Garamond" w:eastAsia="Times New Roman" w:hAnsi="Garamond" w:cs="Times New Roman"/>
          <w:strike/>
          <w:color w:val="000000" w:themeColor="text1"/>
          <w:lang w:eastAsia="pt-PT"/>
        </w:rPr>
        <w:t>e) Recintos de espetáculos e de divertimentos públicos, recintos de espetáculos de natureza artística e salas de jogo;</w:t>
      </w:r>
    </w:p>
    <w:p w14:paraId="01976BB1" w14:textId="77777777" w:rsidR="00385FEC" w:rsidRPr="00974A9A" w:rsidRDefault="00385FEC" w:rsidP="00E47017">
      <w:pPr>
        <w:spacing w:line="360" w:lineRule="auto"/>
        <w:jc w:val="both"/>
        <w:rPr>
          <w:rFonts w:ascii="Garamond" w:eastAsia="Times New Roman" w:hAnsi="Garamond" w:cs="Times New Roman"/>
          <w:strike/>
          <w:color w:val="000000" w:themeColor="text1"/>
          <w:lang w:eastAsia="pt-PT"/>
        </w:rPr>
      </w:pPr>
      <w:r w:rsidRPr="00974A9A">
        <w:rPr>
          <w:rFonts w:ascii="Garamond" w:eastAsia="Times New Roman" w:hAnsi="Garamond" w:cs="Times New Roman"/>
          <w:strike/>
          <w:color w:val="000000" w:themeColor="text1"/>
          <w:lang w:eastAsia="pt-PT"/>
        </w:rPr>
        <w:t>f) Edifícios dos serviços da administração pública central, regional e local, incluindo os institutos públicos;</w:t>
      </w:r>
    </w:p>
    <w:p w14:paraId="290B27EA" w14:textId="77777777" w:rsidR="00385FEC" w:rsidRPr="00974A9A" w:rsidRDefault="00385FEC" w:rsidP="00E47017">
      <w:pPr>
        <w:spacing w:line="360" w:lineRule="auto"/>
        <w:jc w:val="both"/>
        <w:rPr>
          <w:rFonts w:ascii="Garamond" w:eastAsia="Times New Roman" w:hAnsi="Garamond" w:cs="Times New Roman"/>
          <w:strike/>
          <w:color w:val="000000" w:themeColor="text1"/>
          <w:lang w:eastAsia="pt-PT"/>
        </w:rPr>
      </w:pPr>
      <w:r w:rsidRPr="00974A9A">
        <w:rPr>
          <w:rFonts w:ascii="Garamond" w:eastAsia="Times New Roman" w:hAnsi="Garamond" w:cs="Times New Roman"/>
          <w:strike/>
          <w:color w:val="000000" w:themeColor="text1"/>
          <w:lang w:eastAsia="pt-PT"/>
        </w:rPr>
        <w:t>g) Estabelecimentos de saúde, públicos ou privados;</w:t>
      </w:r>
    </w:p>
    <w:p w14:paraId="2C0701D8" w14:textId="77777777" w:rsidR="00385FEC" w:rsidRPr="00974A9A" w:rsidRDefault="00385FEC" w:rsidP="00E47017">
      <w:pPr>
        <w:spacing w:line="360" w:lineRule="auto"/>
        <w:jc w:val="both"/>
        <w:rPr>
          <w:rFonts w:ascii="Garamond" w:eastAsia="Times New Roman" w:hAnsi="Garamond" w:cs="Times New Roman"/>
          <w:strike/>
          <w:color w:val="000000" w:themeColor="text1"/>
          <w:lang w:eastAsia="pt-PT"/>
        </w:rPr>
      </w:pPr>
      <w:r w:rsidRPr="00974A9A">
        <w:rPr>
          <w:rFonts w:ascii="Garamond" w:eastAsia="Times New Roman" w:hAnsi="Garamond" w:cs="Times New Roman"/>
          <w:strike/>
          <w:color w:val="000000" w:themeColor="text1"/>
          <w:lang w:eastAsia="pt-PT"/>
        </w:rPr>
        <w:t>h) Locais de prestação de serviços abertos ao público em geral, tais como estabelecimentos bancários, seguradoras, correios e outros;</w:t>
      </w:r>
    </w:p>
    <w:p w14:paraId="23DE858A" w14:textId="77777777" w:rsidR="00385FEC" w:rsidRPr="00974A9A" w:rsidRDefault="00385FEC" w:rsidP="00E47017">
      <w:pPr>
        <w:spacing w:line="360" w:lineRule="auto"/>
        <w:jc w:val="both"/>
        <w:rPr>
          <w:rFonts w:ascii="Garamond" w:eastAsia="Times New Roman" w:hAnsi="Garamond" w:cs="Times New Roman"/>
          <w:strike/>
          <w:color w:val="000000" w:themeColor="text1"/>
          <w:lang w:eastAsia="pt-PT"/>
        </w:rPr>
      </w:pPr>
      <w:r w:rsidRPr="00974A9A">
        <w:rPr>
          <w:rFonts w:ascii="Garamond" w:eastAsia="Times New Roman" w:hAnsi="Garamond" w:cs="Times New Roman"/>
          <w:strike/>
          <w:color w:val="000000" w:themeColor="text1"/>
          <w:lang w:eastAsia="pt-PT"/>
        </w:rPr>
        <w:t>i) Estabelecimentos de comércio, incluindo centros comerciais, hipermercados e supermercados;</w:t>
      </w:r>
    </w:p>
    <w:p w14:paraId="2AB5B499" w14:textId="77777777" w:rsidR="00385FEC" w:rsidRPr="00974A9A" w:rsidRDefault="00385FEC" w:rsidP="00E47017">
      <w:pPr>
        <w:spacing w:line="360" w:lineRule="auto"/>
        <w:jc w:val="both"/>
        <w:rPr>
          <w:rFonts w:ascii="Garamond" w:eastAsia="Times New Roman" w:hAnsi="Garamond" w:cs="Times New Roman"/>
          <w:strike/>
          <w:color w:val="000000" w:themeColor="text1"/>
          <w:lang w:eastAsia="pt-PT"/>
        </w:rPr>
      </w:pPr>
      <w:r w:rsidRPr="00974A9A">
        <w:rPr>
          <w:rFonts w:ascii="Garamond" w:eastAsia="Times New Roman" w:hAnsi="Garamond" w:cs="Times New Roman"/>
          <w:strike/>
          <w:color w:val="000000" w:themeColor="text1"/>
          <w:lang w:eastAsia="pt-PT"/>
        </w:rPr>
        <w:t>j) Estabelecimentos relacionados com a indústria da restauração e do turismo, incluindo restaurantes, cafetarias, casas de bebidas e outros abertos ao público;</w:t>
      </w:r>
    </w:p>
    <w:p w14:paraId="17DE08EB" w14:textId="77777777" w:rsidR="00385FEC" w:rsidRPr="00974A9A" w:rsidRDefault="00385FEC" w:rsidP="00E47017">
      <w:pPr>
        <w:spacing w:line="360" w:lineRule="auto"/>
        <w:jc w:val="both"/>
        <w:rPr>
          <w:rFonts w:ascii="Garamond" w:eastAsia="Times New Roman" w:hAnsi="Garamond" w:cs="Times New Roman"/>
          <w:strike/>
          <w:color w:val="000000" w:themeColor="text1"/>
          <w:lang w:eastAsia="pt-PT"/>
        </w:rPr>
      </w:pPr>
      <w:r w:rsidRPr="00974A9A">
        <w:rPr>
          <w:rFonts w:ascii="Garamond" w:eastAsia="Times New Roman" w:hAnsi="Garamond" w:cs="Times New Roman"/>
          <w:strike/>
          <w:color w:val="000000" w:themeColor="text1"/>
          <w:lang w:eastAsia="pt-PT"/>
        </w:rPr>
        <w:t>l) Estabelecimentos de alojamento, como hotéis, residenciais, pensões e outros similares;</w:t>
      </w:r>
    </w:p>
    <w:p w14:paraId="3C08EB76" w14:textId="77777777" w:rsidR="00385FEC" w:rsidRPr="00974A9A" w:rsidRDefault="00385FEC" w:rsidP="00E47017">
      <w:pPr>
        <w:spacing w:line="360" w:lineRule="auto"/>
        <w:jc w:val="both"/>
        <w:rPr>
          <w:rFonts w:ascii="Garamond" w:eastAsia="Times New Roman" w:hAnsi="Garamond" w:cs="Times New Roman"/>
          <w:strike/>
          <w:color w:val="000000" w:themeColor="text1"/>
          <w:lang w:eastAsia="pt-PT"/>
        </w:rPr>
      </w:pPr>
      <w:r w:rsidRPr="00974A9A">
        <w:rPr>
          <w:rFonts w:ascii="Garamond" w:eastAsia="Times New Roman" w:hAnsi="Garamond" w:cs="Times New Roman"/>
          <w:strike/>
          <w:color w:val="000000" w:themeColor="text1"/>
          <w:lang w:eastAsia="pt-PT"/>
        </w:rPr>
        <w:t>m) Lares e casas de repouso;</w:t>
      </w:r>
    </w:p>
    <w:p w14:paraId="3D3DE605" w14:textId="77777777" w:rsidR="00385FEC" w:rsidRPr="00974A9A" w:rsidRDefault="00385FEC" w:rsidP="00E47017">
      <w:pPr>
        <w:spacing w:line="360" w:lineRule="auto"/>
        <w:jc w:val="both"/>
        <w:rPr>
          <w:rFonts w:ascii="Garamond" w:eastAsia="Times New Roman" w:hAnsi="Garamond" w:cs="Times New Roman"/>
          <w:strike/>
          <w:color w:val="000000" w:themeColor="text1"/>
          <w:lang w:eastAsia="pt-PT"/>
        </w:rPr>
      </w:pPr>
      <w:r w:rsidRPr="00974A9A">
        <w:rPr>
          <w:rFonts w:ascii="Garamond" w:eastAsia="Times New Roman" w:hAnsi="Garamond" w:cs="Times New Roman"/>
          <w:strike/>
          <w:color w:val="000000" w:themeColor="text1"/>
          <w:lang w:eastAsia="pt-PT"/>
        </w:rPr>
        <w:t>n) Locais de lazer e de turismo em geral, como praias, parques de campismo, termas, jardins e outros;</w:t>
      </w:r>
    </w:p>
    <w:p w14:paraId="0AAE2F60" w14:textId="77777777" w:rsidR="00385FEC" w:rsidRPr="00974A9A" w:rsidRDefault="00385FEC" w:rsidP="00E47017">
      <w:pPr>
        <w:spacing w:line="360" w:lineRule="auto"/>
        <w:jc w:val="both"/>
        <w:rPr>
          <w:rFonts w:ascii="Garamond" w:eastAsia="Times New Roman" w:hAnsi="Garamond" w:cs="Times New Roman"/>
          <w:strike/>
          <w:color w:val="000000" w:themeColor="text1"/>
          <w:lang w:eastAsia="pt-PT"/>
        </w:rPr>
      </w:pPr>
      <w:r w:rsidRPr="00974A9A">
        <w:rPr>
          <w:rFonts w:ascii="Garamond" w:eastAsia="Times New Roman" w:hAnsi="Garamond" w:cs="Times New Roman"/>
          <w:strike/>
          <w:color w:val="000000" w:themeColor="text1"/>
          <w:lang w:eastAsia="pt-PT"/>
        </w:rPr>
        <w:t>o) Locais de emprego.</w:t>
      </w:r>
    </w:p>
    <w:p w14:paraId="575C3C62" w14:textId="515A7873" w:rsidR="00385FEC" w:rsidRPr="00974A9A" w:rsidRDefault="00385FEC" w:rsidP="00E47017">
      <w:pPr>
        <w:spacing w:line="360" w:lineRule="auto"/>
        <w:jc w:val="center"/>
        <w:rPr>
          <w:rFonts w:ascii="Garamond" w:eastAsia="Times New Roman" w:hAnsi="Garamond" w:cs="Times New Roman"/>
          <w:b/>
          <w:bCs/>
          <w:strike/>
          <w:color w:val="000000" w:themeColor="text1"/>
          <w:lang w:eastAsia="pt-PT"/>
        </w:rPr>
      </w:pPr>
      <w:r w:rsidRPr="00974A9A">
        <w:rPr>
          <w:rFonts w:ascii="Garamond" w:eastAsia="Times New Roman" w:hAnsi="Garamond" w:cs="Times New Roman"/>
          <w:b/>
          <w:bCs/>
          <w:strike/>
          <w:color w:val="000000" w:themeColor="text1"/>
          <w:lang w:eastAsia="pt-PT"/>
        </w:rPr>
        <w:t xml:space="preserve">Artigo </w:t>
      </w:r>
      <w:r w:rsidR="00E47017" w:rsidRPr="00974A9A">
        <w:rPr>
          <w:rFonts w:ascii="Garamond" w:eastAsia="Times New Roman" w:hAnsi="Garamond" w:cs="Times New Roman"/>
          <w:b/>
          <w:bCs/>
          <w:strike/>
          <w:color w:val="000000" w:themeColor="text1"/>
          <w:lang w:eastAsia="pt-PT"/>
        </w:rPr>
        <w:t>127</w:t>
      </w:r>
      <w:r w:rsidRPr="00974A9A">
        <w:rPr>
          <w:rFonts w:ascii="Garamond" w:eastAsia="Times New Roman" w:hAnsi="Garamond" w:cs="Times New Roman"/>
          <w:b/>
          <w:bCs/>
          <w:strike/>
          <w:color w:val="000000" w:themeColor="text1"/>
          <w:lang w:eastAsia="pt-PT"/>
        </w:rPr>
        <w:t>.º</w:t>
      </w:r>
    </w:p>
    <w:p w14:paraId="08855286" w14:textId="77777777" w:rsidR="00385FEC" w:rsidRPr="00974A9A" w:rsidRDefault="00385FEC" w:rsidP="00E47017">
      <w:pPr>
        <w:spacing w:line="360" w:lineRule="auto"/>
        <w:jc w:val="center"/>
        <w:rPr>
          <w:rFonts w:ascii="Garamond" w:eastAsia="Times New Roman" w:hAnsi="Garamond" w:cs="Times New Roman"/>
          <w:bCs/>
          <w:strike/>
          <w:color w:val="000000" w:themeColor="text1"/>
          <w:lang w:eastAsia="pt-PT"/>
        </w:rPr>
      </w:pPr>
      <w:r w:rsidRPr="00974A9A">
        <w:rPr>
          <w:rFonts w:ascii="Garamond" w:eastAsia="Times New Roman" w:hAnsi="Garamond" w:cs="Times New Roman"/>
          <w:bCs/>
          <w:strike/>
          <w:color w:val="000000" w:themeColor="text1"/>
          <w:lang w:eastAsia="pt-PT"/>
        </w:rPr>
        <w:t>Exercício do direito de acesso</w:t>
      </w:r>
    </w:p>
    <w:p w14:paraId="7DBB86C3" w14:textId="77777777" w:rsidR="00385FEC" w:rsidRPr="00974A9A" w:rsidRDefault="00385FEC" w:rsidP="00E47017">
      <w:pPr>
        <w:spacing w:line="360" w:lineRule="auto"/>
        <w:jc w:val="both"/>
        <w:rPr>
          <w:rFonts w:ascii="Garamond" w:eastAsia="Times New Roman" w:hAnsi="Garamond" w:cs="Times New Roman"/>
          <w:strike/>
          <w:color w:val="000000" w:themeColor="text1"/>
          <w:lang w:eastAsia="pt-PT"/>
        </w:rPr>
      </w:pPr>
      <w:r w:rsidRPr="00974A9A">
        <w:rPr>
          <w:rFonts w:ascii="Garamond" w:eastAsia="Times New Roman" w:hAnsi="Garamond" w:cs="Times New Roman"/>
          <w:strike/>
          <w:color w:val="000000" w:themeColor="text1"/>
          <w:lang w:eastAsia="pt-PT"/>
        </w:rPr>
        <w:t>1 - O direito de acesso previsto no artigo anterior não implica qualquer custo suplementar para a pessoa com deficiência e prevalece sobre quaisquer proibições ou limitações que contrariem o disposto no presente decreto-lei, ainda que assinaladas por placas ou outros sinais distintivos.</w:t>
      </w:r>
    </w:p>
    <w:p w14:paraId="1E2DEDDD" w14:textId="6FE340C0" w:rsidR="00385FEC" w:rsidRPr="00974A9A" w:rsidRDefault="00385FEC" w:rsidP="00E47017">
      <w:pPr>
        <w:spacing w:line="360" w:lineRule="auto"/>
        <w:jc w:val="both"/>
        <w:rPr>
          <w:rFonts w:ascii="Garamond" w:eastAsia="Times New Roman" w:hAnsi="Garamond" w:cs="Times New Roman"/>
          <w:strike/>
          <w:color w:val="000000" w:themeColor="text1"/>
          <w:lang w:eastAsia="pt-PT"/>
        </w:rPr>
      </w:pPr>
      <w:r w:rsidRPr="00974A9A">
        <w:rPr>
          <w:rFonts w:ascii="Garamond" w:eastAsia="Times New Roman" w:hAnsi="Garamond" w:cs="Times New Roman"/>
          <w:strike/>
          <w:color w:val="000000" w:themeColor="text1"/>
          <w:lang w:eastAsia="pt-PT"/>
        </w:rPr>
        <w:t>2 - Nos casos em que as especiais características, natureza ou finalidades dos locais o determinem, o direito de acesso a que se refere o artigo anterior poderá ser objeto de regulamentação que explicite o modo concreto do seu exercício.</w:t>
      </w:r>
    </w:p>
    <w:p w14:paraId="630AF70C" w14:textId="7C380114" w:rsidR="00385FEC" w:rsidRPr="00974A9A" w:rsidRDefault="00385FEC" w:rsidP="00E47017">
      <w:pPr>
        <w:spacing w:line="360" w:lineRule="auto"/>
        <w:jc w:val="both"/>
        <w:rPr>
          <w:rFonts w:ascii="Garamond" w:eastAsia="Times New Roman" w:hAnsi="Garamond" w:cs="Times New Roman"/>
          <w:strike/>
          <w:color w:val="000000" w:themeColor="text1"/>
          <w:lang w:eastAsia="pt-PT"/>
        </w:rPr>
      </w:pPr>
      <w:r w:rsidRPr="00974A9A">
        <w:rPr>
          <w:rFonts w:ascii="Garamond" w:eastAsia="Times New Roman" w:hAnsi="Garamond" w:cs="Times New Roman"/>
          <w:strike/>
          <w:color w:val="000000" w:themeColor="text1"/>
          <w:lang w:eastAsia="pt-PT"/>
        </w:rPr>
        <w:t>3 - O direito de acesso não pode ser exercido enquanto o animal apresentar sinais manifestos de doença, agressividade, falta de higiene, bem como de qualquer outra característica anormal suscetível de provocar receios fundados para a segurança e integridade física das pessoas ou dos animais, ou se comporte de forma a perturbar o normal funcionamento do local em causa.</w:t>
      </w:r>
    </w:p>
    <w:p w14:paraId="36B4774E" w14:textId="77777777" w:rsidR="00385FEC" w:rsidRPr="00974A9A" w:rsidRDefault="00385FEC" w:rsidP="00E47017">
      <w:pPr>
        <w:spacing w:line="360" w:lineRule="auto"/>
        <w:jc w:val="both"/>
        <w:rPr>
          <w:rFonts w:ascii="Garamond" w:eastAsia="Times New Roman" w:hAnsi="Garamond" w:cs="Times New Roman"/>
          <w:strike/>
          <w:color w:val="000000" w:themeColor="text1"/>
          <w:lang w:eastAsia="pt-PT"/>
        </w:rPr>
      </w:pPr>
      <w:r w:rsidRPr="00974A9A">
        <w:rPr>
          <w:rFonts w:ascii="Garamond" w:eastAsia="Times New Roman" w:hAnsi="Garamond" w:cs="Times New Roman"/>
          <w:strike/>
          <w:color w:val="000000" w:themeColor="text1"/>
          <w:lang w:eastAsia="pt-PT"/>
        </w:rPr>
        <w:t>4 - Os cães de assistência são dispensados do uso de açaimo funcional quando circulem na via ou lugar público.</w:t>
      </w:r>
    </w:p>
    <w:p w14:paraId="4451AD0C" w14:textId="7E3A9961" w:rsidR="00385FEC" w:rsidRPr="00974A9A" w:rsidRDefault="00385FEC" w:rsidP="00E47017">
      <w:pPr>
        <w:spacing w:line="360" w:lineRule="auto"/>
        <w:jc w:val="center"/>
        <w:rPr>
          <w:rFonts w:ascii="Garamond" w:eastAsia="Times New Roman" w:hAnsi="Garamond" w:cs="Times New Roman"/>
          <w:b/>
          <w:bCs/>
          <w:strike/>
          <w:color w:val="000000" w:themeColor="text1"/>
          <w:lang w:eastAsia="pt-PT"/>
        </w:rPr>
      </w:pPr>
      <w:r w:rsidRPr="00974A9A">
        <w:rPr>
          <w:rFonts w:ascii="Garamond" w:eastAsia="Times New Roman" w:hAnsi="Garamond" w:cs="Times New Roman"/>
          <w:b/>
          <w:bCs/>
          <w:strike/>
          <w:color w:val="000000" w:themeColor="text1"/>
          <w:lang w:eastAsia="pt-PT"/>
        </w:rPr>
        <w:t xml:space="preserve">Artigo </w:t>
      </w:r>
      <w:r w:rsidR="00E47017" w:rsidRPr="00974A9A">
        <w:rPr>
          <w:rFonts w:ascii="Garamond" w:eastAsia="Times New Roman" w:hAnsi="Garamond" w:cs="Times New Roman"/>
          <w:b/>
          <w:bCs/>
          <w:strike/>
          <w:color w:val="000000" w:themeColor="text1"/>
          <w:lang w:eastAsia="pt-PT"/>
        </w:rPr>
        <w:t>128</w:t>
      </w:r>
      <w:r w:rsidRPr="00974A9A">
        <w:rPr>
          <w:rFonts w:ascii="Garamond" w:eastAsia="Times New Roman" w:hAnsi="Garamond" w:cs="Times New Roman"/>
          <w:b/>
          <w:bCs/>
          <w:strike/>
          <w:color w:val="000000" w:themeColor="text1"/>
          <w:lang w:eastAsia="pt-PT"/>
        </w:rPr>
        <w:t>.º</w:t>
      </w:r>
    </w:p>
    <w:p w14:paraId="0C688AAA" w14:textId="77777777" w:rsidR="00385FEC" w:rsidRPr="00974A9A" w:rsidRDefault="00385FEC" w:rsidP="00E47017">
      <w:pPr>
        <w:spacing w:line="360" w:lineRule="auto"/>
        <w:jc w:val="center"/>
        <w:rPr>
          <w:rFonts w:ascii="Garamond" w:eastAsia="Times New Roman" w:hAnsi="Garamond" w:cs="Times New Roman"/>
          <w:bCs/>
          <w:strike/>
          <w:color w:val="000000" w:themeColor="text1"/>
          <w:lang w:eastAsia="pt-PT"/>
        </w:rPr>
      </w:pPr>
      <w:r w:rsidRPr="00974A9A">
        <w:rPr>
          <w:rFonts w:ascii="Garamond" w:eastAsia="Times New Roman" w:hAnsi="Garamond" w:cs="Times New Roman"/>
          <w:bCs/>
          <w:strike/>
          <w:color w:val="000000" w:themeColor="text1"/>
          <w:lang w:eastAsia="pt-PT"/>
        </w:rPr>
        <w:t>Cães de assistência em treino</w:t>
      </w:r>
    </w:p>
    <w:p w14:paraId="219C656A" w14:textId="0B8E5BDF" w:rsidR="00385FEC" w:rsidRPr="00974A9A" w:rsidRDefault="00385FEC" w:rsidP="00E47017">
      <w:pPr>
        <w:spacing w:line="360" w:lineRule="auto"/>
        <w:jc w:val="both"/>
        <w:rPr>
          <w:rFonts w:ascii="Garamond" w:eastAsia="Times New Roman" w:hAnsi="Garamond" w:cs="Times New Roman"/>
          <w:strike/>
          <w:color w:val="000000" w:themeColor="text1"/>
          <w:lang w:eastAsia="pt-PT"/>
        </w:rPr>
      </w:pPr>
      <w:r w:rsidRPr="00974A9A">
        <w:rPr>
          <w:rFonts w:ascii="Garamond" w:eastAsia="Times New Roman" w:hAnsi="Garamond" w:cs="Times New Roman"/>
          <w:strike/>
          <w:color w:val="000000" w:themeColor="text1"/>
          <w:lang w:eastAsia="pt-PT"/>
        </w:rPr>
        <w:t>1 - O regime definido neste decreto-lei é igualmente aplicável aos cães de assistência em treino, desde que acompanhados pelo respetivo treinador ou pela família de acolhimento.</w:t>
      </w:r>
    </w:p>
    <w:p w14:paraId="11C31CB8" w14:textId="1ABC5F34" w:rsidR="002726C3" w:rsidRPr="00974A9A" w:rsidRDefault="00385FEC" w:rsidP="00E47017">
      <w:pPr>
        <w:spacing w:line="360" w:lineRule="auto"/>
        <w:jc w:val="both"/>
        <w:rPr>
          <w:rFonts w:ascii="Garamond" w:eastAsia="Times New Roman" w:hAnsi="Garamond" w:cs="Times New Roman"/>
          <w:strike/>
          <w:color w:val="000000" w:themeColor="text1"/>
          <w:lang w:eastAsia="pt-PT"/>
        </w:rPr>
      </w:pPr>
      <w:r w:rsidRPr="00974A9A">
        <w:rPr>
          <w:rFonts w:ascii="Garamond" w:eastAsia="Times New Roman" w:hAnsi="Garamond" w:cs="Times New Roman"/>
          <w:strike/>
          <w:color w:val="000000" w:themeColor="text1"/>
          <w:lang w:eastAsia="pt-PT"/>
        </w:rPr>
        <w:t>2 - Consideram-se famílias de acolhimento as que recebem os cães de assistência durante a fase de socialização e adaptação do animal à convivência humana e que estejam credenciadas como tal.</w:t>
      </w:r>
    </w:p>
    <w:p w14:paraId="5A19A104" w14:textId="5DC349B7" w:rsidR="002726C3" w:rsidRPr="00974A9A" w:rsidRDefault="002726C3" w:rsidP="00E47017">
      <w:pPr>
        <w:spacing w:line="360" w:lineRule="auto"/>
        <w:jc w:val="center"/>
        <w:rPr>
          <w:rFonts w:ascii="Garamond" w:eastAsia="Times New Roman" w:hAnsi="Garamond" w:cs="Times New Roman"/>
          <w:b/>
          <w:bCs/>
          <w:strike/>
          <w:color w:val="000000" w:themeColor="text1"/>
          <w:lang w:eastAsia="pt-PT"/>
        </w:rPr>
      </w:pPr>
      <w:r w:rsidRPr="00974A9A">
        <w:rPr>
          <w:rFonts w:ascii="Garamond" w:eastAsia="Times New Roman" w:hAnsi="Garamond" w:cs="Times New Roman"/>
          <w:b/>
          <w:bCs/>
          <w:strike/>
          <w:color w:val="000000" w:themeColor="text1"/>
          <w:lang w:eastAsia="pt-PT"/>
        </w:rPr>
        <w:t xml:space="preserve">Artigo </w:t>
      </w:r>
      <w:r w:rsidR="00E47017" w:rsidRPr="00974A9A">
        <w:rPr>
          <w:rFonts w:ascii="Garamond" w:eastAsia="Times New Roman" w:hAnsi="Garamond" w:cs="Times New Roman"/>
          <w:b/>
          <w:bCs/>
          <w:strike/>
          <w:color w:val="000000" w:themeColor="text1"/>
          <w:lang w:eastAsia="pt-PT"/>
        </w:rPr>
        <w:t>129</w:t>
      </w:r>
      <w:r w:rsidRPr="00974A9A">
        <w:rPr>
          <w:rFonts w:ascii="Garamond" w:eastAsia="Times New Roman" w:hAnsi="Garamond" w:cs="Times New Roman"/>
          <w:b/>
          <w:bCs/>
          <w:strike/>
          <w:color w:val="000000" w:themeColor="text1"/>
          <w:lang w:eastAsia="pt-PT"/>
        </w:rPr>
        <w:t>.º</w:t>
      </w:r>
    </w:p>
    <w:p w14:paraId="0AD263CB" w14:textId="1692BBA4" w:rsidR="00385FEC" w:rsidRPr="00974A9A" w:rsidRDefault="002726C3" w:rsidP="00E47017">
      <w:pPr>
        <w:spacing w:line="360" w:lineRule="auto"/>
        <w:jc w:val="center"/>
        <w:rPr>
          <w:rFonts w:ascii="Garamond" w:eastAsia="Times New Roman" w:hAnsi="Garamond" w:cs="Times New Roman"/>
          <w:bCs/>
          <w:strike/>
          <w:color w:val="000000" w:themeColor="text1"/>
          <w:lang w:eastAsia="pt-PT"/>
        </w:rPr>
      </w:pPr>
      <w:r w:rsidRPr="00974A9A">
        <w:rPr>
          <w:rFonts w:ascii="Garamond" w:eastAsia="Times New Roman" w:hAnsi="Garamond" w:cs="Times New Roman"/>
          <w:bCs/>
          <w:strike/>
          <w:color w:val="000000" w:themeColor="text1"/>
          <w:lang w:eastAsia="pt-PT"/>
        </w:rPr>
        <w:t>I</w:t>
      </w:r>
      <w:r w:rsidR="00012F95" w:rsidRPr="00974A9A">
        <w:rPr>
          <w:rFonts w:ascii="Garamond" w:eastAsia="Times New Roman" w:hAnsi="Garamond" w:cs="Times New Roman"/>
          <w:bCs/>
          <w:strike/>
          <w:color w:val="000000" w:themeColor="text1"/>
          <w:lang w:eastAsia="pt-PT"/>
        </w:rPr>
        <w:t>dentificação de cão de assistência</w:t>
      </w:r>
    </w:p>
    <w:p w14:paraId="444B27E8" w14:textId="53B198A1" w:rsidR="00385FEC" w:rsidRPr="00974A9A" w:rsidRDefault="05824B71" w:rsidP="00E47017">
      <w:pPr>
        <w:spacing w:line="360" w:lineRule="auto"/>
        <w:jc w:val="both"/>
        <w:rPr>
          <w:rFonts w:ascii="Garamond" w:eastAsia="Times New Roman" w:hAnsi="Garamond" w:cs="Times New Roman"/>
          <w:strike/>
          <w:color w:val="000000" w:themeColor="text1"/>
          <w:lang w:eastAsia="pt-PT"/>
        </w:rPr>
      </w:pPr>
      <w:r w:rsidRPr="00974A9A">
        <w:rPr>
          <w:rFonts w:ascii="Garamond" w:eastAsia="Times New Roman" w:hAnsi="Garamond" w:cs="Times New Roman"/>
          <w:strike/>
          <w:color w:val="000000" w:themeColor="text1"/>
          <w:lang w:eastAsia="pt-PT"/>
        </w:rPr>
        <w:t>1 - O estatuto de cão de assistência só é reconhecido aos cães educados e treinados</w:t>
      </w:r>
      <w:r w:rsidR="414F6642" w:rsidRPr="00974A9A">
        <w:rPr>
          <w:rFonts w:ascii="Garamond" w:eastAsia="Times New Roman" w:hAnsi="Garamond" w:cs="Times New Roman"/>
          <w:strike/>
          <w:color w:val="000000" w:themeColor="text1"/>
          <w:lang w:eastAsia="pt-PT"/>
        </w:rPr>
        <w:t xml:space="preserve"> por treinador </w:t>
      </w:r>
      <w:r w:rsidR="0747D24B" w:rsidRPr="00974A9A">
        <w:rPr>
          <w:rFonts w:ascii="Garamond" w:eastAsia="Times New Roman" w:hAnsi="Garamond" w:cs="Times New Roman"/>
          <w:strike/>
          <w:color w:val="000000" w:themeColor="text1"/>
          <w:lang w:eastAsia="pt-PT"/>
        </w:rPr>
        <w:t>que detenha o</w:t>
      </w:r>
      <w:r w:rsidR="414F6642" w:rsidRPr="00974A9A">
        <w:rPr>
          <w:rFonts w:ascii="Garamond" w:eastAsia="Times New Roman" w:hAnsi="Garamond" w:cs="Times New Roman"/>
          <w:strike/>
          <w:color w:val="000000" w:themeColor="text1"/>
          <w:lang w:eastAsia="pt-PT"/>
        </w:rPr>
        <w:t xml:space="preserve"> respetivo título profissional, emitido nos termos do disposto no </w:t>
      </w:r>
      <w:r w:rsidR="10F1C87A" w:rsidRPr="00974A9A">
        <w:rPr>
          <w:rFonts w:ascii="Garamond" w:eastAsia="Times New Roman" w:hAnsi="Garamond" w:cs="Times New Roman"/>
          <w:strike/>
          <w:color w:val="000000" w:themeColor="text1"/>
          <w:lang w:eastAsia="pt-PT"/>
        </w:rPr>
        <w:t>artigo 119.º</w:t>
      </w:r>
      <w:r w:rsidRPr="00974A9A">
        <w:rPr>
          <w:rFonts w:ascii="Garamond" w:eastAsia="Times New Roman" w:hAnsi="Garamond" w:cs="Times New Roman"/>
          <w:strike/>
          <w:color w:val="000000" w:themeColor="text1"/>
          <w:lang w:eastAsia="pt-PT"/>
        </w:rPr>
        <w:t>.</w:t>
      </w:r>
    </w:p>
    <w:p w14:paraId="3EA1B2D3" w14:textId="717AB200" w:rsidR="00385FEC" w:rsidRPr="00974A9A" w:rsidRDefault="00385FEC" w:rsidP="00E47017">
      <w:pPr>
        <w:spacing w:line="360" w:lineRule="auto"/>
        <w:jc w:val="both"/>
        <w:rPr>
          <w:rFonts w:ascii="Garamond" w:eastAsia="Times New Roman" w:hAnsi="Garamond" w:cs="Times New Roman"/>
          <w:strike/>
          <w:color w:val="000000" w:themeColor="text1"/>
          <w:lang w:eastAsia="pt-PT"/>
        </w:rPr>
      </w:pPr>
      <w:bookmarkStart w:id="2343" w:name="_Hlk135834731"/>
      <w:r w:rsidRPr="00974A9A">
        <w:rPr>
          <w:rFonts w:ascii="Garamond" w:eastAsia="Times New Roman" w:hAnsi="Garamond" w:cs="Times New Roman"/>
          <w:strike/>
          <w:color w:val="000000" w:themeColor="text1"/>
          <w:lang w:eastAsia="pt-PT"/>
        </w:rPr>
        <w:t xml:space="preserve">3 - A certificação do treino do animal como cão de assistência é feita através da emissão de um cartão próprio e distintivo emitido por </w:t>
      </w:r>
      <w:r w:rsidR="00575262" w:rsidRPr="00974A9A">
        <w:rPr>
          <w:rFonts w:ascii="Garamond" w:eastAsia="Times New Roman" w:hAnsi="Garamond" w:cs="Times New Roman"/>
          <w:strike/>
          <w:color w:val="000000" w:themeColor="text1"/>
          <w:lang w:eastAsia="pt-PT"/>
        </w:rPr>
        <w:t>treinador</w:t>
      </w:r>
      <w:r w:rsidRPr="00974A9A">
        <w:rPr>
          <w:rFonts w:ascii="Garamond" w:eastAsia="Times New Roman" w:hAnsi="Garamond" w:cs="Times New Roman"/>
          <w:strike/>
          <w:color w:val="000000" w:themeColor="text1"/>
          <w:lang w:eastAsia="pt-PT"/>
        </w:rPr>
        <w:t xml:space="preserve"> de cães de assistência.</w:t>
      </w:r>
    </w:p>
    <w:p w14:paraId="0B0B97EC" w14:textId="24E1B07F" w:rsidR="006C71F1" w:rsidRPr="00974A9A" w:rsidRDefault="1D0EE1D1" w:rsidP="00E47017">
      <w:pPr>
        <w:spacing w:line="360" w:lineRule="auto"/>
        <w:jc w:val="both"/>
        <w:rPr>
          <w:rFonts w:ascii="Garamond" w:eastAsia="Times New Roman" w:hAnsi="Garamond" w:cs="Times New Roman"/>
          <w:strike/>
          <w:color w:val="000000" w:themeColor="text1"/>
          <w:lang w:eastAsia="pt-PT"/>
        </w:rPr>
      </w:pPr>
      <w:r w:rsidRPr="00974A9A">
        <w:rPr>
          <w:rFonts w:ascii="Garamond" w:eastAsia="Times New Roman" w:hAnsi="Garamond" w:cs="Times New Roman"/>
          <w:strike/>
          <w:color w:val="000000" w:themeColor="text1"/>
          <w:lang w:eastAsia="pt-PT"/>
        </w:rPr>
        <w:t>4 – O modelo de cartão referido no número anterior é disponibilizado pelo ICNF, I.P., no respetivo sítio na Internet.</w:t>
      </w:r>
    </w:p>
    <w:bookmarkEnd w:id="2343"/>
    <w:p w14:paraId="5C562291" w14:textId="6DB01470" w:rsidR="00385FEC" w:rsidRPr="00974A9A" w:rsidRDefault="00385FEC" w:rsidP="00E47017">
      <w:pPr>
        <w:spacing w:line="360" w:lineRule="auto"/>
        <w:jc w:val="center"/>
        <w:rPr>
          <w:rFonts w:ascii="Garamond" w:eastAsia="Times New Roman" w:hAnsi="Garamond" w:cs="Times New Roman"/>
          <w:b/>
          <w:bCs/>
          <w:strike/>
          <w:color w:val="000000" w:themeColor="text1"/>
          <w:lang w:eastAsia="pt-PT"/>
        </w:rPr>
      </w:pPr>
      <w:r w:rsidRPr="00974A9A">
        <w:rPr>
          <w:rFonts w:ascii="Garamond" w:eastAsia="Times New Roman" w:hAnsi="Garamond" w:cs="Times New Roman"/>
          <w:b/>
          <w:bCs/>
          <w:strike/>
          <w:color w:val="000000" w:themeColor="text1"/>
          <w:lang w:eastAsia="pt-PT"/>
        </w:rPr>
        <w:t xml:space="preserve">Artigo </w:t>
      </w:r>
      <w:r w:rsidR="00E47017" w:rsidRPr="00974A9A">
        <w:rPr>
          <w:rFonts w:ascii="Garamond" w:eastAsia="Times New Roman" w:hAnsi="Garamond" w:cs="Times New Roman"/>
          <w:b/>
          <w:bCs/>
          <w:strike/>
          <w:color w:val="000000" w:themeColor="text1"/>
          <w:lang w:eastAsia="pt-PT"/>
        </w:rPr>
        <w:t>130</w:t>
      </w:r>
      <w:r w:rsidRPr="00974A9A">
        <w:rPr>
          <w:rFonts w:ascii="Garamond" w:eastAsia="Times New Roman" w:hAnsi="Garamond" w:cs="Times New Roman"/>
          <w:b/>
          <w:bCs/>
          <w:strike/>
          <w:color w:val="000000" w:themeColor="text1"/>
          <w:lang w:eastAsia="pt-PT"/>
        </w:rPr>
        <w:t>.º</w:t>
      </w:r>
    </w:p>
    <w:p w14:paraId="6F78ED50" w14:textId="77777777" w:rsidR="00385FEC" w:rsidRPr="00974A9A" w:rsidRDefault="00385FEC" w:rsidP="00E47017">
      <w:pPr>
        <w:spacing w:line="360" w:lineRule="auto"/>
        <w:jc w:val="center"/>
        <w:rPr>
          <w:rFonts w:ascii="Garamond" w:eastAsia="Times New Roman" w:hAnsi="Garamond" w:cs="Times New Roman"/>
          <w:bCs/>
          <w:strike/>
          <w:color w:val="000000" w:themeColor="text1"/>
          <w:lang w:eastAsia="pt-PT"/>
        </w:rPr>
      </w:pPr>
      <w:r w:rsidRPr="00974A9A">
        <w:rPr>
          <w:rFonts w:ascii="Garamond" w:eastAsia="Times New Roman" w:hAnsi="Garamond" w:cs="Times New Roman"/>
          <w:bCs/>
          <w:strike/>
          <w:color w:val="000000" w:themeColor="text1"/>
          <w:lang w:eastAsia="pt-PT"/>
        </w:rPr>
        <w:t>Documentos comprovativos</w:t>
      </w:r>
    </w:p>
    <w:p w14:paraId="0D3511B3" w14:textId="77777777" w:rsidR="00385FEC" w:rsidRPr="00974A9A" w:rsidRDefault="00385FEC" w:rsidP="00E47017">
      <w:pPr>
        <w:spacing w:line="360" w:lineRule="auto"/>
        <w:jc w:val="both"/>
        <w:rPr>
          <w:rFonts w:ascii="Garamond" w:eastAsia="Times New Roman" w:hAnsi="Garamond" w:cs="Times New Roman"/>
          <w:strike/>
          <w:color w:val="000000" w:themeColor="text1"/>
          <w:lang w:eastAsia="pt-PT"/>
        </w:rPr>
      </w:pPr>
      <w:r w:rsidRPr="00974A9A">
        <w:rPr>
          <w:rFonts w:ascii="Garamond" w:eastAsia="Times New Roman" w:hAnsi="Garamond" w:cs="Times New Roman"/>
          <w:strike/>
          <w:color w:val="000000" w:themeColor="text1"/>
          <w:lang w:eastAsia="pt-PT"/>
        </w:rPr>
        <w:t>1 - O cão de assistência deve transportar de modo bem visível o distintivo a que se refere o n.º 3 do artigo anterior, que assumirá carácter oficial e que o identifica como tal.</w:t>
      </w:r>
    </w:p>
    <w:p w14:paraId="47F4A86A" w14:textId="0BC584DE" w:rsidR="00385FEC" w:rsidRPr="00974A9A" w:rsidRDefault="00385FEC" w:rsidP="00E47017">
      <w:pPr>
        <w:spacing w:line="360" w:lineRule="auto"/>
        <w:jc w:val="both"/>
        <w:rPr>
          <w:rFonts w:ascii="Garamond" w:eastAsia="Times New Roman" w:hAnsi="Garamond" w:cs="Times New Roman"/>
          <w:strike/>
          <w:color w:val="000000" w:themeColor="text1"/>
          <w:lang w:eastAsia="pt-PT"/>
        </w:rPr>
      </w:pPr>
      <w:r w:rsidRPr="00974A9A">
        <w:rPr>
          <w:rFonts w:ascii="Garamond" w:eastAsia="Times New Roman" w:hAnsi="Garamond" w:cs="Times New Roman"/>
          <w:strike/>
          <w:color w:val="000000" w:themeColor="text1"/>
          <w:lang w:eastAsia="pt-PT"/>
        </w:rPr>
        <w:t xml:space="preserve">2 - O </w:t>
      </w:r>
      <w:r w:rsidR="007970B1" w:rsidRPr="00974A9A">
        <w:rPr>
          <w:rFonts w:ascii="Garamond" w:eastAsia="Times New Roman" w:hAnsi="Garamond" w:cs="Times New Roman"/>
          <w:strike/>
          <w:color w:val="000000" w:themeColor="text1"/>
          <w:lang w:eastAsia="pt-PT"/>
        </w:rPr>
        <w:t>treinador</w:t>
      </w:r>
      <w:r w:rsidRPr="00974A9A">
        <w:rPr>
          <w:rFonts w:ascii="Garamond" w:eastAsia="Times New Roman" w:hAnsi="Garamond" w:cs="Times New Roman"/>
          <w:strike/>
          <w:color w:val="000000" w:themeColor="text1"/>
          <w:lang w:eastAsia="pt-PT"/>
        </w:rPr>
        <w:t xml:space="preserve"> de cães de assistência emite um cartão de identificação para as famílias de acolhimento e para os cães de assistência em treino.</w:t>
      </w:r>
    </w:p>
    <w:p w14:paraId="0FEDC0AE" w14:textId="77777777" w:rsidR="00385FEC" w:rsidRPr="00974A9A" w:rsidRDefault="00385FEC" w:rsidP="00E47017">
      <w:pPr>
        <w:spacing w:line="360" w:lineRule="auto"/>
        <w:jc w:val="both"/>
        <w:rPr>
          <w:rFonts w:ascii="Garamond" w:eastAsia="Times New Roman" w:hAnsi="Garamond" w:cs="Times New Roman"/>
          <w:strike/>
          <w:color w:val="000000" w:themeColor="text1"/>
          <w:lang w:eastAsia="pt-PT"/>
        </w:rPr>
      </w:pPr>
      <w:r w:rsidRPr="00974A9A">
        <w:rPr>
          <w:rFonts w:ascii="Garamond" w:eastAsia="Times New Roman" w:hAnsi="Garamond" w:cs="Times New Roman"/>
          <w:strike/>
          <w:color w:val="000000" w:themeColor="text1"/>
          <w:lang w:eastAsia="pt-PT"/>
        </w:rPr>
        <w:t>3 - Sem prejuízo do disposto no número anterior, o utilizador do cão de assistência deve comprovar, sempre que necessário, o seguinte:</w:t>
      </w:r>
    </w:p>
    <w:p w14:paraId="2F058258" w14:textId="640293C0" w:rsidR="00385FEC" w:rsidRPr="00974A9A" w:rsidRDefault="00385FEC" w:rsidP="00E47017">
      <w:pPr>
        <w:spacing w:line="360" w:lineRule="auto"/>
        <w:jc w:val="both"/>
        <w:rPr>
          <w:rFonts w:ascii="Garamond" w:eastAsia="Times New Roman" w:hAnsi="Garamond" w:cs="Times New Roman"/>
          <w:strike/>
          <w:color w:val="000000" w:themeColor="text1"/>
          <w:lang w:eastAsia="pt-PT"/>
        </w:rPr>
      </w:pPr>
      <w:r w:rsidRPr="00974A9A">
        <w:rPr>
          <w:rFonts w:ascii="Garamond" w:eastAsia="Times New Roman" w:hAnsi="Garamond" w:cs="Times New Roman"/>
          <w:strike/>
          <w:color w:val="000000" w:themeColor="text1"/>
          <w:lang w:eastAsia="pt-PT"/>
        </w:rPr>
        <w:t>a) Identificação do animal como cão de assistência, tal como se define no artigo anterior</w:t>
      </w:r>
      <w:r w:rsidR="002A7AAB" w:rsidRPr="00974A9A">
        <w:rPr>
          <w:rFonts w:ascii="Garamond" w:eastAsia="Times New Roman" w:hAnsi="Garamond" w:cs="Times New Roman"/>
          <w:strike/>
          <w:color w:val="000000" w:themeColor="text1"/>
          <w:lang w:eastAsia="pt-PT"/>
        </w:rPr>
        <w:t>;</w:t>
      </w:r>
    </w:p>
    <w:p w14:paraId="0166271D" w14:textId="77777777" w:rsidR="00385FEC" w:rsidRPr="00974A9A" w:rsidRDefault="00385FEC" w:rsidP="00E47017">
      <w:pPr>
        <w:spacing w:line="360" w:lineRule="auto"/>
        <w:jc w:val="both"/>
        <w:rPr>
          <w:rFonts w:ascii="Garamond" w:eastAsia="Times New Roman" w:hAnsi="Garamond" w:cs="Times New Roman"/>
          <w:strike/>
          <w:color w:val="000000" w:themeColor="text1"/>
          <w:lang w:eastAsia="pt-PT"/>
        </w:rPr>
      </w:pPr>
      <w:r w:rsidRPr="00974A9A">
        <w:rPr>
          <w:rFonts w:ascii="Garamond" w:eastAsia="Times New Roman" w:hAnsi="Garamond" w:cs="Times New Roman"/>
          <w:strike/>
          <w:color w:val="000000" w:themeColor="text1"/>
          <w:lang w:eastAsia="pt-PT"/>
        </w:rPr>
        <w:t>b) Cumprimento dos requisitos sanitários legalmente exigidos;</w:t>
      </w:r>
    </w:p>
    <w:p w14:paraId="46F73F67" w14:textId="77777777" w:rsidR="00385FEC" w:rsidRPr="00974A9A" w:rsidRDefault="00385FEC" w:rsidP="00E47017">
      <w:pPr>
        <w:spacing w:line="360" w:lineRule="auto"/>
        <w:jc w:val="both"/>
        <w:rPr>
          <w:rFonts w:ascii="Garamond" w:eastAsia="Times New Roman" w:hAnsi="Garamond" w:cs="Times New Roman"/>
          <w:strike/>
          <w:color w:val="000000" w:themeColor="text1"/>
          <w:lang w:eastAsia="pt-PT"/>
        </w:rPr>
      </w:pPr>
      <w:r w:rsidRPr="00974A9A">
        <w:rPr>
          <w:rFonts w:ascii="Garamond" w:eastAsia="Times New Roman" w:hAnsi="Garamond" w:cs="Times New Roman"/>
          <w:strike/>
          <w:color w:val="000000" w:themeColor="text1"/>
          <w:lang w:eastAsia="pt-PT"/>
        </w:rPr>
        <w:t>c) Cumprimento das obrigações relativas ao seguro de responsabilidade civil exigido nos termos do n.º 2 do artigo seguinte.</w:t>
      </w:r>
    </w:p>
    <w:p w14:paraId="16483148" w14:textId="66A363D6" w:rsidR="00385FEC" w:rsidRPr="00974A9A" w:rsidRDefault="00385FEC" w:rsidP="004D3E19">
      <w:pPr>
        <w:spacing w:line="360" w:lineRule="auto"/>
        <w:jc w:val="center"/>
        <w:rPr>
          <w:rFonts w:ascii="Garamond" w:eastAsia="Times New Roman" w:hAnsi="Garamond" w:cs="Times New Roman"/>
          <w:b/>
          <w:bCs/>
          <w:strike/>
          <w:color w:val="000000" w:themeColor="text1"/>
          <w:lang w:eastAsia="pt-PT"/>
        </w:rPr>
      </w:pPr>
      <w:r w:rsidRPr="00974A9A">
        <w:rPr>
          <w:rFonts w:ascii="Garamond" w:eastAsia="Times New Roman" w:hAnsi="Garamond" w:cs="Times New Roman"/>
          <w:b/>
          <w:bCs/>
          <w:strike/>
          <w:color w:val="000000" w:themeColor="text1"/>
          <w:lang w:eastAsia="pt-PT"/>
        </w:rPr>
        <w:t xml:space="preserve">Artigo </w:t>
      </w:r>
      <w:r w:rsidR="00E47017" w:rsidRPr="00974A9A">
        <w:rPr>
          <w:rFonts w:ascii="Garamond" w:eastAsia="Times New Roman" w:hAnsi="Garamond" w:cs="Times New Roman"/>
          <w:b/>
          <w:bCs/>
          <w:strike/>
          <w:color w:val="000000" w:themeColor="text1"/>
          <w:lang w:eastAsia="pt-PT"/>
        </w:rPr>
        <w:t>131</w:t>
      </w:r>
      <w:r w:rsidRPr="00974A9A">
        <w:rPr>
          <w:rFonts w:ascii="Garamond" w:eastAsia="Times New Roman" w:hAnsi="Garamond" w:cs="Times New Roman"/>
          <w:b/>
          <w:bCs/>
          <w:strike/>
          <w:color w:val="000000" w:themeColor="text1"/>
          <w:lang w:eastAsia="pt-PT"/>
        </w:rPr>
        <w:t>.º</w:t>
      </w:r>
    </w:p>
    <w:p w14:paraId="6A975472" w14:textId="77777777" w:rsidR="00385FEC" w:rsidRPr="00974A9A" w:rsidRDefault="00385FEC" w:rsidP="004D3E19">
      <w:pPr>
        <w:spacing w:line="360" w:lineRule="auto"/>
        <w:jc w:val="center"/>
        <w:rPr>
          <w:rFonts w:ascii="Garamond" w:eastAsia="Times New Roman" w:hAnsi="Garamond" w:cs="Times New Roman"/>
          <w:bCs/>
          <w:strike/>
          <w:color w:val="000000" w:themeColor="text1"/>
          <w:lang w:eastAsia="pt-PT"/>
        </w:rPr>
      </w:pPr>
      <w:r w:rsidRPr="00974A9A">
        <w:rPr>
          <w:rFonts w:ascii="Garamond" w:eastAsia="Times New Roman" w:hAnsi="Garamond" w:cs="Times New Roman"/>
          <w:bCs/>
          <w:strike/>
          <w:color w:val="000000" w:themeColor="text1"/>
          <w:lang w:eastAsia="pt-PT"/>
        </w:rPr>
        <w:t>Responsabilidade</w:t>
      </w:r>
    </w:p>
    <w:p w14:paraId="4A8F8995" w14:textId="0D6372D2" w:rsidR="00385FEC" w:rsidRPr="00974A9A" w:rsidRDefault="00385FEC" w:rsidP="00E47017">
      <w:pPr>
        <w:spacing w:line="360" w:lineRule="auto"/>
        <w:jc w:val="both"/>
        <w:rPr>
          <w:rFonts w:ascii="Garamond" w:eastAsia="Times New Roman" w:hAnsi="Garamond" w:cs="Times New Roman"/>
          <w:strike/>
          <w:color w:val="000000" w:themeColor="text1"/>
          <w:lang w:eastAsia="pt-PT"/>
        </w:rPr>
      </w:pPr>
      <w:r w:rsidRPr="00974A9A">
        <w:rPr>
          <w:rFonts w:ascii="Garamond" w:eastAsia="Times New Roman" w:hAnsi="Garamond" w:cs="Times New Roman"/>
          <w:strike/>
          <w:color w:val="000000" w:themeColor="text1"/>
          <w:lang w:eastAsia="pt-PT"/>
        </w:rPr>
        <w:t xml:space="preserve">1 - No exercício do direito de acesso previsto no artigo </w:t>
      </w:r>
      <w:r w:rsidR="00AA7A28" w:rsidRPr="00974A9A">
        <w:rPr>
          <w:rFonts w:ascii="Garamond" w:eastAsia="Times New Roman" w:hAnsi="Garamond" w:cs="Times New Roman"/>
          <w:strike/>
          <w:color w:val="000000" w:themeColor="text1"/>
          <w:lang w:eastAsia="pt-PT"/>
        </w:rPr>
        <w:t>125</w:t>
      </w:r>
      <w:r w:rsidRPr="00974A9A">
        <w:rPr>
          <w:rFonts w:ascii="Garamond" w:eastAsia="Times New Roman" w:hAnsi="Garamond" w:cs="Times New Roman"/>
          <w:strike/>
          <w:color w:val="000000" w:themeColor="text1"/>
          <w:lang w:eastAsia="pt-PT"/>
        </w:rPr>
        <w:t xml:space="preserve">.º, a pessoa com deficiência zela pelo </w:t>
      </w:r>
      <w:r w:rsidR="006B6A44" w:rsidRPr="00974A9A">
        <w:rPr>
          <w:rFonts w:ascii="Garamond" w:eastAsia="Times New Roman" w:hAnsi="Garamond" w:cs="Times New Roman"/>
          <w:strike/>
          <w:color w:val="000000" w:themeColor="text1"/>
          <w:lang w:eastAsia="pt-PT"/>
        </w:rPr>
        <w:t>adequado</w:t>
      </w:r>
      <w:r w:rsidRPr="00974A9A">
        <w:rPr>
          <w:rFonts w:ascii="Garamond" w:eastAsia="Times New Roman" w:hAnsi="Garamond" w:cs="Times New Roman"/>
          <w:strike/>
          <w:color w:val="000000" w:themeColor="text1"/>
          <w:lang w:eastAsia="pt-PT"/>
        </w:rPr>
        <w:t xml:space="preserve"> comportamento do animal, sendo responsável, nos termos previstos na lei geral, pelos danos que este venha a causar a terceiros.</w:t>
      </w:r>
    </w:p>
    <w:p w14:paraId="7F9DEFBE" w14:textId="77777777" w:rsidR="00385FEC" w:rsidRPr="00974A9A" w:rsidRDefault="05824B71" w:rsidP="00E47017">
      <w:pPr>
        <w:spacing w:line="360" w:lineRule="auto"/>
        <w:jc w:val="both"/>
        <w:rPr>
          <w:rFonts w:ascii="Garamond" w:eastAsia="Times New Roman" w:hAnsi="Garamond" w:cs="Times New Roman"/>
          <w:strike/>
          <w:color w:val="000000" w:themeColor="text1"/>
          <w:lang w:eastAsia="pt-PT"/>
        </w:rPr>
      </w:pPr>
      <w:r w:rsidRPr="00974A9A">
        <w:rPr>
          <w:rFonts w:ascii="Garamond" w:eastAsia="Times New Roman" w:hAnsi="Garamond" w:cs="Times New Roman"/>
          <w:strike/>
          <w:color w:val="000000" w:themeColor="text1"/>
          <w:lang w:eastAsia="pt-PT"/>
        </w:rPr>
        <w:t>2 - O exercício dos direitos previstos no presente decreto-lei depende da constituição prévia de um seguro de responsabilidade civil por danos causados a terceiros por cães de assistência.</w:t>
      </w:r>
    </w:p>
    <w:p w14:paraId="111FEE7D" w14:textId="630AF691" w:rsidR="00927911" w:rsidRPr="00E47017" w:rsidRDefault="00927911" w:rsidP="00A95B79">
      <w:pPr>
        <w:spacing w:line="360" w:lineRule="auto"/>
        <w:jc w:val="both"/>
        <w:rPr>
          <w:rFonts w:ascii="Garamond" w:eastAsia="Times New Roman" w:hAnsi="Garamond" w:cs="Times New Roman"/>
          <w:color w:val="000000" w:themeColor="text1"/>
          <w:lang w:eastAsia="pt-PT"/>
        </w:rPr>
      </w:pPr>
      <w:commentRangeStart w:id="2344"/>
      <w:commentRangeStart w:id="2345"/>
      <w:commentRangeEnd w:id="2344"/>
      <w:r w:rsidRPr="00E47017">
        <w:rPr>
          <w:rStyle w:val="CommentReference"/>
          <w:rFonts w:ascii="Garamond" w:eastAsia="Times New Roman" w:hAnsi="Garamond" w:cs="Times New Roman"/>
          <w:color w:val="000000" w:themeColor="text1"/>
          <w:sz w:val="24"/>
          <w:szCs w:val="24"/>
          <w:lang w:eastAsia="pt-PT"/>
        </w:rPr>
        <w:commentReference w:id="2344"/>
      </w:r>
      <w:commentRangeEnd w:id="2345"/>
      <w:r w:rsidRPr="00E47017">
        <w:rPr>
          <w:rStyle w:val="CommentReference"/>
          <w:rFonts w:ascii="Garamond" w:eastAsia="Times New Roman" w:hAnsi="Garamond" w:cs="Times New Roman"/>
          <w:color w:val="000000" w:themeColor="text1"/>
          <w:sz w:val="24"/>
          <w:szCs w:val="24"/>
          <w:lang w:eastAsia="pt-PT"/>
        </w:rPr>
        <w:commentReference w:id="2345"/>
      </w:r>
    </w:p>
    <w:p w14:paraId="36A1FE34" w14:textId="77777777" w:rsidR="005D14C9" w:rsidRPr="00E47017" w:rsidRDefault="005D14C9" w:rsidP="00A95B79">
      <w:pPr>
        <w:spacing w:line="360" w:lineRule="auto"/>
        <w:jc w:val="both"/>
        <w:rPr>
          <w:rFonts w:ascii="Garamond" w:eastAsia="Times New Roman" w:hAnsi="Garamond" w:cs="Times New Roman"/>
          <w:color w:val="000000" w:themeColor="text1"/>
          <w:lang w:eastAsia="pt-PT"/>
        </w:rPr>
      </w:pPr>
    </w:p>
    <w:p w14:paraId="060203CC" w14:textId="77777777" w:rsidR="003D15F2" w:rsidRPr="000041C8" w:rsidRDefault="003D15F2" w:rsidP="00A95B7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TÍTULO III</w:t>
      </w:r>
    </w:p>
    <w:p w14:paraId="16584CDA" w14:textId="401E52CA" w:rsidR="003D15F2" w:rsidRPr="000041C8" w:rsidRDefault="003D15F2" w:rsidP="009C498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FISCALIZAÇÃO, CONTRAORDENAÇÕES</w:t>
      </w:r>
      <w:r w:rsidR="009C4989">
        <w:rPr>
          <w:rFonts w:ascii="Garamond" w:eastAsia="Times New Roman" w:hAnsi="Garamond" w:cs="Times New Roman"/>
          <w:b/>
          <w:bCs/>
          <w:lang w:eastAsia="pt-PT"/>
        </w:rPr>
        <w:t>, CRIMES</w:t>
      </w:r>
      <w:r w:rsidRPr="000041C8">
        <w:rPr>
          <w:rFonts w:ascii="Garamond" w:eastAsia="Times New Roman" w:hAnsi="Garamond" w:cs="Times New Roman"/>
          <w:b/>
          <w:bCs/>
          <w:lang w:eastAsia="pt-PT"/>
        </w:rPr>
        <w:t xml:space="preserve"> E SANÇÕES ACESSÓRIAS</w:t>
      </w:r>
    </w:p>
    <w:p w14:paraId="54891352" w14:textId="77777777" w:rsidR="003D15F2" w:rsidRPr="000041C8" w:rsidRDefault="003D15F2" w:rsidP="00A95B79">
      <w:pPr>
        <w:spacing w:line="360" w:lineRule="auto"/>
        <w:jc w:val="both"/>
        <w:rPr>
          <w:rFonts w:ascii="Garamond" w:eastAsia="Times New Roman" w:hAnsi="Garamond" w:cs="Times New Roman"/>
          <w:lang w:eastAsia="pt-PT"/>
        </w:rPr>
      </w:pPr>
    </w:p>
    <w:p w14:paraId="29B71F9C" w14:textId="77777777" w:rsidR="003D15F2" w:rsidRPr="000041C8" w:rsidRDefault="003D15F2" w:rsidP="00A95B7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Capítulo I</w:t>
      </w:r>
    </w:p>
    <w:p w14:paraId="71446FF2" w14:textId="77777777" w:rsidR="003D15F2" w:rsidRPr="000041C8" w:rsidRDefault="003D15F2" w:rsidP="00A95B7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Fiscalização</w:t>
      </w:r>
    </w:p>
    <w:p w14:paraId="698793AB" w14:textId="77777777" w:rsidR="003D15F2" w:rsidRPr="000041C8" w:rsidRDefault="003D15F2" w:rsidP="00A95B79">
      <w:pPr>
        <w:spacing w:line="360" w:lineRule="auto"/>
        <w:jc w:val="both"/>
        <w:rPr>
          <w:rFonts w:ascii="Garamond" w:eastAsia="Times New Roman" w:hAnsi="Garamond" w:cs="Times New Roman"/>
          <w:b/>
          <w:bCs/>
          <w:lang w:eastAsia="pt-PT"/>
        </w:rPr>
      </w:pPr>
    </w:p>
    <w:p w14:paraId="1138F199" w14:textId="3BC323FA" w:rsidR="003D15F2" w:rsidRPr="000041C8" w:rsidRDefault="003D15F2" w:rsidP="00A95B7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Artigo 1</w:t>
      </w:r>
      <w:r w:rsidR="004D3E19">
        <w:rPr>
          <w:rFonts w:ascii="Garamond" w:eastAsia="Times New Roman" w:hAnsi="Garamond" w:cs="Times New Roman"/>
          <w:b/>
          <w:bCs/>
          <w:lang w:eastAsia="pt-PT"/>
        </w:rPr>
        <w:t>32</w:t>
      </w:r>
      <w:r w:rsidRPr="000041C8">
        <w:rPr>
          <w:rFonts w:ascii="Garamond" w:eastAsia="Times New Roman" w:hAnsi="Garamond" w:cs="Times New Roman"/>
          <w:b/>
          <w:bCs/>
          <w:lang w:eastAsia="pt-PT"/>
        </w:rPr>
        <w:t>.º</w:t>
      </w:r>
    </w:p>
    <w:p w14:paraId="50993254" w14:textId="77777777" w:rsidR="003D15F2" w:rsidRPr="000041C8" w:rsidRDefault="003D15F2" w:rsidP="00A95B79">
      <w:pPr>
        <w:spacing w:line="360" w:lineRule="auto"/>
        <w:jc w:val="center"/>
        <w:rPr>
          <w:rFonts w:ascii="Garamond" w:eastAsia="Times New Roman" w:hAnsi="Garamond" w:cs="Times New Roman"/>
          <w:lang w:eastAsia="pt-PT"/>
        </w:rPr>
      </w:pPr>
      <w:r w:rsidRPr="000041C8">
        <w:rPr>
          <w:rFonts w:ascii="Garamond" w:eastAsia="Times New Roman" w:hAnsi="Garamond" w:cs="Times New Roman"/>
          <w:lang w:eastAsia="pt-PT"/>
        </w:rPr>
        <w:t>Competência para a fiscalização</w:t>
      </w:r>
    </w:p>
    <w:p w14:paraId="6AF95D6B" w14:textId="5071FD7D" w:rsidR="003D15F2" w:rsidRPr="000041C8" w:rsidRDefault="003D15F2" w:rsidP="00AA7A28">
      <w:pPr>
        <w:spacing w:line="360" w:lineRule="auto"/>
        <w:jc w:val="both"/>
        <w:rPr>
          <w:rFonts w:ascii="Garamond" w:eastAsia="Times New Roman" w:hAnsi="Garamond" w:cs="Times New Roman"/>
          <w:lang w:eastAsia="pt-PT"/>
        </w:rPr>
      </w:pPr>
      <w:r w:rsidRPr="578B151F">
        <w:rPr>
          <w:rFonts w:ascii="Garamond" w:eastAsia="Times New Roman" w:hAnsi="Garamond" w:cs="Times New Roman"/>
          <w:lang w:eastAsia="pt-PT"/>
        </w:rPr>
        <w:t>1 - Compete., à DGAV, aos municípios, às freguesias, à Guarda Nacional Republicana, à Polícia de Segurança Pública, à Polícia Municipal</w:t>
      </w:r>
      <w:r w:rsidR="0095086A" w:rsidRPr="578B151F">
        <w:rPr>
          <w:rFonts w:ascii="Garamond" w:eastAsia="Times New Roman" w:hAnsi="Garamond" w:cs="Times New Roman"/>
          <w:lang w:eastAsia="pt-PT"/>
        </w:rPr>
        <w:t>,</w:t>
      </w:r>
      <w:r w:rsidRPr="578B151F">
        <w:rPr>
          <w:rFonts w:ascii="Garamond" w:eastAsia="Times New Roman" w:hAnsi="Garamond" w:cs="Times New Roman"/>
          <w:lang w:eastAsia="pt-PT"/>
        </w:rPr>
        <w:t xml:space="preserve"> à Polícia Marítima</w:t>
      </w:r>
      <w:r w:rsidR="0095086A" w:rsidRPr="578B151F">
        <w:rPr>
          <w:rFonts w:ascii="Garamond" w:eastAsia="Times New Roman" w:hAnsi="Garamond" w:cs="Times New Roman"/>
          <w:lang w:eastAsia="pt-PT"/>
        </w:rPr>
        <w:t xml:space="preserve"> e à ASAE</w:t>
      </w:r>
      <w:commentRangeStart w:id="2346"/>
      <w:r w:rsidRPr="578B151F">
        <w:rPr>
          <w:rFonts w:ascii="Garamond" w:eastAsia="Times New Roman" w:hAnsi="Garamond" w:cs="Times New Roman"/>
          <w:lang w:eastAsia="pt-PT"/>
        </w:rPr>
        <w:t>,</w:t>
      </w:r>
      <w:commentRangeEnd w:id="2346"/>
      <w:r w:rsidRPr="578B151F">
        <w:rPr>
          <w:rStyle w:val="CommentReference"/>
          <w:rFonts w:ascii="Garamond" w:eastAsia="Times New Roman" w:hAnsi="Garamond" w:cs="Times New Roman"/>
          <w:sz w:val="24"/>
          <w:szCs w:val="24"/>
          <w:lang w:eastAsia="pt-PT"/>
        </w:rPr>
        <w:commentReference w:id="2346"/>
      </w:r>
      <w:r w:rsidRPr="578B151F">
        <w:rPr>
          <w:rFonts w:ascii="Garamond" w:eastAsia="Times New Roman" w:hAnsi="Garamond" w:cs="Times New Roman"/>
          <w:lang w:eastAsia="pt-PT"/>
        </w:rPr>
        <w:t xml:space="preserve"> assegurar a fiscalização do cumprimento das normas constantes do presente decreto-lei, sem prejuízo das competências atribuídas por lei a outras entidades.</w:t>
      </w:r>
    </w:p>
    <w:p w14:paraId="7B81B573" w14:textId="4016975A"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2 – </w:t>
      </w:r>
      <w:r w:rsidR="007810DF">
        <w:rPr>
          <w:rFonts w:ascii="Garamond" w:eastAsia="Times New Roman" w:hAnsi="Garamond" w:cs="Times New Roman"/>
          <w:lang w:eastAsia="pt-PT"/>
        </w:rPr>
        <w:t>A DGAV</w:t>
      </w:r>
      <w:r w:rsidRPr="000041C8">
        <w:rPr>
          <w:rFonts w:ascii="Garamond" w:eastAsia="Times New Roman" w:hAnsi="Garamond" w:cs="Times New Roman"/>
          <w:lang w:eastAsia="pt-PT"/>
        </w:rPr>
        <w:t xml:space="preserve"> quando verifique existirem irregularidades ou o não cumprimento dos procedimentos normativos estabelecidos no presente decreto-lei ou no Manual de Procedimentos SIAC, por parte de um médico veterinário ou outra entidade com acesso ao SIAC, pode determinar desde logo, a título cautelar, a suspensão provisória do respetivo acesso, até que sejam clarificadas as eventuais irregularidades ou incumprimentos.</w:t>
      </w:r>
    </w:p>
    <w:p w14:paraId="34F86281" w14:textId="5C6A242F" w:rsidR="003D15F2" w:rsidRPr="000041C8" w:rsidRDefault="003D15F2" w:rsidP="00CF240F">
      <w:pPr>
        <w:spacing w:line="360" w:lineRule="auto"/>
        <w:ind w:left="2832" w:firstLine="708"/>
        <w:rPr>
          <w:rFonts w:ascii="Garamond" w:eastAsia="Times New Roman" w:hAnsi="Garamond" w:cs="Times New Roman"/>
          <w:b/>
          <w:bCs/>
          <w:lang w:eastAsia="pt-PT"/>
        </w:rPr>
      </w:pPr>
      <w:r w:rsidRPr="000041C8">
        <w:rPr>
          <w:rFonts w:ascii="Garamond" w:eastAsia="Times New Roman" w:hAnsi="Garamond" w:cs="Times New Roman"/>
          <w:b/>
          <w:bCs/>
          <w:lang w:eastAsia="pt-PT"/>
        </w:rPr>
        <w:t>Artigo 1</w:t>
      </w:r>
      <w:r w:rsidR="004D3E19">
        <w:rPr>
          <w:rFonts w:ascii="Garamond" w:eastAsia="Times New Roman" w:hAnsi="Garamond" w:cs="Times New Roman"/>
          <w:b/>
          <w:bCs/>
          <w:lang w:eastAsia="pt-PT"/>
        </w:rPr>
        <w:t>33</w:t>
      </w:r>
      <w:r w:rsidRPr="000041C8">
        <w:rPr>
          <w:rFonts w:ascii="Garamond" w:eastAsia="Times New Roman" w:hAnsi="Garamond" w:cs="Times New Roman"/>
          <w:b/>
          <w:bCs/>
          <w:lang w:eastAsia="pt-PT"/>
        </w:rPr>
        <w:t>.º</w:t>
      </w:r>
    </w:p>
    <w:p w14:paraId="37E7CA47" w14:textId="77777777" w:rsidR="003D15F2" w:rsidRPr="000041C8" w:rsidRDefault="003D15F2" w:rsidP="00A95B79">
      <w:pPr>
        <w:spacing w:line="360" w:lineRule="auto"/>
        <w:jc w:val="center"/>
        <w:rPr>
          <w:rFonts w:ascii="Garamond" w:eastAsia="Times New Roman" w:hAnsi="Garamond" w:cs="Times New Roman"/>
          <w:lang w:eastAsia="pt-PT"/>
        </w:rPr>
      </w:pPr>
      <w:r w:rsidRPr="000041C8">
        <w:rPr>
          <w:rFonts w:ascii="Garamond" w:eastAsia="Times New Roman" w:hAnsi="Garamond" w:cs="Times New Roman"/>
          <w:lang w:eastAsia="pt-PT"/>
        </w:rPr>
        <w:t>Identificação do agente</w:t>
      </w:r>
    </w:p>
    <w:p w14:paraId="2810B5E8" w14:textId="77777777"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1 - Além das autoridades policiais, também os agentes de fiscalização devidamente credenciados pelas entidades referidas no artigo anterior podem, no exercício das suas funções e quando tal se mostre necessário, exigir do agente de uma contraordenação a respetiva identificação e solicitar a intervenção da autoridade policial. </w:t>
      </w:r>
    </w:p>
    <w:p w14:paraId="73D68E46" w14:textId="4D718C52" w:rsidR="003A278D" w:rsidRPr="000041C8" w:rsidRDefault="178AD7F6" w:rsidP="00A95B79">
      <w:pPr>
        <w:spacing w:line="360" w:lineRule="auto"/>
        <w:jc w:val="both"/>
        <w:rPr>
          <w:rFonts w:ascii="Garamond" w:eastAsia="Times New Roman" w:hAnsi="Garamond" w:cs="Times New Roman"/>
          <w:lang w:eastAsia="pt-PT"/>
        </w:rPr>
      </w:pPr>
      <w:r w:rsidRPr="036812A3">
        <w:rPr>
          <w:rFonts w:ascii="Garamond" w:eastAsia="Times New Roman" w:hAnsi="Garamond" w:cs="Times New Roman"/>
          <w:lang w:eastAsia="pt-PT"/>
        </w:rPr>
        <w:t>2 - A identificação é feita mediante a apresentação do bilhete de identidade</w:t>
      </w:r>
      <w:r w:rsidR="0BEBF63D" w:rsidRPr="036812A3">
        <w:rPr>
          <w:rFonts w:ascii="Garamond" w:eastAsia="Times New Roman" w:hAnsi="Garamond" w:cs="Times New Roman"/>
          <w:lang w:eastAsia="pt-PT"/>
        </w:rPr>
        <w:t>, cartão de cidadão</w:t>
      </w:r>
      <w:r w:rsidRPr="036812A3">
        <w:rPr>
          <w:rFonts w:ascii="Garamond" w:eastAsia="Times New Roman" w:hAnsi="Garamond" w:cs="Times New Roman"/>
          <w:lang w:eastAsia="pt-PT"/>
        </w:rPr>
        <w:t xml:space="preserve"> ou outro documento autêntico que a permita</w:t>
      </w:r>
      <w:ins w:id="2347" w:author="Susana Margarida Gonçalves Silva Santos" w:date="2025-10-20T12:23:00Z" w16du:dateUtc="2025-10-20T11:23:00Z">
        <w:r w:rsidR="00061E25">
          <w:rPr>
            <w:rFonts w:ascii="Garamond" w:eastAsia="Times New Roman" w:hAnsi="Garamond" w:cs="Times New Roman"/>
            <w:lang w:eastAsia="pt-PT"/>
          </w:rPr>
          <w:t xml:space="preserve"> id</w:t>
        </w:r>
      </w:ins>
      <w:ins w:id="2348" w:author="Susana Margarida Gonçalves Silva Santos" w:date="2025-10-20T12:24:00Z" w16du:dateUtc="2025-10-20T11:24:00Z">
        <w:r w:rsidR="00061E25">
          <w:rPr>
            <w:rFonts w:ascii="Garamond" w:eastAsia="Times New Roman" w:hAnsi="Garamond" w:cs="Times New Roman"/>
            <w:lang w:eastAsia="pt-PT"/>
          </w:rPr>
          <w:t>entificar</w:t>
        </w:r>
      </w:ins>
      <w:r w:rsidRPr="036812A3">
        <w:rPr>
          <w:rFonts w:ascii="Garamond" w:eastAsia="Times New Roman" w:hAnsi="Garamond" w:cs="Times New Roman"/>
          <w:lang w:eastAsia="pt-PT"/>
        </w:rPr>
        <w:t xml:space="preserve"> ou ainda, na sua falta, através de uma testemunha identificada nos mesmos termos.</w:t>
      </w:r>
    </w:p>
    <w:p w14:paraId="0E55212E" w14:textId="5E525192" w:rsidR="003A278D" w:rsidRPr="000041C8" w:rsidRDefault="003A278D" w:rsidP="003A278D">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Artigo 1</w:t>
      </w:r>
      <w:r w:rsidR="004D3E19">
        <w:rPr>
          <w:rFonts w:ascii="Garamond" w:eastAsia="Times New Roman" w:hAnsi="Garamond" w:cs="Times New Roman"/>
          <w:b/>
          <w:bCs/>
          <w:lang w:eastAsia="pt-PT"/>
        </w:rPr>
        <w:t>34</w:t>
      </w:r>
      <w:r w:rsidRPr="000041C8">
        <w:rPr>
          <w:rFonts w:ascii="Garamond" w:eastAsia="Times New Roman" w:hAnsi="Garamond" w:cs="Times New Roman"/>
          <w:b/>
          <w:bCs/>
          <w:lang w:eastAsia="pt-PT"/>
        </w:rPr>
        <w:t>.º</w:t>
      </w:r>
    </w:p>
    <w:p w14:paraId="72E69722" w14:textId="77777777" w:rsidR="003A278D" w:rsidRPr="000041C8" w:rsidRDefault="003A278D" w:rsidP="003A278D">
      <w:pPr>
        <w:spacing w:line="360" w:lineRule="auto"/>
        <w:jc w:val="center"/>
        <w:rPr>
          <w:rFonts w:ascii="Garamond" w:eastAsia="Times New Roman" w:hAnsi="Garamond" w:cs="Times New Roman"/>
          <w:lang w:eastAsia="pt-PT"/>
        </w:rPr>
      </w:pPr>
      <w:r w:rsidRPr="000041C8">
        <w:rPr>
          <w:rFonts w:ascii="Garamond" w:eastAsia="Times New Roman" w:hAnsi="Garamond" w:cs="Times New Roman"/>
          <w:lang w:eastAsia="pt-PT"/>
        </w:rPr>
        <w:t>Acesso ao alojamento</w:t>
      </w:r>
    </w:p>
    <w:p w14:paraId="1340E0C0" w14:textId="081DAC6F" w:rsidR="003A278D" w:rsidRPr="000041C8" w:rsidRDefault="003A278D" w:rsidP="003A278D">
      <w:pPr>
        <w:spacing w:line="360" w:lineRule="auto"/>
        <w:jc w:val="both"/>
        <w:rPr>
          <w:rFonts w:ascii="Garamond" w:eastAsia="Times New Roman" w:hAnsi="Garamond" w:cs="Times New Roman"/>
          <w:lang w:eastAsia="pt-PT"/>
        </w:rPr>
      </w:pPr>
      <w:r w:rsidRPr="1126FC69">
        <w:rPr>
          <w:rFonts w:ascii="Garamond" w:eastAsia="Times New Roman" w:hAnsi="Garamond" w:cs="Times New Roman"/>
          <w:lang w:eastAsia="pt-PT"/>
        </w:rPr>
        <w:t xml:space="preserve">1 - Para efeitos de controlo do cumprimento das normas aplicáveis, o titular do alojamento deve facultar às autoridades competentes o acesso ao </w:t>
      </w:r>
      <w:r w:rsidR="007A793C" w:rsidRPr="1126FC69">
        <w:rPr>
          <w:rFonts w:ascii="Garamond" w:eastAsia="Times New Roman" w:hAnsi="Garamond" w:cs="Times New Roman"/>
          <w:lang w:eastAsia="pt-PT"/>
        </w:rPr>
        <w:t>mesmo</w:t>
      </w:r>
      <w:r w:rsidRPr="1126FC69">
        <w:rPr>
          <w:rFonts w:ascii="Garamond" w:eastAsia="Times New Roman" w:hAnsi="Garamond" w:cs="Times New Roman"/>
          <w:lang w:eastAsia="pt-PT"/>
        </w:rPr>
        <w:t xml:space="preserve">. </w:t>
      </w:r>
      <w:commentRangeStart w:id="2349"/>
      <w:commentRangeEnd w:id="2349"/>
      <w:r w:rsidRPr="000041C8">
        <w:rPr>
          <w:rStyle w:val="CommentReference"/>
          <w:rFonts w:ascii="Garamond" w:eastAsia="Times New Roman" w:hAnsi="Garamond" w:cs="Times New Roman"/>
          <w:sz w:val="24"/>
          <w:szCs w:val="24"/>
          <w:lang w:eastAsia="pt-PT"/>
        </w:rPr>
        <w:commentReference w:id="2349"/>
      </w:r>
    </w:p>
    <w:p w14:paraId="3AFAE0B8" w14:textId="77777777" w:rsidR="003A278D" w:rsidRPr="000041C8" w:rsidRDefault="003A278D" w:rsidP="003A278D">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2 - Caso o titular do alojamento se recuse a facultar o acesso ao mesmo, pode ser solicitado:</w:t>
      </w:r>
    </w:p>
    <w:p w14:paraId="458BCACF" w14:textId="44FBF288" w:rsidR="003A278D" w:rsidRPr="000041C8" w:rsidRDefault="094FF232" w:rsidP="003A278D">
      <w:pPr>
        <w:spacing w:line="360" w:lineRule="auto"/>
        <w:jc w:val="both"/>
        <w:rPr>
          <w:rFonts w:ascii="Garamond" w:eastAsia="Times New Roman" w:hAnsi="Garamond" w:cs="Times New Roman"/>
          <w:lang w:eastAsia="pt-PT"/>
        </w:rPr>
      </w:pPr>
      <w:r w:rsidRPr="592F0569">
        <w:rPr>
          <w:rFonts w:ascii="Garamond" w:eastAsia="Times New Roman" w:hAnsi="Garamond" w:cs="Times New Roman"/>
          <w:lang w:eastAsia="pt-PT"/>
        </w:rPr>
        <w:t>a) suprimento judicial de autorização de entrada em estabelecimento aberto ao público por parte dos seus proprietários para realização de inspeções, vistorias ou outros atos de natureza semelhante destinados a verificar o bem-estar dos animais</w:t>
      </w:r>
      <w:r w:rsidR="61E415AC" w:rsidRPr="592F0569">
        <w:rPr>
          <w:rFonts w:ascii="Garamond" w:eastAsia="Times New Roman" w:hAnsi="Garamond" w:cs="Times New Roman"/>
          <w:lang w:eastAsia="pt-PT"/>
        </w:rPr>
        <w:t>,</w:t>
      </w:r>
      <w:r w:rsidRPr="592F0569">
        <w:rPr>
          <w:rFonts w:ascii="Garamond" w:eastAsia="Times New Roman" w:hAnsi="Garamond" w:cs="Times New Roman"/>
          <w:lang w:eastAsia="pt-PT"/>
        </w:rPr>
        <w:t xml:space="preserve"> e </w:t>
      </w:r>
      <w:r w:rsidR="61E415AC" w:rsidRPr="592F0569">
        <w:rPr>
          <w:rFonts w:ascii="Garamond" w:eastAsia="Times New Roman" w:hAnsi="Garamond" w:cs="Times New Roman"/>
          <w:lang w:eastAsia="pt-PT"/>
        </w:rPr>
        <w:t>a</w:t>
      </w:r>
      <w:r w:rsidRPr="592F0569">
        <w:rPr>
          <w:rFonts w:ascii="Garamond" w:eastAsia="Times New Roman" w:hAnsi="Garamond" w:cs="Times New Roman"/>
          <w:lang w:eastAsia="pt-PT"/>
        </w:rPr>
        <w:t xml:space="preserve"> sua remoção</w:t>
      </w:r>
      <w:ins w:id="2350" w:author="Maria Helena Menezes Maia" w:date="2025-08-07T17:11:00Z">
        <w:r w:rsidR="6DD9D327" w:rsidRPr="592F0569">
          <w:rPr>
            <w:rFonts w:ascii="Garamond" w:eastAsia="Times New Roman" w:hAnsi="Garamond" w:cs="Times New Roman"/>
            <w:lang w:eastAsia="pt-PT"/>
          </w:rPr>
          <w:t>,</w:t>
        </w:r>
      </w:ins>
      <w:r w:rsidRPr="592F0569">
        <w:rPr>
          <w:rFonts w:ascii="Garamond" w:eastAsia="Times New Roman" w:hAnsi="Garamond" w:cs="Times New Roman"/>
          <w:lang w:eastAsia="pt-PT"/>
        </w:rPr>
        <w:t xml:space="preserve"> caso necessário;</w:t>
      </w:r>
    </w:p>
    <w:p w14:paraId="1EF04A7B" w14:textId="50B9AAE2" w:rsidR="003A278D" w:rsidRPr="000041C8" w:rsidRDefault="094FF232" w:rsidP="003A278D">
      <w:pPr>
        <w:spacing w:line="360" w:lineRule="auto"/>
        <w:jc w:val="both"/>
        <w:rPr>
          <w:rFonts w:ascii="Garamond" w:eastAsia="Times New Roman" w:hAnsi="Garamond" w:cs="Times New Roman"/>
          <w:lang w:eastAsia="pt-PT"/>
        </w:rPr>
      </w:pPr>
      <w:r w:rsidRPr="592F0569">
        <w:rPr>
          <w:rFonts w:ascii="Garamond" w:eastAsia="Times New Roman" w:hAnsi="Garamond" w:cs="Times New Roman"/>
          <w:lang w:eastAsia="pt-PT"/>
        </w:rPr>
        <w:t>b) mandado de busca, nos termos legais, para permitir às autoridades competentes o acesso aos locais onde os animais se encontrem, nomeadamente casas de habitação e terrenos privados não abertos ao público, e a sua remoção</w:t>
      </w:r>
      <w:ins w:id="2351" w:author="Maria Helena Menezes Maia" w:date="2025-08-07T17:11:00Z">
        <w:r w:rsidR="7B89540A" w:rsidRPr="592F0569">
          <w:rPr>
            <w:rFonts w:ascii="Garamond" w:eastAsia="Times New Roman" w:hAnsi="Garamond" w:cs="Times New Roman"/>
            <w:lang w:eastAsia="pt-PT"/>
          </w:rPr>
          <w:t>,</w:t>
        </w:r>
      </w:ins>
      <w:r w:rsidRPr="592F0569">
        <w:rPr>
          <w:rFonts w:ascii="Garamond" w:eastAsia="Times New Roman" w:hAnsi="Garamond" w:cs="Times New Roman"/>
          <w:lang w:eastAsia="pt-PT"/>
        </w:rPr>
        <w:t xml:space="preserve"> caso necessário.</w:t>
      </w:r>
    </w:p>
    <w:p w14:paraId="03661E03" w14:textId="4429A360" w:rsidR="003A278D" w:rsidRPr="000041C8" w:rsidRDefault="185F0274" w:rsidP="003A278D">
      <w:pPr>
        <w:spacing w:line="360" w:lineRule="auto"/>
        <w:jc w:val="both"/>
        <w:rPr>
          <w:rFonts w:ascii="Garamond" w:eastAsia="Times New Roman" w:hAnsi="Garamond" w:cs="Times New Roman"/>
          <w:lang w:eastAsia="pt-PT"/>
        </w:rPr>
      </w:pPr>
      <w:r w:rsidRPr="505FBDF9">
        <w:rPr>
          <w:rFonts w:ascii="Garamond" w:eastAsia="Times New Roman" w:hAnsi="Garamond" w:cs="Times New Roman"/>
          <w:lang w:eastAsia="pt-PT"/>
        </w:rPr>
        <w:t xml:space="preserve">3 - </w:t>
      </w:r>
      <w:commentRangeStart w:id="2352"/>
      <w:r w:rsidRPr="505FBDF9">
        <w:rPr>
          <w:rFonts w:ascii="Garamond" w:eastAsia="Times New Roman" w:hAnsi="Garamond" w:cs="Times New Roman"/>
          <w:lang w:eastAsia="pt-PT"/>
        </w:rPr>
        <w:t xml:space="preserve">O mandado judicial previsto na alínea b) do número anterior tem </w:t>
      </w:r>
      <w:r w:rsidR="612B3830" w:rsidRPr="505FBDF9">
        <w:rPr>
          <w:rFonts w:ascii="Garamond" w:eastAsia="Times New Roman" w:hAnsi="Garamond" w:cs="Times New Roman"/>
          <w:lang w:eastAsia="pt-PT"/>
        </w:rPr>
        <w:t>carácter</w:t>
      </w:r>
      <w:r w:rsidRPr="505FBDF9">
        <w:rPr>
          <w:rFonts w:ascii="Garamond" w:eastAsia="Times New Roman" w:hAnsi="Garamond" w:cs="Times New Roman"/>
          <w:lang w:eastAsia="pt-PT"/>
        </w:rPr>
        <w:t xml:space="preserve"> urgente e o seu pedido deve ser decidido no prazo máximo de 48 horas após a apresentação do requerimento pela autoridade competente</w:t>
      </w:r>
      <w:commentRangeEnd w:id="2352"/>
      <w:r w:rsidR="01D03B7D" w:rsidRPr="505FBDF9">
        <w:rPr>
          <w:rStyle w:val="CommentReference"/>
          <w:rFonts w:ascii="Garamond" w:eastAsia="Times New Roman" w:hAnsi="Garamond" w:cs="Times New Roman"/>
          <w:sz w:val="24"/>
          <w:szCs w:val="24"/>
          <w:lang w:eastAsia="pt-PT"/>
        </w:rPr>
        <w:commentReference w:id="2352"/>
      </w:r>
      <w:r w:rsidRPr="505FBDF9">
        <w:rPr>
          <w:rFonts w:ascii="Garamond" w:eastAsia="Times New Roman" w:hAnsi="Garamond" w:cs="Times New Roman"/>
          <w:lang w:eastAsia="pt-PT"/>
        </w:rPr>
        <w:t>.</w:t>
      </w:r>
    </w:p>
    <w:p w14:paraId="7F9A1DF2" w14:textId="77777777" w:rsidR="003A278D" w:rsidRPr="000041C8" w:rsidRDefault="003A278D" w:rsidP="003A278D">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4 - O disposto no artigo 23.º da Lei n.º 27/2006, de 3 de julho, que aprova a Lei de Bases da Proteção Civil, pode ser aplicável ao acesso à propriedade privada para repor e assegurar as condições de bem-estar de animais de companhia. </w:t>
      </w:r>
    </w:p>
    <w:p w14:paraId="3905FC5D" w14:textId="77777777" w:rsidR="003A278D" w:rsidRPr="000041C8" w:rsidRDefault="003A278D" w:rsidP="00A95B79">
      <w:pPr>
        <w:spacing w:line="360" w:lineRule="auto"/>
        <w:jc w:val="both"/>
        <w:rPr>
          <w:rFonts w:ascii="Garamond" w:eastAsia="Times New Roman" w:hAnsi="Garamond" w:cs="Times New Roman"/>
          <w:lang w:eastAsia="pt-PT"/>
        </w:rPr>
      </w:pPr>
    </w:p>
    <w:p w14:paraId="651070AE" w14:textId="0119F52D" w:rsidR="003D15F2" w:rsidRPr="000041C8" w:rsidRDefault="003D15F2" w:rsidP="00A95B7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Artigo 1</w:t>
      </w:r>
      <w:r w:rsidR="004D3E19">
        <w:rPr>
          <w:rFonts w:ascii="Garamond" w:eastAsia="Times New Roman" w:hAnsi="Garamond" w:cs="Times New Roman"/>
          <w:b/>
          <w:bCs/>
          <w:lang w:eastAsia="pt-PT"/>
        </w:rPr>
        <w:t>35</w:t>
      </w:r>
      <w:r w:rsidRPr="000041C8">
        <w:rPr>
          <w:rFonts w:ascii="Garamond" w:eastAsia="Times New Roman" w:hAnsi="Garamond" w:cs="Times New Roman"/>
          <w:b/>
          <w:bCs/>
          <w:lang w:eastAsia="pt-PT"/>
        </w:rPr>
        <w:t>.º</w:t>
      </w:r>
    </w:p>
    <w:p w14:paraId="42BFA511" w14:textId="77777777" w:rsidR="003D15F2" w:rsidRPr="000041C8" w:rsidRDefault="003D15F2" w:rsidP="00A95B79">
      <w:pPr>
        <w:spacing w:line="360" w:lineRule="auto"/>
        <w:jc w:val="center"/>
        <w:rPr>
          <w:rFonts w:ascii="Garamond" w:eastAsia="Times New Roman" w:hAnsi="Garamond" w:cs="Times New Roman"/>
          <w:lang w:eastAsia="pt-PT"/>
        </w:rPr>
      </w:pPr>
      <w:r w:rsidRPr="000041C8">
        <w:rPr>
          <w:rFonts w:ascii="Garamond" w:eastAsia="Times New Roman" w:hAnsi="Garamond" w:cs="Times New Roman"/>
          <w:lang w:eastAsia="pt-PT"/>
        </w:rPr>
        <w:t>Plano de controlo</w:t>
      </w:r>
    </w:p>
    <w:p w14:paraId="3A5AB762" w14:textId="3DB92399"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1 - </w:t>
      </w:r>
      <w:r w:rsidR="0032704E">
        <w:rPr>
          <w:rFonts w:ascii="Garamond" w:eastAsia="Times New Roman" w:hAnsi="Garamond" w:cs="Times New Roman"/>
          <w:lang w:eastAsia="pt-PT"/>
        </w:rPr>
        <w:t xml:space="preserve">A DGAV </w:t>
      </w:r>
      <w:r w:rsidRPr="000041C8">
        <w:rPr>
          <w:rFonts w:ascii="Garamond" w:eastAsia="Times New Roman" w:hAnsi="Garamond" w:cs="Times New Roman"/>
          <w:lang w:eastAsia="pt-PT"/>
        </w:rPr>
        <w:t>define e coordena, através de regulamento próprio, o plano de controlo das normas de proteção dos animais de companhia, executando-o em colaboração com as autoridades referidas no artigo 1</w:t>
      </w:r>
      <w:r w:rsidR="00B276DD">
        <w:rPr>
          <w:rFonts w:ascii="Garamond" w:eastAsia="Times New Roman" w:hAnsi="Garamond" w:cs="Times New Roman"/>
          <w:lang w:eastAsia="pt-PT"/>
        </w:rPr>
        <w:t>32</w:t>
      </w:r>
      <w:r w:rsidRPr="000041C8">
        <w:rPr>
          <w:rFonts w:ascii="Garamond" w:eastAsia="Times New Roman" w:hAnsi="Garamond" w:cs="Times New Roman"/>
          <w:lang w:eastAsia="pt-PT"/>
        </w:rPr>
        <w:t xml:space="preserve">.º, designadamente através de inspeções e de ações de controlo. </w:t>
      </w:r>
    </w:p>
    <w:p w14:paraId="4539FA8D" w14:textId="681D653C" w:rsidR="003D15F2" w:rsidRPr="000041C8" w:rsidRDefault="572A733A" w:rsidP="00A95B79">
      <w:pPr>
        <w:spacing w:line="360" w:lineRule="auto"/>
        <w:jc w:val="both"/>
        <w:rPr>
          <w:rFonts w:ascii="Garamond" w:eastAsia="Times New Roman" w:hAnsi="Garamond" w:cs="Times New Roman"/>
          <w:lang w:eastAsia="pt-PT"/>
        </w:rPr>
      </w:pPr>
      <w:r w:rsidRPr="505FBDF9">
        <w:rPr>
          <w:rFonts w:ascii="Garamond" w:eastAsia="Times New Roman" w:hAnsi="Garamond" w:cs="Times New Roman"/>
          <w:lang w:eastAsia="pt-PT"/>
        </w:rPr>
        <w:t xml:space="preserve">2 – Os </w:t>
      </w:r>
      <w:r w:rsidR="19242864" w:rsidRPr="505FBDF9">
        <w:rPr>
          <w:rFonts w:ascii="Garamond" w:eastAsia="Times New Roman" w:hAnsi="Garamond" w:cs="Times New Roman"/>
          <w:lang w:eastAsia="pt-PT"/>
        </w:rPr>
        <w:t xml:space="preserve">titulares </w:t>
      </w:r>
      <w:r w:rsidRPr="505FBDF9">
        <w:rPr>
          <w:rFonts w:ascii="Garamond" w:eastAsia="Times New Roman" w:hAnsi="Garamond" w:cs="Times New Roman"/>
          <w:lang w:eastAsia="pt-PT"/>
        </w:rPr>
        <w:t xml:space="preserve">de </w:t>
      </w:r>
      <w:r w:rsidR="321EC8F8" w:rsidRPr="505FBDF9">
        <w:rPr>
          <w:rFonts w:ascii="Garamond" w:eastAsia="Times New Roman" w:hAnsi="Garamond" w:cs="Times New Roman"/>
          <w:lang w:eastAsia="pt-PT"/>
        </w:rPr>
        <w:t>alojamentos</w:t>
      </w:r>
      <w:r w:rsidRPr="505FBDF9">
        <w:rPr>
          <w:rFonts w:ascii="Garamond" w:eastAsia="Times New Roman" w:hAnsi="Garamond" w:cs="Times New Roman"/>
          <w:lang w:eastAsia="pt-PT"/>
        </w:rPr>
        <w:t xml:space="preserve"> onde se encontrem </w:t>
      </w:r>
      <w:r w:rsidR="474C812D" w:rsidRPr="505FBDF9">
        <w:rPr>
          <w:rFonts w:ascii="Garamond" w:eastAsia="Times New Roman" w:hAnsi="Garamond" w:cs="Times New Roman"/>
          <w:lang w:eastAsia="pt-PT"/>
        </w:rPr>
        <w:t xml:space="preserve">mantidos </w:t>
      </w:r>
      <w:r w:rsidRPr="505FBDF9">
        <w:rPr>
          <w:rFonts w:ascii="Garamond" w:eastAsia="Times New Roman" w:hAnsi="Garamond" w:cs="Times New Roman"/>
          <w:lang w:eastAsia="pt-PT"/>
        </w:rPr>
        <w:t>animais de companhia devem facultar o acesso aos estabelecimentos para a realização das inspeções e ações de controlo referidas no número anterior</w:t>
      </w:r>
      <w:ins w:id="2353" w:author="Susana Margarida Gonçalves Silva Santos" w:date="2025-10-20T12:33:00Z" w16du:dateUtc="2025-10-20T11:33:00Z">
        <w:r w:rsidR="00720AD9">
          <w:rPr>
            <w:rFonts w:ascii="Garamond" w:eastAsia="Times New Roman" w:hAnsi="Garamond" w:cs="Times New Roman"/>
            <w:lang w:eastAsia="pt-PT"/>
          </w:rPr>
          <w:t>.</w:t>
        </w:r>
      </w:ins>
      <w:r w:rsidRPr="00BF1C8C">
        <w:rPr>
          <w:rFonts w:ascii="Garamond" w:eastAsia="Times New Roman" w:hAnsi="Garamond" w:cs="Times New Roman"/>
          <w:strike/>
          <w:lang w:eastAsia="pt-PT"/>
        </w:rPr>
        <w:t>, desde que notificados com uma antecedência mínima de dez dias úteis, sem prejuízo de ações de fiscalização que pela sua natureza não devam ser comunicadas previamente.</w:t>
      </w:r>
    </w:p>
    <w:p w14:paraId="5C4DC5CB" w14:textId="02977E80"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3 - Os relatórios anuais das inspeções ou ações de controlo a que se refere o número anterior devem ser remetidos </w:t>
      </w:r>
      <w:r w:rsidR="007810DF">
        <w:rPr>
          <w:rFonts w:ascii="Garamond" w:eastAsia="Times New Roman" w:hAnsi="Garamond" w:cs="Times New Roman"/>
          <w:lang w:eastAsia="pt-PT"/>
        </w:rPr>
        <w:t>à DGAV</w:t>
      </w:r>
      <w:r w:rsidRPr="000041C8">
        <w:rPr>
          <w:rFonts w:ascii="Garamond" w:eastAsia="Times New Roman" w:hAnsi="Garamond" w:cs="Times New Roman"/>
          <w:lang w:eastAsia="pt-PT"/>
        </w:rPr>
        <w:t xml:space="preserve">, até ao final do mês de março do ano seguinte àquele a que respeitam. </w:t>
      </w:r>
    </w:p>
    <w:p w14:paraId="467867A1" w14:textId="43420A47"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4 - As autoridades administrativas, policiais e as pessoas singulares e coletivas devem prestar toda a colaboração necessária às inspeções e ações de controlo a efetuar no âmbito do presente </w:t>
      </w:r>
      <w:r w:rsidR="00C23E08" w:rsidRPr="000041C8">
        <w:rPr>
          <w:rFonts w:ascii="Garamond" w:eastAsia="Times New Roman" w:hAnsi="Garamond" w:cs="Times New Roman"/>
          <w:lang w:eastAsia="pt-PT"/>
        </w:rPr>
        <w:t>decreto-lei</w:t>
      </w:r>
      <w:r w:rsidRPr="000041C8">
        <w:rPr>
          <w:rFonts w:ascii="Garamond" w:eastAsia="Times New Roman" w:hAnsi="Garamond" w:cs="Times New Roman"/>
          <w:lang w:eastAsia="pt-PT"/>
        </w:rPr>
        <w:t>.</w:t>
      </w:r>
    </w:p>
    <w:p w14:paraId="04416B3A" w14:textId="77777777" w:rsidR="009D6680" w:rsidRDefault="009D6680" w:rsidP="00A95B79">
      <w:pPr>
        <w:spacing w:line="360" w:lineRule="auto"/>
        <w:jc w:val="both"/>
        <w:rPr>
          <w:ins w:id="2354" w:author="Susana Margarida Gonçalves Silva Santos" w:date="2025-10-20T12:34:00Z" w16du:dateUtc="2025-10-20T11:34:00Z"/>
          <w:rFonts w:ascii="Garamond" w:eastAsia="Times New Roman" w:hAnsi="Garamond" w:cs="Times New Roman"/>
          <w:b/>
          <w:bCs/>
          <w:lang w:eastAsia="pt-PT"/>
        </w:rPr>
      </w:pPr>
    </w:p>
    <w:p w14:paraId="1BF08B8C" w14:textId="77777777" w:rsidR="006B6B95" w:rsidRDefault="006B6B95" w:rsidP="00A95B79">
      <w:pPr>
        <w:spacing w:line="360" w:lineRule="auto"/>
        <w:jc w:val="both"/>
        <w:rPr>
          <w:ins w:id="2355" w:author="Susana Margarida Gonçalves Silva Santos" w:date="2025-10-20T12:34:00Z" w16du:dateUtc="2025-10-20T11:34:00Z"/>
          <w:rFonts w:ascii="Garamond" w:eastAsia="Times New Roman" w:hAnsi="Garamond" w:cs="Times New Roman"/>
          <w:b/>
          <w:bCs/>
          <w:lang w:eastAsia="pt-PT"/>
        </w:rPr>
      </w:pPr>
    </w:p>
    <w:p w14:paraId="4425ACF9" w14:textId="77777777" w:rsidR="006B6B95" w:rsidRDefault="006B6B95" w:rsidP="00A95B79">
      <w:pPr>
        <w:spacing w:line="360" w:lineRule="auto"/>
        <w:jc w:val="both"/>
        <w:rPr>
          <w:ins w:id="2356" w:author="Susana Margarida Gonçalves Silva Santos" w:date="2025-10-20T12:34:00Z" w16du:dateUtc="2025-10-20T11:34:00Z"/>
          <w:rFonts w:ascii="Garamond" w:eastAsia="Times New Roman" w:hAnsi="Garamond" w:cs="Times New Roman"/>
          <w:b/>
          <w:bCs/>
          <w:lang w:eastAsia="pt-PT"/>
        </w:rPr>
      </w:pPr>
    </w:p>
    <w:p w14:paraId="38961761" w14:textId="77777777" w:rsidR="006B6B95" w:rsidRPr="000041C8" w:rsidRDefault="006B6B95" w:rsidP="00A95B79">
      <w:pPr>
        <w:spacing w:line="360" w:lineRule="auto"/>
        <w:jc w:val="both"/>
        <w:rPr>
          <w:rFonts w:ascii="Garamond" w:eastAsia="Times New Roman" w:hAnsi="Garamond" w:cs="Times New Roman"/>
          <w:b/>
          <w:bCs/>
          <w:lang w:eastAsia="pt-PT"/>
        </w:rPr>
      </w:pPr>
    </w:p>
    <w:p w14:paraId="142C5D3D" w14:textId="77777777" w:rsidR="003D15F2" w:rsidRPr="000041C8" w:rsidRDefault="178AD7F6" w:rsidP="00A95B79">
      <w:pPr>
        <w:spacing w:line="360" w:lineRule="auto"/>
        <w:jc w:val="center"/>
        <w:rPr>
          <w:rFonts w:ascii="Garamond" w:eastAsia="Times New Roman" w:hAnsi="Garamond" w:cs="Times New Roman"/>
          <w:b/>
          <w:bCs/>
          <w:lang w:eastAsia="pt-PT"/>
        </w:rPr>
      </w:pPr>
      <w:commentRangeStart w:id="2357"/>
      <w:r w:rsidRPr="036812A3">
        <w:rPr>
          <w:rFonts w:ascii="Garamond" w:eastAsia="Times New Roman" w:hAnsi="Garamond" w:cs="Times New Roman"/>
          <w:b/>
          <w:bCs/>
          <w:lang w:eastAsia="pt-PT"/>
        </w:rPr>
        <w:t>Capítulo II</w:t>
      </w:r>
      <w:commentRangeEnd w:id="2357"/>
      <w:r w:rsidR="003D15F2" w:rsidRPr="000041C8">
        <w:rPr>
          <w:rStyle w:val="CommentReference"/>
          <w:rFonts w:ascii="Garamond" w:eastAsia="Times New Roman" w:hAnsi="Garamond" w:cs="Times New Roman"/>
          <w:b/>
          <w:bCs/>
          <w:sz w:val="24"/>
          <w:szCs w:val="24"/>
          <w:lang w:eastAsia="pt-PT"/>
        </w:rPr>
        <w:commentReference w:id="2357"/>
      </w:r>
    </w:p>
    <w:p w14:paraId="0501A729" w14:textId="60266791" w:rsidR="003D15F2" w:rsidRPr="000041C8" w:rsidRDefault="003D15F2" w:rsidP="00A95B7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Contraordenações</w:t>
      </w:r>
    </w:p>
    <w:p w14:paraId="5DFCF86C" w14:textId="77777777" w:rsidR="003D15F2" w:rsidRPr="000041C8" w:rsidRDefault="003D15F2" w:rsidP="00A95B79">
      <w:pPr>
        <w:spacing w:line="360" w:lineRule="auto"/>
        <w:jc w:val="both"/>
        <w:rPr>
          <w:rFonts w:ascii="Garamond" w:eastAsia="Times New Roman" w:hAnsi="Garamond" w:cs="Times New Roman"/>
          <w:color w:val="000000" w:themeColor="text1"/>
          <w:lang w:eastAsia="pt-PT"/>
        </w:rPr>
      </w:pPr>
    </w:p>
    <w:p w14:paraId="4CD339F3" w14:textId="32862E15" w:rsidR="003D15F2" w:rsidRPr="000041C8" w:rsidRDefault="003D15F2" w:rsidP="00A95B7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Artigo 1</w:t>
      </w:r>
      <w:r w:rsidR="004D3E19">
        <w:rPr>
          <w:rFonts w:ascii="Garamond" w:eastAsia="Times New Roman" w:hAnsi="Garamond" w:cs="Times New Roman"/>
          <w:b/>
          <w:bCs/>
          <w:lang w:eastAsia="pt-PT"/>
        </w:rPr>
        <w:t>36</w:t>
      </w:r>
      <w:r w:rsidRPr="000041C8">
        <w:rPr>
          <w:rFonts w:ascii="Garamond" w:eastAsia="Times New Roman" w:hAnsi="Garamond" w:cs="Times New Roman"/>
          <w:b/>
          <w:bCs/>
          <w:lang w:eastAsia="pt-PT"/>
        </w:rPr>
        <w:t>.º</w:t>
      </w:r>
    </w:p>
    <w:p w14:paraId="5E62FCA3" w14:textId="77777777" w:rsidR="003D15F2" w:rsidRPr="000041C8" w:rsidRDefault="003D15F2" w:rsidP="00A95B79">
      <w:pPr>
        <w:spacing w:line="360" w:lineRule="auto"/>
        <w:jc w:val="center"/>
        <w:rPr>
          <w:rFonts w:ascii="Garamond" w:eastAsia="Times New Roman" w:hAnsi="Garamond" w:cs="Times New Roman"/>
          <w:lang w:eastAsia="pt-PT"/>
        </w:rPr>
      </w:pPr>
      <w:r w:rsidRPr="000041C8">
        <w:rPr>
          <w:rFonts w:ascii="Garamond" w:eastAsia="Times New Roman" w:hAnsi="Garamond" w:cs="Times New Roman"/>
          <w:lang w:eastAsia="pt-PT"/>
        </w:rPr>
        <w:t>Contraordenações</w:t>
      </w:r>
    </w:p>
    <w:p w14:paraId="35C4BC4A" w14:textId="16CAC8B7" w:rsidR="003D15F2" w:rsidRPr="000041C8" w:rsidRDefault="178AD7F6" w:rsidP="00A95B79">
      <w:pPr>
        <w:spacing w:line="360" w:lineRule="auto"/>
        <w:jc w:val="both"/>
        <w:rPr>
          <w:rFonts w:ascii="Garamond" w:eastAsia="Times New Roman" w:hAnsi="Garamond" w:cs="Times New Roman"/>
          <w:lang w:eastAsia="pt-PT"/>
        </w:rPr>
      </w:pPr>
      <w:r w:rsidRPr="036812A3">
        <w:rPr>
          <w:rFonts w:ascii="Garamond" w:eastAsia="Times New Roman" w:hAnsi="Garamond" w:cs="Times New Roman"/>
          <w:lang w:eastAsia="pt-PT"/>
        </w:rPr>
        <w:t xml:space="preserve">1 - </w:t>
      </w:r>
      <w:r w:rsidR="164A9A88" w:rsidRPr="036812A3">
        <w:rPr>
          <w:rFonts w:ascii="Garamond" w:eastAsia="Times New Roman" w:hAnsi="Garamond" w:cs="Times New Roman"/>
          <w:lang w:eastAsia="pt-PT"/>
        </w:rPr>
        <w:t>Às contraordenações</w:t>
      </w:r>
      <w:r w:rsidRPr="036812A3">
        <w:rPr>
          <w:rFonts w:ascii="Garamond" w:eastAsia="Times New Roman" w:hAnsi="Garamond" w:cs="Times New Roman"/>
          <w:lang w:eastAsia="pt-PT"/>
        </w:rPr>
        <w:t xml:space="preserve"> previstas no presente </w:t>
      </w:r>
      <w:r w:rsidR="3A845243" w:rsidRPr="036812A3">
        <w:rPr>
          <w:rFonts w:ascii="Garamond" w:eastAsia="Times New Roman" w:hAnsi="Garamond" w:cs="Times New Roman"/>
          <w:lang w:eastAsia="pt-PT"/>
        </w:rPr>
        <w:t>decreto-lei</w:t>
      </w:r>
      <w:r w:rsidRPr="036812A3">
        <w:rPr>
          <w:rFonts w:ascii="Garamond" w:eastAsia="Times New Roman" w:hAnsi="Garamond" w:cs="Times New Roman"/>
          <w:lang w:eastAsia="pt-PT"/>
        </w:rPr>
        <w:t xml:space="preserve"> </w:t>
      </w:r>
      <w:r w:rsidR="3E862909" w:rsidRPr="036812A3">
        <w:rPr>
          <w:rFonts w:ascii="Garamond" w:eastAsia="Times New Roman" w:hAnsi="Garamond" w:cs="Times New Roman"/>
          <w:lang w:eastAsia="pt-PT"/>
        </w:rPr>
        <w:t xml:space="preserve">aplica-se o disposto na </w:t>
      </w:r>
      <w:r w:rsidR="31111E07" w:rsidRPr="036812A3">
        <w:rPr>
          <w:rFonts w:ascii="Garamond" w:eastAsia="Times New Roman" w:hAnsi="Garamond" w:cs="Times New Roman"/>
          <w:lang w:eastAsia="pt-PT"/>
        </w:rPr>
        <w:t>Lei-Quadro</w:t>
      </w:r>
      <w:r w:rsidR="3E862909" w:rsidRPr="036812A3">
        <w:rPr>
          <w:rFonts w:ascii="Garamond" w:eastAsia="Times New Roman" w:hAnsi="Garamond" w:cs="Times New Roman"/>
          <w:lang w:eastAsia="pt-PT"/>
        </w:rPr>
        <w:t xml:space="preserve"> das Contraordenações Ambientais com as especificidades dos seguintes artigos.</w:t>
      </w:r>
    </w:p>
    <w:p w14:paraId="577842B7" w14:textId="77777777"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2 - A tentativa e a negligência são puníveis.</w:t>
      </w:r>
    </w:p>
    <w:p w14:paraId="2918E662" w14:textId="1EDE488D" w:rsidR="003D15F2" w:rsidRPr="000041C8" w:rsidRDefault="003D15F2" w:rsidP="00A95B7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Artigo 1</w:t>
      </w:r>
      <w:r w:rsidR="004D3E19">
        <w:rPr>
          <w:rFonts w:ascii="Garamond" w:eastAsia="Times New Roman" w:hAnsi="Garamond" w:cs="Times New Roman"/>
          <w:b/>
          <w:bCs/>
          <w:lang w:eastAsia="pt-PT"/>
        </w:rPr>
        <w:t>37</w:t>
      </w:r>
      <w:r w:rsidRPr="000041C8">
        <w:rPr>
          <w:rFonts w:ascii="Garamond" w:eastAsia="Times New Roman" w:hAnsi="Garamond" w:cs="Times New Roman"/>
          <w:b/>
          <w:bCs/>
          <w:lang w:eastAsia="pt-PT"/>
        </w:rPr>
        <w:t>.º</w:t>
      </w:r>
    </w:p>
    <w:p w14:paraId="3B4B036F" w14:textId="77777777" w:rsidR="003D15F2" w:rsidRPr="000041C8" w:rsidRDefault="003D15F2" w:rsidP="00A95B79">
      <w:pPr>
        <w:spacing w:line="360" w:lineRule="auto"/>
        <w:jc w:val="center"/>
        <w:rPr>
          <w:rFonts w:ascii="Garamond" w:eastAsia="Times New Roman" w:hAnsi="Garamond" w:cs="Times New Roman"/>
          <w:lang w:eastAsia="pt-PT"/>
        </w:rPr>
      </w:pPr>
      <w:r w:rsidRPr="000041C8">
        <w:rPr>
          <w:rFonts w:ascii="Garamond" w:eastAsia="Times New Roman" w:hAnsi="Garamond" w:cs="Times New Roman"/>
          <w:lang w:eastAsia="pt-PT"/>
        </w:rPr>
        <w:t>Contraordenações leves</w:t>
      </w:r>
    </w:p>
    <w:p w14:paraId="02F6F0CB" w14:textId="77777777"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Constituem contraordenações leves quaisquer condutas que, por ação ou omissão, impliquem a não observância de obrigações ou de proibições legalmente estabelecidas e que não se encontrem incluídas como contraordenações graves ou muito graves, nos termos dos artigos seguintes.</w:t>
      </w:r>
    </w:p>
    <w:p w14:paraId="13F0496F" w14:textId="233C72EA" w:rsidR="003D15F2" w:rsidRPr="000041C8" w:rsidRDefault="003D15F2" w:rsidP="008759F1">
      <w:pPr>
        <w:spacing w:line="360" w:lineRule="auto"/>
        <w:jc w:val="center"/>
        <w:rPr>
          <w:rFonts w:ascii="Garamond" w:eastAsia="Times New Roman" w:hAnsi="Garamond" w:cs="Times New Roman"/>
          <w:lang w:eastAsia="pt-PT"/>
        </w:rPr>
      </w:pPr>
      <w:r w:rsidRPr="000041C8">
        <w:rPr>
          <w:rFonts w:ascii="Garamond" w:eastAsia="Times New Roman" w:hAnsi="Garamond" w:cs="Times New Roman"/>
          <w:b/>
          <w:bCs/>
          <w:color w:val="000000" w:themeColor="text1"/>
          <w:lang w:eastAsia="pt-PT"/>
        </w:rPr>
        <w:t>Artigo 1</w:t>
      </w:r>
      <w:r w:rsidR="004D3E19">
        <w:rPr>
          <w:rFonts w:ascii="Garamond" w:eastAsia="Times New Roman" w:hAnsi="Garamond" w:cs="Times New Roman"/>
          <w:b/>
          <w:bCs/>
          <w:color w:val="000000" w:themeColor="text1"/>
          <w:lang w:eastAsia="pt-PT"/>
        </w:rPr>
        <w:t>38</w:t>
      </w:r>
      <w:r w:rsidRPr="000041C8">
        <w:rPr>
          <w:rFonts w:ascii="Garamond" w:eastAsia="Times New Roman" w:hAnsi="Garamond" w:cs="Times New Roman"/>
          <w:b/>
          <w:bCs/>
          <w:color w:val="000000" w:themeColor="text1"/>
          <w:lang w:eastAsia="pt-PT"/>
        </w:rPr>
        <w:t>.º</w:t>
      </w:r>
    </w:p>
    <w:p w14:paraId="043DF39B" w14:textId="77777777" w:rsidR="003D15F2" w:rsidRPr="000041C8" w:rsidRDefault="003D15F2" w:rsidP="00A95B79">
      <w:pPr>
        <w:spacing w:line="360" w:lineRule="auto"/>
        <w:jc w:val="center"/>
        <w:rPr>
          <w:rFonts w:ascii="Garamond" w:eastAsia="Times New Roman" w:hAnsi="Garamond" w:cs="Times New Roman"/>
          <w:lang w:eastAsia="pt-PT"/>
        </w:rPr>
      </w:pPr>
      <w:r w:rsidRPr="000041C8">
        <w:rPr>
          <w:rFonts w:ascii="Garamond" w:eastAsia="Times New Roman" w:hAnsi="Garamond" w:cs="Times New Roman"/>
          <w:color w:val="000000" w:themeColor="text1"/>
          <w:lang w:eastAsia="pt-PT"/>
        </w:rPr>
        <w:t>Contraordenações graves</w:t>
      </w:r>
    </w:p>
    <w:p w14:paraId="79C4E1A9" w14:textId="08DCA6C8" w:rsidR="00A909E0" w:rsidRPr="000041C8" w:rsidRDefault="00A909E0" w:rsidP="00A95B79">
      <w:pPr>
        <w:spacing w:line="360" w:lineRule="auto"/>
        <w:jc w:val="both"/>
        <w:rPr>
          <w:rFonts w:ascii="Garamond" w:eastAsia="Times New Roman" w:hAnsi="Garamond" w:cs="Times New Roman"/>
          <w:color w:val="000000" w:themeColor="text1"/>
          <w:lang w:eastAsia="pt-PT"/>
        </w:rPr>
      </w:pPr>
      <w:bookmarkStart w:id="2358" w:name="_Hlk136272691"/>
      <w:r w:rsidRPr="000041C8">
        <w:rPr>
          <w:rFonts w:ascii="Garamond" w:eastAsia="Times New Roman" w:hAnsi="Garamond" w:cs="Times New Roman"/>
          <w:color w:val="000000" w:themeColor="text1"/>
          <w:lang w:eastAsia="pt-PT"/>
        </w:rPr>
        <w:t>Constitui contraordenação</w:t>
      </w:r>
      <w:r w:rsidR="000041C8" w:rsidRPr="000041C8">
        <w:rPr>
          <w:rFonts w:ascii="Garamond" w:eastAsia="Times New Roman" w:hAnsi="Garamond" w:cs="Times New Roman"/>
          <w:color w:val="000000" w:themeColor="text1"/>
          <w:lang w:eastAsia="pt-PT"/>
        </w:rPr>
        <w:t xml:space="preserve"> grave</w:t>
      </w:r>
      <w:r w:rsidRPr="000041C8">
        <w:rPr>
          <w:rFonts w:ascii="Garamond" w:eastAsia="Times New Roman" w:hAnsi="Garamond" w:cs="Times New Roman"/>
          <w:color w:val="000000" w:themeColor="text1"/>
          <w:lang w:eastAsia="pt-PT"/>
        </w:rPr>
        <w:t>, punível nos termos d</w:t>
      </w:r>
      <w:r w:rsidR="00FD2D44">
        <w:rPr>
          <w:rFonts w:ascii="Garamond" w:eastAsia="Times New Roman" w:hAnsi="Garamond" w:cs="Times New Roman"/>
          <w:color w:val="000000" w:themeColor="text1"/>
          <w:lang w:eastAsia="pt-PT"/>
        </w:rPr>
        <w:t>a</w:t>
      </w:r>
      <w:r w:rsidRPr="000041C8">
        <w:rPr>
          <w:rFonts w:ascii="Garamond" w:eastAsia="Times New Roman" w:hAnsi="Garamond" w:cs="Times New Roman"/>
          <w:color w:val="000000" w:themeColor="text1"/>
          <w:lang w:eastAsia="pt-PT"/>
        </w:rPr>
        <w:t xml:space="preserve"> </w:t>
      </w:r>
      <w:r w:rsidR="000B0BF9" w:rsidRPr="000041C8">
        <w:rPr>
          <w:rFonts w:ascii="Garamond" w:eastAsia="Times New Roman" w:hAnsi="Garamond" w:cs="Times New Roman"/>
          <w:color w:val="000000" w:themeColor="text1"/>
          <w:lang w:eastAsia="pt-PT"/>
        </w:rPr>
        <w:t>Lei-Quadro</w:t>
      </w:r>
      <w:r w:rsidRPr="000041C8">
        <w:rPr>
          <w:rFonts w:ascii="Garamond" w:eastAsia="Times New Roman" w:hAnsi="Garamond" w:cs="Times New Roman"/>
          <w:color w:val="000000" w:themeColor="text1"/>
          <w:lang w:eastAsia="pt-PT"/>
        </w:rPr>
        <w:t xml:space="preserve"> das Contraordenações </w:t>
      </w:r>
      <w:r w:rsidR="0004487C" w:rsidRPr="000041C8">
        <w:rPr>
          <w:rFonts w:ascii="Garamond" w:eastAsia="Times New Roman" w:hAnsi="Garamond" w:cs="Times New Roman"/>
          <w:color w:val="000000" w:themeColor="text1"/>
          <w:lang w:eastAsia="pt-PT"/>
        </w:rPr>
        <w:t>Ambientais</w:t>
      </w:r>
      <w:bookmarkEnd w:id="2358"/>
      <w:r w:rsidR="0004487C" w:rsidRPr="000041C8">
        <w:rPr>
          <w:rFonts w:ascii="Garamond" w:eastAsia="Times New Roman" w:hAnsi="Garamond" w:cs="Times New Roman"/>
          <w:color w:val="000000" w:themeColor="text1"/>
          <w:lang w:eastAsia="pt-PT"/>
        </w:rPr>
        <w:t>:</w:t>
      </w:r>
    </w:p>
    <w:p w14:paraId="62933CC5" w14:textId="42FAFA01" w:rsidR="00DE4DD3" w:rsidRPr="000041C8" w:rsidRDefault="00523393" w:rsidP="004F4B5A">
      <w:pPr>
        <w:pStyle w:val="ListParagraph"/>
        <w:numPr>
          <w:ilvl w:val="0"/>
          <w:numId w:val="6"/>
        </w:numPr>
        <w:spacing w:line="360" w:lineRule="auto"/>
        <w:jc w:val="both"/>
        <w:rPr>
          <w:rFonts w:ascii="Garamond" w:hAnsi="Garamond"/>
          <w:color w:val="000000" w:themeColor="text1"/>
        </w:rPr>
      </w:pPr>
      <w:r w:rsidRPr="000041C8">
        <w:rPr>
          <w:rFonts w:ascii="Garamond" w:hAnsi="Garamond"/>
          <w:color w:val="000000" w:themeColor="text1"/>
        </w:rPr>
        <w:t>A detenção, enquanto animais de companhia, de animais não incluídos na Lista Nacional de Animais de Companhia</w:t>
      </w:r>
      <w:r w:rsidR="0048238D" w:rsidRPr="000041C8">
        <w:rPr>
          <w:rFonts w:ascii="Garamond" w:hAnsi="Garamond"/>
          <w:color w:val="000000" w:themeColor="text1"/>
        </w:rPr>
        <w:t xml:space="preserve">, em infração do disposto no artigo </w:t>
      </w:r>
      <w:r w:rsidR="00EB7858">
        <w:rPr>
          <w:rFonts w:ascii="Garamond" w:hAnsi="Garamond"/>
          <w:color w:val="000000" w:themeColor="text1"/>
        </w:rPr>
        <w:t>1</w:t>
      </w:r>
      <w:r w:rsidR="00E21C48">
        <w:rPr>
          <w:rFonts w:ascii="Garamond" w:hAnsi="Garamond"/>
          <w:color w:val="000000" w:themeColor="text1"/>
        </w:rPr>
        <w:t>3</w:t>
      </w:r>
      <w:r w:rsidR="00EB7858">
        <w:rPr>
          <w:rFonts w:ascii="Garamond" w:hAnsi="Garamond"/>
          <w:color w:val="000000" w:themeColor="text1"/>
        </w:rPr>
        <w:t>.º</w:t>
      </w:r>
      <w:r w:rsidRPr="000041C8">
        <w:rPr>
          <w:rFonts w:ascii="Garamond" w:hAnsi="Garamond"/>
          <w:color w:val="000000" w:themeColor="text1"/>
        </w:rPr>
        <w:t>;</w:t>
      </w:r>
    </w:p>
    <w:p w14:paraId="55E81086" w14:textId="1B41747E" w:rsidR="00523393" w:rsidRDefault="00DE4DD3" w:rsidP="004F4B5A">
      <w:pPr>
        <w:pStyle w:val="ListParagraph"/>
        <w:numPr>
          <w:ilvl w:val="0"/>
          <w:numId w:val="6"/>
        </w:numPr>
        <w:spacing w:line="360" w:lineRule="auto"/>
        <w:jc w:val="both"/>
        <w:rPr>
          <w:rFonts w:ascii="Garamond" w:hAnsi="Garamond"/>
          <w:color w:val="000000" w:themeColor="text1"/>
        </w:rPr>
      </w:pPr>
      <w:r w:rsidRPr="000041C8">
        <w:rPr>
          <w:rFonts w:ascii="Garamond" w:hAnsi="Garamond"/>
          <w:color w:val="000000" w:themeColor="text1"/>
        </w:rPr>
        <w:t>A violação do</w:t>
      </w:r>
      <w:r w:rsidR="00EB7858">
        <w:rPr>
          <w:rFonts w:ascii="Garamond" w:hAnsi="Garamond"/>
          <w:color w:val="000000" w:themeColor="text1"/>
        </w:rPr>
        <w:t>s</w:t>
      </w:r>
      <w:r w:rsidRPr="000041C8">
        <w:rPr>
          <w:rFonts w:ascii="Garamond" w:hAnsi="Garamond"/>
          <w:color w:val="000000" w:themeColor="text1"/>
        </w:rPr>
        <w:t xml:space="preserve"> dever</w:t>
      </w:r>
      <w:r w:rsidR="00EB7858">
        <w:rPr>
          <w:rFonts w:ascii="Garamond" w:hAnsi="Garamond"/>
          <w:color w:val="000000" w:themeColor="text1"/>
        </w:rPr>
        <w:t>es</w:t>
      </w:r>
      <w:r w:rsidRPr="000041C8">
        <w:rPr>
          <w:rFonts w:ascii="Garamond" w:hAnsi="Garamond"/>
          <w:color w:val="000000" w:themeColor="text1"/>
        </w:rPr>
        <w:t xml:space="preserve"> de comunicação</w:t>
      </w:r>
      <w:r w:rsidR="0017753D">
        <w:rPr>
          <w:rFonts w:ascii="Garamond" w:hAnsi="Garamond"/>
          <w:color w:val="000000" w:themeColor="text1"/>
        </w:rPr>
        <w:t xml:space="preserve"> e socorro a animais acidentados, doentes, feridos ou em perigo</w:t>
      </w:r>
      <w:r w:rsidRPr="000041C8">
        <w:rPr>
          <w:rFonts w:ascii="Garamond" w:hAnsi="Garamond"/>
          <w:color w:val="000000" w:themeColor="text1"/>
        </w:rPr>
        <w:t xml:space="preserve"> previst</w:t>
      </w:r>
      <w:r w:rsidR="00EB7858">
        <w:rPr>
          <w:rFonts w:ascii="Garamond" w:hAnsi="Garamond"/>
          <w:color w:val="000000" w:themeColor="text1"/>
        </w:rPr>
        <w:t>os</w:t>
      </w:r>
      <w:r w:rsidRPr="000041C8">
        <w:rPr>
          <w:rFonts w:ascii="Garamond" w:hAnsi="Garamond"/>
          <w:color w:val="000000" w:themeColor="text1"/>
        </w:rPr>
        <w:t xml:space="preserve"> no</w:t>
      </w:r>
      <w:r w:rsidR="00EB7858">
        <w:rPr>
          <w:rFonts w:ascii="Garamond" w:hAnsi="Garamond"/>
          <w:color w:val="000000" w:themeColor="text1"/>
        </w:rPr>
        <w:t>s</w:t>
      </w:r>
      <w:r w:rsidRPr="000041C8">
        <w:rPr>
          <w:rFonts w:ascii="Garamond" w:hAnsi="Garamond"/>
          <w:color w:val="000000" w:themeColor="text1"/>
        </w:rPr>
        <w:t xml:space="preserve"> n.º</w:t>
      </w:r>
      <w:r w:rsidR="00EB7858">
        <w:rPr>
          <w:rFonts w:ascii="Garamond" w:hAnsi="Garamond"/>
          <w:color w:val="000000" w:themeColor="text1"/>
        </w:rPr>
        <w:t>s</w:t>
      </w:r>
      <w:r w:rsidRPr="000041C8">
        <w:rPr>
          <w:rFonts w:ascii="Garamond" w:hAnsi="Garamond"/>
          <w:color w:val="000000" w:themeColor="text1"/>
        </w:rPr>
        <w:t xml:space="preserve"> 1</w:t>
      </w:r>
      <w:r w:rsidR="0017753D">
        <w:rPr>
          <w:rFonts w:ascii="Garamond" w:hAnsi="Garamond"/>
          <w:color w:val="000000" w:themeColor="text1"/>
        </w:rPr>
        <w:t>, 2 e 3 d</w:t>
      </w:r>
      <w:r w:rsidRPr="000041C8">
        <w:rPr>
          <w:rFonts w:ascii="Garamond" w:hAnsi="Garamond"/>
          <w:color w:val="000000" w:themeColor="text1"/>
        </w:rPr>
        <w:t xml:space="preserve">o artigo </w:t>
      </w:r>
      <w:r w:rsidR="00B3359A">
        <w:rPr>
          <w:rFonts w:ascii="Garamond" w:hAnsi="Garamond"/>
          <w:color w:val="000000" w:themeColor="text1"/>
        </w:rPr>
        <w:t>9</w:t>
      </w:r>
      <w:r w:rsidRPr="000041C8">
        <w:rPr>
          <w:rFonts w:ascii="Garamond" w:hAnsi="Garamond"/>
          <w:color w:val="000000" w:themeColor="text1"/>
        </w:rPr>
        <w:t>.º.</w:t>
      </w:r>
    </w:p>
    <w:p w14:paraId="657CEB5F" w14:textId="40D7C5F3" w:rsidR="000C5BE5" w:rsidRDefault="000C5BE5" w:rsidP="000C5BE5">
      <w:pPr>
        <w:pStyle w:val="ListParagraph"/>
        <w:numPr>
          <w:ilvl w:val="0"/>
          <w:numId w:val="6"/>
        </w:numPr>
        <w:spacing w:line="360" w:lineRule="auto"/>
        <w:jc w:val="both"/>
        <w:rPr>
          <w:rFonts w:ascii="Garamond" w:hAnsi="Garamond"/>
          <w:color w:val="000000" w:themeColor="text1"/>
        </w:rPr>
      </w:pPr>
      <w:r w:rsidRPr="000041C8">
        <w:rPr>
          <w:rFonts w:ascii="Garamond" w:hAnsi="Garamond"/>
          <w:color w:val="000000" w:themeColor="text1"/>
        </w:rPr>
        <w:t xml:space="preserve">A falta de prestação de cuidados ao animal de acordo com a sua espécie, raça, necessidades físicas e etológicas, nos termos do disposto na alínea </w:t>
      </w:r>
      <w:r>
        <w:rPr>
          <w:rFonts w:ascii="Garamond" w:hAnsi="Garamond"/>
          <w:color w:val="000000" w:themeColor="text1"/>
        </w:rPr>
        <w:t>a</w:t>
      </w:r>
      <w:r w:rsidRPr="000041C8">
        <w:rPr>
          <w:rFonts w:ascii="Garamond" w:hAnsi="Garamond"/>
          <w:color w:val="000000" w:themeColor="text1"/>
        </w:rPr>
        <w:t xml:space="preserve">) do n.º </w:t>
      </w:r>
      <w:r>
        <w:rPr>
          <w:rFonts w:ascii="Garamond" w:hAnsi="Garamond"/>
          <w:color w:val="000000" w:themeColor="text1"/>
        </w:rPr>
        <w:t>1</w:t>
      </w:r>
      <w:r w:rsidRPr="000041C8">
        <w:rPr>
          <w:rFonts w:ascii="Garamond" w:hAnsi="Garamond"/>
          <w:color w:val="000000" w:themeColor="text1"/>
        </w:rPr>
        <w:t xml:space="preserve"> do artigo </w:t>
      </w:r>
      <w:r w:rsidR="00B3359A">
        <w:rPr>
          <w:rFonts w:ascii="Garamond" w:hAnsi="Garamond"/>
          <w:color w:val="000000" w:themeColor="text1"/>
        </w:rPr>
        <w:t>10</w:t>
      </w:r>
      <w:r w:rsidRPr="000041C8">
        <w:rPr>
          <w:rFonts w:ascii="Garamond" w:hAnsi="Garamond"/>
          <w:color w:val="000000" w:themeColor="text1"/>
        </w:rPr>
        <w:t>.º;</w:t>
      </w:r>
    </w:p>
    <w:p w14:paraId="764ACCC7" w14:textId="125D4F88" w:rsidR="000C5BE5" w:rsidRDefault="000C5BE5" w:rsidP="000C5BE5">
      <w:pPr>
        <w:pStyle w:val="ListParagraph"/>
        <w:numPr>
          <w:ilvl w:val="0"/>
          <w:numId w:val="6"/>
        </w:numPr>
        <w:spacing w:line="360" w:lineRule="auto"/>
        <w:jc w:val="both"/>
        <w:rPr>
          <w:rFonts w:ascii="Garamond" w:hAnsi="Garamond"/>
          <w:color w:val="000000" w:themeColor="text1"/>
        </w:rPr>
      </w:pPr>
      <w:r w:rsidRPr="000C5BE5">
        <w:rPr>
          <w:rFonts w:ascii="Garamond" w:hAnsi="Garamond"/>
          <w:color w:val="000000" w:themeColor="text1"/>
        </w:rPr>
        <w:t>A violação do dever de vigilância previsto</w:t>
      </w:r>
      <w:r>
        <w:rPr>
          <w:rFonts w:ascii="Garamond" w:hAnsi="Garamond"/>
          <w:color w:val="000000" w:themeColor="text1"/>
        </w:rPr>
        <w:t xml:space="preserve"> na alínea b)</w:t>
      </w:r>
      <w:r w:rsidRPr="000C5BE5">
        <w:rPr>
          <w:rFonts w:ascii="Garamond" w:hAnsi="Garamond"/>
          <w:color w:val="000000" w:themeColor="text1"/>
        </w:rPr>
        <w:t xml:space="preserve"> </w:t>
      </w:r>
      <w:r>
        <w:rPr>
          <w:rFonts w:ascii="Garamond" w:hAnsi="Garamond"/>
          <w:color w:val="000000" w:themeColor="text1"/>
        </w:rPr>
        <w:t xml:space="preserve">do n.º 1 do </w:t>
      </w:r>
      <w:r w:rsidRPr="000C5BE5">
        <w:rPr>
          <w:rFonts w:ascii="Garamond" w:hAnsi="Garamond"/>
          <w:color w:val="000000" w:themeColor="text1"/>
        </w:rPr>
        <w:t xml:space="preserve">no artigo </w:t>
      </w:r>
      <w:r w:rsidR="00B3359A">
        <w:rPr>
          <w:rFonts w:ascii="Garamond" w:hAnsi="Garamond"/>
          <w:color w:val="000000" w:themeColor="text1"/>
        </w:rPr>
        <w:t>10</w:t>
      </w:r>
      <w:r w:rsidRPr="000C5BE5">
        <w:rPr>
          <w:rFonts w:ascii="Garamond" w:hAnsi="Garamond"/>
          <w:color w:val="000000" w:themeColor="text1"/>
        </w:rPr>
        <w:t>.º, criando perigo para a vida ou integridade física de outras pessoas ou animais ou danos a propriedade alheia;</w:t>
      </w:r>
    </w:p>
    <w:p w14:paraId="683A00C3" w14:textId="7E41F1D2" w:rsidR="005353C3" w:rsidRPr="00A93DB9" w:rsidRDefault="005353C3" w:rsidP="005353C3">
      <w:pPr>
        <w:pStyle w:val="ListParagraph"/>
        <w:numPr>
          <w:ilvl w:val="0"/>
          <w:numId w:val="6"/>
        </w:numPr>
        <w:spacing w:line="360" w:lineRule="auto"/>
        <w:jc w:val="both"/>
        <w:rPr>
          <w:rFonts w:ascii="Garamond" w:hAnsi="Garamond"/>
        </w:rPr>
      </w:pPr>
      <w:r w:rsidRPr="000041C8">
        <w:rPr>
          <w:rFonts w:ascii="Garamond" w:hAnsi="Garamond"/>
          <w:color w:val="000000" w:themeColor="text1"/>
        </w:rPr>
        <w:t>A posse ou detenção de anima</w:t>
      </w:r>
      <w:r w:rsidR="00B3359A">
        <w:rPr>
          <w:rFonts w:ascii="Garamond" w:hAnsi="Garamond"/>
          <w:color w:val="000000" w:themeColor="text1"/>
        </w:rPr>
        <w:t>l</w:t>
      </w:r>
      <w:r w:rsidRPr="000041C8">
        <w:rPr>
          <w:rFonts w:ascii="Garamond" w:hAnsi="Garamond"/>
          <w:color w:val="000000" w:themeColor="text1"/>
        </w:rPr>
        <w:t xml:space="preserve"> de companhia que não se encontre identificado nos termos do</w:t>
      </w:r>
      <w:r w:rsidR="00B3359A">
        <w:rPr>
          <w:rFonts w:ascii="Garamond" w:hAnsi="Garamond"/>
          <w:color w:val="000000" w:themeColor="text1"/>
        </w:rPr>
        <w:t xml:space="preserve"> disposto no</w:t>
      </w:r>
      <w:r w:rsidRPr="000041C8">
        <w:rPr>
          <w:rFonts w:ascii="Garamond" w:hAnsi="Garamond"/>
          <w:color w:val="000000" w:themeColor="text1"/>
        </w:rPr>
        <w:t xml:space="preserve"> artigo 16.º</w:t>
      </w:r>
      <w:r>
        <w:rPr>
          <w:rFonts w:ascii="Garamond" w:hAnsi="Garamond"/>
          <w:color w:val="000000" w:themeColor="text1"/>
        </w:rPr>
        <w:t>;</w:t>
      </w:r>
    </w:p>
    <w:p w14:paraId="3F52E6B7" w14:textId="61EE7F3F" w:rsidR="00A93DB9" w:rsidRPr="00A93DB9" w:rsidRDefault="00A93DB9" w:rsidP="00A93DB9">
      <w:pPr>
        <w:pStyle w:val="ListParagraph"/>
        <w:numPr>
          <w:ilvl w:val="0"/>
          <w:numId w:val="6"/>
        </w:numPr>
        <w:spacing w:line="360" w:lineRule="auto"/>
        <w:jc w:val="both"/>
        <w:rPr>
          <w:rFonts w:ascii="Garamond" w:hAnsi="Garamond"/>
        </w:rPr>
      </w:pPr>
      <w:r w:rsidRPr="000041C8">
        <w:rPr>
          <w:rFonts w:ascii="Garamond" w:hAnsi="Garamond"/>
          <w:color w:val="000000" w:themeColor="text1"/>
        </w:rPr>
        <w:t>A violação das regras de carga, descarga e transporte de animais, previstas n</w:t>
      </w:r>
      <w:r>
        <w:rPr>
          <w:rFonts w:ascii="Garamond" w:hAnsi="Garamond"/>
          <w:color w:val="000000" w:themeColor="text1"/>
        </w:rPr>
        <w:t xml:space="preserve">a alínea e) do n.º 1 do artigo </w:t>
      </w:r>
      <w:r w:rsidR="00B3359A">
        <w:rPr>
          <w:rFonts w:ascii="Garamond" w:hAnsi="Garamond"/>
          <w:color w:val="000000" w:themeColor="text1"/>
        </w:rPr>
        <w:t>10</w:t>
      </w:r>
      <w:r>
        <w:rPr>
          <w:rFonts w:ascii="Garamond" w:hAnsi="Garamond"/>
          <w:color w:val="000000" w:themeColor="text1"/>
        </w:rPr>
        <w:t>.º e no</w:t>
      </w:r>
      <w:r w:rsidRPr="000041C8">
        <w:rPr>
          <w:rFonts w:ascii="Garamond" w:hAnsi="Garamond"/>
          <w:color w:val="000000" w:themeColor="text1"/>
        </w:rPr>
        <w:t xml:space="preserve"> artigo 3</w:t>
      </w:r>
      <w:r w:rsidR="00B3359A">
        <w:rPr>
          <w:rFonts w:ascii="Garamond" w:hAnsi="Garamond"/>
          <w:color w:val="000000" w:themeColor="text1"/>
        </w:rPr>
        <w:t>5</w:t>
      </w:r>
      <w:r w:rsidRPr="000041C8">
        <w:rPr>
          <w:rFonts w:ascii="Garamond" w:hAnsi="Garamond"/>
          <w:color w:val="000000" w:themeColor="text1"/>
        </w:rPr>
        <w:t xml:space="preserve">.º; </w:t>
      </w:r>
    </w:p>
    <w:p w14:paraId="23A004A2" w14:textId="50C8B2D6" w:rsidR="00A93DB9" w:rsidRPr="000041C8" w:rsidRDefault="00A93DB9" w:rsidP="00A93DB9">
      <w:pPr>
        <w:pStyle w:val="ListParagraph"/>
        <w:numPr>
          <w:ilvl w:val="0"/>
          <w:numId w:val="6"/>
        </w:numPr>
        <w:spacing w:line="360" w:lineRule="auto"/>
        <w:jc w:val="both"/>
        <w:rPr>
          <w:rFonts w:ascii="Garamond" w:hAnsi="Garamond"/>
        </w:rPr>
      </w:pPr>
      <w:r w:rsidRPr="000041C8">
        <w:rPr>
          <w:rFonts w:ascii="Garamond" w:hAnsi="Garamond"/>
          <w:color w:val="000000" w:themeColor="text1"/>
        </w:rPr>
        <w:t>A violação</w:t>
      </w:r>
      <w:r w:rsidR="00AA6F38">
        <w:rPr>
          <w:rFonts w:ascii="Garamond" w:hAnsi="Garamond"/>
          <w:color w:val="000000" w:themeColor="text1"/>
        </w:rPr>
        <w:t>, pelo detentor, das regras aplicáveis</w:t>
      </w:r>
      <w:r w:rsidRPr="000041C8">
        <w:rPr>
          <w:rFonts w:ascii="Garamond" w:hAnsi="Garamond"/>
          <w:color w:val="000000" w:themeColor="text1"/>
        </w:rPr>
        <w:t xml:space="preserve"> dos cuidados de saúde, previstos n</w:t>
      </w:r>
      <w:r>
        <w:rPr>
          <w:rFonts w:ascii="Garamond" w:hAnsi="Garamond"/>
          <w:color w:val="000000" w:themeColor="text1"/>
        </w:rPr>
        <w:t xml:space="preserve">a alínea f) do n.º 1 do artigo </w:t>
      </w:r>
      <w:r w:rsidR="00B3359A">
        <w:rPr>
          <w:rFonts w:ascii="Garamond" w:hAnsi="Garamond"/>
          <w:color w:val="000000" w:themeColor="text1"/>
        </w:rPr>
        <w:t>10</w:t>
      </w:r>
      <w:r>
        <w:rPr>
          <w:rFonts w:ascii="Garamond" w:hAnsi="Garamond"/>
          <w:color w:val="000000" w:themeColor="text1"/>
        </w:rPr>
        <w:t>.º e no</w:t>
      </w:r>
      <w:r w:rsidR="00AA6F38">
        <w:rPr>
          <w:rFonts w:ascii="Garamond" w:hAnsi="Garamond"/>
          <w:color w:val="000000" w:themeColor="text1"/>
        </w:rPr>
        <w:t>s números 1 e 2 do</w:t>
      </w:r>
      <w:r w:rsidRPr="000041C8">
        <w:rPr>
          <w:rFonts w:ascii="Garamond" w:hAnsi="Garamond"/>
          <w:color w:val="000000" w:themeColor="text1"/>
        </w:rPr>
        <w:t xml:space="preserve"> artigo 3</w:t>
      </w:r>
      <w:r w:rsidR="00B3359A">
        <w:rPr>
          <w:rFonts w:ascii="Garamond" w:hAnsi="Garamond"/>
          <w:color w:val="000000" w:themeColor="text1"/>
        </w:rPr>
        <w:t>3</w:t>
      </w:r>
      <w:r w:rsidRPr="000041C8">
        <w:rPr>
          <w:rFonts w:ascii="Garamond" w:hAnsi="Garamond"/>
          <w:color w:val="000000" w:themeColor="text1"/>
        </w:rPr>
        <w:t xml:space="preserve">.º; </w:t>
      </w:r>
    </w:p>
    <w:p w14:paraId="0812EFB4" w14:textId="15CBA0CF" w:rsidR="00A93DB9" w:rsidRPr="000041C8" w:rsidRDefault="00A93DB9" w:rsidP="00A93DB9">
      <w:pPr>
        <w:pStyle w:val="ListParagraph"/>
        <w:numPr>
          <w:ilvl w:val="0"/>
          <w:numId w:val="6"/>
        </w:numPr>
        <w:spacing w:line="360" w:lineRule="auto"/>
        <w:jc w:val="both"/>
        <w:rPr>
          <w:rFonts w:ascii="Garamond" w:hAnsi="Garamond"/>
        </w:rPr>
      </w:pPr>
      <w:r w:rsidRPr="40CAF8F4">
        <w:rPr>
          <w:rFonts w:ascii="Garamond" w:hAnsi="Garamond"/>
          <w:color w:val="000000" w:themeColor="text1"/>
        </w:rPr>
        <w:t>O incumprimento, pelos titulares</w:t>
      </w:r>
      <w:ins w:id="2359" w:author="Maria Rosário Silva Lemos Cidadão" w:date="2025-08-26T09:38:00Z">
        <w:r w:rsidR="3CA7259D" w:rsidRPr="40CAF8F4">
          <w:rPr>
            <w:rFonts w:ascii="Garamond" w:hAnsi="Garamond"/>
            <w:color w:val="000000" w:themeColor="text1"/>
          </w:rPr>
          <w:t xml:space="preserve"> ou operadores</w:t>
        </w:r>
      </w:ins>
      <w:r w:rsidRPr="40CAF8F4">
        <w:rPr>
          <w:rFonts w:ascii="Garamond" w:hAnsi="Garamond"/>
          <w:color w:val="000000" w:themeColor="text1"/>
        </w:rPr>
        <w:t>, da obrigação de alteração do registo e de atualização do DIAC e do PAC</w:t>
      </w:r>
      <w:r w:rsidR="00AF1AFE" w:rsidRPr="40CAF8F4">
        <w:rPr>
          <w:rFonts w:ascii="Garamond" w:hAnsi="Garamond"/>
          <w:color w:val="000000" w:themeColor="text1"/>
        </w:rPr>
        <w:t xml:space="preserve"> </w:t>
      </w:r>
      <w:r w:rsidRPr="40CAF8F4">
        <w:rPr>
          <w:rFonts w:ascii="Garamond" w:hAnsi="Garamond"/>
          <w:color w:val="000000" w:themeColor="text1"/>
        </w:rPr>
        <w:t xml:space="preserve"> nos termos do disposto na </w:t>
      </w:r>
      <w:commentRangeStart w:id="2360"/>
      <w:r w:rsidRPr="40CAF8F4">
        <w:rPr>
          <w:rFonts w:ascii="Garamond" w:hAnsi="Garamond"/>
          <w:color w:val="000000" w:themeColor="text1"/>
        </w:rPr>
        <w:t xml:space="preserve">alínea g) do n.º 1 do artigo </w:t>
      </w:r>
      <w:r w:rsidR="00B3359A" w:rsidRPr="40CAF8F4">
        <w:rPr>
          <w:rFonts w:ascii="Garamond" w:hAnsi="Garamond"/>
          <w:color w:val="000000" w:themeColor="text1"/>
        </w:rPr>
        <w:t>10</w:t>
      </w:r>
      <w:commentRangeEnd w:id="2360"/>
      <w:r w:rsidRPr="40CAF8F4">
        <w:rPr>
          <w:rStyle w:val="CommentReference"/>
          <w:rFonts w:ascii="Garamond" w:hAnsi="Garamond"/>
          <w:color w:val="000000" w:themeColor="text1"/>
          <w:sz w:val="24"/>
          <w:szCs w:val="24"/>
        </w:rPr>
        <w:commentReference w:id="2360"/>
      </w:r>
      <w:r w:rsidRPr="40CAF8F4">
        <w:rPr>
          <w:rFonts w:ascii="Garamond" w:hAnsi="Garamond"/>
          <w:color w:val="000000" w:themeColor="text1"/>
        </w:rPr>
        <w:t>.º e no artigo</w:t>
      </w:r>
      <w:r w:rsidR="00721812" w:rsidRPr="40CAF8F4">
        <w:rPr>
          <w:rFonts w:ascii="Garamond" w:hAnsi="Garamond"/>
          <w:color w:val="000000" w:themeColor="text1"/>
        </w:rPr>
        <w:t xml:space="preserve"> 26.º</w:t>
      </w:r>
      <w:r w:rsidRPr="40CAF8F4">
        <w:rPr>
          <w:rFonts w:ascii="Garamond" w:hAnsi="Garamond"/>
          <w:color w:val="000000" w:themeColor="text1"/>
        </w:rPr>
        <w:t xml:space="preserve">; </w:t>
      </w:r>
    </w:p>
    <w:p w14:paraId="4BCBA587" w14:textId="78B95FC4" w:rsidR="00A93DB9" w:rsidRPr="00857E18" w:rsidRDefault="00A93DB9" w:rsidP="00A93DB9">
      <w:pPr>
        <w:pStyle w:val="ListParagraph"/>
        <w:numPr>
          <w:ilvl w:val="0"/>
          <w:numId w:val="6"/>
        </w:numPr>
        <w:spacing w:line="360" w:lineRule="auto"/>
        <w:jc w:val="both"/>
        <w:rPr>
          <w:rStyle w:val="CommentReference"/>
          <w:rFonts w:ascii="Garamond" w:hAnsi="Garamond"/>
          <w:sz w:val="24"/>
          <w:szCs w:val="24"/>
        </w:rPr>
      </w:pPr>
      <w:r w:rsidRPr="000041C8">
        <w:rPr>
          <w:rFonts w:ascii="Garamond" w:hAnsi="Garamond"/>
          <w:color w:val="000000" w:themeColor="text1"/>
        </w:rPr>
        <w:t xml:space="preserve">A negação ou inviabilização de dados ou de informações requeridos pelas autoridades competentes ou seus agentes, em ordem ao cumprimento de funções estabelecidas neste decreto-lei, assim como a prestação de informações inexatas ou falsas, </w:t>
      </w:r>
      <w:r>
        <w:rPr>
          <w:rFonts w:ascii="Garamond" w:hAnsi="Garamond"/>
          <w:color w:val="000000" w:themeColor="text1"/>
        </w:rPr>
        <w:t xml:space="preserve">ou a inobservância das recomendações emitidas pela autoridade competente, </w:t>
      </w:r>
      <w:r w:rsidRPr="000041C8">
        <w:rPr>
          <w:rFonts w:ascii="Garamond" w:hAnsi="Garamond"/>
          <w:color w:val="000000" w:themeColor="text1"/>
        </w:rPr>
        <w:t xml:space="preserve">em infração ao disposto no artigo </w:t>
      </w:r>
      <w:r>
        <w:rPr>
          <w:rFonts w:ascii="Garamond" w:hAnsi="Garamond"/>
          <w:color w:val="000000" w:themeColor="text1"/>
        </w:rPr>
        <w:t xml:space="preserve">na alínea h) do n.º 1 do artigo </w:t>
      </w:r>
      <w:r w:rsidR="00B3359A">
        <w:rPr>
          <w:rFonts w:ascii="Garamond" w:hAnsi="Garamond"/>
          <w:color w:val="000000" w:themeColor="text1"/>
        </w:rPr>
        <w:t>10</w:t>
      </w:r>
      <w:r>
        <w:rPr>
          <w:rFonts w:ascii="Garamond" w:hAnsi="Garamond"/>
          <w:color w:val="000000" w:themeColor="text1"/>
        </w:rPr>
        <w:t>.º</w:t>
      </w:r>
      <w:r w:rsidRPr="000041C8">
        <w:rPr>
          <w:rFonts w:ascii="Garamond" w:hAnsi="Garamond"/>
          <w:color w:val="000000" w:themeColor="text1"/>
        </w:rPr>
        <w:t xml:space="preserve">; </w:t>
      </w:r>
    </w:p>
    <w:p w14:paraId="32BBE9FC" w14:textId="16AC8EAC" w:rsidR="00A93DB9" w:rsidRPr="00BA65F6" w:rsidRDefault="00017D54" w:rsidP="00A616BB">
      <w:pPr>
        <w:pStyle w:val="ListParagraph"/>
        <w:numPr>
          <w:ilvl w:val="0"/>
          <w:numId w:val="6"/>
        </w:numPr>
        <w:spacing w:line="360" w:lineRule="auto"/>
        <w:jc w:val="both"/>
        <w:rPr>
          <w:rFonts w:ascii="Garamond" w:hAnsi="Garamond"/>
        </w:rPr>
      </w:pPr>
      <w:r w:rsidRPr="000041C8">
        <w:rPr>
          <w:rFonts w:ascii="Garamond" w:hAnsi="Garamond"/>
          <w:color w:val="000000" w:themeColor="text1"/>
        </w:rPr>
        <w:t>A falta de controlo reprodutivo de animais de companhia, nos termos do disposto</w:t>
      </w:r>
      <w:r>
        <w:rPr>
          <w:rFonts w:ascii="Garamond" w:hAnsi="Garamond"/>
          <w:color w:val="000000" w:themeColor="text1"/>
        </w:rPr>
        <w:t xml:space="preserve"> n</w:t>
      </w:r>
      <w:r w:rsidRPr="000041C8">
        <w:rPr>
          <w:rFonts w:ascii="Garamond" w:hAnsi="Garamond"/>
          <w:color w:val="000000" w:themeColor="text1"/>
        </w:rPr>
        <w:t xml:space="preserve">o n.º </w:t>
      </w:r>
      <w:r w:rsidRPr="00BA65F6">
        <w:rPr>
          <w:rFonts w:ascii="Garamond" w:hAnsi="Garamond"/>
        </w:rPr>
        <w:t xml:space="preserve">5 do artigo </w:t>
      </w:r>
      <w:r w:rsidR="0081620B">
        <w:rPr>
          <w:rFonts w:ascii="Garamond" w:hAnsi="Garamond"/>
        </w:rPr>
        <w:t>10</w:t>
      </w:r>
      <w:r w:rsidRPr="00BA65F6">
        <w:rPr>
          <w:rFonts w:ascii="Garamond" w:hAnsi="Garamond"/>
        </w:rPr>
        <w:t>.º;</w:t>
      </w:r>
    </w:p>
    <w:p w14:paraId="3A04942B" w14:textId="7A819F4D" w:rsidR="00690FB6" w:rsidRPr="00BA65F6" w:rsidRDefault="00690FB6" w:rsidP="004F4B5A">
      <w:pPr>
        <w:pStyle w:val="ListParagraph"/>
        <w:numPr>
          <w:ilvl w:val="0"/>
          <w:numId w:val="6"/>
        </w:numPr>
        <w:spacing w:line="360" w:lineRule="auto"/>
        <w:jc w:val="both"/>
        <w:rPr>
          <w:rFonts w:ascii="Garamond" w:hAnsi="Garamond"/>
        </w:rPr>
      </w:pPr>
      <w:r w:rsidRPr="00BA65F6">
        <w:rPr>
          <w:rFonts w:ascii="Garamond" w:hAnsi="Garamond"/>
        </w:rPr>
        <w:t xml:space="preserve">A permanência de animais de companhia em alojamento </w:t>
      </w:r>
      <w:r w:rsidR="005E6EE2" w:rsidRPr="00BA65F6">
        <w:rPr>
          <w:rFonts w:ascii="Garamond" w:hAnsi="Garamond"/>
        </w:rPr>
        <w:t>que não seja destinado ao exercício da atividade de exploração para hospedagem,</w:t>
      </w:r>
      <w:r w:rsidRPr="00BA65F6">
        <w:rPr>
          <w:rFonts w:ascii="Garamond" w:hAnsi="Garamond"/>
        </w:rPr>
        <w:t xml:space="preserve"> em desrespeito pelas condições previstas no artigo </w:t>
      </w:r>
      <w:r w:rsidR="0081620B">
        <w:rPr>
          <w:rFonts w:ascii="Garamond" w:hAnsi="Garamond"/>
        </w:rPr>
        <w:t>11</w:t>
      </w:r>
      <w:r w:rsidRPr="00BA65F6">
        <w:rPr>
          <w:rFonts w:ascii="Garamond" w:hAnsi="Garamond"/>
        </w:rPr>
        <w:t>.º</w:t>
      </w:r>
      <w:r w:rsidR="00523393" w:rsidRPr="00BA65F6">
        <w:rPr>
          <w:rFonts w:ascii="Garamond" w:hAnsi="Garamond"/>
        </w:rPr>
        <w:t>;</w:t>
      </w:r>
    </w:p>
    <w:p w14:paraId="11A5E470" w14:textId="172A5122" w:rsidR="00DC5127" w:rsidRPr="000041C8" w:rsidRDefault="00DC5127" w:rsidP="00DC5127">
      <w:pPr>
        <w:pStyle w:val="ListParagraph"/>
        <w:numPr>
          <w:ilvl w:val="0"/>
          <w:numId w:val="6"/>
        </w:numPr>
        <w:spacing w:line="360" w:lineRule="auto"/>
        <w:jc w:val="both"/>
        <w:rPr>
          <w:rFonts w:ascii="Garamond" w:hAnsi="Garamond"/>
        </w:rPr>
      </w:pPr>
      <w:r w:rsidRPr="000041C8">
        <w:rPr>
          <w:rFonts w:ascii="Garamond" w:hAnsi="Garamond"/>
        </w:rPr>
        <w:t>A manutenção de animais de companhia acorrentados ou alojados em espaços confinados</w:t>
      </w:r>
      <w:r>
        <w:rPr>
          <w:rFonts w:ascii="Garamond" w:hAnsi="Garamond"/>
        </w:rPr>
        <w:t>,</w:t>
      </w:r>
      <w:r w:rsidRPr="00DC5127">
        <w:rPr>
          <w:rFonts w:ascii="Garamond" w:hAnsi="Garamond"/>
        </w:rPr>
        <w:t xml:space="preserve"> </w:t>
      </w:r>
      <w:r w:rsidRPr="000041C8">
        <w:rPr>
          <w:rFonts w:ascii="Garamond" w:hAnsi="Garamond"/>
        </w:rPr>
        <w:t xml:space="preserve">entre os quais varandas, alpendres, caves, armazéns e outros que não garantam o seu bem-estar, em infração ao disposto </w:t>
      </w:r>
      <w:r>
        <w:rPr>
          <w:rFonts w:ascii="Garamond" w:hAnsi="Garamond"/>
        </w:rPr>
        <w:t>na alínea f) do n.º 1 do artigo 1</w:t>
      </w:r>
      <w:r w:rsidR="0081620B">
        <w:rPr>
          <w:rFonts w:ascii="Garamond" w:hAnsi="Garamond"/>
        </w:rPr>
        <w:t>2</w:t>
      </w:r>
      <w:r>
        <w:rPr>
          <w:rFonts w:ascii="Garamond" w:hAnsi="Garamond"/>
        </w:rPr>
        <w:t>.º</w:t>
      </w:r>
      <w:r w:rsidRPr="000041C8">
        <w:rPr>
          <w:rFonts w:ascii="Garamond" w:hAnsi="Garamond"/>
        </w:rPr>
        <w:t>;</w:t>
      </w:r>
    </w:p>
    <w:p w14:paraId="41F37050" w14:textId="74EDEA9A" w:rsidR="00DC5127" w:rsidRPr="00DC5127" w:rsidRDefault="00DC5127" w:rsidP="003219E9">
      <w:pPr>
        <w:pStyle w:val="ListParagraph"/>
        <w:numPr>
          <w:ilvl w:val="0"/>
          <w:numId w:val="6"/>
        </w:numPr>
        <w:spacing w:line="360" w:lineRule="auto"/>
        <w:jc w:val="both"/>
        <w:rPr>
          <w:rFonts w:ascii="Garamond" w:hAnsi="Garamond"/>
          <w:color w:val="000000" w:themeColor="text1"/>
        </w:rPr>
      </w:pPr>
      <w:r w:rsidRPr="00DC5127">
        <w:rPr>
          <w:rFonts w:ascii="Garamond" w:hAnsi="Garamond"/>
        </w:rPr>
        <w:t xml:space="preserve">A manutenção de animais de companhia em veículos estacionados como alojamento habitual ou sem ventilação e temperatura adequadas, em infração ao disposto </w:t>
      </w:r>
      <w:bookmarkStart w:id="2361" w:name="_Hlk136267826"/>
      <w:r>
        <w:rPr>
          <w:rFonts w:ascii="Garamond" w:hAnsi="Garamond"/>
        </w:rPr>
        <w:t>na alínea g) do n.º 1 do artigo 1</w:t>
      </w:r>
      <w:r w:rsidR="0081620B">
        <w:rPr>
          <w:rFonts w:ascii="Garamond" w:hAnsi="Garamond"/>
        </w:rPr>
        <w:t>2</w:t>
      </w:r>
      <w:r>
        <w:rPr>
          <w:rFonts w:ascii="Garamond" w:hAnsi="Garamond"/>
        </w:rPr>
        <w:t>.º</w:t>
      </w:r>
      <w:r w:rsidRPr="000041C8">
        <w:rPr>
          <w:rFonts w:ascii="Garamond" w:hAnsi="Garamond"/>
        </w:rPr>
        <w:t>;</w:t>
      </w:r>
    </w:p>
    <w:bookmarkEnd w:id="2361"/>
    <w:p w14:paraId="20F8B798" w14:textId="5CCE6050" w:rsidR="00DC5127" w:rsidRPr="00DC5127" w:rsidRDefault="00DC5127" w:rsidP="00DC5127">
      <w:pPr>
        <w:pStyle w:val="ListParagraph"/>
        <w:numPr>
          <w:ilvl w:val="0"/>
          <w:numId w:val="6"/>
        </w:numPr>
        <w:spacing w:line="360" w:lineRule="auto"/>
        <w:jc w:val="both"/>
        <w:rPr>
          <w:rFonts w:ascii="Garamond" w:hAnsi="Garamond"/>
          <w:color w:val="000000" w:themeColor="text1"/>
        </w:rPr>
      </w:pPr>
      <w:r w:rsidRPr="000041C8">
        <w:rPr>
          <w:rFonts w:ascii="Garamond" w:hAnsi="Garamond"/>
          <w:color w:val="000000" w:themeColor="text1"/>
        </w:rPr>
        <w:t xml:space="preserve">A manutenção de animais de companhia isolados de humanos ou de outros animais apropriados à espécie, em infração ao disposto </w:t>
      </w:r>
      <w:bookmarkStart w:id="2362" w:name="_Hlk136267895"/>
      <w:r>
        <w:rPr>
          <w:rFonts w:ascii="Garamond" w:hAnsi="Garamond"/>
        </w:rPr>
        <w:t>na alínea h) do n.º 1 do artigo 1</w:t>
      </w:r>
      <w:r w:rsidR="0081620B">
        <w:rPr>
          <w:rFonts w:ascii="Garamond" w:hAnsi="Garamond"/>
        </w:rPr>
        <w:t>2</w:t>
      </w:r>
      <w:r>
        <w:rPr>
          <w:rFonts w:ascii="Garamond" w:hAnsi="Garamond"/>
        </w:rPr>
        <w:t>.º</w:t>
      </w:r>
      <w:bookmarkEnd w:id="2362"/>
      <w:r w:rsidRPr="000041C8">
        <w:rPr>
          <w:rFonts w:ascii="Garamond" w:hAnsi="Garamond"/>
        </w:rPr>
        <w:t>;</w:t>
      </w:r>
    </w:p>
    <w:p w14:paraId="3E5BD3FC" w14:textId="7E022C2A" w:rsidR="00DC5127" w:rsidRPr="000041C8" w:rsidRDefault="00DC5127" w:rsidP="00DC5127">
      <w:pPr>
        <w:pStyle w:val="ListParagraph"/>
        <w:numPr>
          <w:ilvl w:val="0"/>
          <w:numId w:val="6"/>
        </w:numPr>
        <w:spacing w:line="360" w:lineRule="auto"/>
        <w:jc w:val="both"/>
        <w:rPr>
          <w:rFonts w:ascii="Garamond" w:hAnsi="Garamond"/>
        </w:rPr>
      </w:pPr>
      <w:r w:rsidRPr="000041C8">
        <w:rPr>
          <w:rFonts w:ascii="Garamond" w:hAnsi="Garamond"/>
          <w:color w:val="000000" w:themeColor="text1"/>
        </w:rPr>
        <w:t xml:space="preserve">A realização de intervenções cirúrgicas com fins não curativos, nos casos não expressamente excecionados </w:t>
      </w:r>
      <w:bookmarkStart w:id="2363" w:name="_Hlk136267959"/>
      <w:r>
        <w:rPr>
          <w:rFonts w:ascii="Garamond" w:hAnsi="Garamond"/>
        </w:rPr>
        <w:t>na alínea i) do n.º 1 do artigo 1</w:t>
      </w:r>
      <w:r w:rsidR="0081620B">
        <w:rPr>
          <w:rFonts w:ascii="Garamond" w:hAnsi="Garamond"/>
        </w:rPr>
        <w:t>2</w:t>
      </w:r>
      <w:r>
        <w:rPr>
          <w:rFonts w:ascii="Garamond" w:hAnsi="Garamond"/>
        </w:rPr>
        <w:t>.º</w:t>
      </w:r>
      <w:bookmarkEnd w:id="2363"/>
      <w:r w:rsidR="00FF3DD9">
        <w:rPr>
          <w:rFonts w:ascii="Garamond" w:hAnsi="Garamond"/>
        </w:rPr>
        <w:t>;</w:t>
      </w:r>
    </w:p>
    <w:p w14:paraId="2013A454" w14:textId="2B59984A" w:rsidR="00DC5127" w:rsidRPr="000041C8" w:rsidRDefault="00DC5127" w:rsidP="00DC5127">
      <w:pPr>
        <w:pStyle w:val="ListParagraph"/>
        <w:numPr>
          <w:ilvl w:val="0"/>
          <w:numId w:val="6"/>
        </w:numPr>
        <w:spacing w:line="360" w:lineRule="auto"/>
        <w:jc w:val="both"/>
        <w:rPr>
          <w:rFonts w:ascii="Garamond" w:hAnsi="Garamond"/>
        </w:rPr>
      </w:pPr>
      <w:r w:rsidRPr="000041C8">
        <w:rPr>
          <w:rFonts w:ascii="Garamond" w:hAnsi="Garamond"/>
          <w:color w:val="000000" w:themeColor="text1"/>
        </w:rPr>
        <w:t>A doação de animais de companhia como prémio</w:t>
      </w:r>
      <w:r>
        <w:rPr>
          <w:rFonts w:ascii="Garamond" w:hAnsi="Garamond"/>
          <w:color w:val="000000" w:themeColor="text1"/>
        </w:rPr>
        <w:t>,</w:t>
      </w:r>
      <w:r w:rsidRPr="000041C8">
        <w:rPr>
          <w:rFonts w:ascii="Garamond" w:hAnsi="Garamond"/>
          <w:color w:val="000000" w:themeColor="text1"/>
        </w:rPr>
        <w:t xml:space="preserve"> recompensa</w:t>
      </w:r>
      <w:r>
        <w:rPr>
          <w:rFonts w:ascii="Garamond" w:hAnsi="Garamond"/>
          <w:color w:val="000000" w:themeColor="text1"/>
        </w:rPr>
        <w:t xml:space="preserve"> ou no âmbito de sorteios ou promoções</w:t>
      </w:r>
      <w:r w:rsidRPr="000041C8">
        <w:rPr>
          <w:rFonts w:ascii="Garamond" w:hAnsi="Garamond"/>
          <w:color w:val="000000" w:themeColor="text1"/>
        </w:rPr>
        <w:t xml:space="preserve">, em infração ao disposto </w:t>
      </w:r>
      <w:bookmarkStart w:id="2364" w:name="_Hlk136268289"/>
      <w:r>
        <w:rPr>
          <w:rFonts w:ascii="Garamond" w:hAnsi="Garamond"/>
        </w:rPr>
        <w:t>na alínea j) do n.º 1 do artigo 1</w:t>
      </w:r>
      <w:r w:rsidR="0081620B">
        <w:rPr>
          <w:rFonts w:ascii="Garamond" w:hAnsi="Garamond"/>
        </w:rPr>
        <w:t>2</w:t>
      </w:r>
      <w:r>
        <w:rPr>
          <w:rFonts w:ascii="Garamond" w:hAnsi="Garamond"/>
        </w:rPr>
        <w:t>.º</w:t>
      </w:r>
      <w:bookmarkEnd w:id="2364"/>
      <w:r w:rsidR="00FF3DD9">
        <w:rPr>
          <w:rFonts w:ascii="Garamond" w:hAnsi="Garamond"/>
        </w:rPr>
        <w:t>;</w:t>
      </w:r>
    </w:p>
    <w:p w14:paraId="441A97A7" w14:textId="154D86ED" w:rsidR="00FF3DD9" w:rsidRPr="000041C8" w:rsidRDefault="00FF3DD9" w:rsidP="00FF3DD9">
      <w:pPr>
        <w:pStyle w:val="ListParagraph"/>
        <w:numPr>
          <w:ilvl w:val="0"/>
          <w:numId w:val="6"/>
        </w:numPr>
        <w:spacing w:line="360" w:lineRule="auto"/>
        <w:jc w:val="both"/>
        <w:rPr>
          <w:rFonts w:ascii="Garamond" w:hAnsi="Garamond"/>
        </w:rPr>
      </w:pPr>
      <w:r w:rsidRPr="000041C8">
        <w:rPr>
          <w:rFonts w:ascii="Garamond" w:hAnsi="Garamond"/>
          <w:color w:val="000000" w:themeColor="text1"/>
        </w:rPr>
        <w:t>A venda ou registo de animais de companhia a menores de dezoito anos ou a pessoa</w:t>
      </w:r>
      <w:r>
        <w:rPr>
          <w:rFonts w:ascii="Garamond" w:hAnsi="Garamond"/>
          <w:color w:val="000000" w:themeColor="text1"/>
        </w:rPr>
        <w:t>s incapazes do exercício de direitos</w:t>
      </w:r>
      <w:r w:rsidRPr="000041C8">
        <w:rPr>
          <w:rFonts w:ascii="Garamond" w:hAnsi="Garamond"/>
          <w:color w:val="000000" w:themeColor="text1"/>
        </w:rPr>
        <w:t xml:space="preserve">, sem a autorização do respetivo representante legal, em infração ao disposto </w:t>
      </w:r>
      <w:r>
        <w:rPr>
          <w:rFonts w:ascii="Garamond" w:hAnsi="Garamond"/>
        </w:rPr>
        <w:t>na alínea k) do n.º 1 do artigo 1</w:t>
      </w:r>
      <w:r w:rsidR="0081620B">
        <w:rPr>
          <w:rFonts w:ascii="Garamond" w:hAnsi="Garamond"/>
        </w:rPr>
        <w:t>2</w:t>
      </w:r>
      <w:r>
        <w:rPr>
          <w:rFonts w:ascii="Garamond" w:hAnsi="Garamond"/>
        </w:rPr>
        <w:t>.º;</w:t>
      </w:r>
    </w:p>
    <w:p w14:paraId="776A9545" w14:textId="1748FFCA" w:rsidR="00FF3DD9" w:rsidRPr="000041C8" w:rsidRDefault="00FF3DD9" w:rsidP="00FF3DD9">
      <w:pPr>
        <w:pStyle w:val="ListParagraph"/>
        <w:numPr>
          <w:ilvl w:val="0"/>
          <w:numId w:val="6"/>
        </w:numPr>
        <w:spacing w:line="360" w:lineRule="auto"/>
        <w:jc w:val="both"/>
        <w:rPr>
          <w:rFonts w:ascii="Garamond" w:hAnsi="Garamond"/>
          <w:color w:val="000000" w:themeColor="text1"/>
        </w:rPr>
      </w:pPr>
      <w:r w:rsidRPr="000041C8">
        <w:rPr>
          <w:rFonts w:ascii="Garamond" w:hAnsi="Garamond"/>
          <w:color w:val="000000" w:themeColor="text1"/>
        </w:rPr>
        <w:t>A venda</w:t>
      </w:r>
      <w:r>
        <w:rPr>
          <w:rFonts w:ascii="Garamond" w:hAnsi="Garamond"/>
          <w:color w:val="000000" w:themeColor="text1"/>
        </w:rPr>
        <w:t xml:space="preserve"> de animais de companhia através da internet</w:t>
      </w:r>
      <w:r w:rsidRPr="000041C8">
        <w:rPr>
          <w:rFonts w:ascii="Garamond" w:hAnsi="Garamond"/>
          <w:color w:val="000000" w:themeColor="text1"/>
        </w:rPr>
        <w:t xml:space="preserve">, em infração ao disposto na alínea </w:t>
      </w:r>
      <w:r>
        <w:rPr>
          <w:rFonts w:ascii="Garamond" w:hAnsi="Garamond"/>
          <w:color w:val="000000" w:themeColor="text1"/>
        </w:rPr>
        <w:t>l</w:t>
      </w:r>
      <w:r w:rsidRPr="000041C8">
        <w:rPr>
          <w:rFonts w:ascii="Garamond" w:hAnsi="Garamond"/>
          <w:color w:val="000000" w:themeColor="text1"/>
        </w:rPr>
        <w:t>) do n.º 1 do artigo 1</w:t>
      </w:r>
      <w:r w:rsidR="0081620B">
        <w:rPr>
          <w:rFonts w:ascii="Garamond" w:hAnsi="Garamond"/>
          <w:color w:val="000000" w:themeColor="text1"/>
        </w:rPr>
        <w:t>2</w:t>
      </w:r>
      <w:r w:rsidRPr="000041C8">
        <w:rPr>
          <w:rFonts w:ascii="Garamond" w:hAnsi="Garamond"/>
          <w:color w:val="000000" w:themeColor="text1"/>
        </w:rPr>
        <w:t xml:space="preserve">.º; </w:t>
      </w:r>
    </w:p>
    <w:p w14:paraId="6D07FC0A" w14:textId="476101C7" w:rsidR="00FF3DD9" w:rsidRPr="000041C8" w:rsidRDefault="00FF3DD9" w:rsidP="00FF3DD9">
      <w:pPr>
        <w:pStyle w:val="ListParagraph"/>
        <w:numPr>
          <w:ilvl w:val="0"/>
          <w:numId w:val="6"/>
        </w:numPr>
        <w:spacing w:line="360" w:lineRule="auto"/>
        <w:jc w:val="both"/>
        <w:rPr>
          <w:rFonts w:ascii="Garamond" w:hAnsi="Garamond"/>
          <w:color w:val="000000" w:themeColor="text1"/>
        </w:rPr>
      </w:pPr>
      <w:r w:rsidRPr="000041C8">
        <w:rPr>
          <w:rFonts w:ascii="Garamond" w:hAnsi="Garamond"/>
          <w:color w:val="000000" w:themeColor="text1"/>
        </w:rPr>
        <w:t xml:space="preserve">A venda ambulante, em infração ao disposto </w:t>
      </w:r>
      <w:bookmarkStart w:id="2365" w:name="_Hlk136268464"/>
      <w:r w:rsidRPr="000041C8">
        <w:rPr>
          <w:rFonts w:ascii="Garamond" w:hAnsi="Garamond"/>
          <w:color w:val="000000" w:themeColor="text1"/>
        </w:rPr>
        <w:t xml:space="preserve">na alínea </w:t>
      </w:r>
      <w:r>
        <w:rPr>
          <w:rFonts w:ascii="Garamond" w:hAnsi="Garamond"/>
          <w:color w:val="000000" w:themeColor="text1"/>
        </w:rPr>
        <w:t>m</w:t>
      </w:r>
      <w:r w:rsidRPr="000041C8">
        <w:rPr>
          <w:rFonts w:ascii="Garamond" w:hAnsi="Garamond"/>
          <w:color w:val="000000" w:themeColor="text1"/>
        </w:rPr>
        <w:t>) do n.º 1 do artigo 1</w:t>
      </w:r>
      <w:r w:rsidR="0081620B">
        <w:rPr>
          <w:rFonts w:ascii="Garamond" w:hAnsi="Garamond"/>
          <w:color w:val="000000" w:themeColor="text1"/>
        </w:rPr>
        <w:t>2</w:t>
      </w:r>
      <w:r w:rsidRPr="000041C8">
        <w:rPr>
          <w:rFonts w:ascii="Garamond" w:hAnsi="Garamond"/>
          <w:color w:val="000000" w:themeColor="text1"/>
        </w:rPr>
        <w:t>.º</w:t>
      </w:r>
      <w:bookmarkEnd w:id="2365"/>
      <w:r w:rsidRPr="000041C8">
        <w:rPr>
          <w:rFonts w:ascii="Garamond" w:hAnsi="Garamond"/>
          <w:color w:val="000000" w:themeColor="text1"/>
        </w:rPr>
        <w:t xml:space="preserve">; </w:t>
      </w:r>
    </w:p>
    <w:p w14:paraId="2A0CB7CE" w14:textId="2CEBC8A5" w:rsidR="00FF3DD9" w:rsidRPr="000041C8" w:rsidRDefault="00FF3DD9" w:rsidP="00FF3DD9">
      <w:pPr>
        <w:pStyle w:val="ListParagraph"/>
        <w:numPr>
          <w:ilvl w:val="0"/>
          <w:numId w:val="6"/>
        </w:numPr>
        <w:spacing w:line="360" w:lineRule="auto"/>
        <w:jc w:val="both"/>
        <w:rPr>
          <w:rFonts w:ascii="Garamond" w:hAnsi="Garamond"/>
        </w:rPr>
      </w:pPr>
      <w:r w:rsidRPr="000041C8">
        <w:rPr>
          <w:rFonts w:ascii="Garamond" w:hAnsi="Garamond"/>
          <w:color w:val="000000" w:themeColor="text1"/>
        </w:rPr>
        <w:t>A criação e venda sem as autorizações e os registos necessários, bem como a publicitação de qualquer prestação de serviço ou venda sem o número de registo do estabelecimento, em infração ao disposto</w:t>
      </w:r>
      <w:r w:rsidRPr="00FF3DD9">
        <w:rPr>
          <w:rFonts w:ascii="Garamond" w:hAnsi="Garamond"/>
          <w:color w:val="000000" w:themeColor="text1"/>
        </w:rPr>
        <w:t xml:space="preserve"> </w:t>
      </w:r>
      <w:r w:rsidRPr="000041C8">
        <w:rPr>
          <w:rFonts w:ascii="Garamond" w:hAnsi="Garamond"/>
          <w:color w:val="000000" w:themeColor="text1"/>
        </w:rPr>
        <w:t xml:space="preserve">na alínea </w:t>
      </w:r>
      <w:r>
        <w:rPr>
          <w:rFonts w:ascii="Garamond" w:hAnsi="Garamond"/>
          <w:color w:val="000000" w:themeColor="text1"/>
        </w:rPr>
        <w:t>n</w:t>
      </w:r>
      <w:r w:rsidRPr="000041C8">
        <w:rPr>
          <w:rFonts w:ascii="Garamond" w:hAnsi="Garamond"/>
          <w:color w:val="000000" w:themeColor="text1"/>
        </w:rPr>
        <w:t>) do n.º 1 do artigo 1</w:t>
      </w:r>
      <w:r w:rsidR="0081620B">
        <w:rPr>
          <w:rFonts w:ascii="Garamond" w:hAnsi="Garamond"/>
          <w:color w:val="000000" w:themeColor="text1"/>
        </w:rPr>
        <w:t>2</w:t>
      </w:r>
      <w:r w:rsidRPr="000041C8">
        <w:rPr>
          <w:rFonts w:ascii="Garamond" w:hAnsi="Garamond"/>
          <w:color w:val="000000" w:themeColor="text1"/>
        </w:rPr>
        <w:t xml:space="preserve">.º; </w:t>
      </w:r>
    </w:p>
    <w:p w14:paraId="7F67581A" w14:textId="09DCA3B3" w:rsidR="00FF3DD9" w:rsidRPr="000041C8" w:rsidRDefault="00FF3DD9" w:rsidP="00AF1AFE">
      <w:pPr>
        <w:pStyle w:val="ListParagraph"/>
        <w:numPr>
          <w:ilvl w:val="0"/>
          <w:numId w:val="6"/>
        </w:numPr>
        <w:spacing w:line="360" w:lineRule="auto"/>
        <w:jc w:val="both"/>
        <w:rPr>
          <w:rFonts w:ascii="Garamond" w:hAnsi="Garamond"/>
        </w:rPr>
      </w:pPr>
      <w:r w:rsidRPr="000041C8">
        <w:rPr>
          <w:rFonts w:ascii="Garamond" w:hAnsi="Garamond"/>
          <w:color w:val="000000" w:themeColor="text1"/>
        </w:rPr>
        <w:t xml:space="preserve">A administração a animais de companhia de substâncias que não tenham fins </w:t>
      </w:r>
      <w:r>
        <w:rPr>
          <w:rFonts w:ascii="Garamond" w:hAnsi="Garamond"/>
          <w:color w:val="000000" w:themeColor="text1"/>
        </w:rPr>
        <w:t>médico-veterinários</w:t>
      </w:r>
      <w:r w:rsidR="00AF1AFE">
        <w:t xml:space="preserve"> e cuja administração não esteja </w:t>
      </w:r>
      <w:r w:rsidR="00AF1AFE">
        <w:rPr>
          <w:rFonts w:ascii="Garamond" w:hAnsi="Garamond"/>
          <w:color w:val="000000" w:themeColor="text1"/>
        </w:rPr>
        <w:t>devidamente comprovada</w:t>
      </w:r>
      <w:r w:rsidR="00AF1AFE" w:rsidRPr="00AF1AFE">
        <w:rPr>
          <w:rFonts w:ascii="Garamond" w:hAnsi="Garamond"/>
          <w:color w:val="000000" w:themeColor="text1"/>
        </w:rPr>
        <w:t xml:space="preserve"> por médico veterinário</w:t>
      </w:r>
      <w:r w:rsidRPr="000041C8">
        <w:rPr>
          <w:rFonts w:ascii="Garamond" w:hAnsi="Garamond"/>
          <w:color w:val="000000" w:themeColor="text1"/>
        </w:rPr>
        <w:t xml:space="preserve"> em infração ao disposto na </w:t>
      </w:r>
      <w:bookmarkStart w:id="2366" w:name="_Hlk136268753"/>
      <w:r w:rsidRPr="000041C8">
        <w:rPr>
          <w:rFonts w:ascii="Garamond" w:hAnsi="Garamond"/>
          <w:color w:val="000000" w:themeColor="text1"/>
        </w:rPr>
        <w:t xml:space="preserve">alínea </w:t>
      </w:r>
      <w:r>
        <w:rPr>
          <w:rFonts w:ascii="Garamond" w:hAnsi="Garamond"/>
          <w:color w:val="000000" w:themeColor="text1"/>
        </w:rPr>
        <w:t>o</w:t>
      </w:r>
      <w:r w:rsidRPr="000041C8">
        <w:rPr>
          <w:rFonts w:ascii="Garamond" w:hAnsi="Garamond"/>
          <w:color w:val="000000" w:themeColor="text1"/>
        </w:rPr>
        <w:t>) do n.º 1 do artigo 1</w:t>
      </w:r>
      <w:r w:rsidR="0081620B">
        <w:rPr>
          <w:rFonts w:ascii="Garamond" w:hAnsi="Garamond"/>
          <w:color w:val="000000" w:themeColor="text1"/>
        </w:rPr>
        <w:t>2</w:t>
      </w:r>
      <w:r w:rsidRPr="000041C8">
        <w:rPr>
          <w:rFonts w:ascii="Garamond" w:hAnsi="Garamond"/>
          <w:color w:val="000000" w:themeColor="text1"/>
        </w:rPr>
        <w:t>.º</w:t>
      </w:r>
      <w:bookmarkEnd w:id="2366"/>
      <w:r>
        <w:rPr>
          <w:rFonts w:ascii="Garamond" w:hAnsi="Garamond"/>
          <w:color w:val="000000" w:themeColor="text1"/>
        </w:rPr>
        <w:t>;</w:t>
      </w:r>
    </w:p>
    <w:p w14:paraId="6C3F8D79" w14:textId="3714245F" w:rsidR="00B6668A" w:rsidRDefault="00B6668A" w:rsidP="004F4B5A">
      <w:pPr>
        <w:pStyle w:val="ListParagraph"/>
        <w:numPr>
          <w:ilvl w:val="0"/>
          <w:numId w:val="6"/>
        </w:numPr>
        <w:spacing w:line="360" w:lineRule="auto"/>
        <w:jc w:val="both"/>
        <w:rPr>
          <w:rFonts w:ascii="Garamond" w:hAnsi="Garamond"/>
        </w:rPr>
      </w:pPr>
      <w:r w:rsidRPr="000041C8">
        <w:rPr>
          <w:rFonts w:ascii="Garamond" w:hAnsi="Garamond"/>
        </w:rPr>
        <w:t xml:space="preserve">A organização de corridas de cães e a utilização de cães em corridas com ou sem isco, nos termos do disposto na alínea </w:t>
      </w:r>
      <w:r w:rsidR="00CA6401">
        <w:rPr>
          <w:rFonts w:ascii="Garamond" w:hAnsi="Garamond"/>
        </w:rPr>
        <w:t xml:space="preserve">r) do n.º 1 </w:t>
      </w:r>
      <w:r w:rsidRPr="000041C8">
        <w:rPr>
          <w:rFonts w:ascii="Garamond" w:hAnsi="Garamond"/>
        </w:rPr>
        <w:t>do artigo 1</w:t>
      </w:r>
      <w:r w:rsidR="0081620B">
        <w:rPr>
          <w:rFonts w:ascii="Garamond" w:hAnsi="Garamond"/>
        </w:rPr>
        <w:t>2</w:t>
      </w:r>
      <w:r w:rsidRPr="000041C8">
        <w:rPr>
          <w:rFonts w:ascii="Garamond" w:hAnsi="Garamond"/>
        </w:rPr>
        <w:t>.º;</w:t>
      </w:r>
    </w:p>
    <w:p w14:paraId="0F34111F" w14:textId="40FE9A11" w:rsidR="00CA6401" w:rsidRPr="000041C8" w:rsidRDefault="00CA6401" w:rsidP="00CA6401">
      <w:pPr>
        <w:pStyle w:val="ListParagraph"/>
        <w:numPr>
          <w:ilvl w:val="0"/>
          <w:numId w:val="6"/>
        </w:numPr>
        <w:spacing w:line="360" w:lineRule="auto"/>
        <w:jc w:val="both"/>
        <w:rPr>
          <w:rFonts w:ascii="Garamond" w:hAnsi="Garamond"/>
        </w:rPr>
      </w:pPr>
      <w:r w:rsidRPr="000041C8">
        <w:rPr>
          <w:rFonts w:ascii="Garamond" w:hAnsi="Garamond"/>
          <w:color w:val="000000" w:themeColor="text1"/>
        </w:rPr>
        <w:t xml:space="preserve">A utilização de animais de companhia em eventos que não estejam devidamente licenciados e autorizados nos termos do disposto </w:t>
      </w:r>
      <w:r w:rsidRPr="000041C8">
        <w:rPr>
          <w:rFonts w:ascii="Garamond" w:hAnsi="Garamond"/>
        </w:rPr>
        <w:t xml:space="preserve">na alínea </w:t>
      </w:r>
      <w:r>
        <w:rPr>
          <w:rFonts w:ascii="Garamond" w:hAnsi="Garamond"/>
        </w:rPr>
        <w:t xml:space="preserve">s) do n.º 1 </w:t>
      </w:r>
      <w:r w:rsidRPr="000041C8">
        <w:rPr>
          <w:rFonts w:ascii="Garamond" w:hAnsi="Garamond"/>
        </w:rPr>
        <w:t>do artigo 1</w:t>
      </w:r>
      <w:r w:rsidR="0081620B">
        <w:rPr>
          <w:rFonts w:ascii="Garamond" w:hAnsi="Garamond"/>
        </w:rPr>
        <w:t>2</w:t>
      </w:r>
      <w:r w:rsidRPr="000041C8">
        <w:rPr>
          <w:rFonts w:ascii="Garamond" w:hAnsi="Garamond"/>
        </w:rPr>
        <w:t>.º</w:t>
      </w:r>
      <w:r>
        <w:rPr>
          <w:rFonts w:ascii="Garamond" w:hAnsi="Garamond"/>
        </w:rPr>
        <w:t xml:space="preserve"> e</w:t>
      </w:r>
      <w:r w:rsidRPr="000041C8">
        <w:rPr>
          <w:rFonts w:ascii="Garamond" w:hAnsi="Garamond"/>
          <w:color w:val="000000" w:themeColor="text1"/>
        </w:rPr>
        <w:t xml:space="preserve"> </w:t>
      </w:r>
      <w:r w:rsidR="003C32E2">
        <w:rPr>
          <w:rFonts w:ascii="Garamond" w:hAnsi="Garamond"/>
          <w:color w:val="000000" w:themeColor="text1"/>
        </w:rPr>
        <w:t xml:space="preserve">a infração às regras previstas </w:t>
      </w:r>
      <w:r w:rsidRPr="000041C8">
        <w:rPr>
          <w:rFonts w:ascii="Garamond" w:hAnsi="Garamond"/>
          <w:color w:val="000000" w:themeColor="text1"/>
        </w:rPr>
        <w:t>no artigo 3</w:t>
      </w:r>
      <w:r w:rsidR="0081620B">
        <w:rPr>
          <w:rFonts w:ascii="Garamond" w:hAnsi="Garamond"/>
          <w:color w:val="000000" w:themeColor="text1"/>
        </w:rPr>
        <w:t>9</w:t>
      </w:r>
      <w:r w:rsidRPr="000041C8">
        <w:rPr>
          <w:rFonts w:ascii="Garamond" w:hAnsi="Garamond"/>
          <w:color w:val="000000" w:themeColor="text1"/>
        </w:rPr>
        <w:t xml:space="preserve">.º; </w:t>
      </w:r>
    </w:p>
    <w:p w14:paraId="3731ADEB" w14:textId="0E2067F0" w:rsidR="00CA6401" w:rsidRPr="00CA6401" w:rsidRDefault="00CA6401" w:rsidP="00CA6401">
      <w:pPr>
        <w:pStyle w:val="ListParagraph"/>
        <w:numPr>
          <w:ilvl w:val="0"/>
          <w:numId w:val="6"/>
        </w:numPr>
        <w:spacing w:line="360" w:lineRule="auto"/>
        <w:jc w:val="both"/>
        <w:rPr>
          <w:rFonts w:ascii="Garamond" w:hAnsi="Garamond"/>
        </w:rPr>
      </w:pPr>
      <w:r w:rsidRPr="000041C8">
        <w:rPr>
          <w:rFonts w:ascii="Garamond" w:hAnsi="Garamond"/>
          <w:color w:val="000000" w:themeColor="text1"/>
        </w:rPr>
        <w:t>A educação ou treino de animais de companhia</w:t>
      </w:r>
      <w:r>
        <w:rPr>
          <w:rFonts w:ascii="Garamond" w:hAnsi="Garamond"/>
          <w:color w:val="000000" w:themeColor="text1"/>
        </w:rPr>
        <w:t xml:space="preserve"> com recurso a métodos aversivos, punitivos ou violentos, suscetíveis de causar danos físicos, angústia, stresse, ou medo aos animais ou que visem</w:t>
      </w:r>
      <w:r w:rsidRPr="00CA6401">
        <w:rPr>
          <w:rFonts w:ascii="Garamond" w:hAnsi="Garamond"/>
          <w:color w:val="000000" w:themeColor="text1"/>
        </w:rPr>
        <w:t xml:space="preserve"> estimula</w:t>
      </w:r>
      <w:r>
        <w:rPr>
          <w:rFonts w:ascii="Garamond" w:hAnsi="Garamond"/>
          <w:color w:val="000000" w:themeColor="text1"/>
        </w:rPr>
        <w:t>r</w:t>
      </w:r>
      <w:r w:rsidRPr="00CA6401">
        <w:rPr>
          <w:rFonts w:ascii="Garamond" w:hAnsi="Garamond"/>
          <w:color w:val="000000" w:themeColor="text1"/>
        </w:rPr>
        <w:t xml:space="preserve"> a sua agressividade ou faz</w:t>
      </w:r>
      <w:r>
        <w:rPr>
          <w:rFonts w:ascii="Garamond" w:hAnsi="Garamond"/>
          <w:color w:val="000000" w:themeColor="text1"/>
        </w:rPr>
        <w:t>ê-los</w:t>
      </w:r>
      <w:r w:rsidRPr="00CA6401">
        <w:rPr>
          <w:rFonts w:ascii="Garamond" w:hAnsi="Garamond"/>
          <w:color w:val="000000" w:themeColor="text1"/>
        </w:rPr>
        <w:t xml:space="preserve"> trabalhar de forma que prejudicial à sua saúde ou bem-estar, forçando-os exceder as suas forças ou capacidades naturais, nos termos do disposto</w:t>
      </w:r>
      <w:r>
        <w:rPr>
          <w:rFonts w:ascii="Garamond" w:hAnsi="Garamond"/>
          <w:color w:val="000000" w:themeColor="text1"/>
        </w:rPr>
        <w:t xml:space="preserve"> </w:t>
      </w:r>
      <w:r w:rsidRPr="000041C8">
        <w:rPr>
          <w:rFonts w:ascii="Garamond" w:hAnsi="Garamond"/>
        </w:rPr>
        <w:t xml:space="preserve">na alínea </w:t>
      </w:r>
      <w:r>
        <w:rPr>
          <w:rFonts w:ascii="Garamond" w:hAnsi="Garamond"/>
        </w:rPr>
        <w:t xml:space="preserve">t) do n.º 1 </w:t>
      </w:r>
      <w:r w:rsidRPr="000041C8">
        <w:rPr>
          <w:rFonts w:ascii="Garamond" w:hAnsi="Garamond"/>
        </w:rPr>
        <w:t>do artigo 1</w:t>
      </w:r>
      <w:r w:rsidR="0081620B">
        <w:rPr>
          <w:rFonts w:ascii="Garamond" w:hAnsi="Garamond"/>
        </w:rPr>
        <w:t>2</w:t>
      </w:r>
      <w:r w:rsidRPr="000041C8">
        <w:rPr>
          <w:rFonts w:ascii="Garamond" w:hAnsi="Garamond"/>
        </w:rPr>
        <w:t>.º</w:t>
      </w:r>
      <w:r w:rsidRPr="00CA6401">
        <w:rPr>
          <w:rFonts w:ascii="Garamond" w:hAnsi="Garamond"/>
          <w:color w:val="000000" w:themeColor="text1"/>
        </w:rPr>
        <w:t>;</w:t>
      </w:r>
    </w:p>
    <w:p w14:paraId="483CB4F8" w14:textId="568B2D6A" w:rsidR="00CA6401" w:rsidRPr="000041C8" w:rsidRDefault="3A9856F2" w:rsidP="00CA6401">
      <w:pPr>
        <w:pStyle w:val="ListParagraph"/>
        <w:numPr>
          <w:ilvl w:val="0"/>
          <w:numId w:val="6"/>
        </w:numPr>
        <w:spacing w:line="360" w:lineRule="auto"/>
        <w:jc w:val="both"/>
        <w:rPr>
          <w:rFonts w:ascii="Garamond" w:hAnsi="Garamond"/>
        </w:rPr>
      </w:pPr>
      <w:r w:rsidRPr="592F0569">
        <w:rPr>
          <w:rFonts w:ascii="Garamond" w:hAnsi="Garamond"/>
          <w:color w:val="000000" w:themeColor="text1"/>
        </w:rPr>
        <w:t xml:space="preserve">A manutenção de animais de companhia em locais expostos ao público, incluindo </w:t>
      </w:r>
      <w:commentRangeStart w:id="2367"/>
      <w:r w:rsidRPr="592F0569">
        <w:rPr>
          <w:rFonts w:ascii="Garamond" w:hAnsi="Garamond"/>
          <w:color w:val="000000" w:themeColor="text1"/>
          <w:highlight w:val="yellow"/>
        </w:rPr>
        <w:t>vitrinas o</w:t>
      </w:r>
      <w:r w:rsidRPr="592F0569">
        <w:rPr>
          <w:rFonts w:ascii="Garamond" w:hAnsi="Garamond"/>
          <w:color w:val="000000" w:themeColor="text1"/>
        </w:rPr>
        <w:t>u</w:t>
      </w:r>
      <w:commentRangeEnd w:id="2367"/>
      <w:r w:rsidR="00CA6401" w:rsidRPr="592F0569">
        <w:rPr>
          <w:rStyle w:val="CommentReference"/>
          <w:rFonts w:ascii="Garamond" w:hAnsi="Garamond"/>
          <w:color w:val="000000" w:themeColor="text1"/>
          <w:sz w:val="24"/>
          <w:szCs w:val="24"/>
        </w:rPr>
        <w:commentReference w:id="2367"/>
      </w:r>
      <w:r w:rsidRPr="592F0569">
        <w:rPr>
          <w:rFonts w:ascii="Garamond" w:hAnsi="Garamond"/>
          <w:color w:val="000000" w:themeColor="text1"/>
        </w:rPr>
        <w:t xml:space="preserve"> gaiolas, em infração ao disposto</w:t>
      </w:r>
      <w:r w:rsidRPr="592F0569">
        <w:rPr>
          <w:rFonts w:ascii="Garamond" w:hAnsi="Garamond"/>
        </w:rPr>
        <w:t xml:space="preserve"> </w:t>
      </w:r>
      <w:bookmarkStart w:id="2368" w:name="_Hlk136269401"/>
      <w:r w:rsidRPr="592F0569">
        <w:rPr>
          <w:rFonts w:ascii="Garamond" w:hAnsi="Garamond"/>
        </w:rPr>
        <w:t>na alínea u) do n.º 1 do artigo 1</w:t>
      </w:r>
      <w:r w:rsidR="6183DC2E" w:rsidRPr="592F0569">
        <w:rPr>
          <w:rFonts w:ascii="Garamond" w:hAnsi="Garamond"/>
        </w:rPr>
        <w:t>2</w:t>
      </w:r>
      <w:r w:rsidRPr="592F0569">
        <w:rPr>
          <w:rFonts w:ascii="Garamond" w:hAnsi="Garamond"/>
        </w:rPr>
        <w:t>.º</w:t>
      </w:r>
      <w:bookmarkEnd w:id="2368"/>
      <w:r w:rsidRPr="592F0569">
        <w:rPr>
          <w:rFonts w:ascii="Garamond" w:hAnsi="Garamond"/>
        </w:rPr>
        <w:t xml:space="preserve"> e no n.º </w:t>
      </w:r>
      <w:r w:rsidR="6183DC2E" w:rsidRPr="592F0569">
        <w:rPr>
          <w:rFonts w:ascii="Garamond" w:hAnsi="Garamond"/>
        </w:rPr>
        <w:t>4</w:t>
      </w:r>
      <w:r w:rsidRPr="592F0569">
        <w:rPr>
          <w:rFonts w:ascii="Garamond" w:hAnsi="Garamond"/>
        </w:rPr>
        <w:t xml:space="preserve"> do artigo </w:t>
      </w:r>
      <w:r w:rsidR="6183DC2E" w:rsidRPr="592F0569">
        <w:rPr>
          <w:rFonts w:ascii="Garamond" w:hAnsi="Garamond"/>
        </w:rPr>
        <w:t>95</w:t>
      </w:r>
      <w:r w:rsidRPr="592F0569">
        <w:rPr>
          <w:rFonts w:ascii="Garamond" w:hAnsi="Garamond"/>
        </w:rPr>
        <w:t>.º;</w:t>
      </w:r>
    </w:p>
    <w:p w14:paraId="3FC4497F" w14:textId="7E2B51B9" w:rsidR="00CA6401" w:rsidRPr="000041C8" w:rsidRDefault="3A9856F2" w:rsidP="00CA6401">
      <w:pPr>
        <w:pStyle w:val="ListParagraph"/>
        <w:numPr>
          <w:ilvl w:val="0"/>
          <w:numId w:val="6"/>
        </w:numPr>
        <w:spacing w:line="360" w:lineRule="auto"/>
        <w:jc w:val="both"/>
        <w:rPr>
          <w:rFonts w:ascii="Garamond" w:hAnsi="Garamond"/>
        </w:rPr>
      </w:pPr>
      <w:r w:rsidRPr="592F0569">
        <w:rPr>
          <w:rFonts w:ascii="Garamond" w:hAnsi="Garamond"/>
        </w:rPr>
        <w:t>A venda de cães, gatos e furões senão por criadores comerciais</w:t>
      </w:r>
      <w:ins w:id="2369" w:author="Maria Cristina Tavares Briosa" w:date="2025-10-27T12:40:00Z" w16du:dateUtc="2025-10-27T12:40:00Z">
        <w:r w:rsidR="007071AC">
          <w:rPr>
            <w:rFonts w:ascii="Garamond" w:hAnsi="Garamond"/>
          </w:rPr>
          <w:t xml:space="preserve"> autorizados </w:t>
        </w:r>
      </w:ins>
      <w:r w:rsidRPr="592F0569">
        <w:rPr>
          <w:rFonts w:ascii="Garamond" w:hAnsi="Garamond"/>
        </w:rPr>
        <w:t>, em infração ao disposto na alínea v) do n.º 1 do artigo 1</w:t>
      </w:r>
      <w:r w:rsidR="6183DC2E" w:rsidRPr="592F0569">
        <w:rPr>
          <w:rFonts w:ascii="Garamond" w:hAnsi="Garamond"/>
        </w:rPr>
        <w:t>2</w:t>
      </w:r>
      <w:r w:rsidRPr="592F0569">
        <w:rPr>
          <w:rFonts w:ascii="Garamond" w:hAnsi="Garamond"/>
        </w:rPr>
        <w:t>.º;</w:t>
      </w:r>
    </w:p>
    <w:p w14:paraId="72088AC2" w14:textId="367BFC96" w:rsidR="00157AD2" w:rsidRPr="000041C8" w:rsidRDefault="41D417F2" w:rsidP="00157AD2">
      <w:pPr>
        <w:pStyle w:val="ListParagraph"/>
        <w:numPr>
          <w:ilvl w:val="0"/>
          <w:numId w:val="6"/>
        </w:numPr>
        <w:spacing w:line="360" w:lineRule="auto"/>
        <w:jc w:val="both"/>
        <w:rPr>
          <w:rFonts w:ascii="Garamond" w:hAnsi="Garamond"/>
        </w:rPr>
      </w:pPr>
      <w:r w:rsidRPr="592F0569">
        <w:rPr>
          <w:rFonts w:ascii="Garamond" w:hAnsi="Garamond"/>
          <w:color w:val="000000" w:themeColor="text1"/>
        </w:rPr>
        <w:t>Utilizar animais de companhia em</w:t>
      </w:r>
      <w:r>
        <w:t xml:space="preserve"> </w:t>
      </w:r>
      <w:r w:rsidRPr="592F0569">
        <w:rPr>
          <w:rFonts w:ascii="Garamond" w:hAnsi="Garamond"/>
          <w:color w:val="000000" w:themeColor="text1"/>
        </w:rPr>
        <w:t xml:space="preserve">carrosséis, atrações de feiras, circos, exposições itinerantes, números com animais e manifestações similares, nos termos do disposto </w:t>
      </w:r>
      <w:r w:rsidRPr="592F0569">
        <w:rPr>
          <w:rFonts w:ascii="Garamond" w:hAnsi="Garamond"/>
        </w:rPr>
        <w:t>na alínea w) do n.º 1 do artigo 1</w:t>
      </w:r>
      <w:r w:rsidR="6183DC2E" w:rsidRPr="592F0569">
        <w:rPr>
          <w:rFonts w:ascii="Garamond" w:hAnsi="Garamond"/>
        </w:rPr>
        <w:t>2</w:t>
      </w:r>
      <w:r w:rsidRPr="592F0569">
        <w:rPr>
          <w:rFonts w:ascii="Garamond" w:hAnsi="Garamond"/>
        </w:rPr>
        <w:t>.º;</w:t>
      </w:r>
    </w:p>
    <w:p w14:paraId="78E6BAAA" w14:textId="06C0F19A" w:rsidR="00157AD2" w:rsidRPr="000041C8" w:rsidRDefault="00157AD2" w:rsidP="00157AD2">
      <w:pPr>
        <w:pStyle w:val="ListParagraph"/>
        <w:numPr>
          <w:ilvl w:val="0"/>
          <w:numId w:val="6"/>
        </w:numPr>
        <w:spacing w:line="360" w:lineRule="auto"/>
        <w:jc w:val="both"/>
        <w:rPr>
          <w:rFonts w:ascii="Garamond" w:hAnsi="Garamond"/>
        </w:rPr>
      </w:pPr>
      <w:r>
        <w:rPr>
          <w:rFonts w:ascii="Garamond" w:hAnsi="Garamond"/>
        </w:rPr>
        <w:t xml:space="preserve">O transporte de animais de companhia amarrados a veículos motorizados em movimento, </w:t>
      </w:r>
      <w:r w:rsidRPr="000041C8">
        <w:rPr>
          <w:rFonts w:ascii="Garamond" w:hAnsi="Garamond"/>
          <w:color w:val="000000" w:themeColor="text1"/>
        </w:rPr>
        <w:t xml:space="preserve">nos termos do disposto </w:t>
      </w:r>
      <w:r w:rsidRPr="000041C8">
        <w:rPr>
          <w:rFonts w:ascii="Garamond" w:hAnsi="Garamond"/>
        </w:rPr>
        <w:t xml:space="preserve">na alínea </w:t>
      </w:r>
      <w:r>
        <w:rPr>
          <w:rFonts w:ascii="Garamond" w:hAnsi="Garamond"/>
        </w:rPr>
        <w:t xml:space="preserve">x) do n.º 1 </w:t>
      </w:r>
      <w:r w:rsidRPr="000041C8">
        <w:rPr>
          <w:rFonts w:ascii="Garamond" w:hAnsi="Garamond"/>
        </w:rPr>
        <w:t>do artigo 1</w:t>
      </w:r>
      <w:r w:rsidR="0081620B">
        <w:rPr>
          <w:rFonts w:ascii="Garamond" w:hAnsi="Garamond"/>
        </w:rPr>
        <w:t>2</w:t>
      </w:r>
      <w:r w:rsidRPr="000041C8">
        <w:rPr>
          <w:rFonts w:ascii="Garamond" w:hAnsi="Garamond"/>
        </w:rPr>
        <w:t>.º</w:t>
      </w:r>
      <w:r>
        <w:rPr>
          <w:rFonts w:ascii="Garamond" w:hAnsi="Garamond"/>
        </w:rPr>
        <w:t>;</w:t>
      </w:r>
    </w:p>
    <w:p w14:paraId="73DF31DA" w14:textId="55A31E4F" w:rsidR="00157AD2" w:rsidRPr="000041C8" w:rsidRDefault="5558A27C" w:rsidP="00157AD2">
      <w:pPr>
        <w:numPr>
          <w:ilvl w:val="0"/>
          <w:numId w:val="6"/>
        </w:numPr>
        <w:spacing w:line="360" w:lineRule="auto"/>
        <w:contextualSpacing/>
        <w:jc w:val="both"/>
        <w:rPr>
          <w:rFonts w:ascii="Garamond" w:eastAsia="Times New Roman" w:hAnsi="Garamond" w:cs="Times New Roman"/>
          <w:lang w:eastAsia="pt-PT"/>
        </w:rPr>
      </w:pPr>
      <w:r w:rsidRPr="505FBDF9">
        <w:rPr>
          <w:rFonts w:ascii="Garamond" w:eastAsia="Times New Roman" w:hAnsi="Garamond" w:cs="Times New Roman"/>
          <w:lang w:eastAsia="pt-PT"/>
        </w:rPr>
        <w:t>A utilização, detenção ou comercialização de qualquer meio que tenha como propósito influenciar o comportamento do animal através de métodos aversivos, violentos ou estímulos punitivos, tais como coleiras elétricas, de choques, estranguladoras ou com bicos, açaimos fechados ou que dificultem a respiração do animal</w:t>
      </w:r>
      <w:r w:rsidR="76076580" w:rsidRPr="505FBDF9">
        <w:rPr>
          <w:rFonts w:ascii="Garamond" w:eastAsia="Times New Roman" w:hAnsi="Garamond" w:cs="Times New Roman"/>
          <w:lang w:eastAsia="pt-PT"/>
        </w:rPr>
        <w:t xml:space="preserve">, </w:t>
      </w:r>
      <w:r w:rsidR="76076580" w:rsidRPr="505FBDF9">
        <w:rPr>
          <w:rFonts w:ascii="Garamond" w:hAnsi="Garamond"/>
          <w:color w:val="000000" w:themeColor="text1"/>
        </w:rPr>
        <w:t xml:space="preserve">nos termos do disposto </w:t>
      </w:r>
      <w:r w:rsidR="76076580" w:rsidRPr="505FBDF9">
        <w:rPr>
          <w:rFonts w:ascii="Garamond" w:hAnsi="Garamond"/>
        </w:rPr>
        <w:t>na alínea y) do n.º 1 do artigo 1</w:t>
      </w:r>
      <w:r w:rsidR="0226AD34" w:rsidRPr="505FBDF9">
        <w:rPr>
          <w:rFonts w:ascii="Garamond" w:hAnsi="Garamond"/>
        </w:rPr>
        <w:t>2</w:t>
      </w:r>
      <w:r w:rsidR="76076580" w:rsidRPr="505FBDF9">
        <w:rPr>
          <w:rFonts w:ascii="Garamond" w:hAnsi="Garamond"/>
        </w:rPr>
        <w:t>.º;</w:t>
      </w:r>
    </w:p>
    <w:p w14:paraId="666D6E79" w14:textId="2C603C0D" w:rsidR="00CA6401" w:rsidRPr="000041C8" w:rsidRDefault="76076580" w:rsidP="004F4B5A">
      <w:pPr>
        <w:pStyle w:val="ListParagraph"/>
        <w:numPr>
          <w:ilvl w:val="0"/>
          <w:numId w:val="6"/>
        </w:numPr>
        <w:spacing w:line="360" w:lineRule="auto"/>
        <w:jc w:val="both"/>
        <w:rPr>
          <w:rFonts w:ascii="Garamond" w:hAnsi="Garamond"/>
        </w:rPr>
      </w:pPr>
      <w:r w:rsidRPr="505FBDF9">
        <w:rPr>
          <w:rFonts w:ascii="Garamond" w:hAnsi="Garamond"/>
        </w:rPr>
        <w:t xml:space="preserve">A utilização de animais para a prática de mendicidade, sem prejuízo do direito das pessoas sem-abrigo se fazerem acompanhar dos seus animais de companhia, </w:t>
      </w:r>
      <w:r w:rsidRPr="505FBDF9">
        <w:rPr>
          <w:rFonts w:ascii="Garamond" w:hAnsi="Garamond"/>
          <w:color w:val="000000" w:themeColor="text1"/>
        </w:rPr>
        <w:t xml:space="preserve">nos termos do disposto </w:t>
      </w:r>
      <w:r w:rsidRPr="505FBDF9">
        <w:rPr>
          <w:rFonts w:ascii="Garamond" w:hAnsi="Garamond"/>
        </w:rPr>
        <w:t>na alínea bb) do n.º 1 do artigo 1</w:t>
      </w:r>
      <w:r w:rsidR="0226AD34" w:rsidRPr="505FBDF9">
        <w:rPr>
          <w:rFonts w:ascii="Garamond" w:hAnsi="Garamond"/>
        </w:rPr>
        <w:t>2</w:t>
      </w:r>
      <w:r w:rsidRPr="505FBDF9">
        <w:rPr>
          <w:rFonts w:ascii="Garamond" w:hAnsi="Garamond"/>
        </w:rPr>
        <w:t>.º;</w:t>
      </w:r>
    </w:p>
    <w:p w14:paraId="059B3AC5" w14:textId="6CD9347E" w:rsidR="003D15F2" w:rsidRPr="000041C8" w:rsidRDefault="003D15F2" w:rsidP="004F4B5A">
      <w:pPr>
        <w:pStyle w:val="ListParagraph"/>
        <w:numPr>
          <w:ilvl w:val="0"/>
          <w:numId w:val="6"/>
        </w:numPr>
        <w:spacing w:line="360" w:lineRule="auto"/>
        <w:jc w:val="both"/>
        <w:rPr>
          <w:rFonts w:ascii="Garamond" w:hAnsi="Garamond"/>
        </w:rPr>
      </w:pPr>
      <w:r w:rsidRPr="000041C8">
        <w:rPr>
          <w:rFonts w:ascii="Garamond" w:hAnsi="Garamond"/>
          <w:color w:val="000000" w:themeColor="text1"/>
        </w:rPr>
        <w:t>O incumprimento por parte do médico veterinário, das seguintes obrigações previstas</w:t>
      </w:r>
      <w:r w:rsidR="00874E58" w:rsidRPr="000041C8">
        <w:rPr>
          <w:rFonts w:ascii="Garamond" w:hAnsi="Garamond"/>
          <w:color w:val="000000" w:themeColor="text1"/>
        </w:rPr>
        <w:t xml:space="preserve"> </w:t>
      </w:r>
      <w:r w:rsidRPr="000041C8">
        <w:rPr>
          <w:rFonts w:ascii="Garamond" w:hAnsi="Garamond"/>
          <w:color w:val="000000" w:themeColor="text1"/>
        </w:rPr>
        <w:t xml:space="preserve">em matéria de identificação e registo: </w:t>
      </w:r>
    </w:p>
    <w:p w14:paraId="2F2A3E4E" w14:textId="53F0A671" w:rsidR="003D15F2" w:rsidRPr="000041C8" w:rsidRDefault="7F62741C" w:rsidP="007950A4">
      <w:pPr>
        <w:pStyle w:val="ListParagraph"/>
        <w:spacing w:line="360" w:lineRule="auto"/>
        <w:ind w:left="360"/>
        <w:jc w:val="both"/>
        <w:rPr>
          <w:rFonts w:ascii="Garamond" w:hAnsi="Garamond"/>
        </w:rPr>
      </w:pPr>
      <w:r w:rsidRPr="235BEDB8">
        <w:rPr>
          <w:rFonts w:ascii="Garamond" w:hAnsi="Garamond"/>
          <w:color w:val="000000" w:themeColor="text1"/>
        </w:rPr>
        <w:t xml:space="preserve">i) </w:t>
      </w:r>
      <w:r w:rsidR="7EF12E01" w:rsidRPr="235BEDB8">
        <w:rPr>
          <w:rFonts w:ascii="Garamond" w:hAnsi="Garamond"/>
          <w:color w:val="000000" w:themeColor="text1"/>
        </w:rPr>
        <w:t>No n.º 4 do artigo 1</w:t>
      </w:r>
      <w:r w:rsidR="098B1B2B" w:rsidRPr="235BEDB8">
        <w:rPr>
          <w:rFonts w:ascii="Garamond" w:hAnsi="Garamond"/>
          <w:color w:val="000000" w:themeColor="text1"/>
        </w:rPr>
        <w:t>7</w:t>
      </w:r>
      <w:r w:rsidR="7EF12E01" w:rsidRPr="235BEDB8">
        <w:rPr>
          <w:rFonts w:ascii="Garamond" w:hAnsi="Garamond"/>
          <w:color w:val="000000" w:themeColor="text1"/>
        </w:rPr>
        <w:t>.º, relativa à obrigatoriedade de assegurar a prévia identificação aquando da vacinação antirrábica ou outros atos de profilaxia médi</w:t>
      </w:r>
      <w:r w:rsidR="002E69FD">
        <w:rPr>
          <w:rFonts w:ascii="Garamond" w:hAnsi="Garamond"/>
          <w:color w:val="000000" w:themeColor="text1"/>
        </w:rPr>
        <w:t xml:space="preserve">ca  obrigatórios </w:t>
      </w:r>
      <w:r w:rsidR="7EF12E01" w:rsidRPr="235BEDB8">
        <w:rPr>
          <w:rFonts w:ascii="Garamond" w:hAnsi="Garamond"/>
          <w:color w:val="000000" w:themeColor="text1"/>
        </w:rPr>
        <w:t xml:space="preserve">  </w:t>
      </w:r>
    </w:p>
    <w:p w14:paraId="02A50CA8" w14:textId="5225ECA3" w:rsidR="003D15F2" w:rsidRPr="000041C8" w:rsidRDefault="003D15F2" w:rsidP="00690FB6">
      <w:pPr>
        <w:pStyle w:val="ListParagraph"/>
        <w:spacing w:line="360" w:lineRule="auto"/>
        <w:ind w:left="360"/>
        <w:jc w:val="both"/>
        <w:rPr>
          <w:rFonts w:ascii="Garamond" w:hAnsi="Garamond"/>
        </w:rPr>
      </w:pPr>
      <w:r w:rsidRPr="000041C8">
        <w:rPr>
          <w:rFonts w:ascii="Garamond" w:hAnsi="Garamond"/>
          <w:color w:val="000000" w:themeColor="text1"/>
        </w:rPr>
        <w:t>ii) No artigo 1</w:t>
      </w:r>
      <w:r w:rsidR="008669C0">
        <w:rPr>
          <w:rFonts w:ascii="Garamond" w:hAnsi="Garamond"/>
          <w:color w:val="000000" w:themeColor="text1"/>
        </w:rPr>
        <w:t>8</w:t>
      </w:r>
      <w:r w:rsidRPr="000041C8">
        <w:rPr>
          <w:rFonts w:ascii="Garamond" w:hAnsi="Garamond"/>
          <w:color w:val="000000" w:themeColor="text1"/>
        </w:rPr>
        <w:t>.º e no n.º 3 do artigo 1</w:t>
      </w:r>
      <w:r w:rsidR="008669C0">
        <w:rPr>
          <w:rFonts w:ascii="Garamond" w:hAnsi="Garamond"/>
          <w:color w:val="000000" w:themeColor="text1"/>
        </w:rPr>
        <w:t>9</w:t>
      </w:r>
      <w:r w:rsidRPr="000041C8">
        <w:rPr>
          <w:rFonts w:ascii="Garamond" w:hAnsi="Garamond"/>
          <w:color w:val="000000" w:themeColor="text1"/>
        </w:rPr>
        <w:t xml:space="preserve">.º, relativas à marcação dos animais;  </w:t>
      </w:r>
    </w:p>
    <w:p w14:paraId="10E3461A" w14:textId="1331813E" w:rsidR="003D15F2" w:rsidRPr="000041C8" w:rsidRDefault="003D15F2" w:rsidP="00690FB6">
      <w:pPr>
        <w:pStyle w:val="ListParagraph"/>
        <w:spacing w:line="360" w:lineRule="auto"/>
        <w:ind w:left="360"/>
        <w:jc w:val="both"/>
        <w:rPr>
          <w:rFonts w:ascii="Garamond" w:hAnsi="Garamond"/>
        </w:rPr>
      </w:pPr>
      <w:r w:rsidRPr="000041C8">
        <w:rPr>
          <w:rFonts w:ascii="Garamond" w:hAnsi="Garamond"/>
          <w:color w:val="000000" w:themeColor="text1"/>
        </w:rPr>
        <w:t xml:space="preserve">iii) Nos n.ºs 1, 2, 3 e 4 do artigo </w:t>
      </w:r>
      <w:r w:rsidR="00813EE1" w:rsidRPr="000041C8">
        <w:rPr>
          <w:rFonts w:ascii="Garamond" w:hAnsi="Garamond"/>
          <w:color w:val="000000" w:themeColor="text1"/>
        </w:rPr>
        <w:t>2</w:t>
      </w:r>
      <w:r w:rsidR="008669C0">
        <w:rPr>
          <w:rFonts w:ascii="Garamond" w:hAnsi="Garamond"/>
          <w:color w:val="000000" w:themeColor="text1"/>
        </w:rPr>
        <w:t>1</w:t>
      </w:r>
      <w:r w:rsidRPr="000041C8">
        <w:rPr>
          <w:rFonts w:ascii="Garamond" w:hAnsi="Garamond"/>
          <w:color w:val="000000" w:themeColor="text1"/>
        </w:rPr>
        <w:t xml:space="preserve">.º, relativos ao dever de registo no SIAC;  </w:t>
      </w:r>
    </w:p>
    <w:p w14:paraId="2E1E11F4" w14:textId="160F7BB0" w:rsidR="003D15F2" w:rsidRPr="000041C8" w:rsidRDefault="00690FB6" w:rsidP="00690FB6">
      <w:pPr>
        <w:pStyle w:val="ListParagraph"/>
        <w:spacing w:line="360" w:lineRule="auto"/>
        <w:ind w:left="360"/>
        <w:jc w:val="both"/>
        <w:rPr>
          <w:rFonts w:ascii="Garamond" w:hAnsi="Garamond"/>
          <w:color w:val="000000" w:themeColor="text1"/>
        </w:rPr>
      </w:pPr>
      <w:r w:rsidRPr="000041C8">
        <w:rPr>
          <w:rFonts w:ascii="Garamond" w:hAnsi="Garamond"/>
        </w:rPr>
        <w:t xml:space="preserve">v) </w:t>
      </w:r>
      <w:r w:rsidR="003D15F2" w:rsidRPr="000041C8">
        <w:rPr>
          <w:rFonts w:ascii="Garamond" w:hAnsi="Garamond"/>
          <w:color w:val="000000" w:themeColor="text1"/>
        </w:rPr>
        <w:t xml:space="preserve">No artigo </w:t>
      </w:r>
      <w:r w:rsidR="00813EE1" w:rsidRPr="000041C8">
        <w:rPr>
          <w:rFonts w:ascii="Garamond" w:hAnsi="Garamond"/>
          <w:color w:val="000000" w:themeColor="text1"/>
        </w:rPr>
        <w:t>2</w:t>
      </w:r>
      <w:r w:rsidR="008669C0">
        <w:rPr>
          <w:rFonts w:ascii="Garamond" w:hAnsi="Garamond"/>
          <w:color w:val="000000" w:themeColor="text1"/>
        </w:rPr>
        <w:t>5</w:t>
      </w:r>
      <w:r w:rsidR="003D15F2" w:rsidRPr="000041C8">
        <w:rPr>
          <w:rFonts w:ascii="Garamond" w:hAnsi="Garamond"/>
          <w:color w:val="000000" w:themeColor="text1"/>
        </w:rPr>
        <w:t xml:space="preserve">.º, relativo ao registo de profilaxias médicas e outras </w:t>
      </w:r>
      <w:r w:rsidR="005A084B">
        <w:rPr>
          <w:rFonts w:ascii="Garamond" w:hAnsi="Garamond"/>
          <w:color w:val="000000" w:themeColor="text1"/>
        </w:rPr>
        <w:t>intervenções</w:t>
      </w:r>
      <w:r w:rsidR="003D15F2" w:rsidRPr="000041C8">
        <w:rPr>
          <w:rFonts w:ascii="Garamond" w:hAnsi="Garamond"/>
          <w:color w:val="000000" w:themeColor="text1"/>
        </w:rPr>
        <w:t xml:space="preserve">;  </w:t>
      </w:r>
    </w:p>
    <w:p w14:paraId="171B4619" w14:textId="4B9E1C97" w:rsidR="006B7697" w:rsidRPr="000041C8" w:rsidRDefault="00690FB6" w:rsidP="006B7697">
      <w:pPr>
        <w:pStyle w:val="ListParagraph"/>
        <w:spacing w:line="360" w:lineRule="auto"/>
        <w:ind w:left="360"/>
        <w:jc w:val="both"/>
        <w:rPr>
          <w:rFonts w:ascii="Garamond" w:hAnsi="Garamond"/>
          <w:color w:val="000000" w:themeColor="text1"/>
        </w:rPr>
      </w:pPr>
      <w:r w:rsidRPr="000041C8">
        <w:rPr>
          <w:rFonts w:ascii="Garamond" w:hAnsi="Garamond"/>
        </w:rPr>
        <w:t>vi)</w:t>
      </w:r>
      <w:r w:rsidR="003D15F2" w:rsidRPr="000041C8">
        <w:rPr>
          <w:rFonts w:ascii="Garamond" w:hAnsi="Garamond"/>
          <w:color w:val="000000" w:themeColor="text1"/>
        </w:rPr>
        <w:t>No artigo 2</w:t>
      </w:r>
      <w:r w:rsidR="008669C0">
        <w:rPr>
          <w:rFonts w:ascii="Garamond" w:hAnsi="Garamond"/>
          <w:color w:val="000000" w:themeColor="text1"/>
        </w:rPr>
        <w:t>7</w:t>
      </w:r>
      <w:r w:rsidR="003D15F2" w:rsidRPr="000041C8">
        <w:rPr>
          <w:rFonts w:ascii="Garamond" w:hAnsi="Garamond"/>
          <w:color w:val="000000" w:themeColor="text1"/>
        </w:rPr>
        <w:t>.º, relativa aos deveres específicos</w:t>
      </w:r>
      <w:r w:rsidR="00F04351" w:rsidRPr="000041C8">
        <w:rPr>
          <w:rFonts w:ascii="Garamond" w:hAnsi="Garamond"/>
          <w:color w:val="000000" w:themeColor="text1"/>
        </w:rPr>
        <w:t xml:space="preserve"> do médico veterinário</w:t>
      </w:r>
      <w:r w:rsidR="003D15F2" w:rsidRPr="000041C8">
        <w:rPr>
          <w:rFonts w:ascii="Garamond" w:hAnsi="Garamond"/>
          <w:color w:val="000000" w:themeColor="text1"/>
        </w:rPr>
        <w:t xml:space="preserve">; </w:t>
      </w:r>
    </w:p>
    <w:p w14:paraId="173964B8" w14:textId="433B6F35" w:rsidR="00430A77" w:rsidRPr="000041C8" w:rsidRDefault="00430A77" w:rsidP="004F4B5A">
      <w:pPr>
        <w:pStyle w:val="ListParagraph"/>
        <w:numPr>
          <w:ilvl w:val="0"/>
          <w:numId w:val="6"/>
        </w:numPr>
        <w:spacing w:line="360" w:lineRule="auto"/>
        <w:jc w:val="both"/>
        <w:rPr>
          <w:rFonts w:ascii="Garamond" w:hAnsi="Garamond"/>
        </w:rPr>
      </w:pPr>
      <w:r w:rsidRPr="40CAF8F4">
        <w:rPr>
          <w:rFonts w:ascii="Garamond" w:hAnsi="Garamond"/>
        </w:rPr>
        <w:t>O registo de informação no SIAC por parte de médico veterinário acreditado, das entidades autorizadas, ou dos titulares dos animais de companhia</w:t>
      </w:r>
      <w:ins w:id="2370" w:author="Maria Rosário Silva Lemos Cidadão" w:date="2025-08-26T09:37:00Z">
        <w:r w:rsidR="7C563975" w:rsidRPr="40CAF8F4">
          <w:rPr>
            <w:rFonts w:ascii="Garamond" w:hAnsi="Garamond"/>
          </w:rPr>
          <w:t xml:space="preserve"> do detentor, do operador ou do lar de acolhimen</w:t>
        </w:r>
      </w:ins>
      <w:ins w:id="2371" w:author="Maria Rosário Silva Lemos Cidadão" w:date="2025-08-26T09:38:00Z">
        <w:r w:rsidR="7C563975" w:rsidRPr="40CAF8F4">
          <w:rPr>
            <w:rFonts w:ascii="Garamond" w:hAnsi="Garamond"/>
          </w:rPr>
          <w:t>to</w:t>
        </w:r>
      </w:ins>
      <w:r w:rsidRPr="40CAF8F4">
        <w:rPr>
          <w:rFonts w:ascii="Garamond" w:hAnsi="Garamond"/>
        </w:rPr>
        <w:t xml:space="preserve">, que não esteja em conformidade com as normas constantes do Manual de Procedimentos SIAC, previsto no artigo </w:t>
      </w:r>
      <w:r w:rsidR="00721812" w:rsidRPr="40CAF8F4">
        <w:rPr>
          <w:rFonts w:ascii="Garamond" w:hAnsi="Garamond"/>
        </w:rPr>
        <w:t>2</w:t>
      </w:r>
      <w:r w:rsidR="008669C0" w:rsidRPr="40CAF8F4">
        <w:rPr>
          <w:rFonts w:ascii="Garamond" w:hAnsi="Garamond"/>
        </w:rPr>
        <w:t>2</w:t>
      </w:r>
      <w:r w:rsidRPr="40CAF8F4">
        <w:rPr>
          <w:rFonts w:ascii="Garamond" w:hAnsi="Garamond"/>
        </w:rPr>
        <w:t xml:space="preserve">.º;  </w:t>
      </w:r>
    </w:p>
    <w:p w14:paraId="674DAE7E" w14:textId="75C73987" w:rsidR="003D15F2" w:rsidRPr="000041C8" w:rsidRDefault="003D15F2" w:rsidP="004F4B5A">
      <w:pPr>
        <w:pStyle w:val="ListParagraph"/>
        <w:numPr>
          <w:ilvl w:val="0"/>
          <w:numId w:val="6"/>
        </w:numPr>
        <w:spacing w:line="360" w:lineRule="auto"/>
        <w:jc w:val="both"/>
        <w:rPr>
          <w:rFonts w:ascii="Garamond" w:hAnsi="Garamond"/>
        </w:rPr>
      </w:pPr>
      <w:r w:rsidRPr="000041C8">
        <w:rPr>
          <w:rFonts w:ascii="Garamond" w:hAnsi="Garamond"/>
          <w:color w:val="000000" w:themeColor="text1"/>
        </w:rPr>
        <w:t>A colocação, disponibilização ou comercialização de transponders por entidade não autorizada, em incumprimento do disposto no artigo 1</w:t>
      </w:r>
      <w:r w:rsidR="008669C0">
        <w:rPr>
          <w:rFonts w:ascii="Garamond" w:hAnsi="Garamond"/>
          <w:color w:val="000000" w:themeColor="text1"/>
        </w:rPr>
        <w:t>9</w:t>
      </w:r>
      <w:r w:rsidRPr="000041C8">
        <w:rPr>
          <w:rFonts w:ascii="Garamond" w:hAnsi="Garamond"/>
          <w:color w:val="000000" w:themeColor="text1"/>
        </w:rPr>
        <w:t xml:space="preserve">.º; </w:t>
      </w:r>
    </w:p>
    <w:p w14:paraId="2A2C13A2" w14:textId="7A0C96F9" w:rsidR="003D15F2" w:rsidRPr="000041C8" w:rsidRDefault="003D15F2" w:rsidP="004F4B5A">
      <w:pPr>
        <w:pStyle w:val="ListParagraph"/>
        <w:numPr>
          <w:ilvl w:val="0"/>
          <w:numId w:val="6"/>
        </w:numPr>
        <w:spacing w:line="360" w:lineRule="auto"/>
        <w:jc w:val="both"/>
        <w:rPr>
          <w:rFonts w:ascii="Garamond" w:hAnsi="Garamond"/>
        </w:rPr>
      </w:pPr>
      <w:r w:rsidRPr="000041C8">
        <w:rPr>
          <w:rFonts w:ascii="Garamond" w:hAnsi="Garamond"/>
          <w:color w:val="000000" w:themeColor="text1"/>
        </w:rPr>
        <w:t>O incumprimento, por qualquer entidade, das obrigações previstas no artigo n.º 6 do artigo 2</w:t>
      </w:r>
      <w:r w:rsidR="008669C0">
        <w:rPr>
          <w:rFonts w:ascii="Garamond" w:hAnsi="Garamond"/>
          <w:color w:val="000000" w:themeColor="text1"/>
        </w:rPr>
        <w:t>6</w:t>
      </w:r>
      <w:r w:rsidRPr="000041C8">
        <w:rPr>
          <w:rFonts w:ascii="Garamond" w:hAnsi="Garamond"/>
          <w:color w:val="000000" w:themeColor="text1"/>
        </w:rPr>
        <w:t xml:space="preserve">.º;  </w:t>
      </w:r>
    </w:p>
    <w:p w14:paraId="77F9EAFD" w14:textId="54694C00" w:rsidR="003D15F2" w:rsidRPr="000041C8" w:rsidRDefault="003D15F2" w:rsidP="004F4B5A">
      <w:pPr>
        <w:pStyle w:val="ListParagraph"/>
        <w:numPr>
          <w:ilvl w:val="0"/>
          <w:numId w:val="6"/>
        </w:numPr>
        <w:spacing w:line="360" w:lineRule="auto"/>
        <w:jc w:val="both"/>
        <w:rPr>
          <w:rFonts w:ascii="Garamond" w:hAnsi="Garamond"/>
        </w:rPr>
      </w:pPr>
      <w:r w:rsidRPr="67625CDE">
        <w:rPr>
          <w:rFonts w:ascii="Garamond" w:hAnsi="Garamond"/>
          <w:color w:val="000000" w:themeColor="text1"/>
        </w:rPr>
        <w:t xml:space="preserve">O incumprimento das normas constantes nos </w:t>
      </w:r>
      <w:commentRangeStart w:id="2372"/>
      <w:r w:rsidRPr="67625CDE">
        <w:rPr>
          <w:rFonts w:ascii="Garamond" w:hAnsi="Garamond"/>
          <w:color w:val="000000" w:themeColor="text1"/>
        </w:rPr>
        <w:t>artigos 5.º, 6.º, 9.º, 10.º, 14.º, 33.º e 34.º do Regulamento (UE) n.º 576/2013, d</w:t>
      </w:r>
      <w:commentRangeEnd w:id="2372"/>
      <w:r w:rsidRPr="67625CDE">
        <w:rPr>
          <w:rStyle w:val="CommentReference"/>
          <w:rFonts w:ascii="Garamond" w:hAnsi="Garamond"/>
          <w:color w:val="000000" w:themeColor="text1"/>
          <w:sz w:val="24"/>
          <w:szCs w:val="24"/>
        </w:rPr>
        <w:commentReference w:id="2372"/>
      </w:r>
      <w:r w:rsidRPr="67625CDE">
        <w:rPr>
          <w:rFonts w:ascii="Garamond" w:hAnsi="Garamond"/>
          <w:color w:val="000000" w:themeColor="text1"/>
        </w:rPr>
        <w:t xml:space="preserve">o Parlamento Europeu e do Conselho, de 12 de junho de 2013, relativo à circulação sem caráter comercial de animais de companhia, por parte dos titulares ou qualquer detentor dos animais de companhia;  </w:t>
      </w:r>
    </w:p>
    <w:p w14:paraId="49B8F481" w14:textId="1A082D54" w:rsidR="003D15F2" w:rsidRPr="000041C8" w:rsidRDefault="003D15F2" w:rsidP="004F4B5A">
      <w:pPr>
        <w:pStyle w:val="ListParagraph"/>
        <w:numPr>
          <w:ilvl w:val="0"/>
          <w:numId w:val="6"/>
        </w:numPr>
        <w:spacing w:line="360" w:lineRule="auto"/>
        <w:jc w:val="both"/>
        <w:rPr>
          <w:rFonts w:ascii="Garamond" w:hAnsi="Garamond"/>
        </w:rPr>
      </w:pPr>
      <w:r w:rsidRPr="67625CDE">
        <w:rPr>
          <w:rFonts w:ascii="Garamond" w:hAnsi="Garamond"/>
          <w:color w:val="000000" w:themeColor="text1"/>
        </w:rPr>
        <w:t xml:space="preserve">O incumprimento das normas constantes nos </w:t>
      </w:r>
      <w:commentRangeStart w:id="2373"/>
      <w:r w:rsidRPr="67625CDE">
        <w:rPr>
          <w:rFonts w:ascii="Garamond" w:hAnsi="Garamond"/>
          <w:color w:val="000000" w:themeColor="text1"/>
        </w:rPr>
        <w:t xml:space="preserve">artigos 22.º e 29.º </w:t>
      </w:r>
      <w:commentRangeEnd w:id="2373"/>
      <w:r w:rsidRPr="67625CDE">
        <w:rPr>
          <w:rStyle w:val="CommentReference"/>
          <w:rFonts w:ascii="Garamond" w:hAnsi="Garamond"/>
          <w:color w:val="000000" w:themeColor="text1"/>
          <w:sz w:val="24"/>
          <w:szCs w:val="24"/>
        </w:rPr>
        <w:commentReference w:id="2373"/>
      </w:r>
      <w:r w:rsidRPr="67625CDE">
        <w:rPr>
          <w:rFonts w:ascii="Garamond" w:hAnsi="Garamond"/>
          <w:color w:val="000000" w:themeColor="text1"/>
        </w:rPr>
        <w:t>do Regulamento (UE) n.º 576/2013, do Parlamento Europeu e do Conselho, de 12 de junho de 2013, relativo à circulação sem caráter comercial de animais de companhia, por parte dos médicos veterinários autorizados a emitir documentos de identificação referidos como PAC;</w:t>
      </w:r>
    </w:p>
    <w:p w14:paraId="7FDA2523" w14:textId="7C5781DD" w:rsidR="003D15F2" w:rsidRPr="00495E4E" w:rsidRDefault="003D15F2" w:rsidP="004F4B5A">
      <w:pPr>
        <w:pStyle w:val="ListParagraph"/>
        <w:numPr>
          <w:ilvl w:val="0"/>
          <w:numId w:val="6"/>
        </w:numPr>
        <w:spacing w:line="360" w:lineRule="auto"/>
        <w:jc w:val="both"/>
        <w:rPr>
          <w:rFonts w:ascii="Garamond" w:hAnsi="Garamond"/>
          <w:strike/>
        </w:rPr>
      </w:pPr>
      <w:r w:rsidRPr="00495E4E">
        <w:rPr>
          <w:rFonts w:ascii="Garamond" w:hAnsi="Garamond"/>
          <w:strike/>
          <w:color w:val="000000" w:themeColor="text1"/>
        </w:rPr>
        <w:t xml:space="preserve">A violação </w:t>
      </w:r>
      <w:r w:rsidR="00AA6F38" w:rsidRPr="00495E4E">
        <w:rPr>
          <w:rFonts w:ascii="Garamond" w:hAnsi="Garamond"/>
          <w:strike/>
          <w:color w:val="000000" w:themeColor="text1"/>
        </w:rPr>
        <w:t>das regras aplicáveis aos</w:t>
      </w:r>
      <w:r w:rsidRPr="00495E4E">
        <w:rPr>
          <w:rFonts w:ascii="Garamond" w:hAnsi="Garamond"/>
          <w:strike/>
          <w:color w:val="000000" w:themeColor="text1"/>
        </w:rPr>
        <w:t xml:space="preserve"> cuidados higiénicos, previst</w:t>
      </w:r>
      <w:r w:rsidR="00AA6F38" w:rsidRPr="00495E4E">
        <w:rPr>
          <w:rFonts w:ascii="Garamond" w:hAnsi="Garamond"/>
          <w:strike/>
          <w:color w:val="000000" w:themeColor="text1"/>
        </w:rPr>
        <w:t>a</w:t>
      </w:r>
      <w:r w:rsidRPr="00495E4E">
        <w:rPr>
          <w:rFonts w:ascii="Garamond" w:hAnsi="Garamond"/>
          <w:strike/>
          <w:color w:val="000000" w:themeColor="text1"/>
        </w:rPr>
        <w:t xml:space="preserve">s no artigo </w:t>
      </w:r>
      <w:r w:rsidR="00F04351" w:rsidRPr="00495E4E">
        <w:rPr>
          <w:rFonts w:ascii="Garamond" w:hAnsi="Garamond"/>
          <w:strike/>
          <w:color w:val="000000" w:themeColor="text1"/>
        </w:rPr>
        <w:t>3</w:t>
      </w:r>
      <w:r w:rsidR="008669C0" w:rsidRPr="00495E4E">
        <w:rPr>
          <w:rFonts w:ascii="Garamond" w:hAnsi="Garamond"/>
          <w:strike/>
          <w:color w:val="000000" w:themeColor="text1"/>
        </w:rPr>
        <w:t>2</w:t>
      </w:r>
      <w:r w:rsidRPr="00495E4E">
        <w:rPr>
          <w:rFonts w:ascii="Garamond" w:hAnsi="Garamond"/>
          <w:strike/>
          <w:color w:val="000000" w:themeColor="text1"/>
        </w:rPr>
        <w:t xml:space="preserve">.º; </w:t>
      </w:r>
    </w:p>
    <w:p w14:paraId="3FCDA173" w14:textId="7080B961" w:rsidR="00AA6F38" w:rsidRPr="00AA6F38" w:rsidRDefault="00AA6F38" w:rsidP="00AA6F38">
      <w:pPr>
        <w:pStyle w:val="ListParagraph"/>
        <w:numPr>
          <w:ilvl w:val="0"/>
          <w:numId w:val="6"/>
        </w:numPr>
        <w:spacing w:line="360" w:lineRule="auto"/>
        <w:jc w:val="both"/>
        <w:rPr>
          <w:rFonts w:ascii="Garamond" w:hAnsi="Garamond"/>
        </w:rPr>
      </w:pPr>
      <w:r>
        <w:rPr>
          <w:rFonts w:ascii="Garamond" w:hAnsi="Garamond"/>
        </w:rPr>
        <w:t xml:space="preserve">A infração, pelos médicos veterinários, das regras aplicáveis à vigilância epidemiológica e à denúncia de suspeitas de </w:t>
      </w:r>
      <w:r w:rsidR="000B0BF9">
        <w:rPr>
          <w:rFonts w:ascii="Garamond" w:hAnsi="Garamond"/>
        </w:rPr>
        <w:t>maus-tratos</w:t>
      </w:r>
      <w:r>
        <w:rPr>
          <w:rFonts w:ascii="Garamond" w:hAnsi="Garamond"/>
        </w:rPr>
        <w:t xml:space="preserve"> a animais de companhia, nos termos do disposto nos números 4 e 5 do artigo 3</w:t>
      </w:r>
      <w:r w:rsidR="008669C0">
        <w:rPr>
          <w:rFonts w:ascii="Garamond" w:hAnsi="Garamond"/>
        </w:rPr>
        <w:t>3</w:t>
      </w:r>
      <w:r>
        <w:rPr>
          <w:rFonts w:ascii="Garamond" w:hAnsi="Garamond"/>
        </w:rPr>
        <w:t>.º;</w:t>
      </w:r>
    </w:p>
    <w:p w14:paraId="70626EBC" w14:textId="7B8D7779" w:rsidR="003C32E2" w:rsidRPr="008B6D37" w:rsidRDefault="00093190" w:rsidP="008B6D37">
      <w:pPr>
        <w:pStyle w:val="ListParagraph"/>
        <w:numPr>
          <w:ilvl w:val="0"/>
          <w:numId w:val="6"/>
        </w:numPr>
        <w:spacing w:line="360" w:lineRule="auto"/>
        <w:jc w:val="both"/>
        <w:rPr>
          <w:rFonts w:ascii="Garamond" w:hAnsi="Garamond"/>
          <w:color w:val="000000" w:themeColor="text1"/>
        </w:rPr>
      </w:pPr>
      <w:r w:rsidRPr="000041C8">
        <w:rPr>
          <w:rFonts w:ascii="Garamond" w:hAnsi="Garamond"/>
          <w:color w:val="000000" w:themeColor="text1"/>
        </w:rPr>
        <w:t>A recusa de transporte de animais de companhia que se encontrem nas condições estabelecidas no artigo 3</w:t>
      </w:r>
      <w:r w:rsidR="008669C0">
        <w:rPr>
          <w:rFonts w:ascii="Garamond" w:hAnsi="Garamond"/>
          <w:color w:val="000000" w:themeColor="text1"/>
        </w:rPr>
        <w:t>7</w:t>
      </w:r>
      <w:r w:rsidRPr="000041C8">
        <w:rPr>
          <w:rFonts w:ascii="Garamond" w:hAnsi="Garamond"/>
          <w:color w:val="000000" w:themeColor="text1"/>
        </w:rPr>
        <w:t>.º;</w:t>
      </w:r>
    </w:p>
    <w:p w14:paraId="52D1CD56" w14:textId="1B49A3AE" w:rsidR="00F04351" w:rsidRPr="000041C8" w:rsidRDefault="003D15F2" w:rsidP="004F4B5A">
      <w:pPr>
        <w:pStyle w:val="ListParagraph"/>
        <w:numPr>
          <w:ilvl w:val="0"/>
          <w:numId w:val="6"/>
        </w:numPr>
        <w:spacing w:line="360" w:lineRule="auto"/>
        <w:jc w:val="both"/>
        <w:rPr>
          <w:rFonts w:ascii="Garamond" w:hAnsi="Garamond"/>
          <w:color w:val="000000" w:themeColor="text1"/>
        </w:rPr>
      </w:pPr>
      <w:r w:rsidRPr="000041C8">
        <w:rPr>
          <w:rFonts w:ascii="Garamond" w:hAnsi="Garamond"/>
          <w:color w:val="000000" w:themeColor="text1"/>
        </w:rPr>
        <w:t xml:space="preserve">A violação das regras relativas </w:t>
      </w:r>
      <w:r w:rsidR="00C94749" w:rsidRPr="000041C8">
        <w:rPr>
          <w:rFonts w:ascii="Garamond" w:hAnsi="Garamond"/>
          <w:color w:val="000000" w:themeColor="text1"/>
        </w:rPr>
        <w:t>aos alojamentos para</w:t>
      </w:r>
      <w:r w:rsidRPr="000041C8">
        <w:rPr>
          <w:rFonts w:ascii="Garamond" w:hAnsi="Garamond"/>
          <w:color w:val="000000" w:themeColor="text1"/>
        </w:rPr>
        <w:t xml:space="preserve"> hospedagem, previstas nos artigos </w:t>
      </w:r>
      <w:r w:rsidR="00F04351" w:rsidRPr="000041C8">
        <w:rPr>
          <w:rFonts w:ascii="Garamond" w:hAnsi="Garamond"/>
          <w:color w:val="000000" w:themeColor="text1"/>
        </w:rPr>
        <w:t>4</w:t>
      </w:r>
      <w:r w:rsidR="008669C0">
        <w:rPr>
          <w:rFonts w:ascii="Garamond" w:hAnsi="Garamond"/>
          <w:color w:val="000000" w:themeColor="text1"/>
        </w:rPr>
        <w:t>7</w:t>
      </w:r>
      <w:r w:rsidRPr="000041C8">
        <w:rPr>
          <w:rFonts w:ascii="Garamond" w:hAnsi="Garamond"/>
          <w:color w:val="000000" w:themeColor="text1"/>
        </w:rPr>
        <w:t xml:space="preserve">.º a </w:t>
      </w:r>
      <w:r w:rsidR="00F04351" w:rsidRPr="000041C8">
        <w:rPr>
          <w:rFonts w:ascii="Garamond" w:hAnsi="Garamond"/>
          <w:color w:val="000000" w:themeColor="text1"/>
        </w:rPr>
        <w:t>5</w:t>
      </w:r>
      <w:r w:rsidR="008669C0">
        <w:rPr>
          <w:rFonts w:ascii="Garamond" w:hAnsi="Garamond"/>
          <w:color w:val="000000" w:themeColor="text1"/>
        </w:rPr>
        <w:t>9</w:t>
      </w:r>
      <w:r w:rsidRPr="000041C8">
        <w:rPr>
          <w:rFonts w:ascii="Garamond" w:hAnsi="Garamond"/>
          <w:color w:val="000000" w:themeColor="text1"/>
        </w:rPr>
        <w:t>.º;</w:t>
      </w:r>
    </w:p>
    <w:p w14:paraId="1CEABEB9" w14:textId="493F924D" w:rsidR="00CA41F9" w:rsidRPr="000041C8" w:rsidRDefault="00F04351" w:rsidP="004F4B5A">
      <w:pPr>
        <w:pStyle w:val="ListParagraph"/>
        <w:numPr>
          <w:ilvl w:val="0"/>
          <w:numId w:val="6"/>
        </w:numPr>
        <w:spacing w:line="360" w:lineRule="auto"/>
        <w:jc w:val="both"/>
        <w:rPr>
          <w:rFonts w:ascii="Garamond" w:hAnsi="Garamond"/>
        </w:rPr>
      </w:pPr>
      <w:r w:rsidRPr="000041C8">
        <w:rPr>
          <w:rFonts w:ascii="Garamond" w:hAnsi="Garamond"/>
          <w:color w:val="000000" w:themeColor="text1"/>
        </w:rPr>
        <w:t>A violação das regras aplicáveis à reprodução</w:t>
      </w:r>
      <w:r w:rsidR="00CA41F9" w:rsidRPr="000041C8">
        <w:rPr>
          <w:rFonts w:ascii="Garamond" w:hAnsi="Garamond"/>
          <w:color w:val="000000" w:themeColor="text1"/>
        </w:rPr>
        <w:t>, criação, manutenção</w:t>
      </w:r>
      <w:del w:id="2374" w:author="Susana Margarida Gonçalves Silva Santos" w:date="2025-10-20T12:47:00Z" w16du:dateUtc="2025-10-20T11:47:00Z">
        <w:r w:rsidR="008B6D37" w:rsidRPr="009B14E7" w:rsidDel="009B14E7">
          <w:rPr>
            <w:rFonts w:ascii="Garamond" w:hAnsi="Garamond"/>
            <w:strike/>
            <w:color w:val="000000" w:themeColor="text1"/>
          </w:rPr>
          <w:delText>,</w:delText>
        </w:r>
        <w:r w:rsidR="00CA41F9" w:rsidRPr="000041C8" w:rsidDel="009B14E7">
          <w:rPr>
            <w:rFonts w:ascii="Garamond" w:hAnsi="Garamond"/>
            <w:color w:val="000000" w:themeColor="text1"/>
          </w:rPr>
          <w:delText xml:space="preserve"> </w:delText>
        </w:r>
      </w:del>
      <w:ins w:id="2375" w:author="Susana Margarida Gonçalves Silva Santos" w:date="2025-10-20T12:47:00Z" w16du:dateUtc="2025-10-20T11:47:00Z">
        <w:r w:rsidR="009B14E7" w:rsidRPr="009B14E7">
          <w:rPr>
            <w:rFonts w:ascii="Garamond" w:hAnsi="Garamond"/>
            <w:color w:val="000000" w:themeColor="text1"/>
          </w:rPr>
          <w:t xml:space="preserve"> e</w:t>
        </w:r>
        <w:r w:rsidR="009B14E7" w:rsidRPr="000041C8">
          <w:rPr>
            <w:rFonts w:ascii="Garamond" w:hAnsi="Garamond"/>
            <w:color w:val="000000" w:themeColor="text1"/>
          </w:rPr>
          <w:t xml:space="preserve"> </w:t>
        </w:r>
      </w:ins>
      <w:r w:rsidR="00CA41F9" w:rsidRPr="000041C8">
        <w:rPr>
          <w:rFonts w:ascii="Garamond" w:hAnsi="Garamond"/>
          <w:color w:val="000000" w:themeColor="text1"/>
        </w:rPr>
        <w:t>venda</w:t>
      </w:r>
      <w:r w:rsidR="008B6D37">
        <w:rPr>
          <w:rFonts w:ascii="Garamond" w:hAnsi="Garamond"/>
          <w:color w:val="000000" w:themeColor="text1"/>
        </w:rPr>
        <w:t xml:space="preserve"> </w:t>
      </w:r>
      <w:r w:rsidR="008B6D37" w:rsidRPr="009B14E7">
        <w:rPr>
          <w:rFonts w:ascii="Garamond" w:hAnsi="Garamond"/>
          <w:strike/>
          <w:color w:val="000000" w:themeColor="text1"/>
        </w:rPr>
        <w:t>e treino</w:t>
      </w:r>
      <w:r w:rsidR="00CA41F9" w:rsidRPr="000041C8">
        <w:rPr>
          <w:rFonts w:ascii="Garamond" w:hAnsi="Garamond"/>
          <w:color w:val="000000" w:themeColor="text1"/>
        </w:rPr>
        <w:t xml:space="preserve"> de animais de companhia</w:t>
      </w:r>
      <w:r w:rsidRPr="000041C8">
        <w:rPr>
          <w:rFonts w:ascii="Garamond" w:hAnsi="Garamond"/>
          <w:color w:val="000000" w:themeColor="text1"/>
        </w:rPr>
        <w:t xml:space="preserve"> previstas no</w:t>
      </w:r>
      <w:r w:rsidR="009220CD" w:rsidRPr="000041C8">
        <w:rPr>
          <w:rFonts w:ascii="Garamond" w:hAnsi="Garamond"/>
          <w:color w:val="000000" w:themeColor="text1"/>
        </w:rPr>
        <w:t>s</w:t>
      </w:r>
      <w:r w:rsidRPr="000041C8">
        <w:rPr>
          <w:rFonts w:ascii="Garamond" w:hAnsi="Garamond"/>
          <w:color w:val="000000" w:themeColor="text1"/>
        </w:rPr>
        <w:t xml:space="preserve"> art</w:t>
      </w:r>
      <w:r w:rsidR="009220CD" w:rsidRPr="000041C8">
        <w:rPr>
          <w:rFonts w:ascii="Garamond" w:hAnsi="Garamond"/>
          <w:color w:val="000000" w:themeColor="text1"/>
        </w:rPr>
        <w:t>igos</w:t>
      </w:r>
      <w:r w:rsidRPr="000041C8">
        <w:rPr>
          <w:rFonts w:ascii="Garamond" w:hAnsi="Garamond"/>
          <w:color w:val="000000" w:themeColor="text1"/>
        </w:rPr>
        <w:t xml:space="preserve"> 6</w:t>
      </w:r>
      <w:r w:rsidR="008669C0">
        <w:rPr>
          <w:rFonts w:ascii="Garamond" w:hAnsi="Garamond"/>
          <w:color w:val="000000" w:themeColor="text1"/>
        </w:rPr>
        <w:t>8</w:t>
      </w:r>
      <w:r w:rsidRPr="000041C8">
        <w:rPr>
          <w:rFonts w:ascii="Garamond" w:hAnsi="Garamond"/>
          <w:color w:val="000000" w:themeColor="text1"/>
        </w:rPr>
        <w:t>.º</w:t>
      </w:r>
      <w:r w:rsidR="009220CD" w:rsidRPr="000041C8">
        <w:rPr>
          <w:rFonts w:ascii="Garamond" w:hAnsi="Garamond"/>
          <w:color w:val="000000" w:themeColor="text1"/>
        </w:rPr>
        <w:t xml:space="preserve"> </w:t>
      </w:r>
      <w:r w:rsidR="00CA41F9" w:rsidRPr="000041C8">
        <w:rPr>
          <w:rFonts w:ascii="Garamond" w:hAnsi="Garamond"/>
          <w:color w:val="000000" w:themeColor="text1"/>
        </w:rPr>
        <w:t>a</w:t>
      </w:r>
      <w:r w:rsidR="009220CD" w:rsidRPr="000041C8">
        <w:rPr>
          <w:rFonts w:ascii="Garamond" w:hAnsi="Garamond"/>
          <w:color w:val="000000" w:themeColor="text1"/>
        </w:rPr>
        <w:t xml:space="preserve"> </w:t>
      </w:r>
      <w:r w:rsidR="008669C0">
        <w:rPr>
          <w:rFonts w:ascii="Garamond" w:hAnsi="Garamond"/>
          <w:color w:val="000000" w:themeColor="text1"/>
        </w:rPr>
        <w:t>76</w:t>
      </w:r>
      <w:r w:rsidR="009220CD" w:rsidRPr="000041C8">
        <w:rPr>
          <w:rFonts w:ascii="Garamond" w:hAnsi="Garamond"/>
          <w:color w:val="000000" w:themeColor="text1"/>
        </w:rPr>
        <w:t>.º</w:t>
      </w:r>
      <w:r w:rsidRPr="000041C8">
        <w:rPr>
          <w:rFonts w:ascii="Garamond" w:hAnsi="Garamond"/>
          <w:color w:val="000000" w:themeColor="text1"/>
        </w:rPr>
        <w:t>.</w:t>
      </w:r>
    </w:p>
    <w:p w14:paraId="582B8C18" w14:textId="2E2D182B" w:rsidR="003D15F2" w:rsidRPr="000041C8" w:rsidRDefault="5FF22D6D" w:rsidP="004F4B5A">
      <w:pPr>
        <w:pStyle w:val="ListParagraph"/>
        <w:numPr>
          <w:ilvl w:val="0"/>
          <w:numId w:val="6"/>
        </w:numPr>
        <w:spacing w:line="360" w:lineRule="auto"/>
        <w:jc w:val="both"/>
        <w:rPr>
          <w:rFonts w:ascii="Garamond" w:hAnsi="Garamond"/>
        </w:rPr>
      </w:pPr>
      <w:r w:rsidRPr="592F0569">
        <w:rPr>
          <w:rFonts w:ascii="Garamond" w:hAnsi="Garamond"/>
          <w:color w:val="000000" w:themeColor="text1"/>
        </w:rPr>
        <w:t>A violação das regras aplicáveis aos</w:t>
      </w:r>
      <w:r w:rsidR="098B1B2B">
        <w:t xml:space="preserve"> </w:t>
      </w:r>
      <w:r w:rsidR="098B1B2B" w:rsidRPr="592F0569">
        <w:rPr>
          <w:rFonts w:ascii="Garamond" w:hAnsi="Garamond"/>
          <w:color w:val="000000" w:themeColor="text1"/>
        </w:rPr>
        <w:t>c</w:t>
      </w:r>
      <w:r w:rsidR="098B1B2B" w:rsidRPr="592F0569">
        <w:rPr>
          <w:rFonts w:ascii="Garamond" w:hAnsi="Garamond"/>
          <w:strike/>
          <w:color w:val="000000" w:themeColor="text1"/>
          <w:rPrChange w:id="2376" w:author="Maria Cristina Tavares Briosa" w:date="2025-08-08T11:21:00Z">
            <w:rPr>
              <w:rFonts w:ascii="Garamond" w:hAnsi="Garamond"/>
              <w:color w:val="000000" w:themeColor="text1"/>
            </w:rPr>
          </w:rPrChange>
        </w:rPr>
        <w:t>entros de bem-estar anima</w:t>
      </w:r>
      <w:r w:rsidR="098B1B2B" w:rsidRPr="592F0569">
        <w:rPr>
          <w:rFonts w:ascii="Garamond" w:hAnsi="Garamond"/>
          <w:color w:val="000000" w:themeColor="text1"/>
        </w:rPr>
        <w:t>l e</w:t>
      </w:r>
      <w:r w:rsidRPr="592F0569">
        <w:rPr>
          <w:rFonts w:ascii="Garamond" w:hAnsi="Garamond"/>
          <w:color w:val="000000" w:themeColor="text1"/>
        </w:rPr>
        <w:t xml:space="preserve"> </w:t>
      </w:r>
      <w:r w:rsidRPr="592F0569">
        <w:rPr>
          <w:rFonts w:ascii="Garamond" w:hAnsi="Garamond"/>
          <w:strike/>
          <w:color w:val="000000" w:themeColor="text1"/>
          <w:rPrChange w:id="2377" w:author="Maria Cristina Tavares Briosa" w:date="2025-08-08T11:21:00Z">
            <w:rPr>
              <w:rFonts w:ascii="Garamond" w:hAnsi="Garamond"/>
              <w:color w:val="000000" w:themeColor="text1"/>
            </w:rPr>
          </w:rPrChange>
        </w:rPr>
        <w:t xml:space="preserve">alojamentos </w:t>
      </w:r>
      <w:r w:rsidR="6DE242E7" w:rsidRPr="592F0569">
        <w:rPr>
          <w:rFonts w:ascii="Garamond" w:hAnsi="Garamond"/>
          <w:strike/>
          <w:color w:val="000000" w:themeColor="text1"/>
          <w:rPrChange w:id="2378" w:author="Maria Cristina Tavares Briosa" w:date="2025-08-08T11:21:00Z">
            <w:rPr>
              <w:rFonts w:ascii="Garamond" w:hAnsi="Garamond"/>
              <w:color w:val="000000" w:themeColor="text1"/>
            </w:rPr>
          </w:rPrChange>
        </w:rPr>
        <w:t>com fins de promoção do bem-estar anim</w:t>
      </w:r>
      <w:r w:rsidR="6DE242E7" w:rsidRPr="592F0569">
        <w:rPr>
          <w:rFonts w:ascii="Garamond" w:hAnsi="Garamond"/>
          <w:color w:val="000000" w:themeColor="text1"/>
        </w:rPr>
        <w:t>al</w:t>
      </w:r>
      <w:r w:rsidRPr="592F0569">
        <w:rPr>
          <w:rFonts w:ascii="Garamond" w:hAnsi="Garamond"/>
          <w:color w:val="000000" w:themeColor="text1"/>
        </w:rPr>
        <w:t>, previstas nos artigos 7</w:t>
      </w:r>
      <w:r w:rsidR="098B1B2B" w:rsidRPr="592F0569">
        <w:rPr>
          <w:rFonts w:ascii="Garamond" w:hAnsi="Garamond"/>
          <w:color w:val="000000" w:themeColor="text1"/>
        </w:rPr>
        <w:t>7</w:t>
      </w:r>
      <w:r w:rsidRPr="592F0569">
        <w:rPr>
          <w:rFonts w:ascii="Garamond" w:hAnsi="Garamond"/>
          <w:color w:val="000000" w:themeColor="text1"/>
        </w:rPr>
        <w:t xml:space="preserve">.º a </w:t>
      </w:r>
      <w:r w:rsidR="098B1B2B" w:rsidRPr="592F0569">
        <w:rPr>
          <w:rFonts w:ascii="Garamond" w:hAnsi="Garamond"/>
          <w:color w:val="000000" w:themeColor="text1"/>
        </w:rPr>
        <w:t>80</w:t>
      </w:r>
      <w:r w:rsidRPr="592F0569">
        <w:rPr>
          <w:rFonts w:ascii="Garamond" w:hAnsi="Garamond"/>
          <w:color w:val="000000" w:themeColor="text1"/>
        </w:rPr>
        <w:t>.º.</w:t>
      </w:r>
      <w:r w:rsidR="7EF12E01" w:rsidRPr="592F0569">
        <w:rPr>
          <w:rFonts w:ascii="Garamond" w:hAnsi="Garamond"/>
          <w:color w:val="000000" w:themeColor="text1"/>
        </w:rPr>
        <w:t xml:space="preserve"> </w:t>
      </w:r>
    </w:p>
    <w:p w14:paraId="5434A001" w14:textId="2AD0E413" w:rsidR="000B60EC" w:rsidRPr="009B14E7" w:rsidRDefault="0D4358B9" w:rsidP="004F4B5A">
      <w:pPr>
        <w:pStyle w:val="ListParagraph"/>
        <w:numPr>
          <w:ilvl w:val="0"/>
          <w:numId w:val="8"/>
        </w:numPr>
        <w:spacing w:line="360" w:lineRule="auto"/>
        <w:jc w:val="both"/>
        <w:rPr>
          <w:rFonts w:ascii="Garamond" w:hAnsi="Garamond"/>
          <w:strike/>
        </w:rPr>
      </w:pPr>
      <w:r w:rsidRPr="009B14E7">
        <w:rPr>
          <w:rFonts w:ascii="Garamond" w:hAnsi="Garamond"/>
          <w:strike/>
          <w:color w:val="000000" w:themeColor="text1"/>
        </w:rPr>
        <w:t>A violação das regras aplicáveis aos alojamentos</w:t>
      </w:r>
      <w:bookmarkStart w:id="2379" w:name="_Hlk123561805"/>
      <w:r w:rsidRPr="009B14E7">
        <w:rPr>
          <w:rFonts w:ascii="Garamond" w:hAnsi="Garamond"/>
          <w:strike/>
          <w:color w:val="000000" w:themeColor="text1"/>
        </w:rPr>
        <w:t xml:space="preserve"> com fins higiénicos</w:t>
      </w:r>
      <w:bookmarkEnd w:id="2379"/>
      <w:r w:rsidRPr="009B14E7">
        <w:rPr>
          <w:rFonts w:ascii="Garamond" w:hAnsi="Garamond"/>
          <w:strike/>
          <w:color w:val="000000" w:themeColor="text1"/>
        </w:rPr>
        <w:t xml:space="preserve">, previstas nos artigos </w:t>
      </w:r>
      <w:r w:rsidR="098B1B2B" w:rsidRPr="009B14E7">
        <w:rPr>
          <w:rFonts w:ascii="Garamond" w:hAnsi="Garamond"/>
          <w:strike/>
          <w:color w:val="000000" w:themeColor="text1"/>
        </w:rPr>
        <w:t>81</w:t>
      </w:r>
      <w:r w:rsidRPr="009B14E7">
        <w:rPr>
          <w:rFonts w:ascii="Garamond" w:hAnsi="Garamond"/>
          <w:strike/>
          <w:color w:val="000000" w:themeColor="text1"/>
        </w:rPr>
        <w:t xml:space="preserve">.º a </w:t>
      </w:r>
      <w:r w:rsidR="098B1B2B" w:rsidRPr="009B14E7">
        <w:rPr>
          <w:rFonts w:ascii="Garamond" w:hAnsi="Garamond"/>
          <w:strike/>
          <w:color w:val="000000" w:themeColor="text1"/>
        </w:rPr>
        <w:t>84</w:t>
      </w:r>
      <w:r w:rsidRPr="009B14E7">
        <w:rPr>
          <w:rFonts w:ascii="Garamond" w:hAnsi="Garamond"/>
          <w:strike/>
          <w:color w:val="000000" w:themeColor="text1"/>
        </w:rPr>
        <w:t xml:space="preserve">.º. </w:t>
      </w:r>
    </w:p>
    <w:p w14:paraId="07A6D8F8" w14:textId="6C49613E" w:rsidR="00C2318B" w:rsidRPr="009B14E7" w:rsidRDefault="4B4FB699" w:rsidP="004F4B5A">
      <w:pPr>
        <w:pStyle w:val="ListParagraph"/>
        <w:numPr>
          <w:ilvl w:val="0"/>
          <w:numId w:val="6"/>
        </w:numPr>
        <w:spacing w:line="360" w:lineRule="auto"/>
        <w:jc w:val="both"/>
        <w:rPr>
          <w:rFonts w:ascii="Garamond" w:hAnsi="Garamond"/>
          <w:strike/>
        </w:rPr>
      </w:pPr>
      <w:r w:rsidRPr="009B14E7">
        <w:rPr>
          <w:rFonts w:ascii="Garamond" w:hAnsi="Garamond"/>
          <w:strike/>
          <w:color w:val="000000" w:themeColor="text1"/>
        </w:rPr>
        <w:t xml:space="preserve">A violação das regras aplicáveis aos alojamentos com fins médico-veterinários, previstas nos artigos </w:t>
      </w:r>
      <w:r w:rsidR="098B1B2B" w:rsidRPr="009B14E7">
        <w:rPr>
          <w:rFonts w:ascii="Garamond" w:hAnsi="Garamond"/>
          <w:strike/>
          <w:color w:val="000000" w:themeColor="text1"/>
        </w:rPr>
        <w:t>85</w:t>
      </w:r>
      <w:r w:rsidRPr="009B14E7">
        <w:rPr>
          <w:rFonts w:ascii="Garamond" w:hAnsi="Garamond"/>
          <w:strike/>
          <w:color w:val="000000" w:themeColor="text1"/>
        </w:rPr>
        <w:t xml:space="preserve">.º a </w:t>
      </w:r>
      <w:r w:rsidR="098B1B2B" w:rsidRPr="009B14E7">
        <w:rPr>
          <w:rFonts w:ascii="Garamond" w:hAnsi="Garamond"/>
          <w:strike/>
          <w:color w:val="000000" w:themeColor="text1"/>
        </w:rPr>
        <w:t>90</w:t>
      </w:r>
      <w:r w:rsidRPr="009B14E7">
        <w:rPr>
          <w:rFonts w:ascii="Garamond" w:hAnsi="Garamond"/>
          <w:strike/>
          <w:color w:val="000000" w:themeColor="text1"/>
        </w:rPr>
        <w:t xml:space="preserve">.º. </w:t>
      </w:r>
    </w:p>
    <w:p w14:paraId="7344EAE7" w14:textId="5F280F5D" w:rsidR="000B60EC" w:rsidRPr="009B14E7" w:rsidRDefault="00C2318B" w:rsidP="004F4B5A">
      <w:pPr>
        <w:pStyle w:val="ListParagraph"/>
        <w:numPr>
          <w:ilvl w:val="0"/>
          <w:numId w:val="8"/>
        </w:numPr>
        <w:spacing w:line="360" w:lineRule="auto"/>
        <w:jc w:val="both"/>
        <w:rPr>
          <w:rFonts w:ascii="Garamond" w:hAnsi="Garamond"/>
        </w:rPr>
      </w:pPr>
      <w:r w:rsidRPr="009B14E7">
        <w:rPr>
          <w:rFonts w:ascii="Garamond" w:hAnsi="Garamond"/>
        </w:rPr>
        <w:t xml:space="preserve">A transmissão de animais de companhia em desrespeito pelas regras previstas nos artigos </w:t>
      </w:r>
      <w:r w:rsidR="008669C0" w:rsidRPr="009B14E7">
        <w:rPr>
          <w:rFonts w:ascii="Garamond" w:hAnsi="Garamond"/>
        </w:rPr>
        <w:t>42</w:t>
      </w:r>
      <w:r w:rsidR="008B6D37" w:rsidRPr="009B14E7">
        <w:rPr>
          <w:rFonts w:ascii="Garamond" w:hAnsi="Garamond"/>
        </w:rPr>
        <w:t xml:space="preserve">.º e </w:t>
      </w:r>
      <w:r w:rsidR="008669C0" w:rsidRPr="009B14E7">
        <w:rPr>
          <w:rFonts w:ascii="Garamond" w:hAnsi="Garamond"/>
        </w:rPr>
        <w:t>91</w:t>
      </w:r>
      <w:r w:rsidRPr="009B14E7">
        <w:rPr>
          <w:rFonts w:ascii="Garamond" w:hAnsi="Garamond"/>
        </w:rPr>
        <w:t>.º a 9</w:t>
      </w:r>
      <w:r w:rsidR="008669C0" w:rsidRPr="009B14E7">
        <w:rPr>
          <w:rFonts w:ascii="Garamond" w:hAnsi="Garamond"/>
        </w:rPr>
        <w:t>7</w:t>
      </w:r>
      <w:r w:rsidRPr="009B14E7">
        <w:rPr>
          <w:rFonts w:ascii="Garamond" w:hAnsi="Garamond"/>
        </w:rPr>
        <w:t>.º.</w:t>
      </w:r>
    </w:p>
    <w:p w14:paraId="66FA9D97" w14:textId="4B131583" w:rsidR="003D15F2" w:rsidRPr="009B14E7" w:rsidRDefault="003D15F2" w:rsidP="004F4B5A">
      <w:pPr>
        <w:pStyle w:val="ListParagraph"/>
        <w:numPr>
          <w:ilvl w:val="0"/>
          <w:numId w:val="8"/>
        </w:numPr>
        <w:spacing w:line="360" w:lineRule="auto"/>
        <w:jc w:val="both"/>
        <w:rPr>
          <w:rFonts w:ascii="Garamond" w:hAnsi="Garamond"/>
          <w:strike/>
          <w:color w:val="000000" w:themeColor="text1"/>
        </w:rPr>
      </w:pPr>
      <w:r w:rsidRPr="009B14E7">
        <w:rPr>
          <w:rFonts w:ascii="Garamond" w:hAnsi="Garamond"/>
          <w:strike/>
          <w:color w:val="000000" w:themeColor="text1"/>
        </w:rPr>
        <w:t xml:space="preserve">A falta de licença, de identificação ou registo a que se referem os artigos </w:t>
      </w:r>
      <w:r w:rsidR="008669C0" w:rsidRPr="009B14E7">
        <w:rPr>
          <w:rFonts w:ascii="Garamond" w:hAnsi="Garamond"/>
          <w:strike/>
          <w:color w:val="000000" w:themeColor="text1"/>
        </w:rPr>
        <w:t>102</w:t>
      </w:r>
      <w:r w:rsidRPr="009B14E7">
        <w:rPr>
          <w:rFonts w:ascii="Garamond" w:hAnsi="Garamond"/>
          <w:strike/>
          <w:color w:val="000000" w:themeColor="text1"/>
        </w:rPr>
        <w:t>.º</w:t>
      </w:r>
      <w:r w:rsidR="00F04351" w:rsidRPr="009B14E7">
        <w:rPr>
          <w:rFonts w:ascii="Garamond" w:hAnsi="Garamond"/>
          <w:strike/>
          <w:color w:val="000000" w:themeColor="text1"/>
        </w:rPr>
        <w:t xml:space="preserve"> a 10</w:t>
      </w:r>
      <w:r w:rsidR="008669C0" w:rsidRPr="009B14E7">
        <w:rPr>
          <w:rFonts w:ascii="Garamond" w:hAnsi="Garamond"/>
          <w:strike/>
          <w:color w:val="000000" w:themeColor="text1"/>
        </w:rPr>
        <w:t>7</w:t>
      </w:r>
      <w:r w:rsidR="00F04351" w:rsidRPr="009B14E7">
        <w:rPr>
          <w:rFonts w:ascii="Garamond" w:hAnsi="Garamond"/>
          <w:strike/>
          <w:color w:val="000000" w:themeColor="text1"/>
        </w:rPr>
        <w:t>.º</w:t>
      </w:r>
      <w:r w:rsidRPr="009B14E7">
        <w:rPr>
          <w:rFonts w:ascii="Garamond" w:hAnsi="Garamond"/>
          <w:strike/>
          <w:color w:val="000000" w:themeColor="text1"/>
        </w:rPr>
        <w:t>;</w:t>
      </w:r>
    </w:p>
    <w:p w14:paraId="3857A452" w14:textId="7D718511" w:rsidR="00690FB6" w:rsidRPr="009B14E7" w:rsidRDefault="003D15F2" w:rsidP="004F4B5A">
      <w:pPr>
        <w:pStyle w:val="ListParagraph"/>
        <w:numPr>
          <w:ilvl w:val="0"/>
          <w:numId w:val="8"/>
        </w:numPr>
        <w:spacing w:line="360" w:lineRule="auto"/>
        <w:jc w:val="both"/>
        <w:rPr>
          <w:rFonts w:ascii="Garamond" w:hAnsi="Garamond"/>
          <w:strike/>
          <w:color w:val="000000" w:themeColor="text1"/>
        </w:rPr>
      </w:pPr>
      <w:r w:rsidRPr="009B14E7">
        <w:rPr>
          <w:rFonts w:ascii="Garamond" w:hAnsi="Garamond"/>
          <w:strike/>
          <w:color w:val="000000" w:themeColor="text1"/>
        </w:rPr>
        <w:t>A falta do seguro de responsabilidade civil previsto no artigo 10</w:t>
      </w:r>
      <w:r w:rsidR="008669C0" w:rsidRPr="009B14E7">
        <w:rPr>
          <w:rFonts w:ascii="Garamond" w:hAnsi="Garamond"/>
          <w:strike/>
          <w:color w:val="000000" w:themeColor="text1"/>
        </w:rPr>
        <w:t>8</w:t>
      </w:r>
      <w:r w:rsidRPr="009B14E7">
        <w:rPr>
          <w:rFonts w:ascii="Garamond" w:hAnsi="Garamond"/>
          <w:strike/>
          <w:color w:val="000000" w:themeColor="text1"/>
        </w:rPr>
        <w:t>.º;</w:t>
      </w:r>
    </w:p>
    <w:p w14:paraId="377C9082" w14:textId="5E479CF7" w:rsidR="003D15F2" w:rsidRPr="009B14E7" w:rsidRDefault="7EF12E01" w:rsidP="004F4B5A">
      <w:pPr>
        <w:pStyle w:val="ListParagraph"/>
        <w:numPr>
          <w:ilvl w:val="0"/>
          <w:numId w:val="8"/>
        </w:numPr>
        <w:spacing w:line="360" w:lineRule="auto"/>
        <w:jc w:val="both"/>
        <w:rPr>
          <w:rFonts w:ascii="Garamond" w:hAnsi="Garamond"/>
          <w:strike/>
          <w:color w:val="000000" w:themeColor="text1"/>
        </w:rPr>
      </w:pPr>
      <w:r w:rsidRPr="009B14E7">
        <w:rPr>
          <w:rFonts w:ascii="Garamond" w:hAnsi="Garamond"/>
          <w:strike/>
          <w:color w:val="000000" w:themeColor="text1"/>
        </w:rPr>
        <w:t>O alojamento de animais perigosos ou potencialmente perigosos sem que existam as condições de segurança previstas no artigo 1</w:t>
      </w:r>
      <w:r w:rsidR="098B1B2B" w:rsidRPr="009B14E7">
        <w:rPr>
          <w:rFonts w:ascii="Garamond" w:hAnsi="Garamond"/>
          <w:strike/>
          <w:color w:val="000000" w:themeColor="text1"/>
        </w:rPr>
        <w:t>10</w:t>
      </w:r>
      <w:r w:rsidRPr="009B14E7">
        <w:rPr>
          <w:rFonts w:ascii="Garamond" w:hAnsi="Garamond"/>
          <w:strike/>
          <w:color w:val="000000" w:themeColor="text1"/>
        </w:rPr>
        <w:t>.º;</w:t>
      </w:r>
    </w:p>
    <w:p w14:paraId="40C09F39" w14:textId="39C765D9" w:rsidR="003D15F2" w:rsidRPr="009B14E7" w:rsidRDefault="003D15F2" w:rsidP="004F4B5A">
      <w:pPr>
        <w:pStyle w:val="ListParagraph"/>
        <w:numPr>
          <w:ilvl w:val="0"/>
          <w:numId w:val="8"/>
        </w:numPr>
        <w:spacing w:line="360" w:lineRule="auto"/>
        <w:jc w:val="both"/>
        <w:rPr>
          <w:rFonts w:ascii="Garamond" w:hAnsi="Garamond"/>
          <w:strike/>
          <w:color w:val="000000" w:themeColor="text1"/>
        </w:rPr>
      </w:pPr>
      <w:r w:rsidRPr="009B14E7">
        <w:rPr>
          <w:rFonts w:ascii="Garamond" w:hAnsi="Garamond"/>
          <w:strike/>
          <w:color w:val="000000" w:themeColor="text1"/>
        </w:rPr>
        <w:t>A circulação de animais perigosos ou potencialmente perigosos na via pública</w:t>
      </w:r>
      <w:r w:rsidR="00AC0AC3" w:rsidRPr="009B14E7">
        <w:rPr>
          <w:rFonts w:ascii="Garamond" w:hAnsi="Garamond"/>
          <w:strike/>
          <w:color w:val="000000" w:themeColor="text1"/>
        </w:rPr>
        <w:t xml:space="preserve"> em desrespeito pelas regras previstas no artigo 1</w:t>
      </w:r>
      <w:r w:rsidR="008669C0" w:rsidRPr="009B14E7">
        <w:rPr>
          <w:rFonts w:ascii="Garamond" w:hAnsi="Garamond"/>
          <w:strike/>
          <w:color w:val="000000" w:themeColor="text1"/>
        </w:rPr>
        <w:t>11</w:t>
      </w:r>
      <w:r w:rsidR="00AC0AC3" w:rsidRPr="009B14E7">
        <w:rPr>
          <w:rFonts w:ascii="Garamond" w:hAnsi="Garamond"/>
          <w:strike/>
          <w:color w:val="000000" w:themeColor="text1"/>
        </w:rPr>
        <w:t>.º</w:t>
      </w:r>
      <w:r w:rsidRPr="009B14E7">
        <w:rPr>
          <w:rFonts w:ascii="Garamond" w:hAnsi="Garamond"/>
          <w:strike/>
          <w:color w:val="000000" w:themeColor="text1"/>
        </w:rPr>
        <w:t xml:space="preserve">; </w:t>
      </w:r>
    </w:p>
    <w:p w14:paraId="3C52DF1E" w14:textId="032BDC30" w:rsidR="003D15F2" w:rsidRPr="009B14E7" w:rsidRDefault="003D15F2" w:rsidP="004F4B5A">
      <w:pPr>
        <w:pStyle w:val="ListParagraph"/>
        <w:numPr>
          <w:ilvl w:val="0"/>
          <w:numId w:val="8"/>
        </w:numPr>
        <w:spacing w:line="360" w:lineRule="auto"/>
        <w:jc w:val="both"/>
        <w:rPr>
          <w:rFonts w:ascii="Garamond" w:hAnsi="Garamond"/>
          <w:strike/>
          <w:color w:val="000000" w:themeColor="text1"/>
        </w:rPr>
      </w:pPr>
      <w:r w:rsidRPr="009B14E7">
        <w:rPr>
          <w:rFonts w:ascii="Garamond" w:hAnsi="Garamond"/>
          <w:strike/>
          <w:color w:val="000000" w:themeColor="text1"/>
        </w:rPr>
        <w:t>A</w:t>
      </w:r>
      <w:r w:rsidR="00BF7A0E" w:rsidRPr="009B14E7">
        <w:rPr>
          <w:rFonts w:ascii="Garamond" w:hAnsi="Garamond"/>
          <w:strike/>
          <w:color w:val="000000" w:themeColor="text1"/>
        </w:rPr>
        <w:t xml:space="preserve"> entrada em território nacional, criação, reprodução,</w:t>
      </w:r>
      <w:r w:rsidRPr="009B14E7">
        <w:rPr>
          <w:rFonts w:ascii="Garamond" w:hAnsi="Garamond"/>
          <w:strike/>
          <w:color w:val="000000" w:themeColor="text1"/>
        </w:rPr>
        <w:t xml:space="preserve"> comercialização e publicidade de animais perigosos em desrespeito pelo disposto no</w:t>
      </w:r>
      <w:r w:rsidR="00BF7A0E" w:rsidRPr="009B14E7">
        <w:rPr>
          <w:rFonts w:ascii="Garamond" w:hAnsi="Garamond"/>
          <w:strike/>
          <w:color w:val="000000" w:themeColor="text1"/>
        </w:rPr>
        <w:t>s</w:t>
      </w:r>
      <w:r w:rsidRPr="009B14E7">
        <w:rPr>
          <w:rFonts w:ascii="Garamond" w:hAnsi="Garamond"/>
          <w:strike/>
          <w:color w:val="000000" w:themeColor="text1"/>
        </w:rPr>
        <w:t xml:space="preserve"> artigo</w:t>
      </w:r>
      <w:r w:rsidR="00BF7A0E" w:rsidRPr="009B14E7">
        <w:rPr>
          <w:rFonts w:ascii="Garamond" w:hAnsi="Garamond"/>
          <w:strike/>
          <w:color w:val="000000" w:themeColor="text1"/>
        </w:rPr>
        <w:t>s 1</w:t>
      </w:r>
      <w:r w:rsidR="008669C0" w:rsidRPr="009B14E7">
        <w:rPr>
          <w:rFonts w:ascii="Garamond" w:hAnsi="Garamond"/>
          <w:strike/>
          <w:color w:val="000000" w:themeColor="text1"/>
        </w:rPr>
        <w:t>14</w:t>
      </w:r>
      <w:r w:rsidR="00BF7A0E" w:rsidRPr="009B14E7">
        <w:rPr>
          <w:rFonts w:ascii="Garamond" w:hAnsi="Garamond"/>
          <w:strike/>
          <w:color w:val="000000" w:themeColor="text1"/>
        </w:rPr>
        <w:t xml:space="preserve">.º </w:t>
      </w:r>
      <w:r w:rsidR="008669C0" w:rsidRPr="009B14E7">
        <w:rPr>
          <w:rFonts w:ascii="Garamond" w:hAnsi="Garamond"/>
          <w:strike/>
          <w:color w:val="000000" w:themeColor="text1"/>
        </w:rPr>
        <w:t>e</w:t>
      </w:r>
      <w:r w:rsidRPr="009B14E7">
        <w:rPr>
          <w:rFonts w:ascii="Garamond" w:hAnsi="Garamond"/>
          <w:strike/>
          <w:color w:val="000000" w:themeColor="text1"/>
        </w:rPr>
        <w:t xml:space="preserve"> 1</w:t>
      </w:r>
      <w:r w:rsidR="008669C0" w:rsidRPr="009B14E7">
        <w:rPr>
          <w:rFonts w:ascii="Garamond" w:hAnsi="Garamond"/>
          <w:strike/>
          <w:color w:val="000000" w:themeColor="text1"/>
        </w:rPr>
        <w:t>15</w:t>
      </w:r>
      <w:r w:rsidRPr="009B14E7">
        <w:rPr>
          <w:rFonts w:ascii="Garamond" w:hAnsi="Garamond"/>
          <w:strike/>
          <w:color w:val="000000" w:themeColor="text1"/>
        </w:rPr>
        <w:t xml:space="preserve">.º; </w:t>
      </w:r>
    </w:p>
    <w:p w14:paraId="1AA80D7B" w14:textId="66E140E8" w:rsidR="00E82BB0" w:rsidRPr="00EA68F6" w:rsidRDefault="003D15F2" w:rsidP="004F4B5A">
      <w:pPr>
        <w:pStyle w:val="ListParagraph"/>
        <w:numPr>
          <w:ilvl w:val="0"/>
          <w:numId w:val="8"/>
        </w:numPr>
        <w:spacing w:line="360" w:lineRule="auto"/>
        <w:jc w:val="both"/>
        <w:rPr>
          <w:rFonts w:ascii="Garamond" w:hAnsi="Garamond"/>
          <w:strike/>
          <w:color w:val="000000" w:themeColor="text1"/>
        </w:rPr>
      </w:pPr>
      <w:r w:rsidRPr="00EA68F6">
        <w:rPr>
          <w:rFonts w:ascii="Garamond" w:hAnsi="Garamond"/>
          <w:strike/>
          <w:color w:val="000000" w:themeColor="text1"/>
        </w:rPr>
        <w:t>A falta de treino de cães perigosos ou potencialmente perigosos, nos termos do artigo 11</w:t>
      </w:r>
      <w:r w:rsidR="008669C0" w:rsidRPr="00EA68F6">
        <w:rPr>
          <w:rFonts w:ascii="Garamond" w:hAnsi="Garamond"/>
          <w:strike/>
          <w:color w:val="000000" w:themeColor="text1"/>
        </w:rPr>
        <w:t>6</w:t>
      </w:r>
      <w:r w:rsidRPr="00EA68F6">
        <w:rPr>
          <w:rFonts w:ascii="Garamond" w:hAnsi="Garamond"/>
          <w:strike/>
          <w:color w:val="000000" w:themeColor="text1"/>
        </w:rPr>
        <w:t>.º</w:t>
      </w:r>
      <w:r w:rsidR="00E82BB0" w:rsidRPr="00EA68F6">
        <w:rPr>
          <w:rFonts w:ascii="Garamond" w:hAnsi="Garamond"/>
          <w:strike/>
          <w:color w:val="000000" w:themeColor="text1"/>
        </w:rPr>
        <w:t>;</w:t>
      </w:r>
    </w:p>
    <w:p w14:paraId="3B603817" w14:textId="62402229" w:rsidR="003D15F2" w:rsidRPr="00EA68F6" w:rsidRDefault="003D15F2" w:rsidP="004F4B5A">
      <w:pPr>
        <w:pStyle w:val="ListParagraph"/>
        <w:numPr>
          <w:ilvl w:val="0"/>
          <w:numId w:val="8"/>
        </w:numPr>
        <w:spacing w:line="360" w:lineRule="auto"/>
        <w:jc w:val="both"/>
        <w:rPr>
          <w:rFonts w:ascii="Garamond" w:hAnsi="Garamond"/>
          <w:strike/>
          <w:color w:val="000000" w:themeColor="text1"/>
        </w:rPr>
      </w:pPr>
      <w:r w:rsidRPr="00EA68F6">
        <w:rPr>
          <w:rFonts w:ascii="Garamond" w:hAnsi="Garamond"/>
          <w:strike/>
          <w:color w:val="000000" w:themeColor="text1"/>
        </w:rPr>
        <w:t>O treino de cães</w:t>
      </w:r>
      <w:r w:rsidR="00E82BB0" w:rsidRPr="00EA68F6">
        <w:rPr>
          <w:rFonts w:ascii="Garamond" w:hAnsi="Garamond"/>
          <w:strike/>
          <w:color w:val="000000" w:themeColor="text1"/>
        </w:rPr>
        <w:t xml:space="preserve"> perigosos ou potencialmente perigosos</w:t>
      </w:r>
      <w:r w:rsidRPr="00EA68F6">
        <w:rPr>
          <w:rFonts w:ascii="Garamond" w:hAnsi="Garamond"/>
          <w:strike/>
          <w:color w:val="000000" w:themeColor="text1"/>
        </w:rPr>
        <w:t xml:space="preserve"> realizado em local que não disponha das condições estabelecidas no artigo 1</w:t>
      </w:r>
      <w:r w:rsidR="00BF7A0E" w:rsidRPr="00EA68F6">
        <w:rPr>
          <w:rFonts w:ascii="Garamond" w:hAnsi="Garamond"/>
          <w:strike/>
          <w:color w:val="000000" w:themeColor="text1"/>
        </w:rPr>
        <w:t>1</w:t>
      </w:r>
      <w:r w:rsidR="008669C0" w:rsidRPr="00EA68F6">
        <w:rPr>
          <w:rFonts w:ascii="Garamond" w:hAnsi="Garamond"/>
          <w:strike/>
          <w:color w:val="000000" w:themeColor="text1"/>
        </w:rPr>
        <w:t>7</w:t>
      </w:r>
      <w:r w:rsidRPr="00EA68F6">
        <w:rPr>
          <w:rFonts w:ascii="Garamond" w:hAnsi="Garamond"/>
          <w:strike/>
          <w:color w:val="000000" w:themeColor="text1"/>
        </w:rPr>
        <w:t xml:space="preserve">.º; </w:t>
      </w:r>
    </w:p>
    <w:p w14:paraId="24152EBA" w14:textId="228AA42E" w:rsidR="00E82BB0" w:rsidRPr="00EA68F6" w:rsidRDefault="00E82BB0" w:rsidP="00E82BB0">
      <w:pPr>
        <w:pStyle w:val="ListParagraph"/>
        <w:numPr>
          <w:ilvl w:val="0"/>
          <w:numId w:val="8"/>
        </w:numPr>
        <w:spacing w:line="360" w:lineRule="auto"/>
        <w:jc w:val="both"/>
        <w:rPr>
          <w:rFonts w:ascii="Garamond" w:hAnsi="Garamond"/>
          <w:strike/>
          <w:color w:val="000000" w:themeColor="text1"/>
        </w:rPr>
      </w:pPr>
      <w:r w:rsidRPr="00EA68F6">
        <w:rPr>
          <w:rFonts w:ascii="Garamond" w:hAnsi="Garamond"/>
          <w:strike/>
          <w:color w:val="000000" w:themeColor="text1"/>
        </w:rPr>
        <w:t>O treino de cães por treinador sem título profissional emitido nos termos do artigo 11</w:t>
      </w:r>
      <w:r w:rsidR="008669C0" w:rsidRPr="00EA68F6">
        <w:rPr>
          <w:rFonts w:ascii="Garamond" w:hAnsi="Garamond"/>
          <w:strike/>
          <w:color w:val="000000" w:themeColor="text1"/>
        </w:rPr>
        <w:t>9</w:t>
      </w:r>
      <w:r w:rsidRPr="00EA68F6">
        <w:rPr>
          <w:rFonts w:ascii="Garamond" w:hAnsi="Garamond"/>
          <w:strike/>
          <w:color w:val="000000" w:themeColor="text1"/>
        </w:rPr>
        <w:t>.º;</w:t>
      </w:r>
    </w:p>
    <w:p w14:paraId="75549069" w14:textId="45A6FAB0" w:rsidR="003D15F2" w:rsidRPr="00EA68F6" w:rsidRDefault="003D15F2" w:rsidP="004F4B5A">
      <w:pPr>
        <w:pStyle w:val="ListParagraph"/>
        <w:numPr>
          <w:ilvl w:val="0"/>
          <w:numId w:val="8"/>
        </w:numPr>
        <w:spacing w:line="360" w:lineRule="auto"/>
        <w:jc w:val="both"/>
        <w:rPr>
          <w:rFonts w:ascii="Garamond" w:hAnsi="Garamond"/>
          <w:strike/>
          <w:color w:val="000000" w:themeColor="text1"/>
        </w:rPr>
      </w:pPr>
      <w:r w:rsidRPr="00EA68F6">
        <w:rPr>
          <w:rFonts w:ascii="Garamond" w:hAnsi="Garamond"/>
          <w:strike/>
          <w:color w:val="000000" w:themeColor="text1"/>
        </w:rPr>
        <w:t>A não comunicação dos treinadores certificados, nos termos do n.º 1 do artigo 1</w:t>
      </w:r>
      <w:r w:rsidR="00974F9F" w:rsidRPr="00EA68F6">
        <w:rPr>
          <w:rFonts w:ascii="Garamond" w:hAnsi="Garamond"/>
          <w:strike/>
          <w:color w:val="000000" w:themeColor="text1"/>
        </w:rPr>
        <w:t>20</w:t>
      </w:r>
      <w:r w:rsidRPr="00EA68F6">
        <w:rPr>
          <w:rFonts w:ascii="Garamond" w:hAnsi="Garamond"/>
          <w:strike/>
          <w:color w:val="000000" w:themeColor="text1"/>
        </w:rPr>
        <w:t xml:space="preserve">.º; </w:t>
      </w:r>
    </w:p>
    <w:p w14:paraId="422EE8C4" w14:textId="5FB0C04F" w:rsidR="005570F2" w:rsidRPr="00EA68F6" w:rsidRDefault="003D15F2" w:rsidP="004F4B5A">
      <w:pPr>
        <w:pStyle w:val="ListParagraph"/>
        <w:numPr>
          <w:ilvl w:val="0"/>
          <w:numId w:val="8"/>
        </w:numPr>
        <w:spacing w:line="360" w:lineRule="auto"/>
        <w:jc w:val="both"/>
        <w:rPr>
          <w:rFonts w:ascii="Garamond" w:hAnsi="Garamond"/>
          <w:strike/>
          <w:color w:val="000000" w:themeColor="text1"/>
        </w:rPr>
      </w:pPr>
      <w:r w:rsidRPr="00EA68F6">
        <w:rPr>
          <w:rFonts w:ascii="Garamond" w:hAnsi="Garamond"/>
          <w:strike/>
          <w:color w:val="000000" w:themeColor="text1"/>
        </w:rPr>
        <w:t>O desrespeito por</w:t>
      </w:r>
      <w:r w:rsidR="00A239B1" w:rsidRPr="00EA68F6">
        <w:rPr>
          <w:rFonts w:ascii="Garamond" w:hAnsi="Garamond"/>
          <w:strike/>
          <w:color w:val="000000" w:themeColor="text1"/>
        </w:rPr>
        <w:t xml:space="preserve"> alguma das</w:t>
      </w:r>
      <w:r w:rsidRPr="00EA68F6">
        <w:rPr>
          <w:rFonts w:ascii="Garamond" w:hAnsi="Garamond"/>
          <w:strike/>
          <w:color w:val="000000" w:themeColor="text1"/>
        </w:rPr>
        <w:t xml:space="preserve"> obrigações dos treinadores estabelecidas no artigo 1</w:t>
      </w:r>
      <w:r w:rsidR="00974F9F" w:rsidRPr="00EA68F6">
        <w:rPr>
          <w:rFonts w:ascii="Garamond" w:hAnsi="Garamond"/>
          <w:strike/>
          <w:color w:val="000000" w:themeColor="text1"/>
        </w:rPr>
        <w:t>22</w:t>
      </w:r>
      <w:r w:rsidRPr="00EA68F6">
        <w:rPr>
          <w:rFonts w:ascii="Garamond" w:hAnsi="Garamond"/>
          <w:strike/>
          <w:color w:val="000000" w:themeColor="text1"/>
        </w:rPr>
        <w:t xml:space="preserve">.º; </w:t>
      </w:r>
    </w:p>
    <w:p w14:paraId="483505FA" w14:textId="2BC1FD25" w:rsidR="003D15F2" w:rsidRPr="00EA68F6" w:rsidRDefault="178AD7F6" w:rsidP="00974F9F">
      <w:pPr>
        <w:pStyle w:val="ListParagraph"/>
        <w:numPr>
          <w:ilvl w:val="0"/>
          <w:numId w:val="8"/>
        </w:numPr>
        <w:spacing w:line="360" w:lineRule="auto"/>
        <w:jc w:val="both"/>
        <w:rPr>
          <w:rFonts w:ascii="Garamond" w:hAnsi="Garamond"/>
          <w:strike/>
          <w:color w:val="000000" w:themeColor="text1"/>
        </w:rPr>
      </w:pPr>
      <w:r w:rsidRPr="00EA68F6">
        <w:rPr>
          <w:rFonts w:ascii="Garamond" w:hAnsi="Garamond"/>
          <w:strike/>
          <w:color w:val="000000" w:themeColor="text1"/>
        </w:rPr>
        <w:t xml:space="preserve">A falta de entrega </w:t>
      </w:r>
      <w:r w:rsidR="2101BB03" w:rsidRPr="00EA68F6">
        <w:rPr>
          <w:rFonts w:ascii="Garamond" w:hAnsi="Garamond"/>
          <w:strike/>
          <w:color w:val="000000" w:themeColor="text1"/>
        </w:rPr>
        <w:t>ao ICNF, I.P.,</w:t>
      </w:r>
      <w:r w:rsidRPr="00EA68F6">
        <w:rPr>
          <w:rFonts w:ascii="Garamond" w:hAnsi="Garamond"/>
          <w:strike/>
          <w:color w:val="000000" w:themeColor="text1"/>
        </w:rPr>
        <w:t xml:space="preserve"> do título profissional de treinador de cães, nos termos previstos no n.º 3 do artigo 1</w:t>
      </w:r>
      <w:r w:rsidR="013E1313" w:rsidRPr="00EA68F6">
        <w:rPr>
          <w:rFonts w:ascii="Garamond" w:hAnsi="Garamond"/>
          <w:strike/>
          <w:color w:val="000000" w:themeColor="text1"/>
        </w:rPr>
        <w:t>23</w:t>
      </w:r>
      <w:r w:rsidRPr="00EA68F6">
        <w:rPr>
          <w:rFonts w:ascii="Garamond" w:hAnsi="Garamond"/>
          <w:strike/>
          <w:color w:val="000000" w:themeColor="text1"/>
        </w:rPr>
        <w:t>.º</w:t>
      </w:r>
      <w:r w:rsidR="427726A8" w:rsidRPr="00EA68F6">
        <w:rPr>
          <w:rFonts w:ascii="Garamond" w:hAnsi="Garamond"/>
          <w:strike/>
          <w:color w:val="000000" w:themeColor="text1"/>
        </w:rPr>
        <w:t>;</w:t>
      </w:r>
    </w:p>
    <w:p w14:paraId="52BA20FC" w14:textId="7FA4003F" w:rsidR="00E82BB0" w:rsidRPr="00EA68F6" w:rsidRDefault="333E3A08" w:rsidP="00E82BB0">
      <w:pPr>
        <w:pStyle w:val="ListParagraph"/>
        <w:numPr>
          <w:ilvl w:val="0"/>
          <w:numId w:val="8"/>
        </w:numPr>
        <w:spacing w:line="360" w:lineRule="auto"/>
        <w:jc w:val="both"/>
        <w:rPr>
          <w:rFonts w:ascii="Garamond" w:hAnsi="Garamond"/>
          <w:strike/>
        </w:rPr>
      </w:pPr>
      <w:r w:rsidRPr="00EA68F6">
        <w:rPr>
          <w:rFonts w:ascii="Garamond" w:hAnsi="Garamond"/>
          <w:strike/>
        </w:rPr>
        <w:t xml:space="preserve">A violação das regras aplicáveis ao treino e utilização de cães para </w:t>
      </w:r>
      <w:r w:rsidRPr="00EA68F6">
        <w:rPr>
          <w:rFonts w:ascii="Garamond" w:hAnsi="Garamond"/>
          <w:strike/>
          <w:highlight w:val="yellow"/>
          <w:rPrChange w:id="2380" w:author="Maria Cristina Tavares Briosa" w:date="2025-08-08T11:23:00Z">
            <w:rPr>
              <w:rFonts w:ascii="Garamond" w:hAnsi="Garamond"/>
            </w:rPr>
          </w:rPrChange>
        </w:rPr>
        <w:t>fins de assistência,</w:t>
      </w:r>
      <w:r w:rsidRPr="00EA68F6">
        <w:rPr>
          <w:rFonts w:ascii="Garamond" w:hAnsi="Garamond"/>
          <w:strike/>
        </w:rPr>
        <w:t xml:space="preserve"> intervenções e terapias assistidas por animais, competição e atividades desportivas, recreativas e </w:t>
      </w:r>
      <w:r w:rsidR="7AFBFD7F" w:rsidRPr="00EA68F6">
        <w:rPr>
          <w:rFonts w:ascii="Garamond" w:hAnsi="Garamond"/>
          <w:strike/>
        </w:rPr>
        <w:t>com fins económicos</w:t>
      </w:r>
      <w:r w:rsidRPr="00EA68F6">
        <w:rPr>
          <w:rFonts w:ascii="Garamond" w:hAnsi="Garamond"/>
          <w:strike/>
        </w:rPr>
        <w:t>, nos termos do disposto no artigo 1</w:t>
      </w:r>
      <w:r w:rsidR="7AFBFD7F" w:rsidRPr="00EA68F6">
        <w:rPr>
          <w:rFonts w:ascii="Garamond" w:hAnsi="Garamond"/>
          <w:strike/>
        </w:rPr>
        <w:t>24</w:t>
      </w:r>
      <w:r w:rsidRPr="00EA68F6">
        <w:rPr>
          <w:rFonts w:ascii="Garamond" w:hAnsi="Garamond"/>
          <w:strike/>
        </w:rPr>
        <w:t>.</w:t>
      </w:r>
      <w:r w:rsidR="7AFBFD7F" w:rsidRPr="00EA68F6">
        <w:rPr>
          <w:rFonts w:ascii="Garamond" w:hAnsi="Garamond"/>
          <w:strike/>
        </w:rPr>
        <w:t>º</w:t>
      </w:r>
      <w:r w:rsidRPr="00EA68F6">
        <w:rPr>
          <w:rFonts w:ascii="Garamond" w:hAnsi="Garamond"/>
          <w:strike/>
        </w:rPr>
        <w:t xml:space="preserve">; </w:t>
      </w:r>
    </w:p>
    <w:p w14:paraId="23B0DA79" w14:textId="3E38070F" w:rsidR="00E82BB0" w:rsidRPr="00EA68F6" w:rsidRDefault="333E3A08" w:rsidP="004F4B5A">
      <w:pPr>
        <w:pStyle w:val="ListParagraph"/>
        <w:numPr>
          <w:ilvl w:val="0"/>
          <w:numId w:val="8"/>
        </w:numPr>
        <w:spacing w:line="360" w:lineRule="auto"/>
        <w:jc w:val="both"/>
        <w:rPr>
          <w:rFonts w:ascii="Garamond" w:hAnsi="Garamond"/>
          <w:strike/>
          <w:color w:val="000000" w:themeColor="text1"/>
        </w:rPr>
      </w:pPr>
      <w:r w:rsidRPr="00EA68F6">
        <w:rPr>
          <w:rFonts w:ascii="Garamond" w:hAnsi="Garamond"/>
          <w:strike/>
          <w:color w:val="000000" w:themeColor="text1"/>
        </w:rPr>
        <w:t xml:space="preserve">A violação das regras aplicáveis ao direito de acesso de </w:t>
      </w:r>
      <w:r w:rsidRPr="00EA68F6">
        <w:rPr>
          <w:rFonts w:ascii="Garamond" w:hAnsi="Garamond"/>
          <w:strike/>
          <w:color w:val="000000" w:themeColor="text1"/>
          <w:highlight w:val="yellow"/>
          <w:rPrChange w:id="2381" w:author="Maria Cristina Tavares Briosa" w:date="2025-08-08T11:24:00Z">
            <w:rPr>
              <w:rFonts w:ascii="Garamond" w:hAnsi="Garamond"/>
              <w:color w:val="000000" w:themeColor="text1"/>
            </w:rPr>
          </w:rPrChange>
        </w:rPr>
        <w:t>cães de assistência,</w:t>
      </w:r>
      <w:r w:rsidRPr="00EA68F6">
        <w:rPr>
          <w:rFonts w:ascii="Garamond" w:hAnsi="Garamond"/>
          <w:strike/>
          <w:color w:val="000000" w:themeColor="text1"/>
        </w:rPr>
        <w:t xml:space="preserve"> previstas nos artigos 12</w:t>
      </w:r>
      <w:r w:rsidR="7AFBFD7F" w:rsidRPr="00EA68F6">
        <w:rPr>
          <w:rFonts w:ascii="Garamond" w:hAnsi="Garamond"/>
          <w:strike/>
          <w:color w:val="000000" w:themeColor="text1"/>
        </w:rPr>
        <w:t>5</w:t>
      </w:r>
      <w:r w:rsidRPr="00EA68F6">
        <w:rPr>
          <w:rFonts w:ascii="Garamond" w:hAnsi="Garamond"/>
          <w:strike/>
          <w:color w:val="000000" w:themeColor="text1"/>
        </w:rPr>
        <w:t>.º a 1</w:t>
      </w:r>
      <w:r w:rsidR="7AFBFD7F" w:rsidRPr="00EA68F6">
        <w:rPr>
          <w:rFonts w:ascii="Garamond" w:hAnsi="Garamond"/>
          <w:strike/>
          <w:color w:val="000000" w:themeColor="text1"/>
        </w:rPr>
        <w:t>3</w:t>
      </w:r>
      <w:r w:rsidRPr="00EA68F6">
        <w:rPr>
          <w:rFonts w:ascii="Garamond" w:hAnsi="Garamond"/>
          <w:strike/>
          <w:color w:val="000000" w:themeColor="text1"/>
        </w:rPr>
        <w:t>1.º.</w:t>
      </w:r>
    </w:p>
    <w:p w14:paraId="77CD0956" w14:textId="4F74C6DF" w:rsidR="005A07FB" w:rsidRPr="00EA68F6" w:rsidRDefault="005A07FB" w:rsidP="00BF7A0E">
      <w:pPr>
        <w:pStyle w:val="ListParagraph"/>
        <w:spacing w:line="360" w:lineRule="auto"/>
        <w:ind w:left="360"/>
        <w:jc w:val="both"/>
        <w:rPr>
          <w:rFonts w:ascii="Garamond" w:hAnsi="Garamond"/>
          <w:strike/>
        </w:rPr>
      </w:pPr>
      <w:bookmarkStart w:id="2382" w:name="_Hlk123297662"/>
    </w:p>
    <w:bookmarkEnd w:id="2382"/>
    <w:p w14:paraId="07A48ACB" w14:textId="249CD1AD" w:rsidR="003D15F2" w:rsidRPr="000041C8" w:rsidRDefault="003D15F2" w:rsidP="00A95B79">
      <w:pPr>
        <w:spacing w:line="360" w:lineRule="auto"/>
        <w:jc w:val="center"/>
        <w:rPr>
          <w:rFonts w:ascii="Garamond" w:eastAsia="Times New Roman" w:hAnsi="Garamond" w:cs="Times New Roman"/>
          <w:lang w:eastAsia="pt-PT"/>
        </w:rPr>
      </w:pPr>
      <w:r w:rsidRPr="000041C8">
        <w:rPr>
          <w:rFonts w:ascii="Garamond" w:eastAsia="Times New Roman" w:hAnsi="Garamond" w:cs="Times New Roman"/>
          <w:b/>
          <w:bCs/>
          <w:color w:val="000000" w:themeColor="text1"/>
          <w:lang w:eastAsia="pt-PT"/>
        </w:rPr>
        <w:t>Artigo 1</w:t>
      </w:r>
      <w:r w:rsidR="004D3E19">
        <w:rPr>
          <w:rFonts w:ascii="Garamond" w:eastAsia="Times New Roman" w:hAnsi="Garamond" w:cs="Times New Roman"/>
          <w:b/>
          <w:bCs/>
          <w:color w:val="000000" w:themeColor="text1"/>
          <w:lang w:eastAsia="pt-PT"/>
        </w:rPr>
        <w:t>39</w:t>
      </w:r>
      <w:r w:rsidRPr="000041C8">
        <w:rPr>
          <w:rFonts w:ascii="Garamond" w:eastAsia="Times New Roman" w:hAnsi="Garamond" w:cs="Times New Roman"/>
          <w:b/>
          <w:bCs/>
          <w:color w:val="000000" w:themeColor="text1"/>
          <w:lang w:eastAsia="pt-PT"/>
        </w:rPr>
        <w:t>.º</w:t>
      </w:r>
    </w:p>
    <w:p w14:paraId="4E6D33E2" w14:textId="77777777" w:rsidR="003D15F2" w:rsidRPr="000041C8" w:rsidRDefault="003D15F2" w:rsidP="00A95B79">
      <w:pPr>
        <w:spacing w:line="360" w:lineRule="auto"/>
        <w:jc w:val="center"/>
        <w:rPr>
          <w:rFonts w:ascii="Garamond" w:eastAsia="Times New Roman" w:hAnsi="Garamond" w:cs="Times New Roman"/>
          <w:lang w:eastAsia="pt-PT"/>
        </w:rPr>
      </w:pPr>
      <w:r w:rsidRPr="000041C8">
        <w:rPr>
          <w:rFonts w:ascii="Garamond" w:eastAsia="Times New Roman" w:hAnsi="Garamond" w:cs="Times New Roman"/>
          <w:color w:val="000000" w:themeColor="text1"/>
          <w:lang w:eastAsia="pt-PT"/>
        </w:rPr>
        <w:t>Contraordenações muito graves</w:t>
      </w:r>
    </w:p>
    <w:p w14:paraId="2C553717" w14:textId="1554B6A7" w:rsidR="003D15F2" w:rsidRPr="000041C8" w:rsidRDefault="00017717"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color w:val="000000" w:themeColor="text1"/>
          <w:lang w:eastAsia="pt-PT"/>
        </w:rPr>
        <w:t>Constitui contraordenação</w:t>
      </w:r>
      <w:r>
        <w:rPr>
          <w:rFonts w:ascii="Garamond" w:eastAsia="Times New Roman" w:hAnsi="Garamond" w:cs="Times New Roman"/>
          <w:color w:val="000000" w:themeColor="text1"/>
          <w:lang w:eastAsia="pt-PT"/>
        </w:rPr>
        <w:t xml:space="preserve"> muito</w:t>
      </w:r>
      <w:r w:rsidRPr="000041C8">
        <w:rPr>
          <w:rFonts w:ascii="Garamond" w:eastAsia="Times New Roman" w:hAnsi="Garamond" w:cs="Times New Roman"/>
          <w:color w:val="000000" w:themeColor="text1"/>
          <w:lang w:eastAsia="pt-PT"/>
        </w:rPr>
        <w:t xml:space="preserve"> grave, punível nos termos do </w:t>
      </w:r>
      <w:r w:rsidR="000B0BF9" w:rsidRPr="000041C8">
        <w:rPr>
          <w:rFonts w:ascii="Garamond" w:eastAsia="Times New Roman" w:hAnsi="Garamond" w:cs="Times New Roman"/>
          <w:color w:val="000000" w:themeColor="text1"/>
          <w:lang w:eastAsia="pt-PT"/>
        </w:rPr>
        <w:t>Lei-Quadro</w:t>
      </w:r>
      <w:r w:rsidRPr="000041C8">
        <w:rPr>
          <w:rFonts w:ascii="Garamond" w:eastAsia="Times New Roman" w:hAnsi="Garamond" w:cs="Times New Roman"/>
          <w:color w:val="000000" w:themeColor="text1"/>
          <w:lang w:eastAsia="pt-PT"/>
        </w:rPr>
        <w:t xml:space="preserve"> das Contraordenações Ambientais</w:t>
      </w:r>
      <w:r w:rsidR="003D15F2" w:rsidRPr="000041C8">
        <w:rPr>
          <w:rFonts w:ascii="Garamond" w:eastAsia="Times New Roman" w:hAnsi="Garamond" w:cs="Times New Roman"/>
          <w:color w:val="000000" w:themeColor="text1"/>
          <w:lang w:eastAsia="pt-PT"/>
        </w:rPr>
        <w:t>:</w:t>
      </w:r>
    </w:p>
    <w:p w14:paraId="5C2F459F" w14:textId="1C53097D" w:rsidR="003D15F2" w:rsidRPr="000041C8" w:rsidRDefault="00162FEE" w:rsidP="004F4B5A">
      <w:pPr>
        <w:pStyle w:val="ListParagraph"/>
        <w:numPr>
          <w:ilvl w:val="0"/>
          <w:numId w:val="7"/>
        </w:numPr>
        <w:spacing w:line="360" w:lineRule="auto"/>
        <w:jc w:val="both"/>
        <w:rPr>
          <w:rFonts w:ascii="Garamond" w:hAnsi="Garamond"/>
        </w:rPr>
      </w:pPr>
      <w:r>
        <w:rPr>
          <w:rFonts w:ascii="Garamond" w:hAnsi="Garamond"/>
          <w:color w:val="000000" w:themeColor="text1"/>
        </w:rPr>
        <w:t>Causar a</w:t>
      </w:r>
      <w:r w:rsidR="009772D5">
        <w:rPr>
          <w:rFonts w:ascii="Garamond" w:hAnsi="Garamond"/>
          <w:color w:val="000000" w:themeColor="text1"/>
        </w:rPr>
        <w:t xml:space="preserve"> m</w:t>
      </w:r>
      <w:r w:rsidR="003D15F2" w:rsidRPr="000041C8">
        <w:rPr>
          <w:rFonts w:ascii="Garamond" w:hAnsi="Garamond"/>
          <w:color w:val="000000" w:themeColor="text1"/>
        </w:rPr>
        <w:t>orte d</w:t>
      </w:r>
      <w:r w:rsidR="00B47E0F" w:rsidRPr="000041C8">
        <w:rPr>
          <w:rFonts w:ascii="Garamond" w:hAnsi="Garamond"/>
          <w:color w:val="000000" w:themeColor="text1"/>
        </w:rPr>
        <w:t>e</w:t>
      </w:r>
      <w:r w:rsidR="003D15F2" w:rsidRPr="000041C8">
        <w:rPr>
          <w:rFonts w:ascii="Garamond" w:hAnsi="Garamond"/>
          <w:color w:val="000000" w:themeColor="text1"/>
        </w:rPr>
        <w:t xml:space="preserve"> anim</w:t>
      </w:r>
      <w:r w:rsidR="00202FFB" w:rsidRPr="000041C8">
        <w:rPr>
          <w:rFonts w:ascii="Garamond" w:hAnsi="Garamond"/>
          <w:color w:val="000000" w:themeColor="text1"/>
        </w:rPr>
        <w:t>ais</w:t>
      </w:r>
      <w:r w:rsidR="003D15F2" w:rsidRPr="000041C8">
        <w:rPr>
          <w:rFonts w:ascii="Garamond" w:hAnsi="Garamond"/>
          <w:color w:val="000000" w:themeColor="text1"/>
        </w:rPr>
        <w:t xml:space="preserve"> de companhia, em violação do que está previsto no</w:t>
      </w:r>
      <w:r w:rsidR="00991195" w:rsidRPr="000041C8">
        <w:rPr>
          <w:rFonts w:ascii="Garamond" w:hAnsi="Garamond"/>
          <w:color w:val="000000" w:themeColor="text1"/>
        </w:rPr>
        <w:t xml:space="preserve"> artigo </w:t>
      </w:r>
      <w:r w:rsidR="00891E33">
        <w:rPr>
          <w:rFonts w:ascii="Garamond" w:hAnsi="Garamond"/>
          <w:color w:val="000000" w:themeColor="text1"/>
        </w:rPr>
        <w:t>4</w:t>
      </w:r>
      <w:r w:rsidR="00974F9F">
        <w:rPr>
          <w:rFonts w:ascii="Garamond" w:hAnsi="Garamond"/>
          <w:color w:val="000000" w:themeColor="text1"/>
        </w:rPr>
        <w:t>5</w:t>
      </w:r>
      <w:r w:rsidR="00891E33">
        <w:rPr>
          <w:rFonts w:ascii="Garamond" w:hAnsi="Garamond"/>
          <w:color w:val="000000" w:themeColor="text1"/>
        </w:rPr>
        <w:t>.º</w:t>
      </w:r>
      <w:r w:rsidR="003D15F2" w:rsidRPr="000041C8">
        <w:rPr>
          <w:rFonts w:ascii="Garamond" w:hAnsi="Garamond"/>
          <w:color w:val="000000" w:themeColor="text1"/>
        </w:rPr>
        <w:t xml:space="preserve"> para a eutanásia ou abate;</w:t>
      </w:r>
    </w:p>
    <w:p w14:paraId="240251F1" w14:textId="65F7ECC4" w:rsidR="00202FFB" w:rsidRPr="00AB3DBB" w:rsidRDefault="00991195" w:rsidP="00AB3DBB">
      <w:pPr>
        <w:pStyle w:val="ListParagraph"/>
        <w:numPr>
          <w:ilvl w:val="0"/>
          <w:numId w:val="7"/>
        </w:numPr>
        <w:spacing w:line="360" w:lineRule="auto"/>
        <w:jc w:val="both"/>
        <w:rPr>
          <w:rFonts w:ascii="Garamond" w:hAnsi="Garamond"/>
          <w:color w:val="000000" w:themeColor="text1"/>
        </w:rPr>
      </w:pPr>
      <w:r w:rsidRPr="000041C8">
        <w:rPr>
          <w:rFonts w:ascii="Garamond" w:hAnsi="Garamond"/>
          <w:color w:val="000000" w:themeColor="text1"/>
        </w:rPr>
        <w:t>A sujeição de</w:t>
      </w:r>
      <w:r w:rsidR="003D15F2" w:rsidRPr="000041C8">
        <w:rPr>
          <w:rFonts w:ascii="Garamond" w:hAnsi="Garamond"/>
          <w:color w:val="000000" w:themeColor="text1"/>
        </w:rPr>
        <w:t xml:space="preserve"> anima</w:t>
      </w:r>
      <w:r w:rsidR="00202FFB" w:rsidRPr="000041C8">
        <w:rPr>
          <w:rFonts w:ascii="Garamond" w:hAnsi="Garamond"/>
          <w:color w:val="000000" w:themeColor="text1"/>
        </w:rPr>
        <w:t>is</w:t>
      </w:r>
      <w:r w:rsidR="003D15F2" w:rsidRPr="000041C8">
        <w:rPr>
          <w:rFonts w:ascii="Garamond" w:hAnsi="Garamond"/>
          <w:color w:val="000000" w:themeColor="text1"/>
        </w:rPr>
        <w:t xml:space="preserve"> de companhia a qualquer prática que lhe</w:t>
      </w:r>
      <w:r w:rsidR="00202FFB" w:rsidRPr="000041C8">
        <w:rPr>
          <w:rFonts w:ascii="Garamond" w:hAnsi="Garamond"/>
          <w:color w:val="000000" w:themeColor="text1"/>
        </w:rPr>
        <w:t>s</w:t>
      </w:r>
      <w:r w:rsidR="003D15F2" w:rsidRPr="000041C8">
        <w:rPr>
          <w:rFonts w:ascii="Garamond" w:hAnsi="Garamond"/>
          <w:color w:val="000000" w:themeColor="text1"/>
        </w:rPr>
        <w:t xml:space="preserve"> possa causar sofrimento, dano ou angústia de forma injustificada, por ação ou omissão</w:t>
      </w:r>
      <w:r w:rsidRPr="000041C8">
        <w:rPr>
          <w:rFonts w:ascii="Garamond" w:hAnsi="Garamond"/>
          <w:color w:val="000000" w:themeColor="text1"/>
        </w:rPr>
        <w:t>, nos termos do disposto</w:t>
      </w:r>
      <w:r w:rsidR="00AB3DBB">
        <w:rPr>
          <w:rFonts w:ascii="Garamond" w:hAnsi="Garamond"/>
          <w:color w:val="000000" w:themeColor="text1"/>
        </w:rPr>
        <w:t xml:space="preserve"> na alínea b) do n.º 1 do artigo 1</w:t>
      </w:r>
      <w:r w:rsidR="00974F9F">
        <w:rPr>
          <w:rFonts w:ascii="Garamond" w:hAnsi="Garamond"/>
          <w:color w:val="000000" w:themeColor="text1"/>
        </w:rPr>
        <w:t>2</w:t>
      </w:r>
      <w:r w:rsidR="00AB3DBB">
        <w:rPr>
          <w:rFonts w:ascii="Garamond" w:hAnsi="Garamond"/>
          <w:color w:val="000000" w:themeColor="text1"/>
        </w:rPr>
        <w:t>.º</w:t>
      </w:r>
      <w:r w:rsidR="003D15F2" w:rsidRPr="00AB3DBB">
        <w:rPr>
          <w:rFonts w:ascii="Garamond" w:hAnsi="Garamond"/>
          <w:color w:val="000000" w:themeColor="text1"/>
        </w:rPr>
        <w:t>;</w:t>
      </w:r>
    </w:p>
    <w:p w14:paraId="3F13DC54" w14:textId="6F6B42DE" w:rsidR="00202FFB" w:rsidRDefault="00991195" w:rsidP="004F4B5A">
      <w:pPr>
        <w:pStyle w:val="ListParagraph"/>
        <w:numPr>
          <w:ilvl w:val="0"/>
          <w:numId w:val="7"/>
        </w:numPr>
        <w:spacing w:line="360" w:lineRule="auto"/>
        <w:jc w:val="both"/>
        <w:rPr>
          <w:rFonts w:ascii="Garamond" w:hAnsi="Garamond"/>
          <w:color w:val="000000" w:themeColor="text1"/>
        </w:rPr>
      </w:pPr>
      <w:r w:rsidRPr="000041C8">
        <w:rPr>
          <w:rFonts w:ascii="Garamond" w:hAnsi="Garamond"/>
          <w:color w:val="000000" w:themeColor="text1"/>
        </w:rPr>
        <w:t>A sujeição de</w:t>
      </w:r>
      <w:r w:rsidR="00202FFB" w:rsidRPr="000041C8">
        <w:rPr>
          <w:rFonts w:ascii="Garamond" w:hAnsi="Garamond"/>
          <w:color w:val="000000" w:themeColor="text1"/>
        </w:rPr>
        <w:t xml:space="preserve"> animais de companhia a abuso sexual, bem como capta</w:t>
      </w:r>
      <w:r w:rsidRPr="000041C8">
        <w:rPr>
          <w:rFonts w:ascii="Garamond" w:hAnsi="Garamond"/>
          <w:color w:val="000000" w:themeColor="text1"/>
        </w:rPr>
        <w:t>ção</w:t>
      </w:r>
      <w:r w:rsidR="00202FFB" w:rsidRPr="000041C8">
        <w:rPr>
          <w:rFonts w:ascii="Garamond" w:hAnsi="Garamond"/>
          <w:color w:val="000000" w:themeColor="text1"/>
        </w:rPr>
        <w:t xml:space="preserve"> ou dissemina</w:t>
      </w:r>
      <w:r w:rsidRPr="000041C8">
        <w:rPr>
          <w:rFonts w:ascii="Garamond" w:hAnsi="Garamond"/>
          <w:color w:val="000000" w:themeColor="text1"/>
        </w:rPr>
        <w:t>ção</w:t>
      </w:r>
      <w:r w:rsidR="00202FFB" w:rsidRPr="000041C8">
        <w:rPr>
          <w:rFonts w:ascii="Garamond" w:hAnsi="Garamond"/>
          <w:color w:val="000000" w:themeColor="text1"/>
        </w:rPr>
        <w:t>, por qualquer forma,</w:t>
      </w:r>
      <w:r w:rsidRPr="000041C8">
        <w:rPr>
          <w:rFonts w:ascii="Garamond" w:hAnsi="Garamond"/>
          <w:color w:val="000000" w:themeColor="text1"/>
        </w:rPr>
        <w:t xml:space="preserve"> de</w:t>
      </w:r>
      <w:r w:rsidR="00202FFB" w:rsidRPr="000041C8">
        <w:rPr>
          <w:rFonts w:ascii="Garamond" w:hAnsi="Garamond"/>
          <w:color w:val="000000" w:themeColor="text1"/>
        </w:rPr>
        <w:t xml:space="preserve"> imagens de contacto sexual entre pessoas e animais</w:t>
      </w:r>
      <w:r w:rsidRPr="000041C8">
        <w:rPr>
          <w:rFonts w:ascii="Garamond" w:hAnsi="Garamond"/>
          <w:color w:val="000000" w:themeColor="text1"/>
        </w:rPr>
        <w:t>, em infração ao disposto n</w:t>
      </w:r>
      <w:r w:rsidR="00AB3DBB">
        <w:rPr>
          <w:rFonts w:ascii="Garamond" w:hAnsi="Garamond"/>
          <w:color w:val="000000" w:themeColor="text1"/>
        </w:rPr>
        <w:t>a alínea c) do n.º 1</w:t>
      </w:r>
      <w:r w:rsidRPr="000041C8">
        <w:rPr>
          <w:rFonts w:ascii="Garamond" w:hAnsi="Garamond"/>
          <w:color w:val="000000" w:themeColor="text1"/>
        </w:rPr>
        <w:t xml:space="preserve"> artigo </w:t>
      </w:r>
      <w:r w:rsidR="00AB3DBB">
        <w:rPr>
          <w:rFonts w:ascii="Garamond" w:hAnsi="Garamond"/>
          <w:color w:val="000000" w:themeColor="text1"/>
        </w:rPr>
        <w:t>1</w:t>
      </w:r>
      <w:r w:rsidR="00974F9F">
        <w:rPr>
          <w:rFonts w:ascii="Garamond" w:hAnsi="Garamond"/>
          <w:color w:val="000000" w:themeColor="text1"/>
        </w:rPr>
        <w:t>2</w:t>
      </w:r>
      <w:r w:rsidR="00AB3DBB">
        <w:rPr>
          <w:rFonts w:ascii="Garamond" w:hAnsi="Garamond"/>
          <w:color w:val="000000" w:themeColor="text1"/>
        </w:rPr>
        <w:t>.º</w:t>
      </w:r>
      <w:r w:rsidR="00202FFB" w:rsidRPr="000041C8">
        <w:rPr>
          <w:rFonts w:ascii="Garamond" w:hAnsi="Garamond"/>
          <w:color w:val="000000" w:themeColor="text1"/>
        </w:rPr>
        <w:t>;</w:t>
      </w:r>
    </w:p>
    <w:p w14:paraId="311FC22D" w14:textId="3E05B0FC" w:rsidR="00AB3DBB" w:rsidRDefault="00F06BBC" w:rsidP="00F06BBC">
      <w:pPr>
        <w:numPr>
          <w:ilvl w:val="0"/>
          <w:numId w:val="7"/>
        </w:numPr>
        <w:spacing w:line="360" w:lineRule="auto"/>
        <w:contextualSpacing/>
        <w:jc w:val="both"/>
        <w:rPr>
          <w:rFonts w:ascii="Garamond" w:eastAsia="Times New Roman" w:hAnsi="Garamond" w:cs="Times New Roman"/>
          <w:lang w:eastAsia="pt-PT"/>
        </w:rPr>
      </w:pPr>
      <w:r>
        <w:rPr>
          <w:rFonts w:ascii="Garamond" w:eastAsia="Times New Roman" w:hAnsi="Garamond" w:cs="Times New Roman"/>
          <w:lang w:eastAsia="pt-PT"/>
        </w:rPr>
        <w:t>A d</w:t>
      </w:r>
      <w:r w:rsidR="00AB3DBB" w:rsidRPr="000041C8">
        <w:rPr>
          <w:rFonts w:ascii="Garamond" w:eastAsia="Times New Roman" w:hAnsi="Garamond" w:cs="Times New Roman"/>
          <w:lang w:eastAsia="pt-PT"/>
        </w:rPr>
        <w:t>ete</w:t>
      </w:r>
      <w:r>
        <w:rPr>
          <w:rFonts w:ascii="Garamond" w:eastAsia="Times New Roman" w:hAnsi="Garamond" w:cs="Times New Roman"/>
          <w:lang w:eastAsia="pt-PT"/>
        </w:rPr>
        <w:t>nção</w:t>
      </w:r>
      <w:r w:rsidR="00AB3DBB" w:rsidRPr="000041C8">
        <w:rPr>
          <w:rFonts w:ascii="Garamond" w:eastAsia="Times New Roman" w:hAnsi="Garamond" w:cs="Times New Roman"/>
          <w:lang w:eastAsia="pt-PT"/>
        </w:rPr>
        <w:t>, comercializa</w:t>
      </w:r>
      <w:r>
        <w:rPr>
          <w:rFonts w:ascii="Garamond" w:eastAsia="Times New Roman" w:hAnsi="Garamond" w:cs="Times New Roman"/>
          <w:lang w:eastAsia="pt-PT"/>
        </w:rPr>
        <w:t>ção</w:t>
      </w:r>
      <w:r w:rsidR="00AB3DBB" w:rsidRPr="000041C8">
        <w:rPr>
          <w:rFonts w:ascii="Garamond" w:eastAsia="Times New Roman" w:hAnsi="Garamond" w:cs="Times New Roman"/>
          <w:lang w:eastAsia="pt-PT"/>
        </w:rPr>
        <w:t>, aloja</w:t>
      </w:r>
      <w:r>
        <w:rPr>
          <w:rFonts w:ascii="Garamond" w:eastAsia="Times New Roman" w:hAnsi="Garamond" w:cs="Times New Roman"/>
          <w:lang w:eastAsia="pt-PT"/>
        </w:rPr>
        <w:t>mento</w:t>
      </w:r>
      <w:r w:rsidR="00AB3DBB" w:rsidRPr="000041C8">
        <w:rPr>
          <w:rFonts w:ascii="Garamond" w:eastAsia="Times New Roman" w:hAnsi="Garamond" w:cs="Times New Roman"/>
          <w:lang w:eastAsia="pt-PT"/>
        </w:rPr>
        <w:t>, produ</w:t>
      </w:r>
      <w:r>
        <w:rPr>
          <w:rFonts w:ascii="Garamond" w:eastAsia="Times New Roman" w:hAnsi="Garamond" w:cs="Times New Roman"/>
          <w:lang w:eastAsia="pt-PT"/>
        </w:rPr>
        <w:t>ção</w:t>
      </w:r>
      <w:r w:rsidR="00AB3DBB" w:rsidRPr="000041C8">
        <w:rPr>
          <w:rFonts w:ascii="Garamond" w:eastAsia="Times New Roman" w:hAnsi="Garamond" w:cs="Times New Roman"/>
          <w:lang w:eastAsia="pt-PT"/>
        </w:rPr>
        <w:t>, distribui</w:t>
      </w:r>
      <w:r>
        <w:rPr>
          <w:rFonts w:ascii="Garamond" w:eastAsia="Times New Roman" w:hAnsi="Garamond" w:cs="Times New Roman"/>
          <w:lang w:eastAsia="pt-PT"/>
        </w:rPr>
        <w:t>ção</w:t>
      </w:r>
      <w:r w:rsidR="00AB3DBB" w:rsidRPr="000041C8">
        <w:rPr>
          <w:rFonts w:ascii="Garamond" w:eastAsia="Times New Roman" w:hAnsi="Garamond" w:cs="Times New Roman"/>
          <w:lang w:eastAsia="pt-PT"/>
        </w:rPr>
        <w:t>, importa</w:t>
      </w:r>
      <w:r>
        <w:rPr>
          <w:rFonts w:ascii="Garamond" w:eastAsia="Times New Roman" w:hAnsi="Garamond" w:cs="Times New Roman"/>
          <w:lang w:eastAsia="pt-PT"/>
        </w:rPr>
        <w:t>ção</w:t>
      </w:r>
      <w:r w:rsidR="00AB3DBB" w:rsidRPr="000041C8">
        <w:rPr>
          <w:rFonts w:ascii="Garamond" w:eastAsia="Times New Roman" w:hAnsi="Garamond" w:cs="Times New Roman"/>
          <w:lang w:eastAsia="pt-PT"/>
        </w:rPr>
        <w:t>, exporta</w:t>
      </w:r>
      <w:r>
        <w:rPr>
          <w:rFonts w:ascii="Garamond" w:eastAsia="Times New Roman" w:hAnsi="Garamond" w:cs="Times New Roman"/>
          <w:lang w:eastAsia="pt-PT"/>
        </w:rPr>
        <w:t>ção</w:t>
      </w:r>
      <w:r w:rsidR="00AB3DBB" w:rsidRPr="000041C8">
        <w:rPr>
          <w:rFonts w:ascii="Garamond" w:eastAsia="Times New Roman" w:hAnsi="Garamond" w:cs="Times New Roman"/>
          <w:lang w:eastAsia="pt-PT"/>
        </w:rPr>
        <w:t>, divulga</w:t>
      </w:r>
      <w:r>
        <w:rPr>
          <w:rFonts w:ascii="Garamond" w:eastAsia="Times New Roman" w:hAnsi="Garamond" w:cs="Times New Roman"/>
          <w:lang w:eastAsia="pt-PT"/>
        </w:rPr>
        <w:t>ção</w:t>
      </w:r>
      <w:r w:rsidR="00AB3DBB" w:rsidRPr="000041C8">
        <w:rPr>
          <w:rFonts w:ascii="Garamond" w:eastAsia="Times New Roman" w:hAnsi="Garamond" w:cs="Times New Roman"/>
          <w:lang w:eastAsia="pt-PT"/>
        </w:rPr>
        <w:t>, exibi</w:t>
      </w:r>
      <w:r>
        <w:rPr>
          <w:rFonts w:ascii="Garamond" w:eastAsia="Times New Roman" w:hAnsi="Garamond" w:cs="Times New Roman"/>
          <w:lang w:eastAsia="pt-PT"/>
        </w:rPr>
        <w:t>ção</w:t>
      </w:r>
      <w:r w:rsidR="00AB3DBB" w:rsidRPr="000041C8">
        <w:rPr>
          <w:rFonts w:ascii="Garamond" w:eastAsia="Times New Roman" w:hAnsi="Garamond" w:cs="Times New Roman"/>
          <w:lang w:eastAsia="pt-PT"/>
        </w:rPr>
        <w:t>, ced</w:t>
      </w:r>
      <w:r>
        <w:rPr>
          <w:rFonts w:ascii="Garamond" w:eastAsia="Times New Roman" w:hAnsi="Garamond" w:cs="Times New Roman"/>
          <w:lang w:eastAsia="pt-PT"/>
        </w:rPr>
        <w:t>ência</w:t>
      </w:r>
      <w:r w:rsidR="00AB3DBB" w:rsidRPr="000041C8">
        <w:rPr>
          <w:rFonts w:ascii="Garamond" w:eastAsia="Times New Roman" w:hAnsi="Garamond" w:cs="Times New Roman"/>
          <w:lang w:eastAsia="pt-PT"/>
        </w:rPr>
        <w:t>, dissemina</w:t>
      </w:r>
      <w:r>
        <w:rPr>
          <w:rFonts w:ascii="Garamond" w:eastAsia="Times New Roman" w:hAnsi="Garamond" w:cs="Times New Roman"/>
          <w:lang w:eastAsia="pt-PT"/>
        </w:rPr>
        <w:t>ção</w:t>
      </w:r>
      <w:r w:rsidR="00AB3DBB" w:rsidRPr="000041C8">
        <w:rPr>
          <w:rFonts w:ascii="Garamond" w:eastAsia="Times New Roman" w:hAnsi="Garamond" w:cs="Times New Roman"/>
          <w:lang w:eastAsia="pt-PT"/>
        </w:rPr>
        <w:t xml:space="preserve"> ou disponibiliza</w:t>
      </w:r>
      <w:r>
        <w:rPr>
          <w:rFonts w:ascii="Garamond" w:eastAsia="Times New Roman" w:hAnsi="Garamond" w:cs="Times New Roman"/>
          <w:lang w:eastAsia="pt-PT"/>
        </w:rPr>
        <w:t>ção</w:t>
      </w:r>
      <w:r w:rsidR="00AB3DBB" w:rsidRPr="000041C8">
        <w:rPr>
          <w:rFonts w:ascii="Garamond" w:eastAsia="Times New Roman" w:hAnsi="Garamond" w:cs="Times New Roman"/>
          <w:lang w:eastAsia="pt-PT"/>
        </w:rPr>
        <w:t>, a qualquer título ou por qualquer meio,</w:t>
      </w:r>
      <w:r>
        <w:rPr>
          <w:rFonts w:ascii="Garamond" w:eastAsia="Times New Roman" w:hAnsi="Garamond" w:cs="Times New Roman"/>
          <w:lang w:eastAsia="pt-PT"/>
        </w:rPr>
        <w:t xml:space="preserve"> de</w:t>
      </w:r>
      <w:r w:rsidR="00AB3DBB" w:rsidRPr="000041C8">
        <w:rPr>
          <w:rFonts w:ascii="Garamond" w:eastAsia="Times New Roman" w:hAnsi="Garamond" w:cs="Times New Roman"/>
          <w:lang w:eastAsia="pt-PT"/>
        </w:rPr>
        <w:t xml:space="preserve"> material audiovisual retratando a sujeição</w:t>
      </w:r>
      <w:r w:rsidR="00DC5127">
        <w:rPr>
          <w:rFonts w:ascii="Garamond" w:eastAsia="Times New Roman" w:hAnsi="Garamond" w:cs="Times New Roman"/>
          <w:lang w:eastAsia="pt-PT"/>
        </w:rPr>
        <w:t xml:space="preserve"> de animais de companhia</w:t>
      </w:r>
      <w:r w:rsidR="00AB3DBB" w:rsidRPr="000041C8">
        <w:rPr>
          <w:rFonts w:ascii="Garamond" w:eastAsia="Times New Roman" w:hAnsi="Garamond" w:cs="Times New Roman"/>
          <w:lang w:eastAsia="pt-PT"/>
        </w:rPr>
        <w:t xml:space="preserve"> a contacto sexual ou a atos de abuso ou violência</w:t>
      </w:r>
      <w:r>
        <w:rPr>
          <w:rFonts w:ascii="Garamond" w:eastAsia="Times New Roman" w:hAnsi="Garamond" w:cs="Times New Roman"/>
          <w:lang w:eastAsia="pt-PT"/>
        </w:rPr>
        <w:t xml:space="preserve">, nos termos do disposto </w:t>
      </w:r>
      <w:bookmarkStart w:id="2383" w:name="_Hlk136267569"/>
      <w:r>
        <w:rPr>
          <w:rFonts w:ascii="Garamond" w:eastAsia="Times New Roman" w:hAnsi="Garamond" w:cs="Times New Roman"/>
          <w:lang w:eastAsia="pt-PT"/>
        </w:rPr>
        <w:t>na alínea d) do n.º 1 do artigo 1</w:t>
      </w:r>
      <w:r w:rsidR="00974F9F">
        <w:rPr>
          <w:rFonts w:ascii="Garamond" w:eastAsia="Times New Roman" w:hAnsi="Garamond" w:cs="Times New Roman"/>
          <w:lang w:eastAsia="pt-PT"/>
        </w:rPr>
        <w:t>2</w:t>
      </w:r>
      <w:r>
        <w:rPr>
          <w:rFonts w:ascii="Garamond" w:eastAsia="Times New Roman" w:hAnsi="Garamond" w:cs="Times New Roman"/>
          <w:lang w:eastAsia="pt-PT"/>
        </w:rPr>
        <w:t>.º;</w:t>
      </w:r>
    </w:p>
    <w:bookmarkEnd w:id="2383"/>
    <w:p w14:paraId="322F537F" w14:textId="31D2B307" w:rsidR="00DC5127" w:rsidRDefault="00DC5127" w:rsidP="00DC5127">
      <w:pPr>
        <w:numPr>
          <w:ilvl w:val="0"/>
          <w:numId w:val="7"/>
        </w:numPr>
        <w:spacing w:line="360" w:lineRule="auto"/>
        <w:contextualSpacing/>
        <w:jc w:val="both"/>
        <w:rPr>
          <w:rFonts w:ascii="Garamond" w:eastAsia="Times New Roman" w:hAnsi="Garamond" w:cs="Times New Roman"/>
          <w:lang w:eastAsia="pt-PT"/>
        </w:rPr>
      </w:pPr>
      <w:r w:rsidRPr="000041C8">
        <w:rPr>
          <w:rFonts w:ascii="Garamond" w:hAnsi="Garamond"/>
        </w:rPr>
        <w:t xml:space="preserve">O abandono animais de companhia, nos termos do disposto </w:t>
      </w:r>
      <w:bookmarkStart w:id="2384" w:name="_Hlk136268802"/>
      <w:r>
        <w:rPr>
          <w:rFonts w:ascii="Garamond" w:eastAsia="Times New Roman" w:hAnsi="Garamond" w:cs="Times New Roman"/>
          <w:lang w:eastAsia="pt-PT"/>
        </w:rPr>
        <w:t>na alínea e) do n.º 1 do artigo 1</w:t>
      </w:r>
      <w:r w:rsidR="00974F9F">
        <w:rPr>
          <w:rFonts w:ascii="Garamond" w:eastAsia="Times New Roman" w:hAnsi="Garamond" w:cs="Times New Roman"/>
          <w:lang w:eastAsia="pt-PT"/>
        </w:rPr>
        <w:t>2</w:t>
      </w:r>
      <w:r>
        <w:rPr>
          <w:rFonts w:ascii="Garamond" w:eastAsia="Times New Roman" w:hAnsi="Garamond" w:cs="Times New Roman"/>
          <w:lang w:eastAsia="pt-PT"/>
        </w:rPr>
        <w:t>.º;</w:t>
      </w:r>
    </w:p>
    <w:bookmarkEnd w:id="2384"/>
    <w:p w14:paraId="6E1A9F38" w14:textId="398E1284" w:rsidR="00FF3DD9" w:rsidRDefault="00FF3DD9" w:rsidP="00FF3DD9">
      <w:pPr>
        <w:numPr>
          <w:ilvl w:val="0"/>
          <w:numId w:val="7"/>
        </w:numPr>
        <w:spacing w:line="360" w:lineRule="auto"/>
        <w:contextualSpacing/>
        <w:jc w:val="both"/>
        <w:rPr>
          <w:rFonts w:ascii="Garamond" w:eastAsia="Times New Roman" w:hAnsi="Garamond" w:cs="Times New Roman"/>
          <w:lang w:eastAsia="pt-PT"/>
        </w:rPr>
      </w:pPr>
      <w:r w:rsidRPr="00FF3DD9">
        <w:rPr>
          <w:rFonts w:ascii="Garamond" w:hAnsi="Garamond"/>
          <w:color w:val="000000" w:themeColor="text1"/>
        </w:rPr>
        <w:t xml:space="preserve">A utilização de animais de companhia em eventos, confrontos entre animais, ou outras atividades que coloquem em risco a sua saúde e bem-estar, se envolverem crueldade ou tratamento humilhante, maus-tratos, sofrimento ou morte, nos termos do disposto </w:t>
      </w:r>
      <w:r>
        <w:rPr>
          <w:rFonts w:ascii="Garamond" w:eastAsia="Times New Roman" w:hAnsi="Garamond" w:cs="Times New Roman"/>
          <w:lang w:eastAsia="pt-PT"/>
        </w:rPr>
        <w:t>na alínea q) do n.º 1 do artigo 1</w:t>
      </w:r>
      <w:r w:rsidR="00974F9F">
        <w:rPr>
          <w:rFonts w:ascii="Garamond" w:eastAsia="Times New Roman" w:hAnsi="Garamond" w:cs="Times New Roman"/>
          <w:lang w:eastAsia="pt-PT"/>
        </w:rPr>
        <w:t>2</w:t>
      </w:r>
      <w:r>
        <w:rPr>
          <w:rFonts w:ascii="Garamond" w:eastAsia="Times New Roman" w:hAnsi="Garamond" w:cs="Times New Roman"/>
          <w:lang w:eastAsia="pt-PT"/>
        </w:rPr>
        <w:t>.º;</w:t>
      </w:r>
    </w:p>
    <w:p w14:paraId="0B976E1F" w14:textId="4D26FA6C" w:rsidR="00157AD2" w:rsidRDefault="00157AD2" w:rsidP="00157AD2">
      <w:pPr>
        <w:numPr>
          <w:ilvl w:val="0"/>
          <w:numId w:val="7"/>
        </w:numPr>
        <w:spacing w:line="360" w:lineRule="auto"/>
        <w:contextualSpacing/>
        <w:jc w:val="both"/>
        <w:rPr>
          <w:rFonts w:ascii="Garamond" w:eastAsia="Times New Roman" w:hAnsi="Garamond" w:cs="Times New Roman"/>
          <w:lang w:eastAsia="pt-PT"/>
        </w:rPr>
      </w:pPr>
      <w:r w:rsidRPr="00157AD2">
        <w:rPr>
          <w:rFonts w:ascii="Garamond" w:hAnsi="Garamond"/>
        </w:rPr>
        <w:t xml:space="preserve">A promoção ou realização de sacrifício ritual de animais de companhia, </w:t>
      </w:r>
      <w:r w:rsidRPr="00FF3DD9">
        <w:rPr>
          <w:rFonts w:ascii="Garamond" w:hAnsi="Garamond"/>
          <w:color w:val="000000" w:themeColor="text1"/>
        </w:rPr>
        <w:t xml:space="preserve">nos termos do disposto </w:t>
      </w:r>
      <w:r>
        <w:rPr>
          <w:rFonts w:ascii="Garamond" w:eastAsia="Times New Roman" w:hAnsi="Garamond" w:cs="Times New Roman"/>
          <w:lang w:eastAsia="pt-PT"/>
        </w:rPr>
        <w:t>na alínea z) do n.º 1 do artigo 1</w:t>
      </w:r>
      <w:r w:rsidR="00974F9F">
        <w:rPr>
          <w:rFonts w:ascii="Garamond" w:eastAsia="Times New Roman" w:hAnsi="Garamond" w:cs="Times New Roman"/>
          <w:lang w:eastAsia="pt-PT"/>
        </w:rPr>
        <w:t>2</w:t>
      </w:r>
      <w:r>
        <w:rPr>
          <w:rFonts w:ascii="Garamond" w:eastAsia="Times New Roman" w:hAnsi="Garamond" w:cs="Times New Roman"/>
          <w:lang w:eastAsia="pt-PT"/>
        </w:rPr>
        <w:t>.º;</w:t>
      </w:r>
    </w:p>
    <w:p w14:paraId="30F8788F" w14:textId="2399FF86" w:rsidR="00DC5127" w:rsidRPr="00D418C2" w:rsidRDefault="27C5B0BF" w:rsidP="00D418C2">
      <w:pPr>
        <w:numPr>
          <w:ilvl w:val="0"/>
          <w:numId w:val="7"/>
        </w:numPr>
        <w:spacing w:line="360" w:lineRule="auto"/>
        <w:contextualSpacing/>
        <w:jc w:val="both"/>
        <w:rPr>
          <w:rFonts w:ascii="Garamond" w:eastAsia="Times New Roman" w:hAnsi="Garamond" w:cs="Times New Roman"/>
          <w:lang w:eastAsia="pt-PT"/>
        </w:rPr>
      </w:pPr>
      <w:r w:rsidRPr="592F0569">
        <w:rPr>
          <w:rFonts w:ascii="Garamond" w:hAnsi="Garamond"/>
        </w:rPr>
        <w:t xml:space="preserve">O consumo de animais de companhia, uso ou comércio da sua carne, pele, pelo ou qualquer parte do seu corpo, excetuando-se as utilizações autorizadas para fins experimentais ou científicos, </w:t>
      </w:r>
      <w:commentRangeStart w:id="2385"/>
      <w:r w:rsidRPr="592F0569">
        <w:rPr>
          <w:rFonts w:ascii="Garamond" w:hAnsi="Garamond"/>
        </w:rPr>
        <w:t xml:space="preserve">nos termos do disposto </w:t>
      </w:r>
      <w:r w:rsidRPr="592F0569">
        <w:rPr>
          <w:rFonts w:ascii="Garamond" w:eastAsia="Times New Roman" w:hAnsi="Garamond" w:cs="Times New Roman"/>
          <w:lang w:eastAsia="pt-PT"/>
        </w:rPr>
        <w:t>na alínea aa) do n.º 1 do artigo 1</w:t>
      </w:r>
      <w:r w:rsidR="7AFBFD7F" w:rsidRPr="592F0569">
        <w:rPr>
          <w:rFonts w:ascii="Garamond" w:eastAsia="Times New Roman" w:hAnsi="Garamond" w:cs="Times New Roman"/>
          <w:lang w:eastAsia="pt-PT"/>
        </w:rPr>
        <w:t>2</w:t>
      </w:r>
      <w:r w:rsidRPr="592F0569">
        <w:rPr>
          <w:rFonts w:ascii="Garamond" w:eastAsia="Times New Roman" w:hAnsi="Garamond" w:cs="Times New Roman"/>
          <w:lang w:eastAsia="pt-PT"/>
        </w:rPr>
        <w:t>.º;</w:t>
      </w:r>
      <w:commentRangeEnd w:id="2385"/>
      <w:r w:rsidR="00136D29" w:rsidRPr="00D418C2">
        <w:rPr>
          <w:rStyle w:val="CommentReference"/>
          <w:rFonts w:ascii="Garamond" w:eastAsia="Times New Roman" w:hAnsi="Garamond" w:cs="Times New Roman"/>
          <w:sz w:val="24"/>
          <w:szCs w:val="24"/>
          <w:lang w:eastAsia="pt-PT"/>
        </w:rPr>
        <w:commentReference w:id="2385"/>
      </w:r>
    </w:p>
    <w:p w14:paraId="0CA0E1C6" w14:textId="3F2FF1A5" w:rsidR="003D15F2" w:rsidRPr="00C92AE4" w:rsidRDefault="32C823CF" w:rsidP="004F4B5A">
      <w:pPr>
        <w:pStyle w:val="ListParagraph"/>
        <w:numPr>
          <w:ilvl w:val="0"/>
          <w:numId w:val="7"/>
        </w:numPr>
        <w:spacing w:line="360" w:lineRule="auto"/>
        <w:jc w:val="both"/>
        <w:rPr>
          <w:rFonts w:ascii="Garamond" w:hAnsi="Garamond"/>
          <w:strike/>
          <w:color w:val="000000" w:themeColor="text1"/>
        </w:rPr>
      </w:pPr>
      <w:r w:rsidRPr="00C92AE4">
        <w:rPr>
          <w:rFonts w:ascii="Garamond" w:hAnsi="Garamond"/>
          <w:strike/>
          <w:color w:val="000000" w:themeColor="text1"/>
        </w:rPr>
        <w:t>A violação do</w:t>
      </w:r>
      <w:r w:rsidR="7EF12E01" w:rsidRPr="00C92AE4">
        <w:rPr>
          <w:rFonts w:ascii="Garamond" w:hAnsi="Garamond"/>
          <w:strike/>
          <w:color w:val="000000" w:themeColor="text1"/>
        </w:rPr>
        <w:t xml:space="preserve"> dever</w:t>
      </w:r>
      <w:r w:rsidR="3FD483C6" w:rsidRPr="00C92AE4">
        <w:rPr>
          <w:rFonts w:ascii="Garamond" w:hAnsi="Garamond"/>
          <w:strike/>
          <w:color w:val="000000" w:themeColor="text1"/>
        </w:rPr>
        <w:t xml:space="preserve"> especia</w:t>
      </w:r>
      <w:r w:rsidR="3FD483C6" w:rsidRPr="00C92AE4">
        <w:rPr>
          <w:rFonts w:ascii="Garamond" w:hAnsi="Garamond"/>
          <w:strike/>
          <w:color w:val="000000" w:themeColor="text1"/>
          <w:rPrChange w:id="2386" w:author="Maria Cristina Tavares Briosa" w:date="2025-08-08T11:25:00Z">
            <w:rPr>
              <w:rFonts w:ascii="Garamond" w:hAnsi="Garamond"/>
              <w:color w:val="000000" w:themeColor="text1"/>
            </w:rPr>
          </w:rPrChange>
        </w:rPr>
        <w:t>l</w:t>
      </w:r>
      <w:r w:rsidR="7EF12E01" w:rsidRPr="00C92AE4">
        <w:rPr>
          <w:rFonts w:ascii="Garamond" w:hAnsi="Garamond"/>
          <w:strike/>
          <w:color w:val="000000" w:themeColor="text1"/>
          <w:rPrChange w:id="2387" w:author="Maria Cristina Tavares Briosa" w:date="2025-08-08T11:25:00Z">
            <w:rPr>
              <w:rFonts w:ascii="Garamond" w:hAnsi="Garamond"/>
              <w:color w:val="000000" w:themeColor="text1"/>
            </w:rPr>
          </w:rPrChange>
        </w:rPr>
        <w:t xml:space="preserve"> de vigilância</w:t>
      </w:r>
      <w:r w:rsidR="3FD483C6" w:rsidRPr="00C92AE4">
        <w:rPr>
          <w:rFonts w:ascii="Garamond" w:hAnsi="Garamond"/>
          <w:strike/>
          <w:color w:val="000000" w:themeColor="text1"/>
          <w:rPrChange w:id="2388" w:author="Maria Cristina Tavares Briosa" w:date="2025-08-08T11:25:00Z">
            <w:rPr>
              <w:rFonts w:ascii="Garamond" w:hAnsi="Garamond"/>
              <w:color w:val="000000" w:themeColor="text1"/>
            </w:rPr>
          </w:rPrChange>
        </w:rPr>
        <w:t xml:space="preserve"> de animais perigosos e potencialment</w:t>
      </w:r>
      <w:r w:rsidR="3FD483C6" w:rsidRPr="00C92AE4">
        <w:rPr>
          <w:rFonts w:ascii="Garamond" w:hAnsi="Garamond"/>
          <w:strike/>
          <w:color w:val="000000" w:themeColor="text1"/>
        </w:rPr>
        <w:t>e perigosos</w:t>
      </w:r>
      <w:r w:rsidR="7EF12E01" w:rsidRPr="00C92AE4">
        <w:rPr>
          <w:rFonts w:ascii="Garamond" w:hAnsi="Garamond"/>
          <w:strike/>
          <w:color w:val="000000" w:themeColor="text1"/>
        </w:rPr>
        <w:t xml:space="preserve"> previsto no artigo </w:t>
      </w:r>
      <w:r w:rsidR="1DD07BAB" w:rsidRPr="00C92AE4">
        <w:rPr>
          <w:rFonts w:ascii="Garamond" w:hAnsi="Garamond"/>
          <w:strike/>
          <w:color w:val="000000" w:themeColor="text1"/>
        </w:rPr>
        <w:t>10</w:t>
      </w:r>
      <w:r w:rsidR="7AFBFD7F" w:rsidRPr="00C92AE4">
        <w:rPr>
          <w:rFonts w:ascii="Garamond" w:hAnsi="Garamond"/>
          <w:strike/>
          <w:color w:val="000000" w:themeColor="text1"/>
        </w:rPr>
        <w:t>9</w:t>
      </w:r>
      <w:r w:rsidR="1DD07BAB" w:rsidRPr="00C92AE4">
        <w:rPr>
          <w:rFonts w:ascii="Garamond" w:hAnsi="Garamond"/>
          <w:strike/>
          <w:color w:val="000000" w:themeColor="text1"/>
        </w:rPr>
        <w:t>.º</w:t>
      </w:r>
      <w:r w:rsidR="7EF12E01" w:rsidRPr="00C92AE4">
        <w:rPr>
          <w:rFonts w:ascii="Garamond" w:hAnsi="Garamond"/>
          <w:strike/>
          <w:color w:val="000000" w:themeColor="text1"/>
        </w:rPr>
        <w:t>, criando perigo para a vida ou integridade física de outras pessoas ou animais</w:t>
      </w:r>
      <w:r w:rsidR="4BD0174A" w:rsidRPr="00C92AE4">
        <w:rPr>
          <w:rFonts w:ascii="Garamond" w:hAnsi="Garamond"/>
          <w:strike/>
          <w:color w:val="000000" w:themeColor="text1"/>
        </w:rPr>
        <w:t xml:space="preserve"> ou danos a propriedade alheia</w:t>
      </w:r>
      <w:r w:rsidR="319CD072" w:rsidRPr="00C92AE4">
        <w:rPr>
          <w:rFonts w:ascii="Garamond" w:hAnsi="Garamond"/>
          <w:strike/>
          <w:color w:val="000000" w:themeColor="text1"/>
        </w:rPr>
        <w:t>;</w:t>
      </w:r>
    </w:p>
    <w:p w14:paraId="2D92472C" w14:textId="5B5FB3E6" w:rsidR="00523393" w:rsidRPr="00C92AE4" w:rsidRDefault="319CD072" w:rsidP="004D3E19">
      <w:pPr>
        <w:pStyle w:val="ListParagraph"/>
        <w:numPr>
          <w:ilvl w:val="0"/>
          <w:numId w:val="7"/>
        </w:numPr>
        <w:spacing w:line="360" w:lineRule="auto"/>
        <w:jc w:val="both"/>
        <w:rPr>
          <w:rFonts w:ascii="Garamond" w:hAnsi="Garamond"/>
          <w:strike/>
          <w:color w:val="000000" w:themeColor="text1"/>
        </w:rPr>
      </w:pPr>
      <w:r w:rsidRPr="00C92AE4">
        <w:rPr>
          <w:rFonts w:ascii="Garamond" w:hAnsi="Garamond"/>
          <w:strike/>
          <w:color w:val="000000" w:themeColor="text1"/>
        </w:rPr>
        <w:t>O tre</w:t>
      </w:r>
      <w:r w:rsidRPr="00C92AE4">
        <w:rPr>
          <w:rFonts w:ascii="Garamond" w:hAnsi="Garamond"/>
          <w:strike/>
          <w:color w:val="000000" w:themeColor="text1"/>
          <w:rPrChange w:id="2389" w:author="Maria Cristina Tavares Briosa" w:date="2025-08-08T11:25:00Z">
            <w:rPr>
              <w:rFonts w:ascii="Garamond" w:hAnsi="Garamond"/>
              <w:color w:val="000000" w:themeColor="text1"/>
            </w:rPr>
          </w:rPrChange>
        </w:rPr>
        <w:t xml:space="preserve">ino de animais perigosos ou potencialmente perigosos </w:t>
      </w:r>
      <w:r w:rsidR="72718DD1" w:rsidRPr="00C92AE4">
        <w:rPr>
          <w:rFonts w:ascii="Garamond" w:hAnsi="Garamond"/>
          <w:strike/>
          <w:color w:val="000000" w:themeColor="text1"/>
          <w:rPrChange w:id="2390" w:author="Maria Cristina Tavares Briosa" w:date="2025-08-08T11:25:00Z">
            <w:rPr>
              <w:rFonts w:ascii="Garamond" w:hAnsi="Garamond"/>
              <w:color w:val="000000" w:themeColor="text1"/>
            </w:rPr>
          </w:rPrChange>
        </w:rPr>
        <w:t>par</w:t>
      </w:r>
      <w:r w:rsidR="72718DD1" w:rsidRPr="00C92AE4">
        <w:rPr>
          <w:rFonts w:ascii="Garamond" w:hAnsi="Garamond"/>
          <w:strike/>
          <w:color w:val="000000" w:themeColor="text1"/>
        </w:rPr>
        <w:t>a</w:t>
      </w:r>
      <w:r w:rsidRPr="00C92AE4">
        <w:rPr>
          <w:rFonts w:ascii="Garamond" w:hAnsi="Garamond"/>
          <w:strike/>
          <w:color w:val="000000" w:themeColor="text1"/>
        </w:rPr>
        <w:t xml:space="preserve"> participação em lutas ou o aumento ou reforço da agressividade para pessoas, outros animais ou bens, em infração ao disposto no artigo 11</w:t>
      </w:r>
      <w:r w:rsidR="7AFBFD7F" w:rsidRPr="00C92AE4">
        <w:rPr>
          <w:rFonts w:ascii="Garamond" w:hAnsi="Garamond"/>
          <w:strike/>
          <w:color w:val="000000" w:themeColor="text1"/>
        </w:rPr>
        <w:t>6</w:t>
      </w:r>
      <w:r w:rsidRPr="00C92AE4">
        <w:rPr>
          <w:rFonts w:ascii="Garamond" w:hAnsi="Garamond"/>
          <w:strike/>
          <w:color w:val="000000" w:themeColor="text1"/>
        </w:rPr>
        <w:t>.º.</w:t>
      </w:r>
    </w:p>
    <w:p w14:paraId="0B499BB3" w14:textId="16A0C18E" w:rsidR="003D15F2" w:rsidRPr="000041C8" w:rsidRDefault="003D15F2" w:rsidP="008759F1">
      <w:pPr>
        <w:spacing w:line="360" w:lineRule="auto"/>
        <w:jc w:val="center"/>
        <w:rPr>
          <w:rFonts w:ascii="Garamond" w:eastAsia="Times New Roman" w:hAnsi="Garamond" w:cs="Times New Roman"/>
          <w:b/>
          <w:bCs/>
          <w:color w:val="000000" w:themeColor="text1"/>
          <w:lang w:eastAsia="pt-PT"/>
        </w:rPr>
      </w:pPr>
      <w:r w:rsidRPr="000041C8">
        <w:rPr>
          <w:rFonts w:ascii="Garamond" w:eastAsia="Times New Roman" w:hAnsi="Garamond" w:cs="Times New Roman"/>
          <w:b/>
          <w:bCs/>
          <w:color w:val="000000" w:themeColor="text1"/>
          <w:lang w:eastAsia="pt-PT"/>
        </w:rPr>
        <w:t>Artigo 1</w:t>
      </w:r>
      <w:r w:rsidR="004D3E19">
        <w:rPr>
          <w:rFonts w:ascii="Garamond" w:eastAsia="Times New Roman" w:hAnsi="Garamond" w:cs="Times New Roman"/>
          <w:b/>
          <w:bCs/>
          <w:color w:val="000000" w:themeColor="text1"/>
          <w:lang w:eastAsia="pt-PT"/>
        </w:rPr>
        <w:t>40</w:t>
      </w:r>
      <w:r w:rsidRPr="000041C8">
        <w:rPr>
          <w:rFonts w:ascii="Garamond" w:eastAsia="Times New Roman" w:hAnsi="Garamond" w:cs="Times New Roman"/>
          <w:b/>
          <w:bCs/>
          <w:color w:val="000000" w:themeColor="text1"/>
          <w:lang w:eastAsia="pt-PT"/>
        </w:rPr>
        <w:t>.º</w:t>
      </w:r>
    </w:p>
    <w:p w14:paraId="21E6DB93" w14:textId="03417CE5" w:rsidR="003D15F2" w:rsidRPr="000041C8" w:rsidRDefault="00116540" w:rsidP="00A95B79">
      <w:pPr>
        <w:spacing w:line="360" w:lineRule="auto"/>
        <w:jc w:val="center"/>
        <w:rPr>
          <w:rFonts w:ascii="Garamond" w:eastAsia="Times New Roman" w:hAnsi="Garamond" w:cs="Times New Roman"/>
          <w:lang w:eastAsia="pt-PT"/>
        </w:rPr>
      </w:pPr>
      <w:r>
        <w:rPr>
          <w:rFonts w:ascii="Garamond" w:eastAsia="Times New Roman" w:hAnsi="Garamond" w:cs="Times New Roman"/>
          <w:color w:val="000000" w:themeColor="text1"/>
          <w:lang w:eastAsia="pt-PT"/>
        </w:rPr>
        <w:t>Especificações</w:t>
      </w:r>
      <w:r w:rsidR="003D15F2" w:rsidRPr="000041C8">
        <w:rPr>
          <w:rFonts w:ascii="Garamond" w:eastAsia="Times New Roman" w:hAnsi="Garamond" w:cs="Times New Roman"/>
          <w:color w:val="000000" w:themeColor="text1"/>
          <w:lang w:eastAsia="pt-PT"/>
        </w:rPr>
        <w:t xml:space="preserve"> das </w:t>
      </w:r>
      <w:r>
        <w:rPr>
          <w:rFonts w:ascii="Garamond" w:eastAsia="Times New Roman" w:hAnsi="Garamond" w:cs="Times New Roman"/>
          <w:color w:val="000000" w:themeColor="text1"/>
          <w:lang w:eastAsia="pt-PT"/>
        </w:rPr>
        <w:t>medidas da coima</w:t>
      </w:r>
    </w:p>
    <w:p w14:paraId="326C7E5B" w14:textId="3261EBBD" w:rsidR="003D15F2" w:rsidRPr="000041C8" w:rsidRDefault="003D15F2" w:rsidP="00B846E7">
      <w:pPr>
        <w:pStyle w:val="ListParagraph"/>
        <w:numPr>
          <w:ilvl w:val="0"/>
          <w:numId w:val="28"/>
        </w:numPr>
        <w:spacing w:line="360" w:lineRule="auto"/>
        <w:ind w:left="284"/>
        <w:jc w:val="both"/>
        <w:rPr>
          <w:rFonts w:ascii="Garamond" w:hAnsi="Garamond"/>
        </w:rPr>
      </w:pPr>
      <w:r w:rsidRPr="000041C8">
        <w:rPr>
          <w:rFonts w:ascii="Garamond" w:hAnsi="Garamond"/>
        </w:rPr>
        <w:t>Em caso de reincidência na mesma infração, não pode</w:t>
      </w:r>
      <w:r w:rsidR="00B846E7" w:rsidRPr="000041C8">
        <w:rPr>
          <w:rFonts w:ascii="Garamond" w:hAnsi="Garamond"/>
        </w:rPr>
        <w:t>m</w:t>
      </w:r>
      <w:r w:rsidRPr="000041C8">
        <w:rPr>
          <w:rFonts w:ascii="Garamond" w:hAnsi="Garamond"/>
        </w:rPr>
        <w:t xml:space="preserve"> ser aplicados os montantes mínimos previstos para as contraordenações.</w:t>
      </w:r>
    </w:p>
    <w:p w14:paraId="74E76955" w14:textId="3D1368C9" w:rsidR="00A13BBD" w:rsidRPr="000041C8" w:rsidRDefault="00B846E7" w:rsidP="00922F61">
      <w:pPr>
        <w:pStyle w:val="ListParagraph"/>
        <w:numPr>
          <w:ilvl w:val="0"/>
          <w:numId w:val="28"/>
        </w:numPr>
        <w:spacing w:line="360" w:lineRule="auto"/>
        <w:ind w:left="284"/>
        <w:jc w:val="both"/>
        <w:rPr>
          <w:rFonts w:ascii="Garamond" w:hAnsi="Garamond"/>
        </w:rPr>
      </w:pPr>
      <w:r w:rsidRPr="000041C8">
        <w:rPr>
          <w:rFonts w:ascii="Garamond" w:hAnsi="Garamond"/>
        </w:rPr>
        <w:t xml:space="preserve">Quando </w:t>
      </w:r>
      <w:r w:rsidR="00A13BBD" w:rsidRPr="000041C8">
        <w:rPr>
          <w:rFonts w:ascii="Garamond" w:hAnsi="Garamond"/>
        </w:rPr>
        <w:t>os factos</w:t>
      </w:r>
      <w:r w:rsidR="00944CED" w:rsidRPr="000041C8">
        <w:rPr>
          <w:rFonts w:ascii="Garamond" w:hAnsi="Garamond"/>
        </w:rPr>
        <w:t xml:space="preserve"> </w:t>
      </w:r>
      <w:r w:rsidR="00AD0F79" w:rsidRPr="000041C8">
        <w:rPr>
          <w:rFonts w:ascii="Garamond" w:hAnsi="Garamond"/>
        </w:rPr>
        <w:t xml:space="preserve">relativos a contraordenações muito graves </w:t>
      </w:r>
      <w:r w:rsidR="00A13BBD" w:rsidRPr="000041C8">
        <w:rPr>
          <w:rFonts w:ascii="Garamond" w:hAnsi="Garamond"/>
        </w:rPr>
        <w:t>forem praticados na presença de menor, as respetivas c</w:t>
      </w:r>
      <w:r w:rsidR="006D0A94">
        <w:rPr>
          <w:rFonts w:ascii="Garamond" w:hAnsi="Garamond"/>
        </w:rPr>
        <w:t>oimas</w:t>
      </w:r>
      <w:r w:rsidR="00A13BBD" w:rsidRPr="000041C8">
        <w:rPr>
          <w:rFonts w:ascii="Garamond" w:hAnsi="Garamond"/>
        </w:rPr>
        <w:t xml:space="preserve"> são agravadas em um terço.</w:t>
      </w:r>
    </w:p>
    <w:p w14:paraId="073836C3" w14:textId="49E502B5" w:rsidR="003D15F2" w:rsidRPr="000041C8" w:rsidRDefault="178AD7F6" w:rsidP="00EB5A41">
      <w:pPr>
        <w:pStyle w:val="ListParagraph"/>
        <w:numPr>
          <w:ilvl w:val="0"/>
          <w:numId w:val="28"/>
        </w:numPr>
        <w:spacing w:line="360" w:lineRule="auto"/>
        <w:ind w:left="284"/>
        <w:jc w:val="both"/>
        <w:rPr>
          <w:rFonts w:ascii="Garamond" w:hAnsi="Garamond"/>
        </w:rPr>
      </w:pPr>
      <w:del w:id="2391" w:author="Susana Margarida Gonçalves Silva Santos" w:date="2025-10-20T12:43:00Z" w16du:dateUtc="2025-10-20T11:43:00Z">
        <w:r w:rsidRPr="036812A3" w:rsidDel="00E7451F">
          <w:rPr>
            <w:rFonts w:ascii="Garamond" w:hAnsi="Garamond"/>
          </w:rPr>
          <w:delText>O ICNF, I.P.,</w:delText>
        </w:r>
      </w:del>
      <w:ins w:id="2392" w:author="Susana Margarida Gonçalves Silva Santos" w:date="2025-10-20T12:43:00Z" w16du:dateUtc="2025-10-20T11:43:00Z">
        <w:r w:rsidR="00E7451F">
          <w:rPr>
            <w:rFonts w:ascii="Garamond" w:hAnsi="Garamond"/>
          </w:rPr>
          <w:t>A DGAV</w:t>
        </w:r>
      </w:ins>
      <w:r w:rsidRPr="036812A3">
        <w:rPr>
          <w:rFonts w:ascii="Garamond" w:hAnsi="Garamond"/>
        </w:rPr>
        <w:t xml:space="preserve"> pode introduzir especificações</w:t>
      </w:r>
      <w:r w:rsidRPr="036812A3">
        <w:rPr>
          <w:rFonts w:ascii="Garamond" w:hAnsi="Garamond"/>
          <w:color w:val="000000" w:themeColor="text1"/>
        </w:rPr>
        <w:t xml:space="preserve"> na tabela de contraordenações previstas no presente </w:t>
      </w:r>
      <w:r w:rsidR="3A845243" w:rsidRPr="036812A3">
        <w:rPr>
          <w:rFonts w:ascii="Garamond" w:hAnsi="Garamond"/>
          <w:color w:val="000000" w:themeColor="text1"/>
        </w:rPr>
        <w:t>decreto-lei</w:t>
      </w:r>
      <w:r w:rsidRPr="036812A3">
        <w:rPr>
          <w:rFonts w:ascii="Garamond" w:hAnsi="Garamond"/>
          <w:color w:val="000000" w:themeColor="text1"/>
        </w:rPr>
        <w:t xml:space="preserve"> que, sem constituir novas contraordenações, nem alterando a sua natureza e limites, contribuem para a identificação mais correta da conduta, para a determinação mais precisa das contraordenações correspondentes ou para a atualização dos montantes</w:t>
      </w:r>
      <w:r w:rsidR="6B02F999" w:rsidRPr="036812A3">
        <w:rPr>
          <w:rFonts w:ascii="Garamond" w:hAnsi="Garamond"/>
          <w:color w:val="000000" w:themeColor="text1"/>
        </w:rPr>
        <w:t xml:space="preserve"> das coimas.</w:t>
      </w:r>
    </w:p>
    <w:p w14:paraId="3DD9F61F" w14:textId="77777777" w:rsidR="00E7451F" w:rsidRDefault="00E7451F" w:rsidP="00A95B79">
      <w:pPr>
        <w:spacing w:line="360" w:lineRule="auto"/>
        <w:jc w:val="center"/>
        <w:rPr>
          <w:ins w:id="2393" w:author="Susana Margarida Gonçalves Silva Santos" w:date="2025-10-20T12:43:00Z" w16du:dateUtc="2025-10-20T11:43:00Z"/>
          <w:rFonts w:ascii="Garamond" w:eastAsia="Times New Roman" w:hAnsi="Garamond" w:cs="Times New Roman"/>
          <w:b/>
          <w:bCs/>
          <w:lang w:eastAsia="pt-PT"/>
        </w:rPr>
      </w:pPr>
    </w:p>
    <w:p w14:paraId="296FDF2D" w14:textId="51016704" w:rsidR="003D15F2" w:rsidRPr="000041C8" w:rsidRDefault="008759F1" w:rsidP="00A95B7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A</w:t>
      </w:r>
      <w:r w:rsidR="003D15F2" w:rsidRPr="000041C8">
        <w:rPr>
          <w:rFonts w:ascii="Garamond" w:eastAsia="Times New Roman" w:hAnsi="Garamond" w:cs="Times New Roman"/>
          <w:b/>
          <w:bCs/>
          <w:lang w:eastAsia="pt-PT"/>
        </w:rPr>
        <w:t>rtigo 1</w:t>
      </w:r>
      <w:r w:rsidR="004D3E19">
        <w:rPr>
          <w:rFonts w:ascii="Garamond" w:eastAsia="Times New Roman" w:hAnsi="Garamond" w:cs="Times New Roman"/>
          <w:b/>
          <w:bCs/>
          <w:lang w:eastAsia="pt-PT"/>
        </w:rPr>
        <w:t>41</w:t>
      </w:r>
      <w:r w:rsidR="003D15F2" w:rsidRPr="000041C8">
        <w:rPr>
          <w:rFonts w:ascii="Garamond" w:eastAsia="Times New Roman" w:hAnsi="Garamond" w:cs="Times New Roman"/>
          <w:b/>
          <w:bCs/>
          <w:lang w:eastAsia="pt-PT"/>
        </w:rPr>
        <w:t>.º</w:t>
      </w:r>
    </w:p>
    <w:p w14:paraId="43D1793F" w14:textId="2BD9E185" w:rsidR="003D15F2" w:rsidRPr="000041C8" w:rsidRDefault="003D15F2" w:rsidP="00A95B79">
      <w:pPr>
        <w:spacing w:line="360" w:lineRule="auto"/>
        <w:jc w:val="center"/>
        <w:rPr>
          <w:rFonts w:ascii="Garamond" w:eastAsia="Times New Roman" w:hAnsi="Garamond" w:cs="Times New Roman"/>
          <w:lang w:eastAsia="pt-PT"/>
        </w:rPr>
      </w:pPr>
      <w:r w:rsidRPr="000041C8">
        <w:rPr>
          <w:rFonts w:ascii="Garamond" w:eastAsia="Times New Roman" w:hAnsi="Garamond" w:cs="Times New Roman"/>
          <w:lang w:eastAsia="pt-PT"/>
        </w:rPr>
        <w:t xml:space="preserve">Medidas </w:t>
      </w:r>
      <w:r w:rsidR="00EF22E8" w:rsidRPr="000041C8">
        <w:rPr>
          <w:rFonts w:ascii="Garamond" w:eastAsia="Times New Roman" w:hAnsi="Garamond" w:cs="Times New Roman"/>
          <w:lang w:eastAsia="pt-PT"/>
        </w:rPr>
        <w:t>provisórias</w:t>
      </w:r>
    </w:p>
    <w:p w14:paraId="6B307517" w14:textId="57D4237D"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1 - Quando se revele necessário para a instrução do processo de contraordenação ou quando estejam em causa </w:t>
      </w:r>
      <w:r w:rsidR="008E3DA0" w:rsidRPr="000041C8">
        <w:rPr>
          <w:rFonts w:ascii="Garamond" w:eastAsia="Times New Roman" w:hAnsi="Garamond" w:cs="Times New Roman"/>
          <w:lang w:eastAsia="pt-PT"/>
        </w:rPr>
        <w:t xml:space="preserve">o bem-estar animal, </w:t>
      </w:r>
      <w:r w:rsidRPr="000041C8">
        <w:rPr>
          <w:rFonts w:ascii="Garamond" w:eastAsia="Times New Roman" w:hAnsi="Garamond" w:cs="Times New Roman"/>
          <w:lang w:eastAsia="pt-PT"/>
        </w:rPr>
        <w:t xml:space="preserve">a saúde, a segurança das pessoas ou dos animais de companhia, a autoridade administrativa pode determinar medidas </w:t>
      </w:r>
      <w:r w:rsidR="00EF22E8" w:rsidRPr="000041C8">
        <w:rPr>
          <w:rFonts w:ascii="Garamond" w:eastAsia="Times New Roman" w:hAnsi="Garamond" w:cs="Times New Roman"/>
          <w:lang w:eastAsia="pt-PT"/>
        </w:rPr>
        <w:t>provisórias</w:t>
      </w:r>
      <w:r w:rsidRPr="000041C8">
        <w:rPr>
          <w:rFonts w:ascii="Garamond" w:eastAsia="Times New Roman" w:hAnsi="Garamond" w:cs="Times New Roman"/>
          <w:lang w:eastAsia="pt-PT"/>
        </w:rPr>
        <w:t xml:space="preserve"> que visem cessar ou evitar a materialização do comportamento danoso, incluindo a </w:t>
      </w:r>
      <w:r w:rsidR="000B60CE" w:rsidRPr="000041C8">
        <w:rPr>
          <w:rFonts w:ascii="Garamond" w:eastAsia="Times New Roman" w:hAnsi="Garamond" w:cs="Times New Roman"/>
          <w:lang w:eastAsia="pt-PT"/>
        </w:rPr>
        <w:t xml:space="preserve">retenção do animal e a </w:t>
      </w:r>
      <w:r w:rsidRPr="000041C8">
        <w:rPr>
          <w:rFonts w:ascii="Garamond" w:eastAsia="Times New Roman" w:hAnsi="Garamond" w:cs="Times New Roman"/>
          <w:lang w:eastAsia="pt-PT"/>
        </w:rPr>
        <w:t>suspensão da atividade ou o encerramento preventivo do alojamento.</w:t>
      </w:r>
    </w:p>
    <w:p w14:paraId="3D08D7AF" w14:textId="77777777"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2 - A determinação referida no número anterior vigora, consoante os casos:</w:t>
      </w:r>
    </w:p>
    <w:p w14:paraId="174736CF" w14:textId="77777777" w:rsidR="003D15F2" w:rsidRPr="000041C8" w:rsidRDefault="003D15F2" w:rsidP="00A95B79">
      <w:pPr>
        <w:spacing w:line="360" w:lineRule="auto"/>
        <w:ind w:left="360" w:hanging="360"/>
        <w:jc w:val="both"/>
        <w:rPr>
          <w:rFonts w:ascii="Garamond" w:eastAsia="Times New Roman" w:hAnsi="Garamond" w:cs="Times New Roman"/>
          <w:lang w:eastAsia="pt-PT"/>
        </w:rPr>
      </w:pPr>
      <w:r w:rsidRPr="000041C8">
        <w:rPr>
          <w:rFonts w:ascii="Garamond" w:eastAsia="Times New Roman" w:hAnsi="Garamond" w:cs="Times New Roman"/>
          <w:lang w:eastAsia="pt-PT"/>
        </w:rPr>
        <w:t>a)  Até à sua revogação pela autoridade administrativa ou por decisão judicial;</w:t>
      </w:r>
    </w:p>
    <w:p w14:paraId="220E5BB3" w14:textId="4F606724" w:rsidR="003D15F2" w:rsidRPr="000041C8" w:rsidRDefault="003D15F2" w:rsidP="00A95B79">
      <w:pPr>
        <w:spacing w:line="360" w:lineRule="auto"/>
        <w:ind w:left="360" w:hanging="360"/>
        <w:jc w:val="both"/>
        <w:rPr>
          <w:rFonts w:ascii="Garamond" w:eastAsia="Times New Roman" w:hAnsi="Garamond" w:cs="Times New Roman"/>
          <w:lang w:eastAsia="pt-PT"/>
        </w:rPr>
      </w:pPr>
      <w:r w:rsidRPr="000041C8">
        <w:rPr>
          <w:rFonts w:ascii="Garamond" w:eastAsia="Times New Roman" w:hAnsi="Garamond" w:cs="Times New Roman"/>
          <w:lang w:eastAsia="pt-PT"/>
        </w:rPr>
        <w:t>b) Até ao início do cumprimento de sanção acessória de efeito equivalente;</w:t>
      </w:r>
    </w:p>
    <w:p w14:paraId="1BE093DB" w14:textId="2246DFA0" w:rsidR="003D15F2" w:rsidRPr="000041C8" w:rsidRDefault="003D15F2" w:rsidP="00A95B79">
      <w:pPr>
        <w:spacing w:line="360" w:lineRule="auto"/>
        <w:ind w:left="360" w:hanging="360"/>
        <w:jc w:val="both"/>
        <w:rPr>
          <w:rFonts w:ascii="Garamond" w:eastAsia="Times New Roman" w:hAnsi="Garamond" w:cs="Times New Roman"/>
          <w:u w:val="single"/>
          <w:lang w:eastAsia="pt-PT"/>
        </w:rPr>
      </w:pPr>
      <w:r w:rsidRPr="000041C8">
        <w:rPr>
          <w:rFonts w:ascii="Garamond" w:eastAsia="Times New Roman" w:hAnsi="Garamond" w:cs="Times New Roman"/>
          <w:lang w:eastAsia="pt-PT"/>
        </w:rPr>
        <w:t xml:space="preserve">c) Até à superveniência de decisão administrativa ou judicial que não condene o arguido às sanções acessórias previstas no artigo </w:t>
      </w:r>
      <w:r w:rsidR="00C94749" w:rsidRPr="000041C8">
        <w:rPr>
          <w:rFonts w:ascii="Garamond" w:eastAsia="Times New Roman" w:hAnsi="Garamond" w:cs="Times New Roman"/>
          <w:lang w:eastAsia="pt-PT"/>
        </w:rPr>
        <w:t>1</w:t>
      </w:r>
      <w:r w:rsidR="00974F9F">
        <w:rPr>
          <w:rFonts w:ascii="Garamond" w:eastAsia="Times New Roman" w:hAnsi="Garamond" w:cs="Times New Roman"/>
          <w:lang w:eastAsia="pt-PT"/>
        </w:rPr>
        <w:t>55</w:t>
      </w:r>
      <w:r w:rsidR="00C94749" w:rsidRPr="000041C8">
        <w:rPr>
          <w:rFonts w:ascii="Garamond" w:eastAsia="Times New Roman" w:hAnsi="Garamond" w:cs="Times New Roman"/>
          <w:lang w:eastAsia="pt-PT"/>
        </w:rPr>
        <w:t>.º</w:t>
      </w:r>
      <w:r w:rsidRPr="000041C8">
        <w:rPr>
          <w:rFonts w:ascii="Garamond" w:eastAsia="Times New Roman" w:hAnsi="Garamond" w:cs="Times New Roman"/>
          <w:lang w:eastAsia="pt-PT"/>
        </w:rPr>
        <w:t>, quando tenha sido decretada medida cautelar de efeito equivalente.</w:t>
      </w:r>
    </w:p>
    <w:p w14:paraId="11950A62" w14:textId="77777777"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3 - A determinação da suspensão e do encerramento preventivo previstos no n.º 1 podem ser objeto de publicação pela autoridade administrativa, sendo as custas da publicação suportadas pelo infrator.</w:t>
      </w:r>
    </w:p>
    <w:p w14:paraId="1DBC1291" w14:textId="77777777"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4 - Quando, nos termos do n.º 1, seja determinada a suspensão total das atividades ou das funções exercidas pelo arguido e este venha a ser condenado, no mesmo processo, em sanção acessória que consista em interdição ou inibição do exercício das mesmas atividades ou funções, é descontado por inteiro no cumprimento da sanção acessória o tempo de duração da suspensão preventiva.</w:t>
      </w:r>
    </w:p>
    <w:p w14:paraId="53210AA8" w14:textId="77DD1D76"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5 - As </w:t>
      </w:r>
      <w:bookmarkStart w:id="2394" w:name="_Hlk136449022"/>
      <w:r w:rsidRPr="000041C8">
        <w:rPr>
          <w:rFonts w:ascii="Garamond" w:eastAsia="Times New Roman" w:hAnsi="Garamond" w:cs="Times New Roman"/>
          <w:lang w:eastAsia="pt-PT"/>
        </w:rPr>
        <w:t>ninhadas resultantes da reprodução d</w:t>
      </w:r>
      <w:r w:rsidR="00FC6346">
        <w:rPr>
          <w:rFonts w:ascii="Garamond" w:eastAsia="Times New Roman" w:hAnsi="Garamond" w:cs="Times New Roman"/>
          <w:lang w:eastAsia="pt-PT"/>
        </w:rPr>
        <w:t>e</w:t>
      </w:r>
      <w:r w:rsidRPr="000041C8">
        <w:rPr>
          <w:rFonts w:ascii="Garamond" w:eastAsia="Times New Roman" w:hAnsi="Garamond" w:cs="Times New Roman"/>
          <w:lang w:eastAsia="pt-PT"/>
        </w:rPr>
        <w:t xml:space="preserve"> animais </w:t>
      </w:r>
      <w:r w:rsidR="00FC6346">
        <w:rPr>
          <w:rFonts w:ascii="Garamond" w:eastAsia="Times New Roman" w:hAnsi="Garamond" w:cs="Times New Roman"/>
          <w:lang w:eastAsia="pt-PT"/>
        </w:rPr>
        <w:t>em violação do disposto</w:t>
      </w:r>
      <w:r w:rsidR="00B140BF" w:rsidRPr="000041C8">
        <w:rPr>
          <w:rFonts w:ascii="Garamond" w:eastAsia="Times New Roman" w:hAnsi="Garamond" w:cs="Times New Roman"/>
          <w:lang w:eastAsia="pt-PT"/>
        </w:rPr>
        <w:t xml:space="preserve"> </w:t>
      </w:r>
      <w:bookmarkStart w:id="2395" w:name="_Hlk114602535"/>
      <w:r w:rsidR="00FC6346">
        <w:rPr>
          <w:rFonts w:ascii="Garamond" w:eastAsia="Times New Roman" w:hAnsi="Garamond" w:cs="Times New Roman"/>
          <w:lang w:eastAsia="pt-PT"/>
        </w:rPr>
        <w:t xml:space="preserve">no </w:t>
      </w:r>
      <w:r w:rsidR="00B140BF" w:rsidRPr="000041C8">
        <w:rPr>
          <w:rFonts w:ascii="Garamond" w:eastAsia="Times New Roman" w:hAnsi="Garamond" w:cs="Times New Roman"/>
          <w:lang w:eastAsia="pt-PT"/>
        </w:rPr>
        <w:t>art</w:t>
      </w:r>
      <w:r w:rsidR="00FC6346">
        <w:rPr>
          <w:rFonts w:ascii="Garamond" w:eastAsia="Times New Roman" w:hAnsi="Garamond" w:cs="Times New Roman"/>
          <w:lang w:eastAsia="pt-PT"/>
        </w:rPr>
        <w:t>igo 70</w:t>
      </w:r>
      <w:r w:rsidR="00B140BF" w:rsidRPr="000041C8">
        <w:rPr>
          <w:rFonts w:ascii="Garamond" w:eastAsia="Times New Roman" w:hAnsi="Garamond" w:cs="Times New Roman"/>
          <w:lang w:eastAsia="pt-PT"/>
        </w:rPr>
        <w:t xml:space="preserve">.º e </w:t>
      </w:r>
      <w:r w:rsidR="00FC6346">
        <w:rPr>
          <w:rFonts w:ascii="Garamond" w:eastAsia="Times New Roman" w:hAnsi="Garamond" w:cs="Times New Roman"/>
          <w:lang w:eastAsia="pt-PT"/>
        </w:rPr>
        <w:t>n</w:t>
      </w:r>
      <w:r w:rsidR="00B140BF" w:rsidRPr="000041C8">
        <w:rPr>
          <w:rFonts w:ascii="Garamond" w:eastAsia="Times New Roman" w:hAnsi="Garamond" w:cs="Times New Roman"/>
          <w:lang w:eastAsia="pt-PT"/>
        </w:rPr>
        <w:t>o</w:t>
      </w:r>
      <w:r w:rsidRPr="000041C8">
        <w:rPr>
          <w:rFonts w:ascii="Garamond" w:eastAsia="Times New Roman" w:hAnsi="Garamond" w:cs="Times New Roman"/>
          <w:lang w:eastAsia="pt-PT"/>
        </w:rPr>
        <w:t xml:space="preserve"> n.º </w:t>
      </w:r>
      <w:r w:rsidR="00974F9F">
        <w:rPr>
          <w:rFonts w:ascii="Garamond" w:eastAsia="Times New Roman" w:hAnsi="Garamond" w:cs="Times New Roman"/>
          <w:lang w:eastAsia="pt-PT"/>
        </w:rPr>
        <w:t>4</w:t>
      </w:r>
      <w:r w:rsidRPr="000041C8">
        <w:rPr>
          <w:rFonts w:ascii="Garamond" w:eastAsia="Times New Roman" w:hAnsi="Garamond" w:cs="Times New Roman"/>
          <w:lang w:eastAsia="pt-PT"/>
        </w:rPr>
        <w:t xml:space="preserve"> do 11</w:t>
      </w:r>
      <w:r w:rsidR="00974F9F">
        <w:rPr>
          <w:rFonts w:ascii="Garamond" w:eastAsia="Times New Roman" w:hAnsi="Garamond" w:cs="Times New Roman"/>
          <w:lang w:eastAsia="pt-PT"/>
        </w:rPr>
        <w:t>5</w:t>
      </w:r>
      <w:r w:rsidRPr="000041C8">
        <w:rPr>
          <w:rFonts w:ascii="Garamond" w:eastAsia="Times New Roman" w:hAnsi="Garamond" w:cs="Times New Roman"/>
          <w:lang w:eastAsia="pt-PT"/>
        </w:rPr>
        <w:t>.º</w:t>
      </w:r>
      <w:bookmarkEnd w:id="2394"/>
      <w:bookmarkEnd w:id="2395"/>
      <w:r w:rsidRPr="000041C8">
        <w:rPr>
          <w:rFonts w:ascii="Garamond" w:eastAsia="Times New Roman" w:hAnsi="Garamond" w:cs="Times New Roman"/>
          <w:lang w:eastAsia="pt-PT"/>
        </w:rPr>
        <w:t>, podem ser provisoriamente apreendidos pela autoridade competente.</w:t>
      </w:r>
    </w:p>
    <w:p w14:paraId="35A2C1E6" w14:textId="2460EC1D"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6 - No caso previsto no número anterior, salvo se houver manifesto inconveniente</w:t>
      </w:r>
      <w:r w:rsidR="0062398E" w:rsidRPr="000041C8">
        <w:rPr>
          <w:rFonts w:ascii="Garamond" w:eastAsia="Times New Roman" w:hAnsi="Garamond" w:cs="Times New Roman"/>
          <w:lang w:eastAsia="pt-PT"/>
        </w:rPr>
        <w:t>,</w:t>
      </w:r>
      <w:r w:rsidRPr="000041C8">
        <w:rPr>
          <w:rFonts w:ascii="Garamond" w:eastAsia="Times New Roman" w:hAnsi="Garamond" w:cs="Times New Roman"/>
          <w:lang w:eastAsia="pt-PT"/>
        </w:rPr>
        <w:t xml:space="preserve"> o detentor do animal é constituído seu fiel depositário pela autoridade administrativa competente.</w:t>
      </w:r>
    </w:p>
    <w:p w14:paraId="3FF5597D" w14:textId="500610C2"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7 - A nomeação do fiel depositário é sempre comunicada pela entidade apreensora à </w:t>
      </w:r>
      <w:r w:rsidR="000B0BF9">
        <w:rPr>
          <w:rFonts w:ascii="Garamond" w:eastAsia="Times New Roman" w:hAnsi="Garamond" w:cs="Times New Roman"/>
          <w:lang w:eastAsia="pt-PT"/>
        </w:rPr>
        <w:t>DGAV</w:t>
      </w:r>
      <w:r w:rsidR="00F26E52" w:rsidRPr="000041C8">
        <w:rPr>
          <w:rFonts w:ascii="Garamond" w:eastAsia="Times New Roman" w:hAnsi="Garamond" w:cs="Times New Roman"/>
          <w:lang w:eastAsia="pt-PT"/>
        </w:rPr>
        <w:t xml:space="preserve"> </w:t>
      </w:r>
      <w:r w:rsidRPr="000041C8">
        <w:rPr>
          <w:rFonts w:ascii="Garamond" w:eastAsia="Times New Roman" w:hAnsi="Garamond" w:cs="Times New Roman"/>
          <w:lang w:eastAsia="pt-PT"/>
        </w:rPr>
        <w:t>territorialmente competente em função da área da prática da infração a fim de esta se pronunciar sobre os parâmetros de bem-estar, bem como do estado sanitário dos animais apreendidos, elaborando relatório.</w:t>
      </w:r>
    </w:p>
    <w:p w14:paraId="4276EE72" w14:textId="120BF336"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8 - Sempre que o detentor se recuse a assumir a qualidade de fiel depositário idóneo para o efeito ou quando aquele seja desconhecido, a entidade apreensora pode diligenciar no sentido de encaminhar os animais para locais onde possa estar garantido o seu bem-estar, ficando as despesas inerentes a cargo do detentor dos animais.</w:t>
      </w:r>
    </w:p>
    <w:p w14:paraId="54F35A34" w14:textId="1CBF9FE6" w:rsidR="003D15F2" w:rsidRPr="000041C8" w:rsidRDefault="003D15F2" w:rsidP="00A95B7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Artigo 1</w:t>
      </w:r>
      <w:r w:rsidR="004D3E19">
        <w:rPr>
          <w:rFonts w:ascii="Garamond" w:eastAsia="Times New Roman" w:hAnsi="Garamond" w:cs="Times New Roman"/>
          <w:b/>
          <w:bCs/>
          <w:lang w:eastAsia="pt-PT"/>
        </w:rPr>
        <w:t>42</w:t>
      </w:r>
      <w:r w:rsidRPr="000041C8">
        <w:rPr>
          <w:rFonts w:ascii="Garamond" w:eastAsia="Times New Roman" w:hAnsi="Garamond" w:cs="Times New Roman"/>
          <w:b/>
          <w:bCs/>
          <w:lang w:eastAsia="pt-PT"/>
        </w:rPr>
        <w:t>.º</w:t>
      </w:r>
    </w:p>
    <w:p w14:paraId="16D8699D" w14:textId="77777777" w:rsidR="003D15F2" w:rsidRPr="000041C8" w:rsidRDefault="003D15F2" w:rsidP="00A95B79">
      <w:pPr>
        <w:spacing w:line="360" w:lineRule="auto"/>
        <w:jc w:val="center"/>
        <w:rPr>
          <w:rFonts w:ascii="Garamond" w:eastAsia="Times New Roman" w:hAnsi="Garamond" w:cs="Times New Roman"/>
          <w:lang w:eastAsia="pt-PT"/>
        </w:rPr>
      </w:pPr>
      <w:r w:rsidRPr="000041C8">
        <w:rPr>
          <w:rFonts w:ascii="Garamond" w:eastAsia="Times New Roman" w:hAnsi="Garamond" w:cs="Times New Roman"/>
          <w:lang w:eastAsia="pt-PT"/>
        </w:rPr>
        <w:t>Instrução e decisão</w:t>
      </w:r>
    </w:p>
    <w:p w14:paraId="678DF125" w14:textId="13BDD186"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1 - Compete </w:t>
      </w:r>
      <w:r w:rsidR="000B0BF9">
        <w:rPr>
          <w:rFonts w:ascii="Garamond" w:eastAsia="Times New Roman" w:hAnsi="Garamond" w:cs="Times New Roman"/>
          <w:lang w:eastAsia="pt-PT"/>
        </w:rPr>
        <w:t>à DGAV</w:t>
      </w:r>
      <w:r w:rsidRPr="000041C8">
        <w:rPr>
          <w:rFonts w:ascii="Garamond" w:eastAsia="Times New Roman" w:hAnsi="Garamond" w:cs="Times New Roman"/>
          <w:lang w:eastAsia="pt-PT"/>
        </w:rPr>
        <w:t xml:space="preserve"> a instrução dos procedimentos de contraordenação previstos neste capítulo.</w:t>
      </w:r>
    </w:p>
    <w:p w14:paraId="4B68F859" w14:textId="671B4487"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2 - Compete ao </w:t>
      </w:r>
      <w:r w:rsidR="000B0BF9">
        <w:rPr>
          <w:rFonts w:ascii="Garamond" w:eastAsia="Times New Roman" w:hAnsi="Garamond" w:cs="Times New Roman"/>
          <w:lang w:eastAsia="pt-PT"/>
        </w:rPr>
        <w:t>diretor-geral da DGAV</w:t>
      </w:r>
      <w:r w:rsidRPr="000041C8">
        <w:rPr>
          <w:rFonts w:ascii="Garamond" w:eastAsia="Times New Roman" w:hAnsi="Garamond" w:cs="Times New Roman"/>
          <w:lang w:eastAsia="pt-PT"/>
        </w:rPr>
        <w:t xml:space="preserve"> a aplicação das coimas e das sanções acessórias previstas neste capítulo. </w:t>
      </w:r>
    </w:p>
    <w:p w14:paraId="150C5B5B" w14:textId="1368BE85"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3 </w:t>
      </w:r>
      <w:r w:rsidR="000B0BF9">
        <w:rPr>
          <w:rFonts w:ascii="Garamond" w:eastAsia="Times New Roman" w:hAnsi="Garamond" w:cs="Times New Roman"/>
          <w:lang w:eastAsia="pt-PT"/>
        </w:rPr>
        <w:t>–</w:t>
      </w:r>
      <w:r w:rsidRPr="000041C8">
        <w:rPr>
          <w:rFonts w:ascii="Garamond" w:eastAsia="Times New Roman" w:hAnsi="Garamond" w:cs="Times New Roman"/>
          <w:lang w:eastAsia="pt-PT"/>
        </w:rPr>
        <w:t xml:space="preserve"> </w:t>
      </w:r>
      <w:r w:rsidR="000B0BF9">
        <w:rPr>
          <w:rFonts w:ascii="Garamond" w:eastAsia="Times New Roman" w:hAnsi="Garamond" w:cs="Times New Roman"/>
          <w:lang w:eastAsia="pt-PT"/>
        </w:rPr>
        <w:t>A DGAV</w:t>
      </w:r>
      <w:r w:rsidRPr="000041C8">
        <w:rPr>
          <w:rFonts w:ascii="Garamond" w:eastAsia="Times New Roman" w:hAnsi="Garamond" w:cs="Times New Roman"/>
          <w:lang w:eastAsia="pt-PT"/>
        </w:rPr>
        <w:t xml:space="preserve"> deve participar à Ordem dos Médicos Veterinários as contraordenações que tenham sido aplicadas a médico veterinário.</w:t>
      </w:r>
    </w:p>
    <w:p w14:paraId="3061385E" w14:textId="1F800A9B" w:rsidR="003D15F2" w:rsidRPr="000041C8" w:rsidRDefault="003D15F2" w:rsidP="00A95B7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Artigo 1</w:t>
      </w:r>
      <w:r w:rsidR="004D3E19">
        <w:rPr>
          <w:rFonts w:ascii="Garamond" w:eastAsia="Times New Roman" w:hAnsi="Garamond" w:cs="Times New Roman"/>
          <w:b/>
          <w:bCs/>
          <w:lang w:eastAsia="pt-PT"/>
        </w:rPr>
        <w:t>43</w:t>
      </w:r>
      <w:r w:rsidRPr="000041C8">
        <w:rPr>
          <w:rFonts w:ascii="Garamond" w:eastAsia="Times New Roman" w:hAnsi="Garamond" w:cs="Times New Roman"/>
          <w:b/>
          <w:bCs/>
          <w:lang w:eastAsia="pt-PT"/>
        </w:rPr>
        <w:t>.º</w:t>
      </w:r>
    </w:p>
    <w:p w14:paraId="1CBC4D16" w14:textId="77777777" w:rsidR="003D15F2" w:rsidRPr="000041C8" w:rsidRDefault="003D15F2" w:rsidP="00A95B79">
      <w:pPr>
        <w:spacing w:line="360" w:lineRule="auto"/>
        <w:jc w:val="center"/>
        <w:rPr>
          <w:rFonts w:ascii="Garamond" w:eastAsia="Times New Roman" w:hAnsi="Garamond" w:cs="Times New Roman"/>
          <w:lang w:eastAsia="pt-PT"/>
        </w:rPr>
      </w:pPr>
      <w:r w:rsidRPr="000041C8">
        <w:rPr>
          <w:rFonts w:ascii="Garamond" w:eastAsia="Times New Roman" w:hAnsi="Garamond" w:cs="Times New Roman"/>
          <w:lang w:eastAsia="pt-PT"/>
        </w:rPr>
        <w:t>Destino das coimas</w:t>
      </w:r>
    </w:p>
    <w:p w14:paraId="5845FC15" w14:textId="00BA666D"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1 </w:t>
      </w:r>
      <w:r w:rsidR="00C94749" w:rsidRPr="000041C8">
        <w:rPr>
          <w:rFonts w:ascii="Garamond" w:eastAsia="Times New Roman" w:hAnsi="Garamond" w:cs="Times New Roman"/>
          <w:lang w:eastAsia="pt-PT"/>
        </w:rPr>
        <w:t>-</w:t>
      </w:r>
      <w:r w:rsidRPr="000041C8">
        <w:rPr>
          <w:rFonts w:ascii="Garamond" w:eastAsia="Times New Roman" w:hAnsi="Garamond" w:cs="Times New Roman"/>
          <w:lang w:eastAsia="pt-PT"/>
        </w:rPr>
        <w:t xml:space="preserve"> A afetação do produto das coimas previstas neste capítulo faz-se da seguinte forma:</w:t>
      </w:r>
    </w:p>
    <w:p w14:paraId="0FE49968" w14:textId="77777777"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a) 20 /prct. para a autoridade autuante; </w:t>
      </w:r>
    </w:p>
    <w:p w14:paraId="4FDDF436" w14:textId="3461A7DE"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b) 40/prct. para </w:t>
      </w:r>
      <w:r w:rsidR="000B0BF9">
        <w:rPr>
          <w:rFonts w:ascii="Garamond" w:eastAsia="Times New Roman" w:hAnsi="Garamond" w:cs="Times New Roman"/>
          <w:lang w:eastAsia="pt-PT"/>
        </w:rPr>
        <w:t>a DGAV</w:t>
      </w:r>
      <w:r w:rsidRPr="000041C8">
        <w:rPr>
          <w:rFonts w:ascii="Garamond" w:eastAsia="Times New Roman" w:hAnsi="Garamond" w:cs="Times New Roman"/>
          <w:lang w:eastAsia="pt-PT"/>
        </w:rPr>
        <w:t>;</w:t>
      </w:r>
    </w:p>
    <w:p w14:paraId="3112BEB7" w14:textId="77777777" w:rsidR="00E7451F" w:rsidRDefault="178AD7F6" w:rsidP="00A95B79">
      <w:pPr>
        <w:spacing w:line="360" w:lineRule="auto"/>
        <w:jc w:val="both"/>
        <w:rPr>
          <w:ins w:id="2396" w:author="Susana Margarida Gonçalves Silva Santos" w:date="2025-10-20T12:43:00Z" w16du:dateUtc="2025-10-20T11:43:00Z"/>
          <w:rFonts w:ascii="Garamond" w:eastAsia="Times New Roman" w:hAnsi="Garamond" w:cs="Times New Roman"/>
          <w:lang w:eastAsia="pt-PT"/>
        </w:rPr>
      </w:pPr>
      <w:commentRangeStart w:id="2397"/>
      <w:r w:rsidRPr="036812A3">
        <w:rPr>
          <w:rFonts w:ascii="Garamond" w:eastAsia="Times New Roman" w:hAnsi="Garamond" w:cs="Times New Roman"/>
          <w:lang w:eastAsia="pt-PT"/>
        </w:rPr>
        <w:t xml:space="preserve">c) 40/prct. para o </w:t>
      </w:r>
      <w:r w:rsidR="5D0BBCFD" w:rsidRPr="036812A3">
        <w:rPr>
          <w:rFonts w:ascii="Garamond" w:eastAsia="Times New Roman" w:hAnsi="Garamond" w:cs="Times New Roman"/>
          <w:lang w:eastAsia="pt-PT"/>
        </w:rPr>
        <w:t>o Fundo Sanitário e de Segurança Alimentar Mais</w:t>
      </w:r>
      <w:r w:rsidR="04BDE462" w:rsidRPr="036812A3">
        <w:rPr>
          <w:rFonts w:ascii="Garamond" w:eastAsia="Times New Roman" w:hAnsi="Garamond" w:cs="Times New Roman"/>
          <w:lang w:eastAsia="pt-PT"/>
        </w:rPr>
        <w:t xml:space="preserve"> DL</w:t>
      </w:r>
      <w:ins w:id="2398" w:author="Susana Margarida Gonçalves Silva Santos" w:date="2025-10-20T12:39:00Z" w16du:dateUtc="2025-10-20T11:39:00Z">
        <w:r w:rsidR="00217A7A">
          <w:rPr>
            <w:rFonts w:ascii="Garamond" w:eastAsia="Times New Roman" w:hAnsi="Garamond" w:cs="Times New Roman"/>
            <w:lang w:eastAsia="pt-PT"/>
          </w:rPr>
          <w:t xml:space="preserve"> </w:t>
        </w:r>
      </w:ins>
    </w:p>
    <w:p w14:paraId="10EE95C2" w14:textId="6D9610E3" w:rsidR="003D15F2" w:rsidRPr="000041C8" w:rsidRDefault="04BDE462" w:rsidP="00A95B79">
      <w:pPr>
        <w:spacing w:line="360" w:lineRule="auto"/>
        <w:jc w:val="both"/>
        <w:rPr>
          <w:rFonts w:ascii="Garamond" w:eastAsia="Times New Roman" w:hAnsi="Garamond" w:cs="Times New Roman"/>
          <w:lang w:eastAsia="pt-PT"/>
        </w:rPr>
      </w:pPr>
      <w:r w:rsidRPr="036812A3">
        <w:rPr>
          <w:rFonts w:ascii="Garamond" w:eastAsia="Times New Roman" w:hAnsi="Garamond" w:cs="Times New Roman"/>
          <w:lang w:eastAsia="pt-PT"/>
        </w:rPr>
        <w:t>119/2012(?)</w:t>
      </w:r>
      <w:commentRangeEnd w:id="2397"/>
      <w:r w:rsidR="003D15F2" w:rsidRPr="000041C8">
        <w:rPr>
          <w:rStyle w:val="CommentReference"/>
          <w:rFonts w:ascii="Garamond" w:eastAsia="Times New Roman" w:hAnsi="Garamond" w:cs="Times New Roman"/>
          <w:sz w:val="24"/>
          <w:szCs w:val="24"/>
          <w:lang w:eastAsia="pt-PT"/>
        </w:rPr>
        <w:commentReference w:id="2397"/>
      </w:r>
    </w:p>
    <w:p w14:paraId="2BF3FAA9" w14:textId="74C11B0C"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2 - </w:t>
      </w:r>
      <w:r w:rsidR="00F26E52" w:rsidRPr="000041C8">
        <w:rPr>
          <w:rFonts w:ascii="Garamond" w:eastAsia="Times New Roman" w:hAnsi="Garamond" w:cs="Times New Roman"/>
          <w:lang w:eastAsia="pt-PT"/>
        </w:rPr>
        <w:t>O</w:t>
      </w:r>
      <w:r w:rsidRPr="000041C8">
        <w:rPr>
          <w:rFonts w:ascii="Garamond" w:eastAsia="Times New Roman" w:hAnsi="Garamond" w:cs="Times New Roman"/>
          <w:lang w:eastAsia="pt-PT"/>
        </w:rPr>
        <w:t xml:space="preserve"> produto das coimas </w:t>
      </w:r>
      <w:r w:rsidR="00F26E52" w:rsidRPr="000041C8">
        <w:rPr>
          <w:rFonts w:ascii="Garamond" w:eastAsia="Times New Roman" w:hAnsi="Garamond" w:cs="Times New Roman"/>
          <w:lang w:eastAsia="pt-PT"/>
        </w:rPr>
        <w:t>é consignado p</w:t>
      </w:r>
      <w:r w:rsidRPr="000041C8">
        <w:rPr>
          <w:rFonts w:ascii="Garamond" w:eastAsia="Times New Roman" w:hAnsi="Garamond" w:cs="Times New Roman"/>
          <w:lang w:eastAsia="pt-PT"/>
        </w:rPr>
        <w:t xml:space="preserve">ara </w:t>
      </w:r>
      <w:r w:rsidR="00F26E52" w:rsidRPr="000041C8">
        <w:rPr>
          <w:rFonts w:ascii="Garamond" w:eastAsia="Times New Roman" w:hAnsi="Garamond" w:cs="Times New Roman"/>
          <w:lang w:eastAsia="pt-PT"/>
        </w:rPr>
        <w:t xml:space="preserve">a realização de </w:t>
      </w:r>
      <w:r w:rsidRPr="000041C8">
        <w:rPr>
          <w:rFonts w:ascii="Garamond" w:eastAsia="Times New Roman" w:hAnsi="Garamond" w:cs="Times New Roman"/>
          <w:lang w:eastAsia="pt-PT"/>
        </w:rPr>
        <w:t>ações que visem a proteção dos animais.</w:t>
      </w:r>
    </w:p>
    <w:p w14:paraId="4839CFB2" w14:textId="255C3E5D" w:rsidR="003D15F2" w:rsidRPr="000041C8" w:rsidRDefault="003D15F2" w:rsidP="00A95B7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Artigo 1</w:t>
      </w:r>
      <w:r w:rsidR="004D3E19">
        <w:rPr>
          <w:rFonts w:ascii="Garamond" w:eastAsia="Times New Roman" w:hAnsi="Garamond" w:cs="Times New Roman"/>
          <w:b/>
          <w:bCs/>
          <w:lang w:eastAsia="pt-PT"/>
        </w:rPr>
        <w:t>44</w:t>
      </w:r>
      <w:r w:rsidRPr="000041C8">
        <w:rPr>
          <w:rFonts w:ascii="Garamond" w:eastAsia="Times New Roman" w:hAnsi="Garamond" w:cs="Times New Roman"/>
          <w:b/>
          <w:bCs/>
          <w:lang w:eastAsia="pt-PT"/>
        </w:rPr>
        <w:t>.º</w:t>
      </w:r>
    </w:p>
    <w:p w14:paraId="6CE1C3B1" w14:textId="77777777" w:rsidR="003D15F2" w:rsidRPr="000041C8" w:rsidRDefault="003D15F2" w:rsidP="00A95B79">
      <w:pPr>
        <w:spacing w:line="360" w:lineRule="auto"/>
        <w:jc w:val="center"/>
        <w:rPr>
          <w:rFonts w:ascii="Garamond" w:eastAsia="Times New Roman" w:hAnsi="Garamond" w:cs="Times New Roman"/>
          <w:lang w:eastAsia="pt-PT"/>
        </w:rPr>
      </w:pPr>
      <w:r w:rsidRPr="000041C8">
        <w:rPr>
          <w:rFonts w:ascii="Garamond" w:eastAsia="Times New Roman" w:hAnsi="Garamond" w:cs="Times New Roman"/>
          <w:lang w:eastAsia="pt-PT"/>
        </w:rPr>
        <w:t>Registo de infratores</w:t>
      </w:r>
    </w:p>
    <w:p w14:paraId="7AAAB170" w14:textId="0D1B66AF"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1 - É criado</w:t>
      </w:r>
      <w:r w:rsidR="00A908BF" w:rsidRPr="000041C8">
        <w:rPr>
          <w:rFonts w:ascii="Garamond" w:eastAsia="Times New Roman" w:hAnsi="Garamond" w:cs="Times New Roman"/>
          <w:lang w:eastAsia="pt-PT"/>
        </w:rPr>
        <w:t xml:space="preserve">, no âmbito do SIAC, </w:t>
      </w:r>
      <w:r w:rsidRPr="000041C8">
        <w:rPr>
          <w:rFonts w:ascii="Garamond" w:eastAsia="Times New Roman" w:hAnsi="Garamond" w:cs="Times New Roman"/>
          <w:lang w:eastAsia="pt-PT"/>
        </w:rPr>
        <w:t>um registo de infratores</w:t>
      </w:r>
      <w:r w:rsidR="00D60B23" w:rsidRPr="000041C8">
        <w:rPr>
          <w:rFonts w:ascii="Garamond" w:eastAsia="Times New Roman" w:hAnsi="Garamond" w:cs="Times New Roman"/>
          <w:lang w:eastAsia="pt-PT"/>
        </w:rPr>
        <w:t xml:space="preserve">, </w:t>
      </w:r>
      <w:r w:rsidRPr="000041C8">
        <w:rPr>
          <w:rFonts w:ascii="Garamond" w:eastAsia="Times New Roman" w:hAnsi="Garamond" w:cs="Times New Roman"/>
          <w:lang w:eastAsia="pt-PT"/>
        </w:rPr>
        <w:t xml:space="preserve">do regime geral do bem-estar de animais de companhia onde constam as infrações cometidas e as sanções </w:t>
      </w:r>
      <w:r w:rsidR="00EA3316" w:rsidRPr="000041C8">
        <w:rPr>
          <w:rFonts w:ascii="Garamond" w:eastAsia="Times New Roman" w:hAnsi="Garamond" w:cs="Times New Roman"/>
          <w:lang w:eastAsia="pt-PT"/>
        </w:rPr>
        <w:t xml:space="preserve">acessórias </w:t>
      </w:r>
      <w:r w:rsidRPr="000041C8">
        <w:rPr>
          <w:rFonts w:ascii="Garamond" w:eastAsia="Times New Roman" w:hAnsi="Garamond" w:cs="Times New Roman"/>
          <w:lang w:eastAsia="pt-PT"/>
        </w:rPr>
        <w:t>aplicadas</w:t>
      </w:r>
      <w:r w:rsidR="0053169C" w:rsidRPr="000041C8">
        <w:rPr>
          <w:rFonts w:ascii="Garamond" w:eastAsia="Times New Roman" w:hAnsi="Garamond" w:cs="Times New Roman"/>
          <w:lang w:eastAsia="pt-PT"/>
        </w:rPr>
        <w:t xml:space="preserve"> nos termos do artigo 1</w:t>
      </w:r>
      <w:r w:rsidR="00FC6346">
        <w:rPr>
          <w:rFonts w:ascii="Garamond" w:eastAsia="Times New Roman" w:hAnsi="Garamond" w:cs="Times New Roman"/>
          <w:lang w:eastAsia="pt-PT"/>
        </w:rPr>
        <w:t>55</w:t>
      </w:r>
      <w:r w:rsidR="0053169C" w:rsidRPr="000041C8">
        <w:rPr>
          <w:rFonts w:ascii="Garamond" w:eastAsia="Times New Roman" w:hAnsi="Garamond" w:cs="Times New Roman"/>
          <w:lang w:eastAsia="pt-PT"/>
        </w:rPr>
        <w:t>.º</w:t>
      </w:r>
    </w:p>
    <w:p w14:paraId="0165FE71" w14:textId="5C25EB65"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2 </w:t>
      </w:r>
      <w:r w:rsidR="00C94749" w:rsidRPr="000041C8">
        <w:rPr>
          <w:rFonts w:ascii="Garamond" w:eastAsia="Times New Roman" w:hAnsi="Garamond" w:cs="Times New Roman"/>
          <w:lang w:eastAsia="pt-PT"/>
        </w:rPr>
        <w:t>-</w:t>
      </w:r>
      <w:r w:rsidRPr="000041C8">
        <w:rPr>
          <w:rFonts w:ascii="Garamond" w:eastAsia="Times New Roman" w:hAnsi="Garamond" w:cs="Times New Roman"/>
          <w:lang w:eastAsia="pt-PT"/>
        </w:rPr>
        <w:t xml:space="preserve"> </w:t>
      </w:r>
      <w:r w:rsidR="00853F22" w:rsidRPr="000041C8">
        <w:rPr>
          <w:rFonts w:ascii="Garamond" w:eastAsia="Times New Roman" w:hAnsi="Garamond" w:cs="Times New Roman"/>
          <w:lang w:eastAsia="pt-PT"/>
        </w:rPr>
        <w:t>A</w:t>
      </w:r>
      <w:r w:rsidRPr="000041C8">
        <w:rPr>
          <w:rFonts w:ascii="Garamond" w:eastAsia="Times New Roman" w:hAnsi="Garamond" w:cs="Times New Roman"/>
          <w:lang w:eastAsia="pt-PT"/>
        </w:rPr>
        <w:t xml:space="preserve"> consulta do registo de infratores é obrigatória antes da venda ou cedência por adoção de um animal de companhia.</w:t>
      </w:r>
    </w:p>
    <w:p w14:paraId="40DEE621" w14:textId="1CA9F418"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3 </w:t>
      </w:r>
      <w:r w:rsidR="00C94749" w:rsidRPr="000041C8">
        <w:rPr>
          <w:rFonts w:ascii="Garamond" w:eastAsia="Times New Roman" w:hAnsi="Garamond" w:cs="Times New Roman"/>
          <w:lang w:eastAsia="pt-PT"/>
        </w:rPr>
        <w:t>-</w:t>
      </w:r>
      <w:r w:rsidRPr="000041C8">
        <w:rPr>
          <w:rFonts w:ascii="Garamond" w:eastAsia="Times New Roman" w:hAnsi="Garamond" w:cs="Times New Roman"/>
          <w:lang w:eastAsia="pt-PT"/>
        </w:rPr>
        <w:t xml:space="preserve"> O registo previsto no n.º 1 do presente artigo obedece ao disposto no Regulamento Geral de Proteção de Dados, aprovado pelo Regulamento (</w:t>
      </w:r>
      <w:r w:rsidR="00B96C47" w:rsidRPr="000041C8">
        <w:rPr>
          <w:rFonts w:ascii="Garamond" w:eastAsia="Times New Roman" w:hAnsi="Garamond" w:cs="Times New Roman"/>
          <w:lang w:eastAsia="pt-PT"/>
        </w:rPr>
        <w:t>U</w:t>
      </w:r>
      <w:r w:rsidRPr="000041C8">
        <w:rPr>
          <w:rFonts w:ascii="Garamond" w:eastAsia="Times New Roman" w:hAnsi="Garamond" w:cs="Times New Roman"/>
          <w:lang w:eastAsia="pt-PT"/>
        </w:rPr>
        <w:t>E) 2016/679.</w:t>
      </w:r>
    </w:p>
    <w:p w14:paraId="05643365" w14:textId="4139418A" w:rsidR="004A17A8" w:rsidRPr="000041C8" w:rsidRDefault="004A17A8" w:rsidP="004A17A8">
      <w:pPr>
        <w:spacing w:line="360" w:lineRule="auto"/>
        <w:jc w:val="center"/>
        <w:rPr>
          <w:rFonts w:ascii="Garamond" w:eastAsia="Times New Roman" w:hAnsi="Garamond" w:cs="Times New Roman"/>
          <w:lang w:eastAsia="pt-PT"/>
        </w:rPr>
      </w:pPr>
      <w:r w:rsidRPr="000041C8">
        <w:rPr>
          <w:rFonts w:ascii="Garamond" w:eastAsia="Times New Roman" w:hAnsi="Garamond" w:cs="Times New Roman"/>
          <w:b/>
          <w:bCs/>
          <w:color w:val="000000" w:themeColor="text1"/>
          <w:lang w:eastAsia="pt-PT"/>
        </w:rPr>
        <w:t>Artigo 1</w:t>
      </w:r>
      <w:r w:rsidR="004D3E19">
        <w:rPr>
          <w:rFonts w:ascii="Garamond" w:eastAsia="Times New Roman" w:hAnsi="Garamond" w:cs="Times New Roman"/>
          <w:b/>
          <w:bCs/>
          <w:color w:val="000000" w:themeColor="text1"/>
          <w:lang w:eastAsia="pt-PT"/>
        </w:rPr>
        <w:t>45</w:t>
      </w:r>
      <w:r w:rsidRPr="000041C8">
        <w:rPr>
          <w:rFonts w:ascii="Garamond" w:eastAsia="Times New Roman" w:hAnsi="Garamond" w:cs="Times New Roman"/>
          <w:b/>
          <w:bCs/>
          <w:color w:val="000000" w:themeColor="text1"/>
          <w:lang w:eastAsia="pt-PT"/>
        </w:rPr>
        <w:t>.º</w:t>
      </w:r>
    </w:p>
    <w:p w14:paraId="7014687B" w14:textId="678A170A" w:rsidR="004A17A8" w:rsidRPr="000041C8" w:rsidRDefault="004A17A8" w:rsidP="004A17A8">
      <w:pPr>
        <w:spacing w:line="360" w:lineRule="auto"/>
        <w:jc w:val="center"/>
        <w:rPr>
          <w:rFonts w:ascii="Garamond" w:eastAsia="Times New Roman" w:hAnsi="Garamond" w:cs="Times New Roman"/>
          <w:lang w:eastAsia="pt-PT"/>
        </w:rPr>
      </w:pPr>
      <w:r w:rsidRPr="000041C8">
        <w:rPr>
          <w:rFonts w:ascii="Garamond" w:eastAsia="Times New Roman" w:hAnsi="Garamond" w:cs="Times New Roman"/>
          <w:color w:val="000000" w:themeColor="text1"/>
          <w:lang w:eastAsia="pt-PT"/>
        </w:rPr>
        <w:t>Aplicação subsidiária em matéria de contraordenações</w:t>
      </w:r>
    </w:p>
    <w:p w14:paraId="59F918C3" w14:textId="38B22D4C" w:rsidR="004A17A8" w:rsidRPr="000041C8" w:rsidRDefault="004A17A8" w:rsidP="004A17A8">
      <w:pPr>
        <w:spacing w:line="360" w:lineRule="auto"/>
        <w:jc w:val="both"/>
        <w:rPr>
          <w:rFonts w:ascii="Garamond" w:eastAsia="Times New Roman" w:hAnsi="Garamond" w:cs="Times New Roman"/>
          <w:lang w:eastAsia="pt-PT"/>
        </w:rPr>
      </w:pPr>
      <w:r w:rsidRPr="000041C8">
        <w:rPr>
          <w:rFonts w:ascii="Garamond" w:eastAsia="Times New Roman" w:hAnsi="Garamond" w:cs="Times New Roman"/>
          <w:color w:val="000000" w:themeColor="text1"/>
          <w:lang w:eastAsia="pt-PT"/>
        </w:rPr>
        <w:t xml:space="preserve"> Em tudo o que não esteja expressamente previsto no presente capítulo são aplicáveis as normas constantes da Lei</w:t>
      </w:r>
      <w:r w:rsidR="00151859" w:rsidRPr="000041C8">
        <w:rPr>
          <w:rFonts w:ascii="Garamond" w:eastAsia="Times New Roman" w:hAnsi="Garamond" w:cs="Times New Roman"/>
          <w:color w:val="000000" w:themeColor="text1"/>
          <w:lang w:eastAsia="pt-PT"/>
        </w:rPr>
        <w:t>-</w:t>
      </w:r>
      <w:r w:rsidRPr="000041C8">
        <w:rPr>
          <w:rFonts w:ascii="Garamond" w:eastAsia="Times New Roman" w:hAnsi="Garamond" w:cs="Times New Roman"/>
          <w:color w:val="000000" w:themeColor="text1"/>
          <w:lang w:eastAsia="pt-PT"/>
        </w:rPr>
        <w:t>Quadro das Contraord</w:t>
      </w:r>
      <w:r w:rsidR="00151859" w:rsidRPr="000041C8">
        <w:rPr>
          <w:rFonts w:ascii="Garamond" w:eastAsia="Times New Roman" w:hAnsi="Garamond" w:cs="Times New Roman"/>
          <w:color w:val="000000" w:themeColor="text1"/>
          <w:lang w:eastAsia="pt-PT"/>
        </w:rPr>
        <w:t>e</w:t>
      </w:r>
      <w:r w:rsidRPr="000041C8">
        <w:rPr>
          <w:rFonts w:ascii="Garamond" w:eastAsia="Times New Roman" w:hAnsi="Garamond" w:cs="Times New Roman"/>
          <w:color w:val="000000" w:themeColor="text1"/>
          <w:lang w:eastAsia="pt-PT"/>
        </w:rPr>
        <w:t>nações</w:t>
      </w:r>
      <w:r w:rsidR="00151859" w:rsidRPr="000041C8">
        <w:rPr>
          <w:rFonts w:ascii="Garamond" w:eastAsia="Times New Roman" w:hAnsi="Garamond" w:cs="Times New Roman"/>
          <w:color w:val="000000" w:themeColor="text1"/>
          <w:lang w:eastAsia="pt-PT"/>
        </w:rPr>
        <w:t xml:space="preserve"> Ambientais</w:t>
      </w:r>
      <w:r w:rsidRPr="000041C8">
        <w:rPr>
          <w:rFonts w:ascii="Garamond" w:eastAsia="Times New Roman" w:hAnsi="Garamond" w:cs="Times New Roman"/>
          <w:color w:val="000000" w:themeColor="text1"/>
          <w:lang w:eastAsia="pt-PT"/>
        </w:rPr>
        <w:t>.</w:t>
      </w:r>
    </w:p>
    <w:p w14:paraId="506D1FA7" w14:textId="77777777" w:rsidR="004A17A8" w:rsidRPr="000041C8" w:rsidRDefault="004A17A8" w:rsidP="00A95B79">
      <w:pPr>
        <w:spacing w:line="360" w:lineRule="auto"/>
        <w:jc w:val="both"/>
        <w:rPr>
          <w:rFonts w:ascii="Garamond" w:eastAsia="Times New Roman" w:hAnsi="Garamond" w:cs="Times New Roman"/>
          <w:lang w:eastAsia="pt-PT"/>
        </w:rPr>
      </w:pPr>
    </w:p>
    <w:p w14:paraId="07F7D09F" w14:textId="3C601818" w:rsidR="003D15F2" w:rsidRPr="000041C8" w:rsidRDefault="009C4989" w:rsidP="00A95B79">
      <w:pPr>
        <w:spacing w:line="360" w:lineRule="auto"/>
        <w:jc w:val="center"/>
        <w:rPr>
          <w:rFonts w:ascii="Garamond" w:eastAsia="Times New Roman" w:hAnsi="Garamond" w:cs="Times New Roman"/>
          <w:lang w:eastAsia="pt-PT"/>
        </w:rPr>
      </w:pPr>
      <w:r>
        <w:rPr>
          <w:rFonts w:ascii="Garamond" w:eastAsia="Times New Roman" w:hAnsi="Garamond" w:cs="Times New Roman"/>
          <w:b/>
          <w:bCs/>
          <w:color w:val="000000" w:themeColor="text1"/>
          <w:lang w:eastAsia="pt-PT"/>
        </w:rPr>
        <w:t>Capítulo III</w:t>
      </w:r>
    </w:p>
    <w:p w14:paraId="490B0615" w14:textId="77777777" w:rsidR="003D15F2" w:rsidRPr="000041C8" w:rsidRDefault="003D15F2" w:rsidP="00A95B79">
      <w:pPr>
        <w:spacing w:line="360" w:lineRule="auto"/>
        <w:jc w:val="center"/>
        <w:rPr>
          <w:rFonts w:ascii="Garamond" w:eastAsia="Times New Roman" w:hAnsi="Garamond" w:cs="Times New Roman"/>
          <w:lang w:eastAsia="pt-PT"/>
        </w:rPr>
      </w:pPr>
      <w:r w:rsidRPr="000041C8">
        <w:rPr>
          <w:rFonts w:ascii="Garamond" w:eastAsia="Times New Roman" w:hAnsi="Garamond" w:cs="Times New Roman"/>
          <w:b/>
          <w:bCs/>
          <w:color w:val="000000" w:themeColor="text1"/>
          <w:lang w:eastAsia="pt-PT"/>
        </w:rPr>
        <w:t>CRIMES</w:t>
      </w:r>
    </w:p>
    <w:p w14:paraId="46F52571" w14:textId="77777777" w:rsidR="003D15F2" w:rsidRPr="000041C8" w:rsidRDefault="003D15F2" w:rsidP="00A95B79">
      <w:pPr>
        <w:spacing w:line="360" w:lineRule="auto"/>
        <w:jc w:val="center"/>
        <w:rPr>
          <w:rFonts w:ascii="Garamond" w:eastAsia="Times New Roman" w:hAnsi="Garamond" w:cs="Times New Roman"/>
          <w:lang w:eastAsia="pt-PT"/>
        </w:rPr>
      </w:pPr>
      <w:r w:rsidRPr="000041C8">
        <w:rPr>
          <w:rFonts w:ascii="Garamond" w:eastAsia="Times New Roman" w:hAnsi="Garamond" w:cs="Times New Roman"/>
          <w:b/>
          <w:bCs/>
          <w:color w:val="000000" w:themeColor="text1"/>
          <w:lang w:eastAsia="pt-PT"/>
        </w:rPr>
        <w:t xml:space="preserve"> </w:t>
      </w:r>
    </w:p>
    <w:p w14:paraId="45AA3817" w14:textId="46E19CFB" w:rsidR="003D15F2" w:rsidRPr="000041C8" w:rsidRDefault="003D15F2" w:rsidP="00A95B79">
      <w:pPr>
        <w:spacing w:line="360" w:lineRule="auto"/>
        <w:jc w:val="center"/>
        <w:rPr>
          <w:rFonts w:ascii="Garamond" w:eastAsia="Times New Roman" w:hAnsi="Garamond" w:cs="Times New Roman"/>
          <w:lang w:eastAsia="pt-PT"/>
        </w:rPr>
      </w:pPr>
      <w:r w:rsidRPr="000041C8">
        <w:rPr>
          <w:rFonts w:ascii="Garamond" w:eastAsia="Times New Roman" w:hAnsi="Garamond" w:cs="Times New Roman"/>
          <w:b/>
          <w:bCs/>
          <w:color w:val="000000" w:themeColor="text1"/>
          <w:lang w:eastAsia="pt-PT"/>
        </w:rPr>
        <w:t>Artigo 1</w:t>
      </w:r>
      <w:r w:rsidR="004D3E19">
        <w:rPr>
          <w:rFonts w:ascii="Garamond" w:eastAsia="Times New Roman" w:hAnsi="Garamond" w:cs="Times New Roman"/>
          <w:b/>
          <w:bCs/>
          <w:color w:val="000000" w:themeColor="text1"/>
          <w:lang w:eastAsia="pt-PT"/>
        </w:rPr>
        <w:t>46</w:t>
      </w:r>
      <w:r w:rsidRPr="000041C8">
        <w:rPr>
          <w:rFonts w:ascii="Garamond" w:eastAsia="Times New Roman" w:hAnsi="Garamond" w:cs="Times New Roman"/>
          <w:b/>
          <w:bCs/>
          <w:color w:val="000000" w:themeColor="text1"/>
          <w:lang w:eastAsia="pt-PT"/>
        </w:rPr>
        <w:t>.º</w:t>
      </w:r>
    </w:p>
    <w:p w14:paraId="2E36B49B" w14:textId="1511CD61" w:rsidR="003D15F2" w:rsidRPr="000041C8" w:rsidRDefault="003D15F2" w:rsidP="00A95B79">
      <w:pPr>
        <w:spacing w:line="360" w:lineRule="auto"/>
        <w:jc w:val="center"/>
        <w:rPr>
          <w:rFonts w:ascii="Garamond" w:eastAsia="Times New Roman" w:hAnsi="Garamond" w:cs="Times New Roman"/>
          <w:lang w:eastAsia="pt-PT"/>
        </w:rPr>
      </w:pPr>
      <w:r w:rsidRPr="000041C8">
        <w:rPr>
          <w:rFonts w:ascii="Garamond" w:eastAsia="Times New Roman" w:hAnsi="Garamond" w:cs="Times New Roman"/>
          <w:color w:val="000000" w:themeColor="text1"/>
          <w:lang w:eastAsia="pt-PT"/>
        </w:rPr>
        <w:t>Lutas entre animais</w:t>
      </w:r>
      <w:r w:rsidR="007F4D5B">
        <w:rPr>
          <w:rFonts w:ascii="Garamond" w:eastAsia="Times New Roman" w:hAnsi="Garamond" w:cs="Times New Roman"/>
          <w:color w:val="000000" w:themeColor="text1"/>
          <w:lang w:eastAsia="pt-PT"/>
        </w:rPr>
        <w:t xml:space="preserve"> de companhia</w:t>
      </w:r>
    </w:p>
    <w:p w14:paraId="477EF830" w14:textId="6C2C752E"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color w:val="000000" w:themeColor="text1"/>
          <w:lang w:eastAsia="pt-PT"/>
        </w:rPr>
        <w:t xml:space="preserve"> 1 - Quem promover, por qualquer forma, lutas entre animais</w:t>
      </w:r>
      <w:r w:rsidR="007F4D5B">
        <w:rPr>
          <w:rFonts w:ascii="Garamond" w:eastAsia="Times New Roman" w:hAnsi="Garamond" w:cs="Times New Roman"/>
          <w:color w:val="000000" w:themeColor="text1"/>
          <w:lang w:eastAsia="pt-PT"/>
        </w:rPr>
        <w:t xml:space="preserve"> de comp</w:t>
      </w:r>
      <w:r w:rsidR="00A0346B">
        <w:rPr>
          <w:rFonts w:ascii="Garamond" w:eastAsia="Times New Roman" w:hAnsi="Garamond" w:cs="Times New Roman"/>
          <w:color w:val="000000" w:themeColor="text1"/>
          <w:lang w:eastAsia="pt-PT"/>
        </w:rPr>
        <w:t>a</w:t>
      </w:r>
      <w:r w:rsidR="007F4D5B">
        <w:rPr>
          <w:rFonts w:ascii="Garamond" w:eastAsia="Times New Roman" w:hAnsi="Garamond" w:cs="Times New Roman"/>
          <w:color w:val="000000" w:themeColor="text1"/>
          <w:lang w:eastAsia="pt-PT"/>
        </w:rPr>
        <w:t>nhia</w:t>
      </w:r>
      <w:r w:rsidRPr="000041C8">
        <w:rPr>
          <w:rFonts w:ascii="Garamond" w:eastAsia="Times New Roman" w:hAnsi="Garamond" w:cs="Times New Roman"/>
          <w:color w:val="000000" w:themeColor="text1"/>
          <w:lang w:eastAsia="pt-PT"/>
        </w:rPr>
        <w:t xml:space="preserve">, nomeadamente através da organização de evento, divulgação, venda de ingressos, fornecimento de instalações, prestação de auxílio material ou qualquer outra atividade dirigida à sua realização, é punido com pena de prisão até 3 anos ou com pena de multa. </w:t>
      </w:r>
    </w:p>
    <w:p w14:paraId="6D041CFB" w14:textId="77777777"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color w:val="000000" w:themeColor="text1"/>
          <w:lang w:eastAsia="pt-PT"/>
        </w:rPr>
        <w:t xml:space="preserve">2 - Quem participar, por qualquer forma, com animais em lutas entre estes é punido com pena de prisão até 2 anos ou com pena de multa. </w:t>
      </w:r>
    </w:p>
    <w:p w14:paraId="51D8B754" w14:textId="77777777"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color w:val="000000" w:themeColor="text1"/>
          <w:lang w:eastAsia="pt-PT"/>
        </w:rPr>
        <w:t xml:space="preserve">3 - A tentativa é punível. </w:t>
      </w:r>
    </w:p>
    <w:p w14:paraId="2F0CD574" w14:textId="276CF7E6" w:rsidR="003D15F2" w:rsidRPr="000041C8" w:rsidRDefault="003D15F2" w:rsidP="00A95B79">
      <w:pPr>
        <w:spacing w:line="360" w:lineRule="auto"/>
        <w:jc w:val="center"/>
        <w:rPr>
          <w:rFonts w:ascii="Garamond" w:eastAsia="Times New Roman" w:hAnsi="Garamond" w:cs="Times New Roman"/>
          <w:lang w:eastAsia="pt-PT"/>
        </w:rPr>
      </w:pPr>
      <w:r w:rsidRPr="000041C8">
        <w:rPr>
          <w:rFonts w:ascii="Garamond" w:eastAsia="Times New Roman" w:hAnsi="Garamond" w:cs="Times New Roman"/>
          <w:b/>
          <w:bCs/>
          <w:color w:val="000000" w:themeColor="text1"/>
          <w:lang w:eastAsia="pt-PT"/>
        </w:rPr>
        <w:t>Artigo 1</w:t>
      </w:r>
      <w:r w:rsidR="004D3E19">
        <w:rPr>
          <w:rFonts w:ascii="Garamond" w:eastAsia="Times New Roman" w:hAnsi="Garamond" w:cs="Times New Roman"/>
          <w:b/>
          <w:bCs/>
          <w:color w:val="000000" w:themeColor="text1"/>
          <w:lang w:eastAsia="pt-PT"/>
        </w:rPr>
        <w:t>47</w:t>
      </w:r>
      <w:r w:rsidRPr="000041C8">
        <w:rPr>
          <w:rFonts w:ascii="Garamond" w:eastAsia="Times New Roman" w:hAnsi="Garamond" w:cs="Times New Roman"/>
          <w:b/>
          <w:bCs/>
          <w:color w:val="000000" w:themeColor="text1"/>
          <w:lang w:eastAsia="pt-PT"/>
        </w:rPr>
        <w:t>.º</w:t>
      </w:r>
    </w:p>
    <w:p w14:paraId="1A6584FF" w14:textId="77777777" w:rsidR="003D15F2" w:rsidRPr="000041C8" w:rsidRDefault="003D15F2" w:rsidP="00A95B79">
      <w:pPr>
        <w:spacing w:line="360" w:lineRule="auto"/>
        <w:jc w:val="center"/>
        <w:rPr>
          <w:rFonts w:ascii="Garamond" w:eastAsia="Times New Roman" w:hAnsi="Garamond" w:cs="Times New Roman"/>
          <w:lang w:eastAsia="pt-PT"/>
        </w:rPr>
      </w:pPr>
      <w:r w:rsidRPr="000041C8">
        <w:rPr>
          <w:rFonts w:ascii="Garamond" w:eastAsia="Times New Roman" w:hAnsi="Garamond" w:cs="Times New Roman"/>
          <w:color w:val="000000" w:themeColor="text1"/>
          <w:lang w:eastAsia="pt-PT"/>
        </w:rPr>
        <w:t>Ofensas à integridade física dolosas</w:t>
      </w:r>
    </w:p>
    <w:p w14:paraId="34FA4EAF" w14:textId="51DC691C"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color w:val="000000" w:themeColor="text1"/>
          <w:lang w:eastAsia="pt-PT"/>
        </w:rPr>
        <w:t xml:space="preserve"> 1 - Quem, servindo-se de animal por via do seu incitamento, ofenda o corpo ou a saúde de outra pessoa é punido com pena de prisão até 3 anos ou com pena de multa. </w:t>
      </w:r>
    </w:p>
    <w:p w14:paraId="01A966CB" w14:textId="77777777"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color w:val="000000" w:themeColor="text1"/>
          <w:lang w:eastAsia="pt-PT"/>
        </w:rPr>
        <w:t xml:space="preserve">2 - Se as ofensas provocadas forem graves a pena é de 2 a 10 anos. </w:t>
      </w:r>
    </w:p>
    <w:p w14:paraId="5AD93DB4" w14:textId="77777777" w:rsidR="003D15F2" w:rsidRPr="005C7169"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color w:val="000000" w:themeColor="text1"/>
          <w:lang w:eastAsia="pt-PT"/>
        </w:rPr>
        <w:t>3 - A tentativa é punível.</w:t>
      </w:r>
    </w:p>
    <w:p w14:paraId="1FC62F0A" w14:textId="5B4CCEE6" w:rsidR="003D15F2" w:rsidRPr="005C7169" w:rsidRDefault="003D15F2" w:rsidP="008759F1">
      <w:pPr>
        <w:spacing w:line="360" w:lineRule="auto"/>
        <w:jc w:val="center"/>
        <w:rPr>
          <w:rFonts w:ascii="Garamond" w:eastAsia="Times New Roman" w:hAnsi="Garamond" w:cs="Times New Roman"/>
          <w:lang w:eastAsia="pt-PT"/>
        </w:rPr>
      </w:pPr>
      <w:r w:rsidRPr="005C7169">
        <w:rPr>
          <w:rFonts w:ascii="Garamond" w:eastAsia="Times New Roman" w:hAnsi="Garamond" w:cs="Times New Roman"/>
          <w:b/>
          <w:bCs/>
          <w:color w:val="000000" w:themeColor="text1"/>
          <w:lang w:eastAsia="pt-PT"/>
        </w:rPr>
        <w:t>Artigo 1</w:t>
      </w:r>
      <w:r w:rsidR="004D3E19" w:rsidRPr="005C7169">
        <w:rPr>
          <w:rFonts w:ascii="Garamond" w:eastAsia="Times New Roman" w:hAnsi="Garamond" w:cs="Times New Roman"/>
          <w:b/>
          <w:bCs/>
          <w:color w:val="000000" w:themeColor="text1"/>
          <w:lang w:eastAsia="pt-PT"/>
        </w:rPr>
        <w:t>48</w:t>
      </w:r>
      <w:r w:rsidRPr="005C7169">
        <w:rPr>
          <w:rFonts w:ascii="Garamond" w:eastAsia="Times New Roman" w:hAnsi="Garamond" w:cs="Times New Roman"/>
          <w:b/>
          <w:bCs/>
          <w:color w:val="000000" w:themeColor="text1"/>
          <w:lang w:eastAsia="pt-PT"/>
        </w:rPr>
        <w:t>.º</w:t>
      </w:r>
    </w:p>
    <w:p w14:paraId="62C287AF" w14:textId="1997C22C" w:rsidR="003D15F2" w:rsidRPr="005C7169" w:rsidRDefault="003D15F2" w:rsidP="00CD1337">
      <w:pPr>
        <w:spacing w:line="360" w:lineRule="auto"/>
        <w:jc w:val="center"/>
        <w:rPr>
          <w:rFonts w:ascii="Garamond" w:eastAsia="Times New Roman" w:hAnsi="Garamond" w:cs="Times New Roman"/>
          <w:lang w:eastAsia="pt-PT"/>
        </w:rPr>
      </w:pPr>
      <w:r w:rsidRPr="005C7169">
        <w:rPr>
          <w:rFonts w:ascii="Garamond" w:eastAsia="Times New Roman" w:hAnsi="Garamond" w:cs="Times New Roman"/>
          <w:color w:val="000000" w:themeColor="text1"/>
          <w:lang w:eastAsia="pt-PT"/>
        </w:rPr>
        <w:t>Ofensas à integridade física negligentes</w:t>
      </w:r>
    </w:p>
    <w:p w14:paraId="5BDC1D37" w14:textId="6E00CE73" w:rsidR="003D15F2" w:rsidRPr="005C7169" w:rsidRDefault="003D15F2" w:rsidP="00A95B79">
      <w:pPr>
        <w:spacing w:line="360" w:lineRule="auto"/>
        <w:jc w:val="both"/>
        <w:rPr>
          <w:rFonts w:ascii="Garamond" w:eastAsia="Times New Roman" w:hAnsi="Garamond" w:cs="Times New Roman"/>
          <w:color w:val="000000" w:themeColor="text1"/>
          <w:lang w:eastAsia="pt-PT"/>
        </w:rPr>
      </w:pPr>
      <w:r w:rsidRPr="005C7169">
        <w:rPr>
          <w:rFonts w:ascii="Garamond" w:eastAsia="Times New Roman" w:hAnsi="Garamond" w:cs="Times New Roman"/>
          <w:color w:val="000000" w:themeColor="text1"/>
          <w:lang w:eastAsia="pt-PT"/>
        </w:rPr>
        <w:t>Quem, por não observar deveres de cuidado ou vigilância, der azo a que um animal ofenda o corpo ou a saúde de outra pessoa causando-lhe ofensas graves à integridade física é punido com pena de prisão até 2 anos ou com pena de multa até 240 dias.</w:t>
      </w:r>
    </w:p>
    <w:p w14:paraId="2FFD0205" w14:textId="77777777" w:rsidR="00CD1337" w:rsidRPr="005C7169" w:rsidRDefault="00CD1337" w:rsidP="00A95B79">
      <w:pPr>
        <w:spacing w:line="360" w:lineRule="auto"/>
        <w:jc w:val="both"/>
        <w:rPr>
          <w:rFonts w:ascii="Garamond" w:eastAsia="Times New Roman" w:hAnsi="Garamond" w:cs="Times New Roman"/>
          <w:lang w:eastAsia="pt-PT"/>
        </w:rPr>
      </w:pPr>
    </w:p>
    <w:p w14:paraId="56CC11D9" w14:textId="05E6DAD8" w:rsidR="003D15F2" w:rsidRPr="005C7169" w:rsidRDefault="003D15F2" w:rsidP="008759F1">
      <w:pPr>
        <w:spacing w:line="360" w:lineRule="auto"/>
        <w:jc w:val="center"/>
        <w:rPr>
          <w:rFonts w:ascii="Garamond" w:eastAsia="Times New Roman" w:hAnsi="Garamond" w:cs="Times New Roman"/>
          <w:lang w:eastAsia="pt-PT"/>
        </w:rPr>
      </w:pPr>
      <w:r w:rsidRPr="005C7169">
        <w:rPr>
          <w:rFonts w:ascii="Garamond" w:eastAsia="Times New Roman" w:hAnsi="Garamond" w:cs="Times New Roman"/>
          <w:b/>
          <w:bCs/>
          <w:color w:val="000000" w:themeColor="text1"/>
          <w:lang w:eastAsia="pt-PT"/>
        </w:rPr>
        <w:t>Artigo 1</w:t>
      </w:r>
      <w:r w:rsidR="004D3E19" w:rsidRPr="005C7169">
        <w:rPr>
          <w:rFonts w:ascii="Garamond" w:eastAsia="Times New Roman" w:hAnsi="Garamond" w:cs="Times New Roman"/>
          <w:b/>
          <w:bCs/>
          <w:color w:val="000000" w:themeColor="text1"/>
          <w:lang w:eastAsia="pt-PT"/>
        </w:rPr>
        <w:t>49</w:t>
      </w:r>
      <w:r w:rsidRPr="005C7169">
        <w:rPr>
          <w:rFonts w:ascii="Garamond" w:eastAsia="Times New Roman" w:hAnsi="Garamond" w:cs="Times New Roman"/>
          <w:b/>
          <w:bCs/>
          <w:color w:val="000000" w:themeColor="text1"/>
          <w:lang w:eastAsia="pt-PT"/>
        </w:rPr>
        <w:t>.º</w:t>
      </w:r>
    </w:p>
    <w:p w14:paraId="6DD5A06C" w14:textId="77777777" w:rsidR="003D15F2" w:rsidRPr="005C7169" w:rsidRDefault="003D15F2" w:rsidP="00A95B79">
      <w:pPr>
        <w:spacing w:line="360" w:lineRule="auto"/>
        <w:jc w:val="center"/>
        <w:rPr>
          <w:rFonts w:ascii="Garamond" w:eastAsia="Times New Roman" w:hAnsi="Garamond" w:cs="Times New Roman"/>
          <w:lang w:eastAsia="pt-PT"/>
        </w:rPr>
      </w:pPr>
      <w:r w:rsidRPr="005C7169">
        <w:rPr>
          <w:rFonts w:ascii="Garamond" w:eastAsia="Times New Roman" w:hAnsi="Garamond" w:cs="Times New Roman"/>
          <w:color w:val="000000" w:themeColor="text1"/>
          <w:lang w:eastAsia="pt-PT"/>
        </w:rPr>
        <w:t>Detentor sob efeito de álcool ou de substâncias estupefacientes ou psicotrópicas</w:t>
      </w:r>
    </w:p>
    <w:p w14:paraId="1E21C6B6" w14:textId="2C06C835" w:rsidR="003D15F2" w:rsidRPr="005C7169" w:rsidRDefault="003D15F2" w:rsidP="00A95B79">
      <w:pPr>
        <w:spacing w:line="360" w:lineRule="auto"/>
        <w:jc w:val="both"/>
        <w:rPr>
          <w:rFonts w:ascii="Garamond" w:eastAsia="Times New Roman" w:hAnsi="Garamond" w:cs="Times New Roman"/>
          <w:lang w:eastAsia="pt-PT"/>
        </w:rPr>
      </w:pPr>
      <w:r w:rsidRPr="005C7169">
        <w:rPr>
          <w:rFonts w:ascii="Garamond" w:eastAsia="Times New Roman" w:hAnsi="Garamond" w:cs="Times New Roman"/>
          <w:color w:val="000000" w:themeColor="text1"/>
          <w:lang w:eastAsia="pt-PT"/>
        </w:rPr>
        <w:t xml:space="preserve"> 1 - Quem, ainda que por negligência, circular na via pública, em lugares públicos ou em partes comuns de prédios urbanos, com animal perigoso ou potencialmente perigoso, registando uma taxa de álcool no sangue igual ou superior a 1,2 g/l é punido com pena de prisão até 1 ano ou com pena de multa até 360 dias. </w:t>
      </w:r>
    </w:p>
    <w:p w14:paraId="10D0FE00" w14:textId="77777777" w:rsidR="003D15F2" w:rsidRPr="005C7169" w:rsidRDefault="003D15F2" w:rsidP="00A95B79">
      <w:pPr>
        <w:spacing w:line="360" w:lineRule="auto"/>
        <w:jc w:val="both"/>
        <w:rPr>
          <w:rFonts w:ascii="Garamond" w:eastAsia="Times New Roman" w:hAnsi="Garamond" w:cs="Times New Roman"/>
          <w:lang w:eastAsia="pt-PT"/>
        </w:rPr>
      </w:pPr>
      <w:r w:rsidRPr="005C7169">
        <w:rPr>
          <w:rFonts w:ascii="Garamond" w:eastAsia="Times New Roman" w:hAnsi="Garamond" w:cs="Times New Roman"/>
          <w:color w:val="000000" w:themeColor="text1"/>
          <w:lang w:eastAsia="pt-PT"/>
        </w:rPr>
        <w:t xml:space="preserve">2 - Na mesma pena incorre quem, ainda que por negligência, circular na via pública, em lugares públicos ou em partes comuns de prédios urbanos, com animal perigoso ou potencialmente perigoso, não estando em condições de assegurar o seu dever de vigilância por se encontrar sob a influência de substâncias estupefacientes ou psicotrópicas ou de produtos com efeito análogo perturbadores da aptidão física, mental ou psicológica. </w:t>
      </w:r>
    </w:p>
    <w:p w14:paraId="3CACFD39" w14:textId="77777777" w:rsidR="003D15F2" w:rsidRPr="005C7169" w:rsidRDefault="003D15F2" w:rsidP="00A95B79">
      <w:pPr>
        <w:spacing w:line="360" w:lineRule="auto"/>
        <w:jc w:val="both"/>
        <w:rPr>
          <w:rFonts w:ascii="Garamond" w:eastAsia="Times New Roman" w:hAnsi="Garamond" w:cs="Times New Roman"/>
          <w:lang w:eastAsia="pt-PT"/>
        </w:rPr>
      </w:pPr>
      <w:r w:rsidRPr="005C7169">
        <w:rPr>
          <w:rFonts w:ascii="Garamond" w:eastAsia="Times New Roman" w:hAnsi="Garamond" w:cs="Times New Roman"/>
          <w:color w:val="000000" w:themeColor="text1"/>
          <w:lang w:eastAsia="pt-PT"/>
        </w:rPr>
        <w:t xml:space="preserve">3 - A presença de álcool no sangue pode ser indiciada por meio de teste no ar expirado, efetuado em analisador qualitativo. </w:t>
      </w:r>
    </w:p>
    <w:p w14:paraId="537B4886" w14:textId="77777777" w:rsidR="003D15F2" w:rsidRPr="005C7169" w:rsidRDefault="003D15F2" w:rsidP="00A95B79">
      <w:pPr>
        <w:spacing w:line="360" w:lineRule="auto"/>
        <w:jc w:val="both"/>
        <w:rPr>
          <w:rFonts w:ascii="Garamond" w:eastAsia="Times New Roman" w:hAnsi="Garamond" w:cs="Times New Roman"/>
          <w:lang w:eastAsia="pt-PT"/>
        </w:rPr>
      </w:pPr>
      <w:r w:rsidRPr="005C7169">
        <w:rPr>
          <w:rFonts w:ascii="Garamond" w:eastAsia="Times New Roman" w:hAnsi="Garamond" w:cs="Times New Roman"/>
          <w:color w:val="000000" w:themeColor="text1"/>
          <w:lang w:eastAsia="pt-PT"/>
        </w:rPr>
        <w:t xml:space="preserve">4 - A quantificação da taxa de álcool no sangue é feita por meio de teste no ar expirado, efetuado em analisador quantitativo. </w:t>
      </w:r>
    </w:p>
    <w:p w14:paraId="3B9A2E32" w14:textId="77777777" w:rsidR="003D15F2" w:rsidRPr="005C7169" w:rsidRDefault="003D15F2" w:rsidP="00A95B79">
      <w:pPr>
        <w:spacing w:line="360" w:lineRule="auto"/>
        <w:jc w:val="both"/>
        <w:rPr>
          <w:rFonts w:ascii="Garamond" w:eastAsia="Times New Roman" w:hAnsi="Garamond" w:cs="Times New Roman"/>
          <w:lang w:eastAsia="pt-PT"/>
        </w:rPr>
      </w:pPr>
      <w:r w:rsidRPr="005C7169">
        <w:rPr>
          <w:rFonts w:ascii="Garamond" w:eastAsia="Times New Roman" w:hAnsi="Garamond" w:cs="Times New Roman"/>
          <w:color w:val="000000" w:themeColor="text1"/>
          <w:lang w:eastAsia="pt-PT"/>
        </w:rPr>
        <w:t xml:space="preserve">5 - Sempre que haja suspeita de que o detentor de animal perigoso ou potencialmente perigoso se encontre sob a influência de substâncias estupefacientes ou psicotrópicas ou de produtos com efeito análogo perturbadores da aptidão física, mental ou psicológica, o mesmo é submetido a exame de rastreio do estado de influência por substâncias estupefacientes ou psicotrópicas no serviço de urgência hospitalar em que der ingresso sob custódia policial. </w:t>
      </w:r>
    </w:p>
    <w:p w14:paraId="24EB1520" w14:textId="77777777" w:rsidR="003D15F2" w:rsidRPr="005C7169" w:rsidRDefault="003D15F2" w:rsidP="00A95B79">
      <w:pPr>
        <w:spacing w:line="360" w:lineRule="auto"/>
        <w:jc w:val="both"/>
        <w:rPr>
          <w:rFonts w:ascii="Garamond" w:eastAsia="Times New Roman" w:hAnsi="Garamond" w:cs="Times New Roman"/>
          <w:lang w:eastAsia="pt-PT"/>
        </w:rPr>
      </w:pPr>
      <w:r w:rsidRPr="005C7169">
        <w:rPr>
          <w:rFonts w:ascii="Garamond" w:eastAsia="Times New Roman" w:hAnsi="Garamond" w:cs="Times New Roman"/>
          <w:color w:val="000000" w:themeColor="text1"/>
          <w:lang w:eastAsia="pt-PT"/>
        </w:rPr>
        <w:t xml:space="preserve">6 - O exame referido no número anterior é composto por um exame médico, completado, quando necessário, por exames laboratoriais através de amostra biológica. </w:t>
      </w:r>
    </w:p>
    <w:p w14:paraId="699621BF" w14:textId="77777777" w:rsidR="003D15F2" w:rsidRPr="005C7169" w:rsidRDefault="003D15F2" w:rsidP="00A95B79">
      <w:pPr>
        <w:spacing w:line="360" w:lineRule="auto"/>
        <w:jc w:val="both"/>
        <w:rPr>
          <w:rFonts w:ascii="Garamond" w:eastAsia="Times New Roman" w:hAnsi="Garamond" w:cs="Times New Roman"/>
          <w:lang w:eastAsia="pt-PT"/>
        </w:rPr>
      </w:pPr>
      <w:r w:rsidRPr="005C7169">
        <w:rPr>
          <w:rFonts w:ascii="Garamond" w:eastAsia="Times New Roman" w:hAnsi="Garamond" w:cs="Times New Roman"/>
          <w:color w:val="000000" w:themeColor="text1"/>
          <w:lang w:eastAsia="pt-PT"/>
        </w:rPr>
        <w:t xml:space="preserve">7 - É aplicável aos procedimentos de recolha, verificação, documentação e contraprova, com as devidas adaptações, o regime previsto para a fiscalização da condução sob influência do álcool ou de substâncias estupefacientes ou psicotrópicas. </w:t>
      </w:r>
    </w:p>
    <w:p w14:paraId="3F999446" w14:textId="77777777" w:rsidR="003D15F2" w:rsidRPr="005C7169" w:rsidRDefault="003D15F2" w:rsidP="00A95B79">
      <w:pPr>
        <w:spacing w:line="360" w:lineRule="auto"/>
        <w:jc w:val="both"/>
        <w:rPr>
          <w:rFonts w:ascii="Garamond" w:eastAsia="Times New Roman" w:hAnsi="Garamond" w:cs="Times New Roman"/>
          <w:lang w:eastAsia="pt-PT"/>
        </w:rPr>
      </w:pPr>
      <w:r w:rsidRPr="005C7169">
        <w:rPr>
          <w:rFonts w:ascii="Garamond" w:eastAsia="Times New Roman" w:hAnsi="Garamond" w:cs="Times New Roman"/>
          <w:color w:val="000000" w:themeColor="text1"/>
          <w:lang w:eastAsia="pt-PT"/>
        </w:rPr>
        <w:t xml:space="preserve">8 - Quando dos exames referidos nos números anteriores resultar prova de que o suspeito se encontrava sob uma taxa de álcool no sangue igual ou superior a 1,2 g/l ou sob a influência de substâncias estupefacientes ou psicotrópicas ou de produtos com efeito análogo perturbadores da aptidão física, mental ou psicológica, são-lhe imputados todos os custos associados a esses exames. </w:t>
      </w:r>
    </w:p>
    <w:p w14:paraId="01DA0CE3" w14:textId="77777777" w:rsidR="003D15F2" w:rsidRPr="005C7169" w:rsidRDefault="003D15F2" w:rsidP="00A95B79">
      <w:pPr>
        <w:spacing w:line="360" w:lineRule="auto"/>
        <w:jc w:val="both"/>
        <w:rPr>
          <w:rFonts w:ascii="Garamond" w:eastAsia="Times New Roman" w:hAnsi="Garamond" w:cs="Times New Roman"/>
          <w:lang w:eastAsia="pt-PT"/>
        </w:rPr>
      </w:pPr>
      <w:r w:rsidRPr="005C7169">
        <w:rPr>
          <w:rFonts w:ascii="Garamond" w:eastAsia="Times New Roman" w:hAnsi="Garamond" w:cs="Times New Roman"/>
          <w:color w:val="000000" w:themeColor="text1"/>
          <w:lang w:eastAsia="pt-PT"/>
        </w:rPr>
        <w:t>9 - Quem se recusar a ser sujeito aos exames previstos nos números anteriores incorre no crime de desobediência.</w:t>
      </w:r>
    </w:p>
    <w:p w14:paraId="470FADB5" w14:textId="549A5CA9" w:rsidR="00EF22E8" w:rsidRPr="000041C8" w:rsidRDefault="00EF22E8" w:rsidP="00EF22E8">
      <w:pPr>
        <w:pStyle w:val="CommentText"/>
        <w:spacing w:line="360" w:lineRule="auto"/>
        <w:jc w:val="center"/>
        <w:rPr>
          <w:rFonts w:ascii="Garamond" w:eastAsia="Times New Roman" w:hAnsi="Garamond" w:cs="Times New Roman"/>
          <w:b/>
          <w:bCs/>
          <w:color w:val="000000" w:themeColor="text1"/>
          <w:sz w:val="24"/>
          <w:szCs w:val="24"/>
          <w:lang w:eastAsia="pt-PT"/>
        </w:rPr>
      </w:pPr>
      <w:r w:rsidRPr="000041C8">
        <w:rPr>
          <w:rFonts w:ascii="Garamond" w:eastAsia="Times New Roman" w:hAnsi="Garamond" w:cs="Times New Roman"/>
          <w:b/>
          <w:bCs/>
          <w:color w:val="000000" w:themeColor="text1"/>
          <w:sz w:val="24"/>
          <w:szCs w:val="24"/>
          <w:lang w:eastAsia="pt-PT"/>
        </w:rPr>
        <w:t>Artigo 1</w:t>
      </w:r>
      <w:r w:rsidR="004D3E19">
        <w:rPr>
          <w:rFonts w:ascii="Garamond" w:eastAsia="Times New Roman" w:hAnsi="Garamond" w:cs="Times New Roman"/>
          <w:b/>
          <w:bCs/>
          <w:color w:val="000000" w:themeColor="text1"/>
          <w:sz w:val="24"/>
          <w:szCs w:val="24"/>
          <w:lang w:eastAsia="pt-PT"/>
        </w:rPr>
        <w:t>50</w:t>
      </w:r>
      <w:r w:rsidRPr="000041C8">
        <w:rPr>
          <w:rFonts w:ascii="Garamond" w:eastAsia="Times New Roman" w:hAnsi="Garamond" w:cs="Times New Roman"/>
          <w:b/>
          <w:bCs/>
          <w:color w:val="000000" w:themeColor="text1"/>
          <w:sz w:val="24"/>
          <w:szCs w:val="24"/>
          <w:lang w:eastAsia="pt-PT"/>
        </w:rPr>
        <w:t>.º</w:t>
      </w:r>
    </w:p>
    <w:p w14:paraId="3F87CE8C" w14:textId="77777777" w:rsidR="00EF22E8" w:rsidRPr="000041C8" w:rsidRDefault="00EF22E8" w:rsidP="00EF22E8">
      <w:pPr>
        <w:pStyle w:val="CommentText"/>
        <w:spacing w:line="360" w:lineRule="auto"/>
        <w:jc w:val="center"/>
        <w:rPr>
          <w:rFonts w:ascii="Garamond" w:eastAsia="Times New Roman" w:hAnsi="Garamond" w:cs="Times New Roman"/>
          <w:color w:val="000000" w:themeColor="text1"/>
          <w:sz w:val="24"/>
          <w:szCs w:val="24"/>
          <w:lang w:eastAsia="pt-PT"/>
        </w:rPr>
      </w:pPr>
      <w:r w:rsidRPr="000041C8">
        <w:rPr>
          <w:rFonts w:ascii="Garamond" w:eastAsia="Times New Roman" w:hAnsi="Garamond" w:cs="Times New Roman"/>
          <w:color w:val="000000" w:themeColor="text1"/>
          <w:sz w:val="24"/>
          <w:szCs w:val="24"/>
          <w:lang w:eastAsia="pt-PT"/>
        </w:rPr>
        <w:t>Medidas cautelares de proteção</w:t>
      </w:r>
    </w:p>
    <w:p w14:paraId="580BA9DF" w14:textId="087FBF02" w:rsidR="00EF22E8" w:rsidRPr="000041C8" w:rsidRDefault="6BF34476" w:rsidP="00EF22E8">
      <w:pPr>
        <w:pStyle w:val="CommentText"/>
        <w:spacing w:line="360" w:lineRule="auto"/>
        <w:jc w:val="both"/>
        <w:rPr>
          <w:rFonts w:ascii="Garamond" w:eastAsia="Times New Roman" w:hAnsi="Garamond" w:cs="Times New Roman"/>
          <w:color w:val="000000" w:themeColor="text1"/>
          <w:sz w:val="24"/>
          <w:szCs w:val="24"/>
          <w:lang w:eastAsia="pt-PT"/>
        </w:rPr>
      </w:pPr>
      <w:r w:rsidRPr="036812A3">
        <w:rPr>
          <w:rFonts w:ascii="Garamond" w:eastAsia="Times New Roman" w:hAnsi="Garamond" w:cs="Times New Roman"/>
          <w:color w:val="000000" w:themeColor="text1"/>
          <w:sz w:val="24"/>
          <w:szCs w:val="24"/>
          <w:lang w:eastAsia="pt-PT"/>
        </w:rPr>
        <w:t xml:space="preserve">1 - Em caso de evidência de sinais da prática de crimes de maus-tratos contra animais de companhia, as forças de segurança, os órgãos de polícia criminal, </w:t>
      </w:r>
      <w:ins w:id="2399" w:author="Maria Cristina Tavares Briosa" w:date="2025-10-27T12:43:00Z" w16du:dateUtc="2025-10-27T12:43:00Z">
        <w:r w:rsidR="002D3EAC">
          <w:rPr>
            <w:rFonts w:ascii="Garamond" w:eastAsia="Times New Roman" w:hAnsi="Garamond" w:cs="Times New Roman"/>
            <w:color w:val="000000" w:themeColor="text1"/>
            <w:sz w:val="24"/>
            <w:szCs w:val="24"/>
            <w:lang w:eastAsia="pt-PT"/>
          </w:rPr>
          <w:t xml:space="preserve">a Direção Geral de Alimentação e Veterinária </w:t>
        </w:r>
      </w:ins>
      <w:del w:id="2400" w:author="Susana Margarida Gonçalves Silva Santos" w:date="2025-10-20T12:37:00Z" w16du:dateUtc="2025-10-20T11:37:00Z">
        <w:r w:rsidRPr="036812A3" w:rsidDel="004C0ADC">
          <w:rPr>
            <w:rFonts w:ascii="Garamond" w:eastAsia="Times New Roman" w:hAnsi="Garamond" w:cs="Times New Roman"/>
            <w:color w:val="000000" w:themeColor="text1"/>
            <w:sz w:val="24"/>
            <w:szCs w:val="24"/>
            <w:lang w:eastAsia="pt-PT"/>
          </w:rPr>
          <w:delText>o Instituto da Conservação da Natureza e das Florestas, I.P.</w:delText>
        </w:r>
      </w:del>
      <w:ins w:id="2401" w:author="Susana Margarida Gonçalves Silva Santos" w:date="2025-10-20T12:37:00Z" w16du:dateUtc="2025-10-20T11:37:00Z">
        <w:r w:rsidR="004C0ADC">
          <w:rPr>
            <w:rFonts w:ascii="Garamond" w:eastAsia="Times New Roman" w:hAnsi="Garamond" w:cs="Times New Roman"/>
            <w:color w:val="000000" w:themeColor="text1"/>
            <w:sz w:val="24"/>
            <w:szCs w:val="24"/>
            <w:lang w:eastAsia="pt-PT"/>
          </w:rPr>
          <w:t xml:space="preserve">a </w:t>
        </w:r>
        <w:r w:rsidR="004C0ADC" w:rsidRPr="002D3EAC">
          <w:rPr>
            <w:rFonts w:ascii="Garamond" w:eastAsia="Times New Roman" w:hAnsi="Garamond" w:cs="Times New Roman"/>
            <w:strike/>
            <w:color w:val="000000" w:themeColor="text1"/>
            <w:sz w:val="24"/>
            <w:szCs w:val="24"/>
            <w:lang w:eastAsia="pt-PT"/>
          </w:rPr>
          <w:t>DGAV</w:t>
        </w:r>
      </w:ins>
      <w:r w:rsidRPr="036812A3">
        <w:rPr>
          <w:rFonts w:ascii="Garamond" w:eastAsia="Times New Roman" w:hAnsi="Garamond" w:cs="Times New Roman"/>
          <w:color w:val="000000" w:themeColor="text1"/>
          <w:sz w:val="24"/>
          <w:szCs w:val="24"/>
          <w:lang w:eastAsia="pt-PT"/>
        </w:rPr>
        <w:t xml:space="preserve"> e os municípios devem desencadear os meios para proceder à recolha ou captura dos mesmos.</w:t>
      </w:r>
    </w:p>
    <w:p w14:paraId="5280C81F" w14:textId="77777777" w:rsidR="00EF22E8" w:rsidRPr="000041C8" w:rsidRDefault="00EF22E8" w:rsidP="00EF22E8">
      <w:pPr>
        <w:pStyle w:val="CommentText"/>
        <w:spacing w:line="360" w:lineRule="auto"/>
        <w:jc w:val="both"/>
        <w:rPr>
          <w:rFonts w:ascii="Garamond" w:eastAsia="Times New Roman" w:hAnsi="Garamond" w:cs="Times New Roman"/>
          <w:color w:val="000000" w:themeColor="text1"/>
          <w:sz w:val="24"/>
          <w:szCs w:val="24"/>
          <w:lang w:eastAsia="pt-PT"/>
        </w:rPr>
      </w:pPr>
      <w:r w:rsidRPr="000041C8">
        <w:rPr>
          <w:rFonts w:ascii="Garamond" w:eastAsia="Times New Roman" w:hAnsi="Garamond" w:cs="Times New Roman"/>
          <w:color w:val="000000" w:themeColor="text1"/>
          <w:sz w:val="24"/>
          <w:szCs w:val="24"/>
          <w:lang w:eastAsia="pt-PT"/>
        </w:rPr>
        <w:t>2 - Para o efeito previsto no número anterior, pode ser solicitada a emissão de mandado judicial através da autoridade judiciária competente que assegure o acesso das forças de segurança ou órgãos de polícia criminal aos locais onde os referidos animais se encontrem.</w:t>
      </w:r>
    </w:p>
    <w:p w14:paraId="4CE17C0B" w14:textId="664288C2" w:rsidR="003D15F2" w:rsidRPr="000041C8" w:rsidRDefault="003D15F2" w:rsidP="008759F1">
      <w:pPr>
        <w:spacing w:line="360" w:lineRule="auto"/>
        <w:jc w:val="center"/>
        <w:rPr>
          <w:rFonts w:ascii="Garamond" w:eastAsia="Times New Roman" w:hAnsi="Garamond" w:cs="Times New Roman"/>
          <w:lang w:eastAsia="pt-PT"/>
        </w:rPr>
      </w:pPr>
      <w:r w:rsidRPr="000041C8">
        <w:rPr>
          <w:rFonts w:ascii="Garamond" w:eastAsia="Times New Roman" w:hAnsi="Garamond" w:cs="Times New Roman"/>
          <w:b/>
          <w:bCs/>
          <w:color w:val="000000" w:themeColor="text1"/>
          <w:lang w:eastAsia="pt-PT"/>
        </w:rPr>
        <w:t>Artigo 1</w:t>
      </w:r>
      <w:r w:rsidR="004D3E19">
        <w:rPr>
          <w:rFonts w:ascii="Garamond" w:eastAsia="Times New Roman" w:hAnsi="Garamond" w:cs="Times New Roman"/>
          <w:b/>
          <w:bCs/>
          <w:color w:val="000000" w:themeColor="text1"/>
          <w:lang w:eastAsia="pt-PT"/>
        </w:rPr>
        <w:t>51</w:t>
      </w:r>
      <w:r w:rsidRPr="000041C8">
        <w:rPr>
          <w:rFonts w:ascii="Garamond" w:eastAsia="Times New Roman" w:hAnsi="Garamond" w:cs="Times New Roman"/>
          <w:b/>
          <w:bCs/>
          <w:color w:val="000000" w:themeColor="text1"/>
          <w:lang w:eastAsia="pt-PT"/>
        </w:rPr>
        <w:t>.º</w:t>
      </w:r>
    </w:p>
    <w:p w14:paraId="01609C06" w14:textId="77777777" w:rsidR="003D15F2" w:rsidRPr="000041C8" w:rsidRDefault="003D15F2" w:rsidP="00A95B79">
      <w:pPr>
        <w:spacing w:line="360" w:lineRule="auto"/>
        <w:jc w:val="center"/>
        <w:rPr>
          <w:rFonts w:ascii="Garamond" w:eastAsia="Times New Roman" w:hAnsi="Garamond" w:cs="Times New Roman"/>
          <w:lang w:eastAsia="pt-PT"/>
        </w:rPr>
      </w:pPr>
      <w:r w:rsidRPr="000041C8">
        <w:rPr>
          <w:rFonts w:ascii="Garamond" w:eastAsia="Times New Roman" w:hAnsi="Garamond" w:cs="Times New Roman"/>
          <w:color w:val="000000" w:themeColor="text1"/>
          <w:lang w:eastAsia="pt-PT"/>
        </w:rPr>
        <w:t>Aplicação subsidiária</w:t>
      </w:r>
    </w:p>
    <w:p w14:paraId="3FF2AE48" w14:textId="0226C9F5"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color w:val="000000" w:themeColor="text1"/>
          <w:lang w:eastAsia="pt-PT"/>
        </w:rPr>
        <w:t xml:space="preserve"> Em tudo o que não esteja expressamente previsto na presente secção são aplicáveis as normas constantes do Código Penal.</w:t>
      </w:r>
    </w:p>
    <w:p w14:paraId="279CD611" w14:textId="0D6CE2B7" w:rsidR="003D15F2" w:rsidRPr="000041C8" w:rsidRDefault="003D15F2" w:rsidP="008759F1">
      <w:pPr>
        <w:spacing w:line="360" w:lineRule="auto"/>
        <w:jc w:val="center"/>
        <w:rPr>
          <w:rFonts w:ascii="Garamond" w:eastAsia="Times New Roman" w:hAnsi="Garamond" w:cs="Times New Roman"/>
          <w:lang w:eastAsia="pt-PT"/>
        </w:rPr>
      </w:pPr>
      <w:r w:rsidRPr="000041C8">
        <w:rPr>
          <w:rFonts w:ascii="Garamond" w:eastAsia="Times New Roman" w:hAnsi="Garamond" w:cs="Times New Roman"/>
          <w:b/>
          <w:bCs/>
          <w:color w:val="000000" w:themeColor="text1"/>
          <w:lang w:eastAsia="pt-PT"/>
        </w:rPr>
        <w:t>Artigo 1</w:t>
      </w:r>
      <w:r w:rsidR="004D3E19">
        <w:rPr>
          <w:rFonts w:ascii="Garamond" w:eastAsia="Times New Roman" w:hAnsi="Garamond" w:cs="Times New Roman"/>
          <w:b/>
          <w:bCs/>
          <w:color w:val="000000" w:themeColor="text1"/>
          <w:lang w:eastAsia="pt-PT"/>
        </w:rPr>
        <w:t>52</w:t>
      </w:r>
      <w:r w:rsidRPr="000041C8">
        <w:rPr>
          <w:rFonts w:ascii="Garamond" w:eastAsia="Times New Roman" w:hAnsi="Garamond" w:cs="Times New Roman"/>
          <w:b/>
          <w:bCs/>
          <w:color w:val="000000" w:themeColor="text1"/>
          <w:lang w:eastAsia="pt-PT"/>
        </w:rPr>
        <w:t>.º</w:t>
      </w:r>
    </w:p>
    <w:p w14:paraId="46CD22F7" w14:textId="77777777" w:rsidR="003D15F2" w:rsidRPr="000041C8" w:rsidRDefault="003D15F2" w:rsidP="00A95B79">
      <w:pPr>
        <w:spacing w:line="360" w:lineRule="auto"/>
        <w:jc w:val="center"/>
        <w:rPr>
          <w:rFonts w:ascii="Garamond" w:eastAsia="Times New Roman" w:hAnsi="Garamond" w:cs="Times New Roman"/>
          <w:lang w:eastAsia="pt-PT"/>
        </w:rPr>
      </w:pPr>
      <w:r w:rsidRPr="000041C8">
        <w:rPr>
          <w:rFonts w:ascii="Garamond" w:eastAsia="Times New Roman" w:hAnsi="Garamond" w:cs="Times New Roman"/>
          <w:color w:val="000000" w:themeColor="text1"/>
          <w:lang w:eastAsia="pt-PT"/>
        </w:rPr>
        <w:t>Envio do processo ao Ministério Público</w:t>
      </w:r>
    </w:p>
    <w:p w14:paraId="4B9EFD8B" w14:textId="07F71771"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color w:val="000000" w:themeColor="text1"/>
          <w:lang w:eastAsia="pt-PT"/>
        </w:rPr>
        <w:t xml:space="preserve"> </w:t>
      </w:r>
      <w:r w:rsidR="008E3DA0" w:rsidRPr="000041C8">
        <w:rPr>
          <w:rFonts w:ascii="Garamond" w:eastAsia="Times New Roman" w:hAnsi="Garamond" w:cs="Times New Roman"/>
          <w:color w:val="000000" w:themeColor="text1"/>
          <w:lang w:eastAsia="pt-PT"/>
        </w:rPr>
        <w:t>A autoridade competente remete o processo ao Ministério Público sempre que considere que existam factos suscetíveis de configurar um crime</w:t>
      </w:r>
      <w:r w:rsidR="00BE3E91" w:rsidRPr="000041C8">
        <w:rPr>
          <w:rFonts w:ascii="Garamond" w:eastAsia="Times New Roman" w:hAnsi="Garamond" w:cs="Times New Roman"/>
          <w:color w:val="000000" w:themeColor="text1"/>
          <w:lang w:eastAsia="pt-PT"/>
        </w:rPr>
        <w:t>.</w:t>
      </w:r>
    </w:p>
    <w:p w14:paraId="7D008ACB" w14:textId="2845D670" w:rsidR="003D15F2" w:rsidRPr="000041C8" w:rsidRDefault="003D15F2" w:rsidP="008759F1">
      <w:pPr>
        <w:spacing w:line="360" w:lineRule="auto"/>
        <w:jc w:val="center"/>
        <w:rPr>
          <w:rFonts w:ascii="Garamond" w:eastAsia="Times New Roman" w:hAnsi="Garamond" w:cs="Times New Roman"/>
          <w:lang w:eastAsia="pt-PT"/>
        </w:rPr>
      </w:pPr>
      <w:r w:rsidRPr="000041C8">
        <w:rPr>
          <w:rFonts w:ascii="Garamond" w:eastAsia="Times New Roman" w:hAnsi="Garamond" w:cs="Times New Roman"/>
          <w:b/>
          <w:bCs/>
          <w:color w:val="000000" w:themeColor="text1"/>
          <w:lang w:eastAsia="pt-PT"/>
        </w:rPr>
        <w:t>Artigo 1</w:t>
      </w:r>
      <w:r w:rsidR="004D3E19">
        <w:rPr>
          <w:rFonts w:ascii="Garamond" w:eastAsia="Times New Roman" w:hAnsi="Garamond" w:cs="Times New Roman"/>
          <w:b/>
          <w:bCs/>
          <w:color w:val="000000" w:themeColor="text1"/>
          <w:lang w:eastAsia="pt-PT"/>
        </w:rPr>
        <w:t>53</w:t>
      </w:r>
      <w:r w:rsidRPr="000041C8">
        <w:rPr>
          <w:rFonts w:ascii="Garamond" w:eastAsia="Times New Roman" w:hAnsi="Garamond" w:cs="Times New Roman"/>
          <w:b/>
          <w:bCs/>
          <w:color w:val="000000" w:themeColor="text1"/>
          <w:lang w:eastAsia="pt-PT"/>
        </w:rPr>
        <w:t>.º</w:t>
      </w:r>
    </w:p>
    <w:p w14:paraId="18D99405" w14:textId="77777777" w:rsidR="003D15F2" w:rsidRPr="000041C8" w:rsidRDefault="003D15F2" w:rsidP="00A95B79">
      <w:pPr>
        <w:spacing w:line="360" w:lineRule="auto"/>
        <w:jc w:val="center"/>
        <w:rPr>
          <w:rFonts w:ascii="Garamond" w:eastAsia="Times New Roman" w:hAnsi="Garamond" w:cs="Times New Roman"/>
          <w:lang w:eastAsia="pt-PT"/>
        </w:rPr>
      </w:pPr>
      <w:r w:rsidRPr="000041C8">
        <w:rPr>
          <w:rFonts w:ascii="Garamond" w:eastAsia="Times New Roman" w:hAnsi="Garamond" w:cs="Times New Roman"/>
          <w:color w:val="000000" w:themeColor="text1"/>
          <w:lang w:eastAsia="pt-PT"/>
        </w:rPr>
        <w:t>Autoridades competentes em processo criminal</w:t>
      </w:r>
    </w:p>
    <w:p w14:paraId="0205E8D1" w14:textId="1DC29BD7"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color w:val="000000" w:themeColor="text1"/>
          <w:lang w:eastAsia="pt-PT"/>
        </w:rPr>
        <w:t xml:space="preserve"> 1 - Quando se verifique concurso de crime e contraordenação ou quando, pelo mesmo facto, uma pessoa deva responder a título de crime e outra a título de contraordenação, o processamento da contraordenação cabe às autoridades competentes para o processo criminal. </w:t>
      </w:r>
    </w:p>
    <w:p w14:paraId="37C139EC" w14:textId="77777777"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color w:val="000000" w:themeColor="text1"/>
          <w:lang w:eastAsia="pt-PT"/>
        </w:rPr>
        <w:t xml:space="preserve">2 - Se estiver pendente um processo na autoridade administrativa, devem os autos ser remetidos a autoridade competente nos termos do número anterior. </w:t>
      </w:r>
    </w:p>
    <w:p w14:paraId="0AD7DBB8" w14:textId="5A27FE1D"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color w:val="000000" w:themeColor="text1"/>
          <w:lang w:eastAsia="pt-PT"/>
        </w:rPr>
        <w:t>3 - Quando uma mesma infração constitua crime e contraordenação, o agente é punido apenas pelo crime, podendo ser-lhe aplicadas as sanções acessórias previstas para a infração criminal ou para a infraçã</w:t>
      </w:r>
      <w:r w:rsidR="008759F1" w:rsidRPr="000041C8">
        <w:rPr>
          <w:rFonts w:ascii="Garamond" w:eastAsia="Times New Roman" w:hAnsi="Garamond" w:cs="Times New Roman"/>
          <w:color w:val="000000" w:themeColor="text1"/>
          <w:lang w:eastAsia="pt-PT"/>
        </w:rPr>
        <w:t>o</w:t>
      </w:r>
      <w:r w:rsidRPr="000041C8">
        <w:rPr>
          <w:rFonts w:ascii="Garamond" w:eastAsia="Times New Roman" w:hAnsi="Garamond" w:cs="Times New Roman"/>
          <w:color w:val="000000" w:themeColor="text1"/>
          <w:lang w:eastAsia="pt-PT"/>
        </w:rPr>
        <w:t xml:space="preserve"> contraordenacional.</w:t>
      </w:r>
    </w:p>
    <w:p w14:paraId="3B423A31" w14:textId="5ABCA3F8" w:rsidR="003D15F2" w:rsidRPr="000041C8" w:rsidRDefault="003D15F2" w:rsidP="008759F1">
      <w:pPr>
        <w:spacing w:line="360" w:lineRule="auto"/>
        <w:jc w:val="center"/>
        <w:rPr>
          <w:rFonts w:ascii="Garamond" w:eastAsia="Times New Roman" w:hAnsi="Garamond" w:cs="Times New Roman"/>
          <w:lang w:eastAsia="pt-PT"/>
        </w:rPr>
      </w:pPr>
      <w:r w:rsidRPr="000041C8">
        <w:rPr>
          <w:rFonts w:ascii="Garamond" w:eastAsia="Times New Roman" w:hAnsi="Garamond" w:cs="Times New Roman"/>
          <w:b/>
          <w:bCs/>
          <w:color w:val="000000" w:themeColor="text1"/>
          <w:lang w:eastAsia="pt-PT"/>
        </w:rPr>
        <w:t>Artigo 1</w:t>
      </w:r>
      <w:r w:rsidR="004D3E19">
        <w:rPr>
          <w:rFonts w:ascii="Garamond" w:eastAsia="Times New Roman" w:hAnsi="Garamond" w:cs="Times New Roman"/>
          <w:b/>
          <w:bCs/>
          <w:color w:val="000000" w:themeColor="text1"/>
          <w:lang w:eastAsia="pt-PT"/>
        </w:rPr>
        <w:t>54</w:t>
      </w:r>
      <w:r w:rsidRPr="000041C8">
        <w:rPr>
          <w:rFonts w:ascii="Garamond" w:eastAsia="Times New Roman" w:hAnsi="Garamond" w:cs="Times New Roman"/>
          <w:b/>
          <w:bCs/>
          <w:color w:val="000000" w:themeColor="text1"/>
          <w:lang w:eastAsia="pt-PT"/>
        </w:rPr>
        <w:t>.º</w:t>
      </w:r>
    </w:p>
    <w:p w14:paraId="76BF3148" w14:textId="77777777" w:rsidR="003D15F2" w:rsidRPr="000041C8" w:rsidRDefault="003D15F2" w:rsidP="00A95B79">
      <w:pPr>
        <w:spacing w:line="360" w:lineRule="auto"/>
        <w:jc w:val="center"/>
        <w:rPr>
          <w:rFonts w:ascii="Garamond" w:eastAsia="Times New Roman" w:hAnsi="Garamond" w:cs="Times New Roman"/>
          <w:lang w:eastAsia="pt-PT"/>
        </w:rPr>
      </w:pPr>
      <w:r w:rsidRPr="000041C8">
        <w:rPr>
          <w:rFonts w:ascii="Garamond" w:eastAsia="Times New Roman" w:hAnsi="Garamond" w:cs="Times New Roman"/>
          <w:color w:val="000000" w:themeColor="text1"/>
          <w:lang w:eastAsia="pt-PT"/>
        </w:rPr>
        <w:t>Competência do tribunal</w:t>
      </w:r>
    </w:p>
    <w:p w14:paraId="68E96580" w14:textId="4DE156C1"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color w:val="000000" w:themeColor="text1"/>
          <w:lang w:eastAsia="pt-PT"/>
        </w:rPr>
        <w:t xml:space="preserve"> Na situação referida no n.º 1 do artigo anterior, a aplicação da coima e das sanções acessórias cabe ao juiz competente para o julgamento do crime.</w:t>
      </w:r>
    </w:p>
    <w:p w14:paraId="5A5CE1D7" w14:textId="541BAD37" w:rsidR="00C94CFF" w:rsidRDefault="00C94CFF" w:rsidP="00A95B79">
      <w:pPr>
        <w:spacing w:line="360" w:lineRule="auto"/>
        <w:jc w:val="both"/>
        <w:rPr>
          <w:rFonts w:ascii="Garamond" w:eastAsia="Times New Roman" w:hAnsi="Garamond" w:cs="Times New Roman"/>
          <w:lang w:eastAsia="pt-PT"/>
        </w:rPr>
      </w:pPr>
    </w:p>
    <w:p w14:paraId="44D0EAD3" w14:textId="1B809709" w:rsidR="006E4AC9" w:rsidRPr="006E4AC9" w:rsidRDefault="006E4AC9" w:rsidP="006E4AC9">
      <w:pPr>
        <w:spacing w:line="360" w:lineRule="auto"/>
        <w:jc w:val="center"/>
        <w:rPr>
          <w:rFonts w:ascii="Garamond" w:eastAsia="Times New Roman" w:hAnsi="Garamond" w:cs="Times New Roman"/>
          <w:b/>
          <w:bCs/>
          <w:lang w:eastAsia="pt-PT"/>
        </w:rPr>
      </w:pPr>
      <w:r w:rsidRPr="006E4AC9">
        <w:rPr>
          <w:rFonts w:ascii="Garamond" w:eastAsia="Times New Roman" w:hAnsi="Garamond" w:cs="Times New Roman"/>
          <w:b/>
          <w:bCs/>
          <w:lang w:eastAsia="pt-PT"/>
        </w:rPr>
        <w:t>Capítulo IV</w:t>
      </w:r>
    </w:p>
    <w:p w14:paraId="3751E6FB" w14:textId="1720DF76" w:rsidR="006E4AC9" w:rsidRDefault="006E4AC9" w:rsidP="009C4989">
      <w:pPr>
        <w:spacing w:line="360" w:lineRule="auto"/>
        <w:jc w:val="center"/>
        <w:rPr>
          <w:rFonts w:ascii="Garamond" w:eastAsia="Times New Roman" w:hAnsi="Garamond" w:cs="Times New Roman"/>
          <w:b/>
          <w:bCs/>
          <w:color w:val="000000" w:themeColor="text1"/>
          <w:lang w:eastAsia="pt-PT"/>
        </w:rPr>
      </w:pPr>
      <w:r>
        <w:rPr>
          <w:rFonts w:ascii="Garamond" w:eastAsia="Times New Roman" w:hAnsi="Garamond" w:cs="Times New Roman"/>
          <w:b/>
          <w:bCs/>
          <w:color w:val="000000" w:themeColor="text1"/>
          <w:lang w:eastAsia="pt-PT"/>
        </w:rPr>
        <w:t>Sanções acessórias</w:t>
      </w:r>
    </w:p>
    <w:p w14:paraId="63296E1C" w14:textId="77777777" w:rsidR="006E4AC9" w:rsidRDefault="006E4AC9" w:rsidP="009C4989">
      <w:pPr>
        <w:spacing w:line="360" w:lineRule="auto"/>
        <w:jc w:val="center"/>
        <w:rPr>
          <w:rFonts w:ascii="Garamond" w:eastAsia="Times New Roman" w:hAnsi="Garamond" w:cs="Times New Roman"/>
          <w:b/>
          <w:bCs/>
          <w:color w:val="000000" w:themeColor="text1"/>
          <w:lang w:eastAsia="pt-PT"/>
        </w:rPr>
      </w:pPr>
    </w:p>
    <w:p w14:paraId="726EFC76" w14:textId="3428997A" w:rsidR="009C4989" w:rsidRPr="000041C8" w:rsidRDefault="009C4989" w:rsidP="009C4989">
      <w:pPr>
        <w:spacing w:line="360" w:lineRule="auto"/>
        <w:jc w:val="center"/>
        <w:rPr>
          <w:rFonts w:ascii="Garamond" w:eastAsia="Times New Roman" w:hAnsi="Garamond" w:cs="Times New Roman"/>
          <w:lang w:eastAsia="pt-PT"/>
        </w:rPr>
      </w:pPr>
      <w:r w:rsidRPr="000041C8">
        <w:rPr>
          <w:rFonts w:ascii="Garamond" w:eastAsia="Times New Roman" w:hAnsi="Garamond" w:cs="Times New Roman"/>
          <w:b/>
          <w:bCs/>
          <w:color w:val="000000" w:themeColor="text1"/>
          <w:lang w:eastAsia="pt-PT"/>
        </w:rPr>
        <w:t>Artigo 1</w:t>
      </w:r>
      <w:r w:rsidR="004D3E19">
        <w:rPr>
          <w:rFonts w:ascii="Garamond" w:eastAsia="Times New Roman" w:hAnsi="Garamond" w:cs="Times New Roman"/>
          <w:b/>
          <w:bCs/>
          <w:color w:val="000000" w:themeColor="text1"/>
          <w:lang w:eastAsia="pt-PT"/>
        </w:rPr>
        <w:t>55</w:t>
      </w:r>
      <w:r w:rsidRPr="000041C8">
        <w:rPr>
          <w:rFonts w:ascii="Garamond" w:eastAsia="Times New Roman" w:hAnsi="Garamond" w:cs="Times New Roman"/>
          <w:b/>
          <w:bCs/>
          <w:color w:val="000000" w:themeColor="text1"/>
          <w:lang w:eastAsia="pt-PT"/>
        </w:rPr>
        <w:t>.º</w:t>
      </w:r>
    </w:p>
    <w:p w14:paraId="26D83C0C" w14:textId="77777777" w:rsidR="009C4989" w:rsidRPr="000041C8" w:rsidRDefault="009C4989" w:rsidP="009C4989">
      <w:pPr>
        <w:spacing w:line="360" w:lineRule="auto"/>
        <w:jc w:val="center"/>
        <w:rPr>
          <w:rFonts w:ascii="Garamond" w:eastAsia="Times New Roman" w:hAnsi="Garamond" w:cs="Times New Roman"/>
          <w:lang w:eastAsia="pt-PT"/>
        </w:rPr>
      </w:pPr>
      <w:r w:rsidRPr="000041C8">
        <w:rPr>
          <w:rFonts w:ascii="Garamond" w:eastAsia="Times New Roman" w:hAnsi="Garamond" w:cs="Times New Roman"/>
          <w:color w:val="000000" w:themeColor="text1"/>
          <w:lang w:eastAsia="pt-PT"/>
        </w:rPr>
        <w:t>Sanções acessórias</w:t>
      </w:r>
    </w:p>
    <w:p w14:paraId="50845187" w14:textId="77777777" w:rsidR="009C4989" w:rsidRPr="000041C8" w:rsidRDefault="009C4989" w:rsidP="009C4989">
      <w:pPr>
        <w:spacing w:line="360" w:lineRule="auto"/>
        <w:jc w:val="both"/>
        <w:rPr>
          <w:rFonts w:ascii="Garamond" w:eastAsia="Times New Roman" w:hAnsi="Garamond" w:cs="Times New Roman"/>
          <w:lang w:eastAsia="pt-PT"/>
        </w:rPr>
      </w:pPr>
      <w:r w:rsidRPr="000041C8">
        <w:rPr>
          <w:rFonts w:ascii="Garamond" w:eastAsia="Times New Roman" w:hAnsi="Garamond" w:cs="Times New Roman"/>
          <w:color w:val="000000" w:themeColor="text1"/>
          <w:lang w:eastAsia="pt-PT"/>
        </w:rPr>
        <w:t xml:space="preserve"> </w:t>
      </w:r>
      <w:r w:rsidRPr="000041C8">
        <w:rPr>
          <w:rFonts w:ascii="Garamond" w:eastAsia="Times New Roman" w:hAnsi="Garamond" w:cs="Times New Roman"/>
          <w:lang w:eastAsia="pt-PT"/>
        </w:rPr>
        <w:t>1 - Consoante a gravidade do ilícito e a culpa do agente, podem ser aplicadas, cumulativamente com a pena ou com a coima, as seguintes sanções acessórias:</w:t>
      </w:r>
    </w:p>
    <w:p w14:paraId="650FCDD8" w14:textId="77777777" w:rsidR="00FC6346" w:rsidRDefault="009C4989" w:rsidP="009C498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a) Perda a favor do Estado de objetos e de animais mantidos pelo seu titular, possuidor ou detentor, incluindo as </w:t>
      </w:r>
      <w:r w:rsidR="00FC6346" w:rsidRPr="00FC6346">
        <w:rPr>
          <w:rFonts w:ascii="Garamond" w:eastAsia="Times New Roman" w:hAnsi="Garamond" w:cs="Times New Roman"/>
          <w:lang w:eastAsia="pt-PT"/>
        </w:rPr>
        <w:t>ninhadas resultantes da reprodução de animais em violação do disposto no artigo 70.º e no n.º 4 do 115.º</w:t>
      </w:r>
      <w:r w:rsidR="00FC6346">
        <w:rPr>
          <w:rFonts w:ascii="Garamond" w:eastAsia="Times New Roman" w:hAnsi="Garamond" w:cs="Times New Roman"/>
          <w:lang w:eastAsia="pt-PT"/>
        </w:rPr>
        <w:t>;</w:t>
      </w:r>
    </w:p>
    <w:p w14:paraId="39428597" w14:textId="2A58C04C" w:rsidR="009C4989" w:rsidRPr="000041C8" w:rsidRDefault="009C4989" w:rsidP="009C498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b) Privação temporária da liberdade de deter ou adquirir um animal de companhia</w:t>
      </w:r>
      <w:r w:rsidR="0069325E">
        <w:rPr>
          <w:rFonts w:ascii="Garamond" w:eastAsia="Times New Roman" w:hAnsi="Garamond" w:cs="Times New Roman"/>
          <w:lang w:eastAsia="pt-PT"/>
        </w:rPr>
        <w:t xml:space="preserve">, por um período máximo de </w:t>
      </w:r>
      <w:r w:rsidR="00533DF6">
        <w:rPr>
          <w:rFonts w:ascii="Garamond" w:eastAsia="Times New Roman" w:hAnsi="Garamond" w:cs="Times New Roman"/>
          <w:lang w:eastAsia="pt-PT"/>
        </w:rPr>
        <w:t>seis</w:t>
      </w:r>
      <w:r w:rsidR="0069325E">
        <w:rPr>
          <w:rFonts w:ascii="Garamond" w:eastAsia="Times New Roman" w:hAnsi="Garamond" w:cs="Times New Roman"/>
          <w:lang w:eastAsia="pt-PT"/>
        </w:rPr>
        <w:t xml:space="preserve"> anos</w:t>
      </w:r>
      <w:r w:rsidRPr="000041C8">
        <w:rPr>
          <w:rFonts w:ascii="Garamond" w:eastAsia="Times New Roman" w:hAnsi="Garamond" w:cs="Times New Roman"/>
          <w:lang w:eastAsia="pt-PT"/>
        </w:rPr>
        <w:t>;</w:t>
      </w:r>
    </w:p>
    <w:p w14:paraId="480BB644" w14:textId="77777777" w:rsidR="009C4989" w:rsidRPr="000041C8" w:rsidRDefault="5305343F" w:rsidP="009C4989">
      <w:pPr>
        <w:spacing w:line="360" w:lineRule="auto"/>
        <w:jc w:val="both"/>
        <w:rPr>
          <w:rFonts w:ascii="Garamond" w:eastAsia="Times New Roman" w:hAnsi="Garamond" w:cs="Times New Roman"/>
          <w:lang w:eastAsia="pt-PT"/>
        </w:rPr>
      </w:pPr>
      <w:r w:rsidRPr="592F0569">
        <w:rPr>
          <w:rFonts w:ascii="Garamond" w:eastAsia="Times New Roman" w:hAnsi="Garamond" w:cs="Times New Roman"/>
          <w:lang w:eastAsia="pt-PT"/>
        </w:rPr>
        <w:t xml:space="preserve">c) </w:t>
      </w:r>
      <w:r w:rsidRPr="002D3EAC">
        <w:rPr>
          <w:rFonts w:ascii="Garamond" w:eastAsia="Times New Roman" w:hAnsi="Garamond" w:cs="Times New Roman"/>
          <w:strike/>
          <w:lang w:eastAsia="pt-PT"/>
        </w:rPr>
        <w:t>Privação do direito de detenção d</w:t>
      </w:r>
      <w:r w:rsidRPr="002D3EAC">
        <w:rPr>
          <w:rFonts w:ascii="Garamond" w:eastAsia="Times New Roman" w:hAnsi="Garamond" w:cs="Times New Roman"/>
          <w:strike/>
          <w:lang w:eastAsia="pt-PT"/>
          <w:rPrChange w:id="2402" w:author="Maria Cristina Tavares Briosa" w:date="2025-08-08T11:28:00Z">
            <w:rPr>
              <w:rFonts w:ascii="Garamond" w:eastAsia="Times New Roman" w:hAnsi="Garamond" w:cs="Times New Roman"/>
              <w:lang w:eastAsia="pt-PT"/>
            </w:rPr>
          </w:rPrChange>
        </w:rPr>
        <w:t>e cães perigosos ou potencialmente perigosos</w:t>
      </w:r>
      <w:r w:rsidRPr="002D3EAC">
        <w:rPr>
          <w:rFonts w:ascii="Garamond" w:eastAsia="Times New Roman" w:hAnsi="Garamond" w:cs="Times New Roman"/>
          <w:strike/>
          <w:lang w:eastAsia="pt-PT"/>
        </w:rPr>
        <w:t>, pelo período máximo de 10 anos</w:t>
      </w:r>
      <w:r w:rsidRPr="592F0569">
        <w:rPr>
          <w:rFonts w:ascii="Garamond" w:eastAsia="Times New Roman" w:hAnsi="Garamond" w:cs="Times New Roman"/>
          <w:lang w:eastAsia="pt-PT"/>
        </w:rPr>
        <w:t>;</w:t>
      </w:r>
    </w:p>
    <w:p w14:paraId="045C2254" w14:textId="5402EBC1" w:rsidR="009C4989" w:rsidRPr="000041C8" w:rsidRDefault="009C4989" w:rsidP="009C498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d) Interdição do exercício de uma profissão ou atividade cujo exercício dependa de título público ou de autorização ou homologação de autoridade pública</w:t>
      </w:r>
      <w:r w:rsidR="009125FF">
        <w:rPr>
          <w:rFonts w:ascii="Garamond" w:eastAsia="Times New Roman" w:hAnsi="Garamond" w:cs="Times New Roman"/>
          <w:lang w:eastAsia="pt-PT"/>
        </w:rPr>
        <w:t>, por um período máximo de três anos</w:t>
      </w:r>
      <w:r w:rsidRPr="000041C8">
        <w:rPr>
          <w:rFonts w:ascii="Garamond" w:eastAsia="Times New Roman" w:hAnsi="Garamond" w:cs="Times New Roman"/>
          <w:lang w:eastAsia="pt-PT"/>
        </w:rPr>
        <w:t xml:space="preserve">; </w:t>
      </w:r>
    </w:p>
    <w:p w14:paraId="5D9D98E7" w14:textId="51E1A4F0" w:rsidR="009C4989" w:rsidRPr="000041C8" w:rsidRDefault="009C4989" w:rsidP="009C498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e) Privação do direito a subsídio ou benefício outorgado por entidades ou serviços públicos</w:t>
      </w:r>
      <w:r w:rsidR="00C57943">
        <w:rPr>
          <w:rFonts w:ascii="Garamond" w:eastAsia="Times New Roman" w:hAnsi="Garamond" w:cs="Times New Roman"/>
          <w:lang w:eastAsia="pt-PT"/>
        </w:rPr>
        <w:t xml:space="preserve">, por um período máximo </w:t>
      </w:r>
      <w:r w:rsidR="00533DF6">
        <w:rPr>
          <w:rFonts w:ascii="Garamond" w:eastAsia="Times New Roman" w:hAnsi="Garamond" w:cs="Times New Roman"/>
          <w:lang w:eastAsia="pt-PT"/>
        </w:rPr>
        <w:t>de três anos.</w:t>
      </w:r>
    </w:p>
    <w:p w14:paraId="01FFAC17" w14:textId="08B8F384" w:rsidR="009C4989" w:rsidRPr="000041C8" w:rsidRDefault="009C4989" w:rsidP="009C498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f) Privação do direito de participar em feiras ou mercados de animais</w:t>
      </w:r>
      <w:r w:rsidR="00C57943">
        <w:rPr>
          <w:rFonts w:ascii="Garamond" w:eastAsia="Times New Roman" w:hAnsi="Garamond" w:cs="Times New Roman"/>
          <w:lang w:eastAsia="pt-PT"/>
        </w:rPr>
        <w:t>, por um período máximo de 3 anos</w:t>
      </w:r>
      <w:r w:rsidRPr="000041C8">
        <w:rPr>
          <w:rFonts w:ascii="Garamond" w:eastAsia="Times New Roman" w:hAnsi="Garamond" w:cs="Times New Roman"/>
          <w:lang w:eastAsia="pt-PT"/>
        </w:rPr>
        <w:t xml:space="preserve">; </w:t>
      </w:r>
    </w:p>
    <w:p w14:paraId="48799D7C" w14:textId="77777777" w:rsidR="009C4989" w:rsidRPr="000041C8" w:rsidRDefault="009C4989" w:rsidP="009C498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g) Encerramento de estabelecimento cujo funcionamento esteja sujeito a autorização ou licença de autoridade administrativa; </w:t>
      </w:r>
    </w:p>
    <w:p w14:paraId="7C9B818D" w14:textId="77777777" w:rsidR="009C4989" w:rsidRPr="000041C8" w:rsidRDefault="009C4989" w:rsidP="009C498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h) Suspensão de autorizações, licenças e alvarás; </w:t>
      </w:r>
    </w:p>
    <w:p w14:paraId="74C5F774" w14:textId="77777777" w:rsidR="009C4989" w:rsidRPr="000041C8" w:rsidRDefault="009C4989" w:rsidP="009C498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i) Suspensão do acesso ao SIAC, do titular ou detentor do animal de companhia, do médico veterinário ou outra entidade;</w:t>
      </w:r>
    </w:p>
    <w:p w14:paraId="69B31972" w14:textId="3BB9025D" w:rsidR="009C4989" w:rsidRPr="000041C8" w:rsidRDefault="009C4989" w:rsidP="009C498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j) </w:t>
      </w:r>
      <w:r w:rsidR="00370BDF">
        <w:rPr>
          <w:rFonts w:ascii="Garamond" w:eastAsia="Times New Roman" w:hAnsi="Garamond" w:cs="Times New Roman"/>
          <w:lang w:eastAsia="pt-PT"/>
        </w:rPr>
        <w:t>Frequência</w:t>
      </w:r>
      <w:r w:rsidRPr="000041C8">
        <w:rPr>
          <w:rFonts w:ascii="Garamond" w:eastAsia="Times New Roman" w:hAnsi="Garamond" w:cs="Times New Roman"/>
          <w:lang w:eastAsia="pt-PT"/>
        </w:rPr>
        <w:t xml:space="preserve"> </w:t>
      </w:r>
      <w:r w:rsidR="00370BDF">
        <w:rPr>
          <w:rFonts w:ascii="Garamond" w:eastAsia="Times New Roman" w:hAnsi="Garamond" w:cs="Times New Roman"/>
          <w:lang w:eastAsia="pt-PT"/>
        </w:rPr>
        <w:t>de</w:t>
      </w:r>
      <w:r w:rsidRPr="000041C8">
        <w:rPr>
          <w:rFonts w:ascii="Garamond" w:eastAsia="Times New Roman" w:hAnsi="Garamond" w:cs="Times New Roman"/>
          <w:lang w:eastAsia="pt-PT"/>
        </w:rPr>
        <w:t xml:space="preserve"> ação de formação sobre bem-estar animal e detenção responsável de animais de companhia.</w:t>
      </w:r>
    </w:p>
    <w:p w14:paraId="134A5B9C" w14:textId="16E41171" w:rsidR="00C94CFF" w:rsidRPr="000041C8" w:rsidRDefault="009C4989" w:rsidP="009C498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2 - As sanções referidas nas alíneas f), g) e h) do número anterior têm a duração máxima de três anos contados a partir da decisão condenatória definitiva</w:t>
      </w:r>
    </w:p>
    <w:p w14:paraId="30830BB9" w14:textId="77777777" w:rsidR="00D50149" w:rsidRDefault="00D50149" w:rsidP="00A95B79">
      <w:pPr>
        <w:spacing w:line="360" w:lineRule="auto"/>
        <w:jc w:val="center"/>
        <w:rPr>
          <w:rFonts w:ascii="Garamond" w:eastAsia="Times New Roman" w:hAnsi="Garamond" w:cs="Times New Roman"/>
          <w:b/>
          <w:bCs/>
          <w:lang w:eastAsia="pt-PT"/>
        </w:rPr>
      </w:pPr>
    </w:p>
    <w:p w14:paraId="6BE15020" w14:textId="75C8B98B" w:rsidR="003D15F2" w:rsidRPr="000041C8" w:rsidRDefault="003D15F2" w:rsidP="00A95B7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TÍTULO V</w:t>
      </w:r>
    </w:p>
    <w:p w14:paraId="3DCBD310" w14:textId="77777777" w:rsidR="003D15F2" w:rsidRPr="000041C8" w:rsidRDefault="003D15F2" w:rsidP="00A95B7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 xml:space="preserve">DISPOSIÇÕES FINAIS </w:t>
      </w:r>
    </w:p>
    <w:p w14:paraId="0995288D" w14:textId="77777777" w:rsidR="00D50149" w:rsidRDefault="00D50149" w:rsidP="00FA4B70">
      <w:pPr>
        <w:spacing w:line="360" w:lineRule="auto"/>
        <w:jc w:val="center"/>
        <w:rPr>
          <w:rFonts w:ascii="Garamond" w:eastAsia="Times New Roman" w:hAnsi="Garamond" w:cs="Times New Roman"/>
          <w:b/>
          <w:bCs/>
          <w:lang w:eastAsia="pt-PT"/>
        </w:rPr>
      </w:pPr>
    </w:p>
    <w:p w14:paraId="1681CFE0" w14:textId="25836D3F" w:rsidR="00FA4B70" w:rsidRPr="000041C8" w:rsidRDefault="00FA4B70" w:rsidP="00FA4B70">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Artigo 1</w:t>
      </w:r>
      <w:r w:rsidR="004D3E19">
        <w:rPr>
          <w:rFonts w:ascii="Garamond" w:eastAsia="Times New Roman" w:hAnsi="Garamond" w:cs="Times New Roman"/>
          <w:b/>
          <w:bCs/>
          <w:lang w:eastAsia="pt-PT"/>
        </w:rPr>
        <w:t>56</w:t>
      </w:r>
      <w:r w:rsidRPr="000041C8">
        <w:rPr>
          <w:rFonts w:ascii="Garamond" w:eastAsia="Times New Roman" w:hAnsi="Garamond" w:cs="Times New Roman"/>
          <w:b/>
          <w:bCs/>
          <w:lang w:eastAsia="pt-PT"/>
        </w:rPr>
        <w:t>.º</w:t>
      </w:r>
    </w:p>
    <w:p w14:paraId="0D107B60" w14:textId="77777777" w:rsidR="00FA4B70" w:rsidRPr="000041C8" w:rsidRDefault="00FA4B70" w:rsidP="00FA4B70">
      <w:pPr>
        <w:spacing w:line="360" w:lineRule="auto"/>
        <w:jc w:val="center"/>
        <w:rPr>
          <w:rFonts w:ascii="Garamond" w:eastAsia="Times New Roman" w:hAnsi="Garamond" w:cs="Times New Roman"/>
          <w:lang w:eastAsia="pt-PT"/>
        </w:rPr>
      </w:pPr>
      <w:r w:rsidRPr="000041C8">
        <w:rPr>
          <w:rFonts w:ascii="Garamond" w:eastAsia="Times New Roman" w:hAnsi="Garamond" w:cs="Times New Roman"/>
          <w:lang w:eastAsia="pt-PT"/>
        </w:rPr>
        <w:t>Regiões Autónomas</w:t>
      </w:r>
    </w:p>
    <w:p w14:paraId="4C59D1CA" w14:textId="10AAB0BD" w:rsidR="00FA4B70" w:rsidRPr="000041C8" w:rsidRDefault="00FA4B70" w:rsidP="00FA4B70">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1 - Nas Regiões Autónomas dos Açores e Madeira, as competências cometidas </w:t>
      </w:r>
      <w:r w:rsidR="00A0346B">
        <w:rPr>
          <w:rFonts w:ascii="Garamond" w:eastAsia="Times New Roman" w:hAnsi="Garamond" w:cs="Times New Roman"/>
          <w:lang w:eastAsia="pt-PT"/>
        </w:rPr>
        <w:t>á DGAV</w:t>
      </w:r>
      <w:r w:rsidRPr="000041C8">
        <w:rPr>
          <w:rFonts w:ascii="Garamond" w:eastAsia="Times New Roman" w:hAnsi="Garamond" w:cs="Times New Roman"/>
          <w:lang w:eastAsia="pt-PT"/>
        </w:rPr>
        <w:t xml:space="preserve">, no âmbito do presente decreto-lei, são exercidas pelos competentes serviços e organismos das respetivas administrações regionais, sem prejuízo das competências atribuídas </w:t>
      </w:r>
      <w:r w:rsidR="00A0346B">
        <w:rPr>
          <w:rFonts w:ascii="Garamond" w:eastAsia="Times New Roman" w:hAnsi="Garamond" w:cs="Times New Roman"/>
          <w:lang w:eastAsia="pt-PT"/>
        </w:rPr>
        <w:t>á DGAV</w:t>
      </w:r>
      <w:r w:rsidRPr="000041C8">
        <w:rPr>
          <w:rFonts w:ascii="Garamond" w:eastAsia="Times New Roman" w:hAnsi="Garamond" w:cs="Times New Roman"/>
          <w:lang w:eastAsia="pt-PT"/>
        </w:rPr>
        <w:t xml:space="preserve">., na qualidade de autoridade nacional para o bem-estar dos animais de companhia. </w:t>
      </w:r>
    </w:p>
    <w:p w14:paraId="2CD209E7" w14:textId="77777777" w:rsidR="00FA4B70" w:rsidRPr="000041C8" w:rsidRDefault="00FA4B70" w:rsidP="00FA4B70">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2 - O produto das coimas cobradas nas Regiões Autónomas constitui receita própria destas. </w:t>
      </w:r>
    </w:p>
    <w:p w14:paraId="7AF53505" w14:textId="378DC14A" w:rsidR="00D50149" w:rsidRPr="004C52C2" w:rsidRDefault="19E69F35" w:rsidP="004D3E19">
      <w:pPr>
        <w:spacing w:line="360" w:lineRule="auto"/>
        <w:jc w:val="both"/>
        <w:rPr>
          <w:rFonts w:ascii="Garamond" w:eastAsia="Times New Roman" w:hAnsi="Garamond" w:cs="Times New Roman"/>
          <w:strike/>
          <w:lang w:eastAsia="pt-PT"/>
        </w:rPr>
      </w:pPr>
      <w:r w:rsidRPr="004C52C2">
        <w:rPr>
          <w:rFonts w:ascii="Garamond" w:eastAsia="Times New Roman" w:hAnsi="Garamond" w:cs="Times New Roman"/>
          <w:strike/>
          <w:lang w:eastAsia="pt-PT"/>
        </w:rPr>
        <w:t>3 - Os dados constantes, e que sejam compatíveis, da base de dados do Registo de Animais de Companhia e/ou Errantes em funcionamento na Região Autónoma dos Açores, devem ser integrados no SIAC.</w:t>
      </w:r>
    </w:p>
    <w:p w14:paraId="6BF0A437" w14:textId="4142B7B0" w:rsidR="003D15F2" w:rsidRPr="000041C8" w:rsidRDefault="003D15F2" w:rsidP="00A95B7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Artigo 1</w:t>
      </w:r>
      <w:r w:rsidR="004D3E19">
        <w:rPr>
          <w:rFonts w:ascii="Garamond" w:eastAsia="Times New Roman" w:hAnsi="Garamond" w:cs="Times New Roman"/>
          <w:b/>
          <w:bCs/>
          <w:lang w:eastAsia="pt-PT"/>
        </w:rPr>
        <w:t>57</w:t>
      </w:r>
      <w:r w:rsidRPr="000041C8">
        <w:rPr>
          <w:rFonts w:ascii="Garamond" w:eastAsia="Times New Roman" w:hAnsi="Garamond" w:cs="Times New Roman"/>
          <w:b/>
          <w:bCs/>
          <w:lang w:eastAsia="pt-PT"/>
        </w:rPr>
        <w:t>.º</w:t>
      </w:r>
    </w:p>
    <w:p w14:paraId="09D8C90C" w14:textId="77777777" w:rsidR="003D15F2" w:rsidRPr="000041C8" w:rsidRDefault="003D15F2" w:rsidP="00A95B79">
      <w:pPr>
        <w:spacing w:line="360" w:lineRule="auto"/>
        <w:jc w:val="center"/>
        <w:rPr>
          <w:rFonts w:ascii="Garamond" w:eastAsia="Times New Roman" w:hAnsi="Garamond" w:cs="Times New Roman"/>
          <w:lang w:eastAsia="pt-PT"/>
        </w:rPr>
      </w:pPr>
      <w:r w:rsidRPr="000041C8">
        <w:rPr>
          <w:rFonts w:ascii="Garamond" w:eastAsia="Times New Roman" w:hAnsi="Garamond" w:cs="Times New Roman"/>
          <w:lang w:eastAsia="pt-PT"/>
        </w:rPr>
        <w:t>Taxas</w:t>
      </w:r>
    </w:p>
    <w:p w14:paraId="52C3AFFC" w14:textId="251D9427"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1 </w:t>
      </w:r>
      <w:r w:rsidR="00853F22" w:rsidRPr="000041C8">
        <w:rPr>
          <w:rFonts w:ascii="Garamond" w:eastAsia="Times New Roman" w:hAnsi="Garamond" w:cs="Times New Roman"/>
          <w:lang w:eastAsia="pt-PT"/>
        </w:rPr>
        <w:t>-</w:t>
      </w:r>
      <w:r w:rsidRPr="000041C8">
        <w:rPr>
          <w:rFonts w:ascii="Garamond" w:eastAsia="Times New Roman" w:hAnsi="Garamond" w:cs="Times New Roman"/>
          <w:lang w:eastAsia="pt-PT"/>
        </w:rPr>
        <w:t xml:space="preserve"> Sem prejuízo do disposto no artigo 2</w:t>
      </w:r>
      <w:r w:rsidR="00FC6346">
        <w:rPr>
          <w:rFonts w:ascii="Garamond" w:eastAsia="Times New Roman" w:hAnsi="Garamond" w:cs="Times New Roman"/>
          <w:lang w:eastAsia="pt-PT"/>
        </w:rPr>
        <w:t>9</w:t>
      </w:r>
      <w:r w:rsidRPr="000041C8">
        <w:rPr>
          <w:rFonts w:ascii="Garamond" w:eastAsia="Times New Roman" w:hAnsi="Garamond" w:cs="Times New Roman"/>
          <w:lang w:eastAsia="pt-PT"/>
        </w:rPr>
        <w:t xml:space="preserve">.º, pelos atos e serviços relativos a procedimentos previstos no presente </w:t>
      </w:r>
      <w:r w:rsidR="00D37B90" w:rsidRPr="000041C8">
        <w:rPr>
          <w:rFonts w:ascii="Garamond" w:eastAsia="Times New Roman" w:hAnsi="Garamond" w:cs="Times New Roman"/>
          <w:lang w:eastAsia="pt-PT"/>
        </w:rPr>
        <w:t>decreto-lei</w:t>
      </w:r>
      <w:r w:rsidRPr="000041C8">
        <w:rPr>
          <w:rFonts w:ascii="Garamond" w:eastAsia="Times New Roman" w:hAnsi="Garamond" w:cs="Times New Roman"/>
          <w:lang w:eastAsia="pt-PT"/>
        </w:rPr>
        <w:t xml:space="preserve"> são devidas taxas, a fixar por portaria dos membros do Governo responsáveis pelas áreas das finanças e da </w:t>
      </w:r>
      <w:r w:rsidR="00693347">
        <w:rPr>
          <w:rFonts w:ascii="Garamond" w:eastAsia="Times New Roman" w:hAnsi="Garamond" w:cs="Times New Roman"/>
          <w:lang w:eastAsia="pt-PT"/>
        </w:rPr>
        <w:t>agricultura</w:t>
      </w:r>
      <w:r w:rsidRPr="000041C8">
        <w:rPr>
          <w:rFonts w:ascii="Garamond" w:eastAsia="Times New Roman" w:hAnsi="Garamond" w:cs="Times New Roman"/>
          <w:lang w:eastAsia="pt-PT"/>
        </w:rPr>
        <w:t xml:space="preserve"> </w:t>
      </w:r>
    </w:p>
    <w:p w14:paraId="7F45FC4F" w14:textId="7AC96AC4" w:rsidR="723FCD21" w:rsidRPr="00586218" w:rsidRDefault="178AD7F6" w:rsidP="00A95B79">
      <w:pPr>
        <w:spacing w:line="360" w:lineRule="auto"/>
        <w:jc w:val="both"/>
        <w:rPr>
          <w:rFonts w:ascii="Garamond" w:eastAsia="Times New Roman" w:hAnsi="Garamond" w:cs="Times New Roman"/>
          <w:u w:val="single"/>
          <w:lang w:eastAsia="pt-PT"/>
        </w:rPr>
      </w:pPr>
      <w:r w:rsidRPr="036812A3">
        <w:rPr>
          <w:rFonts w:ascii="Garamond" w:eastAsia="Times New Roman" w:hAnsi="Garamond" w:cs="Times New Roman"/>
          <w:lang w:eastAsia="pt-PT"/>
        </w:rPr>
        <w:t>2 - As taxas a que se refere o número anterior constitu</w:t>
      </w:r>
      <w:r w:rsidR="27FE89F8" w:rsidRPr="036812A3">
        <w:rPr>
          <w:rFonts w:ascii="Garamond" w:eastAsia="Times New Roman" w:hAnsi="Garamond" w:cs="Times New Roman"/>
          <w:lang w:eastAsia="pt-PT"/>
        </w:rPr>
        <w:t>em</w:t>
      </w:r>
      <w:r w:rsidRPr="036812A3">
        <w:rPr>
          <w:rFonts w:ascii="Garamond" w:eastAsia="Times New Roman" w:hAnsi="Garamond" w:cs="Times New Roman"/>
          <w:lang w:eastAsia="pt-PT"/>
        </w:rPr>
        <w:t xml:space="preserve"> receitas próprias d</w:t>
      </w:r>
      <w:r w:rsidR="04BDE462" w:rsidRPr="036812A3">
        <w:rPr>
          <w:rFonts w:ascii="Garamond" w:eastAsia="Times New Roman" w:hAnsi="Garamond" w:cs="Times New Roman"/>
          <w:lang w:eastAsia="pt-PT"/>
        </w:rPr>
        <w:t>a DGAV</w:t>
      </w:r>
      <w:r w:rsidRPr="036812A3">
        <w:rPr>
          <w:rFonts w:ascii="Garamond" w:eastAsia="Times New Roman" w:hAnsi="Garamond" w:cs="Times New Roman"/>
          <w:lang w:eastAsia="pt-PT"/>
        </w:rPr>
        <w:t xml:space="preserve"> </w:t>
      </w:r>
      <w:r w:rsidRPr="00586218">
        <w:rPr>
          <w:rFonts w:ascii="Garamond" w:eastAsia="Times New Roman" w:hAnsi="Garamond" w:cs="Times New Roman"/>
          <w:u w:val="single"/>
          <w:lang w:eastAsia="pt-PT"/>
        </w:rPr>
        <w:t>I.P..</w:t>
      </w:r>
    </w:p>
    <w:p w14:paraId="77AF34CD" w14:textId="760D74C8" w:rsidR="008F5617" w:rsidRPr="00B12F21" w:rsidRDefault="008F5617" w:rsidP="008F5617">
      <w:pPr>
        <w:spacing w:line="360" w:lineRule="auto"/>
        <w:jc w:val="center"/>
        <w:rPr>
          <w:rFonts w:ascii="Garamond" w:eastAsia="Times New Roman" w:hAnsi="Garamond" w:cs="Times New Roman"/>
          <w:b/>
          <w:bCs/>
          <w:strike/>
          <w:lang w:eastAsia="pt-PT"/>
        </w:rPr>
      </w:pPr>
      <w:r w:rsidRPr="00B12F21">
        <w:rPr>
          <w:rFonts w:ascii="Garamond" w:eastAsia="Times New Roman" w:hAnsi="Garamond" w:cs="Times New Roman"/>
          <w:b/>
          <w:bCs/>
          <w:strike/>
          <w:lang w:eastAsia="pt-PT"/>
        </w:rPr>
        <w:t>Artigo 1</w:t>
      </w:r>
      <w:r w:rsidR="004D3E19" w:rsidRPr="00B12F21">
        <w:rPr>
          <w:rFonts w:ascii="Garamond" w:eastAsia="Times New Roman" w:hAnsi="Garamond" w:cs="Times New Roman"/>
          <w:b/>
          <w:bCs/>
          <w:strike/>
          <w:lang w:eastAsia="pt-PT"/>
        </w:rPr>
        <w:t>58</w:t>
      </w:r>
      <w:r w:rsidRPr="00B12F21">
        <w:rPr>
          <w:rFonts w:ascii="Garamond" w:eastAsia="Times New Roman" w:hAnsi="Garamond" w:cs="Times New Roman"/>
          <w:b/>
          <w:bCs/>
          <w:strike/>
          <w:lang w:eastAsia="pt-PT"/>
        </w:rPr>
        <w:t>.º</w:t>
      </w:r>
    </w:p>
    <w:p w14:paraId="5BE9661C" w14:textId="6C73717D" w:rsidR="008F5617" w:rsidRPr="00B12F21" w:rsidRDefault="68755554" w:rsidP="036812A3">
      <w:pPr>
        <w:spacing w:line="360" w:lineRule="auto"/>
        <w:jc w:val="center"/>
        <w:rPr>
          <w:rFonts w:ascii="Garamond" w:eastAsia="Times New Roman" w:hAnsi="Garamond" w:cs="Times New Roman"/>
          <w:strike/>
          <w:lang w:eastAsia="pt-PT"/>
        </w:rPr>
      </w:pPr>
      <w:commentRangeStart w:id="2403"/>
      <w:commentRangeStart w:id="2404"/>
      <w:commentRangeStart w:id="2405"/>
      <w:r w:rsidRPr="00B12F21">
        <w:rPr>
          <w:rFonts w:ascii="Garamond" w:eastAsia="Times New Roman" w:hAnsi="Garamond" w:cs="Times New Roman"/>
          <w:strike/>
          <w:lang w:eastAsia="pt-PT"/>
        </w:rPr>
        <w:t xml:space="preserve">Requalificação dos centros de recolha </w:t>
      </w:r>
      <w:r w:rsidR="5CD29522" w:rsidRPr="00B12F21">
        <w:rPr>
          <w:rFonts w:ascii="Garamond" w:eastAsia="Times New Roman" w:hAnsi="Garamond" w:cs="Times New Roman"/>
          <w:strike/>
          <w:lang w:eastAsia="pt-PT"/>
        </w:rPr>
        <w:t>oficial</w:t>
      </w:r>
      <w:r w:rsidRPr="00B12F21">
        <w:rPr>
          <w:rFonts w:ascii="Garamond" w:eastAsia="Times New Roman" w:hAnsi="Garamond" w:cs="Times New Roman"/>
          <w:strike/>
          <w:lang w:eastAsia="pt-PT"/>
        </w:rPr>
        <w:t xml:space="preserve"> para centros de bem-estar animal</w:t>
      </w:r>
      <w:commentRangeEnd w:id="2404"/>
      <w:r w:rsidR="008F5617" w:rsidRPr="00B12F21">
        <w:rPr>
          <w:rStyle w:val="CommentReference"/>
          <w:rFonts w:ascii="Garamond" w:eastAsia="Times New Roman" w:hAnsi="Garamond" w:cs="Times New Roman"/>
          <w:strike/>
          <w:sz w:val="24"/>
          <w:szCs w:val="24"/>
          <w:lang w:eastAsia="pt-PT"/>
        </w:rPr>
        <w:commentReference w:id="2404"/>
      </w:r>
      <w:commentRangeEnd w:id="2405"/>
      <w:r w:rsidRPr="00B12F21">
        <w:rPr>
          <w:rStyle w:val="CommentReference"/>
          <w:rFonts w:ascii="Garamond" w:eastAsia="Times New Roman" w:hAnsi="Garamond" w:cs="Times New Roman"/>
          <w:strike/>
          <w:sz w:val="24"/>
          <w:szCs w:val="24"/>
          <w:lang w:eastAsia="pt-PT"/>
        </w:rPr>
        <w:commentReference w:id="2405"/>
      </w:r>
      <w:commentRangeEnd w:id="2403"/>
      <w:r w:rsidR="008F5617" w:rsidRPr="00B12F21">
        <w:rPr>
          <w:rStyle w:val="CommentReference"/>
          <w:rFonts w:ascii="Garamond" w:eastAsia="Times New Roman" w:hAnsi="Garamond" w:cs="Times New Roman"/>
          <w:strike/>
          <w:sz w:val="24"/>
          <w:szCs w:val="24"/>
          <w:lang w:eastAsia="pt-PT"/>
        </w:rPr>
        <w:commentReference w:id="2403"/>
      </w:r>
    </w:p>
    <w:p w14:paraId="4E2689B5" w14:textId="23D5C6D1" w:rsidR="007F03C3" w:rsidRPr="00B12F21" w:rsidRDefault="007F03C3" w:rsidP="007F03C3">
      <w:pPr>
        <w:spacing w:line="360" w:lineRule="auto"/>
        <w:jc w:val="both"/>
        <w:rPr>
          <w:rFonts w:ascii="Garamond" w:eastAsia="Times New Roman" w:hAnsi="Garamond" w:cs="Times New Roman"/>
          <w:strike/>
          <w:lang w:eastAsia="pt-PT"/>
        </w:rPr>
      </w:pPr>
      <w:r w:rsidRPr="00B12F21">
        <w:rPr>
          <w:rFonts w:ascii="Garamond" w:eastAsia="Times New Roman" w:hAnsi="Garamond" w:cs="Times New Roman"/>
          <w:strike/>
          <w:lang w:eastAsia="pt-PT"/>
        </w:rPr>
        <w:t>1 – O Governo, em colaboração com as autarquias locais, promove a oferta de uma rede nacional de centros de bem-estar animal a nível nacional a funcionar num modelo de governação de proximidade baseada no princípio da subsidiariedade</w:t>
      </w:r>
      <w:r w:rsidR="00ED148F" w:rsidRPr="00B12F21">
        <w:rPr>
          <w:rFonts w:ascii="Garamond" w:eastAsia="Times New Roman" w:hAnsi="Garamond" w:cs="Times New Roman"/>
          <w:strike/>
          <w:lang w:eastAsia="pt-PT"/>
        </w:rPr>
        <w:t>.</w:t>
      </w:r>
    </w:p>
    <w:p w14:paraId="5B3903E2" w14:textId="491C1AFE" w:rsidR="00ED148F" w:rsidRPr="00B12F21" w:rsidRDefault="00ED148F" w:rsidP="00FD7DB2">
      <w:pPr>
        <w:spacing w:line="360" w:lineRule="auto"/>
        <w:ind w:left="708" w:hanging="708"/>
        <w:jc w:val="both"/>
        <w:rPr>
          <w:rFonts w:ascii="Garamond" w:eastAsia="Times New Roman" w:hAnsi="Garamond" w:cs="Times New Roman"/>
          <w:strike/>
          <w:lang w:eastAsia="pt-PT"/>
        </w:rPr>
      </w:pPr>
      <w:r w:rsidRPr="00B12F21">
        <w:rPr>
          <w:rFonts w:ascii="Garamond" w:eastAsia="Times New Roman" w:hAnsi="Garamond" w:cs="Times New Roman"/>
          <w:strike/>
          <w:lang w:eastAsia="pt-PT"/>
        </w:rPr>
        <w:t xml:space="preserve">2 – </w:t>
      </w:r>
      <w:r w:rsidR="00DC67A0" w:rsidRPr="00B12F21">
        <w:rPr>
          <w:rFonts w:ascii="Garamond" w:eastAsia="Times New Roman" w:hAnsi="Garamond" w:cs="Times New Roman"/>
          <w:strike/>
          <w:lang w:eastAsia="pt-PT"/>
        </w:rPr>
        <w:t>Os centros de recolha oficial devem ser requalificados</w:t>
      </w:r>
      <w:r w:rsidR="00EB314E" w:rsidRPr="00B12F21">
        <w:rPr>
          <w:rFonts w:ascii="Garamond" w:eastAsia="Times New Roman" w:hAnsi="Garamond" w:cs="Times New Roman"/>
          <w:strike/>
          <w:lang w:eastAsia="pt-PT"/>
        </w:rPr>
        <w:t xml:space="preserve"> em centros de bem-estar animal</w:t>
      </w:r>
      <w:r w:rsidR="004C0480" w:rsidRPr="00B12F21">
        <w:rPr>
          <w:rFonts w:ascii="Garamond" w:eastAsia="Times New Roman" w:hAnsi="Garamond" w:cs="Times New Roman"/>
          <w:strike/>
          <w:lang w:eastAsia="pt-PT"/>
        </w:rPr>
        <w:t>,</w:t>
      </w:r>
      <w:r w:rsidR="00DC67A0" w:rsidRPr="00B12F21">
        <w:rPr>
          <w:rFonts w:ascii="Garamond" w:eastAsia="Times New Roman" w:hAnsi="Garamond" w:cs="Times New Roman"/>
          <w:strike/>
          <w:lang w:eastAsia="pt-PT"/>
        </w:rPr>
        <w:t xml:space="preserve"> nos termos previstos no artigo 7</w:t>
      </w:r>
      <w:r w:rsidR="00FC6346" w:rsidRPr="00B12F21">
        <w:rPr>
          <w:rFonts w:ascii="Garamond" w:eastAsia="Times New Roman" w:hAnsi="Garamond" w:cs="Times New Roman"/>
          <w:strike/>
          <w:lang w:eastAsia="pt-PT"/>
        </w:rPr>
        <w:t>7</w:t>
      </w:r>
      <w:r w:rsidR="00DC67A0" w:rsidRPr="00B12F21">
        <w:rPr>
          <w:rFonts w:ascii="Garamond" w:eastAsia="Times New Roman" w:hAnsi="Garamond" w:cs="Times New Roman"/>
          <w:strike/>
          <w:lang w:eastAsia="pt-PT"/>
        </w:rPr>
        <w:t>.º</w:t>
      </w:r>
      <w:r w:rsidR="00EB314E" w:rsidRPr="00B12F21">
        <w:rPr>
          <w:rFonts w:ascii="Garamond" w:eastAsia="Times New Roman" w:hAnsi="Garamond" w:cs="Times New Roman"/>
          <w:strike/>
          <w:lang w:eastAsia="pt-PT"/>
        </w:rPr>
        <w:t>,</w:t>
      </w:r>
      <w:r w:rsidR="00DC67A0" w:rsidRPr="00B12F21">
        <w:rPr>
          <w:rFonts w:ascii="Garamond" w:eastAsia="Times New Roman" w:hAnsi="Garamond" w:cs="Times New Roman"/>
          <w:strike/>
          <w:lang w:eastAsia="pt-PT"/>
        </w:rPr>
        <w:t xml:space="preserve"> e integrar a rede prevista no número anterior</w:t>
      </w:r>
      <w:r w:rsidR="00EB314E" w:rsidRPr="00B12F21">
        <w:rPr>
          <w:rFonts w:ascii="Garamond" w:eastAsia="Times New Roman" w:hAnsi="Garamond" w:cs="Times New Roman"/>
          <w:strike/>
          <w:lang w:eastAsia="pt-PT"/>
        </w:rPr>
        <w:t>, no prazo de dois anos a contar da data de entrada em vigor do presente decreto-lei</w:t>
      </w:r>
    </w:p>
    <w:p w14:paraId="335C3444" w14:textId="65288475" w:rsidR="008F5617" w:rsidRPr="00B12F21" w:rsidRDefault="00DC67A0" w:rsidP="004C0480">
      <w:pPr>
        <w:spacing w:line="360" w:lineRule="auto"/>
        <w:jc w:val="both"/>
        <w:rPr>
          <w:rFonts w:ascii="Garamond" w:eastAsia="Times New Roman" w:hAnsi="Garamond" w:cs="Times New Roman"/>
          <w:b/>
          <w:bCs/>
          <w:strike/>
          <w:lang w:eastAsia="pt-PT"/>
        </w:rPr>
      </w:pPr>
      <w:r w:rsidRPr="00B12F21">
        <w:rPr>
          <w:rFonts w:ascii="Garamond" w:eastAsia="Times New Roman" w:hAnsi="Garamond" w:cs="Times New Roman"/>
          <w:strike/>
          <w:lang w:eastAsia="pt-PT"/>
        </w:rPr>
        <w:t xml:space="preserve">3 – </w:t>
      </w:r>
      <w:r w:rsidR="00F720B6" w:rsidRPr="00B12F21">
        <w:rPr>
          <w:rFonts w:ascii="Garamond" w:eastAsia="Times New Roman" w:hAnsi="Garamond" w:cs="Times New Roman"/>
          <w:strike/>
          <w:lang w:eastAsia="pt-PT"/>
        </w:rPr>
        <w:t>Sem prejuízo do referido no número anterior</w:t>
      </w:r>
      <w:r w:rsidR="009B2973" w:rsidRPr="00B12F21">
        <w:rPr>
          <w:rFonts w:ascii="Garamond" w:eastAsia="Times New Roman" w:hAnsi="Garamond" w:cs="Times New Roman"/>
          <w:strike/>
          <w:lang w:eastAsia="pt-PT"/>
        </w:rPr>
        <w:t>, o</w:t>
      </w:r>
      <w:r w:rsidR="004C0480" w:rsidRPr="00B12F21">
        <w:rPr>
          <w:rFonts w:ascii="Garamond" w:eastAsia="Times New Roman" w:hAnsi="Garamond" w:cs="Times New Roman"/>
          <w:strike/>
          <w:lang w:eastAsia="pt-PT"/>
        </w:rPr>
        <w:t>s apoios do Estado</w:t>
      </w:r>
      <w:r w:rsidR="00EB314E" w:rsidRPr="00B12F21">
        <w:rPr>
          <w:rFonts w:ascii="Garamond" w:eastAsia="Times New Roman" w:hAnsi="Garamond" w:cs="Times New Roman"/>
          <w:strike/>
          <w:lang w:eastAsia="pt-PT"/>
        </w:rPr>
        <w:t xml:space="preserve"> </w:t>
      </w:r>
      <w:r w:rsidR="006472AF" w:rsidRPr="00B12F21">
        <w:rPr>
          <w:rFonts w:ascii="Garamond" w:eastAsia="Times New Roman" w:hAnsi="Garamond" w:cs="Times New Roman"/>
          <w:strike/>
          <w:lang w:eastAsia="pt-PT"/>
        </w:rPr>
        <w:t>para a promoção d</w:t>
      </w:r>
      <w:r w:rsidR="00B36E63" w:rsidRPr="00B12F21">
        <w:rPr>
          <w:rFonts w:ascii="Garamond" w:eastAsia="Times New Roman" w:hAnsi="Garamond" w:cs="Times New Roman"/>
          <w:strike/>
          <w:lang w:eastAsia="pt-PT"/>
        </w:rPr>
        <w:t>o</w:t>
      </w:r>
      <w:r w:rsidR="009B2973" w:rsidRPr="00B12F21">
        <w:rPr>
          <w:rFonts w:ascii="Garamond" w:eastAsia="Times New Roman" w:hAnsi="Garamond" w:cs="Times New Roman"/>
          <w:strike/>
          <w:lang w:eastAsia="pt-PT"/>
        </w:rPr>
        <w:t xml:space="preserve"> bem-estar animal </w:t>
      </w:r>
      <w:r w:rsidR="00B44E7D" w:rsidRPr="00B12F21">
        <w:rPr>
          <w:rFonts w:ascii="Garamond" w:eastAsia="Times New Roman" w:hAnsi="Garamond" w:cs="Times New Roman"/>
          <w:strike/>
          <w:lang w:eastAsia="pt-PT"/>
        </w:rPr>
        <w:t>são preferencialmente realizados através de contratos programa para atividades realizadas por centros de bem-estar animal.</w:t>
      </w:r>
    </w:p>
    <w:p w14:paraId="53CED0DC" w14:textId="33C38F94" w:rsidR="00E36CD5" w:rsidRDefault="00E36CD5" w:rsidP="00E36CD5">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Artigo 1</w:t>
      </w:r>
      <w:r w:rsidR="004D3E19">
        <w:rPr>
          <w:rFonts w:ascii="Garamond" w:eastAsia="Times New Roman" w:hAnsi="Garamond" w:cs="Times New Roman"/>
          <w:b/>
          <w:bCs/>
          <w:lang w:eastAsia="pt-PT"/>
        </w:rPr>
        <w:t>59</w:t>
      </w:r>
      <w:r w:rsidRPr="000041C8">
        <w:rPr>
          <w:rFonts w:ascii="Garamond" w:eastAsia="Times New Roman" w:hAnsi="Garamond" w:cs="Times New Roman"/>
          <w:b/>
          <w:bCs/>
          <w:lang w:eastAsia="pt-PT"/>
        </w:rPr>
        <w:t>.º</w:t>
      </w:r>
    </w:p>
    <w:p w14:paraId="2D599F15" w14:textId="0A65B087" w:rsidR="001E1DC8" w:rsidRPr="00DB6F12" w:rsidRDefault="6B461AA3" w:rsidP="00E36CD5">
      <w:pPr>
        <w:spacing w:line="360" w:lineRule="auto"/>
        <w:jc w:val="center"/>
        <w:rPr>
          <w:rFonts w:ascii="Garamond" w:eastAsia="Times New Roman" w:hAnsi="Garamond" w:cs="Times New Roman"/>
          <w:strike/>
          <w:lang w:eastAsia="pt-PT"/>
        </w:rPr>
      </w:pPr>
      <w:r w:rsidRPr="00DB6F12">
        <w:rPr>
          <w:rFonts w:ascii="Garamond" w:eastAsia="Times New Roman" w:hAnsi="Garamond" w:cs="Times New Roman"/>
          <w:strike/>
          <w:lang w:eastAsia="pt-PT"/>
        </w:rPr>
        <w:t>Treinadores de cãe</w:t>
      </w:r>
      <w:commentRangeStart w:id="2406"/>
      <w:r w:rsidRPr="00DB6F12">
        <w:rPr>
          <w:rFonts w:ascii="Garamond" w:eastAsia="Times New Roman" w:hAnsi="Garamond" w:cs="Times New Roman"/>
          <w:strike/>
          <w:lang w:eastAsia="pt-PT"/>
        </w:rPr>
        <w:t xml:space="preserve">s </w:t>
      </w:r>
      <w:r w:rsidR="5E1487D3" w:rsidRPr="00DB6F12">
        <w:rPr>
          <w:rFonts w:ascii="Garamond" w:eastAsia="Times New Roman" w:hAnsi="Garamond" w:cs="Times New Roman"/>
          <w:strike/>
          <w:lang w:eastAsia="pt-PT"/>
        </w:rPr>
        <w:t>para fins específicos</w:t>
      </w:r>
      <w:commentRangeEnd w:id="2406"/>
      <w:r w:rsidR="001E1DC8" w:rsidRPr="00DB6F12">
        <w:rPr>
          <w:rStyle w:val="CommentReference"/>
          <w:rFonts w:ascii="Garamond" w:eastAsia="Times New Roman" w:hAnsi="Garamond" w:cs="Times New Roman"/>
          <w:strike/>
          <w:sz w:val="24"/>
          <w:szCs w:val="24"/>
          <w:lang w:eastAsia="pt-PT"/>
        </w:rPr>
        <w:commentReference w:id="2406"/>
      </w:r>
    </w:p>
    <w:p w14:paraId="7D03B0B2" w14:textId="18CDA7DB" w:rsidR="001E1DC8" w:rsidRPr="00DB6F12" w:rsidRDefault="009A63FE" w:rsidP="009A63FE">
      <w:pPr>
        <w:spacing w:line="360" w:lineRule="auto"/>
        <w:jc w:val="both"/>
        <w:rPr>
          <w:rFonts w:ascii="Garamond" w:eastAsia="Times New Roman" w:hAnsi="Garamond" w:cs="Times New Roman"/>
          <w:strike/>
          <w:lang w:eastAsia="pt-PT"/>
        </w:rPr>
      </w:pPr>
      <w:bookmarkStart w:id="2407" w:name="_Hlk130995800"/>
      <w:r w:rsidRPr="00DB6F12">
        <w:rPr>
          <w:rFonts w:ascii="Garamond" w:eastAsia="Times New Roman" w:hAnsi="Garamond" w:cs="Times New Roman"/>
          <w:strike/>
          <w:lang w:eastAsia="pt-PT"/>
        </w:rPr>
        <w:t xml:space="preserve">1 – </w:t>
      </w:r>
      <w:r w:rsidR="00B12B92" w:rsidRPr="00DB6F12">
        <w:rPr>
          <w:rFonts w:ascii="Garamond" w:eastAsia="Times New Roman" w:hAnsi="Garamond" w:cs="Times New Roman"/>
          <w:strike/>
          <w:lang w:eastAsia="pt-PT"/>
        </w:rPr>
        <w:t xml:space="preserve">O treino de cães </w:t>
      </w:r>
      <w:r w:rsidR="00850011" w:rsidRPr="00DB6F12">
        <w:rPr>
          <w:rFonts w:ascii="Garamond" w:eastAsia="Times New Roman" w:hAnsi="Garamond" w:cs="Times New Roman"/>
          <w:strike/>
          <w:lang w:eastAsia="pt-PT"/>
        </w:rPr>
        <w:t xml:space="preserve">para fins específicos </w:t>
      </w:r>
      <w:r w:rsidR="00B12B92" w:rsidRPr="00DB6F12">
        <w:rPr>
          <w:rFonts w:ascii="Garamond" w:eastAsia="Times New Roman" w:hAnsi="Garamond" w:cs="Times New Roman"/>
          <w:strike/>
          <w:lang w:eastAsia="pt-PT"/>
        </w:rPr>
        <w:t>pode ser assegurad</w:t>
      </w:r>
      <w:r w:rsidR="007C335C" w:rsidRPr="00DB6F12">
        <w:rPr>
          <w:rFonts w:ascii="Garamond" w:eastAsia="Times New Roman" w:hAnsi="Garamond" w:cs="Times New Roman"/>
          <w:strike/>
          <w:lang w:eastAsia="pt-PT"/>
        </w:rPr>
        <w:t>o</w:t>
      </w:r>
      <w:r w:rsidR="00B12B92" w:rsidRPr="00DB6F12">
        <w:rPr>
          <w:rFonts w:ascii="Garamond" w:eastAsia="Times New Roman" w:hAnsi="Garamond" w:cs="Times New Roman"/>
          <w:strike/>
          <w:lang w:eastAsia="pt-PT"/>
        </w:rPr>
        <w:t xml:space="preserve"> pelos treinadores nessas funções à data de entrada em vigor do presente decreto-lei até à sua credenciação nos termos </w:t>
      </w:r>
      <w:r w:rsidRPr="00DB6F12">
        <w:rPr>
          <w:rFonts w:ascii="Garamond" w:eastAsia="Times New Roman" w:hAnsi="Garamond" w:cs="Times New Roman"/>
          <w:strike/>
          <w:lang w:eastAsia="pt-PT"/>
        </w:rPr>
        <w:t>do artigo 11</w:t>
      </w:r>
      <w:r w:rsidR="00FC6346" w:rsidRPr="00DB6F12">
        <w:rPr>
          <w:rFonts w:ascii="Garamond" w:eastAsia="Times New Roman" w:hAnsi="Garamond" w:cs="Times New Roman"/>
          <w:strike/>
          <w:lang w:eastAsia="pt-PT"/>
        </w:rPr>
        <w:t>9</w:t>
      </w:r>
      <w:r w:rsidRPr="00DB6F12">
        <w:rPr>
          <w:rFonts w:ascii="Garamond" w:eastAsia="Times New Roman" w:hAnsi="Garamond" w:cs="Times New Roman"/>
          <w:strike/>
          <w:lang w:eastAsia="pt-PT"/>
        </w:rPr>
        <w:t>.º.</w:t>
      </w:r>
    </w:p>
    <w:p w14:paraId="6CDE82A1" w14:textId="1C11CFCD" w:rsidR="009A63FE" w:rsidRPr="00DB6F12" w:rsidRDefault="520B4D32" w:rsidP="001E1DC8">
      <w:pPr>
        <w:spacing w:line="360" w:lineRule="auto"/>
        <w:rPr>
          <w:rFonts w:ascii="Garamond" w:eastAsia="Times New Roman" w:hAnsi="Garamond" w:cs="Times New Roman"/>
          <w:strike/>
          <w:lang w:eastAsia="pt-PT"/>
        </w:rPr>
      </w:pPr>
      <w:commentRangeStart w:id="2408"/>
      <w:r w:rsidRPr="00DB6F12">
        <w:rPr>
          <w:rFonts w:ascii="Garamond" w:eastAsia="Times New Roman" w:hAnsi="Garamond" w:cs="Times New Roman"/>
          <w:strike/>
          <w:lang w:eastAsia="pt-PT"/>
        </w:rPr>
        <w:t xml:space="preserve">2 – </w:t>
      </w:r>
      <w:r w:rsidR="1CB2BC05" w:rsidRPr="00DB6F12">
        <w:rPr>
          <w:rFonts w:ascii="Garamond" w:eastAsia="Times New Roman" w:hAnsi="Garamond" w:cs="Times New Roman"/>
          <w:strike/>
          <w:lang w:eastAsia="pt-PT"/>
        </w:rPr>
        <w:t xml:space="preserve">Consideram-se treinadores </w:t>
      </w:r>
      <w:r w:rsidR="55968952" w:rsidRPr="00DB6F12">
        <w:rPr>
          <w:rFonts w:ascii="Garamond" w:eastAsia="Times New Roman" w:hAnsi="Garamond" w:cs="Times New Roman"/>
          <w:strike/>
          <w:lang w:eastAsia="pt-PT"/>
        </w:rPr>
        <w:t xml:space="preserve">de cães para fins específicos </w:t>
      </w:r>
      <w:r w:rsidR="1CB2BC05" w:rsidRPr="00DB6F12">
        <w:rPr>
          <w:rFonts w:ascii="Garamond" w:eastAsia="Times New Roman" w:hAnsi="Garamond" w:cs="Times New Roman"/>
          <w:strike/>
          <w:lang w:eastAsia="pt-PT"/>
        </w:rPr>
        <w:t xml:space="preserve">aqueles que o </w:t>
      </w:r>
      <w:r w:rsidR="3596444E" w:rsidRPr="00DB6F12">
        <w:rPr>
          <w:rFonts w:ascii="Garamond" w:eastAsia="Times New Roman" w:hAnsi="Garamond" w:cs="Times New Roman"/>
          <w:strike/>
          <w:lang w:eastAsia="pt-PT"/>
        </w:rPr>
        <w:t>demonstrem junto d</w:t>
      </w:r>
      <w:r w:rsidR="04BDE462" w:rsidRPr="00DB6F12">
        <w:rPr>
          <w:rFonts w:ascii="Garamond" w:eastAsia="Times New Roman" w:hAnsi="Garamond" w:cs="Times New Roman"/>
          <w:strike/>
          <w:lang w:eastAsia="pt-PT"/>
        </w:rPr>
        <w:t>a DGAV</w:t>
      </w:r>
      <w:r w:rsidR="3596444E" w:rsidRPr="00DB6F12">
        <w:rPr>
          <w:rFonts w:ascii="Garamond" w:eastAsia="Times New Roman" w:hAnsi="Garamond" w:cs="Times New Roman"/>
          <w:strike/>
          <w:lang w:eastAsia="pt-PT"/>
        </w:rPr>
        <w:t xml:space="preserve"> no prazo de 60 dias da entrada em vigor do presente decret</w:t>
      </w:r>
      <w:r w:rsidR="16418B13" w:rsidRPr="00DB6F12">
        <w:rPr>
          <w:rFonts w:ascii="Garamond" w:eastAsia="Times New Roman" w:hAnsi="Garamond" w:cs="Times New Roman"/>
          <w:strike/>
          <w:lang w:eastAsia="pt-PT"/>
        </w:rPr>
        <w:t>o</w:t>
      </w:r>
      <w:r w:rsidR="3596444E" w:rsidRPr="00DB6F12">
        <w:rPr>
          <w:rFonts w:ascii="Garamond" w:eastAsia="Times New Roman" w:hAnsi="Garamond" w:cs="Times New Roman"/>
          <w:strike/>
          <w:lang w:eastAsia="pt-PT"/>
        </w:rPr>
        <w:t>-lei.</w:t>
      </w:r>
      <w:commentRangeEnd w:id="2408"/>
      <w:r w:rsidR="009A63FE" w:rsidRPr="00DB6F12">
        <w:rPr>
          <w:rStyle w:val="CommentReference"/>
          <w:rFonts w:ascii="Garamond" w:eastAsia="Times New Roman" w:hAnsi="Garamond" w:cs="Times New Roman"/>
          <w:strike/>
          <w:sz w:val="24"/>
          <w:szCs w:val="24"/>
          <w:lang w:eastAsia="pt-PT"/>
        </w:rPr>
        <w:commentReference w:id="2408"/>
      </w:r>
    </w:p>
    <w:p w14:paraId="65B58AE1" w14:textId="0E25F29B" w:rsidR="00F27145" w:rsidRPr="00DB6F12" w:rsidRDefault="00F27145" w:rsidP="001E1DC8">
      <w:pPr>
        <w:spacing w:line="360" w:lineRule="auto"/>
        <w:rPr>
          <w:rFonts w:ascii="Garamond" w:eastAsia="Times New Roman" w:hAnsi="Garamond" w:cs="Times New Roman"/>
          <w:strike/>
          <w:lang w:eastAsia="pt-PT"/>
        </w:rPr>
      </w:pPr>
      <w:r w:rsidRPr="00DB6F12">
        <w:rPr>
          <w:rFonts w:ascii="Garamond" w:eastAsia="Times New Roman" w:hAnsi="Garamond" w:cs="Times New Roman"/>
          <w:strike/>
          <w:lang w:eastAsia="pt-PT"/>
        </w:rPr>
        <w:t xml:space="preserve">3 – A credenciação referida no n.º 1 </w:t>
      </w:r>
      <w:r w:rsidR="000756BB" w:rsidRPr="00DB6F12">
        <w:rPr>
          <w:rFonts w:ascii="Garamond" w:eastAsia="Times New Roman" w:hAnsi="Garamond" w:cs="Times New Roman"/>
          <w:strike/>
          <w:lang w:eastAsia="pt-PT"/>
        </w:rPr>
        <w:t>deve ser obtida no prazo de um ano.</w:t>
      </w:r>
    </w:p>
    <w:p w14:paraId="5A14FF22" w14:textId="6542EE8F" w:rsidR="001E1DC8" w:rsidRDefault="001E1DC8" w:rsidP="001E1DC8">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Artigo 1</w:t>
      </w:r>
      <w:r w:rsidR="004D3E19">
        <w:rPr>
          <w:rFonts w:ascii="Garamond" w:eastAsia="Times New Roman" w:hAnsi="Garamond" w:cs="Times New Roman"/>
          <w:b/>
          <w:bCs/>
          <w:lang w:eastAsia="pt-PT"/>
        </w:rPr>
        <w:t>60</w:t>
      </w:r>
      <w:r w:rsidRPr="000041C8">
        <w:rPr>
          <w:rFonts w:ascii="Garamond" w:eastAsia="Times New Roman" w:hAnsi="Garamond" w:cs="Times New Roman"/>
          <w:b/>
          <w:bCs/>
          <w:lang w:eastAsia="pt-PT"/>
        </w:rPr>
        <w:t>.º</w:t>
      </w:r>
    </w:p>
    <w:p w14:paraId="402F73AB" w14:textId="30D3D7D9" w:rsidR="00E36CD5" w:rsidRPr="00DB6F12" w:rsidRDefault="25626551" w:rsidP="00E36CD5">
      <w:pPr>
        <w:spacing w:line="360" w:lineRule="auto"/>
        <w:jc w:val="center"/>
        <w:rPr>
          <w:rFonts w:ascii="Garamond" w:eastAsia="Times New Roman" w:hAnsi="Garamond" w:cs="Times New Roman"/>
          <w:strike/>
          <w:lang w:eastAsia="pt-PT"/>
        </w:rPr>
      </w:pPr>
      <w:r w:rsidRPr="00DB6F12">
        <w:rPr>
          <w:rFonts w:ascii="Garamond" w:eastAsia="Times New Roman" w:hAnsi="Garamond" w:cs="Times New Roman"/>
          <w:strike/>
          <w:lang w:eastAsia="pt-PT"/>
        </w:rPr>
        <w:t>Regulamentação do regime aplicável a animais potencialmente perigosos</w:t>
      </w:r>
    </w:p>
    <w:p w14:paraId="696F21D8" w14:textId="22DD0B2D" w:rsidR="00E36CD5" w:rsidRPr="00DB6F12" w:rsidRDefault="0FF5922E" w:rsidP="00E36CD5">
      <w:pPr>
        <w:spacing w:line="360" w:lineRule="auto"/>
        <w:jc w:val="both"/>
        <w:rPr>
          <w:rFonts w:ascii="Garamond" w:eastAsia="Times New Roman" w:hAnsi="Garamond" w:cs="Times New Roman"/>
          <w:strike/>
          <w:lang w:eastAsia="pt-PT"/>
        </w:rPr>
      </w:pPr>
      <w:r w:rsidRPr="00DB6F12">
        <w:rPr>
          <w:rFonts w:ascii="Garamond" w:eastAsia="Times New Roman" w:hAnsi="Garamond" w:cs="Times New Roman"/>
          <w:strike/>
          <w:lang w:eastAsia="pt-PT"/>
        </w:rPr>
        <w:t xml:space="preserve">1 – No prazo de dezoito meses </w:t>
      </w:r>
      <w:r w:rsidR="0200DA14" w:rsidRPr="00DB6F12">
        <w:rPr>
          <w:rFonts w:ascii="Garamond" w:eastAsia="Times New Roman" w:hAnsi="Garamond" w:cs="Times New Roman"/>
          <w:strike/>
          <w:lang w:eastAsia="pt-PT"/>
        </w:rPr>
        <w:t xml:space="preserve">é </w:t>
      </w:r>
      <w:r w:rsidRPr="00DB6F12">
        <w:rPr>
          <w:rFonts w:ascii="Garamond" w:eastAsia="Times New Roman" w:hAnsi="Garamond" w:cs="Times New Roman"/>
          <w:strike/>
          <w:lang w:eastAsia="pt-PT"/>
        </w:rPr>
        <w:t>regulamenta</w:t>
      </w:r>
      <w:r w:rsidR="0200DA14" w:rsidRPr="00DB6F12">
        <w:rPr>
          <w:rFonts w:ascii="Garamond" w:eastAsia="Times New Roman" w:hAnsi="Garamond" w:cs="Times New Roman"/>
          <w:strike/>
          <w:lang w:eastAsia="pt-PT"/>
        </w:rPr>
        <w:t xml:space="preserve">do, </w:t>
      </w:r>
      <w:r w:rsidR="5BD8214F" w:rsidRPr="00DB6F12">
        <w:rPr>
          <w:rFonts w:ascii="Garamond" w:eastAsia="Times New Roman" w:hAnsi="Garamond" w:cs="Times New Roman"/>
          <w:strike/>
          <w:lang w:eastAsia="pt-PT"/>
        </w:rPr>
        <w:t>por portaria do membro do Governo responsável</w:t>
      </w:r>
      <w:r w:rsidR="633998B6" w:rsidRPr="00DB6F12">
        <w:rPr>
          <w:rFonts w:ascii="Garamond" w:eastAsia="Times New Roman" w:hAnsi="Garamond" w:cs="Times New Roman"/>
          <w:strike/>
          <w:lang w:eastAsia="pt-PT"/>
        </w:rPr>
        <w:t xml:space="preserve"> pela área da conservação da natureza</w:t>
      </w:r>
      <w:r w:rsidR="68C98F27" w:rsidRPr="00DB6F12">
        <w:rPr>
          <w:rFonts w:ascii="Garamond" w:eastAsia="Times New Roman" w:hAnsi="Garamond" w:cs="Times New Roman"/>
          <w:strike/>
          <w:lang w:eastAsia="pt-PT"/>
        </w:rPr>
        <w:t>,</w:t>
      </w:r>
      <w:r w:rsidRPr="00DB6F12">
        <w:rPr>
          <w:rFonts w:ascii="Garamond" w:eastAsia="Times New Roman" w:hAnsi="Garamond" w:cs="Times New Roman"/>
          <w:strike/>
          <w:lang w:eastAsia="pt-PT"/>
        </w:rPr>
        <w:t xml:space="preserve"> o regime aplicável aos animais potencialmente perigosos, de acordo com a documentação científica de referência, a análise dos dados nacionais relativos a agressões de animais, e as melhores práticas internacionais.</w:t>
      </w:r>
    </w:p>
    <w:p w14:paraId="19E75639" w14:textId="2C000105" w:rsidR="00C81E34" w:rsidRPr="00DB6F12" w:rsidRDefault="00E36CD5" w:rsidP="00E36CD5">
      <w:pPr>
        <w:spacing w:line="360" w:lineRule="auto"/>
        <w:jc w:val="both"/>
        <w:rPr>
          <w:rFonts w:ascii="Garamond" w:eastAsia="Times New Roman" w:hAnsi="Garamond" w:cs="Times New Roman"/>
          <w:strike/>
          <w:lang w:eastAsia="pt-PT"/>
        </w:rPr>
      </w:pPr>
      <w:r w:rsidRPr="00DB6F12">
        <w:rPr>
          <w:rFonts w:ascii="Garamond" w:eastAsia="Times New Roman" w:hAnsi="Garamond" w:cs="Times New Roman"/>
          <w:strike/>
          <w:lang w:eastAsia="pt-PT"/>
        </w:rPr>
        <w:t>2 – Até à entrada em vigor da regulamentação referida no número anterior, mantém-se em vigor a Portaria n.º 422/2004, de 24 de abril.</w:t>
      </w:r>
    </w:p>
    <w:p w14:paraId="1733EE91" w14:textId="77777777" w:rsidR="00D50149" w:rsidRPr="00DB6F12" w:rsidRDefault="00D50149" w:rsidP="00E36CD5">
      <w:pPr>
        <w:spacing w:line="360" w:lineRule="auto"/>
        <w:jc w:val="both"/>
        <w:rPr>
          <w:rFonts w:ascii="Garamond" w:eastAsia="Times New Roman" w:hAnsi="Garamond" w:cs="Times New Roman"/>
          <w:strike/>
          <w:lang w:eastAsia="pt-PT"/>
        </w:rPr>
      </w:pPr>
    </w:p>
    <w:p w14:paraId="0C66F75F" w14:textId="5D7BCF28" w:rsidR="00CD1337" w:rsidRPr="000041C8" w:rsidRDefault="00CD1337" w:rsidP="00E36CD5">
      <w:pPr>
        <w:spacing w:line="360" w:lineRule="auto"/>
        <w:jc w:val="both"/>
        <w:rPr>
          <w:rFonts w:ascii="Garamond" w:eastAsia="Times New Roman" w:hAnsi="Garamond" w:cs="Times New Roman"/>
          <w:lang w:eastAsia="pt-PT"/>
        </w:rPr>
      </w:pPr>
    </w:p>
    <w:bookmarkEnd w:id="2407"/>
    <w:p w14:paraId="64BB21C3" w14:textId="25465BF1" w:rsidR="00C81E34" w:rsidRDefault="00C81E34" w:rsidP="00C76A3D">
      <w:pPr>
        <w:spacing w:line="360" w:lineRule="auto"/>
        <w:ind w:left="1416" w:hanging="1416"/>
        <w:jc w:val="both"/>
        <w:rPr>
          <w:rFonts w:ascii="Garamond" w:eastAsia="Times New Roman" w:hAnsi="Garamond" w:cs="Times New Roman"/>
          <w:lang w:eastAsia="pt-PT"/>
        </w:rPr>
      </w:pPr>
    </w:p>
    <w:sectPr w:rsidR="00C81E34">
      <w:headerReference w:type="default" r:id="rId16"/>
      <w:footerReference w:type="default" r:id="rId17"/>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Maria Jorge Caldeira Carvalho Antunes Correia" w:date="2026-02-19T09:45:00Z" w:initials="MC">
    <w:p w14:paraId="44090F8D" w14:textId="77777777" w:rsidR="00AE0CDE" w:rsidRDefault="00AE0CDE" w:rsidP="00AE0CDE">
      <w:pPr>
        <w:pStyle w:val="CommentText"/>
      </w:pPr>
      <w:r>
        <w:rPr>
          <w:rStyle w:val="CommentReference"/>
        </w:rPr>
        <w:annotationRef/>
      </w:r>
      <w:r>
        <w:t>Preâmbulo rever no final</w:t>
      </w:r>
    </w:p>
  </w:comment>
  <w:comment w:id="3" w:author="Maria Cristina Tavares Briosa" w:date="2025-07-17T15:54:00Z" w:initials="MB">
    <w:p w14:paraId="080F6060" w14:textId="1CB049EC" w:rsidR="00326DF6" w:rsidRDefault="00326DF6">
      <w:r>
        <w:annotationRef/>
      </w:r>
      <w:r w:rsidRPr="5A02621A">
        <w:t>Já existe legislação específica sobre a utilização de animais em espetáculos e outras manifestações similares, pelo que se pode fazer a remissão para esse diploma,</w:t>
      </w:r>
    </w:p>
  </w:comment>
  <w:comment w:id="4" w:author="Maria Cristina Tavares Briosa" w:date="2025-07-17T16:06:00Z" w:initials="MB">
    <w:p w14:paraId="29490B2B" w14:textId="0F0424AD" w:rsidR="00326DF6" w:rsidRDefault="00326DF6">
      <w:r>
        <w:annotationRef/>
      </w:r>
      <w:r w:rsidRPr="7FA4A855">
        <w:t>Os centros de recolha oficial estão previstos em legislação sanitária e visam dar cumprimento a regras para a recolha e alojamento de animais agressores e ou suspeitos de doença, pelo que se deve manter esta designação.</w:t>
      </w:r>
    </w:p>
    <w:p w14:paraId="22916737" w14:textId="7060847C" w:rsidR="00326DF6" w:rsidRDefault="00326DF6">
      <w:r w:rsidRPr="66DCC5A8">
        <w:t xml:space="preserve">Em 2023 fizemos uma proposta no sentido de incluir 2 definições: 1 de CENTRO DE RECOLHA OFICIAL ( qq alojamento oficial onde um animal é hospedado por um período determinado pela autoridade competente, nomeadamente os canis e gatis municipais , e </w:t>
      </w:r>
    </w:p>
    <w:p w14:paraId="3D53C34B" w14:textId="4FCDAD7B" w:rsidR="00326DF6" w:rsidRDefault="00326DF6">
      <w:r w:rsidRPr="5C05BF1A">
        <w:t>CENTRO DE BEM-ESTAR ANIMAL  - qq alojamento de uma entidade pública ou entidade privada, com vista á formação e ações educativas, sensibilização e promoção do bea e da detenção responsável de AC, ao acolhimento de animais errantes com vista á sua recuperação física e comportamental, após alojamento em CRO</w:t>
      </w:r>
    </w:p>
  </w:comment>
  <w:comment w:id="5" w:author="Maria Helena Menezes Maia" w:date="2025-08-04T10:50:00Z" w:initials="MM">
    <w:p w14:paraId="0146E38B" w14:textId="1AB31527" w:rsidR="00326DF6" w:rsidRDefault="00326DF6">
      <w:r>
        <w:annotationRef/>
      </w:r>
      <w:r w:rsidRPr="239C3337">
        <w:t>Manter a figura de CENTRO DE RECOLHA OFICIAL</w:t>
      </w:r>
    </w:p>
  </w:comment>
  <w:comment w:id="6" w:author="Ana Rita Tavares Murta" w:date="2025-08-13T16:25:00Z" w:initials="AM">
    <w:p w14:paraId="3BD52153" w14:textId="0F7DB162" w:rsidR="00326DF6" w:rsidRDefault="00326DF6">
      <w:r>
        <w:annotationRef/>
      </w:r>
      <w:r w:rsidRPr="5C62AB7F">
        <w:t>Penso que seja difícil existirem dois tipos de alojamento distintos e no âmbito das competências do CRO, penso que se devia manter a designação atual.</w:t>
      </w:r>
    </w:p>
  </w:comment>
  <w:comment w:id="7" w:author="Maria Cristina Tavares Briosa" w:date="2025-10-21T16:49:00Z" w:initials="MB">
    <w:p w14:paraId="4F4D96CF" w14:textId="77777777" w:rsidR="009609D8" w:rsidRDefault="009609D8" w:rsidP="009609D8">
      <w:pPr>
        <w:pStyle w:val="CommentText"/>
      </w:pPr>
      <w:r>
        <w:rPr>
          <w:rStyle w:val="CommentReference"/>
        </w:rPr>
        <w:annotationRef/>
      </w:r>
      <w:r>
        <w:t xml:space="preserve">Concordo, acho que se deve manter apenas CRO </w:t>
      </w:r>
    </w:p>
  </w:comment>
  <w:comment w:id="17" w:author="Maria Cristina Tavares Briosa" w:date="2025-10-21T16:48:00Z" w:initials="MB">
    <w:p w14:paraId="6B70E325" w14:textId="08739A7E" w:rsidR="006C11B2" w:rsidRDefault="006C11B2" w:rsidP="006C11B2">
      <w:pPr>
        <w:pStyle w:val="CommentText"/>
      </w:pPr>
      <w:r>
        <w:rPr>
          <w:rStyle w:val="CommentReference"/>
        </w:rPr>
        <w:annotationRef/>
      </w:r>
      <w:r>
        <w:t>Redação repetida, mas não percebo que alteração é que se propõe- Só comunicação previa com aviso? Gostaríamos de manter a permissão administrativa para os pp</w:t>
      </w:r>
    </w:p>
  </w:comment>
  <w:comment w:id="19" w:author="Maria Cristina Tavares Briosa" w:date="2025-07-17T16:09:00Z" w:initials="MB">
    <w:p w14:paraId="051FC722" w14:textId="5A714C1C" w:rsidR="00326DF6" w:rsidRDefault="00326DF6">
      <w:r>
        <w:annotationRef/>
      </w:r>
      <w:r w:rsidRPr="749E0B37">
        <w:t>Julgo que esta opção é contrária ao regime de declaração previa. estabelecido através da Diretiva Serviços?</w:t>
      </w:r>
    </w:p>
    <w:p w14:paraId="2FC4B9D7" w14:textId="6CBC76A6" w:rsidR="00326DF6" w:rsidRDefault="00326DF6"/>
  </w:comment>
  <w:comment w:id="18" w:author="Nicole Tonelo" w:date="2025-07-17T10:57:00Z" w:initials="NT">
    <w:p w14:paraId="0A59CD9A" w14:textId="1BFFB022" w:rsidR="00326DF6" w:rsidRDefault="00326DF6">
      <w:r>
        <w:annotationRef/>
      </w:r>
      <w:r w:rsidRPr="00D8B5C2">
        <w:t>Tratando-se de uma "comunicação prévia" isto é juridicamente possível?</w:t>
      </w:r>
    </w:p>
  </w:comment>
  <w:comment w:id="20" w:author="Nicole Tonelo" w:date="2025-07-17T10:59:00Z" w:initials="NT">
    <w:p w14:paraId="0918D4E7" w14:textId="7920DDEE" w:rsidR="00326DF6" w:rsidRDefault="00326DF6">
      <w:r>
        <w:annotationRef/>
      </w:r>
      <w:r w:rsidRPr="185A64E9">
        <w:t>Não está prevista a proibição da venda de furões no novo regulamento europeu.</w:t>
      </w:r>
    </w:p>
  </w:comment>
  <w:comment w:id="21" w:author="Maria Helena Menezes Maia" w:date="2025-08-06T16:13:00Z" w:initials="MM">
    <w:p w14:paraId="21584130" w14:textId="4A15CB7C" w:rsidR="00326DF6" w:rsidRDefault="00326DF6">
      <w:r>
        <w:annotationRef/>
      </w:r>
      <w:r w:rsidRPr="42B880CE">
        <w:t xml:space="preserve">De acordo com a legislação comunitária cães, gatos e furões funcionam como grupo com mesmos requisitos, designadamente, sanitários  </w:t>
      </w:r>
    </w:p>
  </w:comment>
  <w:comment w:id="22" w:author="Maria Cristina Tavares Briosa" w:date="2025-10-24T14:27:00Z" w:initials="MB">
    <w:p w14:paraId="3F2DCBC8" w14:textId="77777777" w:rsidR="003E1838" w:rsidRDefault="003E1838" w:rsidP="003E1838">
      <w:pPr>
        <w:pStyle w:val="CommentText"/>
      </w:pPr>
      <w:r>
        <w:rPr>
          <w:rStyle w:val="CommentReference"/>
        </w:rPr>
        <w:annotationRef/>
      </w:r>
      <w:r>
        <w:t>Em feiras e mercados .</w:t>
      </w:r>
    </w:p>
    <w:p w14:paraId="2DBF2D32" w14:textId="77777777" w:rsidR="003E1838" w:rsidRDefault="003E1838" w:rsidP="003E1838">
      <w:pPr>
        <w:pStyle w:val="CommentText"/>
      </w:pPr>
      <w:r>
        <w:t>Não foi proposta proibição em lojas</w:t>
      </w:r>
    </w:p>
  </w:comment>
  <w:comment w:id="25" w:author="Maria Cristina Tavares Briosa" w:date="2025-07-17T16:46:00Z" w:initials="MB">
    <w:p w14:paraId="7D8F842B" w14:textId="373B4BA3" w:rsidR="00326DF6" w:rsidRDefault="00326DF6">
      <w:r>
        <w:annotationRef/>
      </w:r>
      <w:r w:rsidRPr="4B75AFDD">
        <w:t>Os requisitos estabelecidos no DL nº 315/2009, de 29 de outubro, na redação atual, visam regular a criação, reprodução e detenção de animais perigosos e potencialmente perigosos, com vista à prevenção de potenciais riscos colocados por este tipo de animais, para a segurança de pessoas, outros animais e bens e de transmissão de doenças zoonóticas ( raiva e outras).O âmbito e objetivos daquele diploma não incidem sobre o bem-estar dos animais (de companhia ), nem nas matérias estabelecidas no DL nº 276/2001, de 17/10, pelo que somos de opinião que este regime não deve integrar o RGBEAC e sim ser tratado em diploma específico.</w:t>
      </w:r>
    </w:p>
    <w:p w14:paraId="7ECECB6F" w14:textId="10656FBB" w:rsidR="00326DF6" w:rsidRDefault="00326DF6"/>
  </w:comment>
  <w:comment w:id="34" w:author="Maria Jorge Caldeira Carvalho Antunes Correia" w:date="2026-02-19T09:55:00Z" w:initials="MC">
    <w:p w14:paraId="609423DB" w14:textId="77777777" w:rsidR="00C747D4" w:rsidRDefault="00C747D4" w:rsidP="00C747D4">
      <w:pPr>
        <w:pStyle w:val="CommentText"/>
      </w:pPr>
      <w:r>
        <w:rPr>
          <w:rStyle w:val="CommentReference"/>
        </w:rPr>
        <w:annotationRef/>
      </w:r>
      <w:r>
        <w:t>É necessário inclui o âmbito de aplicação do Regulamento comunitário? A rastreabilidade não se encontra no ponto abaixo.</w:t>
      </w:r>
    </w:p>
  </w:comment>
  <w:comment w:id="43" w:author="Maria Jorge Caldeira Carvalho Antunes Correia" w:date="2026-02-19T10:32:00Z" w:initials="MC">
    <w:p w14:paraId="2BE66238" w14:textId="77777777" w:rsidR="00C541C5" w:rsidRDefault="00C541C5" w:rsidP="00C541C5">
      <w:pPr>
        <w:pStyle w:val="CommentText"/>
      </w:pPr>
      <w:r>
        <w:rPr>
          <w:rStyle w:val="CommentReference"/>
        </w:rPr>
        <w:annotationRef/>
      </w:r>
      <w:r>
        <w:t>Completar</w:t>
      </w:r>
    </w:p>
  </w:comment>
  <w:comment w:id="68" w:author="Maria Jorge Caldeira Carvalho Antunes Correia" w:date="2026-02-19T11:02:00Z" w:initials="MC">
    <w:p w14:paraId="2A304BA8" w14:textId="77777777" w:rsidR="0046367A" w:rsidRDefault="0046367A" w:rsidP="0046367A">
      <w:pPr>
        <w:pStyle w:val="CommentText"/>
      </w:pPr>
      <w:r>
        <w:rPr>
          <w:rStyle w:val="CommentReference"/>
        </w:rPr>
        <w:annotationRef/>
      </w:r>
      <w:r>
        <w:t>Reavaliar</w:t>
      </w:r>
    </w:p>
  </w:comment>
  <w:comment w:id="74" w:author="Maria Jorge Caldeira Carvalho Antunes Correia" w:date="2026-02-19T10:53:00Z" w:initials="MC">
    <w:p w14:paraId="718A7EBE" w14:textId="77777777" w:rsidR="00F32E8C" w:rsidRDefault="00F32E8C" w:rsidP="00F32E8C">
      <w:pPr>
        <w:pStyle w:val="CommentText"/>
      </w:pPr>
      <w:r>
        <w:rPr>
          <w:rStyle w:val="CommentReference"/>
        </w:rPr>
        <w:annotationRef/>
      </w:r>
      <w:r>
        <w:t>Determinadas regras não se aplicam. Mas estão incluídos</w:t>
      </w:r>
    </w:p>
  </w:comment>
  <w:comment w:id="79" w:author="Maria Jorge Caldeira Carvalho Antunes Correia" w:date="2026-02-19T10:43:00Z" w:initials="MC">
    <w:p w14:paraId="7BA243BC" w14:textId="77777777" w:rsidR="00AA74E9" w:rsidRDefault="00AA74E9" w:rsidP="00AA74E9">
      <w:pPr>
        <w:pStyle w:val="CommentText"/>
      </w:pPr>
      <w:r>
        <w:rPr>
          <w:rStyle w:val="CommentReference"/>
        </w:rPr>
        <w:annotationRef/>
      </w:r>
      <w:r>
        <w:t>Ver se faz sentido manter esta exclusão</w:t>
      </w:r>
    </w:p>
  </w:comment>
  <w:comment w:id="102" w:author="Maria Jorge Caldeira Carvalho Antunes Correia" w:date="2026-02-19T11:19:00Z" w:initials="MC">
    <w:p w14:paraId="03CFF222" w14:textId="77777777" w:rsidR="00905CF4" w:rsidRDefault="00905CF4" w:rsidP="00905CF4">
      <w:pPr>
        <w:pStyle w:val="CommentText"/>
      </w:pPr>
      <w:r>
        <w:rPr>
          <w:rStyle w:val="CommentReference"/>
        </w:rPr>
        <w:annotationRef/>
      </w:r>
      <w:r>
        <w:t>Rever</w:t>
      </w:r>
    </w:p>
  </w:comment>
  <w:comment w:id="103" w:author="Maria Helena Menezes Maia" w:date="2025-07-23T12:48:00Z" w:initials="MM">
    <w:p w14:paraId="590CF171" w14:textId="48F9447A" w:rsidR="00326DF6" w:rsidRDefault="00326DF6">
      <w:r>
        <w:annotationRef/>
      </w:r>
      <w:r w:rsidRPr="5CD97426">
        <w:t>É necessário prever neste diploma todas as contraordenações estabelecidas no 82/2019, designadamente as de incumprimentos ao Reg 576/2013</w:t>
      </w:r>
    </w:p>
  </w:comment>
  <w:comment w:id="104" w:author="Maria Jorge Caldeira Carvalho Antunes Correia" w:date="2025-08-20T10:35:00Z" w:initials="MC">
    <w:p w14:paraId="6D570709" w14:textId="77777777" w:rsidR="00697C5E" w:rsidRDefault="00697C5E" w:rsidP="00697C5E">
      <w:pPr>
        <w:pStyle w:val="CommentText"/>
      </w:pPr>
      <w:r>
        <w:rPr>
          <w:rStyle w:val="CommentReference"/>
        </w:rPr>
        <w:annotationRef/>
      </w:r>
      <w:r>
        <w:t>GJ</w:t>
      </w:r>
    </w:p>
  </w:comment>
  <w:comment w:id="105" w:author="Maria Jorge Caldeira Carvalho Antunes Correia" w:date="2026-02-19T11:33:00Z" w:initials="MC">
    <w:p w14:paraId="4A2D38EB" w14:textId="77777777" w:rsidR="005C0EA2" w:rsidRDefault="005C0EA2" w:rsidP="005C0EA2">
      <w:pPr>
        <w:pStyle w:val="CommentText"/>
      </w:pPr>
      <w:r>
        <w:rPr>
          <w:rStyle w:val="CommentReference"/>
        </w:rPr>
        <w:annotationRef/>
      </w:r>
      <w:r>
        <w:t>rever</w:t>
      </w:r>
    </w:p>
  </w:comment>
  <w:comment w:id="107" w:author="Maria Jorge Caldeira Carvalho Antunes Correia" w:date="2026-02-19T14:10:00Z" w:initials="MC">
    <w:p w14:paraId="1BFA6EF2" w14:textId="77777777" w:rsidR="00B11202" w:rsidRDefault="00B11202" w:rsidP="00B11202">
      <w:pPr>
        <w:pStyle w:val="CommentText"/>
      </w:pPr>
      <w:r>
        <w:rPr>
          <w:rStyle w:val="CommentReference"/>
        </w:rPr>
        <w:annotationRef/>
      </w:r>
      <w:r>
        <w:t>Mantive para se aproveitar na Portaria referente ás matérias do DL 314/2003</w:t>
      </w:r>
    </w:p>
  </w:comment>
  <w:comment w:id="161" w:author="Maria Jorge Caldeira Carvalho Antunes Correia" w:date="2026-02-19T11:55:00Z" w:initials="MC">
    <w:p w14:paraId="7CE14760" w14:textId="77777777" w:rsidR="00883A75" w:rsidRDefault="00883A75" w:rsidP="00883A75">
      <w:pPr>
        <w:pStyle w:val="CommentText"/>
      </w:pPr>
      <w:r>
        <w:rPr>
          <w:rStyle w:val="CommentReference"/>
        </w:rPr>
        <w:annotationRef/>
      </w:r>
      <w:r>
        <w:t>Avaliar em função do regulamento comunitário</w:t>
      </w:r>
    </w:p>
  </w:comment>
  <w:comment w:id="221" w:author="Maria Cristina Tavares Briosa" w:date="2025-10-24T15:01:00Z" w:initials="MB">
    <w:p w14:paraId="22A98604" w14:textId="77777777" w:rsidR="008D2A77" w:rsidRDefault="008D2A77" w:rsidP="008D2A77">
      <w:pPr>
        <w:pStyle w:val="CommentText"/>
      </w:pPr>
      <w:r>
        <w:rPr>
          <w:rStyle w:val="CommentReference"/>
        </w:rPr>
        <w:annotationRef/>
      </w:r>
      <w:r>
        <w:t xml:space="preserve">Esta designação dever centro de recolha oficial, </w:t>
      </w:r>
    </w:p>
  </w:comment>
  <w:comment w:id="231" w:author="Maria Cristina Tavares Briosa" w:date="2025-10-24T15:02:00Z" w:initials="MB">
    <w:p w14:paraId="402D708E" w14:textId="77777777" w:rsidR="00BD326B" w:rsidRDefault="008D2A77" w:rsidP="00BD326B">
      <w:pPr>
        <w:pStyle w:val="CommentText"/>
      </w:pPr>
      <w:r>
        <w:rPr>
          <w:rStyle w:val="CommentReference"/>
        </w:rPr>
        <w:annotationRef/>
      </w:r>
      <w:r w:rsidR="00BD326B">
        <w:t xml:space="preserve">As normas técnicas que estão previstas na portaria da raiva????? Querem alterar esta matéria? </w:t>
      </w:r>
    </w:p>
  </w:comment>
  <w:comment w:id="233" w:author="Maria Jorge Caldeira Carvalho Antunes Correia" w:date="2026-02-19T14:12:00Z" w:initials="MC">
    <w:p w14:paraId="02FFF59F" w14:textId="77777777" w:rsidR="00093435" w:rsidRDefault="00093435" w:rsidP="00093435">
      <w:pPr>
        <w:pStyle w:val="CommentText"/>
      </w:pPr>
      <w:r>
        <w:rPr>
          <w:rStyle w:val="CommentReference"/>
        </w:rPr>
        <w:annotationRef/>
      </w:r>
      <w:r>
        <w:t>Mantive para se aproveitar na Portaria do transporte de animais em transportes publicos</w:t>
      </w:r>
    </w:p>
  </w:comment>
  <w:comment w:id="240" w:author="Maria Cristina Tavares Briosa" w:date="2025-08-14T12:29:00Z" w:initials="MB">
    <w:p w14:paraId="33A2952D" w14:textId="16574D64" w:rsidR="00326DF6" w:rsidRDefault="00326DF6">
      <w:r>
        <w:annotationRef/>
      </w:r>
      <w:r w:rsidRPr="33F8C11E">
        <w:t>Na revisão que fizemos em 2023 propusemos acrescentar aqui;:</w:t>
      </w:r>
    </w:p>
    <w:p w14:paraId="2E9B9AD6" w14:textId="767936A8" w:rsidR="00326DF6" w:rsidRDefault="00326DF6">
      <w:r w:rsidRPr="7E8C735E">
        <w:t>"</w:t>
      </w:r>
      <w:r w:rsidRPr="3EBED5AD">
        <w:rPr>
          <w:i/>
          <w:iCs/>
        </w:rPr>
        <w:t>com exceção dos perigosos e potencialmente perigosos</w:t>
      </w:r>
      <w:r w:rsidRPr="23966513">
        <w:t xml:space="preserve"> "</w:t>
      </w:r>
    </w:p>
  </w:comment>
  <w:comment w:id="241" w:author="Maria Jorge Caldeira Carvalho Antunes Correia" w:date="2026-02-19T11:58:00Z" w:initials="MC">
    <w:p w14:paraId="27C289B9" w14:textId="77777777" w:rsidR="0090578C" w:rsidRDefault="0090578C" w:rsidP="0090578C">
      <w:pPr>
        <w:pStyle w:val="CommentText"/>
      </w:pPr>
      <w:r>
        <w:rPr>
          <w:rStyle w:val="CommentReference"/>
        </w:rPr>
        <w:annotationRef/>
      </w:r>
      <w:r>
        <w:t>Proposta de alteração á Portaria do transporte de animais em transportes publicos</w:t>
      </w:r>
    </w:p>
  </w:comment>
  <w:comment w:id="245" w:author="Maria Rosário Silva Lemos Cidadão" w:date="1900-01-01T00:00:00Z" w:initials="MC">
    <w:p w14:paraId="6A55BE00" w14:textId="01884995" w:rsidR="00326DF6" w:rsidRDefault="00326DF6">
      <w:r>
        <w:annotationRef/>
      </w:r>
      <w:r w:rsidRPr="6C994618">
        <w:t>Passaporte de Animal de Companhia é um documento de identificação previsto pelo Reg. 576/2013 com formato definido pelo Reg. 577/2013. Não está considerado formato digital</w:t>
      </w:r>
    </w:p>
    <w:p w14:paraId="5E6BF1D5" w14:textId="2625D35D" w:rsidR="00326DF6" w:rsidRDefault="00326DF6">
      <w:r w:rsidRPr="6F424E67">
        <w:t>Retirar - "formato físico de papael ou em formato digital"</w:t>
      </w:r>
    </w:p>
  </w:comment>
  <w:comment w:id="242" w:author="Maria Helena Menezes Maia" w:date="2025-08-07T11:09:00Z" w:initials="MM">
    <w:p w14:paraId="77A02949" w14:textId="62E14495" w:rsidR="00326DF6" w:rsidRDefault="00326DF6">
      <w:r>
        <w:annotationRef/>
      </w:r>
      <w:r w:rsidRPr="7C77EBE9">
        <w:t>ou do Boletim Sanitário de Cães e Gatos</w:t>
      </w:r>
    </w:p>
  </w:comment>
  <w:comment w:id="243" w:author="Maria Rosário Silva Lemos Cidadão" w:date="2025-08-18T09:09:00Z" w:initials="MC">
    <w:p w14:paraId="216FF552" w14:textId="6ADAC819" w:rsidR="00326DF6" w:rsidRDefault="00326DF6">
      <w:r>
        <w:annotationRef/>
      </w:r>
      <w:r w:rsidRPr="43012410">
        <w:t>O DL/2019 tinha retirado o BS como documento comprovativo das obrigatoriedades sanitárias por o registo ter de constar no SIAC.</w:t>
      </w:r>
    </w:p>
    <w:p w14:paraId="6E622E37" w14:textId="256671F1" w:rsidR="00326DF6" w:rsidRDefault="00326DF6">
      <w:r w:rsidRPr="516E5B66">
        <w:t>Está em curso a entrada do DIAC nos documentos da carteira digital do GOV.pt, que facilita a apresentação documental obrigatória</w:t>
      </w:r>
    </w:p>
  </w:comment>
  <w:comment w:id="244" w:author="Maria Helena Menezes Maia" w:date="2025-08-18T02:35:00Z" w:initials="">
    <w:p w14:paraId="44DFDAE4" w14:textId="760AF2D2" w:rsidR="000D0FD3" w:rsidRDefault="000D0FD3">
      <w:pPr>
        <w:pStyle w:val="CommentText"/>
      </w:pPr>
      <w:r>
        <w:rPr>
          <w:rStyle w:val="CommentReference"/>
        </w:rPr>
        <w:annotationRef/>
      </w:r>
      <w:r>
        <w:t>O BSCG está previsto  na Portaria 264/2013 como documento necessário para comprovativo de vacinação antirrábica válida. O modelo de BSCG está previsto no Despacho 8196/2028, D.R. 160, 2ª série, de 21 de agosto, alterado pelo Despacho n.º 2874/2019, de 18 março, alterado pelo Despacho n.º 4706/2019, de 9 maio.  Necessidade de articular tudo.</w:t>
      </w:r>
    </w:p>
  </w:comment>
  <w:comment w:id="270" w:author="Maria Rosário Silva Lemos Cidadão" w:date="1900-01-01T00:00:00Z" w:initials="MC">
    <w:p w14:paraId="1951676E" w14:textId="79DB2EC8" w:rsidR="00BF71A9" w:rsidRDefault="00BF71A9" w:rsidP="00BF71A9">
      <w:r>
        <w:annotationRef/>
      </w:r>
      <w:r w:rsidRPr="6C994618">
        <w:t>Passaporte de Animal de Companhia é um documento de identificação previsto pelo Reg. 576/2013 com formato definido pelo Reg. 577/2013. Não está considerado formato digital</w:t>
      </w:r>
    </w:p>
    <w:p w14:paraId="62F9B75B" w14:textId="77777777" w:rsidR="00BF71A9" w:rsidRDefault="00BF71A9" w:rsidP="00BF71A9">
      <w:r w:rsidRPr="6F424E67">
        <w:t>Retirar - "formato físico de papael ou em formato digital"</w:t>
      </w:r>
    </w:p>
  </w:comment>
  <w:comment w:id="262" w:author="Maria Helena Menezes Maia" w:date="2025-08-07T11:09:00Z" w:initials="MM">
    <w:p w14:paraId="20FC1A71" w14:textId="77777777" w:rsidR="00BF71A9" w:rsidRDefault="00BF71A9" w:rsidP="00BF71A9">
      <w:r>
        <w:annotationRef/>
      </w:r>
      <w:r w:rsidRPr="7C77EBE9">
        <w:t>ou do Boletim Sanitário de Cães e Gatos</w:t>
      </w:r>
    </w:p>
  </w:comment>
  <w:comment w:id="263" w:author="Maria Rosário Silva Lemos Cidadão" w:date="2025-08-18T09:09:00Z" w:initials="MC">
    <w:p w14:paraId="028F289D" w14:textId="77777777" w:rsidR="00BF71A9" w:rsidRDefault="00BF71A9" w:rsidP="00BF71A9">
      <w:r>
        <w:annotationRef/>
      </w:r>
      <w:r w:rsidRPr="43012410">
        <w:t>O DL/2019 tinha retirado o BS como documento comprovativo das obrigatoriedades sanitárias por o registo ter de constar no SIAC.</w:t>
      </w:r>
    </w:p>
    <w:p w14:paraId="4915AE0E" w14:textId="77777777" w:rsidR="00BF71A9" w:rsidRDefault="00BF71A9" w:rsidP="00BF71A9">
      <w:r w:rsidRPr="516E5B66">
        <w:t>Está em curso a entrada do DIAC nos documentos da carteira digital do GOV.pt, que facilita a apresentação documental obrigatória</w:t>
      </w:r>
    </w:p>
  </w:comment>
  <w:comment w:id="264" w:author="Maria Helena Menezes Maia" w:date="2025-08-18T02:35:00Z" w:initials="">
    <w:p w14:paraId="5FC33092" w14:textId="77777777" w:rsidR="00BF71A9" w:rsidRDefault="00BF71A9" w:rsidP="00BF71A9">
      <w:pPr>
        <w:pStyle w:val="CommentText"/>
      </w:pPr>
      <w:r>
        <w:rPr>
          <w:rStyle w:val="CommentReference"/>
        </w:rPr>
        <w:annotationRef/>
      </w:r>
      <w:r>
        <w:t>O BSCG está previsto  na Portaria 264/2013 como documento necessário para comprovativo de vacinação antirrábica válida. O modelo de BSCG está previsto no Despacho 8196/2028, D.R. 160, 2ª série, de 21 de agosto, alterado pelo Despacho n.º 2874/2019, de 18 março, alterado pelo Despacho n.º 4706/2019, de 9 maio.  Necessidade de articular tudo.</w:t>
      </w:r>
    </w:p>
  </w:comment>
  <w:comment w:id="303" w:author="Maria Rosário Silva Lemos Cidadão" w:date="1900-01-01T00:00:00Z" w:initials="MC">
    <w:p w14:paraId="0A45181F" w14:textId="23D3BAF9" w:rsidR="0035151E" w:rsidRDefault="0035151E">
      <w:r>
        <w:annotationRef/>
      </w:r>
      <w:r w:rsidRPr="168BF87E">
        <w:t>Passaporte de Animal de Companhia é um documento de identificação previsto pelo Reg. 576/2013 com formato definido pelo Reg. 577/2013. Não está considerado formato digital</w:t>
      </w:r>
    </w:p>
    <w:p w14:paraId="3E58FE98" w14:textId="3629E413" w:rsidR="0035151E" w:rsidRDefault="0035151E">
      <w:r w:rsidRPr="0CB38561">
        <w:t>Retirar - "formato físico de papael ou em formato digital"</w:t>
      </w:r>
    </w:p>
  </w:comment>
  <w:comment w:id="295" w:author="Maria Helena Menezes Maia" w:date="2025-08-07T11:11:00Z" w:initials="MM">
    <w:p w14:paraId="06F0A68B" w14:textId="0C98F6F8" w:rsidR="00326DF6" w:rsidRDefault="00326DF6">
      <w:r>
        <w:annotationRef/>
      </w:r>
      <w:r w:rsidRPr="11F496A6">
        <w:t>ou do Boletim Sanitário de Cães e Gatos</w:t>
      </w:r>
    </w:p>
  </w:comment>
  <w:comment w:id="296" w:author="Maria Rosário Silva Lemos Cidadão" w:date="2025-08-18T09:12:00Z" w:initials="MC">
    <w:p w14:paraId="5A4D9CF1" w14:textId="48E17F8A" w:rsidR="00326DF6" w:rsidRDefault="00326DF6">
      <w:r>
        <w:annotationRef/>
      </w:r>
      <w:r w:rsidRPr="2C44EF7F">
        <w:t>Ver comentário supra, sobre a não necessidade de levar o BS de cães e gatos</w:t>
      </w:r>
    </w:p>
  </w:comment>
  <w:comment w:id="297" w:author="Maria Helena Menezes Maia" w:date="2025-08-18T02:44:00Z" w:initials="">
    <w:p w14:paraId="183650BB" w14:textId="4FF8B3FB" w:rsidR="00AC6735" w:rsidRDefault="00AC6735">
      <w:pPr>
        <w:pStyle w:val="CommentText"/>
      </w:pPr>
      <w:r>
        <w:rPr>
          <w:rStyle w:val="CommentReference"/>
        </w:rPr>
        <w:annotationRef/>
      </w:r>
      <w:r>
        <w:t xml:space="preserve">Enquanto a Portaria 264/2013 se mantiver em vigor, bem como a legislação relativa ao BSCG, este deve constituir alternativa ao DIAC/passaporte. </w:t>
      </w:r>
    </w:p>
  </w:comment>
  <w:comment w:id="309" w:author="Maria Jorge Caldeira Carvalho Antunes Correia" w:date="2026-02-19T12:06:00Z" w:initials="MC">
    <w:p w14:paraId="44782452" w14:textId="77777777" w:rsidR="00672628" w:rsidRDefault="00672628" w:rsidP="00672628">
      <w:pPr>
        <w:pStyle w:val="CommentText"/>
      </w:pPr>
      <w:r>
        <w:rPr>
          <w:rStyle w:val="CommentReference"/>
        </w:rPr>
        <w:annotationRef/>
      </w:r>
      <w:r>
        <w:t>Eventualmente rever o DL 255/2009. Criar disposições especificas para os animais de companhia utilizada em circos</w:t>
      </w:r>
    </w:p>
  </w:comment>
  <w:comment w:id="315" w:author="Maria Jorge Caldeira Carvalho Antunes Correia" w:date="2026-02-19T12:15:00Z" w:initials="MC">
    <w:p w14:paraId="228B9F67" w14:textId="77777777" w:rsidR="00C36632" w:rsidRDefault="00C36632" w:rsidP="00C36632">
      <w:pPr>
        <w:pStyle w:val="CommentText"/>
      </w:pPr>
      <w:r>
        <w:rPr>
          <w:rStyle w:val="CommentReference"/>
        </w:rPr>
        <w:annotationRef/>
      </w:r>
      <w:r>
        <w:t>Completar com a parte da saúde e identificação animal</w:t>
      </w:r>
    </w:p>
  </w:comment>
  <w:comment w:id="317" w:author="Nicole Tonelo" w:date="2025-07-17T12:05:00Z" w:initials="NT">
    <w:p w14:paraId="7D046C8A" w14:textId="2DD1687F" w:rsidR="00326DF6" w:rsidRDefault="00326DF6">
      <w:r>
        <w:annotationRef/>
      </w:r>
      <w:r w:rsidRPr="3C092C35">
        <w:t>É a lista positiva prevista no Regulamento Europeu?</w:t>
      </w:r>
    </w:p>
  </w:comment>
  <w:comment w:id="318" w:author="Maria Jorge Caldeira Carvalho Antunes Correia" w:date="2026-02-19T12:16:00Z" w:initials="MC">
    <w:p w14:paraId="45E4120F" w14:textId="77777777" w:rsidR="00C36632" w:rsidRDefault="00C36632" w:rsidP="00C36632">
      <w:pPr>
        <w:pStyle w:val="CommentText"/>
      </w:pPr>
      <w:r>
        <w:rPr>
          <w:rStyle w:val="CommentReference"/>
        </w:rPr>
        <w:annotationRef/>
      </w:r>
      <w:r>
        <w:t>Lista nacional</w:t>
      </w:r>
    </w:p>
  </w:comment>
  <w:comment w:id="319" w:author="Maria Helena Menezes Maia" w:date="2025-08-07T11:21:00Z" w:initials="MM">
    <w:p w14:paraId="638022B2" w14:textId="0E81CB98" w:rsidR="00326DF6" w:rsidRDefault="00326DF6">
      <w:r>
        <w:annotationRef/>
      </w:r>
      <w:r w:rsidRPr="5F56B5CC">
        <w:t>O Reg 429/2016 estabelece no Anexo I, a lista dos animais de companhia</w:t>
      </w:r>
    </w:p>
  </w:comment>
  <w:comment w:id="365" w:author="Maria Cristina Tavares Briosa" w:date="1900-01-01T00:00:00Z" w:initials="MB">
    <w:p w14:paraId="62CC1CB7" w14:textId="1B2E73BD" w:rsidR="00326DF6" w:rsidRDefault="00326DF6">
      <w:r>
        <w:annotationRef/>
      </w:r>
      <w:r w:rsidRPr="3551F075">
        <w:t>Os animais das forças de segurança e forças armadas têm sido excecionados .</w:t>
      </w:r>
    </w:p>
    <w:p w14:paraId="466C4277" w14:textId="2A531E4F" w:rsidR="00326DF6" w:rsidRDefault="00326DF6">
      <w:r w:rsidRPr="31C47A6E">
        <w:t>Os da experimentação não devem estar abrangidos, por estarem protegidos por legislação específica.</w:t>
      </w:r>
    </w:p>
    <w:p w14:paraId="0CDDBF0C" w14:textId="1A7EF3F9" w:rsidR="00326DF6" w:rsidRDefault="00326DF6">
      <w:r w:rsidRPr="7555A27E">
        <w:t>Em 2023 propusemos o seguinte texto:</w:t>
      </w:r>
    </w:p>
    <w:p w14:paraId="5854767A" w14:textId="5D323BBE" w:rsidR="00326DF6" w:rsidRDefault="00326DF6"/>
    <w:p w14:paraId="23006811" w14:textId="1325831C" w:rsidR="00326DF6" w:rsidRDefault="00326DF6">
      <w:r w:rsidRPr="52D14D91">
        <w:t xml:space="preserve">" </w:t>
      </w:r>
      <w:r w:rsidRPr="166F2FAA">
        <w:rPr>
          <w:i/>
          <w:iCs/>
        </w:rPr>
        <w:t>Excluem.se do ãmbito de aplicação do presente decreto-lei os animais de produção pecuária abrangidos pela alínea j) doa rtigo seguinte, os animais intervenientes em espetáculos tauromáquicos, nos termos do DL nº 80/2014 de 11 de junho, os animais utilizados em circos e outras manifestações similares, conforme previsto no DL nº 255/2009, animais para fins experimentais confome previsto no DL nº 113/2013 de 7 de agosto, na sua versão atual.</w:t>
      </w:r>
    </w:p>
  </w:comment>
  <w:comment w:id="396" w:author="Maria Rosário Silva Lemos Cidadão" w:date="2025-08-18T09:17:00Z" w:initials="MC">
    <w:p w14:paraId="140024E3" w14:textId="55B12D1C" w:rsidR="00326DF6" w:rsidRDefault="00326DF6">
      <w:r>
        <w:annotationRef/>
      </w:r>
      <w:r w:rsidRPr="6784B259">
        <w:t xml:space="preserve">Dever-se-á conjugar as definições com o previsto pela LSA, Reg 2019/2035 e do </w:t>
      </w:r>
    </w:p>
    <w:p w14:paraId="23C1B6C5" w14:textId="44DF5D8A" w:rsidR="00326DF6" w:rsidRDefault="00326DF6">
      <w:r w:rsidRPr="03FE045E">
        <w:t xml:space="preserve"> REGULAMENTO DO PARLAMENTO EUROPEU E DO CONSELHO relativo ao bem-estar dos cães e dos gatos e à respetiva rastreabilidade </w:t>
      </w:r>
    </w:p>
    <w:p w14:paraId="018A0F1C" w14:textId="43A06EE0" w:rsidR="00326DF6" w:rsidRDefault="00326DF6">
      <w:r w:rsidRPr="61A7B094">
        <w:t>Propostas de 10/06/2025</w:t>
      </w:r>
    </w:p>
    <w:p w14:paraId="1FCC5E16" w14:textId="3ECF109A" w:rsidR="00326DF6" w:rsidRDefault="00326DF6">
      <w:hyperlink r:id="rId1">
        <w:r w:rsidRPr="6079D4E3">
          <w:t>https://www.europarl.europa.eu/doceo/document/TA-10-2025-0135_PT.html</w:t>
        </w:r>
      </w:hyperlink>
    </w:p>
  </w:comment>
  <w:comment w:id="424" w:author="Nicole Tonelo" w:date="2025-07-17T12:08:00Z" w:initials="NT">
    <w:p w14:paraId="104CB492" w14:textId="4F890A20" w:rsidR="00326DF6" w:rsidRDefault="00326DF6">
      <w:r>
        <w:annotationRef/>
      </w:r>
      <w:r w:rsidRPr="0DF45C0B">
        <w:t>Considero pertinente que o termo em causa inclua a menção a 'oficial', por forma a evitar equívocos com associações zoófilas.</w:t>
      </w:r>
    </w:p>
  </w:comment>
  <w:comment w:id="453" w:author="Maria Cristina Tavares Briosa" w:date="2025-10-24T15:49:00Z" w:initials="MB">
    <w:p w14:paraId="62FE90E0" w14:textId="77777777" w:rsidR="001D00E2" w:rsidRDefault="001D00E2" w:rsidP="001D00E2">
      <w:pPr>
        <w:pStyle w:val="CommentText"/>
      </w:pPr>
      <w:r>
        <w:rPr>
          <w:rStyle w:val="CommentReference"/>
        </w:rPr>
        <w:annotationRef/>
      </w:r>
      <w:r>
        <w:t xml:space="preserve">Animais de companhia </w:t>
      </w:r>
    </w:p>
  </w:comment>
  <w:comment w:id="455" w:author="Maria Cristina Tavares Briosa" w:date="2025-10-24T15:50:00Z" w:initials="MB">
    <w:p w14:paraId="033FD798" w14:textId="77777777" w:rsidR="001D00E2" w:rsidRDefault="001D00E2" w:rsidP="001D00E2">
      <w:pPr>
        <w:pStyle w:val="CommentText"/>
      </w:pPr>
      <w:r>
        <w:rPr>
          <w:rStyle w:val="CommentReference"/>
        </w:rPr>
        <w:annotationRef/>
      </w:r>
      <w:r>
        <w:t>Que efeito é este? Eliminar</w:t>
      </w:r>
    </w:p>
  </w:comment>
  <w:comment w:id="457" w:author="Maria Cristina Tavares Briosa" w:date="2025-08-21T14:36:00Z" w:initials="MB">
    <w:p w14:paraId="0324886B" w14:textId="2D42E82D" w:rsidR="00572B6A" w:rsidRDefault="00572B6A" w:rsidP="00572B6A">
      <w:pPr>
        <w:pStyle w:val="CommentText"/>
      </w:pPr>
      <w:r>
        <w:rPr>
          <w:rStyle w:val="CommentReference"/>
        </w:rPr>
        <w:annotationRef/>
      </w:r>
      <w:r>
        <w:t xml:space="preserve">Ver o que significa este termo relacionado com CRO / alojamentos associações - </w:t>
      </w:r>
    </w:p>
  </w:comment>
  <w:comment w:id="479" w:author="Maria Cristina Tavares Briosa" w:date="2025-08-07T15:37:00Z" w:initials="MB">
    <w:p w14:paraId="6817E3D7" w14:textId="3181B0B9" w:rsidR="00326DF6" w:rsidRDefault="00326DF6">
      <w:r>
        <w:annotationRef/>
      </w:r>
      <w:r w:rsidRPr="04F53097">
        <w:t xml:space="preserve">alojamento de venda não é uma loja? </w:t>
      </w:r>
    </w:p>
    <w:p w14:paraId="6D285B6D" w14:textId="5E22F550" w:rsidR="00326DF6" w:rsidRDefault="00326DF6">
      <w:r w:rsidRPr="283D31FF">
        <w:t>Algumas destas menções têm sempre fins lucrativos . O que são estadias familiares?</w:t>
      </w:r>
    </w:p>
    <w:p w14:paraId="109417A3" w14:textId="68EF42D3" w:rsidR="00326DF6" w:rsidRDefault="00326DF6">
      <w:r w:rsidRPr="6770E55A">
        <w:t xml:space="preserve">Que alojamentos são os de assistência? </w:t>
      </w:r>
    </w:p>
    <w:p w14:paraId="7A357BD6" w14:textId="26901BE4" w:rsidR="00326DF6" w:rsidRDefault="00326DF6">
      <w:r w:rsidRPr="09699BBB">
        <w:t>As escolas de treino habitualmente não têm alojamento.</w:t>
      </w:r>
    </w:p>
  </w:comment>
  <w:comment w:id="481" w:author="Carla Almeida" w:date="2025-08-13T16:48:00Z" w:initials="CA">
    <w:p w14:paraId="443DB80D" w14:textId="1F60584E" w:rsidR="00326DF6" w:rsidRDefault="00326DF6">
      <w:r>
        <w:annotationRef/>
      </w:r>
      <w:r w:rsidRPr="5B5F3079">
        <w:t>Parece-me que todas as atividades descritas enquadram-se num alojamento com fins lucrativos</w:t>
      </w:r>
    </w:p>
  </w:comment>
  <w:comment w:id="482" w:author="Maria Cristina Tavares Briosa" w:date="2025-10-24T15:55:00Z" w:initials="MB">
    <w:p w14:paraId="176DFDDC" w14:textId="77777777" w:rsidR="001D00E2" w:rsidRDefault="001D00E2" w:rsidP="001D00E2">
      <w:pPr>
        <w:pStyle w:val="CommentText"/>
      </w:pPr>
      <w:r>
        <w:rPr>
          <w:rStyle w:val="CommentReference"/>
        </w:rPr>
        <w:annotationRef/>
      </w:r>
      <w:r>
        <w:t>concordo</w:t>
      </w:r>
    </w:p>
  </w:comment>
  <w:comment w:id="480" w:author="Carla Almeida" w:date="2025-08-13T16:47:00Z" w:initials="CA">
    <w:p w14:paraId="763F8031" w14:textId="27344E72" w:rsidR="00326DF6" w:rsidRDefault="00326DF6">
      <w:r>
        <w:annotationRef/>
      </w:r>
      <w:r w:rsidRPr="230981FA">
        <w:t>Inclui-se os de recolha para vigilância epidemiológica e de luta contra a raiva ? alojamento oficial onde um animal é hospedado por um período determinado</w:t>
      </w:r>
    </w:p>
    <w:p w14:paraId="2F44D6EA" w14:textId="01146357" w:rsidR="00326DF6" w:rsidRDefault="00326DF6">
      <w:r w:rsidRPr="2CB2E9D0">
        <w:t>pela autoridade competente,</w:t>
      </w:r>
    </w:p>
    <w:p w14:paraId="766B596A" w14:textId="6A1B2C75" w:rsidR="00326DF6" w:rsidRDefault="00326DF6">
      <w:r w:rsidRPr="6F02BBA4">
        <w:t>Mais abaixo está definição de centro de bem-estar. Não entendo separação</w:t>
      </w:r>
    </w:p>
  </w:comment>
  <w:comment w:id="483" w:author="Ana Rita Tavares Murta" w:date="2025-08-13T16:37:00Z" w:initials="AM">
    <w:p w14:paraId="1A5D67B6" w14:textId="443E4461" w:rsidR="00326DF6" w:rsidRDefault="00326DF6">
      <w:r>
        <w:annotationRef/>
      </w:r>
      <w:r w:rsidRPr="458AB2CA">
        <w:t>As estadias familiares na legislação atual não se encontram definidas. A serem contempladas terão que ser definidas. O que seriam? qual a diferença para os hóteis?</w:t>
      </w:r>
    </w:p>
  </w:comment>
  <w:comment w:id="484" w:author="Maria Cristina Tavares Briosa" w:date="2025-10-24T15:56:00Z" w:initials="MB">
    <w:p w14:paraId="2D4CC4BC" w14:textId="77777777" w:rsidR="001D00E2" w:rsidRDefault="001D00E2" w:rsidP="001D00E2">
      <w:pPr>
        <w:pStyle w:val="CommentText"/>
      </w:pPr>
      <w:r>
        <w:rPr>
          <w:rStyle w:val="CommentReference"/>
        </w:rPr>
        <w:annotationRef/>
      </w:r>
      <w:r>
        <w:t xml:space="preserve">Eliminar esta possibilidade </w:t>
      </w:r>
    </w:p>
  </w:comment>
  <w:comment w:id="485" w:author="Maria Cristina Tavares Briosa" w:date="2025-08-14T14:59:00Z" w:initials="MB">
    <w:p w14:paraId="1A263CB0" w14:textId="45DEB49A" w:rsidR="00326DF6" w:rsidRDefault="00326DF6">
      <w:r>
        <w:annotationRef/>
      </w:r>
      <w:r w:rsidRPr="785F3F1D">
        <w:t>que atividades terapêuticas? Não pode confundir-se com CAMV . Eliminar , Proposta tb em 2023</w:t>
      </w:r>
    </w:p>
  </w:comment>
  <w:comment w:id="497" w:author="Carla Almeida" w:date="2025-08-13T16:48:00Z" w:initials="CA">
    <w:p w14:paraId="64019FF2" w14:textId="77777777" w:rsidR="00FE3AA1" w:rsidRDefault="00FE3AA1" w:rsidP="00FE3AA1">
      <w:r>
        <w:annotationRef/>
      </w:r>
      <w:r w:rsidRPr="5B5F3079">
        <w:t>Parece-me que todas as atividades descritas enquadram-se num alojamento com fins lucrativos</w:t>
      </w:r>
    </w:p>
  </w:comment>
  <w:comment w:id="496" w:author="Carla Almeida" w:date="2025-08-13T16:47:00Z" w:initials="CA">
    <w:p w14:paraId="2D6204DF" w14:textId="77777777" w:rsidR="00FE3AA1" w:rsidRDefault="00FE3AA1" w:rsidP="00FE3AA1">
      <w:r>
        <w:annotationRef/>
      </w:r>
      <w:r w:rsidRPr="230981FA">
        <w:t>Inclui-se os de recolha para vigilância epidemiológica e de luta contra a raiva ? alojamento oficial onde um animal é hospedado por um período determinado</w:t>
      </w:r>
    </w:p>
    <w:p w14:paraId="24619F74" w14:textId="77777777" w:rsidR="00FE3AA1" w:rsidRDefault="00FE3AA1" w:rsidP="00FE3AA1">
      <w:r w:rsidRPr="2CB2E9D0">
        <w:t>pela autoridade competente,</w:t>
      </w:r>
    </w:p>
    <w:p w14:paraId="502EE0B5" w14:textId="77777777" w:rsidR="00FE3AA1" w:rsidRDefault="00FE3AA1" w:rsidP="00FE3AA1">
      <w:r w:rsidRPr="6F02BBA4">
        <w:t>Mais abaixo está definição de centro de bem-estar. Não entendo separação</w:t>
      </w:r>
    </w:p>
  </w:comment>
  <w:comment w:id="498" w:author="Maria Cristina Tavares Briosa" w:date="2025-08-14T14:59:00Z" w:initials="MB">
    <w:p w14:paraId="1A1FF31F" w14:textId="77777777" w:rsidR="00FE3AA1" w:rsidRDefault="00FE3AA1" w:rsidP="00FE3AA1">
      <w:r>
        <w:annotationRef/>
      </w:r>
      <w:r w:rsidRPr="785F3F1D">
        <w:t>que atividades terapêuticas? Não pode confundir-se com CAMV . Eliminar , Proposta tb em 2023</w:t>
      </w:r>
    </w:p>
  </w:comment>
  <w:comment w:id="513" w:author="Maria Cristina Tavares Briosa" w:date="2025-08-07T15:39:00Z" w:initials="MB">
    <w:p w14:paraId="762BCC3B" w14:textId="417960AB" w:rsidR="00326DF6" w:rsidRDefault="00326DF6">
      <w:r>
        <w:annotationRef/>
      </w:r>
      <w:r w:rsidRPr="4171C653">
        <w:t>também esta definição pode não se justificar.</w:t>
      </w:r>
    </w:p>
  </w:comment>
  <w:comment w:id="515" w:author="Maria Rosário Silva Lemos Cidadão" w:date="2025-07-16T15:00:00Z" w:initials="MC">
    <w:p w14:paraId="58140491" w14:textId="3A64626B" w:rsidR="00326DF6" w:rsidRDefault="00326DF6">
      <w:r>
        <w:annotationRef/>
      </w:r>
      <w:r w:rsidRPr="04757665">
        <w:t>Segundo o Regulamento 2016/429, animal se companhia é «Animal de companhia», um animal detido das espécies listadas no anexo I, que é detido para fins privados não comerciais;</w:t>
      </w:r>
    </w:p>
  </w:comment>
  <w:comment w:id="517" w:author="Maria Cristina Tavares Briosa" w:date="2025-10-24T15:59:00Z" w:initials="MB">
    <w:p w14:paraId="1FE63873" w14:textId="77777777" w:rsidR="001D00E2" w:rsidRDefault="001D00E2" w:rsidP="001D00E2">
      <w:pPr>
        <w:pStyle w:val="CommentText"/>
      </w:pPr>
      <w:r>
        <w:rPr>
          <w:rStyle w:val="CommentReference"/>
        </w:rPr>
        <w:annotationRef/>
      </w:r>
      <w:r>
        <w:t>Se os animais de pecuária estão excecionados deste diploma, não parece fazer sentido ter aqui uma definição</w:t>
      </w:r>
    </w:p>
  </w:comment>
  <w:comment w:id="529" w:author="Carla Almeida" w:date="2025-08-13T17:02:00Z" w:initials="CA">
    <w:p w14:paraId="4553C7DF" w14:textId="3CFF86FB" w:rsidR="00326DF6" w:rsidRDefault="00326DF6">
      <w:r>
        <w:annotationRef/>
      </w:r>
      <w:r w:rsidRPr="518F7CFA">
        <w:t>É viável fazer prova?</w:t>
      </w:r>
    </w:p>
  </w:comment>
  <w:comment w:id="540" w:author="Maria Jorge Caldeira Carvalho Antunes Correia" w:date="2026-02-19T11:48:00Z" w:initials="MC">
    <w:p w14:paraId="3029B862" w14:textId="77777777" w:rsidR="001F5D5F" w:rsidRDefault="001F5D5F" w:rsidP="001F5D5F">
      <w:pPr>
        <w:pStyle w:val="CommentText"/>
      </w:pPr>
      <w:r>
        <w:rPr>
          <w:rStyle w:val="CommentReference"/>
        </w:rPr>
        <w:annotationRef/>
      </w:r>
      <w:r>
        <w:t>Afinar o texto em função das responsabilidades e competências</w:t>
      </w:r>
    </w:p>
  </w:comment>
  <w:comment w:id="536" w:author="Nicole Tonelo" w:date="2025-07-18T11:41:00Z" w:initials="NT">
    <w:p w14:paraId="175C82AD" w14:textId="424A4FAA" w:rsidR="00326DF6" w:rsidRDefault="00326DF6">
      <w:r>
        <w:annotationRef/>
      </w:r>
      <w:r w:rsidRPr="50BFC55F">
        <w:t>Deveremos fazer referência ao CAE considerando que está na LOE que deve ser criado um ?</w:t>
      </w:r>
    </w:p>
    <w:p w14:paraId="7D8D5298" w14:textId="697BF886" w:rsidR="00326DF6" w:rsidRDefault="00326DF6"/>
  </w:comment>
  <w:comment w:id="546" w:author="Maria Rosário Silva Lemos Cidadão" w:date="2025-07-16T12:35:00Z" w:initials="MC">
    <w:p w14:paraId="5B620152" w14:textId="46B6896A" w:rsidR="00326DF6" w:rsidRDefault="00326DF6">
      <w:r>
        <w:annotationRef/>
      </w:r>
      <w:r w:rsidRPr="589917B4">
        <w:t>Deveria ser considerado TIPO e não indeterminada.</w:t>
      </w:r>
    </w:p>
    <w:p w14:paraId="6B208BA7" w14:textId="3C4F2F56" w:rsidR="00326DF6" w:rsidRDefault="00326DF6">
      <w:r w:rsidRPr="734C2347">
        <w:t>Há raças reconhecidas noutros países, sem livro de origem português ou não aprovados pela FCI, com caraterísticas fenotípicas muito definidas. (ex: PitBull, American Bully). Por outro lado o Documento de Identificação exigido para trânsito entre Estados Membros - Passaporte de Animal de Companhia, tem um campo para referir a raça do animal e não está previsto colocar-se Indeterminado quando há reconhecimento de uma ou cruzamento. de raças. Poderá gerar conflito ter-se um registo na base oficial do país diferente do que consta num documento exigido por Regulamento Comunitário.</w:t>
      </w:r>
    </w:p>
  </w:comment>
  <w:comment w:id="545" w:author="Maria Cristina Tavares Briosa" w:date="2025-07-17T18:07:00Z" w:initials="MB">
    <w:p w14:paraId="328AD9D4" w14:textId="49E6674F" w:rsidR="00326DF6" w:rsidRDefault="00326DF6">
      <w:r>
        <w:annotationRef/>
      </w:r>
      <w:r w:rsidRPr="4549C929">
        <w:t>Esta definição não pode existir, por incompatibilidade com os pressupostos dos cães enquadrados como raça p-perigosa - Ex: 1 American Pitbull , ou 1 American Bully não estão inscritos em LOP, mas não são de raça indeterminada, sob pena de não se poder exigir o cumprimento das normas legais do DL nº 315/2009, na  redação atual.</w:t>
      </w:r>
    </w:p>
    <w:p w14:paraId="207AFDCC" w14:textId="590735A2" w:rsidR="00326DF6" w:rsidRDefault="00326DF6">
      <w:r w:rsidRPr="41424977">
        <w:t xml:space="preserve">De igual modo há cães registados em livros genealógicos </w:t>
      </w:r>
      <w:r w:rsidRPr="2C1CB698">
        <w:rPr>
          <w:b/>
          <w:bCs/>
        </w:rPr>
        <w:t>oficialmente reconhecidos</w:t>
      </w:r>
      <w:r w:rsidRPr="374A8153">
        <w:t xml:space="preserve"> no estrangeiro que não passam a ser de raça indeterminada por não terem registo no LOP!</w:t>
      </w:r>
    </w:p>
    <w:p w14:paraId="13DCD4A6" w14:textId="0E840394" w:rsidR="00326DF6" w:rsidRDefault="00326DF6">
      <w:r w:rsidRPr="04D0307B">
        <w:t>Em 2018 , no seguimento da publicação da Lei Lei n.º 95/2017 de 23 de agosto, publicámos um esclarecimento a respeito desta matéria, para evitar uso indevido da expressão " raça indeterminada"</w:t>
      </w:r>
    </w:p>
  </w:comment>
  <w:comment w:id="585" w:author="Maria Cristina Tavares Briosa" w:date="2025-07-18T17:59:00Z" w:initials="MB">
    <w:p w14:paraId="29AC68E2" w14:textId="222119C6" w:rsidR="00326DF6" w:rsidRDefault="00326DF6">
      <w:r>
        <w:annotationRef/>
      </w:r>
      <w:r w:rsidRPr="7A808F14">
        <w:t>Ver comentário anterior sobre esta matéria, Este termo não deve aplicar-se aos CRO  - o bem-estar animal é uma condição que queremos ver aplicada a todos os locais onde estejam mantidos/alojados animais, independentemente da sua função. " Centro de bem-estar animal"  parece mais indicado para um SPA.</w:t>
      </w:r>
    </w:p>
  </w:comment>
  <w:comment w:id="586" w:author="Maria Cristina Tavares Briosa" w:date="2025-08-14T15:03:00Z" w:initials="MB">
    <w:p w14:paraId="65190573" w14:textId="45B82C85" w:rsidR="00326DF6" w:rsidRDefault="00326DF6">
      <w:r>
        <w:annotationRef/>
      </w:r>
      <w:r w:rsidRPr="12C22E97">
        <w:t>Em 2023 já tínhamos discordado desta definição que se pode confundir ( mas não deve) com os centros de recolha oficial, cuja definição e objetivos se deve manter</w:t>
      </w:r>
    </w:p>
  </w:comment>
  <w:comment w:id="584" w:author="Maria Helena Menezes Maia" w:date="2025-08-07T11:39:00Z" w:initials="MM">
    <w:p w14:paraId="387EC69B" w14:textId="721B2D85" w:rsidR="00326DF6" w:rsidRDefault="00326DF6">
      <w:r>
        <w:annotationRef/>
      </w:r>
      <w:r w:rsidRPr="4327767D">
        <w:t>CRO, cabem neste grupo, mas são de CM, isoladas ou em associação, e são obrigatórias com vista à salvaguarda da saúde pública e controlo de zoonoses</w:t>
      </w:r>
    </w:p>
  </w:comment>
  <w:comment w:id="594" w:author="Carla Almeida" w:date="2025-08-13T17:02:00Z" w:initials="CA">
    <w:p w14:paraId="5F6B83DA" w14:textId="0315A688" w:rsidR="00326DF6" w:rsidRDefault="00326DF6">
      <w:r>
        <w:annotationRef/>
      </w:r>
      <w:r w:rsidRPr="235DAAF8">
        <w:t>Se não for destinada ao comércio, não é criação ocasional?</w:t>
      </w:r>
    </w:p>
  </w:comment>
  <w:comment w:id="591" w:author="Nicole Tonelo" w:date="2025-07-17T12:14:00Z" w:initials="NT">
    <w:p w14:paraId="23B3A0AD" w14:textId="4B4A8021" w:rsidR="00326DF6" w:rsidRDefault="00326DF6">
      <w:r>
        <w:annotationRef/>
      </w:r>
      <w:r w:rsidRPr="593516D1">
        <w:t>A distinção com base no tipo de criador não se me parece adequada, uma vez que impede um controlo uniforme das ninhadas e dos próprios criadores. A definição deverá assentar na qualificação da atividade enquanto 'criador', independentemente da frequência com que ocorre a reprodução de animais.</w:t>
      </w:r>
    </w:p>
  </w:comment>
  <w:comment w:id="592" w:author="Maria Cristina Tavares Briosa" w:date="2025-07-18T18:04:00Z" w:initials="MB">
    <w:p w14:paraId="5703CFEB" w14:textId="3740BF96" w:rsidR="00326DF6" w:rsidRDefault="00326DF6">
      <w:r>
        <w:annotationRef/>
      </w:r>
      <w:r w:rsidRPr="779D9A21">
        <w:t>De acordo com esta observação , um criador é alguém que cria animais , a " criação ocasional" não deve ser uma atividade , sob pena de se desresponsabilizar o nascimento  de animais - esta vigilância e controlo da reprodução dos animais detidos ,faz parte da responsabilidade que queremos que os detentores/titulares garantam. Eliminar estas 2 definições</w:t>
      </w:r>
    </w:p>
  </w:comment>
  <w:comment w:id="593" w:author="Ana Rita Tavares Murta" w:date="2025-08-13T16:42:00Z" w:initials="AM">
    <w:p w14:paraId="502E9F09" w14:textId="662FC2D6" w:rsidR="00326DF6" w:rsidRDefault="00326DF6">
      <w:r>
        <w:annotationRef/>
      </w:r>
      <w:r w:rsidRPr="30806744">
        <w:t>Nem se percebe muito bem a diferença entre ambas as definições. Concordo com os comentários. Deve ser igual para todos que criem, seja muito ou pouco.</w:t>
      </w:r>
    </w:p>
  </w:comment>
  <w:comment w:id="597" w:author="Carla Almeida" w:date="2025-08-13T17:03:00Z" w:initials="CA">
    <w:p w14:paraId="560812A1" w14:textId="2535AB95" w:rsidR="00326DF6" w:rsidRDefault="00326DF6">
      <w:r>
        <w:annotationRef/>
      </w:r>
      <w:r w:rsidRPr="397D796B">
        <w:t>Na prática aplica-se a que animais? Para conservação da raça, exposição, etc? devia estar especificado, uma vez que irão estar isentos da obrigatoriedade de esterilização</w:t>
      </w:r>
    </w:p>
  </w:comment>
  <w:comment w:id="596" w:author="Maria Cristina Tavares Briosa" w:date="2025-08-14T15:05:00Z" w:initials="MB">
    <w:p w14:paraId="7C193278" w14:textId="7EA1E8D3" w:rsidR="00326DF6" w:rsidRDefault="00326DF6">
      <w:r>
        <w:annotationRef/>
      </w:r>
      <w:r w:rsidRPr="2FF7841A">
        <w:t xml:space="preserve">se é ocasional e não destinada ao comércio é uma atividade? faz sentido? </w:t>
      </w:r>
    </w:p>
  </w:comment>
  <w:comment w:id="613" w:author="Maria Rosário Silva Lemos Cidadão" w:date="2025-10-28T10:16:00Z" w:initials="MC">
    <w:p w14:paraId="438696B8" w14:textId="29262730" w:rsidR="0035151E" w:rsidRDefault="0035151E">
      <w:r>
        <w:annotationRef/>
      </w:r>
      <w:r w:rsidRPr="526386B6">
        <w:t>Acrescentei comentário da OMV</w:t>
      </w:r>
    </w:p>
  </w:comment>
  <w:comment w:id="610" w:author="Nicole Tonelo" w:date="2025-07-18T11:46:00Z" w:initials="NT">
    <w:p w14:paraId="7AF0A73B" w14:textId="74D2AF16" w:rsidR="00326DF6" w:rsidRDefault="00326DF6">
      <w:r>
        <w:annotationRef/>
      </w:r>
      <w:r w:rsidRPr="3BDEA1AE">
        <w:t>Acrescentaria, para não haver forma de contornar a definição :</w:t>
      </w:r>
    </w:p>
    <w:p w14:paraId="4A923052" w14:textId="47FC4D49" w:rsidR="00326DF6" w:rsidRDefault="00326DF6"/>
    <w:p w14:paraId="0EDB86AC" w14:textId="394F4222" w:rsidR="00326DF6" w:rsidRDefault="00326DF6">
      <w:r w:rsidRPr="5FDB94BA">
        <w:t xml:space="preserve">Detentor» a pessoa singular ou coletiva que se encontre na situação de possuidor precário, nos termos previstos no artigo 1253.º do Código Civil, de animal de companhia, e que, por esse facto, e enquanto se mantiver como tal, se torna responsável pela sua guarda, acomodação ou utilização, com ou sem fins comerciais, num determinado momento, </w:t>
      </w:r>
      <w:r w:rsidRPr="55F2B794">
        <w:rPr>
          <w:b/>
          <w:bCs/>
        </w:rPr>
        <w:t>bem como pelos deveres inerentes à sua alimentação, abeberamento, prestação de cuidados médico-veterinários adequados e demais condições necessárias ao seu bem-estar, nos termos da legislação aplicável.</w:t>
      </w:r>
    </w:p>
  </w:comment>
  <w:comment w:id="620" w:author="Maria Rosário Silva Lemos Cidadão" w:date="2025-08-18T09:29:00Z" w:initials="MC">
    <w:p w14:paraId="0E6B03D3" w14:textId="7BBD192B" w:rsidR="00326DF6" w:rsidRDefault="00326DF6">
      <w:r>
        <w:annotationRef/>
      </w:r>
      <w:r w:rsidRPr="2074330A">
        <w:t xml:space="preserve">Nova proposta ao Reg. Bem-estar e rastreabilidade tem outra definição </w:t>
      </w:r>
    </w:p>
    <w:p w14:paraId="24E430B6" w14:textId="10FFA5A2" w:rsidR="00326DF6" w:rsidRDefault="00326DF6">
      <w:r w:rsidRPr="16C460E0">
        <w:rPr>
          <w:b/>
          <w:bCs/>
          <w:i/>
          <w:iCs/>
        </w:rPr>
        <w:t>«Esterilização cirúrgica», o processo pelo qual os cães ou gatos são cirurgicamente impedidos de se reproduzirem e que inclui a remoção cirúrgica das gónadas, nomeadamente os testículos em gatos e cães machos e os ovários ou os ovários e o útero em cadelas e gatas;</w:t>
      </w:r>
    </w:p>
    <w:p w14:paraId="5A2CBE20" w14:textId="4CDCCE09" w:rsidR="00326DF6" w:rsidRDefault="00326DF6">
      <w:r w:rsidRPr="2A2CF0F8">
        <w:rPr>
          <w:b/>
          <w:bCs/>
          <w:i/>
          <w:iCs/>
        </w:rPr>
        <w:t>«Esterilização não cirúrgica», alternativas à esterilização cirúrgica que preservam a integridade do corpo do cão ou gato e não resultam na remoção ou alteração permanente de qualquer parte do corpo do animal;</w:t>
      </w:r>
    </w:p>
    <w:p w14:paraId="41301E0A" w14:textId="38F5770B" w:rsidR="00326DF6" w:rsidRDefault="00326DF6">
      <w:hyperlink r:id="rId2">
        <w:r w:rsidRPr="6AC71E0E">
          <w:t>https://www.europarl.europa.eu/doceo/document/TA-10-2025-0135_PT.html</w:t>
        </w:r>
      </w:hyperlink>
    </w:p>
  </w:comment>
  <w:comment w:id="617" w:author="Nicole Tonelo" w:date="2025-07-17T12:17:00Z" w:initials="NT">
    <w:p w14:paraId="3969600F" w14:textId="2606B741" w:rsidR="00326DF6" w:rsidRDefault="00326DF6">
      <w:r>
        <w:annotationRef/>
      </w:r>
      <w:r w:rsidRPr="4764F29F">
        <w:t>Reformularia:</w:t>
      </w:r>
    </w:p>
    <w:p w14:paraId="333EE5EB" w14:textId="28EFF8F2" w:rsidR="00326DF6" w:rsidRDefault="00326DF6"/>
    <w:p w14:paraId="399CFE1C" w14:textId="489CC4DB" w:rsidR="00326DF6" w:rsidRDefault="00326DF6">
      <w:r w:rsidRPr="5D436725">
        <w:t xml:space="preserve">«Esterilização»: procedimento cirúrgico destinado a impedir, de forma definitiva, a capacidade reprodutiva de um animal, </w:t>
      </w:r>
      <w:r w:rsidRPr="33C3D318">
        <w:rPr>
          <w:b/>
          <w:bCs/>
        </w:rPr>
        <w:t xml:space="preserve">devendo ser realizado por médico veterinário habilitado, </w:t>
      </w:r>
      <w:r w:rsidRPr="767C7E38">
        <w:t xml:space="preserve">segundo as melhores práticas vigentes, </w:t>
      </w:r>
      <w:r w:rsidRPr="47B89622">
        <w:rPr>
          <w:b/>
          <w:bCs/>
        </w:rPr>
        <w:t>assegurando-se a utilização de anestesia geral e de analgesia adequada e prolongada.</w:t>
      </w:r>
    </w:p>
  </w:comment>
  <w:comment w:id="618" w:author="Maria Cristina Tavares Briosa" w:date="2025-07-18T18:05:00Z" w:initials="MB">
    <w:p w14:paraId="495D4F14" w14:textId="787377BA" w:rsidR="00326DF6" w:rsidRDefault="00326DF6">
      <w:r>
        <w:annotationRef/>
      </w:r>
      <w:r w:rsidRPr="04389D77">
        <w:t>Concordo</w:t>
      </w:r>
    </w:p>
  </w:comment>
  <w:comment w:id="619" w:author="Ana Rita Tavares Murta" w:date="2025-08-13T16:44:00Z" w:initials="AM">
    <w:p w14:paraId="4F5B1D45" w14:textId="3FB5955E" w:rsidR="00326DF6" w:rsidRDefault="00326DF6">
      <w:r>
        <w:annotationRef/>
      </w:r>
      <w:r w:rsidRPr="4D6B520C">
        <w:t>Acrescentaria "melhores práticas médicas, unicamente por médico veterinário acreditado"</w:t>
      </w:r>
    </w:p>
  </w:comment>
  <w:comment w:id="634" w:author="Maria Rosário Silva Lemos Cidadão" w:date="2025-08-18T09:25:00Z" w:initials="MC">
    <w:p w14:paraId="00CA0B01" w14:textId="3FC738CD" w:rsidR="00326DF6" w:rsidRDefault="00326DF6">
      <w:r>
        <w:annotationRef/>
      </w:r>
      <w:r w:rsidRPr="37061CD9">
        <w:t>Ter em atenção na definição na nova proposta do  REG "Bem-estar e rastreabilidade"</w:t>
      </w:r>
    </w:p>
    <w:p w14:paraId="05FCC56E" w14:textId="3D827B3A" w:rsidR="00326DF6" w:rsidRDefault="00326DF6">
      <w:r w:rsidRPr="26087198">
        <w:t xml:space="preserve">4-A.  «Lar de acolhimento», uma casa particular que acolhe cães ou gatos em nome de um operador responsável por cães ou gatos não desejados, abandonados, vadios, perdidos ou confiscados; </w:t>
      </w:r>
    </w:p>
    <w:p w14:paraId="7707682E" w14:textId="3360E9EA" w:rsidR="00326DF6" w:rsidRDefault="00326DF6">
      <w:r w:rsidRPr="7B227E1A">
        <w:t>Devemos evitar definições diferentes das consideradas nos Regulamentos</w:t>
      </w:r>
    </w:p>
    <w:p w14:paraId="4DE8A70E" w14:textId="4C9B3588" w:rsidR="00326DF6" w:rsidRDefault="00326DF6">
      <w:hyperlink r:id="rId3">
        <w:r w:rsidRPr="1D6580FB">
          <w:t>https://www.europarl.europa.eu/doceo/document/TA-10-2025-0135_PT.html</w:t>
        </w:r>
      </w:hyperlink>
    </w:p>
  </w:comment>
  <w:comment w:id="633" w:author="Ana Rita Tavares Murta" w:date="2025-08-13T16:46:00Z" w:initials="AM">
    <w:p w14:paraId="71E43868" w14:textId="71605194" w:rsidR="00326DF6" w:rsidRDefault="00326DF6">
      <w:r>
        <w:annotationRef/>
      </w:r>
      <w:r w:rsidRPr="05D2D774">
        <w:t>Penso que deveria referir os deveres e direitos das FAT (pode estar mais à frente...)</w:t>
      </w:r>
    </w:p>
  </w:comment>
  <w:comment w:id="644" w:author="Maria Cristina Tavares Briosa" w:date="2025-10-24T16:10:00Z" w:initials="MB">
    <w:p w14:paraId="7F35F8DB" w14:textId="77777777" w:rsidR="00D72139" w:rsidRDefault="00D72139" w:rsidP="00D72139">
      <w:pPr>
        <w:pStyle w:val="CommentText"/>
      </w:pPr>
      <w:r>
        <w:rPr>
          <w:rStyle w:val="CommentReference"/>
        </w:rPr>
        <w:annotationRef/>
      </w:r>
      <w:r>
        <w:t>Animais de companhia?</w:t>
      </w:r>
    </w:p>
  </w:comment>
  <w:comment w:id="661" w:author="Maria Rosário Silva Lemos Cidadão" w:date="2025-10-29T10:58:00Z" w:initials="MC">
    <w:p w14:paraId="1DAB3770" w14:textId="2DC65FB1" w:rsidR="0035151E" w:rsidRDefault="0035151E">
      <w:r>
        <w:annotationRef/>
      </w:r>
      <w:r w:rsidRPr="7BCACB7C">
        <w:t>Compor uma definição conjugada das duas, em que especifica que esta figura tem os animais para fim não privado</w:t>
      </w:r>
    </w:p>
  </w:comment>
  <w:comment w:id="666" w:author="Maria Rosário Silva Lemos Cidadão" w:date="2025-10-29T08:26:00Z" w:initials="MC">
    <w:p w14:paraId="07C17866" w14:textId="67156326" w:rsidR="0035151E" w:rsidRDefault="0035151E">
      <w:r>
        <w:annotationRef/>
      </w:r>
      <w:r w:rsidRPr="1B3002B5">
        <w:t>definição da</w:t>
      </w:r>
      <w:r w:rsidRPr="6C7B1880">
        <w:rPr>
          <w:b/>
          <w:bCs/>
        </w:rPr>
        <w:t xml:space="preserve"> LSA</w:t>
      </w:r>
    </w:p>
  </w:comment>
  <w:comment w:id="674" w:author="Maria Rosário Silva Lemos Cidadão" w:date="2025-10-29T08:28:00Z" w:initials="MC">
    <w:p w14:paraId="5680FE3A" w14:textId="38717B54" w:rsidR="0035151E" w:rsidRDefault="0035151E">
      <w:r>
        <w:annotationRef/>
      </w:r>
      <w:r w:rsidRPr="5A1740B5">
        <w:t xml:space="preserve">definição do </w:t>
      </w:r>
      <w:r w:rsidRPr="4F9F0BBE">
        <w:rPr>
          <w:b/>
          <w:bCs/>
        </w:rPr>
        <w:t>novo Reg -</w:t>
      </w:r>
      <w:r w:rsidRPr="60C9B77B">
        <w:t xml:space="preserve"> alteração aprovada pelo Parlamento em 19/06/2025</w:t>
      </w:r>
    </w:p>
  </w:comment>
  <w:comment w:id="698" w:author="Maria Rosário Silva Lemos Cidadão" w:date="2025-10-28T10:48:00Z" w:initials="MC">
    <w:p w14:paraId="5198C8BA" w14:textId="7460FFD7" w:rsidR="0035151E" w:rsidRDefault="0035151E">
      <w:r>
        <w:annotationRef/>
      </w:r>
      <w:r w:rsidRPr="41A9DA09">
        <w:rPr>
          <w:b/>
          <w:bCs/>
        </w:rPr>
        <w:t>SNMV propõe</w:t>
      </w:r>
      <w:r w:rsidRPr="3144AC56">
        <w:t xml:space="preserve"> - inclusão de fotografia do animal</w:t>
      </w:r>
    </w:p>
  </w:comment>
  <w:comment w:id="720" w:author="Maria Rosário Silva Lemos Cidadão" w:date="2025-07-23T11:38:00Z" w:initials="MC">
    <w:p w14:paraId="53994D3A" w14:textId="09A67DB8" w:rsidR="00326DF6" w:rsidRDefault="00326DF6">
      <w:r>
        <w:annotationRef/>
      </w:r>
      <w:r w:rsidRPr="1B96F36A">
        <w:t>o proprietário ou o possuidor, pessoa singular, que seja....</w:t>
      </w:r>
    </w:p>
  </w:comment>
  <w:comment w:id="721" w:author="Ana Rita Tavares Murta" w:date="2025-08-13T16:47:00Z" w:initials="AM">
    <w:p w14:paraId="08B1D0CF" w14:textId="61CE7A62" w:rsidR="00326DF6" w:rsidRDefault="00326DF6">
      <w:r>
        <w:annotationRef/>
      </w:r>
      <w:r w:rsidRPr="17A644B6">
        <w:t>Também não pode ser pessoa coletiva?</w:t>
      </w:r>
    </w:p>
  </w:comment>
  <w:comment w:id="728" w:author="Maria Helena Menezes Maia" w:date="2025-08-07T11:48:00Z" w:initials="MM">
    <w:p w14:paraId="51D8D1E8" w14:textId="32475CA9" w:rsidR="00326DF6" w:rsidRDefault="00326DF6">
      <w:r>
        <w:annotationRef/>
      </w:r>
      <w:r w:rsidRPr="2933731E">
        <w:t>ou Boletim Sanitário de Cães e Gatos</w:t>
      </w:r>
    </w:p>
  </w:comment>
  <w:comment w:id="760" w:author="Carla Almeida" w:date="2025-08-14T09:32:00Z" w:initials="CA">
    <w:p w14:paraId="7112CBEE" w14:textId="30DEF171" w:rsidR="00326DF6" w:rsidRDefault="00326DF6">
      <w:r>
        <w:annotationRef/>
      </w:r>
      <w:r w:rsidRPr="585E41B2">
        <w:t>A formação devia também incidir sobre os cursos de Medicina Veterinária, com vista à formação na área de medicina de abrigo, e em todos os intervenientes na fiscalização do bem-estar (nomeadamente autoridades policiais e judiciárias)</w:t>
      </w:r>
    </w:p>
  </w:comment>
  <w:comment w:id="767" w:author="Maria Cristina Tavares Briosa" w:date="2025-10-24T16:17:00Z" w:initials="MB">
    <w:p w14:paraId="53D52DEB" w14:textId="77777777" w:rsidR="00D72139" w:rsidRDefault="00D72139" w:rsidP="00D72139">
      <w:pPr>
        <w:pStyle w:val="CommentText"/>
      </w:pPr>
      <w:r>
        <w:rPr>
          <w:rStyle w:val="CommentReference"/>
        </w:rPr>
        <w:annotationRef/>
      </w:r>
      <w:r>
        <w:t>Eliminámos o treino obrigatório de todos os cães, por isso não vemos como manter este nº nem a quem competiria a promoção destas campanhas, nem quem seriam os treinadores a fazê-lo. ELIMINAR</w:t>
      </w:r>
    </w:p>
  </w:comment>
  <w:comment w:id="770" w:author="Nicole Tonelo" w:date="2025-07-18T11:52:00Z" w:initials="NT">
    <w:p w14:paraId="5CF10365" w14:textId="5B0D7350" w:rsidR="00326DF6" w:rsidRDefault="00326DF6">
      <w:r>
        <w:annotationRef/>
      </w:r>
      <w:r w:rsidRPr="12BD323A">
        <w:t>Substituiria por : Todas as pessoas, singulares ou coletivas,</w:t>
      </w:r>
    </w:p>
  </w:comment>
  <w:comment w:id="807" w:author="Maria Rosário Silva Lemos Cidadão" w:date="2025-08-26T10:03:00Z" w:initials="MC">
    <w:p w14:paraId="20ABFE3C" w14:textId="7D89E67E" w:rsidR="002062E1" w:rsidRDefault="002062E1">
      <w:r>
        <w:annotationRef/>
      </w:r>
      <w:r w:rsidRPr="14CBBF82">
        <w:t>e as obrigações dos Operadores</w:t>
      </w:r>
    </w:p>
  </w:comment>
  <w:comment w:id="868" w:author="Maria Rosário Silva Lemos Cidadão" w:date="2025-10-30T09:14:00Z" w:initials="MC">
    <w:p w14:paraId="2A332DFB" w14:textId="5B957CDC" w:rsidR="0035151E" w:rsidRDefault="0035151E">
      <w:r>
        <w:annotationRef/>
      </w:r>
      <w:r w:rsidRPr="3AFF7938">
        <w:t>Independentemente de se retirar estes pontos deve ser colocado no n.º anterior referência a estes locais</w:t>
      </w:r>
    </w:p>
  </w:comment>
  <w:comment w:id="1013" w:author="Maria Rosário Silva Lemos Cidadão" w:date="2025-10-30T11:01:00Z" w:initials="MC">
    <w:p w14:paraId="1A92E57E" w14:textId="173DC558" w:rsidR="0035151E" w:rsidRDefault="0035151E">
      <w:r>
        <w:annotationRef/>
      </w:r>
      <w:r w:rsidRPr="64D54EF8">
        <w:t>prazo no novo regulamento</w:t>
      </w:r>
    </w:p>
  </w:comment>
  <w:comment w:id="1042" w:author="Maria Rosário Silva Lemos Cidadão" w:date="2025-10-28T10:19:00Z" w:initials="MC">
    <w:p w14:paraId="070E1354" w14:textId="318ADB25" w:rsidR="0035151E" w:rsidRDefault="0035151E">
      <w:r>
        <w:annotationRef/>
      </w:r>
      <w:r w:rsidRPr="55A52686">
        <w:t>A OMV propõe retirar esta parte de texto</w:t>
      </w:r>
    </w:p>
  </w:comment>
  <w:comment w:id="1051" w:author="Maria Cristina Tavares Briosa" w:date="2025-07-21T16:18:00Z" w:initials="MB">
    <w:p w14:paraId="68D6CFF8" w14:textId="438F462A" w:rsidR="00326DF6" w:rsidRDefault="00326DF6">
      <w:r>
        <w:annotationRef/>
      </w:r>
      <w:r w:rsidRPr="705ED8C5">
        <w:t xml:space="preserve">ver Comentários anteriores </w:t>
      </w:r>
    </w:p>
  </w:comment>
  <w:comment w:id="1062" w:author="Maria Rosário Silva Lemos Cidadão" w:date="2025-10-29T12:05:00Z" w:initials="MC">
    <w:p w14:paraId="3474E653" w14:textId="605087E2" w:rsidR="0035151E" w:rsidRDefault="0035151E">
      <w:r>
        <w:annotationRef/>
      </w:r>
      <w:r w:rsidRPr="0D7E3873">
        <w:t>Ou Despacho - A avaliar por GJ</w:t>
      </w:r>
    </w:p>
  </w:comment>
  <w:comment w:id="1063" w:author="Maria Rosário Silva Lemos Cidadão" w:date="1900-01-01T00:00:00Z" w:initials="MC">
    <w:p w14:paraId="75A66E29" w14:textId="724E3284" w:rsidR="0035151E" w:rsidRDefault="0035151E">
      <w:r>
        <w:annotationRef/>
      </w:r>
      <w:r w:rsidRPr="2B41326B">
        <w:t>Não é viável. Na parte B são considerados como AC os Invertebrados,, que nunca serão marcados individualmente, vão fazer uma declaração?</w:t>
      </w:r>
    </w:p>
    <w:p w14:paraId="0F1BE435" w14:textId="3EE0AACF" w:rsidR="0035151E" w:rsidRDefault="0035151E">
      <w:r w:rsidRPr="762FE1BC">
        <w:t>Vai ser uma situação que ninguém vai cumprir</w:t>
      </w:r>
    </w:p>
  </w:comment>
  <w:comment w:id="1064" w:author="Maria Rosário Silva Lemos Cidadão" w:date="2025-08-18T09:52:00Z" w:initials="MC">
    <w:p w14:paraId="5E91E125" w14:textId="017B458D" w:rsidR="00326DF6" w:rsidRDefault="00326DF6">
      <w:r>
        <w:annotationRef/>
      </w:r>
      <w:r w:rsidRPr="4AF9C735">
        <w:t>Ver com GJ como compor o texto.</w:t>
      </w:r>
    </w:p>
    <w:p w14:paraId="3A467632" w14:textId="5DBB92F1" w:rsidR="00326DF6" w:rsidRDefault="00326DF6">
      <w:r w:rsidRPr="7DECF339">
        <w:t>Por forma a que os transponders com pedido de autorização para outro animais mas, que devidoás características técnicas podem ser utilizados em AC, sejam incluídos nas obrigações deste artigo</w:t>
      </w:r>
    </w:p>
  </w:comment>
  <w:comment w:id="1076" w:author="Maria Rosário Silva Lemos Cidadão" w:date="2025-10-28T10:21:00Z" w:initials="MC">
    <w:p w14:paraId="1372E7C2" w14:textId="3358604D" w:rsidR="0035151E" w:rsidRDefault="0035151E">
      <w:r>
        <w:annotationRef/>
      </w:r>
      <w:r w:rsidRPr="133D0F03">
        <w:t>A</w:t>
      </w:r>
      <w:r w:rsidRPr="3008BF3B">
        <w:rPr>
          <w:b/>
          <w:bCs/>
        </w:rPr>
        <w:t xml:space="preserve"> OMV propõe </w:t>
      </w:r>
      <w:r w:rsidRPr="61762539">
        <w:t>que se faça referência ao documentação CITES, quando aplicável</w:t>
      </w:r>
    </w:p>
    <w:p w14:paraId="33D0A5A1" w14:textId="515904EC" w:rsidR="0035151E" w:rsidRDefault="0035151E">
      <w:r w:rsidRPr="1B911949">
        <w:rPr>
          <w:b/>
          <w:bCs/>
        </w:rPr>
        <w:t xml:space="preserve">SNMV  propõe </w:t>
      </w:r>
      <w:r w:rsidRPr="0009FADE">
        <w:t>que se inclua foto do animal</w:t>
      </w:r>
    </w:p>
  </w:comment>
  <w:comment w:id="1079" w:author="Maria Rosário Silva Lemos Cidadão" w:date="1900-01-01T00:00:00Z" w:initials="MC">
    <w:p w14:paraId="136C38CA" w14:textId="60BBD4C2" w:rsidR="00326DF6" w:rsidRDefault="00326DF6">
      <w:r>
        <w:annotationRef/>
      </w:r>
      <w:r w:rsidRPr="4C17FB61">
        <w:t>Foi eliminada a suspensão de aceso do titular porquê?</w:t>
      </w:r>
    </w:p>
    <w:p w14:paraId="4812B3AB" w14:textId="14960246" w:rsidR="00326DF6" w:rsidRDefault="00326DF6">
      <w:r w:rsidRPr="3B851D73">
        <w:t>Consideraram como sanção acessória no artigo 155.º n.º1 alínea i)</w:t>
      </w:r>
    </w:p>
  </w:comment>
  <w:comment w:id="1087" w:author="Maria Rosário Silva Lemos Cidadão" w:date="2025-10-30T11:03:00Z" w:initials="MC">
    <w:p w14:paraId="1F7E864F" w14:textId="3BFFE23F" w:rsidR="0035151E" w:rsidRDefault="0035151E">
      <w:r>
        <w:annotationRef/>
      </w:r>
      <w:r w:rsidRPr="67D047CD">
        <w:t>prazo máximo indicado na votação do Parlamento para o novo Reg.</w:t>
      </w:r>
    </w:p>
  </w:comment>
  <w:comment w:id="1100" w:author="Maria Rosário Silva Lemos Cidadão" w:date="2025-10-28T10:53:00Z" w:initials="MC">
    <w:p w14:paraId="7B7CBEEE" w14:textId="044E7598" w:rsidR="0035151E" w:rsidRDefault="0035151E">
      <w:r>
        <w:annotationRef/>
      </w:r>
      <w:r w:rsidRPr="0E6B46A2">
        <w:t>SNMV propõe 48 horas. Segundo o seu comentário o SIAC nos seus quase 6 anos de atividade não esteve mais de 60 minutos offline.</w:t>
      </w:r>
    </w:p>
    <w:p w14:paraId="16B7F8F2" w14:textId="1C4E18DE" w:rsidR="0035151E" w:rsidRDefault="0035151E">
      <w:r w:rsidRPr="11990284">
        <w:t>A filosofia deste ponto era essencialmente os registos efetuados pelos MV em regime de campanha da raiva</w:t>
      </w:r>
    </w:p>
  </w:comment>
  <w:comment w:id="1105" w:author="Maria Rosário Silva Lemos Cidadão" w:date="2025-10-30T11:05:00Z" w:initials="MC">
    <w:p w14:paraId="6D33FA1D" w14:textId="5A0A0B78" w:rsidR="0035151E" w:rsidRDefault="0035151E">
      <w:r>
        <w:annotationRef/>
      </w:r>
      <w:r w:rsidRPr="09FDCDEA">
        <w:t>RETIRAR ESTE NÚMERO</w:t>
      </w:r>
    </w:p>
    <w:p w14:paraId="0AE182FD" w14:textId="161267C2" w:rsidR="0035151E" w:rsidRDefault="0035151E">
      <w:r w:rsidRPr="6BD125E0">
        <w:t>Definição de titular passou a ser singular ou coletivo , assim como os operadores</w:t>
      </w:r>
    </w:p>
  </w:comment>
  <w:comment w:id="1165" w:author="Maria Rosário Silva Lemos Cidadão" w:date="2025-10-28T10:57:00Z" w:initials="MC">
    <w:p w14:paraId="27667134" w14:textId="1A773A28" w:rsidR="0035151E" w:rsidRDefault="0035151E">
      <w:r>
        <w:annotationRef/>
      </w:r>
      <w:r w:rsidRPr="5E7A0FE3">
        <w:t>Comentário do SNMV - Ao contrário das raças, que são de extrema utilidade, como se expôs em II.B., a categorização de registo de animais de companhia é dispensável, por não ser relevante para a identifi cação. O que é comprovado pela inexistência de outras disposições no diploma que façam referência à categoria de animais de companhia.</w:t>
      </w:r>
    </w:p>
    <w:p w14:paraId="4AAFBB43" w14:textId="37647986" w:rsidR="0035151E" w:rsidRDefault="0035151E">
      <w:r w:rsidRPr="13014A18">
        <w:t>Esta distinção de animais de companhia em categorias é potencialmente geradora de desconformidades e erros no registo, pelo que deve ser evitada.</w:t>
      </w:r>
    </w:p>
  </w:comment>
  <w:comment w:id="1178" w:author="Carla Almeida" w:date="2025-08-14T09:59:00Z" w:initials="CA">
    <w:p w14:paraId="22ACDFD1" w14:textId="5F50DD91" w:rsidR="00326DF6" w:rsidRDefault="00326DF6">
      <w:r>
        <w:annotationRef/>
      </w:r>
      <w:r w:rsidRPr="0332B84D">
        <w:t>como cumprem com a obrigatoriedade de verificação se animal já está marcado?</w:t>
      </w:r>
    </w:p>
  </w:comment>
  <w:comment w:id="1179" w:author="Maria Rosário Silva Lemos Cidadão" w:date="1900-01-01T00:00:00Z" w:initials="MC">
    <w:p w14:paraId="0AC2E0BD" w14:textId="034F8892" w:rsidR="00326DF6" w:rsidRDefault="00326DF6">
      <w:r>
        <w:annotationRef/>
      </w:r>
      <w:r w:rsidRPr="6C3735AD">
        <w:t>foi retirado que era o titular que aparecia no certificado sanitário (animais vindos de países terceiros) ou no Passaporte de Animal de Companhia (animais provenientes de outro estado membro). PORQUÊ. o registo tem de ser sempre comprovado por qualquer documento que prove a propriedade do animal.</w:t>
      </w:r>
    </w:p>
  </w:comment>
  <w:comment w:id="1208" w:author="Maria Cristina Tavares Briosa" w:date="2025-07-21T16:26:00Z" w:initials="MB">
    <w:p w14:paraId="781B6D68" w14:textId="7C5124FD" w:rsidR="00326DF6" w:rsidRDefault="00326DF6">
      <w:r>
        <w:annotationRef/>
      </w:r>
      <w:r w:rsidRPr="25AA82E1">
        <w:t>Comentários anteriores, CRO?</w:t>
      </w:r>
    </w:p>
  </w:comment>
  <w:comment w:id="1209" w:author="Maria Helena Menezes Maia" w:date="2025-08-07T15:59:00Z" w:initials="MM">
    <w:p w14:paraId="0D062713" w14:textId="26A073BB" w:rsidR="00326DF6" w:rsidRDefault="00326DF6">
      <w:r>
        <w:annotationRef/>
      </w:r>
      <w:r w:rsidRPr="76FB4F26">
        <w:t>concordo</w:t>
      </w:r>
    </w:p>
  </w:comment>
  <w:comment w:id="1212" w:author="Maria Cristina Tavares Briosa" w:date="2025-07-21T16:26:00Z" w:initials="MB">
    <w:p w14:paraId="7C64FC24" w14:textId="1D9C74F2" w:rsidR="00326DF6" w:rsidRDefault="00326DF6">
      <w:r>
        <w:annotationRef/>
      </w:r>
      <w:r w:rsidRPr="10669197">
        <w:t>Igual</w:t>
      </w:r>
    </w:p>
  </w:comment>
  <w:comment w:id="1217" w:author="Maria Rosário Silva Lemos Cidadão" w:date="2025-10-28T12:20:00Z" w:initials="MC">
    <w:p w14:paraId="709C2576" w14:textId="60125FFF" w:rsidR="0035151E" w:rsidRDefault="0035151E">
      <w:r>
        <w:annotationRef/>
      </w:r>
      <w:r w:rsidRPr="36BBBC43">
        <w:t>15 dias para estar de acordo com o previsto no artigo 41.º</w:t>
      </w:r>
    </w:p>
  </w:comment>
  <w:comment w:id="1215" w:author="Carla Almeida" w:date="2025-08-14T10:00:00Z" w:initials="CA">
    <w:p w14:paraId="74F05158" w14:textId="24967174" w:rsidR="00326DF6" w:rsidRDefault="00326DF6">
      <w:r>
        <w:annotationRef/>
      </w:r>
      <w:r w:rsidRPr="5B745982">
        <w:t>Sou da opinião que um animal que entre num CRO devera ser identificado no imediato (caso não esteja), sob pena de se perder o rasto temporal dos 8 dias para a esterilização (n.º 2 do artigo 41)</w:t>
      </w:r>
    </w:p>
  </w:comment>
  <w:comment w:id="1214" w:author="Ana Rita Tavares Murta" w:date="2025-08-14T15:50:00Z" w:initials="AM">
    <w:p w14:paraId="024C9E0C" w14:textId="33867293" w:rsidR="00326DF6" w:rsidRDefault="00326DF6">
      <w:r>
        <w:annotationRef/>
      </w:r>
      <w:r w:rsidRPr="4689C760">
        <w:t>Não daria prazo. A meu ver seria no imediato. E se foge? Ou há um incêndio? Não queremos animais não identificados nas ruas. Mesmo que seja reclamado por alegado tutor, tem que sair do cro marcado, a expensas do detentor e com PCO, devido ao não cumprimento da Lei. E ns observações do SIAC deveria constar que foi recolhido sem chip, e caso tenha sido reclamado, colocar-se essa informação tb, para se saber que aquele animal já andou nas ruas não identificado.</w:t>
      </w:r>
    </w:p>
  </w:comment>
  <w:comment w:id="1236" w:author="Maria Rosário Silva Lemos Cidadão" w:date="1900-01-01T00:00:00Z" w:initials="MC">
    <w:p w14:paraId="3DF88D1E" w14:textId="3FA1CAB8" w:rsidR="004908D7" w:rsidRDefault="004908D7">
      <w:pPr>
        <w:pStyle w:val="CommentText"/>
      </w:pPr>
      <w:r>
        <w:rPr>
          <w:rStyle w:val="CommentReference"/>
        </w:rPr>
        <w:annotationRef/>
      </w:r>
      <w:r w:rsidRPr="2567D31D">
        <w:t xml:space="preserve">Reduzir o número 5 a </w:t>
      </w:r>
    </w:p>
    <w:p w14:paraId="1856F4DC" w14:textId="46761151" w:rsidR="004908D7" w:rsidRDefault="004908D7">
      <w:pPr>
        <w:pStyle w:val="CommentText"/>
      </w:pPr>
      <w:r w:rsidRPr="5BE1F4C3">
        <w:t>"Os animais referidos nos n.º3 e n.º4, caso sejam transmitidos, devem ter o seu registo alterado para o novo titular antes de deixar o alojamento.</w:t>
      </w:r>
    </w:p>
  </w:comment>
  <w:comment w:id="1239" w:author="Maria Cristina Tavares Briosa" w:date="2025-07-21T16:27:00Z" w:initials="MB">
    <w:p w14:paraId="1A174E1B" w14:textId="046E8E61" w:rsidR="00326DF6" w:rsidRDefault="00326DF6">
      <w:r>
        <w:annotationRef/>
      </w:r>
      <w:r w:rsidRPr="6873F972">
        <w:t>Igual</w:t>
      </w:r>
    </w:p>
  </w:comment>
  <w:comment w:id="1235" w:author="Carla Almeida" w:date="2025-08-14T10:00:00Z" w:initials="CA">
    <w:p w14:paraId="27CB2488" w14:textId="4C59B7A4" w:rsidR="00326DF6" w:rsidRDefault="00326DF6">
      <w:r>
        <w:annotationRef/>
      </w:r>
      <w:r w:rsidRPr="79870474">
        <w:t>Alojamento com fins de promoção do bem-estar animal» alojamento de entidade publica, ou privada destinado à hospedagem, preferencialmente temporária, sem fins lucrativos - ou seja, incluem-se as AZ. Estas podem recolher? E registar diretamente os animais em nome delas? (n.º 2 do artigo 41 não refere isso, ou seja, mantém captura nos CROs e posterior encaminhamento para AZ</w:t>
      </w:r>
    </w:p>
  </w:comment>
  <w:comment w:id="1251" w:author="Maria Helena Menezes Maia" w:date="2025-08-07T16:02:00Z" w:initials="MM">
    <w:p w14:paraId="70EFE5BE" w14:textId="7B3756D2" w:rsidR="00326DF6" w:rsidRDefault="00326DF6">
      <w:r>
        <w:annotationRef/>
      </w:r>
      <w:r w:rsidRPr="46900FC7">
        <w:t>Substituir por "Todas as profilaxias / atos obrigatórios (...)" a vacina antirrábica não é obrigatória em gatos e furões</w:t>
      </w:r>
    </w:p>
  </w:comment>
  <w:comment w:id="1253" w:author="Ana Rita Tavares Murta" w:date="2025-08-14T15:52:00Z" w:initials="AM">
    <w:p w14:paraId="4FCF63F8" w14:textId="05202213" w:rsidR="00326DF6" w:rsidRDefault="00326DF6">
      <w:r>
        <w:annotationRef/>
      </w:r>
      <w:r w:rsidRPr="5F422FE1">
        <w:t>E situações anteriores, como proceder? No caso em que o MV responsável pelo procedimento não tenha registado e que se tenha perdido o seu rasto?</w:t>
      </w:r>
    </w:p>
  </w:comment>
  <w:comment w:id="1265" w:author="Maria Rosário Silva Lemos Cidadão" w:date="2025-10-30T11:51:00Z" w:initials="MC">
    <w:p w14:paraId="136CA2BA" w14:textId="220827C0" w:rsidR="0035151E" w:rsidRDefault="0035151E">
      <w:r>
        <w:annotationRef/>
      </w:r>
      <w:r w:rsidRPr="3FC4CD69">
        <w:rPr>
          <w:b/>
          <w:bCs/>
        </w:rPr>
        <w:t>Novo Regulamento - votação do Parlamento</w:t>
      </w:r>
    </w:p>
    <w:p w14:paraId="6A6CF62B" w14:textId="21B11960" w:rsidR="0035151E" w:rsidRDefault="0035151E">
      <w:r w:rsidRPr="1B674306">
        <w:t>Em caso de transferência de</w:t>
      </w:r>
    </w:p>
    <w:p w14:paraId="6CCD1A8A" w14:textId="5E6F9369" w:rsidR="0035151E" w:rsidRDefault="0035151E">
      <w:r w:rsidRPr="7D247E4C">
        <w:t>propriedade ou de responsabilidade, a</w:t>
      </w:r>
    </w:p>
    <w:p w14:paraId="54517D89" w14:textId="30C1B78B" w:rsidR="0035151E" w:rsidRDefault="0035151E">
      <w:r w:rsidRPr="7B9194E1">
        <w:t>pessoa singular ou coletiva que coloca o</w:t>
      </w:r>
    </w:p>
    <w:p w14:paraId="5E8F91BF" w14:textId="47AB9F4D" w:rsidR="0035151E" w:rsidRDefault="0035151E">
      <w:r w:rsidRPr="04F845C8">
        <w:t>cão ou o gato no mercado deve assegurar</w:t>
      </w:r>
    </w:p>
    <w:p w14:paraId="26E9CF26" w14:textId="1C24DD6F" w:rsidR="0035151E" w:rsidRDefault="0035151E">
      <w:r w:rsidRPr="2A2C4FBB">
        <w:t>que todas as mudanças de propriedade ou</w:t>
      </w:r>
    </w:p>
    <w:p w14:paraId="77ECB04B" w14:textId="0D6F3485" w:rsidR="0035151E" w:rsidRDefault="0035151E">
      <w:r w:rsidRPr="4ACB9038">
        <w:t>de responsabilidade sejam registadas na</w:t>
      </w:r>
    </w:p>
    <w:p w14:paraId="2F9D6071" w14:textId="485EFAE9" w:rsidR="0035151E" w:rsidRDefault="0035151E">
      <w:r w:rsidRPr="75034E1A">
        <w:t>base de dados a que se refere o artigo 19.º,</w:t>
      </w:r>
    </w:p>
    <w:p w14:paraId="5D9AA4B2" w14:textId="682D5579" w:rsidR="0035151E" w:rsidRDefault="0035151E">
      <w:r w:rsidRPr="230D0ECF">
        <w:t>no prazo de duas semanas a contar da</w:t>
      </w:r>
    </w:p>
    <w:p w14:paraId="2DE341BF" w14:textId="2BBB52CE" w:rsidR="0035151E" w:rsidRDefault="0035151E">
      <w:r w:rsidRPr="4A19195D">
        <w:t>data de mudança de propriedade ou de</w:t>
      </w:r>
    </w:p>
    <w:p w14:paraId="40955BE4" w14:textId="5258428F" w:rsidR="0035151E" w:rsidRDefault="0035151E">
      <w:r w:rsidRPr="6F1899EA">
        <w:t>responsabilidade, em conformidade com</w:t>
      </w:r>
    </w:p>
    <w:p w14:paraId="4C13C211" w14:textId="391C1DF4" w:rsidR="0035151E" w:rsidRDefault="0035151E">
      <w:r w:rsidRPr="4D4B459F">
        <w:t>as condições estabelecidas pelo</w:t>
      </w:r>
    </w:p>
    <w:p w14:paraId="66F82BD4" w14:textId="21C22F31" w:rsidR="0035151E" w:rsidRDefault="0035151E">
      <w:r w:rsidRPr="6C25CF24">
        <w:t>Estado-Membro responsável.</w:t>
      </w:r>
    </w:p>
    <w:p w14:paraId="7A975D48" w14:textId="0B42F289" w:rsidR="0035151E" w:rsidRDefault="0035151E">
      <w:r w:rsidRPr="74B8A5D0">
        <w:rPr>
          <w:b/>
          <w:bCs/>
        </w:rPr>
        <w:t>Novo Regulamento</w:t>
      </w:r>
    </w:p>
    <w:p w14:paraId="2CF9C2FA" w14:textId="00FCA374" w:rsidR="0035151E" w:rsidRDefault="0035151E">
      <w:r w:rsidRPr="75F99D2E">
        <w:t>Artigo 25.º</w:t>
      </w:r>
    </w:p>
    <w:p w14:paraId="5AD7CEF9" w14:textId="78907A78" w:rsidR="0035151E" w:rsidRDefault="0035151E">
      <w:r w:rsidRPr="4D854345">
        <w:t>Medidas nacionais mais rigorosas</w:t>
      </w:r>
    </w:p>
    <w:p w14:paraId="330AC578" w14:textId="427C4179" w:rsidR="0035151E" w:rsidRDefault="0035151E">
      <w:r w:rsidRPr="0D4F6426">
        <w:t>1. O presente regulamento não obsta a que os Estados-Membros mantenham disposições nacionais mais rigorosas que visem uma proteção mais ampla do bem-estar dos cães e gatos e que estejam em vigor no momento da entrada em vigor do presente regulamento, desde que essas disposições não sejam incompatíveis com o presente regulamento e não interfiram com o bom funcionamento do mercado interno. Antes de [data de aplicação do presente regulamento], os Estados-Membros devem informar a Comissão acerca de tais disposições nacionais. A Comissão transmite essas informações aos outros Estados-Membros.</w:t>
      </w:r>
    </w:p>
    <w:p w14:paraId="32A6DC54" w14:textId="2172B445" w:rsidR="0035151E" w:rsidRDefault="0035151E"/>
  </w:comment>
  <w:comment w:id="1267" w:author="Maria Rosário Silva Lemos Cidadão" w:date="1900-01-01T00:00:00Z" w:initials="MC">
    <w:p w14:paraId="2C497C56" w14:textId="3F62AB98" w:rsidR="0035151E" w:rsidRDefault="0035151E">
      <w:r>
        <w:annotationRef/>
      </w:r>
      <w:r w:rsidRPr="3A2F1E8D">
        <w:t>SNMV propõe 48 horas, OMV propõe 72h</w:t>
      </w:r>
    </w:p>
    <w:p w14:paraId="60D9ECC4" w14:textId="7273A4FE" w:rsidR="0035151E" w:rsidRDefault="0035151E">
      <w:r w:rsidRPr="79AA3344">
        <w:t>Tem mais sentido as 72h por haver  situações que ocorrem ao fim-de-semana e a menor disponibilidade de serviços</w:t>
      </w:r>
    </w:p>
    <w:p w14:paraId="385CAC42" w14:textId="6057270D" w:rsidR="0035151E" w:rsidRDefault="0035151E">
      <w:r w:rsidRPr="7930F8C4">
        <w:t>No número 3 referem 15 dias</w:t>
      </w:r>
    </w:p>
  </w:comment>
  <w:comment w:id="1318" w:author="Ana Rita Tavares Murta" w:date="2025-08-14T15:52:00Z" w:initials="AM">
    <w:p w14:paraId="64716D92" w14:textId="101AED1B" w:rsidR="00326DF6" w:rsidRDefault="00326DF6">
      <w:r>
        <w:annotationRef/>
      </w:r>
      <w:r w:rsidRPr="7EED2785">
        <w:t>48h ou 15 dias?</w:t>
      </w:r>
    </w:p>
  </w:comment>
  <w:comment w:id="1325" w:author="Maria Rosário Silva Lemos Cidadão" w:date="2025-08-18T16:08:00Z" w:initials="MC">
    <w:p w14:paraId="4EF242BA" w14:textId="6EA684F1" w:rsidR="004908D7" w:rsidRDefault="004908D7">
      <w:pPr>
        <w:pStyle w:val="CommentText"/>
      </w:pPr>
      <w:r>
        <w:rPr>
          <w:rStyle w:val="CommentReference"/>
        </w:rPr>
        <w:annotationRef/>
      </w:r>
      <w:r w:rsidRPr="7B7EF7C9">
        <w:t xml:space="preserve"> , quando existente</w:t>
      </w:r>
    </w:p>
  </w:comment>
  <w:comment w:id="1330" w:author="Maria Rosário Silva Lemos Cidadão" w:date="2025-07-23T11:50:00Z" w:initials="MC">
    <w:p w14:paraId="54B4EEC5" w14:textId="427BD4E1" w:rsidR="00326DF6" w:rsidRDefault="00326DF6">
      <w:r>
        <w:annotationRef/>
      </w:r>
      <w:r w:rsidRPr="6772EBB3">
        <w:t>período de comunicação no número 3 está diferente</w:t>
      </w:r>
    </w:p>
  </w:comment>
  <w:comment w:id="1333" w:author="Ana Rita Tavares Murta" w:date="2025-08-14T15:54:00Z" w:initials="AM">
    <w:p w14:paraId="07F25F91" w14:textId="0D8E1067" w:rsidR="00326DF6" w:rsidRDefault="00326DF6">
      <w:r>
        <w:annotationRef/>
      </w:r>
      <w:r w:rsidRPr="7E5FDD61">
        <w:t>Não concordo...E se o animal aparecer depois dos 3 anos? Penso que se deveria manter como desaparecido e houvesse uma hipótese de ser dado como morto automaticamente aos possíveis 20 anos de idade p ex.</w:t>
      </w:r>
    </w:p>
  </w:comment>
  <w:comment w:id="1335" w:author="Ana Rita Tavares Murta" w:date="2025-08-14T15:54:00Z" w:initials="AM">
    <w:p w14:paraId="456028EF" w14:textId="2EE63CA6" w:rsidR="00326DF6" w:rsidRDefault="00326DF6">
      <w:r>
        <w:annotationRef/>
      </w:r>
      <w:r w:rsidRPr="7771C9C8">
        <w:t>pré-registo, uma vez que depois fica a cargo do siac</w:t>
      </w:r>
    </w:p>
  </w:comment>
  <w:comment w:id="1358" w:author="Maria Rosário Silva Lemos Cidadão" w:date="2025-08-18T16:09:00Z" w:initials="MC">
    <w:p w14:paraId="6DEEE93E" w14:textId="623784B6" w:rsidR="004908D7" w:rsidRDefault="004908D7">
      <w:pPr>
        <w:pStyle w:val="CommentText"/>
      </w:pPr>
      <w:r>
        <w:rPr>
          <w:rStyle w:val="CommentReference"/>
        </w:rPr>
        <w:annotationRef/>
      </w:r>
      <w:r w:rsidRPr="5ADFFB6B">
        <w:t xml:space="preserve">Vai ser revogado em 21/04/2026. </w:t>
      </w:r>
    </w:p>
    <w:p w14:paraId="4E5E3B4C" w14:textId="0B2E8E24" w:rsidR="004908D7" w:rsidRDefault="004908D7">
      <w:pPr>
        <w:pStyle w:val="CommentText"/>
      </w:pPr>
      <w:r w:rsidRPr="0364B1B9">
        <w:t>Substituir por alinea c) do artigo 247.º e 2 c) do artigo 248.º do Reg. 2016/429</w:t>
      </w:r>
    </w:p>
  </w:comment>
  <w:comment w:id="1360" w:author="Maria Rosário Silva Lemos Cidadão" w:date="2025-08-18T16:10:00Z" w:initials="MC">
    <w:p w14:paraId="4115E8B4" w14:textId="13F4A917" w:rsidR="004908D7" w:rsidRDefault="004908D7">
      <w:pPr>
        <w:pStyle w:val="CommentText"/>
      </w:pPr>
      <w:r>
        <w:rPr>
          <w:rStyle w:val="CommentReference"/>
        </w:rPr>
        <w:annotationRef/>
      </w:r>
      <w:r w:rsidRPr="4B5E03DE">
        <w:t>, quando existente,</w:t>
      </w:r>
    </w:p>
  </w:comment>
  <w:comment w:id="1363" w:author="Maria Rosário Silva Lemos Cidadão" w:date="2025-08-18T16:11:00Z" w:initials="MC">
    <w:p w14:paraId="5ABD0999" w14:textId="1DD1B4F9" w:rsidR="004908D7" w:rsidRDefault="004908D7">
      <w:pPr>
        <w:pStyle w:val="CommentText"/>
      </w:pPr>
      <w:r>
        <w:rPr>
          <w:rStyle w:val="CommentReference"/>
        </w:rPr>
        <w:annotationRef/>
      </w:r>
      <w:r w:rsidRPr="1FFA8AD3">
        <w:t>Deverá ser do titular. O detentor detém por decisão/autorização de outrém</w:t>
      </w:r>
    </w:p>
  </w:comment>
  <w:comment w:id="1364" w:author="Ana Rita Tavares Murta" w:date="2025-08-14T15:55:00Z" w:initials="AM">
    <w:p w14:paraId="48A40AC1" w14:textId="7D60B77A" w:rsidR="00326DF6" w:rsidRDefault="00326DF6">
      <w:r>
        <w:annotationRef/>
      </w:r>
      <w:r w:rsidRPr="047E9E9C">
        <w:t xml:space="preserve">Como fazer isto? </w:t>
      </w:r>
    </w:p>
  </w:comment>
  <w:comment w:id="1407" w:author="Maria Rosário Silva Lemos Cidadão" w:date="2025-08-18T16:13:00Z" w:initials="MC">
    <w:p w14:paraId="4ADA34F7" w14:textId="38B18297" w:rsidR="004908D7" w:rsidRDefault="004908D7">
      <w:pPr>
        <w:pStyle w:val="CommentText"/>
      </w:pPr>
      <w:r>
        <w:rPr>
          <w:rStyle w:val="CommentReference"/>
        </w:rPr>
        <w:annotationRef/>
      </w:r>
      <w:r w:rsidRPr="06BC5DE1">
        <w:t>ou o</w:t>
      </w:r>
    </w:p>
  </w:comment>
  <w:comment w:id="1413" w:author="Maria Rosário Silva Lemos Cidadão" w:date="2025-10-29T15:07:00Z" w:initials="MC">
    <w:p w14:paraId="694A7481" w14:textId="7B916F22" w:rsidR="0035151E" w:rsidRDefault="0035151E">
      <w:r>
        <w:annotationRef/>
      </w:r>
      <w:r w:rsidRPr="34DE64E9">
        <w:t>A ver com o GJ forma de articulação dos vários artigos dest asubsecção</w:t>
      </w:r>
    </w:p>
  </w:comment>
  <w:comment w:id="1414" w:author="Maria Rosário Silva Lemos Cidadão" w:date="2025-07-23T12:09:00Z" w:initials="MC">
    <w:p w14:paraId="6866A5D3" w14:textId="1E63CCCF" w:rsidR="00326DF6" w:rsidRDefault="00326DF6">
      <w:r>
        <w:annotationRef/>
      </w:r>
      <w:r w:rsidRPr="04987E32">
        <w:t>Deveria ficar explicado neste artigo, que caso haja entrega da gestão do SIAC a outra entidade,  o Registo doa animal passa a incluir dois pagamentos, a Taxa, receita da DGAV e o Serviço de registo, receita da entidade gestora do SIAC</w:t>
      </w:r>
    </w:p>
  </w:comment>
  <w:comment w:id="1415" w:author="Maria Rosário Silva Lemos Cidadão" w:date="1900-01-01T00:00:00Z" w:initials="MC">
    <w:p w14:paraId="76DE445A" w14:textId="4F608C59" w:rsidR="004908D7" w:rsidRDefault="004908D7">
      <w:pPr>
        <w:pStyle w:val="CommentText"/>
      </w:pPr>
      <w:r>
        <w:rPr>
          <w:rStyle w:val="CommentReference"/>
        </w:rPr>
        <w:annotationRef/>
      </w:r>
      <w:r w:rsidRPr="0CB53277">
        <w:t>Estão a misturar diferentes situações.</w:t>
      </w:r>
    </w:p>
    <w:p w14:paraId="2D733EDB" w14:textId="42C69DC5" w:rsidR="004908D7" w:rsidRDefault="004908D7">
      <w:pPr>
        <w:pStyle w:val="CommentText"/>
      </w:pPr>
      <w:r w:rsidRPr="26B5028D">
        <w:t xml:space="preserve"> Uma é o registo outra é uma alteração ao registo, numa adoção.</w:t>
      </w:r>
    </w:p>
    <w:p w14:paraId="0FA1AC74" w14:textId="38E3EA85" w:rsidR="004908D7" w:rsidRDefault="004908D7">
      <w:pPr>
        <w:pStyle w:val="CommentText"/>
      </w:pPr>
      <w:r w:rsidRPr="38D0A203">
        <w:t>REGISTO:A filosofia anterior era a isenção de taxa para as entidades e Associações zoófilias, quando os animais eram registados em seu nome. Não estavam previstas entidades como Forças de segurança e do Estado. Sendo incluídas com registo no SIAC também devem ficar isentas da taxa</w:t>
      </w:r>
    </w:p>
    <w:p w14:paraId="2BD1663C" w14:textId="7D53D648" w:rsidR="004908D7" w:rsidRDefault="004908D7">
      <w:pPr>
        <w:pStyle w:val="CommentText"/>
      </w:pPr>
      <w:r w:rsidRPr="43CD6954">
        <w:t>ADOÇÂO: Numa adoção o animal já está previamente registado na entidade que o cede para adoção, não havendo nenhuma isenção para o adotante.</w:t>
      </w:r>
    </w:p>
    <w:p w14:paraId="47ADDBC2" w14:textId="746B2FFE" w:rsidR="004908D7" w:rsidRDefault="004908D7">
      <w:pPr>
        <w:pStyle w:val="CommentText"/>
      </w:pPr>
      <w:r w:rsidRPr="5108446B">
        <w:t xml:space="preserve">A adoção pressupõe no SIAC uma alteração ao registo, que não está sujeita a qualquer custo. </w:t>
      </w:r>
    </w:p>
    <w:p w14:paraId="6B837443" w14:textId="62BF29F0" w:rsidR="004908D7" w:rsidRDefault="004908D7">
      <w:pPr>
        <w:pStyle w:val="CommentText"/>
      </w:pPr>
      <w:r w:rsidRPr="4E258A99">
        <w:t>Um cão de assistência tem o seu estatuto reconhecido após educação e treino, situação que ocorre numa idade muito posterior ao limite máximo para a identificação</w:t>
      </w:r>
    </w:p>
  </w:comment>
  <w:comment w:id="1416" w:author="Maria Cristina Tavares Briosa" w:date="2025-08-07T16:01:00Z" w:initials="MB">
    <w:p w14:paraId="4E428273" w14:textId="564BBA66" w:rsidR="00326DF6" w:rsidRDefault="00326DF6">
      <w:r>
        <w:annotationRef/>
      </w:r>
      <w:r w:rsidRPr="221BA914">
        <w:t>IGUAL</w:t>
      </w:r>
    </w:p>
  </w:comment>
  <w:comment w:id="1417" w:author="Maria Rosário Silva Lemos Cidadão" w:date="2025-07-23T12:04:00Z" w:initials="MC">
    <w:p w14:paraId="0BD26686" w14:textId="391F0044" w:rsidR="00326DF6" w:rsidRDefault="00326DF6">
      <w:r>
        <w:annotationRef/>
      </w:r>
      <w:r w:rsidRPr="2AF6D81B">
        <w:t>No momento da marcação do animal ainda não está determinado se ele é de assistência ou mesmo virá a ser.</w:t>
      </w:r>
    </w:p>
  </w:comment>
  <w:comment w:id="1418" w:author="Nicole Tonelo" w:date="2025-07-21T09:35:00Z" w:initials="NT">
    <w:p w14:paraId="5AFAB625" w14:textId="1EC452E9" w:rsidR="00326DF6" w:rsidRDefault="00326DF6">
      <w:r>
        <w:annotationRef/>
      </w:r>
      <w:r w:rsidRPr="12C10A9A">
        <w:t>da</w:t>
      </w:r>
    </w:p>
  </w:comment>
  <w:comment w:id="1419" w:author="Maria Rosário Silva Lemos Cidadão" w:date="2025-10-28T12:19:00Z" w:initials="MC">
    <w:p w14:paraId="73CAED79" w14:textId="3DF03AB3" w:rsidR="0035151E" w:rsidRDefault="0035151E">
      <w:r>
        <w:annotationRef/>
      </w:r>
      <w:r w:rsidRPr="7B0B2CEC">
        <w:rPr>
          <w:b/>
          <w:bCs/>
        </w:rPr>
        <w:t>Comentário da OMV</w:t>
      </w:r>
    </w:p>
    <w:p w14:paraId="4DC72209" w14:textId="5BFC5FDD" w:rsidR="0035151E" w:rsidRDefault="0035151E">
      <w:r w:rsidRPr="7D2EC683">
        <w:t>"pagamento pelo mero registo do animal no SIAC" - A proibição de cobrança de honorários pelo trabalho do MV não é legal. Tem que ser pago o procedimento de registar, como qualquer outra alteração (morada, alteração de detentor, mail, etc) em que o medico veterinário desempenha trabalho administrativo. Sendo também uma atividade liberal, na maior parte dos MV envolvidos no processo. Eliminar esta alínea.</w:t>
      </w:r>
    </w:p>
  </w:comment>
  <w:comment w:id="1420" w:author="Maria Rosário Silva Lemos Cidadão" w:date="1900-01-01T00:00:00Z" w:initials="MC">
    <w:p w14:paraId="343BC935" w14:textId="12142672" w:rsidR="004908D7" w:rsidRDefault="004908D7">
      <w:pPr>
        <w:pStyle w:val="CommentText"/>
      </w:pPr>
      <w:r>
        <w:rPr>
          <w:rStyle w:val="CommentReference"/>
        </w:rPr>
        <w:annotationRef/>
      </w:r>
      <w:r w:rsidRPr="6193B616">
        <w:t>Agricultura e Mar</w:t>
      </w:r>
    </w:p>
  </w:comment>
  <w:comment w:id="1421" w:author="Nicole Tonelo" w:date="2025-07-28T09:36:00Z" w:initials="NT">
    <w:p w14:paraId="3064188A" w14:textId="7E656A4F" w:rsidR="00326DF6" w:rsidRDefault="00326DF6">
      <w:r>
        <w:annotationRef/>
      </w:r>
      <w:r w:rsidRPr="00096074">
        <w:t>saúde e bem-estar animal</w:t>
      </w:r>
    </w:p>
  </w:comment>
  <w:comment w:id="1422" w:author="Maria Rosário Silva Lemos Cidadão" w:date="2025-08-18T16:19:00Z" w:initials="MC">
    <w:p w14:paraId="14855354" w14:textId="25E0040D" w:rsidR="004908D7" w:rsidRDefault="004908D7">
      <w:pPr>
        <w:pStyle w:val="CommentText"/>
      </w:pPr>
      <w:r>
        <w:rPr>
          <w:rStyle w:val="CommentReference"/>
        </w:rPr>
        <w:annotationRef/>
      </w:r>
      <w:r w:rsidRPr="0B12A391">
        <w:t>Deveria estar no artigo 29.º</w:t>
      </w:r>
    </w:p>
  </w:comment>
  <w:comment w:id="1423" w:author="Ana Rita Tavares Murta" w:date="2025-08-14T15:57:00Z" w:initials="AM">
    <w:p w14:paraId="61B3B675" w14:textId="325A62F7" w:rsidR="00326DF6" w:rsidRDefault="00326DF6">
      <w:r>
        <w:annotationRef/>
      </w:r>
      <w:r w:rsidRPr="055BB9D9">
        <w:t>Penso que termo mt ambíguo. Devia definir-se as condições de higiene - livre de excrementos, lixo removido de forma regular, produtos não tóxicos etc</w:t>
      </w:r>
    </w:p>
  </w:comment>
  <w:comment w:id="1429" w:author="Maria Cristina Tavares Briosa" w:date="2025-07-21T16:31:00Z" w:initials="MB">
    <w:p w14:paraId="63860D05" w14:textId="146D680A" w:rsidR="00326DF6" w:rsidRDefault="00326DF6">
      <w:r>
        <w:annotationRef/>
      </w:r>
      <w:r w:rsidRPr="118F42DC">
        <w:t>O funcionamento dos CAMV está previsto e legislação especifica, pelo que suponho que esta obrigação deverá constar na alteração do DL 184</w:t>
      </w:r>
    </w:p>
  </w:comment>
  <w:comment w:id="1430" w:author="Maria Cristina Tavares Briosa" w:date="2025-08-07T16:02:00Z" w:initials="MB">
    <w:p w14:paraId="77448782" w14:textId="7E626BBA" w:rsidR="00326DF6" w:rsidRDefault="00326DF6">
      <w:r>
        <w:annotationRef/>
      </w:r>
      <w:r w:rsidRPr="266A7713">
        <w:t>ELIMINAR</w:t>
      </w:r>
    </w:p>
  </w:comment>
  <w:comment w:id="1432" w:author="Susana Margarida Gonçalves Silva Santos" w:date="2025-09-11T12:20:00Z" w:initials="SS">
    <w:p w14:paraId="587D80D7" w14:textId="77777777" w:rsidR="00AF1B88" w:rsidRDefault="00AF1B88" w:rsidP="00AF1B88">
      <w:pPr>
        <w:pStyle w:val="CommentText"/>
      </w:pPr>
      <w:r>
        <w:rPr>
          <w:rStyle w:val="CommentReference"/>
        </w:rPr>
        <w:annotationRef/>
      </w:r>
      <w:r>
        <w:t>Ver com OMV.</w:t>
      </w:r>
    </w:p>
  </w:comment>
  <w:comment w:id="1443" w:author="Maria Rosário Silva Lemos Cidadão" w:date="2025-10-30T11:13:00Z" w:initials="MC">
    <w:p w14:paraId="3C90D869" w14:textId="51D68630" w:rsidR="0035151E" w:rsidRDefault="0035151E">
      <w:r>
        <w:annotationRef/>
      </w:r>
      <w:r w:rsidRPr="20391686">
        <w:t>ver se de acordo com a definição de detentor deste diploma, esta figura pode assumir uma intervenção desta natureza</w:t>
      </w:r>
    </w:p>
    <w:p w14:paraId="67606221" w14:textId="1A24BBA5" w:rsidR="0035151E" w:rsidRDefault="0035151E">
      <w:r w:rsidRPr="56D6ACA0">
        <w:t>Não deveria estar titular?</w:t>
      </w:r>
    </w:p>
  </w:comment>
  <w:comment w:id="1464" w:author="Maria Rosário Silva Lemos Cidadão" w:date="2025-10-30T11:16:00Z" w:initials="MC">
    <w:p w14:paraId="55EB5DBA" w14:textId="41B05F96" w:rsidR="0035151E" w:rsidRDefault="0035151E">
      <w:r>
        <w:annotationRef/>
      </w:r>
      <w:r w:rsidRPr="51B555E7">
        <w:t>manter e acrescentar</w:t>
      </w:r>
    </w:p>
    <w:p w14:paraId="3995F38E" w14:textId="2A42A83E" w:rsidR="0035151E" w:rsidRDefault="0035151E">
      <w:r w:rsidRPr="593C73EB">
        <w:t>, quando o animal é obrigado a registo no sistema, nos termos do presente decreto-lei.</w:t>
      </w:r>
    </w:p>
  </w:comment>
  <w:comment w:id="1469" w:author="Maria Helena Menezes Maia" w:date="2025-08-07T16:12:00Z" w:initials="MM">
    <w:p w14:paraId="48E44339" w14:textId="71F0B436" w:rsidR="00326DF6" w:rsidRDefault="00326DF6">
      <w:r>
        <w:annotationRef/>
      </w:r>
      <w:r w:rsidRPr="5B1D2BC4">
        <w:t xml:space="preserve">ou Boletim Sanitário de Cães e Gatos </w:t>
      </w:r>
    </w:p>
  </w:comment>
  <w:comment w:id="1470" w:author="Maria Rosário Silva Lemos Cidadão" w:date="2025-08-18T16:51:00Z" w:initials="MC">
    <w:p w14:paraId="022CAB96" w14:textId="768AE59D" w:rsidR="004908D7" w:rsidRDefault="004908D7">
      <w:pPr>
        <w:pStyle w:val="CommentText"/>
      </w:pPr>
      <w:r>
        <w:rPr>
          <w:rStyle w:val="CommentReference"/>
        </w:rPr>
        <w:annotationRef/>
      </w:r>
      <w:r w:rsidRPr="393B0ACB">
        <w:t>para efeitos deste diploma, o DIAC  (DL 82/2019), comprova as duas obrigatoriedades. Deveria ser retirado o PAC em todas as situações de cumprimento da legislação nacional. O PAC seria para animais de outro EM que estivessem no nosso país por período inferior a 4 meses.</w:t>
      </w:r>
    </w:p>
    <w:p w14:paraId="5386FECB" w14:textId="24F8AA16" w:rsidR="004908D7" w:rsidRDefault="004908D7">
      <w:pPr>
        <w:pStyle w:val="CommentText"/>
      </w:pPr>
      <w:r w:rsidRPr="22AE7515">
        <w:t>Ter o PAC com tudo em ordem não implica que estão cumpridas as disposições deste DL</w:t>
      </w:r>
    </w:p>
  </w:comment>
  <w:comment w:id="1471" w:author="Maria Helena Menezes Maia" w:date="2025-08-18T09:18:00Z" w:initials="">
    <w:p w14:paraId="23680380" w14:textId="06D76BEF" w:rsidR="004E16C4" w:rsidRDefault="004E16C4">
      <w:pPr>
        <w:pStyle w:val="CommentText"/>
      </w:pPr>
      <w:r>
        <w:rPr>
          <w:rStyle w:val="CommentReference"/>
        </w:rPr>
        <w:annotationRef/>
      </w:r>
      <w:r>
        <w:t xml:space="preserve">Se os detentores tiverem um PAC, não vejo porque não podem apresentar esse documento. </w:t>
      </w:r>
    </w:p>
  </w:comment>
  <w:comment w:id="1477" w:author="Maria Cristina Tavares Briosa" w:date="2025-10-24T16:33:00Z" w:initials="MB">
    <w:p w14:paraId="39E6C10A" w14:textId="77777777" w:rsidR="008B2A8B" w:rsidRDefault="008B2A8B" w:rsidP="008B2A8B">
      <w:pPr>
        <w:pStyle w:val="CommentText"/>
      </w:pPr>
      <w:r>
        <w:rPr>
          <w:rStyle w:val="CommentReference"/>
        </w:rPr>
        <w:annotationRef/>
      </w:r>
      <w:r>
        <w:t>Este assunto deve ser tratado no RGBEAC??</w:t>
      </w:r>
    </w:p>
  </w:comment>
  <w:comment w:id="1478" w:author="Maria Helena Menezes Maia" w:date="2025-08-07T16:15:00Z" w:initials="MM">
    <w:p w14:paraId="20EC6801" w14:textId="4D346BA2" w:rsidR="00326DF6" w:rsidRDefault="00326DF6">
      <w:r>
        <w:annotationRef/>
      </w:r>
      <w:r w:rsidRPr="27ABA548">
        <w:t>até 21 abril 2026. Posteriormente vai ser publicada legislação específica relativa a esta área</w:t>
      </w:r>
    </w:p>
  </w:comment>
  <w:comment w:id="1479" w:author="Maria Rosário Silva Lemos Cidadão" w:date="2025-08-18T16:57:00Z" w:initials="MC">
    <w:p w14:paraId="7BE9FA80" w14:textId="35707380" w:rsidR="004908D7" w:rsidRDefault="004908D7">
      <w:pPr>
        <w:pStyle w:val="CommentText"/>
      </w:pPr>
      <w:r>
        <w:rPr>
          <w:rStyle w:val="CommentReference"/>
        </w:rPr>
        <w:annotationRef/>
      </w:r>
      <w:r w:rsidRPr="54FD01F3">
        <w:t>Julgo que nestes termos dá para o 576/2013 e todos os reg. que venham a ser publicados</w:t>
      </w:r>
    </w:p>
  </w:comment>
  <w:comment w:id="1480" w:author="Maria Cristina Tavares Briosa" w:date="2025-08-14T15:39:00Z" w:initials="MB">
    <w:p w14:paraId="05BA490C" w14:textId="71B8EE32" w:rsidR="00326DF6" w:rsidRDefault="00326DF6">
      <w:r>
        <w:annotationRef/>
      </w:r>
      <w:r w:rsidRPr="298FC22C">
        <w:t>Ver comentário anterior sobre este assunto.</w:t>
      </w:r>
    </w:p>
    <w:p w14:paraId="2037AC68" w14:textId="7C8F0AB8" w:rsidR="00326DF6" w:rsidRDefault="00326DF6">
      <w:r w:rsidRPr="0213A28D">
        <w:t>Em</w:t>
      </w:r>
      <w:r w:rsidRPr="48D8B3AE">
        <w:rPr>
          <w:b/>
          <w:bCs/>
        </w:rPr>
        <w:t xml:space="preserve"> 2023</w:t>
      </w:r>
      <w:r w:rsidRPr="77AF2468">
        <w:t xml:space="preserve"> propusemos: </w:t>
      </w:r>
    </w:p>
    <w:p w14:paraId="0ADE9D1C" w14:textId="6D632295" w:rsidR="00326DF6" w:rsidRDefault="00326DF6"/>
    <w:p w14:paraId="4923C69D" w14:textId="779714FE" w:rsidR="00326DF6" w:rsidRDefault="00326DF6">
      <w:r w:rsidRPr="409ECD12">
        <w:rPr>
          <w:i/>
          <w:iCs/>
        </w:rPr>
        <w:t>1- A participação de animais de companhia em concursos e exposições onde participem cães e gatos, carece da autorização do diretor regional do ICND da área de realização dos mesmos, após parecer da repetiva CM</w:t>
      </w:r>
    </w:p>
    <w:p w14:paraId="6D85266D" w14:textId="11DB5C3D" w:rsidR="00326DF6" w:rsidRDefault="00326DF6"/>
    <w:p w14:paraId="097E8375" w14:textId="30738DBA" w:rsidR="00326DF6" w:rsidRDefault="00326DF6">
      <w:r w:rsidRPr="2E7EC978">
        <w:rPr>
          <w:i/>
          <w:iCs/>
        </w:rPr>
        <w:t>2- os restantes eventos inscrevem-se no âmbito do DL nº 255/2009, que estabelece os requisitos sanitários, de circulação e bem-estar de animais detidos em circos e outras manifestações similares, matéria da competência da DGAV</w:t>
      </w:r>
    </w:p>
  </w:comment>
  <w:comment w:id="1482" w:author="Maria Cristina Tavares Briosa" w:date="2025-08-07T16:05:00Z" w:initials="MB">
    <w:p w14:paraId="7EA13EC7" w14:textId="0E0CDB19" w:rsidR="00326DF6" w:rsidRDefault="00326DF6">
      <w:r>
        <w:annotationRef/>
      </w:r>
      <w:r w:rsidRPr="33677041">
        <w:t>Ajustar esta menção em função das disposições do DL 255</w:t>
      </w:r>
    </w:p>
  </w:comment>
  <w:comment w:id="1483" w:author="Maria Rosário Silva Lemos Cidadão" w:date="2025-08-19T15:55:00Z" w:initials="MC">
    <w:p w14:paraId="0DFA1C3C" w14:textId="11699E80" w:rsidR="003B5205" w:rsidRDefault="003B5205">
      <w:pPr>
        <w:pStyle w:val="CommentText"/>
      </w:pPr>
      <w:r>
        <w:rPr>
          <w:rStyle w:val="CommentReference"/>
        </w:rPr>
        <w:annotationRef/>
      </w:r>
      <w:r w:rsidRPr="306DB90E">
        <w:t>255/2009</w:t>
      </w:r>
    </w:p>
  </w:comment>
  <w:comment w:id="1484" w:author="Nicole Tonelo" w:date="2025-07-21T10:15:00Z" w:initials="NT">
    <w:p w14:paraId="48AAB254" w14:textId="4AD15A3C" w:rsidR="00326DF6" w:rsidRDefault="00326DF6">
      <w:r>
        <w:annotationRef/>
      </w:r>
      <w:r w:rsidRPr="55859B1B">
        <w:t>Cãominhadas e eventos de promoção de adoção estão incluídos?</w:t>
      </w:r>
    </w:p>
  </w:comment>
  <w:comment w:id="1491" w:author="Maria Helena Menezes Maia" w:date="2025-08-07T16:31:00Z" w:initials="MM">
    <w:p w14:paraId="2582CAE9" w14:textId="6AF158B7" w:rsidR="00326DF6" w:rsidRDefault="00326DF6">
      <w:r>
        <w:annotationRef/>
      </w:r>
      <w:r w:rsidRPr="175CA984">
        <w:t>embora seja o que está no 314, proponho que se altere para "conforme previsto no RCM do medicamento veterinário", várias vacinas indicam que a imunidade só se desenvolve após 21 dias da data de administração - uma vez que há MV responsável pelo evento, este avalia</w:t>
      </w:r>
    </w:p>
  </w:comment>
  <w:comment w:id="1530" w:author="Maria Cristina Tavares Briosa" w:date="2025-10-21T18:08:00Z" w:initials="MB">
    <w:p w14:paraId="174AE6B0" w14:textId="77777777" w:rsidR="007B5F76" w:rsidRDefault="007B5F76" w:rsidP="007B5F76">
      <w:pPr>
        <w:pStyle w:val="CommentText"/>
      </w:pPr>
      <w:r>
        <w:rPr>
          <w:rStyle w:val="CommentReference"/>
        </w:rPr>
        <w:annotationRef/>
      </w:r>
      <w:r>
        <w:t>É necessária a determinação pela DGAV em casos de BEA???</w:t>
      </w:r>
    </w:p>
  </w:comment>
  <w:comment w:id="1529" w:author="Susana Margarida Gonçalves Silva Santos" w:date="2025-09-25T11:11:00Z" w:initials="SS">
    <w:p w14:paraId="2F8098F3" w14:textId="77777777" w:rsidR="007B5F76" w:rsidRDefault="007B5F76" w:rsidP="007B5F76">
      <w:pPr>
        <w:pStyle w:val="CommentText"/>
      </w:pPr>
      <w:r>
        <w:rPr>
          <w:rStyle w:val="CommentReference"/>
        </w:rPr>
        <w:annotationRef/>
      </w:r>
      <w:r>
        <w:t>Falta de espaço!</w:t>
      </w:r>
    </w:p>
  </w:comment>
  <w:comment w:id="1538" w:author="Maria Rosário Silva Lemos Cidadão" w:date="2025-10-30T11:28:00Z" w:initials="MC">
    <w:p w14:paraId="19721EE2" w14:textId="699F1609" w:rsidR="0035151E" w:rsidRDefault="0035151E">
      <w:r>
        <w:annotationRef/>
      </w:r>
      <w:r w:rsidRPr="5D59ED89">
        <w:t>ver se o termo deve ser detentor</w:t>
      </w:r>
    </w:p>
  </w:comment>
  <w:comment w:id="1539" w:author="Maria Rosário Silva Lemos Cidadão" w:date="2025-10-30T11:28:00Z" w:initials="MC">
    <w:p w14:paraId="64941520" w14:textId="184C55AA" w:rsidR="0035151E" w:rsidRDefault="0035151E">
      <w:r>
        <w:annotationRef/>
      </w:r>
      <w:r w:rsidRPr="5DAD91B3">
        <w:t>ver se o termo deve ser detentor</w:t>
      </w:r>
    </w:p>
  </w:comment>
  <w:comment w:id="1566" w:author="Maria Rosário Silva Lemos Cidadão" w:date="2025-10-30T11:32:00Z" w:initials="MC">
    <w:p w14:paraId="598787A8" w14:textId="58E96A8A" w:rsidR="0035151E" w:rsidRDefault="0035151E">
      <w:r>
        <w:annotationRef/>
      </w:r>
      <w:r w:rsidRPr="22E5A1AB">
        <w:t>ver o n.º7 do artigo 26.º. Temos tempos diferentes para abandono</w:t>
      </w:r>
    </w:p>
  </w:comment>
  <w:comment w:id="1616" w:author="Maria Cristina Tavares Briosa" w:date="2025-10-21T18:21:00Z" w:initials="MB">
    <w:p w14:paraId="4D0A4E97" w14:textId="77777777" w:rsidR="00A25BD3" w:rsidRDefault="00A25BD3" w:rsidP="00A25BD3">
      <w:pPr>
        <w:pStyle w:val="CommentText"/>
      </w:pPr>
      <w:r>
        <w:rPr>
          <w:rStyle w:val="CommentReference"/>
        </w:rPr>
        <w:annotationRef/>
      </w:r>
      <w:r>
        <w:t>Sem qq penalização? Deve haver um motivo valido para os animais estarem na via pública….</w:t>
      </w:r>
    </w:p>
  </w:comment>
  <w:comment w:id="1641" w:author="Maria Cristina Tavares Briosa" w:date="2025-10-22T15:47:00Z" w:initials="MB">
    <w:p w14:paraId="3AC84460" w14:textId="77777777" w:rsidR="006F4B82" w:rsidRDefault="006F4B82" w:rsidP="006F4B82">
      <w:pPr>
        <w:pStyle w:val="CommentText"/>
      </w:pPr>
      <w:r>
        <w:rPr>
          <w:rStyle w:val="CommentReference"/>
        </w:rPr>
        <w:annotationRef/>
      </w:r>
      <w:r>
        <w:t>Como se atesta a capacidade do exercício pleno de direitos?</w:t>
      </w:r>
    </w:p>
  </w:comment>
  <w:comment w:id="1662" w:author="Maria Rosário Silva Lemos Cidadão" w:date="2025-10-30T11:53:00Z" w:initials="MC">
    <w:p w14:paraId="054ADBF5" w14:textId="37C4A248" w:rsidR="0035151E" w:rsidRDefault="0035151E">
      <w:r>
        <w:annotationRef/>
      </w:r>
      <w:r w:rsidRPr="58806EBF">
        <w:t xml:space="preserve">Não há referência ao </w:t>
      </w:r>
      <w:r w:rsidRPr="018056C0">
        <w:rPr>
          <w:b/>
          <w:bCs/>
        </w:rPr>
        <w:t xml:space="preserve">tempo de duração </w:t>
      </w:r>
      <w:r w:rsidRPr="12E7B321">
        <w:t>do período experimental.</w:t>
      </w:r>
    </w:p>
  </w:comment>
  <w:comment w:id="1661" w:author="Maria Cristina Tavares Briosa" w:date="2025-10-22T16:12:00Z" w:initials="MB">
    <w:p w14:paraId="286E2654" w14:textId="77777777" w:rsidR="00723C09" w:rsidRDefault="00723C09" w:rsidP="00723C09">
      <w:pPr>
        <w:pStyle w:val="CommentText"/>
      </w:pPr>
      <w:r>
        <w:rPr>
          <w:rStyle w:val="CommentReference"/>
        </w:rPr>
        <w:annotationRef/>
      </w:r>
      <w:r>
        <w:t>Foi eliminado</w:t>
      </w:r>
    </w:p>
  </w:comment>
  <w:comment w:id="1663" w:author="Maria Rosário Silva Lemos Cidadão" w:date="2025-10-30T11:41:00Z" w:initials="MC">
    <w:p w14:paraId="5FFFA6CB" w14:textId="71BA4E5F" w:rsidR="0035151E" w:rsidRDefault="0035151E">
      <w:r>
        <w:annotationRef/>
      </w:r>
      <w:r w:rsidRPr="3EB19B74">
        <w:rPr>
          <w:b/>
          <w:bCs/>
        </w:rPr>
        <w:t>Comentário do SNMV</w:t>
      </w:r>
    </w:p>
    <w:p w14:paraId="16FE580E" w14:textId="723DF9B7" w:rsidR="0035151E" w:rsidRDefault="0035151E">
      <w:r w:rsidRPr="7260E1B3">
        <w:t>Esta solução não serve ao funcionamento do SIAC. Com efeito, a previsão de registos provisórios no SIAC foi sempre afastada por gerar dúvidas acerca da responsabilidade pelos atos do animal de companhia e por configurar uma situação de propriedade condicional que não encontra acolhimento no ordenamento jurídico português.</w:t>
      </w:r>
    </w:p>
    <w:p w14:paraId="6D538412" w14:textId="2D8EE136" w:rsidR="0035151E" w:rsidRDefault="0035151E">
      <w:r w:rsidRPr="7967CC97">
        <w:t>De resto, esta situação de tutela condicionada por parte da entidade cedente desincentiva o ato da adoção e seria geradora de inúmeras dificuldades de ordem prática.</w:t>
      </w:r>
    </w:p>
  </w:comment>
  <w:comment w:id="1660" w:author="Maria Rosário Silva Lemos Cidadão" w:date="2025-10-28T12:26:00Z" w:initials="MC">
    <w:p w14:paraId="7EE18AD2" w14:textId="09ADD07C" w:rsidR="0035151E" w:rsidRDefault="0035151E">
      <w:r>
        <w:annotationRef/>
      </w:r>
      <w:r w:rsidRPr="21E301B8">
        <w:t>O N.º 7 DO ARTIGO SEGUINTE (42.º) FOI ELIMINADO, PELO QUE ESTE Nº TB DEVE SER ELIMINADO.</w:t>
      </w:r>
    </w:p>
  </w:comment>
  <w:comment w:id="1665" w:author="Maria Cristina Tavares Briosa" w:date="2025-10-22T16:01:00Z" w:initials="MB">
    <w:p w14:paraId="29CE2A54" w14:textId="270A17F3" w:rsidR="003B62DF" w:rsidRDefault="003B62DF" w:rsidP="003B62DF">
      <w:pPr>
        <w:pStyle w:val="CommentText"/>
      </w:pPr>
      <w:r>
        <w:rPr>
          <w:rStyle w:val="CommentReference"/>
        </w:rPr>
        <w:annotationRef/>
      </w:r>
      <w:r>
        <w:t>Este periodo foi eliminado</w:t>
      </w:r>
    </w:p>
  </w:comment>
  <w:comment w:id="1677" w:author="Maria Rosário Silva Lemos Cidadão" w:date="2025-10-28T12:28:00Z" w:initials="MC">
    <w:p w14:paraId="4AC6A763" w14:textId="430E82AC" w:rsidR="0035151E" w:rsidRDefault="0035151E">
      <w:r>
        <w:annotationRef/>
      </w:r>
      <w:r w:rsidRPr="08F3EDB5">
        <w:rPr>
          <w:b/>
          <w:bCs/>
        </w:rPr>
        <w:t>Comentário do SNMV</w:t>
      </w:r>
    </w:p>
    <w:p w14:paraId="0971DDAD" w14:textId="0D6024C1" w:rsidR="0035151E" w:rsidRDefault="0035151E">
      <w:r w:rsidRPr="2E9A0965">
        <w:t>A transmissão gratuita de animais de companhia entre pessoas individuais não pode ser configurada como se fosse uma adoção. Não faz qualquer sentido que, nesse caso, haja um período experimental de 45 dias em que a cedência pode ser revertida.</w:t>
      </w:r>
    </w:p>
    <w:p w14:paraId="180DB4FC" w14:textId="71519F6C" w:rsidR="0035151E" w:rsidRDefault="0035151E">
      <w:r w:rsidRPr="7AC6CBF2">
        <w:t>A transmissão gratuita de animais de companhia entre a população encontra-se bastante disseminada e não pode ficar sujeita a um esquema condicional como, na prática, é o período experimental. A consagrar-se estas regras, certamente não serão cumpridas pela maioria da população, o que poderá levar a desconformidades do registo no SIAC e ao enfraquecimento do acompanhamento dos animais de companhia em Portugal.</w:t>
      </w:r>
    </w:p>
  </w:comment>
  <w:comment w:id="1678" w:author="Maria Rosário Silva Lemos Cidadão" w:date="2025-10-30T11:57:00Z" w:initials="MC">
    <w:p w14:paraId="7DB3324C" w14:textId="07C9CA39" w:rsidR="0035151E" w:rsidRDefault="0035151E">
      <w:r>
        <w:annotationRef/>
      </w:r>
      <w:r w:rsidRPr="42817164">
        <w:t>As transmissões de titularidade de CRO/Associações para Associações de outro Estado-Membro, segundo eles são gratuitas. Vai-se fazer um Termo de responsabilidade e um período experimental</w:t>
      </w:r>
    </w:p>
  </w:comment>
  <w:comment w:id="1684" w:author="Susana Margarida Gonçalves Silva Santos" w:date="2025-09-25T12:33:00Z" w:initials="SS">
    <w:p w14:paraId="08996510" w14:textId="4CC71DBA" w:rsidR="004B14ED" w:rsidRDefault="004B14ED" w:rsidP="004B14ED">
      <w:pPr>
        <w:pStyle w:val="CommentText"/>
      </w:pPr>
      <w:r>
        <w:rPr>
          <w:rStyle w:val="CommentReference"/>
        </w:rPr>
        <w:annotationRef/>
      </w:r>
      <w:r>
        <w:t>Maior de idade ou 16 anos, como nos PP?</w:t>
      </w:r>
    </w:p>
  </w:comment>
  <w:comment w:id="1685" w:author="Susana Margarida Gonçalves Silva Santos" w:date="2025-10-24T10:43:00Z" w:initials="SS">
    <w:p w14:paraId="3C020AA5" w14:textId="77777777" w:rsidR="002E47D3" w:rsidRDefault="002E47D3" w:rsidP="002E47D3">
      <w:pPr>
        <w:pStyle w:val="CommentText"/>
      </w:pPr>
      <w:r>
        <w:rPr>
          <w:rStyle w:val="CommentReference"/>
        </w:rPr>
        <w:annotationRef/>
      </w:r>
      <w:r>
        <w:t>Solicita-se parecer ao GJ .</w:t>
      </w:r>
    </w:p>
  </w:comment>
  <w:comment w:id="1805" w:author="Maria Helena Menezes Maia" w:date="2025-08-07T17:16:00Z" w:initials="MM">
    <w:p w14:paraId="3B8A7B62" w14:textId="01B98CA1" w:rsidR="00326DF6" w:rsidRDefault="00326DF6">
      <w:r>
        <w:annotationRef/>
      </w:r>
      <w:r w:rsidRPr="18CF26A8">
        <w:t>Condensar num único artigo?</w:t>
      </w:r>
    </w:p>
    <w:p w14:paraId="49BD4C10" w14:textId="002CB4FE" w:rsidR="00326DF6" w:rsidRDefault="00326DF6">
      <w:r w:rsidRPr="757BA935">
        <w:t>O artº 35 Carga e descarga e transporte de animais</w:t>
      </w:r>
    </w:p>
  </w:comment>
  <w:comment w:id="1806" w:author="Susana Margarida Gonçalves Silva Santos" w:date="2025-10-07T10:54:00Z" w:initials="SS">
    <w:p w14:paraId="3E455DC9" w14:textId="77777777" w:rsidR="001F16DA" w:rsidRDefault="001F16DA" w:rsidP="001F16DA">
      <w:pPr>
        <w:pStyle w:val="CommentText"/>
      </w:pPr>
      <w:r>
        <w:rPr>
          <w:rStyle w:val="CommentReference"/>
        </w:rPr>
        <w:annotationRef/>
      </w:r>
      <w:r>
        <w:t>Conversar com colega António Palma.</w:t>
      </w:r>
    </w:p>
  </w:comment>
  <w:comment w:id="1809" w:author="Maria Cristina Tavares Briosa" w:date="2025-07-21T17:03:00Z" w:initials="MB">
    <w:p w14:paraId="4A287D97" w14:textId="35AA1EDA" w:rsidR="00326DF6" w:rsidRDefault="00326DF6">
      <w:r>
        <w:annotationRef/>
      </w:r>
      <w:r w:rsidRPr="72BEB91A">
        <w:t>verificar esta redação</w:t>
      </w:r>
    </w:p>
  </w:comment>
  <w:comment w:id="1808" w:author="Nicole Tonelo" w:date="2025-07-24T14:54:00Z" w:initials="NT">
    <w:p w14:paraId="6D9C4659" w14:textId="4AA16921" w:rsidR="00326DF6" w:rsidRDefault="00326DF6">
      <w:r>
        <w:annotationRef/>
      </w:r>
      <w:r w:rsidRPr="2D431860">
        <w:t xml:space="preserve">A ANEPC criou uma norma técnica sobre esta matéria:  </w:t>
      </w:r>
      <w:hyperlink r:id="rId4">
        <w:r w:rsidRPr="1E041AC4">
          <w:t>https://prociv.gov.pt/pt/seguranca-contra-incendio/estabelecimentos-especificos/hospedagem-de-animais/</w:t>
        </w:r>
      </w:hyperlink>
    </w:p>
    <w:p w14:paraId="30280844" w14:textId="22BBC463" w:rsidR="00326DF6" w:rsidRDefault="00326DF6"/>
  </w:comment>
  <w:comment w:id="1892" w:author="Maria Cristina Tavares Briosa" w:date="2025-10-24T09:38:00Z" w:initials="MB">
    <w:p w14:paraId="343E32E9" w14:textId="77777777" w:rsidR="00A57EA2" w:rsidRDefault="00A57EA2" w:rsidP="00A57EA2">
      <w:pPr>
        <w:pStyle w:val="CommentText"/>
      </w:pPr>
      <w:r>
        <w:rPr>
          <w:rStyle w:val="CommentReference"/>
        </w:rPr>
        <w:annotationRef/>
      </w:r>
      <w:r>
        <w:t>Ver a que se refere esta remissão</w:t>
      </w:r>
    </w:p>
  </w:comment>
  <w:comment w:id="1896" w:author="Maria Cristina Tavares Briosa" w:date="2025-10-27T11:07:00Z" w:initials="MB">
    <w:p w14:paraId="306AD663" w14:textId="77777777" w:rsidR="00BE0DD4" w:rsidRDefault="00BE0DD4" w:rsidP="00BE0DD4">
      <w:pPr>
        <w:pStyle w:val="CommentText"/>
      </w:pPr>
      <w:r>
        <w:rPr>
          <w:rStyle w:val="CommentReference"/>
        </w:rPr>
        <w:annotationRef/>
      </w:r>
      <w:r>
        <w:t xml:space="preserve">Talvez : Início da atividade em vez de Fiscalização prévia  </w:t>
      </w:r>
    </w:p>
  </w:comment>
  <w:comment w:id="1967" w:author="Maria Cristina Tavares Briosa" w:date="2025-07-21T17:27:00Z" w:initials="MB">
    <w:p w14:paraId="5FC6D0E1" w14:textId="35716F4F" w:rsidR="00326DF6" w:rsidRDefault="00326DF6">
      <w:r>
        <w:annotationRef/>
      </w:r>
      <w:r w:rsidRPr="719E2329">
        <w:t xml:space="preserve">Acrescentar PERMISSÃO ADMINISTTATIVA para a criação de cães de raça p.perigosa , co requisitos e subsequentes artigos ( divulgação, alteração, suspensão, encerramento, etc) </w:t>
      </w:r>
    </w:p>
  </w:comment>
  <w:comment w:id="2016" w:author="Maria Cristina Tavares Briosa" w:date="2025-10-27T11:35:00Z" w:initials="MB">
    <w:p w14:paraId="739E6349" w14:textId="77777777" w:rsidR="00C0527C" w:rsidRDefault="00C0527C" w:rsidP="00C0527C">
      <w:pPr>
        <w:pStyle w:val="CommentText"/>
      </w:pPr>
      <w:r>
        <w:rPr>
          <w:rStyle w:val="CommentReference"/>
        </w:rPr>
        <w:annotationRef/>
      </w:r>
      <w:r>
        <w:t>O despacho?</w:t>
      </w:r>
    </w:p>
  </w:comment>
  <w:comment w:id="2017" w:author="Maria Cristina Tavares Briosa" w:date="2025-10-27T11:35:00Z" w:initials="MB">
    <w:p w14:paraId="1644B38D" w14:textId="77777777" w:rsidR="00850348" w:rsidRDefault="00850348" w:rsidP="00850348">
      <w:pPr>
        <w:pStyle w:val="CommentText"/>
      </w:pPr>
      <w:r>
        <w:rPr>
          <w:rStyle w:val="CommentReference"/>
        </w:rPr>
        <w:annotationRef/>
      </w:r>
      <w:r>
        <w:t>Despacho?</w:t>
      </w:r>
    </w:p>
  </w:comment>
  <w:comment w:id="2050" w:author="Susana Margarida Gonçalves Silva Santos" w:date="2025-10-09T11:08:00Z" w:initials="SS">
    <w:p w14:paraId="6D4FBE08" w14:textId="77777777" w:rsidR="002E444F" w:rsidRDefault="002E444F" w:rsidP="002E444F">
      <w:pPr>
        <w:pStyle w:val="CommentText"/>
      </w:pPr>
      <w:r>
        <w:rPr>
          <w:rStyle w:val="CommentReference"/>
        </w:rPr>
        <w:annotationRef/>
      </w:r>
      <w:r>
        <w:t>Consultar GRG, OMV, CPC e CPF?</w:t>
      </w:r>
    </w:p>
  </w:comment>
  <w:comment w:id="2051" w:author="Susana Margarida Gonçalves Silva Santos" w:date="2025-10-09T11:07:00Z" w:initials="SS">
    <w:p w14:paraId="11F3DDB2" w14:textId="77777777" w:rsidR="002E444F" w:rsidRDefault="003611A2" w:rsidP="002E444F">
      <w:pPr>
        <w:pStyle w:val="CommentText"/>
      </w:pPr>
      <w:r>
        <w:rPr>
          <w:rStyle w:val="CommentReference"/>
        </w:rPr>
        <w:annotationRef/>
      </w:r>
      <w:r w:rsidR="002E444F">
        <w:t>Consultar GRG, OMV, CPC e CPF?</w:t>
      </w:r>
    </w:p>
  </w:comment>
  <w:comment w:id="2074" w:author="Susana Margarida Gonçalves Silva Santos" w:date="2025-10-09T11:26:00Z" w:initials="SS">
    <w:p w14:paraId="1B77FFC6" w14:textId="77777777" w:rsidR="00CB05A9" w:rsidRDefault="00CB05A9" w:rsidP="00CB05A9">
      <w:pPr>
        <w:pStyle w:val="CommentText"/>
      </w:pPr>
      <w:r>
        <w:rPr>
          <w:rStyle w:val="CommentReference"/>
        </w:rPr>
        <w:annotationRef/>
      </w:r>
      <w:r>
        <w:t>Auscultar os colegas dos Recursos Genéticos.</w:t>
      </w:r>
    </w:p>
  </w:comment>
  <w:comment w:id="2076" w:author="Maria Cristina Tavares Briosa" w:date="2025-07-21T17:38:00Z" w:initials="MB">
    <w:p w14:paraId="1B0FD214" w14:textId="59672453" w:rsidR="00326DF6" w:rsidRDefault="00326DF6">
      <w:r>
        <w:annotationRef/>
      </w:r>
      <w:r w:rsidRPr="388322C0">
        <w:t>verificar requisitos dos cães pp</w:t>
      </w:r>
    </w:p>
  </w:comment>
  <w:comment w:id="2077" w:author="Nicole Tonelo" w:date="2025-07-24T16:19:00Z" w:initials="NT">
    <w:p w14:paraId="260EE2BC" w14:textId="0658FA21" w:rsidR="00326DF6" w:rsidRDefault="00326DF6">
      <w:r>
        <w:annotationRef/>
      </w:r>
      <w:r w:rsidRPr="7A52B3E0">
        <w:t>Acrescentaria: "creches e ATL's"</w:t>
      </w:r>
    </w:p>
  </w:comment>
  <w:comment w:id="2078" w:author="Susana Margarida Gonçalves Silva Santos" w:date="2025-10-09T11:37:00Z" w:initials="SS">
    <w:p w14:paraId="57363AA1" w14:textId="77777777" w:rsidR="005243E1" w:rsidRDefault="005243E1" w:rsidP="005243E1">
      <w:pPr>
        <w:pStyle w:val="CommentText"/>
      </w:pPr>
      <w:r>
        <w:rPr>
          <w:rStyle w:val="CommentReference"/>
        </w:rPr>
        <w:annotationRef/>
      </w:r>
      <w:r>
        <w:t>Rever definições para HOTEL, CRECHES e ATL´s</w:t>
      </w:r>
    </w:p>
  </w:comment>
  <w:comment w:id="2101" w:author="Maria Cristina Tavares Briosa" w:date="2025-07-21T17:43:00Z" w:initials="MB">
    <w:p w14:paraId="23C27AF6" w14:textId="47275FE7" w:rsidR="00326DF6" w:rsidRDefault="00326DF6">
      <w:r>
        <w:annotationRef/>
      </w:r>
      <w:r w:rsidRPr="63DCB4C7">
        <w:t>Designações a discutir</w:t>
      </w:r>
    </w:p>
  </w:comment>
  <w:comment w:id="2109" w:author="Susana Margarida Gonçalves Silva Santos" w:date="2025-10-09T12:10:00Z" w:initials="SS">
    <w:p w14:paraId="45099FAB" w14:textId="77777777" w:rsidR="00577D3B" w:rsidRDefault="00577D3B" w:rsidP="00577D3B">
      <w:pPr>
        <w:pStyle w:val="CommentText"/>
      </w:pPr>
      <w:r>
        <w:rPr>
          <w:rStyle w:val="CommentReference"/>
        </w:rPr>
        <w:annotationRef/>
      </w:r>
      <w:r>
        <w:t>A REVER.</w:t>
      </w:r>
    </w:p>
  </w:comment>
  <w:comment w:id="2108" w:author="Maria Cristina Tavares Briosa" w:date="2025-10-27T11:54:00Z" w:initials="MB">
    <w:p w14:paraId="69C20C27" w14:textId="77777777" w:rsidR="00636288" w:rsidRDefault="00636288" w:rsidP="00636288">
      <w:pPr>
        <w:pStyle w:val="CommentText"/>
      </w:pPr>
      <w:r>
        <w:rPr>
          <w:rStyle w:val="CommentReference"/>
        </w:rPr>
        <w:annotationRef/>
      </w:r>
      <w:r>
        <w:t>A Ver remissões, a que se refere??</w:t>
      </w:r>
    </w:p>
  </w:comment>
  <w:comment w:id="2170" w:author="Maria Helena Menezes Maia" w:date="2025-08-07T17:53:00Z" w:initials="MM">
    <w:p w14:paraId="08BA0FD5" w14:textId="77777777" w:rsidR="004F4262" w:rsidRDefault="004F4262" w:rsidP="004F4262">
      <w:r>
        <w:annotationRef/>
      </w:r>
      <w:r w:rsidRPr="64EC48D9">
        <w:t>só com Boletim sanitário de Cães e Gatos</w:t>
      </w:r>
    </w:p>
  </w:comment>
  <w:comment w:id="2184" w:author="Nicole Tonelo" w:date="2025-07-25T10:41:00Z" w:initials="NT">
    <w:p w14:paraId="669E050C" w14:textId="16C25FB3" w:rsidR="00326DF6" w:rsidRDefault="00326DF6">
      <w:r>
        <w:annotationRef/>
      </w:r>
      <w:r w:rsidRPr="250AB27D">
        <w:t xml:space="preserve">Acrescentaria apenas:  "...plenamente capazes do exercício de direitos, </w:t>
      </w:r>
      <w:r w:rsidRPr="3A0828E2">
        <w:rPr>
          <w:b/>
          <w:bCs/>
        </w:rPr>
        <w:t>que não se encontrem interditas ou inibidas de deter animais</w:t>
      </w:r>
      <w:r w:rsidRPr="598C3B1F">
        <w:t>,  mediante contrato de compra e venda reduzido a escrito."</w:t>
      </w:r>
    </w:p>
  </w:comment>
  <w:comment w:id="2197" w:author="Maria Rosário Silva Lemos Cidadão" w:date="2025-10-30T12:54:00Z" w:initials="MC">
    <w:p w14:paraId="32C2C07A" w14:textId="2DB27959" w:rsidR="0035151E" w:rsidRDefault="0035151E">
      <w:r>
        <w:annotationRef/>
      </w:r>
      <w:r w:rsidRPr="491BEA98">
        <w:t>ver se é o termo a usar</w:t>
      </w:r>
    </w:p>
  </w:comment>
  <w:comment w:id="2203" w:author="Maria Rosário Silva Lemos Cidadão" w:date="2025-10-30T13:01:00Z" w:initials="MC">
    <w:p w14:paraId="417D8DFC" w14:textId="5E606B6A" w:rsidR="0035151E" w:rsidRDefault="0035151E">
      <w:r>
        <w:annotationRef/>
      </w:r>
      <w:r w:rsidRPr="7376A319">
        <w:rPr>
          <w:b/>
          <w:bCs/>
        </w:rPr>
        <w:t>Comentário SNMV</w:t>
      </w:r>
    </w:p>
    <w:p w14:paraId="022F3E3F" w14:textId="1477744E" w:rsidR="0035151E" w:rsidRDefault="0035151E">
      <w:r w:rsidRPr="1CF7BBDA">
        <w:t>os anúncios forem validados através de ligação imediata ao SIAC. Pois só mediante a validação do animal de companhia já existente é que se garante que o anúncio é fidedigno.</w:t>
      </w:r>
    </w:p>
  </w:comment>
  <w:comment w:id="2225" w:author="Maria Rosário Silva Lemos Cidadão" w:date="2025-10-30T13:07:00Z" w:initials="MC">
    <w:p w14:paraId="1D81C9BA" w14:textId="499C25C6" w:rsidR="0035151E" w:rsidRDefault="0035151E">
      <w:r>
        <w:annotationRef/>
      </w:r>
      <w:r w:rsidRPr="7E6765EC">
        <w:t>este termo pode-se confundir com a identificação na BD</w:t>
      </w:r>
    </w:p>
    <w:p w14:paraId="51107193" w14:textId="1D080254" w:rsidR="0035151E" w:rsidRDefault="0035151E">
      <w:r w:rsidRPr="21954D2F">
        <w:t>possibilidade de substituir por indicados?</w:t>
      </w:r>
    </w:p>
  </w:comment>
  <w:comment w:id="2235" w:author="Maria Helena Menezes Maia" w:date="2025-08-07T17:53:00Z" w:initials="MM">
    <w:p w14:paraId="2C872953" w14:textId="253D06EE" w:rsidR="00326DF6" w:rsidRDefault="00326DF6">
      <w:r>
        <w:annotationRef/>
      </w:r>
      <w:r w:rsidRPr="64EC48D9">
        <w:t>só com Boletim sanitário de Cães e Gatos</w:t>
      </w:r>
    </w:p>
  </w:comment>
  <w:comment w:id="2236" w:author="Maria Cristina Tavares Briosa" w:date="2025-08-14T17:28:00Z" w:initials="MB">
    <w:p w14:paraId="44C2B3B5" w14:textId="581F625C" w:rsidR="00326DF6" w:rsidRDefault="00326DF6">
      <w:r>
        <w:annotationRef/>
      </w:r>
      <w:r w:rsidRPr="1677EED9">
        <w:t>Discordamos  desta menção, a licença tb é obrigatória para os cães que não sejam pp e tem prazos legais para ser obtida. Eliminar</w:t>
      </w:r>
    </w:p>
  </w:comment>
  <w:comment w:id="2237" w:author="Maria Cristina Tavares Briosa" w:date="2025-08-14T17:28:00Z" w:initials="MB">
    <w:p w14:paraId="0E3625DA" w14:textId="02317F1C" w:rsidR="00326DF6" w:rsidRDefault="00326DF6">
      <w:r>
        <w:annotationRef/>
      </w:r>
      <w:r w:rsidRPr="37E55A7C">
        <w:t>A que tipo de prova se referem?</w:t>
      </w:r>
    </w:p>
  </w:comment>
  <w:comment w:id="2232" w:author="Nicole Tonelo" w:date="2025-07-25T10:58:00Z" w:initials="NT">
    <w:p w14:paraId="19C14CDA" w14:textId="0332DDA2" w:rsidR="00326DF6" w:rsidRDefault="00326DF6">
      <w:r>
        <w:annotationRef/>
      </w:r>
      <w:r w:rsidRPr="542E1867">
        <w:t>Poder-se-ia fundir com o Art.º 92.º, uma vez que os requisitos aplicáveis à venda são os mesmos, independentemente de se tratar de uma venda com anúncio online ou não.</w:t>
      </w:r>
    </w:p>
  </w:comment>
  <w:comment w:id="2238" w:author="Maria Helena Menezes Maia" w:date="2025-08-07T17:56:00Z" w:initials="MM">
    <w:p w14:paraId="536D52F0" w14:textId="56CDFDD7" w:rsidR="00326DF6" w:rsidRDefault="00326DF6">
      <w:r>
        <w:annotationRef/>
      </w:r>
      <w:r w:rsidRPr="558E31BC">
        <w:t>A importação de animais de companhia é matéria da DIM e está definida na legislação comunitária. Podemos consultar a DIM para a redação deste artigo.</w:t>
      </w:r>
    </w:p>
  </w:comment>
  <w:comment w:id="2239" w:author="Susana Margarida Gonçalves Silva Santos" w:date="2025-10-20T11:44:00Z" w:initials="SS">
    <w:p w14:paraId="7EC057B8" w14:textId="77777777" w:rsidR="00F52DA0" w:rsidRDefault="00C369E3" w:rsidP="00F52DA0">
      <w:pPr>
        <w:pStyle w:val="CommentText"/>
      </w:pPr>
      <w:r>
        <w:rPr>
          <w:rStyle w:val="CommentReference"/>
        </w:rPr>
        <w:annotationRef/>
      </w:r>
      <w:r w:rsidR="00F52DA0">
        <w:t>Art.º 10º do DL 314/2003</w:t>
      </w:r>
    </w:p>
  </w:comment>
  <w:comment w:id="2244" w:author="Maria Cristina Tavares Briosa" w:date="2025-08-07T17:23:00Z" w:initials="MB">
    <w:p w14:paraId="229CAAD2" w14:textId="2C540D0E" w:rsidR="00326DF6" w:rsidRDefault="00326DF6">
      <w:r>
        <w:annotationRef/>
      </w:r>
      <w:r w:rsidRPr="304E8D8A">
        <w:t>O acesso e permanência de animais de companhia em estabelecimentos comerciais foi estabelecido no DL nº 10/2015, alterado pela Lei nº 15/2018, não é matéria de BEA</w:t>
      </w:r>
    </w:p>
  </w:comment>
  <w:comment w:id="2245" w:author="Susana Margarida Gonçalves Silva Santos" w:date="2025-10-20T11:51:00Z" w:initials="SS">
    <w:p w14:paraId="658BBF76" w14:textId="77777777" w:rsidR="00F21D52" w:rsidRDefault="00F21D52" w:rsidP="00F21D52">
      <w:pPr>
        <w:pStyle w:val="CommentText"/>
      </w:pPr>
      <w:r>
        <w:rPr>
          <w:rStyle w:val="CommentReference"/>
        </w:rPr>
        <w:annotationRef/>
      </w:r>
      <w:r>
        <w:t>Existe legislação própria.</w:t>
      </w:r>
    </w:p>
  </w:comment>
  <w:comment w:id="2247" w:author="Maria Cristina Tavares Briosa" w:date="2025-08-07T17:19:00Z" w:initials="MB">
    <w:p w14:paraId="0540962C" w14:textId="28A9B3CC" w:rsidR="00326DF6" w:rsidRDefault="00326DF6">
      <w:r>
        <w:annotationRef/>
      </w:r>
      <w:r w:rsidRPr="671E6F87">
        <w:t>Matéria a eliminar , tem legislação específica, da competência do Ministério da Solidariedade e Segurança Social</w:t>
      </w:r>
    </w:p>
  </w:comment>
  <w:comment w:id="2248" w:author="Nicole Tonelo" w:date="2025-07-25T11:09:00Z" w:initials="NT">
    <w:p w14:paraId="3C078E83" w14:textId="22A5C6B4" w:rsidR="00326DF6" w:rsidRDefault="00326DF6">
      <w:r>
        <w:annotationRef/>
      </w:r>
      <w:r w:rsidRPr="2C2490AA">
        <w:t>Acrescentaria, se for tecnicamente exequível : "...de forma a garantir o normal funcionamento das instalações</w:t>
      </w:r>
      <w:r w:rsidRPr="616CCB34">
        <w:rPr>
          <w:b/>
          <w:bCs/>
        </w:rPr>
        <w:t xml:space="preserve"> e a salvaguarda da saúde pública, devendo ser solicitado, para o efeito, parecer ao médico veterinário municipal e à autoridade de saúde territorialmente competente.</w:t>
      </w:r>
      <w:r w:rsidRPr="00560997">
        <w:t>"</w:t>
      </w:r>
    </w:p>
  </w:comment>
  <w:comment w:id="2257" w:author="Maria Rosário Silva Lemos Cidadão" w:date="2025-10-28T12:40:00Z" w:initials="MC">
    <w:p w14:paraId="6CEF63D8" w14:textId="6E67EB7C" w:rsidR="0035151E" w:rsidRDefault="0035151E">
      <w:r>
        <w:annotationRef/>
      </w:r>
      <w:r w:rsidRPr="247272BF">
        <w:t>acrescentar o nome que se colocar nas definições</w:t>
      </w:r>
    </w:p>
    <w:p w14:paraId="20498F50" w14:textId="38C0C4B3" w:rsidR="0035151E" w:rsidRDefault="0035151E">
      <w:r w:rsidRPr="6F7918FE">
        <w:t>..., doravante designadas de ....</w:t>
      </w:r>
    </w:p>
  </w:comment>
  <w:comment w:id="2265" w:author="Maria Rosário Silva Lemos Cidadão" w:date="2025-10-28T12:45:00Z" w:initials="MC">
    <w:p w14:paraId="0AD631EE" w14:textId="78B5A2A6" w:rsidR="0035151E" w:rsidRDefault="0035151E">
      <w:r>
        <w:annotationRef/>
      </w:r>
      <w:r w:rsidRPr="1AB03CE0">
        <w:t>neste caso em que bolsa de voluntários está a entidade de acolhimento temporário. Na bolsa do município?</w:t>
      </w:r>
    </w:p>
  </w:comment>
  <w:comment w:id="2286" w:author="Maria Rosário Silva Lemos Cidadão" w:date="2025-10-28T12:39:00Z" w:initials="MC">
    <w:p w14:paraId="3D74546B" w14:textId="094B45D9" w:rsidR="0035151E" w:rsidRDefault="0035151E">
      <w:r>
        <w:annotationRef/>
      </w:r>
      <w:r w:rsidRPr="7FA2FA21">
        <w:t>Tem sentido esta frase.</w:t>
      </w:r>
    </w:p>
    <w:p w14:paraId="1A6A7771" w14:textId="7FA3F8C1" w:rsidR="0035151E" w:rsidRDefault="0035151E">
      <w:r w:rsidRPr="7BEB1944">
        <w:t>O SIAC regista a passagem do animal para o lar de acolhimento e a sua saída</w:t>
      </w:r>
    </w:p>
  </w:comment>
  <w:comment w:id="2292" w:author="Maria Cristina Tavares Briosa" w:date="2025-07-21T18:01:00Z" w:initials="MB">
    <w:p w14:paraId="4D5BB49F" w14:textId="6947B0F2" w:rsidR="00326DF6" w:rsidRDefault="00326DF6">
      <w:r>
        <w:annotationRef/>
      </w:r>
      <w:r w:rsidRPr="11DB9B98">
        <w:t>ELIMINAR ESTE CAPÍTULO, pelos motivos invocados antes</w:t>
      </w:r>
    </w:p>
  </w:comment>
  <w:comment w:id="2296" w:author="Maria Rosário Silva Lemos Cidadão" w:date="2025-08-19T16:37:00Z" w:initials="MC">
    <w:p w14:paraId="27A5ED3A" w14:textId="6BBB5828" w:rsidR="003B5205" w:rsidRDefault="003B5205">
      <w:pPr>
        <w:pStyle w:val="CommentText"/>
      </w:pPr>
      <w:r>
        <w:rPr>
          <w:rStyle w:val="CommentReference"/>
        </w:rPr>
        <w:annotationRef/>
      </w:r>
      <w:r w:rsidRPr="6B9C694D">
        <w:t>Mantem-se registo por MVM?</w:t>
      </w:r>
    </w:p>
  </w:comment>
  <w:comment w:id="2297" w:author="Nicole Tonelo" w:date="2025-07-25T11:43:00Z" w:initials="NT">
    <w:p w14:paraId="4C6A73C0" w14:textId="2715CAF7" w:rsidR="00326DF6" w:rsidRDefault="00326DF6">
      <w:r>
        <w:annotationRef/>
      </w:r>
      <w:r w:rsidRPr="726B441A">
        <w:t>da saúde e bem-estar animal</w:t>
      </w:r>
    </w:p>
  </w:comment>
  <w:comment w:id="2298" w:author="Nicole Tonelo" w:date="2025-07-25T11:44:00Z" w:initials="NT">
    <w:p w14:paraId="3AEFC004" w14:textId="6A5DF863" w:rsidR="00326DF6" w:rsidRDefault="00326DF6">
      <w:r>
        <w:annotationRef/>
      </w:r>
      <w:r w:rsidRPr="727DCB85">
        <w:t>Ao ICNF, I.P. (CITES) não deverá ser solicitada a emissão de uma licença?</w:t>
      </w:r>
    </w:p>
  </w:comment>
  <w:comment w:id="2299" w:author="Maria Cristina Tavares Briosa" w:date="2025-08-14T18:08:00Z" w:initials="MB">
    <w:p w14:paraId="06FF5CF6" w14:textId="7AD7BDE9" w:rsidR="00326DF6" w:rsidRDefault="00326DF6">
      <w:r>
        <w:annotationRef/>
      </w:r>
      <w:r w:rsidRPr="02B4C4D1">
        <w:t>sempre que se trata de animais CITES o assunto  é encaminhado para o ICNF .</w:t>
      </w:r>
    </w:p>
  </w:comment>
  <w:comment w:id="2301" w:author="Nicole Tonelo" w:date="2025-07-25T11:46:00Z" w:initials="NT">
    <w:p w14:paraId="58E989E0" w14:textId="4BD7EA0F" w:rsidR="00326DF6" w:rsidRDefault="00326DF6">
      <w:r>
        <w:annotationRef/>
      </w:r>
      <w:r w:rsidRPr="56A1B67A">
        <w:t>Na minha opinião deveria ser vedado aos MVM.</w:t>
      </w:r>
    </w:p>
  </w:comment>
  <w:comment w:id="2302" w:author="Maria Rosário Silva Lemos Cidadão" w:date="2025-08-19T16:42:00Z" w:initials="MC">
    <w:p w14:paraId="6D033EB6" w14:textId="49BA6834" w:rsidR="003B5205" w:rsidRDefault="003B5205">
      <w:pPr>
        <w:pStyle w:val="CommentText"/>
      </w:pPr>
      <w:r>
        <w:rPr>
          <w:rStyle w:val="CommentReference"/>
        </w:rPr>
        <w:annotationRef/>
      </w:r>
      <w:r w:rsidRPr="77470606">
        <w:t>Já se tinha discutido no passado a possibilidade de ser o MVM ou MV da cãmara a passar o animal para perigoso. Continuamos a ter mta junta fora do sistema</w:t>
      </w:r>
    </w:p>
  </w:comment>
  <w:comment w:id="2303" w:author="Nicole Tonelo" w:date="2025-07-25T11:55:00Z" w:initials="NT">
    <w:p w14:paraId="39B3C97B" w14:textId="7BA5F1A7" w:rsidR="00326DF6" w:rsidRDefault="00326DF6">
      <w:r>
        <w:annotationRef/>
      </w:r>
      <w:r w:rsidRPr="49C280F0">
        <w:t>Acrescentaria: "O registo deve ser efetuado pelo médico veterinário municipal, mediante pedido do tribunal competente."</w:t>
      </w:r>
    </w:p>
  </w:comment>
  <w:comment w:id="2304" w:author="Nicole Tonelo" w:date="2025-07-28T09:35:00Z" w:initials="NT">
    <w:p w14:paraId="490034E6" w14:textId="5F80A895" w:rsidR="00326DF6" w:rsidRDefault="00326DF6">
      <w:r>
        <w:annotationRef/>
      </w:r>
      <w:r w:rsidRPr="63077321">
        <w:t>da saúde e bem-estar animal</w:t>
      </w:r>
    </w:p>
  </w:comment>
  <w:comment w:id="2305" w:author="Carla Almeida" w:date="2025-08-14T11:52:00Z" w:initials="CA">
    <w:p w14:paraId="29D73EBE" w14:textId="42B41A69" w:rsidR="00326DF6" w:rsidRDefault="00326DF6">
      <w:r>
        <w:annotationRef/>
      </w:r>
      <w:r w:rsidRPr="20DBFF90">
        <w:t>e noutros alojamentos que também possuam estes animais? (CRO, AZ, Hotéis)</w:t>
      </w:r>
    </w:p>
  </w:comment>
  <w:comment w:id="2306" w:author="Nicole Tonelo" w:date="2025-07-25T12:07:00Z" w:initials="NT">
    <w:p w14:paraId="65FD401E" w14:textId="250FE293" w:rsidR="00326DF6" w:rsidRDefault="00326DF6">
      <w:r>
        <w:annotationRef/>
      </w:r>
      <w:r w:rsidRPr="033B4D93">
        <w:t>Aplicável a IAZ e a CRO que têm animais desta categoria?</w:t>
      </w:r>
    </w:p>
  </w:comment>
  <w:comment w:id="2320" w:author="Maria Cristina Tavares Briosa" w:date="2025-08-08T12:02:00Z" w:initials="MB">
    <w:p w14:paraId="4353EC17" w14:textId="1AA4026B" w:rsidR="00326DF6" w:rsidRDefault="00326DF6">
      <w:r>
        <w:annotationRef/>
      </w:r>
      <w:r w:rsidRPr="6491EF35">
        <w:t xml:space="preserve">A DGAV quer esta responsabilidade? </w:t>
      </w:r>
    </w:p>
    <w:p w14:paraId="75DABBEE" w14:textId="1C852FC9" w:rsidR="00326DF6" w:rsidRDefault="00326DF6">
      <w:r w:rsidRPr="4EEDECDB">
        <w:t>Sabemos como tem sido difícil com o treino para pp e p-</w:t>
      </w:r>
    </w:p>
  </w:comment>
  <w:comment w:id="2319" w:author="Maria Cristina Tavares Briosa" w:date="2025-08-14T18:14:00Z" w:initials="MB">
    <w:p w14:paraId="7EF850E5" w14:textId="7F2CBDE2" w:rsidR="00326DF6" w:rsidRDefault="00326DF6">
      <w:r>
        <w:annotationRef/>
      </w:r>
      <w:r w:rsidRPr="02FA2FBE">
        <w:t xml:space="preserve">A manter-se esta intenção, segue texto proposto em </w:t>
      </w:r>
      <w:r w:rsidRPr="7E4400D5">
        <w:rPr>
          <w:b/>
          <w:bCs/>
        </w:rPr>
        <w:t>2023  :</w:t>
      </w:r>
    </w:p>
    <w:p w14:paraId="58C145B6" w14:textId="0D195AFB" w:rsidR="00326DF6" w:rsidRDefault="00326DF6"/>
    <w:p w14:paraId="44BD77AB" w14:textId="7AD870A0" w:rsidR="00326DF6" w:rsidRDefault="00326DF6">
      <w:r w:rsidRPr="0CF043C7">
        <w:rPr>
          <w:b/>
          <w:bCs/>
          <w:i/>
          <w:iCs/>
        </w:rPr>
        <w:t>Sem prejuízo do treino de cães perigosos e potencialmente perigosos, previsto em legislação própria, ...............</w:t>
      </w:r>
      <w:r w:rsidRPr="3756A8AB">
        <w:rPr>
          <w:b/>
          <w:bCs/>
        </w:rPr>
        <w:t>..</w:t>
      </w:r>
    </w:p>
  </w:comment>
  <w:comment w:id="2333" w:author="Maria Cristina Tavares Briosa" w:date="2025-08-08T12:06:00Z" w:initials="MB">
    <w:p w14:paraId="5D1DFF6F" w14:textId="3FAA00E4" w:rsidR="00326DF6" w:rsidRDefault="00326DF6">
      <w:r>
        <w:annotationRef/>
      </w:r>
      <w:r w:rsidRPr="23AEA639">
        <w:t>quem seria essa entidade certificadora, já têm ideia?</w:t>
      </w:r>
    </w:p>
    <w:p w14:paraId="77569538" w14:textId="77596A63" w:rsidR="00326DF6" w:rsidRDefault="00326DF6">
      <w:r w:rsidRPr="0211CF1D">
        <w:t>O articulado relativo à matéria de treino replica o texto existente para os treinadores de cães p e pp, mas para esse efeito as entidades certificadoras são as entidades policiais, por razões de segurança e pelo facto de haver uma obrigatoriedade de treino para estes animais.</w:t>
      </w:r>
    </w:p>
  </w:comment>
  <w:comment w:id="2338" w:author="Nicole Tonelo" w:date="2025-07-28T08:13:00Z" w:initials="NT">
    <w:p w14:paraId="10A46C2C" w14:textId="5AC4239B" w:rsidR="00326DF6" w:rsidRDefault="00326DF6">
      <w:r>
        <w:annotationRef/>
      </w:r>
      <w:r w:rsidRPr="0DAD536D">
        <w:t xml:space="preserve">Incluiria aqui os </w:t>
      </w:r>
      <w:r w:rsidRPr="219A9763">
        <w:rPr>
          <w:b/>
          <w:bCs/>
        </w:rPr>
        <w:t>cães para fins militares, policiais ou de segurança.</w:t>
      </w:r>
    </w:p>
  </w:comment>
  <w:comment w:id="2339" w:author="Maria Cristina Tavares Briosa" w:date="2025-08-08T12:11:00Z" w:initials="MB">
    <w:p w14:paraId="09FB9DAD" w14:textId="0D0ED1CD" w:rsidR="00326DF6" w:rsidRDefault="00326DF6">
      <w:r>
        <w:annotationRef/>
      </w:r>
      <w:r w:rsidRPr="498F11C3">
        <w:t>ver comentário anterior. As terapias assistidas provavelmente serão incluídas no grupo dos cães de assistência</w:t>
      </w:r>
    </w:p>
    <w:p w14:paraId="3D4EF14E" w14:textId="06F5FD1B" w:rsidR="00326DF6" w:rsidRDefault="00326DF6">
      <w:r w:rsidRPr="3FAFB930">
        <w:t>Em todo o caso, é um comentário geral de salvaguarda do BEA</w:t>
      </w:r>
    </w:p>
  </w:comment>
  <w:comment w:id="2342" w:author="Maria Cristina Tavares Briosa" w:date="2025-07-21T18:04:00Z" w:initials="MB">
    <w:p w14:paraId="5A98A2F3" w14:textId="0178326A" w:rsidR="00326DF6" w:rsidRDefault="00326DF6">
      <w:r>
        <w:annotationRef/>
      </w:r>
      <w:r w:rsidRPr="0FBB942F">
        <w:t>ELIMINAR. matéria da responsabilidade do INR, sob tutela do Ministério da segurança e solidariedade social</w:t>
      </w:r>
    </w:p>
  </w:comment>
  <w:comment w:id="2344" w:author="Nicole Tonelo" w:date="2025-07-28T08:19:00Z" w:initials="NT">
    <w:p w14:paraId="65F10328" w14:textId="31E7C6FD" w:rsidR="00326DF6" w:rsidRDefault="00326DF6">
      <w:r>
        <w:annotationRef/>
      </w:r>
      <w:r w:rsidRPr="45601E18">
        <w:t xml:space="preserve">Sugiro a inclusão de um </w:t>
      </w:r>
      <w:r w:rsidRPr="2396F73C">
        <w:rPr>
          <w:b/>
          <w:bCs/>
        </w:rPr>
        <w:t>artigo específico relativo aos cães utilizados para fins militares, policiais ou de segurança</w:t>
      </w:r>
      <w:r w:rsidRPr="6AA2125A">
        <w:t>, com especial enfoque nas condições de alojamento, maneio e treino, atendendo à necessidade de prevenir práticas inadequadas por parte das entidades responsáveis pela sua guarda.</w:t>
      </w:r>
    </w:p>
  </w:comment>
  <w:comment w:id="2345" w:author="Carla Almeida" w:date="2025-08-14T12:46:00Z" w:initials="CA">
    <w:p w14:paraId="532CD4C4" w14:textId="451A8415" w:rsidR="00326DF6" w:rsidRDefault="00326DF6">
      <w:r>
        <w:annotationRef/>
      </w:r>
      <w:r w:rsidRPr="0814177D">
        <w:t xml:space="preserve">concordo. para sua proteção, deverá estar legislado </w:t>
      </w:r>
    </w:p>
  </w:comment>
  <w:comment w:id="2346" w:author="Carla Almeida" w:date="2025-08-14T12:53:00Z" w:initials="CA">
    <w:p w14:paraId="688FF611" w14:textId="56DB60AE" w:rsidR="00326DF6" w:rsidRDefault="00326DF6">
      <w:r>
        <w:annotationRef/>
      </w:r>
      <w:r w:rsidRPr="1790FFB5">
        <w:t>incluiria ICNF pois é responsável pelo inscrição dos furões  no registo Nacional   (</w:t>
      </w:r>
      <w:hyperlink r:id="rId5">
        <w:r w:rsidRPr="35B9D9B6">
          <w:t>Portaria n.º 85/2018</w:t>
        </w:r>
      </w:hyperlink>
      <w:r w:rsidRPr="6BC835A9">
        <w:t>, de 27 de março).</w:t>
      </w:r>
    </w:p>
    <w:p w14:paraId="4BF6849B" w14:textId="5F3BF164" w:rsidR="00326DF6" w:rsidRDefault="00326DF6">
      <w:r w:rsidRPr="4FC2C98B">
        <w:t>e licenciamento de "outros animais perigosos"</w:t>
      </w:r>
    </w:p>
  </w:comment>
  <w:comment w:id="2349" w:author="Carla Almeida" w:date="2025-08-14T16:07:00Z" w:initials="CA">
    <w:p w14:paraId="350EA210" w14:textId="60C51F7E" w:rsidR="00326DF6" w:rsidRDefault="00326DF6">
      <w:r>
        <w:annotationRef/>
      </w:r>
      <w:r w:rsidRPr="097C4265">
        <w:t xml:space="preserve">deverá estar salvaguardada na legislação a situação em que o titular do alojamento não se encontra, ou está incontactável, mas o acesso aos animais precisa de ser feito </w:t>
      </w:r>
    </w:p>
  </w:comment>
  <w:comment w:id="2352" w:author="Ana Rita Tavares Murta" w:date="2025-08-20T09:49:00Z" w:initials="AM">
    <w:p w14:paraId="28985A8C" w14:textId="2A510058" w:rsidR="007D7AE5" w:rsidRDefault="00F3013F">
      <w:pPr>
        <w:pStyle w:val="CommentText"/>
      </w:pPr>
      <w:r>
        <w:rPr>
          <w:rStyle w:val="CommentReference"/>
        </w:rPr>
        <w:annotationRef/>
      </w:r>
      <w:r w:rsidRPr="6F99DA87">
        <w:t>Mt lento, tribunais não respondem ou dizem simplesmente que não emitem. Como contornar?</w:t>
      </w:r>
    </w:p>
  </w:comment>
  <w:comment w:id="2357" w:author="Nicole Tonelo" w:date="2025-07-28T08:23:00Z" w:initials="NT">
    <w:p w14:paraId="19FF7BD3" w14:textId="36BAFB0E" w:rsidR="00326DF6" w:rsidRDefault="00326DF6">
      <w:r>
        <w:annotationRef/>
      </w:r>
      <w:r w:rsidRPr="44E6F678">
        <w:t>Proponho input do Gabinete Jurídico</w:t>
      </w:r>
    </w:p>
  </w:comment>
  <w:comment w:id="2360" w:author="Maria Rosário Silva Lemos Cidadão" w:date="2025-08-26T10:39:00Z" w:initials="MC">
    <w:p w14:paraId="42C9767E" w14:textId="2FEF3A3A" w:rsidR="002062E1" w:rsidRDefault="002062E1">
      <w:r>
        <w:annotationRef/>
      </w:r>
      <w:r w:rsidRPr="3CE3C2AA">
        <w:t>Este artigo é dos deveres do detentor. Quem regista é o titular de animal de companhia ou o operador</w:t>
      </w:r>
    </w:p>
  </w:comment>
  <w:comment w:id="2367" w:author="Maria Cristina Tavares Briosa" w:date="2025-08-08T12:19:00Z" w:initials="MB">
    <w:p w14:paraId="6BEF6260" w14:textId="72288A13" w:rsidR="00326DF6" w:rsidRDefault="00326DF6">
      <w:r>
        <w:annotationRef/>
      </w:r>
      <w:r w:rsidRPr="57DB1EAC">
        <w:t>ver comentário anterior; os aquários são vitrinas.....</w:t>
      </w:r>
    </w:p>
  </w:comment>
  <w:comment w:id="2372" w:author="Maria Rosário Silva Lemos Cidadão" w:date="2025-08-19T16:54:00Z" w:initials="MC">
    <w:p w14:paraId="170DB30B" w14:textId="5D6182A1" w:rsidR="007D7AE5" w:rsidRDefault="00F3013F">
      <w:pPr>
        <w:pStyle w:val="CommentText"/>
      </w:pPr>
      <w:r>
        <w:rPr>
          <w:rStyle w:val="CommentReference"/>
        </w:rPr>
        <w:annotationRef/>
      </w:r>
      <w:r w:rsidRPr="1AE69DF6">
        <w:t xml:space="preserve">Ver com o GJ o que colocar. </w:t>
      </w:r>
    </w:p>
    <w:p w14:paraId="2776DF01" w14:textId="438BFB79" w:rsidR="007D7AE5" w:rsidRDefault="00F3013F">
      <w:pPr>
        <w:pStyle w:val="CommentText"/>
      </w:pPr>
      <w:r w:rsidRPr="0F99C261">
        <w:t>576/2013 deixa de estar em vigor a 21/04/2026</w:t>
      </w:r>
    </w:p>
    <w:p w14:paraId="1A565198" w14:textId="405BBDEA" w:rsidR="007D7AE5" w:rsidRDefault="00F3013F">
      <w:pPr>
        <w:pStyle w:val="CommentText"/>
      </w:pPr>
      <w:r w:rsidRPr="6600D4F4">
        <w:t>A LSA tem remissão de todos os artigos menos do 33º e 34º</w:t>
      </w:r>
    </w:p>
  </w:comment>
  <w:comment w:id="2373" w:author="Maria Rosário Silva Lemos Cidadão" w:date="2025-08-19T16:54:00Z" w:initials="MC">
    <w:p w14:paraId="2E14230E" w14:textId="24437070" w:rsidR="007D7AE5" w:rsidRDefault="00F3013F">
      <w:pPr>
        <w:pStyle w:val="CommentText"/>
      </w:pPr>
      <w:r>
        <w:rPr>
          <w:rStyle w:val="CommentReference"/>
        </w:rPr>
        <w:annotationRef/>
      </w:r>
      <w:r w:rsidRPr="26800F4B">
        <w:t>576/2013 vai ser revogado em 21/04/2026</w:t>
      </w:r>
    </w:p>
    <w:p w14:paraId="055FB7B1" w14:textId="473654FD" w:rsidR="007D7AE5" w:rsidRDefault="00F3013F">
      <w:pPr>
        <w:pStyle w:val="CommentText"/>
      </w:pPr>
      <w:r w:rsidRPr="5002F9D1">
        <w:t>Passa a ser artigo 254º da LSA (2016/429)</w:t>
      </w:r>
    </w:p>
  </w:comment>
  <w:comment w:id="2385" w:author="Maria Cristina Tavares Briosa" w:date="2025-08-08T12:25:00Z" w:initials="MB">
    <w:p w14:paraId="54A34DCE" w14:textId="496AA594" w:rsidR="00326DF6" w:rsidRDefault="00326DF6">
      <w:r>
        <w:annotationRef/>
      </w:r>
      <w:r w:rsidRPr="43F77097">
        <w:t xml:space="preserve">nos termos da legislação vigente sobre experimentação animal </w:t>
      </w:r>
    </w:p>
  </w:comment>
  <w:comment w:id="2397" w:author="Nicole Tonelo" w:date="2025-07-28T09:12:00Z" w:initials="NT">
    <w:p w14:paraId="4E79A69E" w14:textId="4EB2DD6B" w:rsidR="00326DF6" w:rsidRDefault="00326DF6">
      <w:r>
        <w:annotationRef/>
      </w:r>
      <w:r w:rsidRPr="2171028F">
        <w:rPr>
          <w:b/>
          <w:bCs/>
        </w:rPr>
        <w:t>Seria possível criar um Fundo para a Saúde e Bem-Estar Animal, para o qual revertesse esta parcela das coimas, para que esses valores possam ser usados em campanhas e ações relacionadas com a saúde e o bem-estar animal, sob gestão da DGAV?</w:t>
      </w:r>
      <w:r w:rsidRPr="08EDBEE8">
        <w:t xml:space="preserve"> Esta solução já existe noutras áreas, como no ambiente ou na caça, onde uma percentagem das coimas é utilizada para apoiar medidas específicas do setor.</w:t>
      </w:r>
    </w:p>
  </w:comment>
  <w:comment w:id="2404" w:author="Nicole Tonelo" w:date="2025-07-28T09:29:00Z" w:initials="NT">
    <w:p w14:paraId="30E83BE9" w14:textId="20C2B682" w:rsidR="00326DF6" w:rsidRDefault="00326DF6">
      <w:r>
        <w:annotationRef/>
      </w:r>
      <w:r w:rsidRPr="7A3606C4">
        <w:t>Questão controversa...</w:t>
      </w:r>
    </w:p>
  </w:comment>
  <w:comment w:id="2405" w:author="Maria Cristina Tavares Briosa" w:date="2025-08-08T12:35:00Z" w:initials="MB">
    <w:p w14:paraId="3F37DD1B" w14:textId="47303292" w:rsidR="00326DF6" w:rsidRDefault="00326DF6">
      <w:r>
        <w:annotationRef/>
      </w:r>
      <w:r w:rsidRPr="71B3F365">
        <w:t>Mantenho o comentário inicial , os CRO devem manter essa designação e função.</w:t>
      </w:r>
    </w:p>
    <w:p w14:paraId="13816890" w14:textId="3CF66AD4" w:rsidR="00326DF6" w:rsidRDefault="00326DF6">
      <w:r w:rsidRPr="7A60530A">
        <w:t>O que se pretende é melhorar as condições de BEA nos CRO e eventualmente aditar à sua função atividades que favoreçam o BE dos animais , quer no que se refere âs condições do alojamento, quer às ações de controlo da reprodução e sensibilização das populações. Esta redefinição das funções não implica a alteração da sua denominação nem dos objetivos sanitários que estão na sua génese.</w:t>
      </w:r>
    </w:p>
  </w:comment>
  <w:comment w:id="2403" w:author="Maria Helena Menezes Maia" w:date="2025-08-07T18:28:00Z" w:initials="MM">
    <w:p w14:paraId="10B8343D" w14:textId="07A91951" w:rsidR="00326DF6" w:rsidRDefault="00326DF6">
      <w:r>
        <w:annotationRef/>
      </w:r>
      <w:r w:rsidRPr="500D5C6E">
        <w:t>Diferentes finalidades</w:t>
      </w:r>
    </w:p>
  </w:comment>
  <w:comment w:id="2406" w:author="Maria Cristina Tavares Briosa" w:date="2025-08-08T12:37:00Z" w:initials="MB">
    <w:p w14:paraId="29C359DB" w14:textId="362F0D19" w:rsidR="00326DF6" w:rsidRDefault="00326DF6">
      <w:r>
        <w:annotationRef/>
      </w:r>
      <w:r w:rsidRPr="62BB8FD2">
        <w:t>comentário anterior</w:t>
      </w:r>
    </w:p>
  </w:comment>
  <w:comment w:id="2408" w:author="Nicole Tonelo" w:date="2025-07-28T09:34:00Z" w:initials="NT">
    <w:p w14:paraId="2767FA2B" w14:textId="036D8D13" w:rsidR="00326DF6" w:rsidRDefault="00326DF6">
      <w:r>
        <w:annotationRef/>
      </w:r>
      <w:r w:rsidRPr="75166DAB">
        <w:t>Aqui colocaria:</w:t>
      </w:r>
    </w:p>
    <w:p w14:paraId="49478F1A" w14:textId="11027AFA" w:rsidR="00326DF6" w:rsidRDefault="00326DF6"/>
    <w:p w14:paraId="311ED7FB" w14:textId="474205CB" w:rsidR="00326DF6" w:rsidRDefault="00326DF6">
      <w:r w:rsidRPr="327CDBC3">
        <w:t>"2 – Consideram-se treinadores de cães para fins específicos aqueles que o demonstrem junto da DGAV no prazo de 60 dias da entrada em vigor do presente decreto-lei",</w:t>
      </w:r>
      <w:r w:rsidRPr="009F461A">
        <w:rPr>
          <w:b/>
          <w:bCs/>
        </w:rPr>
        <w:t xml:space="preserve"> não se aplicando esta obrigação aos treinadores de cães utilizados para fins de segurança, militares ou policiais.</w:t>
      </w:r>
    </w:p>
    <w:p w14:paraId="49814BD4" w14:textId="718AF85C" w:rsidR="00326DF6" w:rsidRDefault="00326DF6"/>
    <w:p w14:paraId="50DB1748" w14:textId="25EDB1F7" w:rsidR="00326DF6" w:rsidRDefault="00326DF6">
      <w:r w:rsidRPr="0196CD8A">
        <w:rPr>
          <w:b/>
          <w:bCs/>
        </w:rPr>
        <w:t>3 – Os treinadores de cães utilizados para fins de segurança, militares ou policiais ficam sujeitos às regras próprias definidas pelas respetivas entidades competentes, sem prejuízo do cumprimento das normas gerais de bem-estar animal previstas no presente diploma, cuja fiscalização compete à DGAV.</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4090F8D" w15:done="0"/>
  <w15:commentEx w15:paraId="080F6060" w15:done="0"/>
  <w15:commentEx w15:paraId="3D53C34B" w15:done="0"/>
  <w15:commentEx w15:paraId="0146E38B" w15:paraIdParent="3D53C34B" w15:done="0"/>
  <w15:commentEx w15:paraId="3BD52153" w15:paraIdParent="3D53C34B" w15:done="0"/>
  <w15:commentEx w15:paraId="4F4D96CF" w15:paraIdParent="3D53C34B" w15:done="0"/>
  <w15:commentEx w15:paraId="6B70E325" w15:done="0"/>
  <w15:commentEx w15:paraId="2FC4B9D7" w15:done="0"/>
  <w15:commentEx w15:paraId="0A59CD9A" w15:done="0"/>
  <w15:commentEx w15:paraId="0918D4E7" w15:done="0"/>
  <w15:commentEx w15:paraId="21584130" w15:paraIdParent="0918D4E7" w15:done="0"/>
  <w15:commentEx w15:paraId="2DBF2D32" w15:done="0"/>
  <w15:commentEx w15:paraId="7ECECB6F" w15:done="0"/>
  <w15:commentEx w15:paraId="609423DB" w15:done="0"/>
  <w15:commentEx w15:paraId="2BE66238" w15:done="0"/>
  <w15:commentEx w15:paraId="2A304BA8" w15:done="0"/>
  <w15:commentEx w15:paraId="718A7EBE" w15:done="0"/>
  <w15:commentEx w15:paraId="7BA243BC" w15:done="0"/>
  <w15:commentEx w15:paraId="03CFF222" w15:done="0"/>
  <w15:commentEx w15:paraId="590CF171" w15:done="0"/>
  <w15:commentEx w15:paraId="6D570709" w15:paraIdParent="590CF171" w15:done="0"/>
  <w15:commentEx w15:paraId="4A2D38EB" w15:done="0"/>
  <w15:commentEx w15:paraId="1BFA6EF2" w15:done="0"/>
  <w15:commentEx w15:paraId="7CE14760" w15:done="0"/>
  <w15:commentEx w15:paraId="22A98604" w15:done="0"/>
  <w15:commentEx w15:paraId="402D708E" w15:done="0"/>
  <w15:commentEx w15:paraId="02FFF59F" w15:done="0"/>
  <w15:commentEx w15:paraId="2E9B9AD6" w15:done="0"/>
  <w15:commentEx w15:paraId="27C289B9" w15:paraIdParent="2E9B9AD6" w15:done="0"/>
  <w15:commentEx w15:paraId="5E6BF1D5" w15:done="0"/>
  <w15:commentEx w15:paraId="77A02949" w15:done="0"/>
  <w15:commentEx w15:paraId="6E622E37" w15:paraIdParent="77A02949" w15:done="0"/>
  <w15:commentEx w15:paraId="44DFDAE4" w15:paraIdParent="77A02949" w15:done="0"/>
  <w15:commentEx w15:paraId="62F9B75B" w15:done="0"/>
  <w15:commentEx w15:paraId="20FC1A71" w15:done="0"/>
  <w15:commentEx w15:paraId="4915AE0E" w15:paraIdParent="20FC1A71" w15:done="0"/>
  <w15:commentEx w15:paraId="5FC33092" w15:paraIdParent="20FC1A71" w15:done="0"/>
  <w15:commentEx w15:paraId="3E58FE98" w15:done="0"/>
  <w15:commentEx w15:paraId="06F0A68B" w15:done="0"/>
  <w15:commentEx w15:paraId="5A4D9CF1" w15:paraIdParent="06F0A68B" w15:done="0"/>
  <w15:commentEx w15:paraId="183650BB" w15:paraIdParent="06F0A68B" w15:done="0"/>
  <w15:commentEx w15:paraId="44782452" w15:done="0"/>
  <w15:commentEx w15:paraId="228B9F67" w15:done="0"/>
  <w15:commentEx w15:paraId="7D046C8A" w15:done="0"/>
  <w15:commentEx w15:paraId="45E4120F" w15:paraIdParent="7D046C8A" w15:done="0"/>
  <w15:commentEx w15:paraId="638022B2" w15:done="0"/>
  <w15:commentEx w15:paraId="23006811" w15:done="0"/>
  <w15:commentEx w15:paraId="1FCC5E16" w15:done="0"/>
  <w15:commentEx w15:paraId="104CB492" w15:done="0"/>
  <w15:commentEx w15:paraId="62FE90E0" w15:done="0"/>
  <w15:commentEx w15:paraId="033FD798" w15:done="0"/>
  <w15:commentEx w15:paraId="0324886B" w15:done="0"/>
  <w15:commentEx w15:paraId="7A357BD6" w15:done="0"/>
  <w15:commentEx w15:paraId="443DB80D" w15:done="0"/>
  <w15:commentEx w15:paraId="176DFDDC" w15:paraIdParent="443DB80D" w15:done="0"/>
  <w15:commentEx w15:paraId="766B596A" w15:done="0"/>
  <w15:commentEx w15:paraId="1A5D67B6" w15:done="0"/>
  <w15:commentEx w15:paraId="2D4CC4BC" w15:paraIdParent="1A5D67B6" w15:done="0"/>
  <w15:commentEx w15:paraId="1A263CB0" w15:done="0"/>
  <w15:commentEx w15:paraId="64019FF2" w15:done="1"/>
  <w15:commentEx w15:paraId="502EE0B5" w15:done="1"/>
  <w15:commentEx w15:paraId="1A1FF31F" w15:done="1"/>
  <w15:commentEx w15:paraId="762BCC3B" w15:done="1"/>
  <w15:commentEx w15:paraId="58140491" w15:done="0"/>
  <w15:commentEx w15:paraId="1FE63873" w15:done="0"/>
  <w15:commentEx w15:paraId="4553C7DF" w15:done="0"/>
  <w15:commentEx w15:paraId="3029B862" w15:done="0"/>
  <w15:commentEx w15:paraId="7D8D5298" w15:done="1"/>
  <w15:commentEx w15:paraId="6B208BA7" w15:done="1"/>
  <w15:commentEx w15:paraId="13DCD4A6" w15:done="1"/>
  <w15:commentEx w15:paraId="29AC68E2" w15:done="1"/>
  <w15:commentEx w15:paraId="65190573" w15:paraIdParent="29AC68E2" w15:done="1"/>
  <w15:commentEx w15:paraId="387EC69B" w15:done="1"/>
  <w15:commentEx w15:paraId="5F6B83DA" w15:done="1"/>
  <w15:commentEx w15:paraId="23B3A0AD" w15:done="1"/>
  <w15:commentEx w15:paraId="5703CFEB" w15:paraIdParent="23B3A0AD" w15:done="1"/>
  <w15:commentEx w15:paraId="502E9F09" w15:paraIdParent="23B3A0AD" w15:done="1"/>
  <w15:commentEx w15:paraId="560812A1" w15:done="1"/>
  <w15:commentEx w15:paraId="7C193278" w15:done="1"/>
  <w15:commentEx w15:paraId="438696B8" w15:done="0"/>
  <w15:commentEx w15:paraId="0EDB86AC" w15:done="1"/>
  <w15:commentEx w15:paraId="41301E0A" w15:done="1"/>
  <w15:commentEx w15:paraId="399CFE1C" w15:done="1"/>
  <w15:commentEx w15:paraId="495D4F14" w15:paraIdParent="399CFE1C" w15:done="1"/>
  <w15:commentEx w15:paraId="4F5B1D45" w15:paraIdParent="399CFE1C" w15:done="1"/>
  <w15:commentEx w15:paraId="4DE8A70E" w15:done="1"/>
  <w15:commentEx w15:paraId="71E43868" w15:done="1"/>
  <w15:commentEx w15:paraId="7F35F8DB" w15:done="0"/>
  <w15:commentEx w15:paraId="1DAB3770" w15:done="0"/>
  <w15:commentEx w15:paraId="07C17866" w15:done="0"/>
  <w15:commentEx w15:paraId="5680FE3A" w15:done="0"/>
  <w15:commentEx w15:paraId="5198C8BA" w15:done="0"/>
  <w15:commentEx w15:paraId="53994D3A" w15:done="1"/>
  <w15:commentEx w15:paraId="08B1D0CF" w15:paraIdParent="53994D3A" w15:done="1"/>
  <w15:commentEx w15:paraId="51D8D1E8" w15:done="0"/>
  <w15:commentEx w15:paraId="7112CBEE" w15:done="1"/>
  <w15:commentEx w15:paraId="53D52DEB" w15:done="0"/>
  <w15:commentEx w15:paraId="5CF10365" w15:done="1"/>
  <w15:commentEx w15:paraId="20ABFE3C" w15:done="0"/>
  <w15:commentEx w15:paraId="2A332DFB" w15:done="0"/>
  <w15:commentEx w15:paraId="1A92E57E" w15:done="0"/>
  <w15:commentEx w15:paraId="070E1354" w15:done="0"/>
  <w15:commentEx w15:paraId="68D6CFF8" w15:done="1"/>
  <w15:commentEx w15:paraId="3474E653" w15:done="0"/>
  <w15:commentEx w15:paraId="0F1BE435" w15:done="0"/>
  <w15:commentEx w15:paraId="3A467632" w15:done="1"/>
  <w15:commentEx w15:paraId="33D0A5A1" w15:done="0"/>
  <w15:commentEx w15:paraId="4812B3AB" w15:done="1"/>
  <w15:commentEx w15:paraId="1F7E864F" w15:done="0"/>
  <w15:commentEx w15:paraId="16B7F8F2" w15:done="0"/>
  <w15:commentEx w15:paraId="0AE182FD" w15:done="0"/>
  <w15:commentEx w15:paraId="4AAFBB43" w15:done="0"/>
  <w15:commentEx w15:paraId="22ACDFD1" w15:done="0"/>
  <w15:commentEx w15:paraId="0AC2E0BD" w15:done="0"/>
  <w15:commentEx w15:paraId="781B6D68" w15:done="0"/>
  <w15:commentEx w15:paraId="0D062713" w15:paraIdParent="781B6D68" w15:done="0"/>
  <w15:commentEx w15:paraId="7C64FC24" w15:done="0"/>
  <w15:commentEx w15:paraId="709C2576" w15:done="0"/>
  <w15:commentEx w15:paraId="74F05158" w15:done="0"/>
  <w15:commentEx w15:paraId="024C9E0C" w15:done="0"/>
  <w15:commentEx w15:paraId="1856F4DC" w15:done="0"/>
  <w15:commentEx w15:paraId="1A174E1B" w15:done="0"/>
  <w15:commentEx w15:paraId="27CB2488" w15:done="0"/>
  <w15:commentEx w15:paraId="70EFE5BE" w15:done="0"/>
  <w15:commentEx w15:paraId="4FCF63F8" w15:done="0"/>
  <w15:commentEx w15:paraId="32A6DC54" w15:done="0"/>
  <w15:commentEx w15:paraId="385CAC42" w15:done="0"/>
  <w15:commentEx w15:paraId="64716D92" w15:done="0"/>
  <w15:commentEx w15:paraId="4EF242BA" w15:done="0"/>
  <w15:commentEx w15:paraId="54B4EEC5" w15:done="0"/>
  <w15:commentEx w15:paraId="07F25F91" w15:done="0"/>
  <w15:commentEx w15:paraId="456028EF" w15:done="0"/>
  <w15:commentEx w15:paraId="4E5E3B4C" w15:done="0"/>
  <w15:commentEx w15:paraId="4115E8B4" w15:done="0"/>
  <w15:commentEx w15:paraId="5ABD0999" w15:done="0"/>
  <w15:commentEx w15:paraId="48A40AC1" w15:done="0"/>
  <w15:commentEx w15:paraId="4ADA34F7" w15:done="0"/>
  <w15:commentEx w15:paraId="694A7481" w15:done="0"/>
  <w15:commentEx w15:paraId="6866A5D3" w15:done="0"/>
  <w15:commentEx w15:paraId="6B837443" w15:done="0"/>
  <w15:commentEx w15:paraId="4E428273" w15:done="0"/>
  <w15:commentEx w15:paraId="0BD26686" w15:done="0"/>
  <w15:commentEx w15:paraId="5AFAB625" w15:done="0"/>
  <w15:commentEx w15:paraId="4DC72209" w15:done="0"/>
  <w15:commentEx w15:paraId="343BC935" w15:done="0"/>
  <w15:commentEx w15:paraId="3064188A" w15:paraIdParent="343BC935" w15:done="0"/>
  <w15:commentEx w15:paraId="14855354" w15:done="0"/>
  <w15:commentEx w15:paraId="61B3B675" w15:done="1"/>
  <w15:commentEx w15:paraId="63860D05" w15:done="1"/>
  <w15:commentEx w15:paraId="77448782" w15:paraIdParent="63860D05" w15:done="1"/>
  <w15:commentEx w15:paraId="587D80D7" w15:done="0"/>
  <w15:commentEx w15:paraId="67606221" w15:done="0"/>
  <w15:commentEx w15:paraId="3995F38E" w15:done="0"/>
  <w15:commentEx w15:paraId="48E44339" w15:done="0"/>
  <w15:commentEx w15:paraId="5386FECB" w15:paraIdParent="48E44339" w15:done="0"/>
  <w15:commentEx w15:paraId="23680380" w15:paraIdParent="48E44339" w15:done="0"/>
  <w15:commentEx w15:paraId="39E6C10A" w15:done="0"/>
  <w15:commentEx w15:paraId="20EC6801" w15:done="0"/>
  <w15:commentEx w15:paraId="7BE9FA80" w15:paraIdParent="20EC6801" w15:done="0"/>
  <w15:commentEx w15:paraId="097E8375" w15:done="0"/>
  <w15:commentEx w15:paraId="7EA13EC7" w15:done="0"/>
  <w15:commentEx w15:paraId="0DFA1C3C" w15:paraIdParent="7EA13EC7" w15:done="0"/>
  <w15:commentEx w15:paraId="48AAB254" w15:done="0"/>
  <w15:commentEx w15:paraId="2582CAE9" w15:done="0"/>
  <w15:commentEx w15:paraId="174AE6B0" w15:done="0"/>
  <w15:commentEx w15:paraId="2F8098F3" w15:done="0"/>
  <w15:commentEx w15:paraId="19721EE2" w15:done="0"/>
  <w15:commentEx w15:paraId="64941520" w15:done="0"/>
  <w15:commentEx w15:paraId="598787A8" w15:done="0"/>
  <w15:commentEx w15:paraId="4D0A4E97" w15:done="0"/>
  <w15:commentEx w15:paraId="3AC84460" w15:done="0"/>
  <w15:commentEx w15:paraId="054ADBF5" w15:done="0"/>
  <w15:commentEx w15:paraId="286E2654" w15:done="0"/>
  <w15:commentEx w15:paraId="6D538412" w15:done="0"/>
  <w15:commentEx w15:paraId="7EE18AD2" w15:done="0"/>
  <w15:commentEx w15:paraId="29CE2A54" w15:done="0"/>
  <w15:commentEx w15:paraId="180DB4FC" w15:done="0"/>
  <w15:commentEx w15:paraId="7DB3324C" w15:done="0"/>
  <w15:commentEx w15:paraId="08996510" w15:done="0"/>
  <w15:commentEx w15:paraId="3C020AA5" w15:done="0"/>
  <w15:commentEx w15:paraId="49BD4C10" w15:done="0"/>
  <w15:commentEx w15:paraId="3E455DC9" w15:paraIdParent="49BD4C10" w15:done="0"/>
  <w15:commentEx w15:paraId="4A287D97" w15:done="0"/>
  <w15:commentEx w15:paraId="30280844" w15:done="0"/>
  <w15:commentEx w15:paraId="343E32E9" w15:done="0"/>
  <w15:commentEx w15:paraId="306AD663" w15:done="0"/>
  <w15:commentEx w15:paraId="5FC6D0E1" w15:done="0"/>
  <w15:commentEx w15:paraId="739E6349" w15:done="0"/>
  <w15:commentEx w15:paraId="1644B38D" w15:done="0"/>
  <w15:commentEx w15:paraId="6D4FBE08" w15:done="0"/>
  <w15:commentEx w15:paraId="11F3DDB2" w15:done="0"/>
  <w15:commentEx w15:paraId="1B77FFC6" w15:done="0"/>
  <w15:commentEx w15:paraId="1B0FD214" w15:done="0"/>
  <w15:commentEx w15:paraId="260EE2BC" w15:done="0"/>
  <w15:commentEx w15:paraId="57363AA1" w15:paraIdParent="260EE2BC" w15:done="0"/>
  <w15:commentEx w15:paraId="23C27AF6" w15:done="0"/>
  <w15:commentEx w15:paraId="45099FAB" w15:done="0"/>
  <w15:commentEx w15:paraId="69C20C27" w15:done="0"/>
  <w15:commentEx w15:paraId="08BA0FD5" w15:done="0"/>
  <w15:commentEx w15:paraId="669E050C" w15:done="0"/>
  <w15:commentEx w15:paraId="32C2C07A" w15:done="0"/>
  <w15:commentEx w15:paraId="022F3E3F" w15:done="0"/>
  <w15:commentEx w15:paraId="51107193" w15:done="0"/>
  <w15:commentEx w15:paraId="2C872953" w15:done="0"/>
  <w15:commentEx w15:paraId="44C2B3B5" w15:done="0"/>
  <w15:commentEx w15:paraId="0E3625DA" w15:done="0"/>
  <w15:commentEx w15:paraId="19C14CDA" w15:done="0"/>
  <w15:commentEx w15:paraId="536D52F0" w15:done="0"/>
  <w15:commentEx w15:paraId="7EC057B8" w15:paraIdParent="536D52F0" w15:done="0"/>
  <w15:commentEx w15:paraId="229CAAD2" w15:done="0"/>
  <w15:commentEx w15:paraId="658BBF76" w15:paraIdParent="229CAAD2" w15:done="0"/>
  <w15:commentEx w15:paraId="0540962C" w15:done="0"/>
  <w15:commentEx w15:paraId="3C078E83" w15:done="0"/>
  <w15:commentEx w15:paraId="20498F50" w15:done="0"/>
  <w15:commentEx w15:paraId="0AD631EE" w15:done="0"/>
  <w15:commentEx w15:paraId="1A6A7771" w15:done="0"/>
  <w15:commentEx w15:paraId="4D5BB49F" w15:done="0"/>
  <w15:commentEx w15:paraId="27A5ED3A" w15:done="0"/>
  <w15:commentEx w15:paraId="4C6A73C0" w15:done="0"/>
  <w15:commentEx w15:paraId="3AEFC004" w15:done="0"/>
  <w15:commentEx w15:paraId="06FF5CF6" w15:paraIdParent="3AEFC004" w15:done="0"/>
  <w15:commentEx w15:paraId="58E989E0" w15:done="0"/>
  <w15:commentEx w15:paraId="6D033EB6" w15:paraIdParent="58E989E0" w15:done="0"/>
  <w15:commentEx w15:paraId="39B3C97B" w15:done="0"/>
  <w15:commentEx w15:paraId="490034E6" w15:done="0"/>
  <w15:commentEx w15:paraId="29D73EBE" w15:done="0"/>
  <w15:commentEx w15:paraId="65FD401E" w15:done="0"/>
  <w15:commentEx w15:paraId="75DABBEE" w15:done="0"/>
  <w15:commentEx w15:paraId="44BD77AB" w15:done="0"/>
  <w15:commentEx w15:paraId="77569538" w15:done="0"/>
  <w15:commentEx w15:paraId="10A46C2C" w15:done="0"/>
  <w15:commentEx w15:paraId="3D4EF14E" w15:done="0"/>
  <w15:commentEx w15:paraId="5A98A2F3" w15:done="0"/>
  <w15:commentEx w15:paraId="65F10328" w15:done="0"/>
  <w15:commentEx w15:paraId="532CD4C4" w15:paraIdParent="65F10328" w15:done="0"/>
  <w15:commentEx w15:paraId="4BF6849B" w15:done="0"/>
  <w15:commentEx w15:paraId="350EA210" w15:done="0"/>
  <w15:commentEx w15:paraId="28985A8C" w15:done="0"/>
  <w15:commentEx w15:paraId="19FF7BD3" w15:done="0"/>
  <w15:commentEx w15:paraId="42C9767E" w15:done="0"/>
  <w15:commentEx w15:paraId="6BEF6260" w15:done="0"/>
  <w15:commentEx w15:paraId="1A565198" w15:done="0"/>
  <w15:commentEx w15:paraId="055FB7B1" w15:done="0"/>
  <w15:commentEx w15:paraId="54A34DCE" w15:done="0"/>
  <w15:commentEx w15:paraId="4E79A69E" w15:done="0"/>
  <w15:commentEx w15:paraId="30E83BE9" w15:done="0"/>
  <w15:commentEx w15:paraId="13816890" w15:paraIdParent="30E83BE9" w15:done="0"/>
  <w15:commentEx w15:paraId="10B8343D" w15:done="0"/>
  <w15:commentEx w15:paraId="29C359DB" w15:done="0"/>
  <w15:commentEx w15:paraId="50DB174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2CFB1DB" w16cex:dateUtc="2026-02-19T09:45:00Z"/>
  <w16cex:commentExtensible w16cex:durableId="5F197E70" w16cex:dateUtc="2025-07-17T14:54:00Z"/>
  <w16cex:commentExtensible w16cex:durableId="687DB7C4" w16cex:dateUtc="2025-07-17T15:06:00Z"/>
  <w16cex:commentExtensible w16cex:durableId="3987B367" w16cex:dateUtc="2025-08-04T09:50:00Z"/>
  <w16cex:commentExtensible w16cex:durableId="5879A6E2" w16cex:dateUtc="2025-08-13T15:25:00Z"/>
  <w16cex:commentExtensible w16cex:durableId="42E474DA" w16cex:dateUtc="2025-10-21T15:49:00Z"/>
  <w16cex:commentExtensible w16cex:durableId="36887A10" w16cex:dateUtc="2025-10-21T15:48:00Z"/>
  <w16cex:commentExtensible w16cex:durableId="40D1A497" w16cex:dateUtc="2025-07-17T15:09:00Z"/>
  <w16cex:commentExtensible w16cex:durableId="6A094B7D" w16cex:dateUtc="2025-07-17T09:57:00Z"/>
  <w16cex:commentExtensible w16cex:durableId="65D5210B" w16cex:dateUtc="2025-07-17T09:59:00Z"/>
  <w16cex:commentExtensible w16cex:durableId="04CC89DE" w16cex:dateUtc="2025-08-06T15:13:00Z"/>
  <w16cex:commentExtensible w16cex:durableId="4C9C7955" w16cex:dateUtc="2025-10-24T13:27:00Z"/>
  <w16cex:commentExtensible w16cex:durableId="5B32493E" w16cex:dateUtc="2025-07-17T15:46:00Z"/>
  <w16cex:commentExtensible w16cex:durableId="2E4D5220" w16cex:dateUtc="2026-02-19T09:55:00Z"/>
  <w16cex:commentExtensible w16cex:durableId="76E781BE" w16cex:dateUtc="2026-02-19T10:32:00Z"/>
  <w16cex:commentExtensible w16cex:durableId="00BA846B" w16cex:dateUtc="2026-02-19T11:02:00Z"/>
  <w16cex:commentExtensible w16cex:durableId="5E79B283" w16cex:dateUtc="2026-02-19T10:53:00Z"/>
  <w16cex:commentExtensible w16cex:durableId="0B3241B3" w16cex:dateUtc="2026-02-19T10:43:00Z"/>
  <w16cex:commentExtensible w16cex:durableId="447DD43B" w16cex:dateUtc="2026-02-19T11:19:00Z"/>
  <w16cex:commentExtensible w16cex:durableId="613264CB" w16cex:dateUtc="2025-07-23T11:48:00Z"/>
  <w16cex:commentExtensible w16cex:durableId="3ACEE519" w16cex:dateUtc="2025-08-20T09:35:00Z"/>
  <w16cex:commentExtensible w16cex:durableId="29F552E2" w16cex:dateUtc="2026-02-19T11:33:00Z"/>
  <w16cex:commentExtensible w16cex:durableId="2AB99B13" w16cex:dateUtc="2026-02-19T14:10:00Z"/>
  <w16cex:commentExtensible w16cex:durableId="08DD92C1" w16cex:dateUtc="2026-02-19T11:55:00Z"/>
  <w16cex:commentExtensible w16cex:durableId="72148786" w16cex:dateUtc="2025-10-24T14:01:00Z"/>
  <w16cex:commentExtensible w16cex:durableId="72B16782" w16cex:dateUtc="2025-10-24T14:02:00Z"/>
  <w16cex:commentExtensible w16cex:durableId="5813B4E4" w16cex:dateUtc="2026-02-19T14:12:00Z"/>
  <w16cex:commentExtensible w16cex:durableId="126EA563" w16cex:dateUtc="2025-08-14T11:29:00Z"/>
  <w16cex:commentExtensible w16cex:durableId="7C5E386E" w16cex:dateUtc="2026-02-19T11:58:00Z"/>
  <w16cex:commentExtensible w16cex:durableId="263119DD" w16cex:dateUtc="2025-07-16T11:07:00Z"/>
  <w16cex:commentExtensible w16cex:durableId="7F44804A" w16cex:dateUtc="2025-08-07T10:09:00Z"/>
  <w16cex:commentExtensible w16cex:durableId="25437CD2" w16cex:dateUtc="2025-08-18T08:09:00Z"/>
  <w16cex:commentExtensible w16cex:durableId="2FB8EFF6" w16cex:dateUtc="2025-08-18T09:35:00Z"/>
  <w16cex:commentExtensible w16cex:durableId="670EB64F" w16cex:dateUtc="2025-07-16T11:07:00Z"/>
  <w16cex:commentExtensible w16cex:durableId="0F269CCD" w16cex:dateUtc="2025-08-07T10:09:00Z"/>
  <w16cex:commentExtensible w16cex:durableId="43E5DE99" w16cex:dateUtc="2025-08-18T08:09:00Z"/>
  <w16cex:commentExtensible w16cex:durableId="1BA474EC" w16cex:dateUtc="2025-08-18T09:35:00Z"/>
  <w16cex:commentExtensible w16cex:durableId="7F7CCDE9" w16cex:dateUtc="2025-07-16T11:07:00Z"/>
  <w16cex:commentExtensible w16cex:durableId="45AF0238" w16cex:dateUtc="2025-08-07T10:11:00Z"/>
  <w16cex:commentExtensible w16cex:durableId="499C57E9" w16cex:dateUtc="2025-08-18T08:12:00Z"/>
  <w16cex:commentExtensible w16cex:durableId="7BFFFE19" w16cex:dateUtc="2025-08-18T09:44:00Z"/>
  <w16cex:commentExtensible w16cex:durableId="2383CAE8" w16cex:dateUtc="2026-02-19T12:06:00Z"/>
  <w16cex:commentExtensible w16cex:durableId="2FBEDA1D" w16cex:dateUtc="2026-02-19T12:15:00Z"/>
  <w16cex:commentExtensible w16cex:durableId="5B8B37D7" w16cex:dateUtc="2025-07-17T11:05:00Z"/>
  <w16cex:commentExtensible w16cex:durableId="175953BD" w16cex:dateUtc="2026-02-19T12:16:00Z"/>
  <w16cex:commentExtensible w16cex:durableId="6982B3FE" w16cex:dateUtc="2025-08-07T10:21:00Z"/>
  <w16cex:commentExtensible w16cex:durableId="64B13780" w16cex:dateUtc="2025-07-17T16:28:00Z">
    <w16cex:extLst>
      <w16:ext w16:uri="{CE6994B0-6A32-4C9F-8C6B-6E91EDA988CE}">
        <cr:reactions xmlns:cr="http://schemas.microsoft.com/office/comments/2020/reactions">
          <cr:reaction reactionType="1">
            <cr:reactionInfo dateUtc="2025-08-13T15:31:43Z">
              <cr:user userId="S::ana.murta@dgav.pt::3317b90b-4b9b-432f-bf4f-3eac3d45e21b" userProvider="AD" userName="Ana Rita Tavares Murta"/>
            </cr:reactionInfo>
          </cr:reaction>
        </cr:reactions>
      </w16:ext>
    </w16cex:extLst>
  </w16cex:commentExtensible>
  <w16cex:commentExtensible w16cex:durableId="54367567" w16cex:dateUtc="2025-08-18T08:17:00Z"/>
  <w16cex:commentExtensible w16cex:durableId="18C9A848" w16cex:dateUtc="2025-07-17T11:08:00Z"/>
  <w16cex:commentExtensible w16cex:durableId="1A6B891F" w16cex:dateUtc="2025-10-24T14:49:00Z"/>
  <w16cex:commentExtensible w16cex:durableId="62FB40D6" w16cex:dateUtc="2025-10-24T14:50:00Z"/>
  <w16cex:commentExtensible w16cex:durableId="50E81931" w16cex:dateUtc="2025-08-21T13:36:00Z"/>
  <w16cex:commentExtensible w16cex:durableId="35D2DEA8" w16cex:dateUtc="2025-08-07T14:37:00Z"/>
  <w16cex:commentExtensible w16cex:durableId="2307FFB5" w16cex:dateUtc="2025-08-13T15:48:00Z"/>
  <w16cex:commentExtensible w16cex:durableId="24D900B2" w16cex:dateUtc="2025-10-24T14:55:00Z"/>
  <w16cex:commentExtensible w16cex:durableId="29B77945" w16cex:dateUtc="2025-08-13T15:47:00Z"/>
  <w16cex:commentExtensible w16cex:durableId="3AE9A393" w16cex:dateUtc="2025-08-13T15:37:00Z"/>
  <w16cex:commentExtensible w16cex:durableId="1C26F99C" w16cex:dateUtc="2025-10-24T14:56:00Z"/>
  <w16cex:commentExtensible w16cex:durableId="6C9BA646" w16cex:dateUtc="2025-08-14T13:59:00Z"/>
  <w16cex:commentExtensible w16cex:durableId="4809E034" w16cex:dateUtc="2025-08-13T15:48:00Z"/>
  <w16cex:commentExtensible w16cex:durableId="4CBF67DA" w16cex:dateUtc="2025-08-13T15:47:00Z"/>
  <w16cex:commentExtensible w16cex:durableId="23E9AE93" w16cex:dateUtc="2025-08-14T13:59:00Z"/>
  <w16cex:commentExtensible w16cex:durableId="1EC53B82" w16cex:dateUtc="2025-08-07T14:39:00Z"/>
  <w16cex:commentExtensible w16cex:durableId="6E1750A5" w16cex:dateUtc="2025-07-16T14:00:00Z"/>
  <w16cex:commentExtensible w16cex:durableId="22B63E9E" w16cex:dateUtc="2025-10-24T14:59:00Z"/>
  <w16cex:commentExtensible w16cex:durableId="699F838E" w16cex:dateUtc="2025-08-13T16:02:00Z"/>
  <w16cex:commentExtensible w16cex:durableId="701C081C" w16cex:dateUtc="2026-02-19T11:48:00Z"/>
  <w16cex:commentExtensible w16cex:durableId="02A6396D" w16cex:dateUtc="2025-07-18T10:41:00Z"/>
  <w16cex:commentExtensible w16cex:durableId="6981289C" w16cex:dateUtc="2025-07-16T11:35:00Z"/>
  <w16cex:commentExtensible w16cex:durableId="42F33986" w16cex:dateUtc="2025-07-17T17:07:00Z"/>
  <w16cex:commentExtensible w16cex:durableId="5955E981" w16cex:dateUtc="2025-07-18T16:59:00Z"/>
  <w16cex:commentExtensible w16cex:durableId="09511D54" w16cex:dateUtc="2025-08-14T14:03:00Z"/>
  <w16cex:commentExtensible w16cex:durableId="459993F8" w16cex:dateUtc="2025-08-07T10:39:00Z"/>
  <w16cex:commentExtensible w16cex:durableId="079D17CB" w16cex:dateUtc="2025-08-13T16:02:00Z"/>
  <w16cex:commentExtensible w16cex:durableId="070390A8" w16cex:dateUtc="2025-07-17T11:14:00Z"/>
  <w16cex:commentExtensible w16cex:durableId="304313B2" w16cex:dateUtc="2025-07-18T17:04:00Z"/>
  <w16cex:commentExtensible w16cex:durableId="4151539F" w16cex:dateUtc="2025-08-13T15:42:00Z"/>
  <w16cex:commentExtensible w16cex:durableId="5A0580D5" w16cex:dateUtc="2025-08-13T16:03:00Z"/>
  <w16cex:commentExtensible w16cex:durableId="5F045AB2" w16cex:dateUtc="2025-08-14T14:05:00Z"/>
  <w16cex:commentExtensible w16cex:durableId="4AE27E9F" w16cex:dateUtc="2025-10-28T10:16:00Z"/>
  <w16cex:commentExtensible w16cex:durableId="62275B5F" w16cex:dateUtc="2025-07-18T10:46:00Z"/>
  <w16cex:commentExtensible w16cex:durableId="658E885E" w16cex:dateUtc="2025-08-18T08:29:00Z"/>
  <w16cex:commentExtensible w16cex:durableId="7128D482" w16cex:dateUtc="2025-07-17T11:17:00Z"/>
  <w16cex:commentExtensible w16cex:durableId="76105C76" w16cex:dateUtc="2025-07-18T17:05:00Z"/>
  <w16cex:commentExtensible w16cex:durableId="0418F1C9" w16cex:dateUtc="2025-08-13T15:44:00Z"/>
  <w16cex:commentExtensible w16cex:durableId="1689AC2A" w16cex:dateUtc="2025-08-18T08:25:00Z"/>
  <w16cex:commentExtensible w16cex:durableId="4DB32450" w16cex:dateUtc="2025-08-13T15:46:00Z"/>
  <w16cex:commentExtensible w16cex:durableId="7B35D987" w16cex:dateUtc="2025-10-24T15:10:00Z"/>
  <w16cex:commentExtensible w16cex:durableId="582A27C5" w16cex:dateUtc="2025-10-29T10:58:00Z"/>
  <w16cex:commentExtensible w16cex:durableId="46C8562E" w16cex:dateUtc="2025-10-29T08:26:00Z"/>
  <w16cex:commentExtensible w16cex:durableId="5C667B2B" w16cex:dateUtc="2025-10-29T08:28:00Z"/>
  <w16cex:commentExtensible w16cex:durableId="1479CEEC" w16cex:dateUtc="2025-10-28T10:48:00Z"/>
  <w16cex:commentExtensible w16cex:durableId="7D040557" w16cex:dateUtc="2025-07-23T10:38:00Z"/>
  <w16cex:commentExtensible w16cex:durableId="441B69AD" w16cex:dateUtc="2025-08-13T15:47:00Z"/>
  <w16cex:commentExtensible w16cex:durableId="76580EF9" w16cex:dateUtc="2025-08-07T10:48:00Z"/>
  <w16cex:commentExtensible w16cex:durableId="71979B41" w16cex:dateUtc="2025-08-14T08:32:00Z"/>
  <w16cex:commentExtensible w16cex:durableId="04DB37D9" w16cex:dateUtc="2025-10-24T15:17:00Z"/>
  <w16cex:commentExtensible w16cex:durableId="52BA2783" w16cex:dateUtc="2025-07-18T10:52:00Z">
    <w16cex:extLst>
      <w16:ext w16:uri="{CE6994B0-6A32-4C9F-8C6B-6E91EDA988CE}">
        <cr:reactions xmlns:cr="http://schemas.microsoft.com/office/comments/2020/reactions">
          <cr:reaction reactionType="1">
            <cr:reactionInfo dateUtc="2025-08-13T15:48:24Z">
              <cr:user userId="S::ana.murta@dgav.pt::3317b90b-4b9b-432f-bf4f-3eac3d45e21b" userProvider="AD" userName="Ana Rita Tavares Murta"/>
            </cr:reactionInfo>
          </cr:reaction>
        </cr:reactions>
      </w16:ext>
    </w16cex:extLst>
  </w16cex:commentExtensible>
  <w16cex:commentExtensible w16cex:durableId="749E42ED" w16cex:dateUtc="2025-08-26T09:03:00Z"/>
  <w16cex:commentExtensible w16cex:durableId="0CD865D0" w16cex:dateUtc="2025-10-30T09:14:00Z"/>
  <w16cex:commentExtensible w16cex:durableId="025B91D3" w16cex:dateUtc="2025-10-30T11:01:00Z"/>
  <w16cex:commentExtensible w16cex:durableId="11E7165F" w16cex:dateUtc="2025-10-28T10:19:00Z"/>
  <w16cex:commentExtensible w16cex:durableId="7A6CEA7C" w16cex:dateUtc="2025-07-21T15:18:00Z"/>
  <w16cex:commentExtensible w16cex:durableId="0012E1B4" w16cex:dateUtc="2025-10-29T12:05:00Z"/>
  <w16cex:commentExtensible w16cex:durableId="65562290" w16cex:dateUtc="2025-10-28T14:39:00Z"/>
  <w16cex:commentExtensible w16cex:durableId="6AC7E89D" w16cex:dateUtc="2025-08-18T08:52:00Z"/>
  <w16cex:commentExtensible w16cex:durableId="6803C4ED" w16cex:dateUtc="2025-10-28T10:21:00Z"/>
  <w16cex:commentExtensible w16cex:durableId="4282C927" w16cex:dateUtc="2025-07-16T15:45:00Z"/>
  <w16cex:commentExtensible w16cex:durableId="1E3BE46A" w16cex:dateUtc="2025-10-30T11:03:00Z"/>
  <w16cex:commentExtensible w16cex:durableId="49D09764" w16cex:dateUtc="2025-10-28T10:53:00Z"/>
  <w16cex:commentExtensible w16cex:durableId="7EC50943" w16cex:dateUtc="2025-10-30T11:05:00Z"/>
  <w16cex:commentExtensible w16cex:durableId="65BDA64D" w16cex:dateUtc="2025-10-28T10:57:00Z"/>
  <w16cex:commentExtensible w16cex:durableId="0799C7B5" w16cex:dateUtc="2025-08-14T08:59:00Z"/>
  <w16cex:commentExtensible w16cex:durableId="746CEE42" w16cex:dateUtc="2025-07-16T16:16:00Z"/>
  <w16cex:commentExtensible w16cex:durableId="2D205A3F" w16cex:dateUtc="2025-07-21T15:26:00Z"/>
  <w16cex:commentExtensible w16cex:durableId="68CCFC8A" w16cex:dateUtc="2025-08-07T14:59:00Z"/>
  <w16cex:commentExtensible w16cex:durableId="2718F913" w16cex:dateUtc="2025-07-21T15:26:00Z"/>
  <w16cex:commentExtensible w16cex:durableId="674A9121" w16cex:dateUtc="2025-10-28T12:20:00Z"/>
  <w16cex:commentExtensible w16cex:durableId="6F643EA8" w16cex:dateUtc="2025-08-14T09:00:00Z"/>
  <w16cex:commentExtensible w16cex:durableId="74D5BE94" w16cex:dateUtc="2025-08-14T14:50:00Z"/>
  <w16cex:commentExtensible w16cex:durableId="077E504B" w16cex:dateUtc="2025-07-16T16:28:00Z"/>
  <w16cex:commentExtensible w16cex:durableId="4B5AC5BC" w16cex:dateUtc="2025-07-21T15:27:00Z"/>
  <w16cex:commentExtensible w16cex:durableId="642E720E" w16cex:dateUtc="2025-08-14T09:00:00Z"/>
  <w16cex:commentExtensible w16cex:durableId="551E90F1" w16cex:dateUtc="2025-08-07T15:02:00Z"/>
  <w16cex:commentExtensible w16cex:durableId="601C10AB" w16cex:dateUtc="2025-08-14T14:52:00Z"/>
  <w16cex:commentExtensible w16cex:durableId="3905F643" w16cex:dateUtc="2025-10-30T11:51:00Z"/>
  <w16cex:commentExtensible w16cex:durableId="51FA7A71" w16cex:dateUtc="2025-07-23T10:48:00Z"/>
  <w16cex:commentExtensible w16cex:durableId="58640684" w16cex:dateUtc="2025-08-14T14:52:00Z"/>
  <w16cex:commentExtensible w16cex:durableId="5150A05B" w16cex:dateUtc="2025-08-18T15:08:00Z"/>
  <w16cex:commentExtensible w16cex:durableId="6A48FD7B" w16cex:dateUtc="2025-07-23T10:50:00Z"/>
  <w16cex:commentExtensible w16cex:durableId="49621CF8" w16cex:dateUtc="2025-08-14T14:54:00Z"/>
  <w16cex:commentExtensible w16cex:durableId="5633F70F" w16cex:dateUtc="2025-08-14T14:54:00Z"/>
  <w16cex:commentExtensible w16cex:durableId="21FF78FD" w16cex:dateUtc="2025-08-18T15:09:00Z"/>
  <w16cex:commentExtensible w16cex:durableId="649EA54B" w16cex:dateUtc="2025-08-18T15:10:00Z"/>
  <w16cex:commentExtensible w16cex:durableId="2C784BF0" w16cex:dateUtc="2025-08-18T15:11:00Z"/>
  <w16cex:commentExtensible w16cex:durableId="0151246C" w16cex:dateUtc="2025-08-14T14:55:00Z"/>
  <w16cex:commentExtensible w16cex:durableId="3C4F39A9" w16cex:dateUtc="2025-08-18T15:13:00Z"/>
  <w16cex:commentExtensible w16cex:durableId="29361055" w16cex:dateUtc="2025-10-29T15:07:00Z"/>
  <w16cex:commentExtensible w16cex:durableId="744B8501" w16cex:dateUtc="2025-07-23T11:09:00Z"/>
  <w16cex:commentExtensible w16cex:durableId="2A28EECC" w16cex:dateUtc="2025-07-23T10:59:00Z"/>
  <w16cex:commentExtensible w16cex:durableId="65BA43BE" w16cex:dateUtc="2025-08-07T15:01:00Z"/>
  <w16cex:commentExtensible w16cex:durableId="2C7210EE" w16cex:dateUtc="2025-07-23T11:04:00Z"/>
  <w16cex:commentExtensible w16cex:durableId="04C881A8" w16cex:dateUtc="2025-07-21T08:35:00Z"/>
  <w16cex:commentExtensible w16cex:durableId="40CEECE1" w16cex:dateUtc="2025-10-28T12:19:00Z"/>
  <w16cex:commentExtensible w16cex:durableId="7F649F26" w16cex:dateUtc="2025-07-23T11:05:00Z"/>
  <w16cex:commentExtensible w16cex:durableId="09B2A114" w16cex:dateUtc="2025-07-28T08:36:00Z"/>
  <w16cex:commentExtensible w16cex:durableId="57A24550" w16cex:dateUtc="2025-08-18T15:19:00Z"/>
  <w16cex:commentExtensible w16cex:durableId="08AC8E41" w16cex:dateUtc="2025-08-14T14:57:00Z"/>
  <w16cex:commentExtensible w16cex:durableId="1FBD4443" w16cex:dateUtc="2025-07-21T15:31:00Z"/>
  <w16cex:commentExtensible w16cex:durableId="584926BE" w16cex:dateUtc="2025-08-07T15:02:00Z"/>
  <w16cex:commentExtensible w16cex:durableId="7976AFE9" w16cex:dateUtc="2025-09-11T11:20:00Z"/>
  <w16cex:commentExtensible w16cex:durableId="6D27A760" w16cex:dateUtc="2025-10-30T11:13:00Z"/>
  <w16cex:commentExtensible w16cex:durableId="1B727910" w16cex:dateUtc="2025-10-30T11:16:00Z"/>
  <w16cex:commentExtensible w16cex:durableId="71D84A23" w16cex:dateUtc="2025-08-07T15:12:00Z"/>
  <w16cex:commentExtensible w16cex:durableId="10F0874A" w16cex:dateUtc="2025-08-18T15:51:00Z"/>
  <w16cex:commentExtensible w16cex:durableId="238FC3E2" w16cex:dateUtc="2025-08-18T16:18:00Z"/>
  <w16cex:commentExtensible w16cex:durableId="79864468" w16cex:dateUtc="2025-10-24T15:33:00Z"/>
  <w16cex:commentExtensible w16cex:durableId="234287A0" w16cex:dateUtc="2025-08-07T15:15:00Z"/>
  <w16cex:commentExtensible w16cex:durableId="4161840B" w16cex:dateUtc="2025-08-18T15:57:00Z"/>
  <w16cex:commentExtensible w16cex:durableId="350D79F6" w16cex:dateUtc="2025-08-14T14:39:00Z"/>
  <w16cex:commentExtensible w16cex:durableId="6D50477D" w16cex:dateUtc="2025-08-07T15:05:00Z"/>
  <w16cex:commentExtensible w16cex:durableId="3B550E5D" w16cex:dateUtc="2025-08-19T14:55:00Z"/>
  <w16cex:commentExtensible w16cex:durableId="10436806" w16cex:dateUtc="2025-07-21T09:15:00Z"/>
  <w16cex:commentExtensible w16cex:durableId="7349B760" w16cex:dateUtc="2025-08-07T15:31:00Z"/>
  <w16cex:commentExtensible w16cex:durableId="18FD2413" w16cex:dateUtc="2025-10-21T17:08:00Z"/>
  <w16cex:commentExtensible w16cex:durableId="03BD9245" w16cex:dateUtc="2025-09-25T10:11:00Z"/>
  <w16cex:commentExtensible w16cex:durableId="00490F42" w16cex:dateUtc="2025-10-30T11:28:00Z"/>
  <w16cex:commentExtensible w16cex:durableId="34363852" w16cex:dateUtc="2025-10-30T11:28:00Z"/>
  <w16cex:commentExtensible w16cex:durableId="2EFC44FC" w16cex:dateUtc="2025-10-30T11:32:00Z"/>
  <w16cex:commentExtensible w16cex:durableId="10864BA4" w16cex:dateUtc="2025-10-21T17:21:00Z"/>
  <w16cex:commentExtensible w16cex:durableId="6BC7AF34" w16cex:dateUtc="2025-10-22T14:47:00Z"/>
  <w16cex:commentExtensible w16cex:durableId="0255A6BC" w16cex:dateUtc="2025-10-30T11:53:00Z"/>
  <w16cex:commentExtensible w16cex:durableId="1A243F03" w16cex:dateUtc="2025-10-22T15:12:00Z"/>
  <w16cex:commentExtensible w16cex:durableId="69F0E611" w16cex:dateUtc="2025-10-30T11:41:00Z"/>
  <w16cex:commentExtensible w16cex:durableId="04BF7A2B" w16cex:dateUtc="2025-10-28T12:26:00Z"/>
  <w16cex:commentExtensible w16cex:durableId="7D83F7F3" w16cex:dateUtc="2025-10-22T15:01:00Z"/>
  <w16cex:commentExtensible w16cex:durableId="4AF4A05B" w16cex:dateUtc="2025-10-28T12:28:00Z"/>
  <w16cex:commentExtensible w16cex:durableId="0EFD7823" w16cex:dateUtc="2025-10-30T11:57:00Z"/>
  <w16cex:commentExtensible w16cex:durableId="115C1246" w16cex:dateUtc="2025-09-25T11:33:00Z"/>
  <w16cex:commentExtensible w16cex:durableId="31C8F7AF" w16cex:dateUtc="2025-10-24T09:43:00Z"/>
  <w16cex:commentExtensible w16cex:durableId="02BC1D36" w16cex:dateUtc="2025-08-07T16:16:00Z"/>
  <w16cex:commentExtensible w16cex:durableId="4E02B893" w16cex:dateUtc="2025-10-07T09:54:00Z"/>
  <w16cex:commentExtensible w16cex:durableId="35D44F90" w16cex:dateUtc="2025-07-21T16:03:00Z"/>
  <w16cex:commentExtensible w16cex:durableId="3291A2A6" w16cex:dateUtc="2025-07-24T13:54:00Z"/>
  <w16cex:commentExtensible w16cex:durableId="7711DD6A" w16cex:dateUtc="2025-10-24T08:38:00Z"/>
  <w16cex:commentExtensible w16cex:durableId="30BC81B6" w16cex:dateUtc="2025-10-27T11:07:00Z"/>
  <w16cex:commentExtensible w16cex:durableId="3A90EE4D" w16cex:dateUtc="2025-07-21T16:27:00Z"/>
  <w16cex:commentExtensible w16cex:durableId="0ACBADBB" w16cex:dateUtc="2025-10-27T11:35:00Z"/>
  <w16cex:commentExtensible w16cex:durableId="68D817C9" w16cex:dateUtc="2025-10-27T11:35:00Z"/>
  <w16cex:commentExtensible w16cex:durableId="7D2C91E3" w16cex:dateUtc="2025-10-09T10:08:00Z"/>
  <w16cex:commentExtensible w16cex:durableId="5BDC9676" w16cex:dateUtc="2025-10-09T10:07:00Z"/>
  <w16cex:commentExtensible w16cex:durableId="05F2DC4F" w16cex:dateUtc="2025-10-09T10:26:00Z"/>
  <w16cex:commentExtensible w16cex:durableId="7C517B5C" w16cex:dateUtc="2025-07-21T16:38:00Z"/>
  <w16cex:commentExtensible w16cex:durableId="1151F604" w16cex:dateUtc="2025-07-24T15:19:00Z"/>
  <w16cex:commentExtensible w16cex:durableId="054549D7" w16cex:dateUtc="2025-10-09T10:37:00Z"/>
  <w16cex:commentExtensible w16cex:durableId="239A442C" w16cex:dateUtc="2025-07-21T16:43:00Z"/>
  <w16cex:commentExtensible w16cex:durableId="0045DDF2" w16cex:dateUtc="2025-10-09T11:10:00Z"/>
  <w16cex:commentExtensible w16cex:durableId="4C146E78" w16cex:dateUtc="2025-10-27T11:54:00Z"/>
  <w16cex:commentExtensible w16cex:durableId="3A20C8C2" w16cex:dateUtc="2025-08-07T16:53:00Z"/>
  <w16cex:commentExtensible w16cex:durableId="7DCD9E28" w16cex:dateUtc="2025-07-25T09:41:00Z"/>
  <w16cex:commentExtensible w16cex:durableId="3010738E" w16cex:dateUtc="2025-10-30T12:54:00Z"/>
  <w16cex:commentExtensible w16cex:durableId="7DB2CD94" w16cex:dateUtc="2025-10-30T13:01:00Z"/>
  <w16cex:commentExtensible w16cex:durableId="590E57F5" w16cex:dateUtc="2025-10-30T13:07:00Z"/>
  <w16cex:commentExtensible w16cex:durableId="2407A330" w16cex:dateUtc="2025-08-07T16:53:00Z"/>
  <w16cex:commentExtensible w16cex:durableId="3E236E70" w16cex:dateUtc="2025-08-14T16:28:00Z"/>
  <w16cex:commentExtensible w16cex:durableId="0419666E" w16cex:dateUtc="2025-08-14T16:28:00Z"/>
  <w16cex:commentExtensible w16cex:durableId="221E187F" w16cex:dateUtc="2025-07-25T09:58:00Z"/>
  <w16cex:commentExtensible w16cex:durableId="58CD3023" w16cex:dateUtc="2025-08-07T16:56:00Z"/>
  <w16cex:commentExtensible w16cex:durableId="52757C86" w16cex:dateUtc="2025-10-20T10:44:00Z"/>
  <w16cex:commentExtensible w16cex:durableId="57D2B8BC" w16cex:dateUtc="2025-08-07T16:23:00Z"/>
  <w16cex:commentExtensible w16cex:durableId="05CDFE52" w16cex:dateUtc="2025-10-20T10:51:00Z"/>
  <w16cex:commentExtensible w16cex:durableId="21F8C19C" w16cex:dateUtc="2025-08-07T16:19:00Z"/>
  <w16cex:commentExtensible w16cex:durableId="448CF51C" w16cex:dateUtc="2025-07-25T10:09:00Z"/>
  <w16cex:commentExtensible w16cex:durableId="5B7DE4FF" w16cex:dateUtc="2025-10-28T12:40:00Z"/>
  <w16cex:commentExtensible w16cex:durableId="7FCC49CE" w16cex:dateUtc="2025-10-28T12:45:00Z"/>
  <w16cex:commentExtensible w16cex:durableId="750BDD7E" w16cex:dateUtc="2025-10-28T12:39:00Z"/>
  <w16cex:commentExtensible w16cex:durableId="1768DF89" w16cex:dateUtc="2025-07-21T17:01:00Z"/>
  <w16cex:commentExtensible w16cex:durableId="6AAD4D47" w16cex:dateUtc="2025-08-19T15:37:00Z"/>
  <w16cex:commentExtensible w16cex:durableId="331DD296" w16cex:dateUtc="2025-07-25T10:43:00Z"/>
  <w16cex:commentExtensible w16cex:durableId="0AED7184" w16cex:dateUtc="2025-07-25T10:44:00Z"/>
  <w16cex:commentExtensible w16cex:durableId="6C0423A0" w16cex:dateUtc="2025-08-14T17:08:00Z"/>
  <w16cex:commentExtensible w16cex:durableId="3362FB56" w16cex:dateUtc="2025-07-25T10:46:00Z">
    <w16cex:extLst>
      <w16:ext w16:uri="{CE6994B0-6A32-4C9F-8C6B-6E91EDA988CE}">
        <cr:reactions xmlns:cr="http://schemas.microsoft.com/office/comments/2020/reactions">
          <cr:reaction reactionType="1">
            <cr:reactionInfo dateUtc="2025-08-18T15:41:05Z">
              <cr:user userId="S::ana.murta@dgav.pt::3317b90b-4b9b-432f-bf4f-3eac3d45e21b" userProvider="AD" userName="Ana Rita Tavares Murta"/>
            </cr:reactionInfo>
          </cr:reaction>
        </cr:reactions>
      </w16:ext>
    </w16cex:extLst>
  </w16cex:commentExtensible>
  <w16cex:commentExtensible w16cex:durableId="1932A8CF" w16cex:dateUtc="2025-08-19T15:42:00Z"/>
  <w16cex:commentExtensible w16cex:durableId="08425588" w16cex:dateUtc="2025-07-25T10:55:00Z"/>
  <w16cex:commentExtensible w16cex:durableId="3A96A7D8" w16cex:dateUtc="2025-07-28T08:35:00Z"/>
  <w16cex:commentExtensible w16cex:durableId="4EC733EF" w16cex:dateUtc="2025-08-14T10:52:00Z"/>
  <w16cex:commentExtensible w16cex:durableId="2F46A45A" w16cex:dateUtc="2025-07-25T11:07:00Z"/>
  <w16cex:commentExtensible w16cex:durableId="0B2232D5" w16cex:dateUtc="2025-08-08T11:02:00Z"/>
  <w16cex:commentExtensible w16cex:durableId="18D94878" w16cex:dateUtc="2025-08-14T17:14:00Z"/>
  <w16cex:commentExtensible w16cex:durableId="40E36FDA" w16cex:dateUtc="2025-08-08T11:06:00Z"/>
  <w16cex:commentExtensible w16cex:durableId="2B4D92E8" w16cex:dateUtc="2025-07-28T07:13:00Z"/>
  <w16cex:commentExtensible w16cex:durableId="533AAE04" w16cex:dateUtc="2025-08-08T11:11:00Z"/>
  <w16cex:commentExtensible w16cex:durableId="4218998F" w16cex:dateUtc="2025-07-21T17:04:00Z"/>
  <w16cex:commentExtensible w16cex:durableId="2B77457A" w16cex:dateUtc="2025-07-28T07:19:00Z">
    <w16cex:extLst>
      <w16:ext w16:uri="{CE6994B0-6A32-4C9F-8C6B-6E91EDA988CE}">
        <cr:reactions xmlns:cr="http://schemas.microsoft.com/office/comments/2020/reactions">
          <cr:reaction reactionType="1">
            <cr:reactionInfo dateUtc="2025-08-18T15:59:16Z">
              <cr:user userId="S::ana.murta@dgav.pt::3317b90b-4b9b-432f-bf4f-3eac3d45e21b" userProvider="AD" userName="Ana Rita Tavares Murta"/>
            </cr:reactionInfo>
          </cr:reaction>
        </cr:reactions>
      </w16:ext>
    </w16cex:extLst>
  </w16cex:commentExtensible>
  <w16cex:commentExtensible w16cex:durableId="65576544" w16cex:dateUtc="2025-08-14T11:46:00Z"/>
  <w16cex:commentExtensible w16cex:durableId="481F1884" w16cex:dateUtc="2025-08-14T11:53:00Z">
    <w16cex:extLst>
      <w16:ext w16:uri="{CE6994B0-6A32-4C9F-8C6B-6E91EDA988CE}">
        <cr:reactions xmlns:cr="http://schemas.microsoft.com/office/comments/2020/reactions">
          <cr:reaction reactionType="1">
            <cr:reactionInfo dateUtc="2025-08-18T08:52:34Z">
              <cr:user userId="S::ana.murta@dgav.pt::3317b90b-4b9b-432f-bf4f-3eac3d45e21b" userProvider="AD" userName="Ana Rita Tavares Murta"/>
            </cr:reactionInfo>
          </cr:reaction>
        </cr:reactions>
      </w16:ext>
    </w16cex:extLst>
  </w16cex:commentExtensible>
  <w16cex:commentExtensible w16cex:durableId="0DA9E83D" w16cex:dateUtc="2025-08-14T15:07:00Z">
    <w16cex:extLst>
      <w16:ext w16:uri="{CE6994B0-6A32-4C9F-8C6B-6E91EDA988CE}">
        <cr:reactions xmlns:cr="http://schemas.microsoft.com/office/comments/2020/reactions">
          <cr:reaction reactionType="1">
            <cr:reactionInfo dateUtc="2025-08-20T08:47:55Z">
              <cr:user userId="S::ana.murta@dgav.pt::3317b90b-4b9b-432f-bf4f-3eac3d45e21b" userProvider="AD" userName="Ana Rita Tavares Murta"/>
            </cr:reactionInfo>
          </cr:reaction>
        </cr:reactions>
      </w16:ext>
    </w16cex:extLst>
  </w16cex:commentExtensible>
  <w16cex:commentExtensible w16cex:durableId="048C98DE" w16cex:dateUtc="2025-08-20T08:49:00Z"/>
  <w16cex:commentExtensible w16cex:durableId="66CA3315" w16cex:dateUtc="2025-07-28T07:23:00Z"/>
  <w16cex:commentExtensible w16cex:durableId="2B111588" w16cex:dateUtc="2025-08-26T09:39:00Z"/>
  <w16cex:commentExtensible w16cex:durableId="6A332DD5" w16cex:dateUtc="2025-08-08T11:19:00Z"/>
  <w16cex:commentExtensible w16cex:durableId="7A4788BF" w16cex:dateUtc="2025-08-19T15:54:00Z"/>
  <w16cex:commentExtensible w16cex:durableId="06F0BFEE" w16cex:dateUtc="2025-08-19T15:54:00Z"/>
  <w16cex:commentExtensible w16cex:durableId="5CCC2C8C" w16cex:dateUtc="2025-08-08T11:25:00Z"/>
  <w16cex:commentExtensible w16cex:durableId="2830EC76" w16cex:dateUtc="2025-07-28T08:12:00Z">
    <w16cex:extLst>
      <w16:ext w16:uri="{CE6994B0-6A32-4C9F-8C6B-6E91EDA988CE}">
        <cr:reactions xmlns:cr="http://schemas.microsoft.com/office/comments/2020/reactions">
          <cr:reaction reactionType="1">
            <cr:reactionInfo dateUtc="2025-08-20T08:55:30Z">
              <cr:user userId="S::ana.murta@dgav.pt::3317b90b-4b9b-432f-bf4f-3eac3d45e21b" userProvider="AD" userName="Ana Rita Tavares Murta"/>
            </cr:reactionInfo>
          </cr:reaction>
        </cr:reactions>
      </w16:ext>
    </w16cex:extLst>
  </w16cex:commentExtensible>
  <w16cex:commentExtensible w16cex:durableId="28F83694" w16cex:dateUtc="2025-07-28T08:29:00Z"/>
  <w16cex:commentExtensible w16cex:durableId="5099C944" w16cex:dateUtc="2025-08-08T11:35:00Z"/>
  <w16cex:commentExtensible w16cex:durableId="77AE495D" w16cex:dateUtc="2025-08-07T17:28:00Z"/>
  <w16cex:commentExtensible w16cex:durableId="2224F1DE" w16cex:dateUtc="2025-08-08T11:37:00Z"/>
  <w16cex:commentExtensible w16cex:durableId="707D8C8E" w16cex:dateUtc="2025-07-28T08: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4090F8D" w16cid:durableId="72CFB1DB"/>
  <w16cid:commentId w16cid:paraId="080F6060" w16cid:durableId="5F197E70"/>
  <w16cid:commentId w16cid:paraId="3D53C34B" w16cid:durableId="687DB7C4"/>
  <w16cid:commentId w16cid:paraId="0146E38B" w16cid:durableId="3987B367"/>
  <w16cid:commentId w16cid:paraId="3BD52153" w16cid:durableId="5879A6E2"/>
  <w16cid:commentId w16cid:paraId="4F4D96CF" w16cid:durableId="42E474DA"/>
  <w16cid:commentId w16cid:paraId="6B70E325" w16cid:durableId="36887A10"/>
  <w16cid:commentId w16cid:paraId="2FC4B9D7" w16cid:durableId="40D1A497"/>
  <w16cid:commentId w16cid:paraId="0A59CD9A" w16cid:durableId="6A094B7D"/>
  <w16cid:commentId w16cid:paraId="0918D4E7" w16cid:durableId="65D5210B"/>
  <w16cid:commentId w16cid:paraId="21584130" w16cid:durableId="04CC89DE"/>
  <w16cid:commentId w16cid:paraId="2DBF2D32" w16cid:durableId="4C9C7955"/>
  <w16cid:commentId w16cid:paraId="7ECECB6F" w16cid:durableId="5B32493E"/>
  <w16cid:commentId w16cid:paraId="609423DB" w16cid:durableId="2E4D5220"/>
  <w16cid:commentId w16cid:paraId="2BE66238" w16cid:durableId="76E781BE"/>
  <w16cid:commentId w16cid:paraId="2A304BA8" w16cid:durableId="00BA846B"/>
  <w16cid:commentId w16cid:paraId="718A7EBE" w16cid:durableId="5E79B283"/>
  <w16cid:commentId w16cid:paraId="7BA243BC" w16cid:durableId="0B3241B3"/>
  <w16cid:commentId w16cid:paraId="03CFF222" w16cid:durableId="447DD43B"/>
  <w16cid:commentId w16cid:paraId="590CF171" w16cid:durableId="613264CB"/>
  <w16cid:commentId w16cid:paraId="6D570709" w16cid:durableId="3ACEE519"/>
  <w16cid:commentId w16cid:paraId="4A2D38EB" w16cid:durableId="29F552E2"/>
  <w16cid:commentId w16cid:paraId="1BFA6EF2" w16cid:durableId="2AB99B13"/>
  <w16cid:commentId w16cid:paraId="7CE14760" w16cid:durableId="08DD92C1"/>
  <w16cid:commentId w16cid:paraId="22A98604" w16cid:durableId="72148786"/>
  <w16cid:commentId w16cid:paraId="402D708E" w16cid:durableId="72B16782"/>
  <w16cid:commentId w16cid:paraId="02FFF59F" w16cid:durableId="5813B4E4"/>
  <w16cid:commentId w16cid:paraId="2E9B9AD6" w16cid:durableId="126EA563"/>
  <w16cid:commentId w16cid:paraId="27C289B9" w16cid:durableId="7C5E386E"/>
  <w16cid:commentId w16cid:paraId="5E6BF1D5" w16cid:durableId="263119DD"/>
  <w16cid:commentId w16cid:paraId="77A02949" w16cid:durableId="7F44804A"/>
  <w16cid:commentId w16cid:paraId="6E622E37" w16cid:durableId="25437CD2"/>
  <w16cid:commentId w16cid:paraId="44DFDAE4" w16cid:durableId="2FB8EFF6"/>
  <w16cid:commentId w16cid:paraId="62F9B75B" w16cid:durableId="670EB64F"/>
  <w16cid:commentId w16cid:paraId="20FC1A71" w16cid:durableId="0F269CCD"/>
  <w16cid:commentId w16cid:paraId="4915AE0E" w16cid:durableId="43E5DE99"/>
  <w16cid:commentId w16cid:paraId="5FC33092" w16cid:durableId="1BA474EC"/>
  <w16cid:commentId w16cid:paraId="3E58FE98" w16cid:durableId="7F7CCDE9"/>
  <w16cid:commentId w16cid:paraId="06F0A68B" w16cid:durableId="45AF0238"/>
  <w16cid:commentId w16cid:paraId="5A4D9CF1" w16cid:durableId="499C57E9"/>
  <w16cid:commentId w16cid:paraId="183650BB" w16cid:durableId="7BFFFE19"/>
  <w16cid:commentId w16cid:paraId="44782452" w16cid:durableId="2383CAE8"/>
  <w16cid:commentId w16cid:paraId="228B9F67" w16cid:durableId="2FBEDA1D"/>
  <w16cid:commentId w16cid:paraId="7D046C8A" w16cid:durableId="5B8B37D7"/>
  <w16cid:commentId w16cid:paraId="45E4120F" w16cid:durableId="175953BD"/>
  <w16cid:commentId w16cid:paraId="638022B2" w16cid:durableId="6982B3FE"/>
  <w16cid:commentId w16cid:paraId="23006811" w16cid:durableId="64B13780"/>
  <w16cid:commentId w16cid:paraId="1FCC5E16" w16cid:durableId="54367567"/>
  <w16cid:commentId w16cid:paraId="104CB492" w16cid:durableId="18C9A848"/>
  <w16cid:commentId w16cid:paraId="62FE90E0" w16cid:durableId="1A6B891F"/>
  <w16cid:commentId w16cid:paraId="033FD798" w16cid:durableId="62FB40D6"/>
  <w16cid:commentId w16cid:paraId="0324886B" w16cid:durableId="50E81931"/>
  <w16cid:commentId w16cid:paraId="7A357BD6" w16cid:durableId="35D2DEA8"/>
  <w16cid:commentId w16cid:paraId="443DB80D" w16cid:durableId="2307FFB5"/>
  <w16cid:commentId w16cid:paraId="176DFDDC" w16cid:durableId="24D900B2"/>
  <w16cid:commentId w16cid:paraId="766B596A" w16cid:durableId="29B77945"/>
  <w16cid:commentId w16cid:paraId="1A5D67B6" w16cid:durableId="3AE9A393"/>
  <w16cid:commentId w16cid:paraId="2D4CC4BC" w16cid:durableId="1C26F99C"/>
  <w16cid:commentId w16cid:paraId="1A263CB0" w16cid:durableId="6C9BA646"/>
  <w16cid:commentId w16cid:paraId="64019FF2" w16cid:durableId="4809E034"/>
  <w16cid:commentId w16cid:paraId="502EE0B5" w16cid:durableId="4CBF67DA"/>
  <w16cid:commentId w16cid:paraId="1A1FF31F" w16cid:durableId="23E9AE93"/>
  <w16cid:commentId w16cid:paraId="762BCC3B" w16cid:durableId="1EC53B82"/>
  <w16cid:commentId w16cid:paraId="58140491" w16cid:durableId="6E1750A5"/>
  <w16cid:commentId w16cid:paraId="1FE63873" w16cid:durableId="22B63E9E"/>
  <w16cid:commentId w16cid:paraId="4553C7DF" w16cid:durableId="699F838E"/>
  <w16cid:commentId w16cid:paraId="3029B862" w16cid:durableId="701C081C"/>
  <w16cid:commentId w16cid:paraId="7D8D5298" w16cid:durableId="02A6396D"/>
  <w16cid:commentId w16cid:paraId="6B208BA7" w16cid:durableId="6981289C"/>
  <w16cid:commentId w16cid:paraId="13DCD4A6" w16cid:durableId="42F33986"/>
  <w16cid:commentId w16cid:paraId="29AC68E2" w16cid:durableId="5955E981"/>
  <w16cid:commentId w16cid:paraId="65190573" w16cid:durableId="09511D54"/>
  <w16cid:commentId w16cid:paraId="387EC69B" w16cid:durableId="459993F8"/>
  <w16cid:commentId w16cid:paraId="5F6B83DA" w16cid:durableId="079D17CB"/>
  <w16cid:commentId w16cid:paraId="23B3A0AD" w16cid:durableId="070390A8"/>
  <w16cid:commentId w16cid:paraId="5703CFEB" w16cid:durableId="304313B2"/>
  <w16cid:commentId w16cid:paraId="502E9F09" w16cid:durableId="4151539F"/>
  <w16cid:commentId w16cid:paraId="560812A1" w16cid:durableId="5A0580D5"/>
  <w16cid:commentId w16cid:paraId="7C193278" w16cid:durableId="5F045AB2"/>
  <w16cid:commentId w16cid:paraId="438696B8" w16cid:durableId="4AE27E9F"/>
  <w16cid:commentId w16cid:paraId="0EDB86AC" w16cid:durableId="62275B5F"/>
  <w16cid:commentId w16cid:paraId="41301E0A" w16cid:durableId="658E885E"/>
  <w16cid:commentId w16cid:paraId="399CFE1C" w16cid:durableId="7128D482"/>
  <w16cid:commentId w16cid:paraId="495D4F14" w16cid:durableId="76105C76"/>
  <w16cid:commentId w16cid:paraId="4F5B1D45" w16cid:durableId="0418F1C9"/>
  <w16cid:commentId w16cid:paraId="4DE8A70E" w16cid:durableId="1689AC2A"/>
  <w16cid:commentId w16cid:paraId="71E43868" w16cid:durableId="4DB32450"/>
  <w16cid:commentId w16cid:paraId="7F35F8DB" w16cid:durableId="7B35D987"/>
  <w16cid:commentId w16cid:paraId="1DAB3770" w16cid:durableId="582A27C5"/>
  <w16cid:commentId w16cid:paraId="07C17866" w16cid:durableId="46C8562E"/>
  <w16cid:commentId w16cid:paraId="5680FE3A" w16cid:durableId="5C667B2B"/>
  <w16cid:commentId w16cid:paraId="5198C8BA" w16cid:durableId="1479CEEC"/>
  <w16cid:commentId w16cid:paraId="53994D3A" w16cid:durableId="7D040557"/>
  <w16cid:commentId w16cid:paraId="08B1D0CF" w16cid:durableId="441B69AD"/>
  <w16cid:commentId w16cid:paraId="51D8D1E8" w16cid:durableId="76580EF9"/>
  <w16cid:commentId w16cid:paraId="7112CBEE" w16cid:durableId="71979B41"/>
  <w16cid:commentId w16cid:paraId="53D52DEB" w16cid:durableId="04DB37D9"/>
  <w16cid:commentId w16cid:paraId="5CF10365" w16cid:durableId="52BA2783"/>
  <w16cid:commentId w16cid:paraId="20ABFE3C" w16cid:durableId="749E42ED"/>
  <w16cid:commentId w16cid:paraId="2A332DFB" w16cid:durableId="0CD865D0"/>
  <w16cid:commentId w16cid:paraId="1A92E57E" w16cid:durableId="025B91D3"/>
  <w16cid:commentId w16cid:paraId="070E1354" w16cid:durableId="11E7165F"/>
  <w16cid:commentId w16cid:paraId="68D6CFF8" w16cid:durableId="7A6CEA7C"/>
  <w16cid:commentId w16cid:paraId="3474E653" w16cid:durableId="0012E1B4"/>
  <w16cid:commentId w16cid:paraId="0F1BE435" w16cid:durableId="65562290"/>
  <w16cid:commentId w16cid:paraId="3A467632" w16cid:durableId="6AC7E89D"/>
  <w16cid:commentId w16cid:paraId="33D0A5A1" w16cid:durableId="6803C4ED"/>
  <w16cid:commentId w16cid:paraId="4812B3AB" w16cid:durableId="4282C927"/>
  <w16cid:commentId w16cid:paraId="1F7E864F" w16cid:durableId="1E3BE46A"/>
  <w16cid:commentId w16cid:paraId="16B7F8F2" w16cid:durableId="49D09764"/>
  <w16cid:commentId w16cid:paraId="0AE182FD" w16cid:durableId="7EC50943"/>
  <w16cid:commentId w16cid:paraId="4AAFBB43" w16cid:durableId="65BDA64D"/>
  <w16cid:commentId w16cid:paraId="22ACDFD1" w16cid:durableId="0799C7B5"/>
  <w16cid:commentId w16cid:paraId="0AC2E0BD" w16cid:durableId="746CEE42"/>
  <w16cid:commentId w16cid:paraId="781B6D68" w16cid:durableId="2D205A3F"/>
  <w16cid:commentId w16cid:paraId="0D062713" w16cid:durableId="68CCFC8A"/>
  <w16cid:commentId w16cid:paraId="7C64FC24" w16cid:durableId="2718F913"/>
  <w16cid:commentId w16cid:paraId="709C2576" w16cid:durableId="674A9121"/>
  <w16cid:commentId w16cid:paraId="74F05158" w16cid:durableId="6F643EA8"/>
  <w16cid:commentId w16cid:paraId="024C9E0C" w16cid:durableId="74D5BE94"/>
  <w16cid:commentId w16cid:paraId="1856F4DC" w16cid:durableId="077E504B"/>
  <w16cid:commentId w16cid:paraId="1A174E1B" w16cid:durableId="4B5AC5BC"/>
  <w16cid:commentId w16cid:paraId="27CB2488" w16cid:durableId="642E720E"/>
  <w16cid:commentId w16cid:paraId="70EFE5BE" w16cid:durableId="551E90F1"/>
  <w16cid:commentId w16cid:paraId="4FCF63F8" w16cid:durableId="601C10AB"/>
  <w16cid:commentId w16cid:paraId="32A6DC54" w16cid:durableId="3905F643"/>
  <w16cid:commentId w16cid:paraId="385CAC42" w16cid:durableId="51FA7A71"/>
  <w16cid:commentId w16cid:paraId="64716D92" w16cid:durableId="58640684"/>
  <w16cid:commentId w16cid:paraId="4EF242BA" w16cid:durableId="5150A05B"/>
  <w16cid:commentId w16cid:paraId="54B4EEC5" w16cid:durableId="6A48FD7B"/>
  <w16cid:commentId w16cid:paraId="07F25F91" w16cid:durableId="49621CF8"/>
  <w16cid:commentId w16cid:paraId="456028EF" w16cid:durableId="5633F70F"/>
  <w16cid:commentId w16cid:paraId="4E5E3B4C" w16cid:durableId="21FF78FD"/>
  <w16cid:commentId w16cid:paraId="4115E8B4" w16cid:durableId="649EA54B"/>
  <w16cid:commentId w16cid:paraId="5ABD0999" w16cid:durableId="2C784BF0"/>
  <w16cid:commentId w16cid:paraId="48A40AC1" w16cid:durableId="0151246C"/>
  <w16cid:commentId w16cid:paraId="4ADA34F7" w16cid:durableId="3C4F39A9"/>
  <w16cid:commentId w16cid:paraId="694A7481" w16cid:durableId="29361055"/>
  <w16cid:commentId w16cid:paraId="6866A5D3" w16cid:durableId="744B8501"/>
  <w16cid:commentId w16cid:paraId="6B837443" w16cid:durableId="2A28EECC"/>
  <w16cid:commentId w16cid:paraId="4E428273" w16cid:durableId="65BA43BE"/>
  <w16cid:commentId w16cid:paraId="0BD26686" w16cid:durableId="2C7210EE"/>
  <w16cid:commentId w16cid:paraId="5AFAB625" w16cid:durableId="04C881A8"/>
  <w16cid:commentId w16cid:paraId="4DC72209" w16cid:durableId="40CEECE1"/>
  <w16cid:commentId w16cid:paraId="343BC935" w16cid:durableId="7F649F26"/>
  <w16cid:commentId w16cid:paraId="3064188A" w16cid:durableId="09B2A114"/>
  <w16cid:commentId w16cid:paraId="14855354" w16cid:durableId="57A24550"/>
  <w16cid:commentId w16cid:paraId="61B3B675" w16cid:durableId="08AC8E41"/>
  <w16cid:commentId w16cid:paraId="63860D05" w16cid:durableId="1FBD4443"/>
  <w16cid:commentId w16cid:paraId="77448782" w16cid:durableId="584926BE"/>
  <w16cid:commentId w16cid:paraId="587D80D7" w16cid:durableId="7976AFE9"/>
  <w16cid:commentId w16cid:paraId="67606221" w16cid:durableId="6D27A760"/>
  <w16cid:commentId w16cid:paraId="3995F38E" w16cid:durableId="1B727910"/>
  <w16cid:commentId w16cid:paraId="48E44339" w16cid:durableId="71D84A23"/>
  <w16cid:commentId w16cid:paraId="5386FECB" w16cid:durableId="10F0874A"/>
  <w16cid:commentId w16cid:paraId="23680380" w16cid:durableId="238FC3E2"/>
  <w16cid:commentId w16cid:paraId="39E6C10A" w16cid:durableId="79864468"/>
  <w16cid:commentId w16cid:paraId="20EC6801" w16cid:durableId="234287A0"/>
  <w16cid:commentId w16cid:paraId="7BE9FA80" w16cid:durableId="4161840B"/>
  <w16cid:commentId w16cid:paraId="097E8375" w16cid:durableId="350D79F6"/>
  <w16cid:commentId w16cid:paraId="7EA13EC7" w16cid:durableId="6D50477D"/>
  <w16cid:commentId w16cid:paraId="0DFA1C3C" w16cid:durableId="3B550E5D"/>
  <w16cid:commentId w16cid:paraId="48AAB254" w16cid:durableId="10436806"/>
  <w16cid:commentId w16cid:paraId="2582CAE9" w16cid:durableId="7349B760"/>
  <w16cid:commentId w16cid:paraId="174AE6B0" w16cid:durableId="18FD2413"/>
  <w16cid:commentId w16cid:paraId="2F8098F3" w16cid:durableId="03BD9245"/>
  <w16cid:commentId w16cid:paraId="19721EE2" w16cid:durableId="00490F42"/>
  <w16cid:commentId w16cid:paraId="64941520" w16cid:durableId="34363852"/>
  <w16cid:commentId w16cid:paraId="598787A8" w16cid:durableId="2EFC44FC"/>
  <w16cid:commentId w16cid:paraId="4D0A4E97" w16cid:durableId="10864BA4"/>
  <w16cid:commentId w16cid:paraId="3AC84460" w16cid:durableId="6BC7AF34"/>
  <w16cid:commentId w16cid:paraId="054ADBF5" w16cid:durableId="0255A6BC"/>
  <w16cid:commentId w16cid:paraId="286E2654" w16cid:durableId="1A243F03"/>
  <w16cid:commentId w16cid:paraId="6D538412" w16cid:durableId="69F0E611"/>
  <w16cid:commentId w16cid:paraId="7EE18AD2" w16cid:durableId="04BF7A2B"/>
  <w16cid:commentId w16cid:paraId="29CE2A54" w16cid:durableId="7D83F7F3"/>
  <w16cid:commentId w16cid:paraId="180DB4FC" w16cid:durableId="4AF4A05B"/>
  <w16cid:commentId w16cid:paraId="7DB3324C" w16cid:durableId="0EFD7823"/>
  <w16cid:commentId w16cid:paraId="08996510" w16cid:durableId="115C1246"/>
  <w16cid:commentId w16cid:paraId="3C020AA5" w16cid:durableId="31C8F7AF"/>
  <w16cid:commentId w16cid:paraId="49BD4C10" w16cid:durableId="02BC1D36"/>
  <w16cid:commentId w16cid:paraId="3E455DC9" w16cid:durableId="4E02B893"/>
  <w16cid:commentId w16cid:paraId="4A287D97" w16cid:durableId="35D44F90"/>
  <w16cid:commentId w16cid:paraId="30280844" w16cid:durableId="3291A2A6"/>
  <w16cid:commentId w16cid:paraId="343E32E9" w16cid:durableId="7711DD6A"/>
  <w16cid:commentId w16cid:paraId="306AD663" w16cid:durableId="30BC81B6"/>
  <w16cid:commentId w16cid:paraId="5FC6D0E1" w16cid:durableId="3A90EE4D"/>
  <w16cid:commentId w16cid:paraId="739E6349" w16cid:durableId="0ACBADBB"/>
  <w16cid:commentId w16cid:paraId="1644B38D" w16cid:durableId="68D817C9"/>
  <w16cid:commentId w16cid:paraId="6D4FBE08" w16cid:durableId="7D2C91E3"/>
  <w16cid:commentId w16cid:paraId="11F3DDB2" w16cid:durableId="5BDC9676"/>
  <w16cid:commentId w16cid:paraId="1B77FFC6" w16cid:durableId="05F2DC4F"/>
  <w16cid:commentId w16cid:paraId="1B0FD214" w16cid:durableId="7C517B5C"/>
  <w16cid:commentId w16cid:paraId="260EE2BC" w16cid:durableId="1151F604"/>
  <w16cid:commentId w16cid:paraId="57363AA1" w16cid:durableId="054549D7"/>
  <w16cid:commentId w16cid:paraId="23C27AF6" w16cid:durableId="239A442C"/>
  <w16cid:commentId w16cid:paraId="45099FAB" w16cid:durableId="0045DDF2"/>
  <w16cid:commentId w16cid:paraId="69C20C27" w16cid:durableId="4C146E78"/>
  <w16cid:commentId w16cid:paraId="08BA0FD5" w16cid:durableId="3A20C8C2"/>
  <w16cid:commentId w16cid:paraId="669E050C" w16cid:durableId="7DCD9E28"/>
  <w16cid:commentId w16cid:paraId="32C2C07A" w16cid:durableId="3010738E"/>
  <w16cid:commentId w16cid:paraId="022F3E3F" w16cid:durableId="7DB2CD94"/>
  <w16cid:commentId w16cid:paraId="51107193" w16cid:durableId="590E57F5"/>
  <w16cid:commentId w16cid:paraId="2C872953" w16cid:durableId="2407A330"/>
  <w16cid:commentId w16cid:paraId="44C2B3B5" w16cid:durableId="3E236E70"/>
  <w16cid:commentId w16cid:paraId="0E3625DA" w16cid:durableId="0419666E"/>
  <w16cid:commentId w16cid:paraId="19C14CDA" w16cid:durableId="221E187F"/>
  <w16cid:commentId w16cid:paraId="536D52F0" w16cid:durableId="58CD3023"/>
  <w16cid:commentId w16cid:paraId="7EC057B8" w16cid:durableId="52757C86"/>
  <w16cid:commentId w16cid:paraId="229CAAD2" w16cid:durableId="57D2B8BC"/>
  <w16cid:commentId w16cid:paraId="658BBF76" w16cid:durableId="05CDFE52"/>
  <w16cid:commentId w16cid:paraId="0540962C" w16cid:durableId="21F8C19C"/>
  <w16cid:commentId w16cid:paraId="3C078E83" w16cid:durableId="448CF51C"/>
  <w16cid:commentId w16cid:paraId="20498F50" w16cid:durableId="5B7DE4FF"/>
  <w16cid:commentId w16cid:paraId="0AD631EE" w16cid:durableId="7FCC49CE"/>
  <w16cid:commentId w16cid:paraId="1A6A7771" w16cid:durableId="750BDD7E"/>
  <w16cid:commentId w16cid:paraId="4D5BB49F" w16cid:durableId="1768DF89"/>
  <w16cid:commentId w16cid:paraId="27A5ED3A" w16cid:durableId="6AAD4D47"/>
  <w16cid:commentId w16cid:paraId="4C6A73C0" w16cid:durableId="331DD296"/>
  <w16cid:commentId w16cid:paraId="3AEFC004" w16cid:durableId="0AED7184"/>
  <w16cid:commentId w16cid:paraId="06FF5CF6" w16cid:durableId="6C0423A0"/>
  <w16cid:commentId w16cid:paraId="58E989E0" w16cid:durableId="3362FB56"/>
  <w16cid:commentId w16cid:paraId="6D033EB6" w16cid:durableId="1932A8CF"/>
  <w16cid:commentId w16cid:paraId="39B3C97B" w16cid:durableId="08425588"/>
  <w16cid:commentId w16cid:paraId="490034E6" w16cid:durableId="3A96A7D8"/>
  <w16cid:commentId w16cid:paraId="29D73EBE" w16cid:durableId="4EC733EF"/>
  <w16cid:commentId w16cid:paraId="65FD401E" w16cid:durableId="2F46A45A"/>
  <w16cid:commentId w16cid:paraId="75DABBEE" w16cid:durableId="0B2232D5"/>
  <w16cid:commentId w16cid:paraId="44BD77AB" w16cid:durableId="18D94878"/>
  <w16cid:commentId w16cid:paraId="77569538" w16cid:durableId="40E36FDA"/>
  <w16cid:commentId w16cid:paraId="10A46C2C" w16cid:durableId="2B4D92E8"/>
  <w16cid:commentId w16cid:paraId="3D4EF14E" w16cid:durableId="533AAE04"/>
  <w16cid:commentId w16cid:paraId="5A98A2F3" w16cid:durableId="4218998F"/>
  <w16cid:commentId w16cid:paraId="65F10328" w16cid:durableId="2B77457A"/>
  <w16cid:commentId w16cid:paraId="532CD4C4" w16cid:durableId="65576544"/>
  <w16cid:commentId w16cid:paraId="4BF6849B" w16cid:durableId="481F1884"/>
  <w16cid:commentId w16cid:paraId="350EA210" w16cid:durableId="0DA9E83D"/>
  <w16cid:commentId w16cid:paraId="28985A8C" w16cid:durableId="048C98DE"/>
  <w16cid:commentId w16cid:paraId="19FF7BD3" w16cid:durableId="66CA3315"/>
  <w16cid:commentId w16cid:paraId="42C9767E" w16cid:durableId="2B111588"/>
  <w16cid:commentId w16cid:paraId="6BEF6260" w16cid:durableId="6A332DD5"/>
  <w16cid:commentId w16cid:paraId="1A565198" w16cid:durableId="7A4788BF"/>
  <w16cid:commentId w16cid:paraId="055FB7B1" w16cid:durableId="06F0BFEE"/>
  <w16cid:commentId w16cid:paraId="54A34DCE" w16cid:durableId="5CCC2C8C"/>
  <w16cid:commentId w16cid:paraId="4E79A69E" w16cid:durableId="2830EC76"/>
  <w16cid:commentId w16cid:paraId="30E83BE9" w16cid:durableId="28F83694"/>
  <w16cid:commentId w16cid:paraId="13816890" w16cid:durableId="5099C944"/>
  <w16cid:commentId w16cid:paraId="10B8343D" w16cid:durableId="77AE495D"/>
  <w16cid:commentId w16cid:paraId="29C359DB" w16cid:durableId="2224F1DE"/>
  <w16cid:commentId w16cid:paraId="50DB1748" w16cid:durableId="707D8C8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F1F9E3" w14:textId="77777777" w:rsidR="002B3533" w:rsidRDefault="002B3533" w:rsidP="002030FC">
      <w:r>
        <w:separator/>
      </w:r>
    </w:p>
  </w:endnote>
  <w:endnote w:type="continuationSeparator" w:id="0">
    <w:p w14:paraId="443E4787" w14:textId="77777777" w:rsidR="002B3533" w:rsidRDefault="002B3533" w:rsidP="002030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Garamond">
    <w:charset w:val="00"/>
    <w:family w:val="roman"/>
    <w:pitch w:val="variable"/>
    <w:sig w:usb0="00000287" w:usb1="00000000" w:usb2="00000000" w:usb3="00000000" w:csb0="0000009F" w:csb1="00000000"/>
  </w:font>
  <w:font w:name="Yu Mincho">
    <w:altName w:val="游明朝"/>
    <w:panose1 w:val="00000000000000000000"/>
    <w:charset w:val="80"/>
    <w:family w:val="roman"/>
    <w:notTrueType/>
    <w:pitch w:val="default"/>
  </w:font>
  <w:font w:name="Palatino">
    <w:altName w:val="Book Antiqua"/>
    <w:panose1 w:val="00000000000000000000"/>
    <w:charset w:val="00"/>
    <w:family w:val="roman"/>
    <w:notTrueType/>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74259905"/>
      <w:docPartObj>
        <w:docPartGallery w:val="Page Numbers (Bottom of Page)"/>
        <w:docPartUnique/>
      </w:docPartObj>
    </w:sdtPr>
    <w:sdtContent>
      <w:sdt>
        <w:sdtPr>
          <w:id w:val="-1769616900"/>
          <w:docPartObj>
            <w:docPartGallery w:val="Page Numbers (Top of Page)"/>
            <w:docPartUnique/>
          </w:docPartObj>
        </w:sdtPr>
        <w:sdtContent>
          <w:p w14:paraId="6F7F0936" w14:textId="1C2A527D" w:rsidR="00E666AC" w:rsidRDefault="00E666AC">
            <w:pPr>
              <w:pStyle w:val="Footer"/>
              <w:jc w:val="right"/>
            </w:pPr>
            <w:r>
              <w:t xml:space="preserve">Página </w:t>
            </w:r>
            <w:r>
              <w:rPr>
                <w:b/>
                <w:bCs/>
              </w:rPr>
              <w:fldChar w:fldCharType="begin"/>
            </w:r>
            <w:r>
              <w:rPr>
                <w:b/>
                <w:bCs/>
              </w:rPr>
              <w:instrText>PAGE</w:instrText>
            </w:r>
            <w:r>
              <w:rPr>
                <w:b/>
                <w:bCs/>
              </w:rPr>
              <w:fldChar w:fldCharType="separate"/>
            </w:r>
            <w:r w:rsidR="00B5126D">
              <w:rPr>
                <w:b/>
                <w:bCs/>
                <w:noProof/>
              </w:rPr>
              <w:t>2</w:t>
            </w:r>
            <w:r>
              <w:rPr>
                <w:b/>
                <w:bCs/>
              </w:rPr>
              <w:fldChar w:fldCharType="end"/>
            </w:r>
            <w:r>
              <w:t xml:space="preserve"> de </w:t>
            </w:r>
            <w:r>
              <w:rPr>
                <w:b/>
                <w:bCs/>
              </w:rPr>
              <w:fldChar w:fldCharType="begin"/>
            </w:r>
            <w:r>
              <w:rPr>
                <w:b/>
                <w:bCs/>
              </w:rPr>
              <w:instrText>NUMPAGES</w:instrText>
            </w:r>
            <w:r>
              <w:rPr>
                <w:b/>
                <w:bCs/>
              </w:rPr>
              <w:fldChar w:fldCharType="separate"/>
            </w:r>
            <w:r w:rsidR="00B5126D">
              <w:rPr>
                <w:b/>
                <w:bCs/>
                <w:noProof/>
              </w:rPr>
              <w:t>115</w:t>
            </w:r>
            <w:r>
              <w:rPr>
                <w:b/>
                <w:bCs/>
              </w:rPr>
              <w:fldChar w:fldCharType="end"/>
            </w:r>
          </w:p>
        </w:sdtContent>
      </w:sdt>
    </w:sdtContent>
  </w:sdt>
  <w:p w14:paraId="100308B0" w14:textId="77777777" w:rsidR="00E666AC" w:rsidRDefault="00E666A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EA9224" w14:textId="77777777" w:rsidR="002B3533" w:rsidRDefault="002B3533" w:rsidP="002030FC">
      <w:r>
        <w:separator/>
      </w:r>
    </w:p>
  </w:footnote>
  <w:footnote w:type="continuationSeparator" w:id="0">
    <w:p w14:paraId="4E358802" w14:textId="77777777" w:rsidR="002B3533" w:rsidRDefault="002B3533" w:rsidP="002030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8468C" w14:textId="2509C800" w:rsidR="00E666AC" w:rsidRDefault="00E666AC" w:rsidP="0087053A">
    <w:pPr>
      <w:tabs>
        <w:tab w:val="center" w:pos="4252"/>
        <w:tab w:val="left" w:pos="4950"/>
      </w:tabs>
      <w:spacing w:after="360"/>
      <w:jc w:val="center"/>
    </w:pPr>
    <w:r>
      <w:rPr>
        <w:noProof/>
        <w:lang w:eastAsia="pt-PT"/>
      </w:rPr>
      <w:drawing>
        <wp:inline distT="0" distB="0" distL="0" distR="0" wp14:anchorId="27C996F3" wp14:editId="7BB0B094">
          <wp:extent cx="409575" cy="409575"/>
          <wp:effectExtent l="0" t="0" r="9525" b="9525"/>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09575" cy="409575"/>
                  </a:xfrm>
                  <a:prstGeom prst="rect">
                    <a:avLst/>
                  </a:prstGeom>
                  <a:noFill/>
                  <a:ln>
                    <a:noFill/>
                  </a:ln>
                </pic:spPr>
              </pic:pic>
            </a:graphicData>
          </a:graphic>
        </wp:inline>
      </w:drawing>
    </w:r>
  </w:p>
  <w:p w14:paraId="52774804" w14:textId="77777777" w:rsidR="00E666AC" w:rsidRPr="00DC6DE6" w:rsidRDefault="00E666AC" w:rsidP="0087053A">
    <w:pPr>
      <w:tabs>
        <w:tab w:val="right" w:pos="7655"/>
      </w:tabs>
      <w:spacing w:after="360"/>
      <w:ind w:firstLine="993"/>
      <w:jc w:val="both"/>
      <w:rPr>
        <w:rFonts w:ascii="Palatino" w:hAnsi="Palatino"/>
        <w:sz w:val="32"/>
        <w:szCs w:val="32"/>
      </w:rPr>
    </w:pPr>
    <w:r>
      <w:rPr>
        <w:rFonts w:ascii="Palatino" w:hAnsi="Palatino"/>
        <w:sz w:val="32"/>
        <w:szCs w:val="32"/>
      </w:rPr>
      <w:t>Minist</w:t>
    </w:r>
    <w:r w:rsidRPr="00DC6DE6">
      <w:rPr>
        <w:rFonts w:ascii="Palatino" w:hAnsi="Palatino"/>
        <w:sz w:val="32"/>
        <w:szCs w:val="32"/>
      </w:rPr>
      <w:t>r</w:t>
    </w:r>
    <w:r>
      <w:rPr>
        <w:rFonts w:ascii="Palatino" w:hAnsi="Palatino"/>
        <w:sz w:val="32"/>
        <w:szCs w:val="32"/>
      </w:rPr>
      <w:t>a/</w:t>
    </w:r>
    <w:r w:rsidRPr="00DC6DE6">
      <w:rPr>
        <w:rFonts w:ascii="Palatino" w:hAnsi="Palatino"/>
        <w:sz w:val="32"/>
        <w:szCs w:val="32"/>
      </w:rPr>
      <w:t>o d</w:t>
    </w:r>
    <w:r w:rsidRPr="00DC6DE6">
      <w:rPr>
        <w:sz w:val="32"/>
        <w:szCs w:val="32"/>
        <w:u w:val="dotted"/>
      </w:rPr>
      <w:tab/>
    </w:r>
  </w:p>
  <w:p w14:paraId="4512B584" w14:textId="77777777" w:rsidR="00E666AC" w:rsidRPr="00DC6DE6" w:rsidRDefault="00E666AC" w:rsidP="0087053A">
    <w:pPr>
      <w:tabs>
        <w:tab w:val="center" w:pos="4252"/>
        <w:tab w:val="left" w:pos="6210"/>
      </w:tabs>
      <w:spacing w:before="120" w:after="120"/>
      <w:rPr>
        <w:sz w:val="32"/>
        <w:szCs w:val="32"/>
      </w:rPr>
    </w:pPr>
    <w:r>
      <w:rPr>
        <w:sz w:val="32"/>
        <w:szCs w:val="32"/>
      </w:rPr>
      <w:tab/>
    </w:r>
    <w:r w:rsidRPr="00DC6DE6">
      <w:rPr>
        <w:sz w:val="32"/>
        <w:szCs w:val="32"/>
      </w:rPr>
      <w:object w:dxaOrig="1440" w:dyaOrig="285" w14:anchorId="0779B24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in;height:14.25pt">
          <v:imagedata r:id="rId2" o:title=""/>
        </v:shape>
        <o:OLEObject Type="Embed" ProgID="Word.Picture.8" ShapeID="_x0000_i1025" DrawAspect="Content" ObjectID="_1835330571" r:id="rId3"/>
      </w:object>
    </w:r>
    <w:r>
      <w:rPr>
        <w:sz w:val="32"/>
        <w:szCs w:val="32"/>
      </w:rPr>
      <w:tab/>
    </w:r>
  </w:p>
  <w:p w14:paraId="79CA70A7" w14:textId="77777777" w:rsidR="00E666AC" w:rsidRDefault="00E666AC" w:rsidP="0087053A">
    <w:pPr>
      <w:tabs>
        <w:tab w:val="left" w:pos="4678"/>
        <w:tab w:val="left" w:pos="6237"/>
      </w:tabs>
      <w:ind w:firstLine="2410"/>
      <w:jc w:val="both"/>
      <w:rPr>
        <w:rFonts w:ascii="Palatino" w:hAnsi="Palatino"/>
      </w:rPr>
    </w:pPr>
  </w:p>
  <w:p w14:paraId="66509F7E" w14:textId="77777777" w:rsidR="00E666AC" w:rsidRPr="00DC6DE6" w:rsidRDefault="00E666AC" w:rsidP="0087053A">
    <w:pPr>
      <w:tabs>
        <w:tab w:val="left" w:pos="4678"/>
        <w:tab w:val="left" w:pos="6237"/>
      </w:tabs>
      <w:ind w:firstLine="2410"/>
      <w:jc w:val="both"/>
      <w:rPr>
        <w:sz w:val="32"/>
        <w:szCs w:val="32"/>
      </w:rPr>
    </w:pPr>
    <w:r w:rsidRPr="00DC6DE6">
      <w:rPr>
        <w:rFonts w:ascii="Palatino" w:hAnsi="Palatino"/>
      </w:rPr>
      <w:t>Decreto</w:t>
    </w:r>
    <w:r>
      <w:rPr>
        <w:rFonts w:ascii="Palatino" w:hAnsi="Palatino"/>
      </w:rPr>
      <w:t xml:space="preserve"> </w:t>
    </w:r>
    <w:r w:rsidRPr="00DC6DE6">
      <w:rPr>
        <w:sz w:val="32"/>
        <w:szCs w:val="32"/>
        <w:u w:val="dotted"/>
        <w:vertAlign w:val="subscript"/>
      </w:rPr>
      <w:tab/>
    </w:r>
    <w:r>
      <w:rPr>
        <w:rFonts w:ascii="Palatino" w:hAnsi="Palatino"/>
      </w:rPr>
      <w:t xml:space="preserve"> </w:t>
    </w:r>
    <w:r w:rsidRPr="00DC6DE6">
      <w:rPr>
        <w:rFonts w:ascii="Palatino" w:hAnsi="Palatino"/>
        <w:spacing w:val="20"/>
      </w:rPr>
      <w:t>n.º</w:t>
    </w:r>
    <w:r>
      <w:rPr>
        <w:rFonts w:ascii="Arial" w:hAnsi="Arial"/>
        <w:spacing w:val="20"/>
        <w:sz w:val="32"/>
        <w:szCs w:val="32"/>
      </w:rPr>
      <w:t xml:space="preserve"> </w:t>
    </w:r>
    <w:r w:rsidRPr="00DC6DE6">
      <w:rPr>
        <w:sz w:val="32"/>
        <w:szCs w:val="32"/>
        <w:u w:val="dotted"/>
        <w:vertAlign w:val="subscript"/>
      </w:rPr>
      <w:tab/>
    </w:r>
  </w:p>
  <w:p w14:paraId="3E03831C" w14:textId="77777777" w:rsidR="00E666AC" w:rsidRDefault="00E666AC" w:rsidP="0087053A">
    <w:pPr>
      <w:spacing w:line="360" w:lineRule="exact"/>
      <w:jc w:val="both"/>
    </w:pPr>
  </w:p>
  <w:p w14:paraId="73BFF8D7" w14:textId="77777777" w:rsidR="00E666AC" w:rsidRDefault="00E666A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14BA3"/>
    <w:multiLevelType w:val="hybridMultilevel"/>
    <w:tmpl w:val="F2BA5E14"/>
    <w:lvl w:ilvl="0" w:tplc="AA68F9DE">
      <w:start w:val="1"/>
      <w:numFmt w:val="lowerLetter"/>
      <w:lvlText w:val="%1)"/>
      <w:lvlJc w:val="left"/>
      <w:pPr>
        <w:ind w:left="0"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1" w:tplc="52A2AB26">
      <w:start w:val="1"/>
      <w:numFmt w:val="lowerLetter"/>
      <w:lvlText w:val="%2"/>
      <w:lvlJc w:val="left"/>
      <w:pPr>
        <w:ind w:left="1420"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2" w:tplc="61EC17D4">
      <w:start w:val="1"/>
      <w:numFmt w:val="lowerRoman"/>
      <w:lvlText w:val="%3"/>
      <w:lvlJc w:val="left"/>
      <w:pPr>
        <w:ind w:left="2140"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3" w:tplc="A650B60A">
      <w:start w:val="1"/>
      <w:numFmt w:val="decimal"/>
      <w:lvlText w:val="%4"/>
      <w:lvlJc w:val="left"/>
      <w:pPr>
        <w:ind w:left="2860"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4" w:tplc="56A44B52">
      <w:start w:val="1"/>
      <w:numFmt w:val="lowerLetter"/>
      <w:lvlText w:val="%5"/>
      <w:lvlJc w:val="left"/>
      <w:pPr>
        <w:ind w:left="3580"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5" w:tplc="F3B8705E">
      <w:start w:val="1"/>
      <w:numFmt w:val="lowerRoman"/>
      <w:lvlText w:val="%6"/>
      <w:lvlJc w:val="left"/>
      <w:pPr>
        <w:ind w:left="4300"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6" w:tplc="66C2B52A">
      <w:start w:val="1"/>
      <w:numFmt w:val="decimal"/>
      <w:lvlText w:val="%7"/>
      <w:lvlJc w:val="left"/>
      <w:pPr>
        <w:ind w:left="5020"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7" w:tplc="7B32B66A">
      <w:start w:val="1"/>
      <w:numFmt w:val="lowerLetter"/>
      <w:lvlText w:val="%8"/>
      <w:lvlJc w:val="left"/>
      <w:pPr>
        <w:ind w:left="5740"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8" w:tplc="B360F930">
      <w:start w:val="1"/>
      <w:numFmt w:val="lowerRoman"/>
      <w:lvlText w:val="%9"/>
      <w:lvlJc w:val="left"/>
      <w:pPr>
        <w:ind w:left="6460"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abstractNum>
  <w:abstractNum w:abstractNumId="1" w15:restartNumberingAfterBreak="0">
    <w:nsid w:val="01583488"/>
    <w:multiLevelType w:val="hybridMultilevel"/>
    <w:tmpl w:val="71180E6A"/>
    <w:lvl w:ilvl="0" w:tplc="A366F02C">
      <w:start w:val="1"/>
      <w:numFmt w:val="upperLetter"/>
      <w:lvlText w:val="%1)"/>
      <w:lvlJc w:val="left"/>
      <w:pPr>
        <w:ind w:left="1069" w:hanging="360"/>
      </w:pPr>
    </w:lvl>
    <w:lvl w:ilvl="1" w:tplc="08160019">
      <w:start w:val="1"/>
      <w:numFmt w:val="lowerLetter"/>
      <w:lvlText w:val="%2."/>
      <w:lvlJc w:val="left"/>
      <w:pPr>
        <w:ind w:left="1789" w:hanging="360"/>
      </w:pPr>
    </w:lvl>
    <w:lvl w:ilvl="2" w:tplc="0816001B">
      <w:start w:val="1"/>
      <w:numFmt w:val="lowerRoman"/>
      <w:lvlText w:val="%3."/>
      <w:lvlJc w:val="right"/>
      <w:pPr>
        <w:ind w:left="2509" w:hanging="180"/>
      </w:pPr>
    </w:lvl>
    <w:lvl w:ilvl="3" w:tplc="0816000F">
      <w:start w:val="1"/>
      <w:numFmt w:val="decimal"/>
      <w:lvlText w:val="%4."/>
      <w:lvlJc w:val="left"/>
      <w:pPr>
        <w:ind w:left="3229" w:hanging="360"/>
      </w:pPr>
    </w:lvl>
    <w:lvl w:ilvl="4" w:tplc="08160019">
      <w:start w:val="1"/>
      <w:numFmt w:val="lowerLetter"/>
      <w:lvlText w:val="%5."/>
      <w:lvlJc w:val="left"/>
      <w:pPr>
        <w:ind w:left="3949" w:hanging="360"/>
      </w:pPr>
    </w:lvl>
    <w:lvl w:ilvl="5" w:tplc="0816001B">
      <w:start w:val="1"/>
      <w:numFmt w:val="lowerRoman"/>
      <w:lvlText w:val="%6."/>
      <w:lvlJc w:val="right"/>
      <w:pPr>
        <w:ind w:left="4669" w:hanging="180"/>
      </w:pPr>
    </w:lvl>
    <w:lvl w:ilvl="6" w:tplc="0816000F">
      <w:start w:val="1"/>
      <w:numFmt w:val="decimal"/>
      <w:lvlText w:val="%7."/>
      <w:lvlJc w:val="left"/>
      <w:pPr>
        <w:ind w:left="5389" w:hanging="360"/>
      </w:pPr>
    </w:lvl>
    <w:lvl w:ilvl="7" w:tplc="08160019">
      <w:start w:val="1"/>
      <w:numFmt w:val="lowerLetter"/>
      <w:lvlText w:val="%8."/>
      <w:lvlJc w:val="left"/>
      <w:pPr>
        <w:ind w:left="6109" w:hanging="360"/>
      </w:pPr>
    </w:lvl>
    <w:lvl w:ilvl="8" w:tplc="0816001B">
      <w:start w:val="1"/>
      <w:numFmt w:val="lowerRoman"/>
      <w:lvlText w:val="%9."/>
      <w:lvlJc w:val="right"/>
      <w:pPr>
        <w:ind w:left="6829" w:hanging="180"/>
      </w:pPr>
    </w:lvl>
  </w:abstractNum>
  <w:abstractNum w:abstractNumId="2" w15:restartNumberingAfterBreak="0">
    <w:nsid w:val="02202530"/>
    <w:multiLevelType w:val="hybridMultilevel"/>
    <w:tmpl w:val="20AA785E"/>
    <w:lvl w:ilvl="0" w:tplc="743A3C84">
      <w:start w:val="1"/>
      <w:numFmt w:val="lowerRoman"/>
      <w:lvlText w:val="%1)"/>
      <w:lvlJc w:val="left"/>
      <w:pPr>
        <w:ind w:left="2160" w:hanging="720"/>
      </w:pPr>
      <w:rPr>
        <w:rFonts w:hint="default"/>
      </w:rPr>
    </w:lvl>
    <w:lvl w:ilvl="1" w:tplc="08160019" w:tentative="1">
      <w:start w:val="1"/>
      <w:numFmt w:val="lowerLetter"/>
      <w:lvlText w:val="%2."/>
      <w:lvlJc w:val="left"/>
      <w:pPr>
        <w:ind w:left="2520" w:hanging="360"/>
      </w:pPr>
    </w:lvl>
    <w:lvl w:ilvl="2" w:tplc="0816001B" w:tentative="1">
      <w:start w:val="1"/>
      <w:numFmt w:val="lowerRoman"/>
      <w:lvlText w:val="%3."/>
      <w:lvlJc w:val="right"/>
      <w:pPr>
        <w:ind w:left="3240" w:hanging="180"/>
      </w:pPr>
    </w:lvl>
    <w:lvl w:ilvl="3" w:tplc="0816000F" w:tentative="1">
      <w:start w:val="1"/>
      <w:numFmt w:val="decimal"/>
      <w:lvlText w:val="%4."/>
      <w:lvlJc w:val="left"/>
      <w:pPr>
        <w:ind w:left="3960" w:hanging="360"/>
      </w:pPr>
    </w:lvl>
    <w:lvl w:ilvl="4" w:tplc="08160019" w:tentative="1">
      <w:start w:val="1"/>
      <w:numFmt w:val="lowerLetter"/>
      <w:lvlText w:val="%5."/>
      <w:lvlJc w:val="left"/>
      <w:pPr>
        <w:ind w:left="4680" w:hanging="360"/>
      </w:pPr>
    </w:lvl>
    <w:lvl w:ilvl="5" w:tplc="0816001B" w:tentative="1">
      <w:start w:val="1"/>
      <w:numFmt w:val="lowerRoman"/>
      <w:lvlText w:val="%6."/>
      <w:lvlJc w:val="right"/>
      <w:pPr>
        <w:ind w:left="5400" w:hanging="180"/>
      </w:pPr>
    </w:lvl>
    <w:lvl w:ilvl="6" w:tplc="0816000F" w:tentative="1">
      <w:start w:val="1"/>
      <w:numFmt w:val="decimal"/>
      <w:lvlText w:val="%7."/>
      <w:lvlJc w:val="left"/>
      <w:pPr>
        <w:ind w:left="6120" w:hanging="360"/>
      </w:pPr>
    </w:lvl>
    <w:lvl w:ilvl="7" w:tplc="08160019" w:tentative="1">
      <w:start w:val="1"/>
      <w:numFmt w:val="lowerLetter"/>
      <w:lvlText w:val="%8."/>
      <w:lvlJc w:val="left"/>
      <w:pPr>
        <w:ind w:left="6840" w:hanging="360"/>
      </w:pPr>
    </w:lvl>
    <w:lvl w:ilvl="8" w:tplc="0816001B" w:tentative="1">
      <w:start w:val="1"/>
      <w:numFmt w:val="lowerRoman"/>
      <w:lvlText w:val="%9."/>
      <w:lvlJc w:val="right"/>
      <w:pPr>
        <w:ind w:left="7560" w:hanging="180"/>
      </w:pPr>
    </w:lvl>
  </w:abstractNum>
  <w:abstractNum w:abstractNumId="3" w15:restartNumberingAfterBreak="0">
    <w:nsid w:val="05326FC1"/>
    <w:multiLevelType w:val="hybridMultilevel"/>
    <w:tmpl w:val="219CAC2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 w15:restartNumberingAfterBreak="0">
    <w:nsid w:val="09967552"/>
    <w:multiLevelType w:val="hybridMultilevel"/>
    <w:tmpl w:val="53AEA85A"/>
    <w:lvl w:ilvl="0" w:tplc="08160017">
      <w:start w:val="1"/>
      <w:numFmt w:val="lowerLetter"/>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5" w15:restartNumberingAfterBreak="0">
    <w:nsid w:val="0ADB321C"/>
    <w:multiLevelType w:val="hybridMultilevel"/>
    <w:tmpl w:val="8730B1AA"/>
    <w:lvl w:ilvl="0" w:tplc="08160017">
      <w:start w:val="1"/>
      <w:numFmt w:val="lowerLetter"/>
      <w:lvlText w:val="%1)"/>
      <w:lvlJc w:val="left"/>
      <w:pPr>
        <w:ind w:left="360" w:hanging="360"/>
      </w:pPr>
    </w:lvl>
    <w:lvl w:ilvl="1" w:tplc="08160019" w:tentative="1">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6" w15:restartNumberingAfterBreak="0">
    <w:nsid w:val="0AF45BB0"/>
    <w:multiLevelType w:val="hybridMultilevel"/>
    <w:tmpl w:val="841CB096"/>
    <w:lvl w:ilvl="0" w:tplc="0A7ED00E">
      <w:start w:val="1"/>
      <w:numFmt w:val="decimal"/>
      <w:lvlText w:val="%1."/>
      <w:lvlJc w:val="left"/>
      <w:pPr>
        <w:ind w:left="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221CFC50">
      <w:start w:val="1"/>
      <w:numFmt w:val="lowerLetter"/>
      <w:lvlText w:val="%2"/>
      <w:lvlJc w:val="left"/>
      <w:pPr>
        <w:ind w:left="14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49BC139E">
      <w:start w:val="1"/>
      <w:numFmt w:val="lowerRoman"/>
      <w:lvlText w:val="%3"/>
      <w:lvlJc w:val="left"/>
      <w:pPr>
        <w:ind w:left="21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052CAB52">
      <w:start w:val="1"/>
      <w:numFmt w:val="decimal"/>
      <w:lvlText w:val="%4"/>
      <w:lvlJc w:val="left"/>
      <w:pPr>
        <w:ind w:left="28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D77C40C0">
      <w:start w:val="1"/>
      <w:numFmt w:val="lowerLetter"/>
      <w:lvlText w:val="%5"/>
      <w:lvlJc w:val="left"/>
      <w:pPr>
        <w:ind w:left="35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83280674">
      <w:start w:val="1"/>
      <w:numFmt w:val="lowerRoman"/>
      <w:lvlText w:val="%6"/>
      <w:lvlJc w:val="left"/>
      <w:pPr>
        <w:ind w:left="43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D03E5CE4">
      <w:start w:val="1"/>
      <w:numFmt w:val="decimal"/>
      <w:lvlText w:val="%7"/>
      <w:lvlJc w:val="left"/>
      <w:pPr>
        <w:ind w:left="50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E98E83EA">
      <w:start w:val="1"/>
      <w:numFmt w:val="lowerLetter"/>
      <w:lvlText w:val="%8"/>
      <w:lvlJc w:val="left"/>
      <w:pPr>
        <w:ind w:left="57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5178FF12">
      <w:start w:val="1"/>
      <w:numFmt w:val="lowerRoman"/>
      <w:lvlText w:val="%9"/>
      <w:lvlJc w:val="left"/>
      <w:pPr>
        <w:ind w:left="64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0D0656BA"/>
    <w:multiLevelType w:val="hybridMultilevel"/>
    <w:tmpl w:val="61F448D4"/>
    <w:lvl w:ilvl="0" w:tplc="08160017">
      <w:start w:val="1"/>
      <w:numFmt w:val="lowerLetter"/>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8" w15:restartNumberingAfterBreak="0">
    <w:nsid w:val="0E9F1B95"/>
    <w:multiLevelType w:val="hybridMultilevel"/>
    <w:tmpl w:val="BCFCB572"/>
    <w:lvl w:ilvl="0" w:tplc="0816001B">
      <w:start w:val="1"/>
      <w:numFmt w:val="lowerRoman"/>
      <w:lvlText w:val="%1."/>
      <w:lvlJc w:val="righ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9" w15:restartNumberingAfterBreak="0">
    <w:nsid w:val="0F804660"/>
    <w:multiLevelType w:val="hybridMultilevel"/>
    <w:tmpl w:val="D65E95BA"/>
    <w:lvl w:ilvl="0" w:tplc="7BACF7B0">
      <w:start w:val="1"/>
      <w:numFmt w:val="lowerLetter"/>
      <w:lvlText w:val="%1)"/>
      <w:lvlJc w:val="left"/>
      <w:pPr>
        <w:ind w:left="420" w:hanging="360"/>
      </w:pPr>
      <w:rPr>
        <w:rFonts w:hint="default"/>
      </w:rPr>
    </w:lvl>
    <w:lvl w:ilvl="1" w:tplc="08160019" w:tentative="1">
      <w:start w:val="1"/>
      <w:numFmt w:val="lowerLetter"/>
      <w:lvlText w:val="%2."/>
      <w:lvlJc w:val="left"/>
      <w:pPr>
        <w:ind w:left="1140" w:hanging="360"/>
      </w:pPr>
    </w:lvl>
    <w:lvl w:ilvl="2" w:tplc="0816001B" w:tentative="1">
      <w:start w:val="1"/>
      <w:numFmt w:val="lowerRoman"/>
      <w:lvlText w:val="%3."/>
      <w:lvlJc w:val="right"/>
      <w:pPr>
        <w:ind w:left="1860" w:hanging="180"/>
      </w:pPr>
    </w:lvl>
    <w:lvl w:ilvl="3" w:tplc="0816000F" w:tentative="1">
      <w:start w:val="1"/>
      <w:numFmt w:val="decimal"/>
      <w:lvlText w:val="%4."/>
      <w:lvlJc w:val="left"/>
      <w:pPr>
        <w:ind w:left="2580" w:hanging="360"/>
      </w:pPr>
    </w:lvl>
    <w:lvl w:ilvl="4" w:tplc="08160019" w:tentative="1">
      <w:start w:val="1"/>
      <w:numFmt w:val="lowerLetter"/>
      <w:lvlText w:val="%5."/>
      <w:lvlJc w:val="left"/>
      <w:pPr>
        <w:ind w:left="3300" w:hanging="360"/>
      </w:pPr>
    </w:lvl>
    <w:lvl w:ilvl="5" w:tplc="0816001B" w:tentative="1">
      <w:start w:val="1"/>
      <w:numFmt w:val="lowerRoman"/>
      <w:lvlText w:val="%6."/>
      <w:lvlJc w:val="right"/>
      <w:pPr>
        <w:ind w:left="4020" w:hanging="180"/>
      </w:pPr>
    </w:lvl>
    <w:lvl w:ilvl="6" w:tplc="0816000F" w:tentative="1">
      <w:start w:val="1"/>
      <w:numFmt w:val="decimal"/>
      <w:lvlText w:val="%7."/>
      <w:lvlJc w:val="left"/>
      <w:pPr>
        <w:ind w:left="4740" w:hanging="360"/>
      </w:pPr>
    </w:lvl>
    <w:lvl w:ilvl="7" w:tplc="08160019" w:tentative="1">
      <w:start w:val="1"/>
      <w:numFmt w:val="lowerLetter"/>
      <w:lvlText w:val="%8."/>
      <w:lvlJc w:val="left"/>
      <w:pPr>
        <w:ind w:left="5460" w:hanging="360"/>
      </w:pPr>
    </w:lvl>
    <w:lvl w:ilvl="8" w:tplc="0816001B" w:tentative="1">
      <w:start w:val="1"/>
      <w:numFmt w:val="lowerRoman"/>
      <w:lvlText w:val="%9."/>
      <w:lvlJc w:val="right"/>
      <w:pPr>
        <w:ind w:left="6180" w:hanging="180"/>
      </w:pPr>
    </w:lvl>
  </w:abstractNum>
  <w:abstractNum w:abstractNumId="10" w15:restartNumberingAfterBreak="0">
    <w:nsid w:val="0FE32117"/>
    <w:multiLevelType w:val="hybridMultilevel"/>
    <w:tmpl w:val="BF968EC4"/>
    <w:lvl w:ilvl="0" w:tplc="3618B96A">
      <w:start w:val="1"/>
      <w:numFmt w:val="decimal"/>
      <w:lvlText w:val="%1-"/>
      <w:lvlJc w:val="left"/>
      <w:pPr>
        <w:ind w:left="720" w:hanging="360"/>
      </w:pPr>
      <w:rPr>
        <w:rFonts w:ascii="Segoe UI" w:eastAsiaTheme="minorHAnsi" w:hAnsi="Segoe UI" w:cs="Segoe UI" w:hint="default"/>
        <w:b/>
        <w:sz w:val="18"/>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1" w15:restartNumberingAfterBreak="0">
    <w:nsid w:val="1145378B"/>
    <w:multiLevelType w:val="hybridMultilevel"/>
    <w:tmpl w:val="382E954E"/>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9D36FCB"/>
    <w:multiLevelType w:val="multilevel"/>
    <w:tmpl w:val="421A5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FB3DAF"/>
    <w:multiLevelType w:val="hybridMultilevel"/>
    <w:tmpl w:val="6BF4F8B6"/>
    <w:lvl w:ilvl="0" w:tplc="009EEB7A">
      <w:start w:val="1"/>
      <w:numFmt w:val="lowerLetter"/>
      <w:lvlText w:val="%1)"/>
      <w:lvlJc w:val="left"/>
      <w:pPr>
        <w:ind w:left="0"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1" w:tplc="6D2EE4BA">
      <w:start w:val="1"/>
      <w:numFmt w:val="lowerLetter"/>
      <w:lvlText w:val="%2"/>
      <w:lvlJc w:val="left"/>
      <w:pPr>
        <w:ind w:left="1420"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2" w:tplc="688C2350">
      <w:start w:val="1"/>
      <w:numFmt w:val="lowerRoman"/>
      <w:lvlText w:val="%3"/>
      <w:lvlJc w:val="left"/>
      <w:pPr>
        <w:ind w:left="2140"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3" w:tplc="06A412A8">
      <w:start w:val="1"/>
      <w:numFmt w:val="decimal"/>
      <w:lvlText w:val="%4"/>
      <w:lvlJc w:val="left"/>
      <w:pPr>
        <w:ind w:left="2860"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4" w:tplc="0A22318E">
      <w:start w:val="1"/>
      <w:numFmt w:val="lowerLetter"/>
      <w:lvlText w:val="%5"/>
      <w:lvlJc w:val="left"/>
      <w:pPr>
        <w:ind w:left="3580"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5" w:tplc="81CE5ED6">
      <w:start w:val="1"/>
      <w:numFmt w:val="lowerRoman"/>
      <w:lvlText w:val="%6"/>
      <w:lvlJc w:val="left"/>
      <w:pPr>
        <w:ind w:left="4300"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6" w:tplc="C1CAEB00">
      <w:start w:val="1"/>
      <w:numFmt w:val="decimal"/>
      <w:lvlText w:val="%7"/>
      <w:lvlJc w:val="left"/>
      <w:pPr>
        <w:ind w:left="5020"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7" w:tplc="0CEC25EA">
      <w:start w:val="1"/>
      <w:numFmt w:val="lowerLetter"/>
      <w:lvlText w:val="%8"/>
      <w:lvlJc w:val="left"/>
      <w:pPr>
        <w:ind w:left="5740"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8" w:tplc="C6009428">
      <w:start w:val="1"/>
      <w:numFmt w:val="lowerRoman"/>
      <w:lvlText w:val="%9"/>
      <w:lvlJc w:val="left"/>
      <w:pPr>
        <w:ind w:left="6460"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abstractNum>
  <w:abstractNum w:abstractNumId="14" w15:restartNumberingAfterBreak="0">
    <w:nsid w:val="265B1CE9"/>
    <w:multiLevelType w:val="hybridMultilevel"/>
    <w:tmpl w:val="C82827D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5" w15:restartNumberingAfterBreak="0">
    <w:nsid w:val="26F65B82"/>
    <w:multiLevelType w:val="hybridMultilevel"/>
    <w:tmpl w:val="B51A208A"/>
    <w:lvl w:ilvl="0" w:tplc="C22818B4">
      <w:start w:val="1"/>
      <w:numFmt w:val="lowerLetter"/>
      <w:lvlText w:val="%1)"/>
      <w:lvlJc w:val="left"/>
      <w:pPr>
        <w:ind w:left="360" w:hanging="360"/>
      </w:pPr>
      <w:rPr>
        <w:color w:val="auto"/>
      </w:rPr>
    </w:lvl>
    <w:lvl w:ilvl="1" w:tplc="08160019" w:tentative="1">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16" w15:restartNumberingAfterBreak="0">
    <w:nsid w:val="2FE46807"/>
    <w:multiLevelType w:val="hybridMultilevel"/>
    <w:tmpl w:val="2702013E"/>
    <w:lvl w:ilvl="0" w:tplc="19F42C94">
      <w:start w:val="1"/>
      <w:numFmt w:val="decimal"/>
      <w:lvlText w:val="%1."/>
      <w:lvlJc w:val="left"/>
      <w:pPr>
        <w:ind w:left="0"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1" w:tplc="88CC7274">
      <w:start w:val="1"/>
      <w:numFmt w:val="lowerLetter"/>
      <w:lvlText w:val="%2"/>
      <w:lvlJc w:val="left"/>
      <w:pPr>
        <w:ind w:left="1420"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2" w:tplc="2E060A00">
      <w:start w:val="1"/>
      <w:numFmt w:val="lowerRoman"/>
      <w:lvlText w:val="%3"/>
      <w:lvlJc w:val="left"/>
      <w:pPr>
        <w:ind w:left="2140"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3" w:tplc="FEF6DB1E">
      <w:start w:val="1"/>
      <w:numFmt w:val="decimal"/>
      <w:lvlText w:val="%4"/>
      <w:lvlJc w:val="left"/>
      <w:pPr>
        <w:ind w:left="2860"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4" w:tplc="8E74A4D6">
      <w:start w:val="1"/>
      <w:numFmt w:val="lowerLetter"/>
      <w:lvlText w:val="%5"/>
      <w:lvlJc w:val="left"/>
      <w:pPr>
        <w:ind w:left="3580"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5" w:tplc="38AA27C4">
      <w:start w:val="1"/>
      <w:numFmt w:val="lowerRoman"/>
      <w:lvlText w:val="%6"/>
      <w:lvlJc w:val="left"/>
      <w:pPr>
        <w:ind w:left="4300"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6" w:tplc="E45640C4">
      <w:start w:val="1"/>
      <w:numFmt w:val="decimal"/>
      <w:lvlText w:val="%7"/>
      <w:lvlJc w:val="left"/>
      <w:pPr>
        <w:ind w:left="5020"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7" w:tplc="EDE8A3BC">
      <w:start w:val="1"/>
      <w:numFmt w:val="lowerLetter"/>
      <w:lvlText w:val="%8"/>
      <w:lvlJc w:val="left"/>
      <w:pPr>
        <w:ind w:left="5740"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8" w:tplc="CF94FAE8">
      <w:start w:val="1"/>
      <w:numFmt w:val="lowerRoman"/>
      <w:lvlText w:val="%9"/>
      <w:lvlJc w:val="left"/>
      <w:pPr>
        <w:ind w:left="6460"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abstractNum>
  <w:abstractNum w:abstractNumId="17" w15:restartNumberingAfterBreak="0">
    <w:nsid w:val="32A77E4C"/>
    <w:multiLevelType w:val="hybridMultilevel"/>
    <w:tmpl w:val="3878D08E"/>
    <w:lvl w:ilvl="0" w:tplc="76AE6242">
      <w:start w:val="1"/>
      <w:numFmt w:val="lowerLetter"/>
      <w:lvlText w:val="%1)"/>
      <w:lvlJc w:val="left"/>
      <w:pPr>
        <w:ind w:left="360" w:hanging="360"/>
      </w:pPr>
      <w:rPr>
        <w:sz w:val="24"/>
        <w:szCs w:val="24"/>
      </w:rPr>
    </w:lvl>
    <w:lvl w:ilvl="1" w:tplc="08160019" w:tentative="1">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18" w15:restartNumberingAfterBreak="0">
    <w:nsid w:val="36645D45"/>
    <w:multiLevelType w:val="hybridMultilevel"/>
    <w:tmpl w:val="F058F618"/>
    <w:lvl w:ilvl="0" w:tplc="0816001B">
      <w:start w:val="1"/>
      <w:numFmt w:val="lowerRoman"/>
      <w:lvlText w:val="%1."/>
      <w:lvlJc w:val="right"/>
      <w:pPr>
        <w:ind w:left="1500" w:hanging="360"/>
      </w:pPr>
    </w:lvl>
    <w:lvl w:ilvl="1" w:tplc="08160019" w:tentative="1">
      <w:start w:val="1"/>
      <w:numFmt w:val="lowerLetter"/>
      <w:lvlText w:val="%2."/>
      <w:lvlJc w:val="left"/>
      <w:pPr>
        <w:ind w:left="2220" w:hanging="360"/>
      </w:pPr>
    </w:lvl>
    <w:lvl w:ilvl="2" w:tplc="0816001B" w:tentative="1">
      <w:start w:val="1"/>
      <w:numFmt w:val="lowerRoman"/>
      <w:lvlText w:val="%3."/>
      <w:lvlJc w:val="right"/>
      <w:pPr>
        <w:ind w:left="2940" w:hanging="180"/>
      </w:pPr>
    </w:lvl>
    <w:lvl w:ilvl="3" w:tplc="0816000F" w:tentative="1">
      <w:start w:val="1"/>
      <w:numFmt w:val="decimal"/>
      <w:lvlText w:val="%4."/>
      <w:lvlJc w:val="left"/>
      <w:pPr>
        <w:ind w:left="3660" w:hanging="360"/>
      </w:pPr>
    </w:lvl>
    <w:lvl w:ilvl="4" w:tplc="08160019" w:tentative="1">
      <w:start w:val="1"/>
      <w:numFmt w:val="lowerLetter"/>
      <w:lvlText w:val="%5."/>
      <w:lvlJc w:val="left"/>
      <w:pPr>
        <w:ind w:left="4380" w:hanging="360"/>
      </w:pPr>
    </w:lvl>
    <w:lvl w:ilvl="5" w:tplc="0816001B" w:tentative="1">
      <w:start w:val="1"/>
      <w:numFmt w:val="lowerRoman"/>
      <w:lvlText w:val="%6."/>
      <w:lvlJc w:val="right"/>
      <w:pPr>
        <w:ind w:left="5100" w:hanging="180"/>
      </w:pPr>
    </w:lvl>
    <w:lvl w:ilvl="6" w:tplc="0816000F" w:tentative="1">
      <w:start w:val="1"/>
      <w:numFmt w:val="decimal"/>
      <w:lvlText w:val="%7."/>
      <w:lvlJc w:val="left"/>
      <w:pPr>
        <w:ind w:left="5820" w:hanging="360"/>
      </w:pPr>
    </w:lvl>
    <w:lvl w:ilvl="7" w:tplc="08160019" w:tentative="1">
      <w:start w:val="1"/>
      <w:numFmt w:val="lowerLetter"/>
      <w:lvlText w:val="%8."/>
      <w:lvlJc w:val="left"/>
      <w:pPr>
        <w:ind w:left="6540" w:hanging="360"/>
      </w:pPr>
    </w:lvl>
    <w:lvl w:ilvl="8" w:tplc="0816001B" w:tentative="1">
      <w:start w:val="1"/>
      <w:numFmt w:val="lowerRoman"/>
      <w:lvlText w:val="%9."/>
      <w:lvlJc w:val="right"/>
      <w:pPr>
        <w:ind w:left="7260" w:hanging="180"/>
      </w:pPr>
    </w:lvl>
  </w:abstractNum>
  <w:abstractNum w:abstractNumId="19" w15:restartNumberingAfterBreak="0">
    <w:nsid w:val="41A4008E"/>
    <w:multiLevelType w:val="hybridMultilevel"/>
    <w:tmpl w:val="EE420764"/>
    <w:lvl w:ilvl="0" w:tplc="A68259FE">
      <w:start w:val="1"/>
      <w:numFmt w:val="decimal"/>
      <w:lvlText w:val="%1."/>
      <w:lvlJc w:val="left"/>
      <w:pPr>
        <w:ind w:left="720" w:hanging="360"/>
      </w:pPr>
      <w:rPr>
        <w:rFonts w:ascii="Verdana" w:hAnsi="Verdana" w:hint="default"/>
        <w:i/>
        <w:sz w:val="20"/>
      </w:rPr>
    </w:lvl>
    <w:lvl w:ilvl="1" w:tplc="08160019">
      <w:start w:val="1"/>
      <w:numFmt w:val="lowerLetter"/>
      <w:lvlText w:val="%2."/>
      <w:lvlJc w:val="left"/>
      <w:pPr>
        <w:ind w:left="1440" w:hanging="360"/>
      </w:pPr>
    </w:lvl>
    <w:lvl w:ilvl="2" w:tplc="0816001B">
      <w:start w:val="1"/>
      <w:numFmt w:val="lowerRoman"/>
      <w:lvlText w:val="%3."/>
      <w:lvlJc w:val="right"/>
      <w:pPr>
        <w:ind w:left="2160" w:hanging="180"/>
      </w:pPr>
    </w:lvl>
    <w:lvl w:ilvl="3" w:tplc="0816000F">
      <w:start w:val="1"/>
      <w:numFmt w:val="decimal"/>
      <w:lvlText w:val="%4."/>
      <w:lvlJc w:val="left"/>
      <w:pPr>
        <w:ind w:left="2880" w:hanging="360"/>
      </w:pPr>
    </w:lvl>
    <w:lvl w:ilvl="4" w:tplc="08160019">
      <w:start w:val="1"/>
      <w:numFmt w:val="lowerLetter"/>
      <w:lvlText w:val="%5."/>
      <w:lvlJc w:val="left"/>
      <w:pPr>
        <w:ind w:left="3600" w:hanging="360"/>
      </w:pPr>
    </w:lvl>
    <w:lvl w:ilvl="5" w:tplc="0816001B">
      <w:start w:val="1"/>
      <w:numFmt w:val="lowerRoman"/>
      <w:lvlText w:val="%6."/>
      <w:lvlJc w:val="right"/>
      <w:pPr>
        <w:ind w:left="4320" w:hanging="180"/>
      </w:pPr>
    </w:lvl>
    <w:lvl w:ilvl="6" w:tplc="0816000F">
      <w:start w:val="1"/>
      <w:numFmt w:val="decimal"/>
      <w:lvlText w:val="%7."/>
      <w:lvlJc w:val="left"/>
      <w:pPr>
        <w:ind w:left="5040" w:hanging="360"/>
      </w:pPr>
    </w:lvl>
    <w:lvl w:ilvl="7" w:tplc="08160019">
      <w:start w:val="1"/>
      <w:numFmt w:val="lowerLetter"/>
      <w:lvlText w:val="%8."/>
      <w:lvlJc w:val="left"/>
      <w:pPr>
        <w:ind w:left="5760" w:hanging="360"/>
      </w:pPr>
    </w:lvl>
    <w:lvl w:ilvl="8" w:tplc="0816001B">
      <w:start w:val="1"/>
      <w:numFmt w:val="lowerRoman"/>
      <w:lvlText w:val="%9."/>
      <w:lvlJc w:val="right"/>
      <w:pPr>
        <w:ind w:left="6480" w:hanging="180"/>
      </w:pPr>
    </w:lvl>
  </w:abstractNum>
  <w:abstractNum w:abstractNumId="20" w15:restartNumberingAfterBreak="0">
    <w:nsid w:val="4AD76DFF"/>
    <w:multiLevelType w:val="hybridMultilevel"/>
    <w:tmpl w:val="609CB8E8"/>
    <w:lvl w:ilvl="0" w:tplc="0816000F">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1" w15:restartNumberingAfterBreak="0">
    <w:nsid w:val="4C2F7155"/>
    <w:multiLevelType w:val="hybridMultilevel"/>
    <w:tmpl w:val="0464C7B2"/>
    <w:lvl w:ilvl="0" w:tplc="0816000F">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2" w15:restartNumberingAfterBreak="0">
    <w:nsid w:val="4E64177F"/>
    <w:multiLevelType w:val="hybridMultilevel"/>
    <w:tmpl w:val="382E954E"/>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4F6174F7"/>
    <w:multiLevelType w:val="hybridMultilevel"/>
    <w:tmpl w:val="79F2CD7C"/>
    <w:lvl w:ilvl="0" w:tplc="1C5EC76A">
      <w:start w:val="1"/>
      <w:numFmt w:val="lowerLetter"/>
      <w:lvlText w:val="%1)"/>
      <w:lvlJc w:val="left"/>
      <w:pPr>
        <w:ind w:left="360" w:hanging="360"/>
      </w:pPr>
      <w:rPr>
        <w:color w:val="auto"/>
      </w:rPr>
    </w:lvl>
    <w:lvl w:ilvl="1" w:tplc="08160019" w:tentative="1">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24" w15:restartNumberingAfterBreak="0">
    <w:nsid w:val="4F680028"/>
    <w:multiLevelType w:val="hybridMultilevel"/>
    <w:tmpl w:val="055CEE64"/>
    <w:lvl w:ilvl="0" w:tplc="8502244E">
      <w:start w:val="1"/>
      <w:numFmt w:val="lowerRoman"/>
      <w:lvlText w:val="%1)"/>
      <w:lvlJc w:val="left"/>
      <w:pPr>
        <w:ind w:left="1428" w:hanging="720"/>
      </w:pPr>
      <w:rPr>
        <w:rFonts w:hint="default"/>
      </w:rPr>
    </w:lvl>
    <w:lvl w:ilvl="1" w:tplc="08160019" w:tentative="1">
      <w:start w:val="1"/>
      <w:numFmt w:val="lowerLetter"/>
      <w:lvlText w:val="%2."/>
      <w:lvlJc w:val="left"/>
      <w:pPr>
        <w:ind w:left="1788" w:hanging="360"/>
      </w:pPr>
    </w:lvl>
    <w:lvl w:ilvl="2" w:tplc="0816001B" w:tentative="1">
      <w:start w:val="1"/>
      <w:numFmt w:val="lowerRoman"/>
      <w:lvlText w:val="%3."/>
      <w:lvlJc w:val="right"/>
      <w:pPr>
        <w:ind w:left="2508" w:hanging="180"/>
      </w:pPr>
    </w:lvl>
    <w:lvl w:ilvl="3" w:tplc="0816000F" w:tentative="1">
      <w:start w:val="1"/>
      <w:numFmt w:val="decimal"/>
      <w:lvlText w:val="%4."/>
      <w:lvlJc w:val="left"/>
      <w:pPr>
        <w:ind w:left="3228" w:hanging="360"/>
      </w:pPr>
    </w:lvl>
    <w:lvl w:ilvl="4" w:tplc="08160019" w:tentative="1">
      <w:start w:val="1"/>
      <w:numFmt w:val="lowerLetter"/>
      <w:lvlText w:val="%5."/>
      <w:lvlJc w:val="left"/>
      <w:pPr>
        <w:ind w:left="3948" w:hanging="360"/>
      </w:pPr>
    </w:lvl>
    <w:lvl w:ilvl="5" w:tplc="0816001B" w:tentative="1">
      <w:start w:val="1"/>
      <w:numFmt w:val="lowerRoman"/>
      <w:lvlText w:val="%6."/>
      <w:lvlJc w:val="right"/>
      <w:pPr>
        <w:ind w:left="4668" w:hanging="180"/>
      </w:pPr>
    </w:lvl>
    <w:lvl w:ilvl="6" w:tplc="0816000F" w:tentative="1">
      <w:start w:val="1"/>
      <w:numFmt w:val="decimal"/>
      <w:lvlText w:val="%7."/>
      <w:lvlJc w:val="left"/>
      <w:pPr>
        <w:ind w:left="5388" w:hanging="360"/>
      </w:pPr>
    </w:lvl>
    <w:lvl w:ilvl="7" w:tplc="08160019" w:tentative="1">
      <w:start w:val="1"/>
      <w:numFmt w:val="lowerLetter"/>
      <w:lvlText w:val="%8."/>
      <w:lvlJc w:val="left"/>
      <w:pPr>
        <w:ind w:left="6108" w:hanging="360"/>
      </w:pPr>
    </w:lvl>
    <w:lvl w:ilvl="8" w:tplc="0816001B" w:tentative="1">
      <w:start w:val="1"/>
      <w:numFmt w:val="lowerRoman"/>
      <w:lvlText w:val="%9."/>
      <w:lvlJc w:val="right"/>
      <w:pPr>
        <w:ind w:left="6828" w:hanging="180"/>
      </w:pPr>
    </w:lvl>
  </w:abstractNum>
  <w:abstractNum w:abstractNumId="25" w15:restartNumberingAfterBreak="0">
    <w:nsid w:val="548D721F"/>
    <w:multiLevelType w:val="hybridMultilevel"/>
    <w:tmpl w:val="AD06346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6" w15:restartNumberingAfterBreak="0">
    <w:nsid w:val="569F6184"/>
    <w:multiLevelType w:val="hybridMultilevel"/>
    <w:tmpl w:val="FEEE9248"/>
    <w:lvl w:ilvl="0" w:tplc="14F0BFD6">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7" w15:restartNumberingAfterBreak="0">
    <w:nsid w:val="58C545B1"/>
    <w:multiLevelType w:val="hybridMultilevel"/>
    <w:tmpl w:val="A1DAA944"/>
    <w:lvl w:ilvl="0" w:tplc="A68259FE">
      <w:start w:val="1"/>
      <w:numFmt w:val="decimal"/>
      <w:lvlText w:val="%1."/>
      <w:lvlJc w:val="left"/>
      <w:pPr>
        <w:ind w:left="720" w:hanging="360"/>
      </w:pPr>
      <w:rPr>
        <w:rFonts w:ascii="Verdana" w:hAnsi="Verdana" w:hint="default"/>
        <w:i/>
        <w:sz w:val="20"/>
      </w:rPr>
    </w:lvl>
    <w:lvl w:ilvl="1" w:tplc="08160019">
      <w:start w:val="1"/>
      <w:numFmt w:val="lowerLetter"/>
      <w:lvlText w:val="%2."/>
      <w:lvlJc w:val="left"/>
      <w:pPr>
        <w:ind w:left="1440" w:hanging="360"/>
      </w:pPr>
    </w:lvl>
    <w:lvl w:ilvl="2" w:tplc="0816001B">
      <w:start w:val="1"/>
      <w:numFmt w:val="lowerRoman"/>
      <w:lvlText w:val="%3."/>
      <w:lvlJc w:val="right"/>
      <w:pPr>
        <w:ind w:left="2160" w:hanging="180"/>
      </w:pPr>
    </w:lvl>
    <w:lvl w:ilvl="3" w:tplc="0816000F">
      <w:start w:val="1"/>
      <w:numFmt w:val="decimal"/>
      <w:lvlText w:val="%4."/>
      <w:lvlJc w:val="left"/>
      <w:pPr>
        <w:ind w:left="2880" w:hanging="360"/>
      </w:pPr>
    </w:lvl>
    <w:lvl w:ilvl="4" w:tplc="08160019">
      <w:start w:val="1"/>
      <w:numFmt w:val="lowerLetter"/>
      <w:lvlText w:val="%5."/>
      <w:lvlJc w:val="left"/>
      <w:pPr>
        <w:ind w:left="3600" w:hanging="360"/>
      </w:pPr>
    </w:lvl>
    <w:lvl w:ilvl="5" w:tplc="0816001B">
      <w:start w:val="1"/>
      <w:numFmt w:val="lowerRoman"/>
      <w:lvlText w:val="%6."/>
      <w:lvlJc w:val="right"/>
      <w:pPr>
        <w:ind w:left="4320" w:hanging="180"/>
      </w:pPr>
    </w:lvl>
    <w:lvl w:ilvl="6" w:tplc="0816000F">
      <w:start w:val="1"/>
      <w:numFmt w:val="decimal"/>
      <w:lvlText w:val="%7."/>
      <w:lvlJc w:val="left"/>
      <w:pPr>
        <w:ind w:left="5040" w:hanging="360"/>
      </w:pPr>
    </w:lvl>
    <w:lvl w:ilvl="7" w:tplc="08160019">
      <w:start w:val="1"/>
      <w:numFmt w:val="lowerLetter"/>
      <w:lvlText w:val="%8."/>
      <w:lvlJc w:val="left"/>
      <w:pPr>
        <w:ind w:left="5760" w:hanging="360"/>
      </w:pPr>
    </w:lvl>
    <w:lvl w:ilvl="8" w:tplc="0816001B">
      <w:start w:val="1"/>
      <w:numFmt w:val="lowerRoman"/>
      <w:lvlText w:val="%9."/>
      <w:lvlJc w:val="right"/>
      <w:pPr>
        <w:ind w:left="6480" w:hanging="180"/>
      </w:pPr>
    </w:lvl>
  </w:abstractNum>
  <w:abstractNum w:abstractNumId="28" w15:restartNumberingAfterBreak="0">
    <w:nsid w:val="5BF92822"/>
    <w:multiLevelType w:val="hybridMultilevel"/>
    <w:tmpl w:val="CD84D03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9" w15:restartNumberingAfterBreak="0">
    <w:nsid w:val="5F0F7B13"/>
    <w:multiLevelType w:val="hybridMultilevel"/>
    <w:tmpl w:val="36A22C2C"/>
    <w:lvl w:ilvl="0" w:tplc="08160017">
      <w:start w:val="1"/>
      <w:numFmt w:val="lowerLetter"/>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0" w15:restartNumberingAfterBreak="0">
    <w:nsid w:val="645D0A91"/>
    <w:multiLevelType w:val="hybridMultilevel"/>
    <w:tmpl w:val="1EFC119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1" w15:restartNumberingAfterBreak="0">
    <w:nsid w:val="682636C3"/>
    <w:multiLevelType w:val="hybridMultilevel"/>
    <w:tmpl w:val="382E954E"/>
    <w:lvl w:ilvl="0" w:tplc="827659FA">
      <w:start w:val="1"/>
      <w:numFmt w:val="lowerRoman"/>
      <w:lvlText w:val="%1)"/>
      <w:lvlJc w:val="left"/>
      <w:pPr>
        <w:ind w:left="1080" w:hanging="72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2" w15:restartNumberingAfterBreak="0">
    <w:nsid w:val="69BE7981"/>
    <w:multiLevelType w:val="hybridMultilevel"/>
    <w:tmpl w:val="E402A69E"/>
    <w:lvl w:ilvl="0" w:tplc="D70ECA06">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3" w15:restartNumberingAfterBreak="0">
    <w:nsid w:val="6A686F5E"/>
    <w:multiLevelType w:val="hybridMultilevel"/>
    <w:tmpl w:val="8990F5A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4" w15:restartNumberingAfterBreak="0">
    <w:nsid w:val="6CAA07EC"/>
    <w:multiLevelType w:val="hybridMultilevel"/>
    <w:tmpl w:val="2926ECC0"/>
    <w:lvl w:ilvl="0" w:tplc="09D478A4">
      <w:start w:val="1"/>
      <w:numFmt w:val="lowerLetter"/>
      <w:lvlText w:val="%1)"/>
      <w:lvlJc w:val="left"/>
      <w:pPr>
        <w:ind w:left="340"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1" w:tplc="991EC01A">
      <w:start w:val="1"/>
      <w:numFmt w:val="lowerLetter"/>
      <w:lvlText w:val="%2"/>
      <w:lvlJc w:val="left"/>
      <w:pPr>
        <w:ind w:left="1420"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2" w:tplc="5B88C252">
      <w:start w:val="1"/>
      <w:numFmt w:val="lowerRoman"/>
      <w:lvlText w:val="%3"/>
      <w:lvlJc w:val="left"/>
      <w:pPr>
        <w:ind w:left="2140"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3" w:tplc="3BA0DFB8">
      <w:start w:val="1"/>
      <w:numFmt w:val="decimal"/>
      <w:lvlText w:val="%4"/>
      <w:lvlJc w:val="left"/>
      <w:pPr>
        <w:ind w:left="2860"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4" w:tplc="3FF8891E">
      <w:start w:val="1"/>
      <w:numFmt w:val="lowerLetter"/>
      <w:lvlText w:val="%5"/>
      <w:lvlJc w:val="left"/>
      <w:pPr>
        <w:ind w:left="3580"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5" w:tplc="BFBC095E">
      <w:start w:val="1"/>
      <w:numFmt w:val="lowerRoman"/>
      <w:lvlText w:val="%6"/>
      <w:lvlJc w:val="left"/>
      <w:pPr>
        <w:ind w:left="4300"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6" w:tplc="DC0409EE">
      <w:start w:val="1"/>
      <w:numFmt w:val="decimal"/>
      <w:lvlText w:val="%7"/>
      <w:lvlJc w:val="left"/>
      <w:pPr>
        <w:ind w:left="5020"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7" w:tplc="6E68FE70">
      <w:start w:val="1"/>
      <w:numFmt w:val="lowerLetter"/>
      <w:lvlText w:val="%8"/>
      <w:lvlJc w:val="left"/>
      <w:pPr>
        <w:ind w:left="5740"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8" w:tplc="BD40B6A8">
      <w:start w:val="1"/>
      <w:numFmt w:val="lowerRoman"/>
      <w:lvlText w:val="%9"/>
      <w:lvlJc w:val="left"/>
      <w:pPr>
        <w:ind w:left="6460"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abstractNum>
  <w:abstractNum w:abstractNumId="35" w15:restartNumberingAfterBreak="0">
    <w:nsid w:val="6FAD7D2D"/>
    <w:multiLevelType w:val="multilevel"/>
    <w:tmpl w:val="0816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6" w15:restartNumberingAfterBreak="0">
    <w:nsid w:val="719C4011"/>
    <w:multiLevelType w:val="hybridMultilevel"/>
    <w:tmpl w:val="F4C6FBDE"/>
    <w:lvl w:ilvl="0" w:tplc="B426BF14">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7" w15:restartNumberingAfterBreak="0">
    <w:nsid w:val="723A6E2A"/>
    <w:multiLevelType w:val="hybridMultilevel"/>
    <w:tmpl w:val="FCBA2618"/>
    <w:lvl w:ilvl="0" w:tplc="BC0C8B10">
      <w:start w:val="1"/>
      <w:numFmt w:val="lowerLetter"/>
      <w:lvlText w:val="%1)"/>
      <w:lvlJc w:val="left"/>
      <w:pPr>
        <w:ind w:left="718"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1" w:tplc="89DC4ECE">
      <w:start w:val="1"/>
      <w:numFmt w:val="lowerLetter"/>
      <w:lvlText w:val="%2"/>
      <w:lvlJc w:val="left"/>
      <w:pPr>
        <w:ind w:left="1420"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2" w:tplc="8C96EB8E">
      <w:start w:val="1"/>
      <w:numFmt w:val="lowerRoman"/>
      <w:lvlText w:val="%3"/>
      <w:lvlJc w:val="left"/>
      <w:pPr>
        <w:ind w:left="2140"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3" w:tplc="323691DE">
      <w:start w:val="1"/>
      <w:numFmt w:val="decimal"/>
      <w:lvlText w:val="%4"/>
      <w:lvlJc w:val="left"/>
      <w:pPr>
        <w:ind w:left="2860"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4" w:tplc="657001C8">
      <w:start w:val="1"/>
      <w:numFmt w:val="lowerLetter"/>
      <w:lvlText w:val="%5"/>
      <w:lvlJc w:val="left"/>
      <w:pPr>
        <w:ind w:left="3580"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5" w:tplc="C04008F2">
      <w:start w:val="1"/>
      <w:numFmt w:val="lowerRoman"/>
      <w:lvlText w:val="%6"/>
      <w:lvlJc w:val="left"/>
      <w:pPr>
        <w:ind w:left="4300"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6" w:tplc="AE58E488">
      <w:start w:val="1"/>
      <w:numFmt w:val="decimal"/>
      <w:lvlText w:val="%7"/>
      <w:lvlJc w:val="left"/>
      <w:pPr>
        <w:ind w:left="5020"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7" w:tplc="F2681D30">
      <w:start w:val="1"/>
      <w:numFmt w:val="lowerLetter"/>
      <w:lvlText w:val="%8"/>
      <w:lvlJc w:val="left"/>
      <w:pPr>
        <w:ind w:left="5740"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8" w:tplc="3F68FBD0">
      <w:start w:val="1"/>
      <w:numFmt w:val="lowerRoman"/>
      <w:lvlText w:val="%9"/>
      <w:lvlJc w:val="left"/>
      <w:pPr>
        <w:ind w:left="6460"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abstractNum>
  <w:abstractNum w:abstractNumId="38" w15:restartNumberingAfterBreak="0">
    <w:nsid w:val="736110C5"/>
    <w:multiLevelType w:val="hybridMultilevel"/>
    <w:tmpl w:val="DCF42266"/>
    <w:lvl w:ilvl="0" w:tplc="08160017">
      <w:start w:val="1"/>
      <w:numFmt w:val="lowerLetter"/>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9" w15:restartNumberingAfterBreak="0">
    <w:nsid w:val="75E35925"/>
    <w:multiLevelType w:val="hybridMultilevel"/>
    <w:tmpl w:val="53008896"/>
    <w:lvl w:ilvl="0" w:tplc="6548EA9E">
      <w:start w:val="1"/>
      <w:numFmt w:val="lowerLetter"/>
      <w:lvlText w:val="%1)"/>
      <w:lvlJc w:val="left"/>
      <w:pPr>
        <w:ind w:left="786" w:hanging="360"/>
      </w:pPr>
      <w:rPr>
        <w:b w:val="0"/>
      </w:rPr>
    </w:lvl>
    <w:lvl w:ilvl="1" w:tplc="08160019">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40" w15:restartNumberingAfterBreak="0">
    <w:nsid w:val="78FB779D"/>
    <w:multiLevelType w:val="hybridMultilevel"/>
    <w:tmpl w:val="53008896"/>
    <w:lvl w:ilvl="0" w:tplc="6548EA9E">
      <w:start w:val="1"/>
      <w:numFmt w:val="lowerLetter"/>
      <w:lvlText w:val="%1)"/>
      <w:lvlJc w:val="left"/>
      <w:pPr>
        <w:ind w:left="786" w:hanging="360"/>
      </w:pPr>
      <w:rPr>
        <w:b w:val="0"/>
      </w:rPr>
    </w:lvl>
    <w:lvl w:ilvl="1" w:tplc="08160019">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41" w15:restartNumberingAfterBreak="0">
    <w:nsid w:val="79C37941"/>
    <w:multiLevelType w:val="hybridMultilevel"/>
    <w:tmpl w:val="03669E68"/>
    <w:lvl w:ilvl="0" w:tplc="1C7AE432">
      <w:start w:val="1"/>
      <w:numFmt w:val="decimal"/>
      <w:lvlText w:val="%1."/>
      <w:lvlJc w:val="left"/>
      <w:pPr>
        <w:ind w:left="720" w:hanging="360"/>
      </w:pPr>
      <w:rPr>
        <w:rFonts w:hint="default"/>
        <w:color w:val="000000" w:themeColor="text1"/>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42" w15:restartNumberingAfterBreak="0">
    <w:nsid w:val="7A670F2C"/>
    <w:multiLevelType w:val="hybridMultilevel"/>
    <w:tmpl w:val="1F66EF16"/>
    <w:lvl w:ilvl="0" w:tplc="08160001">
      <w:start w:val="1"/>
      <w:numFmt w:val="bullet"/>
      <w:lvlText w:val=""/>
      <w:lvlJc w:val="left"/>
      <w:pPr>
        <w:ind w:left="1080" w:hanging="360"/>
      </w:pPr>
      <w:rPr>
        <w:rFonts w:ascii="Symbol" w:hAnsi="Symbol" w:hint="default"/>
      </w:rPr>
    </w:lvl>
    <w:lvl w:ilvl="1" w:tplc="08160003">
      <w:start w:val="1"/>
      <w:numFmt w:val="bullet"/>
      <w:lvlText w:val="o"/>
      <w:lvlJc w:val="left"/>
      <w:pPr>
        <w:ind w:left="1800" w:hanging="360"/>
      </w:pPr>
      <w:rPr>
        <w:rFonts w:ascii="Courier New" w:hAnsi="Courier New" w:cs="Courier New" w:hint="default"/>
      </w:rPr>
    </w:lvl>
    <w:lvl w:ilvl="2" w:tplc="08160005" w:tentative="1">
      <w:start w:val="1"/>
      <w:numFmt w:val="bullet"/>
      <w:lvlText w:val=""/>
      <w:lvlJc w:val="left"/>
      <w:pPr>
        <w:ind w:left="2520" w:hanging="360"/>
      </w:pPr>
      <w:rPr>
        <w:rFonts w:ascii="Wingdings" w:hAnsi="Wingdings" w:hint="default"/>
      </w:rPr>
    </w:lvl>
    <w:lvl w:ilvl="3" w:tplc="08160001" w:tentative="1">
      <w:start w:val="1"/>
      <w:numFmt w:val="bullet"/>
      <w:lvlText w:val=""/>
      <w:lvlJc w:val="left"/>
      <w:pPr>
        <w:ind w:left="3240" w:hanging="360"/>
      </w:pPr>
      <w:rPr>
        <w:rFonts w:ascii="Symbol" w:hAnsi="Symbol" w:hint="default"/>
      </w:rPr>
    </w:lvl>
    <w:lvl w:ilvl="4" w:tplc="08160003" w:tentative="1">
      <w:start w:val="1"/>
      <w:numFmt w:val="bullet"/>
      <w:lvlText w:val="o"/>
      <w:lvlJc w:val="left"/>
      <w:pPr>
        <w:ind w:left="3960" w:hanging="360"/>
      </w:pPr>
      <w:rPr>
        <w:rFonts w:ascii="Courier New" w:hAnsi="Courier New" w:cs="Courier New" w:hint="default"/>
      </w:rPr>
    </w:lvl>
    <w:lvl w:ilvl="5" w:tplc="08160005" w:tentative="1">
      <w:start w:val="1"/>
      <w:numFmt w:val="bullet"/>
      <w:lvlText w:val=""/>
      <w:lvlJc w:val="left"/>
      <w:pPr>
        <w:ind w:left="4680" w:hanging="360"/>
      </w:pPr>
      <w:rPr>
        <w:rFonts w:ascii="Wingdings" w:hAnsi="Wingdings" w:hint="default"/>
      </w:rPr>
    </w:lvl>
    <w:lvl w:ilvl="6" w:tplc="08160001" w:tentative="1">
      <w:start w:val="1"/>
      <w:numFmt w:val="bullet"/>
      <w:lvlText w:val=""/>
      <w:lvlJc w:val="left"/>
      <w:pPr>
        <w:ind w:left="5400" w:hanging="360"/>
      </w:pPr>
      <w:rPr>
        <w:rFonts w:ascii="Symbol" w:hAnsi="Symbol" w:hint="default"/>
      </w:rPr>
    </w:lvl>
    <w:lvl w:ilvl="7" w:tplc="08160003" w:tentative="1">
      <w:start w:val="1"/>
      <w:numFmt w:val="bullet"/>
      <w:lvlText w:val="o"/>
      <w:lvlJc w:val="left"/>
      <w:pPr>
        <w:ind w:left="6120" w:hanging="360"/>
      </w:pPr>
      <w:rPr>
        <w:rFonts w:ascii="Courier New" w:hAnsi="Courier New" w:cs="Courier New" w:hint="default"/>
      </w:rPr>
    </w:lvl>
    <w:lvl w:ilvl="8" w:tplc="08160005" w:tentative="1">
      <w:start w:val="1"/>
      <w:numFmt w:val="bullet"/>
      <w:lvlText w:val=""/>
      <w:lvlJc w:val="left"/>
      <w:pPr>
        <w:ind w:left="6840" w:hanging="360"/>
      </w:pPr>
      <w:rPr>
        <w:rFonts w:ascii="Wingdings" w:hAnsi="Wingdings" w:hint="default"/>
      </w:rPr>
    </w:lvl>
  </w:abstractNum>
  <w:abstractNum w:abstractNumId="43" w15:restartNumberingAfterBreak="0">
    <w:nsid w:val="7C6D34DC"/>
    <w:multiLevelType w:val="hybridMultilevel"/>
    <w:tmpl w:val="71180E6A"/>
    <w:lvl w:ilvl="0" w:tplc="A366F02C">
      <w:start w:val="1"/>
      <w:numFmt w:val="upperLetter"/>
      <w:lvlText w:val="%1)"/>
      <w:lvlJc w:val="left"/>
      <w:pPr>
        <w:ind w:left="1069" w:hanging="360"/>
      </w:pPr>
    </w:lvl>
    <w:lvl w:ilvl="1" w:tplc="08160019">
      <w:start w:val="1"/>
      <w:numFmt w:val="lowerLetter"/>
      <w:lvlText w:val="%2."/>
      <w:lvlJc w:val="left"/>
      <w:pPr>
        <w:ind w:left="1789" w:hanging="360"/>
      </w:pPr>
    </w:lvl>
    <w:lvl w:ilvl="2" w:tplc="0816001B">
      <w:start w:val="1"/>
      <w:numFmt w:val="lowerRoman"/>
      <w:lvlText w:val="%3."/>
      <w:lvlJc w:val="right"/>
      <w:pPr>
        <w:ind w:left="2509" w:hanging="180"/>
      </w:pPr>
    </w:lvl>
    <w:lvl w:ilvl="3" w:tplc="0816000F">
      <w:start w:val="1"/>
      <w:numFmt w:val="decimal"/>
      <w:lvlText w:val="%4."/>
      <w:lvlJc w:val="left"/>
      <w:pPr>
        <w:ind w:left="3229" w:hanging="360"/>
      </w:pPr>
    </w:lvl>
    <w:lvl w:ilvl="4" w:tplc="08160019">
      <w:start w:val="1"/>
      <w:numFmt w:val="lowerLetter"/>
      <w:lvlText w:val="%5."/>
      <w:lvlJc w:val="left"/>
      <w:pPr>
        <w:ind w:left="3949" w:hanging="360"/>
      </w:pPr>
    </w:lvl>
    <w:lvl w:ilvl="5" w:tplc="0816001B">
      <w:start w:val="1"/>
      <w:numFmt w:val="lowerRoman"/>
      <w:lvlText w:val="%6."/>
      <w:lvlJc w:val="right"/>
      <w:pPr>
        <w:ind w:left="4669" w:hanging="180"/>
      </w:pPr>
    </w:lvl>
    <w:lvl w:ilvl="6" w:tplc="0816000F">
      <w:start w:val="1"/>
      <w:numFmt w:val="decimal"/>
      <w:lvlText w:val="%7."/>
      <w:lvlJc w:val="left"/>
      <w:pPr>
        <w:ind w:left="5389" w:hanging="360"/>
      </w:pPr>
    </w:lvl>
    <w:lvl w:ilvl="7" w:tplc="08160019">
      <w:start w:val="1"/>
      <w:numFmt w:val="lowerLetter"/>
      <w:lvlText w:val="%8."/>
      <w:lvlJc w:val="left"/>
      <w:pPr>
        <w:ind w:left="6109" w:hanging="360"/>
      </w:pPr>
    </w:lvl>
    <w:lvl w:ilvl="8" w:tplc="0816001B">
      <w:start w:val="1"/>
      <w:numFmt w:val="lowerRoman"/>
      <w:lvlText w:val="%9."/>
      <w:lvlJc w:val="right"/>
      <w:pPr>
        <w:ind w:left="6829" w:hanging="180"/>
      </w:pPr>
    </w:lvl>
  </w:abstractNum>
  <w:num w:numId="1" w16cid:durableId="1291282591">
    <w:abstractNumId w:val="39"/>
  </w:num>
  <w:num w:numId="2" w16cid:durableId="484594341">
    <w:abstractNumId w:val="24"/>
  </w:num>
  <w:num w:numId="3" w16cid:durableId="2016029874">
    <w:abstractNumId w:val="17"/>
  </w:num>
  <w:num w:numId="4" w16cid:durableId="388504919">
    <w:abstractNumId w:val="29"/>
  </w:num>
  <w:num w:numId="5" w16cid:durableId="624233064">
    <w:abstractNumId w:val="18"/>
  </w:num>
  <w:num w:numId="6" w16cid:durableId="598486942">
    <w:abstractNumId w:val="15"/>
  </w:num>
  <w:num w:numId="7" w16cid:durableId="1810005217">
    <w:abstractNumId w:val="23"/>
  </w:num>
  <w:num w:numId="8" w16cid:durableId="217132075">
    <w:abstractNumId w:val="5"/>
  </w:num>
  <w:num w:numId="9" w16cid:durableId="1940478059">
    <w:abstractNumId w:val="8"/>
  </w:num>
  <w:num w:numId="10" w16cid:durableId="1834106065">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612784970">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09092744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865437268">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54283484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7022237">
    <w:abstractNumId w:val="3"/>
  </w:num>
  <w:num w:numId="16" w16cid:durableId="370347100">
    <w:abstractNumId w:val="6"/>
  </w:num>
  <w:num w:numId="17" w16cid:durableId="1151294015">
    <w:abstractNumId w:val="7"/>
  </w:num>
  <w:num w:numId="18" w16cid:durableId="539634969">
    <w:abstractNumId w:val="25"/>
  </w:num>
  <w:num w:numId="19" w16cid:durableId="198051514">
    <w:abstractNumId w:val="14"/>
  </w:num>
  <w:num w:numId="20" w16cid:durableId="1952198530">
    <w:abstractNumId w:val="35"/>
  </w:num>
  <w:num w:numId="21" w16cid:durableId="590041210">
    <w:abstractNumId w:val="42"/>
  </w:num>
  <w:num w:numId="22" w16cid:durableId="1608433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690835833">
    <w:abstractNumId w:val="1"/>
  </w:num>
  <w:num w:numId="24" w16cid:durableId="447627291">
    <w:abstractNumId w:val="43"/>
  </w:num>
  <w:num w:numId="25" w16cid:durableId="443308665">
    <w:abstractNumId w:val="2"/>
  </w:num>
  <w:num w:numId="26" w16cid:durableId="1958024918">
    <w:abstractNumId w:val="40"/>
  </w:num>
  <w:num w:numId="27" w16cid:durableId="53312223">
    <w:abstractNumId w:val="30"/>
  </w:num>
  <w:num w:numId="28" w16cid:durableId="1274244876">
    <w:abstractNumId w:val="36"/>
  </w:num>
  <w:num w:numId="29" w16cid:durableId="932972655">
    <w:abstractNumId w:val="4"/>
  </w:num>
  <w:num w:numId="30" w16cid:durableId="1797992361">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75740442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564418063">
    <w:abstractNumId w:val="31"/>
  </w:num>
  <w:num w:numId="33" w16cid:durableId="38359254">
    <w:abstractNumId w:val="28"/>
  </w:num>
  <w:num w:numId="34" w16cid:durableId="1083256367">
    <w:abstractNumId w:val="38"/>
  </w:num>
  <w:num w:numId="35" w16cid:durableId="716048325">
    <w:abstractNumId w:val="20"/>
  </w:num>
  <w:num w:numId="36" w16cid:durableId="754595986">
    <w:abstractNumId w:val="21"/>
  </w:num>
  <w:num w:numId="37" w16cid:durableId="593437911">
    <w:abstractNumId w:val="41"/>
  </w:num>
  <w:num w:numId="38" w16cid:durableId="578903656">
    <w:abstractNumId w:val="12"/>
  </w:num>
  <w:num w:numId="39" w16cid:durableId="430979563">
    <w:abstractNumId w:val="11"/>
  </w:num>
  <w:num w:numId="40" w16cid:durableId="692340855">
    <w:abstractNumId w:val="22"/>
  </w:num>
  <w:num w:numId="41" w16cid:durableId="2048721730">
    <w:abstractNumId w:val="10"/>
  </w:num>
  <w:num w:numId="42" w16cid:durableId="108285729">
    <w:abstractNumId w:val="32"/>
  </w:num>
  <w:num w:numId="43" w16cid:durableId="1013842476">
    <w:abstractNumId w:val="26"/>
  </w:num>
  <w:num w:numId="44" w16cid:durableId="2055613821">
    <w:abstractNumId w:val="9"/>
  </w:num>
  <w:num w:numId="45" w16cid:durableId="1268078299">
    <w:abstractNumId w:val="33"/>
  </w:num>
  <w:numIdMacAtCleanup w:val="1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ia Jorge Caldeira Carvalho Antunes Correia">
    <w15:presenceInfo w15:providerId="AD" w15:userId="S::mcorreia@dgav.pt::1e1de6ea-f221-4389-8ea4-0e9a44ac8ccc"/>
  </w15:person>
  <w15:person w15:author="Maria Cristina Tavares Briosa">
    <w15:presenceInfo w15:providerId="AD" w15:userId="S::mtbriosa@dgav.pt::7feb9a51-b643-4227-813a-bf672e441bc0"/>
  </w15:person>
  <w15:person w15:author="Maria Helena Menezes Maia">
    <w15:presenceInfo w15:providerId="AD" w15:userId="S::hmaia@dgav.pt::a66831bd-86ae-4d97-a098-dbb74b989573"/>
  </w15:person>
  <w15:person w15:author="Ana Rita Tavares Murta">
    <w15:presenceInfo w15:providerId="AD" w15:userId="S::ana.murta@dgav.pt::3317b90b-4b9b-432f-bf4f-3eac3d45e21b"/>
  </w15:person>
  <w15:person w15:author="Nicole Tonelo">
    <w15:presenceInfo w15:providerId="AD" w15:userId="S::nicole.tonelo@dgav.pt::2f5fdb0a-a9c9-4d3b-8eb7-26919b89f16c"/>
  </w15:person>
  <w15:person w15:author="Maria Rosário Silva Lemos Cidadão">
    <w15:presenceInfo w15:providerId="AD" w15:userId="S::mcidadao@dgav.pt::6b8a8a9e-dfea-482a-ad22-d282462b5872"/>
  </w15:person>
  <w15:person w15:author="Carla Almeida">
    <w15:presenceInfo w15:providerId="AD" w15:userId="S::carla.almeida@dgav.pt::b7fa9854-e9ce-41de-b47b-4d77f011004c"/>
  </w15:person>
  <w15:person w15:author="Susana Margarida Gonçalves Silva Santos">
    <w15:presenceInfo w15:providerId="AD" w15:userId="S::susana.goncalves@dgav.pt::5344449e-b367-4f5f-89ff-b1e57063be3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oNotTrackFormatting/>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39EF"/>
    <w:rsid w:val="00000055"/>
    <w:rsid w:val="0000038B"/>
    <w:rsid w:val="00000DEF"/>
    <w:rsid w:val="0000144C"/>
    <w:rsid w:val="000018E1"/>
    <w:rsid w:val="00001F55"/>
    <w:rsid w:val="00002052"/>
    <w:rsid w:val="000021F4"/>
    <w:rsid w:val="0000389D"/>
    <w:rsid w:val="00004033"/>
    <w:rsid w:val="000041C8"/>
    <w:rsid w:val="0000467F"/>
    <w:rsid w:val="0000631E"/>
    <w:rsid w:val="000063CF"/>
    <w:rsid w:val="00006A79"/>
    <w:rsid w:val="00007228"/>
    <w:rsid w:val="0000735B"/>
    <w:rsid w:val="0000774A"/>
    <w:rsid w:val="00010336"/>
    <w:rsid w:val="00010F84"/>
    <w:rsid w:val="00011A8F"/>
    <w:rsid w:val="00011AF1"/>
    <w:rsid w:val="00011E67"/>
    <w:rsid w:val="00012CE8"/>
    <w:rsid w:val="00012F95"/>
    <w:rsid w:val="00013500"/>
    <w:rsid w:val="000138B4"/>
    <w:rsid w:val="00013F93"/>
    <w:rsid w:val="000157D3"/>
    <w:rsid w:val="000157E7"/>
    <w:rsid w:val="00015860"/>
    <w:rsid w:val="00015B32"/>
    <w:rsid w:val="000162B7"/>
    <w:rsid w:val="00017717"/>
    <w:rsid w:val="00017CFB"/>
    <w:rsid w:val="00017D54"/>
    <w:rsid w:val="00020B99"/>
    <w:rsid w:val="00020D2F"/>
    <w:rsid w:val="00021906"/>
    <w:rsid w:val="00021C31"/>
    <w:rsid w:val="00022836"/>
    <w:rsid w:val="00022A26"/>
    <w:rsid w:val="00022B33"/>
    <w:rsid w:val="00022B9F"/>
    <w:rsid w:val="00023252"/>
    <w:rsid w:val="000232BB"/>
    <w:rsid w:val="000247FE"/>
    <w:rsid w:val="00024C78"/>
    <w:rsid w:val="00026AF5"/>
    <w:rsid w:val="00026F15"/>
    <w:rsid w:val="0002742B"/>
    <w:rsid w:val="00027A03"/>
    <w:rsid w:val="00032EE6"/>
    <w:rsid w:val="00033181"/>
    <w:rsid w:val="00033D29"/>
    <w:rsid w:val="000347EF"/>
    <w:rsid w:val="00035248"/>
    <w:rsid w:val="0003578C"/>
    <w:rsid w:val="0003612B"/>
    <w:rsid w:val="000363DD"/>
    <w:rsid w:val="000369AB"/>
    <w:rsid w:val="00036C6A"/>
    <w:rsid w:val="000377E9"/>
    <w:rsid w:val="000378C8"/>
    <w:rsid w:val="00037C03"/>
    <w:rsid w:val="0004004F"/>
    <w:rsid w:val="00040BF8"/>
    <w:rsid w:val="000420EE"/>
    <w:rsid w:val="0004294F"/>
    <w:rsid w:val="00042CCD"/>
    <w:rsid w:val="000434FF"/>
    <w:rsid w:val="0004428C"/>
    <w:rsid w:val="0004487C"/>
    <w:rsid w:val="00045C39"/>
    <w:rsid w:val="00045CBA"/>
    <w:rsid w:val="00045D8F"/>
    <w:rsid w:val="00046603"/>
    <w:rsid w:val="000475CC"/>
    <w:rsid w:val="00047A3D"/>
    <w:rsid w:val="000502CA"/>
    <w:rsid w:val="00050581"/>
    <w:rsid w:val="000507F4"/>
    <w:rsid w:val="00050CFF"/>
    <w:rsid w:val="00051BEA"/>
    <w:rsid w:val="00052990"/>
    <w:rsid w:val="000530AC"/>
    <w:rsid w:val="000537C8"/>
    <w:rsid w:val="000538F4"/>
    <w:rsid w:val="00053B8C"/>
    <w:rsid w:val="00053D71"/>
    <w:rsid w:val="00054A9E"/>
    <w:rsid w:val="00054C76"/>
    <w:rsid w:val="0005568D"/>
    <w:rsid w:val="0005590F"/>
    <w:rsid w:val="000559BF"/>
    <w:rsid w:val="00055B3A"/>
    <w:rsid w:val="00055B61"/>
    <w:rsid w:val="000565F9"/>
    <w:rsid w:val="00056A66"/>
    <w:rsid w:val="00056C17"/>
    <w:rsid w:val="000574D1"/>
    <w:rsid w:val="0005799A"/>
    <w:rsid w:val="00057E59"/>
    <w:rsid w:val="00060343"/>
    <w:rsid w:val="000609F1"/>
    <w:rsid w:val="00060AB9"/>
    <w:rsid w:val="00061372"/>
    <w:rsid w:val="00061CFE"/>
    <w:rsid w:val="00061E25"/>
    <w:rsid w:val="00061F84"/>
    <w:rsid w:val="00061FD4"/>
    <w:rsid w:val="00062AF8"/>
    <w:rsid w:val="00062E20"/>
    <w:rsid w:val="00062F9A"/>
    <w:rsid w:val="00063DFD"/>
    <w:rsid w:val="00064450"/>
    <w:rsid w:val="0006595E"/>
    <w:rsid w:val="00065BA2"/>
    <w:rsid w:val="000660BB"/>
    <w:rsid w:val="000669D6"/>
    <w:rsid w:val="0007073C"/>
    <w:rsid w:val="0007096D"/>
    <w:rsid w:val="00070F41"/>
    <w:rsid w:val="00071E59"/>
    <w:rsid w:val="00071FC0"/>
    <w:rsid w:val="0007265B"/>
    <w:rsid w:val="00072923"/>
    <w:rsid w:val="00072F73"/>
    <w:rsid w:val="0007405C"/>
    <w:rsid w:val="00074202"/>
    <w:rsid w:val="00074B6E"/>
    <w:rsid w:val="000756BB"/>
    <w:rsid w:val="0007693B"/>
    <w:rsid w:val="00076D8F"/>
    <w:rsid w:val="0007717E"/>
    <w:rsid w:val="00077838"/>
    <w:rsid w:val="000804FE"/>
    <w:rsid w:val="00080B8C"/>
    <w:rsid w:val="0008145A"/>
    <w:rsid w:val="00081B8E"/>
    <w:rsid w:val="00082153"/>
    <w:rsid w:val="000823E1"/>
    <w:rsid w:val="00083445"/>
    <w:rsid w:val="000838B9"/>
    <w:rsid w:val="000852BC"/>
    <w:rsid w:val="00086F91"/>
    <w:rsid w:val="000909AF"/>
    <w:rsid w:val="00090B4A"/>
    <w:rsid w:val="00092509"/>
    <w:rsid w:val="00092D74"/>
    <w:rsid w:val="00093190"/>
    <w:rsid w:val="00093435"/>
    <w:rsid w:val="00093E71"/>
    <w:rsid w:val="00094285"/>
    <w:rsid w:val="000950F5"/>
    <w:rsid w:val="000952C2"/>
    <w:rsid w:val="00095649"/>
    <w:rsid w:val="0009566F"/>
    <w:rsid w:val="00095808"/>
    <w:rsid w:val="00096263"/>
    <w:rsid w:val="00096345"/>
    <w:rsid w:val="000963C8"/>
    <w:rsid w:val="000965D4"/>
    <w:rsid w:val="00096974"/>
    <w:rsid w:val="00096A03"/>
    <w:rsid w:val="00096A99"/>
    <w:rsid w:val="000972C8"/>
    <w:rsid w:val="0009742A"/>
    <w:rsid w:val="000A0B4E"/>
    <w:rsid w:val="000A0CB5"/>
    <w:rsid w:val="000A194E"/>
    <w:rsid w:val="000A2E99"/>
    <w:rsid w:val="000A3FAB"/>
    <w:rsid w:val="000A44E4"/>
    <w:rsid w:val="000A51A6"/>
    <w:rsid w:val="000A57A1"/>
    <w:rsid w:val="000A623C"/>
    <w:rsid w:val="000A6BD9"/>
    <w:rsid w:val="000A6C28"/>
    <w:rsid w:val="000A71DC"/>
    <w:rsid w:val="000A7F5D"/>
    <w:rsid w:val="000B0677"/>
    <w:rsid w:val="000B0982"/>
    <w:rsid w:val="000B0BF9"/>
    <w:rsid w:val="000B133A"/>
    <w:rsid w:val="000B1F5D"/>
    <w:rsid w:val="000B3755"/>
    <w:rsid w:val="000B3CA0"/>
    <w:rsid w:val="000B4644"/>
    <w:rsid w:val="000B485D"/>
    <w:rsid w:val="000B4EF0"/>
    <w:rsid w:val="000B5557"/>
    <w:rsid w:val="000B60CE"/>
    <w:rsid w:val="000B60EC"/>
    <w:rsid w:val="000B7798"/>
    <w:rsid w:val="000B7CEC"/>
    <w:rsid w:val="000C08B7"/>
    <w:rsid w:val="000C0AB8"/>
    <w:rsid w:val="000C0BC0"/>
    <w:rsid w:val="000C16EA"/>
    <w:rsid w:val="000C26CA"/>
    <w:rsid w:val="000C29E0"/>
    <w:rsid w:val="000C3C1A"/>
    <w:rsid w:val="000C50F2"/>
    <w:rsid w:val="000C5157"/>
    <w:rsid w:val="000C51FC"/>
    <w:rsid w:val="000C554B"/>
    <w:rsid w:val="000C5871"/>
    <w:rsid w:val="000C5BE5"/>
    <w:rsid w:val="000C5FC1"/>
    <w:rsid w:val="000C6774"/>
    <w:rsid w:val="000C7333"/>
    <w:rsid w:val="000C7C2C"/>
    <w:rsid w:val="000C7DEF"/>
    <w:rsid w:val="000D0D30"/>
    <w:rsid w:val="000D0FD3"/>
    <w:rsid w:val="000D1637"/>
    <w:rsid w:val="000D3044"/>
    <w:rsid w:val="000D47A8"/>
    <w:rsid w:val="000D4B9C"/>
    <w:rsid w:val="000D5250"/>
    <w:rsid w:val="000D5B13"/>
    <w:rsid w:val="000D64C5"/>
    <w:rsid w:val="000D6B71"/>
    <w:rsid w:val="000D74F1"/>
    <w:rsid w:val="000D77F9"/>
    <w:rsid w:val="000D7E23"/>
    <w:rsid w:val="000D7FF6"/>
    <w:rsid w:val="000E0159"/>
    <w:rsid w:val="000E086A"/>
    <w:rsid w:val="000E0971"/>
    <w:rsid w:val="000E0D30"/>
    <w:rsid w:val="000E1A94"/>
    <w:rsid w:val="000E2673"/>
    <w:rsid w:val="000E2C7F"/>
    <w:rsid w:val="000E38D1"/>
    <w:rsid w:val="000E3F2A"/>
    <w:rsid w:val="000E4492"/>
    <w:rsid w:val="000E4602"/>
    <w:rsid w:val="000E4685"/>
    <w:rsid w:val="000E4694"/>
    <w:rsid w:val="000E4D56"/>
    <w:rsid w:val="000E5B31"/>
    <w:rsid w:val="000E5F20"/>
    <w:rsid w:val="000E6122"/>
    <w:rsid w:val="000E6849"/>
    <w:rsid w:val="000E6E9B"/>
    <w:rsid w:val="000E753F"/>
    <w:rsid w:val="000E798E"/>
    <w:rsid w:val="000E7D28"/>
    <w:rsid w:val="000E7FFE"/>
    <w:rsid w:val="000F034C"/>
    <w:rsid w:val="000F03C0"/>
    <w:rsid w:val="000F093E"/>
    <w:rsid w:val="000F1862"/>
    <w:rsid w:val="000F2D39"/>
    <w:rsid w:val="000F2F76"/>
    <w:rsid w:val="000F32AD"/>
    <w:rsid w:val="000F32E1"/>
    <w:rsid w:val="000F426D"/>
    <w:rsid w:val="000F5019"/>
    <w:rsid w:val="000F5BB0"/>
    <w:rsid w:val="000F66C8"/>
    <w:rsid w:val="000F7C0E"/>
    <w:rsid w:val="000F7DB2"/>
    <w:rsid w:val="0010043F"/>
    <w:rsid w:val="0010097A"/>
    <w:rsid w:val="00100E46"/>
    <w:rsid w:val="00101263"/>
    <w:rsid w:val="00101600"/>
    <w:rsid w:val="00101E58"/>
    <w:rsid w:val="0010248A"/>
    <w:rsid w:val="00102607"/>
    <w:rsid w:val="00103F04"/>
    <w:rsid w:val="00103F76"/>
    <w:rsid w:val="00106841"/>
    <w:rsid w:val="00106D5C"/>
    <w:rsid w:val="00107BC6"/>
    <w:rsid w:val="00107C3D"/>
    <w:rsid w:val="00107C99"/>
    <w:rsid w:val="00107D5D"/>
    <w:rsid w:val="00110192"/>
    <w:rsid w:val="001102A6"/>
    <w:rsid w:val="001102F8"/>
    <w:rsid w:val="00111A55"/>
    <w:rsid w:val="00111FBA"/>
    <w:rsid w:val="00112732"/>
    <w:rsid w:val="001127ED"/>
    <w:rsid w:val="00113724"/>
    <w:rsid w:val="0011448E"/>
    <w:rsid w:val="00114975"/>
    <w:rsid w:val="0011540C"/>
    <w:rsid w:val="00116540"/>
    <w:rsid w:val="00117CC9"/>
    <w:rsid w:val="00117DFE"/>
    <w:rsid w:val="00121F7F"/>
    <w:rsid w:val="001226B5"/>
    <w:rsid w:val="00122C4D"/>
    <w:rsid w:val="00122CBF"/>
    <w:rsid w:val="00123F39"/>
    <w:rsid w:val="0012430D"/>
    <w:rsid w:val="001247F2"/>
    <w:rsid w:val="00124ABC"/>
    <w:rsid w:val="00125400"/>
    <w:rsid w:val="00125711"/>
    <w:rsid w:val="00125897"/>
    <w:rsid w:val="00125C00"/>
    <w:rsid w:val="00125E93"/>
    <w:rsid w:val="00126995"/>
    <w:rsid w:val="00127232"/>
    <w:rsid w:val="0013084E"/>
    <w:rsid w:val="001315D5"/>
    <w:rsid w:val="001315F8"/>
    <w:rsid w:val="00132793"/>
    <w:rsid w:val="001343D3"/>
    <w:rsid w:val="00134D7C"/>
    <w:rsid w:val="001355B8"/>
    <w:rsid w:val="001357B7"/>
    <w:rsid w:val="001361F6"/>
    <w:rsid w:val="001366FC"/>
    <w:rsid w:val="0013696C"/>
    <w:rsid w:val="00136D29"/>
    <w:rsid w:val="00137950"/>
    <w:rsid w:val="00140E45"/>
    <w:rsid w:val="001413AC"/>
    <w:rsid w:val="0014195D"/>
    <w:rsid w:val="00142989"/>
    <w:rsid w:val="00142F55"/>
    <w:rsid w:val="00143047"/>
    <w:rsid w:val="00143CAA"/>
    <w:rsid w:val="00144078"/>
    <w:rsid w:val="001444FD"/>
    <w:rsid w:val="00145490"/>
    <w:rsid w:val="00145554"/>
    <w:rsid w:val="00145622"/>
    <w:rsid w:val="00145D80"/>
    <w:rsid w:val="00146171"/>
    <w:rsid w:val="00146973"/>
    <w:rsid w:val="001478BF"/>
    <w:rsid w:val="001508EA"/>
    <w:rsid w:val="00150D86"/>
    <w:rsid w:val="00151859"/>
    <w:rsid w:val="00152E60"/>
    <w:rsid w:val="00153011"/>
    <w:rsid w:val="001534C2"/>
    <w:rsid w:val="00153EAF"/>
    <w:rsid w:val="00154242"/>
    <w:rsid w:val="0015455F"/>
    <w:rsid w:val="00154B0A"/>
    <w:rsid w:val="0015546F"/>
    <w:rsid w:val="00155A14"/>
    <w:rsid w:val="00155E28"/>
    <w:rsid w:val="00156801"/>
    <w:rsid w:val="00157AD2"/>
    <w:rsid w:val="001604A0"/>
    <w:rsid w:val="00160E86"/>
    <w:rsid w:val="00161F31"/>
    <w:rsid w:val="00162304"/>
    <w:rsid w:val="00162491"/>
    <w:rsid w:val="001625CA"/>
    <w:rsid w:val="00162812"/>
    <w:rsid w:val="00162FEE"/>
    <w:rsid w:val="00163B5D"/>
    <w:rsid w:val="00163D74"/>
    <w:rsid w:val="00164C70"/>
    <w:rsid w:val="00164D0F"/>
    <w:rsid w:val="00166896"/>
    <w:rsid w:val="001710A6"/>
    <w:rsid w:val="0017142C"/>
    <w:rsid w:val="00171E80"/>
    <w:rsid w:val="001722AA"/>
    <w:rsid w:val="00172C93"/>
    <w:rsid w:val="00173416"/>
    <w:rsid w:val="00173FC4"/>
    <w:rsid w:val="0017404C"/>
    <w:rsid w:val="00174878"/>
    <w:rsid w:val="001748CD"/>
    <w:rsid w:val="001767D4"/>
    <w:rsid w:val="001767FC"/>
    <w:rsid w:val="001768B3"/>
    <w:rsid w:val="0017736F"/>
    <w:rsid w:val="0017753D"/>
    <w:rsid w:val="001775C8"/>
    <w:rsid w:val="00180AA8"/>
    <w:rsid w:val="00180C8E"/>
    <w:rsid w:val="00181131"/>
    <w:rsid w:val="001816A0"/>
    <w:rsid w:val="00181B79"/>
    <w:rsid w:val="00181D38"/>
    <w:rsid w:val="0018253A"/>
    <w:rsid w:val="00183854"/>
    <w:rsid w:val="00186299"/>
    <w:rsid w:val="00186636"/>
    <w:rsid w:val="001868E8"/>
    <w:rsid w:val="00190BF8"/>
    <w:rsid w:val="00190D10"/>
    <w:rsid w:val="00191461"/>
    <w:rsid w:val="00191B08"/>
    <w:rsid w:val="00192346"/>
    <w:rsid w:val="00192EA3"/>
    <w:rsid w:val="00192F17"/>
    <w:rsid w:val="001930A1"/>
    <w:rsid w:val="001937A8"/>
    <w:rsid w:val="00194374"/>
    <w:rsid w:val="00194793"/>
    <w:rsid w:val="0019547C"/>
    <w:rsid w:val="00196F16"/>
    <w:rsid w:val="00197725"/>
    <w:rsid w:val="001A000E"/>
    <w:rsid w:val="001A0BFA"/>
    <w:rsid w:val="001A1666"/>
    <w:rsid w:val="001A23BD"/>
    <w:rsid w:val="001A2462"/>
    <w:rsid w:val="001A6B29"/>
    <w:rsid w:val="001A7D3E"/>
    <w:rsid w:val="001B0A48"/>
    <w:rsid w:val="001B17C7"/>
    <w:rsid w:val="001B193C"/>
    <w:rsid w:val="001B1BEB"/>
    <w:rsid w:val="001B1CE3"/>
    <w:rsid w:val="001B25E4"/>
    <w:rsid w:val="001B28DB"/>
    <w:rsid w:val="001B3E93"/>
    <w:rsid w:val="001B3F10"/>
    <w:rsid w:val="001B45FF"/>
    <w:rsid w:val="001B56A7"/>
    <w:rsid w:val="001B6607"/>
    <w:rsid w:val="001B7C52"/>
    <w:rsid w:val="001C013C"/>
    <w:rsid w:val="001C32FB"/>
    <w:rsid w:val="001C33D6"/>
    <w:rsid w:val="001C3746"/>
    <w:rsid w:val="001C50D3"/>
    <w:rsid w:val="001C6A77"/>
    <w:rsid w:val="001C6B1E"/>
    <w:rsid w:val="001D00E2"/>
    <w:rsid w:val="001D047C"/>
    <w:rsid w:val="001D0A17"/>
    <w:rsid w:val="001D17C8"/>
    <w:rsid w:val="001D297D"/>
    <w:rsid w:val="001D2A07"/>
    <w:rsid w:val="001D33A6"/>
    <w:rsid w:val="001D38EC"/>
    <w:rsid w:val="001D4941"/>
    <w:rsid w:val="001D6016"/>
    <w:rsid w:val="001D60F1"/>
    <w:rsid w:val="001D7323"/>
    <w:rsid w:val="001D7DB5"/>
    <w:rsid w:val="001E1218"/>
    <w:rsid w:val="001E13F9"/>
    <w:rsid w:val="001E17CB"/>
    <w:rsid w:val="001E1DC8"/>
    <w:rsid w:val="001E297C"/>
    <w:rsid w:val="001E2989"/>
    <w:rsid w:val="001E2AF8"/>
    <w:rsid w:val="001E6503"/>
    <w:rsid w:val="001E716F"/>
    <w:rsid w:val="001E73A5"/>
    <w:rsid w:val="001E798D"/>
    <w:rsid w:val="001E7C64"/>
    <w:rsid w:val="001E7E03"/>
    <w:rsid w:val="001F0615"/>
    <w:rsid w:val="001F0A74"/>
    <w:rsid w:val="001F16DA"/>
    <w:rsid w:val="001F1899"/>
    <w:rsid w:val="001F1FEB"/>
    <w:rsid w:val="001F3503"/>
    <w:rsid w:val="001F3539"/>
    <w:rsid w:val="001F38E0"/>
    <w:rsid w:val="001F4027"/>
    <w:rsid w:val="001F48D5"/>
    <w:rsid w:val="001F5C4D"/>
    <w:rsid w:val="001F5D5F"/>
    <w:rsid w:val="001F5DA4"/>
    <w:rsid w:val="001F6120"/>
    <w:rsid w:val="001F6CA6"/>
    <w:rsid w:val="001F6FA5"/>
    <w:rsid w:val="001F7073"/>
    <w:rsid w:val="001F7D1A"/>
    <w:rsid w:val="002006B9"/>
    <w:rsid w:val="00200DE6"/>
    <w:rsid w:val="0020109F"/>
    <w:rsid w:val="00201711"/>
    <w:rsid w:val="00201CB4"/>
    <w:rsid w:val="00201E35"/>
    <w:rsid w:val="00202D8A"/>
    <w:rsid w:val="00202FFB"/>
    <w:rsid w:val="002030C3"/>
    <w:rsid w:val="002030FC"/>
    <w:rsid w:val="0020455E"/>
    <w:rsid w:val="002062DA"/>
    <w:rsid w:val="002062E1"/>
    <w:rsid w:val="00206407"/>
    <w:rsid w:val="00206B0D"/>
    <w:rsid w:val="00206DEE"/>
    <w:rsid w:val="002075E5"/>
    <w:rsid w:val="00207AB6"/>
    <w:rsid w:val="00207CD0"/>
    <w:rsid w:val="00210816"/>
    <w:rsid w:val="00210932"/>
    <w:rsid w:val="00210D92"/>
    <w:rsid w:val="002119C1"/>
    <w:rsid w:val="00213120"/>
    <w:rsid w:val="00213D0E"/>
    <w:rsid w:val="00214933"/>
    <w:rsid w:val="00215376"/>
    <w:rsid w:val="00215492"/>
    <w:rsid w:val="00215FB4"/>
    <w:rsid w:val="0021689F"/>
    <w:rsid w:val="00216F92"/>
    <w:rsid w:val="002172B4"/>
    <w:rsid w:val="00217A7A"/>
    <w:rsid w:val="00217CB0"/>
    <w:rsid w:val="00220292"/>
    <w:rsid w:val="00220A24"/>
    <w:rsid w:val="002216D3"/>
    <w:rsid w:val="002218BA"/>
    <w:rsid w:val="00221955"/>
    <w:rsid w:val="00222638"/>
    <w:rsid w:val="002229C8"/>
    <w:rsid w:val="00222ED2"/>
    <w:rsid w:val="0022366A"/>
    <w:rsid w:val="002240A4"/>
    <w:rsid w:val="00225CF0"/>
    <w:rsid w:val="00225D80"/>
    <w:rsid w:val="00225DF9"/>
    <w:rsid w:val="002271E1"/>
    <w:rsid w:val="002275BD"/>
    <w:rsid w:val="00227807"/>
    <w:rsid w:val="00227C40"/>
    <w:rsid w:val="00227CCA"/>
    <w:rsid w:val="00230B50"/>
    <w:rsid w:val="00231104"/>
    <w:rsid w:val="002319F8"/>
    <w:rsid w:val="00232530"/>
    <w:rsid w:val="00233B24"/>
    <w:rsid w:val="00234CD5"/>
    <w:rsid w:val="002352FD"/>
    <w:rsid w:val="00236961"/>
    <w:rsid w:val="002371F5"/>
    <w:rsid w:val="00237AAF"/>
    <w:rsid w:val="00237DFA"/>
    <w:rsid w:val="00237F18"/>
    <w:rsid w:val="002401B0"/>
    <w:rsid w:val="002417B3"/>
    <w:rsid w:val="00241DEB"/>
    <w:rsid w:val="0024240F"/>
    <w:rsid w:val="00242D6D"/>
    <w:rsid w:val="00243244"/>
    <w:rsid w:val="00243A00"/>
    <w:rsid w:val="00243F92"/>
    <w:rsid w:val="00244302"/>
    <w:rsid w:val="0024551C"/>
    <w:rsid w:val="00245530"/>
    <w:rsid w:val="00245948"/>
    <w:rsid w:val="00245FED"/>
    <w:rsid w:val="002466C1"/>
    <w:rsid w:val="00246F0D"/>
    <w:rsid w:val="00246F30"/>
    <w:rsid w:val="00247693"/>
    <w:rsid w:val="00247A9B"/>
    <w:rsid w:val="0025132C"/>
    <w:rsid w:val="002513C4"/>
    <w:rsid w:val="00251906"/>
    <w:rsid w:val="00251B3D"/>
    <w:rsid w:val="00252D3C"/>
    <w:rsid w:val="00252F40"/>
    <w:rsid w:val="00253455"/>
    <w:rsid w:val="002534F4"/>
    <w:rsid w:val="00254145"/>
    <w:rsid w:val="00254156"/>
    <w:rsid w:val="00255773"/>
    <w:rsid w:val="00256276"/>
    <w:rsid w:val="002563F5"/>
    <w:rsid w:val="00256907"/>
    <w:rsid w:val="0025788A"/>
    <w:rsid w:val="00260C34"/>
    <w:rsid w:val="00260E10"/>
    <w:rsid w:val="00261CFE"/>
    <w:rsid w:val="0026235F"/>
    <w:rsid w:val="002625C4"/>
    <w:rsid w:val="002626D1"/>
    <w:rsid w:val="0026328D"/>
    <w:rsid w:val="002633C2"/>
    <w:rsid w:val="00263A30"/>
    <w:rsid w:val="00263A4F"/>
    <w:rsid w:val="00263A65"/>
    <w:rsid w:val="00264260"/>
    <w:rsid w:val="0026451A"/>
    <w:rsid w:val="002656CF"/>
    <w:rsid w:val="00265E45"/>
    <w:rsid w:val="00267278"/>
    <w:rsid w:val="002675C7"/>
    <w:rsid w:val="00267732"/>
    <w:rsid w:val="0027060F"/>
    <w:rsid w:val="00270DF0"/>
    <w:rsid w:val="00270E91"/>
    <w:rsid w:val="002711D8"/>
    <w:rsid w:val="0027147A"/>
    <w:rsid w:val="002718FD"/>
    <w:rsid w:val="00271DDF"/>
    <w:rsid w:val="00271DFC"/>
    <w:rsid w:val="002726C3"/>
    <w:rsid w:val="00273AEA"/>
    <w:rsid w:val="00274BFB"/>
    <w:rsid w:val="00274C78"/>
    <w:rsid w:val="0027653F"/>
    <w:rsid w:val="00276993"/>
    <w:rsid w:val="00276F55"/>
    <w:rsid w:val="00277221"/>
    <w:rsid w:val="00277C74"/>
    <w:rsid w:val="00280256"/>
    <w:rsid w:val="00280AF5"/>
    <w:rsid w:val="00280B3B"/>
    <w:rsid w:val="00280CE1"/>
    <w:rsid w:val="002811E6"/>
    <w:rsid w:val="0028280E"/>
    <w:rsid w:val="00282A41"/>
    <w:rsid w:val="00283E98"/>
    <w:rsid w:val="002843BE"/>
    <w:rsid w:val="0028442E"/>
    <w:rsid w:val="002844FB"/>
    <w:rsid w:val="00285B7B"/>
    <w:rsid w:val="00285EEB"/>
    <w:rsid w:val="00285EF6"/>
    <w:rsid w:val="002865D4"/>
    <w:rsid w:val="00286F88"/>
    <w:rsid w:val="002873E3"/>
    <w:rsid w:val="00287836"/>
    <w:rsid w:val="002879AF"/>
    <w:rsid w:val="00290E1F"/>
    <w:rsid w:val="00290F5A"/>
    <w:rsid w:val="00292103"/>
    <w:rsid w:val="0029379E"/>
    <w:rsid w:val="00293B42"/>
    <w:rsid w:val="00293D45"/>
    <w:rsid w:val="00293E75"/>
    <w:rsid w:val="00296A87"/>
    <w:rsid w:val="00296BED"/>
    <w:rsid w:val="00297386"/>
    <w:rsid w:val="0029769A"/>
    <w:rsid w:val="002A2DCB"/>
    <w:rsid w:val="002A41AD"/>
    <w:rsid w:val="002A4789"/>
    <w:rsid w:val="002A48DD"/>
    <w:rsid w:val="002A4912"/>
    <w:rsid w:val="002A50BF"/>
    <w:rsid w:val="002A5218"/>
    <w:rsid w:val="002A5ADC"/>
    <w:rsid w:val="002A5E99"/>
    <w:rsid w:val="002A618E"/>
    <w:rsid w:val="002A6274"/>
    <w:rsid w:val="002A630D"/>
    <w:rsid w:val="002A6F2F"/>
    <w:rsid w:val="002A73A3"/>
    <w:rsid w:val="002A7901"/>
    <w:rsid w:val="002A7AAB"/>
    <w:rsid w:val="002B0189"/>
    <w:rsid w:val="002B04D4"/>
    <w:rsid w:val="002B06E6"/>
    <w:rsid w:val="002B1764"/>
    <w:rsid w:val="002B20CC"/>
    <w:rsid w:val="002B3366"/>
    <w:rsid w:val="002B34FC"/>
    <w:rsid w:val="002B3533"/>
    <w:rsid w:val="002B3E95"/>
    <w:rsid w:val="002B4B72"/>
    <w:rsid w:val="002B559F"/>
    <w:rsid w:val="002B5E5A"/>
    <w:rsid w:val="002B5F0C"/>
    <w:rsid w:val="002B5F32"/>
    <w:rsid w:val="002B6540"/>
    <w:rsid w:val="002B779C"/>
    <w:rsid w:val="002B782C"/>
    <w:rsid w:val="002B784A"/>
    <w:rsid w:val="002B7C8D"/>
    <w:rsid w:val="002C1519"/>
    <w:rsid w:val="002C1A09"/>
    <w:rsid w:val="002C1C73"/>
    <w:rsid w:val="002C28AE"/>
    <w:rsid w:val="002C3F7E"/>
    <w:rsid w:val="002C46F0"/>
    <w:rsid w:val="002C4EA0"/>
    <w:rsid w:val="002C6352"/>
    <w:rsid w:val="002C7983"/>
    <w:rsid w:val="002D05BA"/>
    <w:rsid w:val="002D12AE"/>
    <w:rsid w:val="002D2174"/>
    <w:rsid w:val="002D2870"/>
    <w:rsid w:val="002D3730"/>
    <w:rsid w:val="002D3884"/>
    <w:rsid w:val="002D3E81"/>
    <w:rsid w:val="002D3EAC"/>
    <w:rsid w:val="002D45C2"/>
    <w:rsid w:val="002D484A"/>
    <w:rsid w:val="002D5212"/>
    <w:rsid w:val="002D52C7"/>
    <w:rsid w:val="002D54F5"/>
    <w:rsid w:val="002D56DC"/>
    <w:rsid w:val="002D588B"/>
    <w:rsid w:val="002D718C"/>
    <w:rsid w:val="002D7589"/>
    <w:rsid w:val="002E15DA"/>
    <w:rsid w:val="002E18C7"/>
    <w:rsid w:val="002E2323"/>
    <w:rsid w:val="002E23C0"/>
    <w:rsid w:val="002E267D"/>
    <w:rsid w:val="002E28CF"/>
    <w:rsid w:val="002E310A"/>
    <w:rsid w:val="002E3DEC"/>
    <w:rsid w:val="002E40AE"/>
    <w:rsid w:val="002E444F"/>
    <w:rsid w:val="002E47D3"/>
    <w:rsid w:val="002E48E3"/>
    <w:rsid w:val="002E521A"/>
    <w:rsid w:val="002E5811"/>
    <w:rsid w:val="002E5AFF"/>
    <w:rsid w:val="002E6990"/>
    <w:rsid w:val="002E69FD"/>
    <w:rsid w:val="002E6C41"/>
    <w:rsid w:val="002E7083"/>
    <w:rsid w:val="002E7C2A"/>
    <w:rsid w:val="002E7F38"/>
    <w:rsid w:val="002F024E"/>
    <w:rsid w:val="002F0533"/>
    <w:rsid w:val="002F0AF3"/>
    <w:rsid w:val="002F0CB0"/>
    <w:rsid w:val="002F0F40"/>
    <w:rsid w:val="002F126F"/>
    <w:rsid w:val="002F297D"/>
    <w:rsid w:val="002F3B01"/>
    <w:rsid w:val="002F3D8F"/>
    <w:rsid w:val="002F47E4"/>
    <w:rsid w:val="002F5247"/>
    <w:rsid w:val="002F62BC"/>
    <w:rsid w:val="002F6404"/>
    <w:rsid w:val="002F652B"/>
    <w:rsid w:val="002F6F95"/>
    <w:rsid w:val="003003DC"/>
    <w:rsid w:val="00300AB1"/>
    <w:rsid w:val="00300E19"/>
    <w:rsid w:val="00300E7C"/>
    <w:rsid w:val="00300ED6"/>
    <w:rsid w:val="003014D0"/>
    <w:rsid w:val="003018D6"/>
    <w:rsid w:val="003021DC"/>
    <w:rsid w:val="0030497C"/>
    <w:rsid w:val="00304FF5"/>
    <w:rsid w:val="0030523A"/>
    <w:rsid w:val="003053A2"/>
    <w:rsid w:val="00305695"/>
    <w:rsid w:val="00305E37"/>
    <w:rsid w:val="003068DB"/>
    <w:rsid w:val="0030690B"/>
    <w:rsid w:val="00307F4B"/>
    <w:rsid w:val="003103F4"/>
    <w:rsid w:val="00310941"/>
    <w:rsid w:val="00311425"/>
    <w:rsid w:val="0031188E"/>
    <w:rsid w:val="0031249D"/>
    <w:rsid w:val="00312A40"/>
    <w:rsid w:val="003130F7"/>
    <w:rsid w:val="00313A36"/>
    <w:rsid w:val="00313C31"/>
    <w:rsid w:val="00314B30"/>
    <w:rsid w:val="00315923"/>
    <w:rsid w:val="00315ECD"/>
    <w:rsid w:val="003161EB"/>
    <w:rsid w:val="003168D7"/>
    <w:rsid w:val="00316EE1"/>
    <w:rsid w:val="00317083"/>
    <w:rsid w:val="00317575"/>
    <w:rsid w:val="003203AC"/>
    <w:rsid w:val="00320B5E"/>
    <w:rsid w:val="00320C4F"/>
    <w:rsid w:val="003219E9"/>
    <w:rsid w:val="00321DD9"/>
    <w:rsid w:val="003222D7"/>
    <w:rsid w:val="0032245B"/>
    <w:rsid w:val="0032458C"/>
    <w:rsid w:val="00325022"/>
    <w:rsid w:val="00326554"/>
    <w:rsid w:val="00326DF6"/>
    <w:rsid w:val="00326F9C"/>
    <w:rsid w:val="0032704E"/>
    <w:rsid w:val="00327305"/>
    <w:rsid w:val="00327CF0"/>
    <w:rsid w:val="00331063"/>
    <w:rsid w:val="0033123A"/>
    <w:rsid w:val="00331663"/>
    <w:rsid w:val="00332A3F"/>
    <w:rsid w:val="00332D72"/>
    <w:rsid w:val="00333F29"/>
    <w:rsid w:val="00334CF2"/>
    <w:rsid w:val="00334E9C"/>
    <w:rsid w:val="00335E72"/>
    <w:rsid w:val="003364BD"/>
    <w:rsid w:val="00336578"/>
    <w:rsid w:val="00336715"/>
    <w:rsid w:val="00336DF4"/>
    <w:rsid w:val="00336F99"/>
    <w:rsid w:val="003379D0"/>
    <w:rsid w:val="00337C5E"/>
    <w:rsid w:val="00340191"/>
    <w:rsid w:val="003404FF"/>
    <w:rsid w:val="00342131"/>
    <w:rsid w:val="0034240A"/>
    <w:rsid w:val="0034281C"/>
    <w:rsid w:val="003430D1"/>
    <w:rsid w:val="003446F4"/>
    <w:rsid w:val="00345871"/>
    <w:rsid w:val="0034713C"/>
    <w:rsid w:val="003471A9"/>
    <w:rsid w:val="00351041"/>
    <w:rsid w:val="0035151E"/>
    <w:rsid w:val="0035176E"/>
    <w:rsid w:val="00351D8D"/>
    <w:rsid w:val="00351EFB"/>
    <w:rsid w:val="003527CB"/>
    <w:rsid w:val="00353D66"/>
    <w:rsid w:val="00354074"/>
    <w:rsid w:val="00355E4F"/>
    <w:rsid w:val="0035630A"/>
    <w:rsid w:val="003563C4"/>
    <w:rsid w:val="00357651"/>
    <w:rsid w:val="00357C44"/>
    <w:rsid w:val="00357DE2"/>
    <w:rsid w:val="00360846"/>
    <w:rsid w:val="003611A2"/>
    <w:rsid w:val="00361462"/>
    <w:rsid w:val="00361530"/>
    <w:rsid w:val="00361B0F"/>
    <w:rsid w:val="003634DA"/>
    <w:rsid w:val="00363DAD"/>
    <w:rsid w:val="003644BA"/>
    <w:rsid w:val="00364804"/>
    <w:rsid w:val="00364ABB"/>
    <w:rsid w:val="00365D92"/>
    <w:rsid w:val="00366AF2"/>
    <w:rsid w:val="00367C6F"/>
    <w:rsid w:val="00370534"/>
    <w:rsid w:val="003708AE"/>
    <w:rsid w:val="00370BDF"/>
    <w:rsid w:val="003710EB"/>
    <w:rsid w:val="003716D4"/>
    <w:rsid w:val="00371C1D"/>
    <w:rsid w:val="00373037"/>
    <w:rsid w:val="00373387"/>
    <w:rsid w:val="00373BB9"/>
    <w:rsid w:val="003743AF"/>
    <w:rsid w:val="003743FF"/>
    <w:rsid w:val="00374CEA"/>
    <w:rsid w:val="00376A6B"/>
    <w:rsid w:val="00376FBE"/>
    <w:rsid w:val="00377A0D"/>
    <w:rsid w:val="0038012E"/>
    <w:rsid w:val="00380DFD"/>
    <w:rsid w:val="00380EFE"/>
    <w:rsid w:val="0038128B"/>
    <w:rsid w:val="00381670"/>
    <w:rsid w:val="00382082"/>
    <w:rsid w:val="003829EC"/>
    <w:rsid w:val="00382A40"/>
    <w:rsid w:val="00382C75"/>
    <w:rsid w:val="00383842"/>
    <w:rsid w:val="0038452C"/>
    <w:rsid w:val="00385C9E"/>
    <w:rsid w:val="00385FEC"/>
    <w:rsid w:val="0038608D"/>
    <w:rsid w:val="00386456"/>
    <w:rsid w:val="0038675B"/>
    <w:rsid w:val="00386A90"/>
    <w:rsid w:val="00386C26"/>
    <w:rsid w:val="0039044B"/>
    <w:rsid w:val="00390BFF"/>
    <w:rsid w:val="00390E37"/>
    <w:rsid w:val="00391CA3"/>
    <w:rsid w:val="00392266"/>
    <w:rsid w:val="00393012"/>
    <w:rsid w:val="0039437C"/>
    <w:rsid w:val="00394499"/>
    <w:rsid w:val="00395F61"/>
    <w:rsid w:val="003962A7"/>
    <w:rsid w:val="003962E1"/>
    <w:rsid w:val="00396D49"/>
    <w:rsid w:val="003972A4"/>
    <w:rsid w:val="00397438"/>
    <w:rsid w:val="003979A8"/>
    <w:rsid w:val="003A0272"/>
    <w:rsid w:val="003A0C20"/>
    <w:rsid w:val="003A0DBD"/>
    <w:rsid w:val="003A24B7"/>
    <w:rsid w:val="003A278D"/>
    <w:rsid w:val="003A3A17"/>
    <w:rsid w:val="003A49F8"/>
    <w:rsid w:val="003A55B4"/>
    <w:rsid w:val="003A641A"/>
    <w:rsid w:val="003A726D"/>
    <w:rsid w:val="003A7591"/>
    <w:rsid w:val="003B037A"/>
    <w:rsid w:val="003B14C6"/>
    <w:rsid w:val="003B1877"/>
    <w:rsid w:val="003B1BE2"/>
    <w:rsid w:val="003B20DF"/>
    <w:rsid w:val="003B239F"/>
    <w:rsid w:val="003B24E8"/>
    <w:rsid w:val="003B2C50"/>
    <w:rsid w:val="003B301B"/>
    <w:rsid w:val="003B40B4"/>
    <w:rsid w:val="003B5205"/>
    <w:rsid w:val="003B5791"/>
    <w:rsid w:val="003B6281"/>
    <w:rsid w:val="003B62DF"/>
    <w:rsid w:val="003B73E2"/>
    <w:rsid w:val="003C0257"/>
    <w:rsid w:val="003C07DD"/>
    <w:rsid w:val="003C21BF"/>
    <w:rsid w:val="003C24D0"/>
    <w:rsid w:val="003C2522"/>
    <w:rsid w:val="003C2A5B"/>
    <w:rsid w:val="003C2FC0"/>
    <w:rsid w:val="003C32E2"/>
    <w:rsid w:val="003C3E6A"/>
    <w:rsid w:val="003C4771"/>
    <w:rsid w:val="003C5BE0"/>
    <w:rsid w:val="003C5C71"/>
    <w:rsid w:val="003C6C32"/>
    <w:rsid w:val="003C7DDE"/>
    <w:rsid w:val="003D0602"/>
    <w:rsid w:val="003D0DCD"/>
    <w:rsid w:val="003D1223"/>
    <w:rsid w:val="003D15F2"/>
    <w:rsid w:val="003D1AF4"/>
    <w:rsid w:val="003D27D5"/>
    <w:rsid w:val="003D2A22"/>
    <w:rsid w:val="003D37D6"/>
    <w:rsid w:val="003D3A0E"/>
    <w:rsid w:val="003D3F1E"/>
    <w:rsid w:val="003D40CF"/>
    <w:rsid w:val="003D43DE"/>
    <w:rsid w:val="003D4794"/>
    <w:rsid w:val="003D4A4D"/>
    <w:rsid w:val="003D5F6E"/>
    <w:rsid w:val="003D6239"/>
    <w:rsid w:val="003E14EA"/>
    <w:rsid w:val="003E1838"/>
    <w:rsid w:val="003E2F01"/>
    <w:rsid w:val="003E3748"/>
    <w:rsid w:val="003E3C58"/>
    <w:rsid w:val="003E4092"/>
    <w:rsid w:val="003E5CFC"/>
    <w:rsid w:val="003E649F"/>
    <w:rsid w:val="003E7B5E"/>
    <w:rsid w:val="003F00C0"/>
    <w:rsid w:val="003F0258"/>
    <w:rsid w:val="003F123C"/>
    <w:rsid w:val="003F1C0B"/>
    <w:rsid w:val="003F2762"/>
    <w:rsid w:val="003F473A"/>
    <w:rsid w:val="003F53C6"/>
    <w:rsid w:val="003F799B"/>
    <w:rsid w:val="003F7C27"/>
    <w:rsid w:val="003F7C9F"/>
    <w:rsid w:val="004001EE"/>
    <w:rsid w:val="004003AF"/>
    <w:rsid w:val="00401563"/>
    <w:rsid w:val="00402186"/>
    <w:rsid w:val="0040321C"/>
    <w:rsid w:val="004036CF"/>
    <w:rsid w:val="00403A30"/>
    <w:rsid w:val="004041B7"/>
    <w:rsid w:val="00405ABF"/>
    <w:rsid w:val="00405B98"/>
    <w:rsid w:val="00406D51"/>
    <w:rsid w:val="0040727B"/>
    <w:rsid w:val="00407562"/>
    <w:rsid w:val="00407823"/>
    <w:rsid w:val="0040797C"/>
    <w:rsid w:val="00410344"/>
    <w:rsid w:val="00410689"/>
    <w:rsid w:val="0041171B"/>
    <w:rsid w:val="00411C2D"/>
    <w:rsid w:val="00411EE8"/>
    <w:rsid w:val="00411FC9"/>
    <w:rsid w:val="004127B6"/>
    <w:rsid w:val="00413668"/>
    <w:rsid w:val="00413A31"/>
    <w:rsid w:val="00413CDE"/>
    <w:rsid w:val="00413D24"/>
    <w:rsid w:val="004143D9"/>
    <w:rsid w:val="00415071"/>
    <w:rsid w:val="004162C1"/>
    <w:rsid w:val="00416488"/>
    <w:rsid w:val="0041665E"/>
    <w:rsid w:val="0041666E"/>
    <w:rsid w:val="00416723"/>
    <w:rsid w:val="0041675A"/>
    <w:rsid w:val="004169D8"/>
    <w:rsid w:val="004179E7"/>
    <w:rsid w:val="00420097"/>
    <w:rsid w:val="00420343"/>
    <w:rsid w:val="00420EE8"/>
    <w:rsid w:val="00422E36"/>
    <w:rsid w:val="00423B44"/>
    <w:rsid w:val="004241D7"/>
    <w:rsid w:val="0042497E"/>
    <w:rsid w:val="00425328"/>
    <w:rsid w:val="00425C80"/>
    <w:rsid w:val="004263CF"/>
    <w:rsid w:val="0042657C"/>
    <w:rsid w:val="00426BD9"/>
    <w:rsid w:val="00427291"/>
    <w:rsid w:val="004275FB"/>
    <w:rsid w:val="0042DC21"/>
    <w:rsid w:val="0043011D"/>
    <w:rsid w:val="004304D0"/>
    <w:rsid w:val="00430A77"/>
    <w:rsid w:val="0043111F"/>
    <w:rsid w:val="004311C3"/>
    <w:rsid w:val="00431621"/>
    <w:rsid w:val="00432DA8"/>
    <w:rsid w:val="00432DDC"/>
    <w:rsid w:val="00433916"/>
    <w:rsid w:val="00433DAE"/>
    <w:rsid w:val="00433EB9"/>
    <w:rsid w:val="00434AF2"/>
    <w:rsid w:val="00434D47"/>
    <w:rsid w:val="00435568"/>
    <w:rsid w:val="00440AFD"/>
    <w:rsid w:val="00440DA4"/>
    <w:rsid w:val="004428A8"/>
    <w:rsid w:val="00444CD4"/>
    <w:rsid w:val="00444D2E"/>
    <w:rsid w:val="00445EC1"/>
    <w:rsid w:val="00446550"/>
    <w:rsid w:val="00447519"/>
    <w:rsid w:val="004504DF"/>
    <w:rsid w:val="00451229"/>
    <w:rsid w:val="00451A18"/>
    <w:rsid w:val="00451E9C"/>
    <w:rsid w:val="0045202C"/>
    <w:rsid w:val="00452C57"/>
    <w:rsid w:val="00453377"/>
    <w:rsid w:val="004538B8"/>
    <w:rsid w:val="004545F6"/>
    <w:rsid w:val="00454A5C"/>
    <w:rsid w:val="00455E1B"/>
    <w:rsid w:val="00456A9A"/>
    <w:rsid w:val="004572A4"/>
    <w:rsid w:val="00457581"/>
    <w:rsid w:val="0045777F"/>
    <w:rsid w:val="00457CB2"/>
    <w:rsid w:val="00460A68"/>
    <w:rsid w:val="00461AB4"/>
    <w:rsid w:val="004625B4"/>
    <w:rsid w:val="0046367A"/>
    <w:rsid w:val="004643A1"/>
    <w:rsid w:val="00464F3F"/>
    <w:rsid w:val="00464FBB"/>
    <w:rsid w:val="0046535E"/>
    <w:rsid w:val="00466918"/>
    <w:rsid w:val="004670EF"/>
    <w:rsid w:val="00467186"/>
    <w:rsid w:val="00467806"/>
    <w:rsid w:val="00470E1E"/>
    <w:rsid w:val="00470E9F"/>
    <w:rsid w:val="00471DA0"/>
    <w:rsid w:val="00473F75"/>
    <w:rsid w:val="00475453"/>
    <w:rsid w:val="004764D6"/>
    <w:rsid w:val="00476527"/>
    <w:rsid w:val="00476796"/>
    <w:rsid w:val="00480767"/>
    <w:rsid w:val="0048153B"/>
    <w:rsid w:val="00481690"/>
    <w:rsid w:val="0048238D"/>
    <w:rsid w:val="004844B9"/>
    <w:rsid w:val="0048488D"/>
    <w:rsid w:val="00485D41"/>
    <w:rsid w:val="00485E6C"/>
    <w:rsid w:val="004864B9"/>
    <w:rsid w:val="00486A31"/>
    <w:rsid w:val="00486AC8"/>
    <w:rsid w:val="004908D7"/>
    <w:rsid w:val="00492A26"/>
    <w:rsid w:val="004933A1"/>
    <w:rsid w:val="00493AEA"/>
    <w:rsid w:val="00493E1B"/>
    <w:rsid w:val="004948E8"/>
    <w:rsid w:val="00494B9A"/>
    <w:rsid w:val="004959B5"/>
    <w:rsid w:val="00495E4E"/>
    <w:rsid w:val="0049667D"/>
    <w:rsid w:val="00496E17"/>
    <w:rsid w:val="00497278"/>
    <w:rsid w:val="004972DE"/>
    <w:rsid w:val="00497D0C"/>
    <w:rsid w:val="004A09FB"/>
    <w:rsid w:val="004A17A8"/>
    <w:rsid w:val="004A1EEE"/>
    <w:rsid w:val="004A35F3"/>
    <w:rsid w:val="004A3E46"/>
    <w:rsid w:val="004A40EB"/>
    <w:rsid w:val="004A43C5"/>
    <w:rsid w:val="004A4429"/>
    <w:rsid w:val="004A4574"/>
    <w:rsid w:val="004A52B4"/>
    <w:rsid w:val="004A5A97"/>
    <w:rsid w:val="004A64E0"/>
    <w:rsid w:val="004A6E48"/>
    <w:rsid w:val="004A73F4"/>
    <w:rsid w:val="004B0AB6"/>
    <w:rsid w:val="004B0F0C"/>
    <w:rsid w:val="004B14DF"/>
    <w:rsid w:val="004B14ED"/>
    <w:rsid w:val="004B17C2"/>
    <w:rsid w:val="004B2C96"/>
    <w:rsid w:val="004B314E"/>
    <w:rsid w:val="004B3F9E"/>
    <w:rsid w:val="004B4078"/>
    <w:rsid w:val="004B4329"/>
    <w:rsid w:val="004B5B76"/>
    <w:rsid w:val="004B5FFB"/>
    <w:rsid w:val="004B6022"/>
    <w:rsid w:val="004B69F5"/>
    <w:rsid w:val="004C0174"/>
    <w:rsid w:val="004C0480"/>
    <w:rsid w:val="004C0864"/>
    <w:rsid w:val="004C0ADC"/>
    <w:rsid w:val="004C17B0"/>
    <w:rsid w:val="004C1FBC"/>
    <w:rsid w:val="004C21B1"/>
    <w:rsid w:val="004C2268"/>
    <w:rsid w:val="004C24E9"/>
    <w:rsid w:val="004C30CD"/>
    <w:rsid w:val="004C3DBA"/>
    <w:rsid w:val="004C4105"/>
    <w:rsid w:val="004C49D7"/>
    <w:rsid w:val="004C5163"/>
    <w:rsid w:val="004C52C2"/>
    <w:rsid w:val="004C52FE"/>
    <w:rsid w:val="004C593C"/>
    <w:rsid w:val="004C752E"/>
    <w:rsid w:val="004D0197"/>
    <w:rsid w:val="004D0752"/>
    <w:rsid w:val="004D0E30"/>
    <w:rsid w:val="004D1044"/>
    <w:rsid w:val="004D198E"/>
    <w:rsid w:val="004D1C43"/>
    <w:rsid w:val="004D1DED"/>
    <w:rsid w:val="004D2A38"/>
    <w:rsid w:val="004D3651"/>
    <w:rsid w:val="004D3682"/>
    <w:rsid w:val="004D3C8E"/>
    <w:rsid w:val="004D3E19"/>
    <w:rsid w:val="004D4286"/>
    <w:rsid w:val="004D5189"/>
    <w:rsid w:val="004D5CD1"/>
    <w:rsid w:val="004D6253"/>
    <w:rsid w:val="004D6CE3"/>
    <w:rsid w:val="004D733D"/>
    <w:rsid w:val="004D747D"/>
    <w:rsid w:val="004D7B0D"/>
    <w:rsid w:val="004D7B75"/>
    <w:rsid w:val="004E16C4"/>
    <w:rsid w:val="004E1C20"/>
    <w:rsid w:val="004E1EED"/>
    <w:rsid w:val="004E2ADF"/>
    <w:rsid w:val="004E2C27"/>
    <w:rsid w:val="004E3175"/>
    <w:rsid w:val="004E3CDF"/>
    <w:rsid w:val="004E4FCF"/>
    <w:rsid w:val="004E5B80"/>
    <w:rsid w:val="004E5EE5"/>
    <w:rsid w:val="004E5F64"/>
    <w:rsid w:val="004E61BF"/>
    <w:rsid w:val="004E73D3"/>
    <w:rsid w:val="004E755E"/>
    <w:rsid w:val="004E77D2"/>
    <w:rsid w:val="004E793E"/>
    <w:rsid w:val="004F0345"/>
    <w:rsid w:val="004F1090"/>
    <w:rsid w:val="004F23ED"/>
    <w:rsid w:val="004F3389"/>
    <w:rsid w:val="004F4004"/>
    <w:rsid w:val="004F4262"/>
    <w:rsid w:val="004F4344"/>
    <w:rsid w:val="004F47B4"/>
    <w:rsid w:val="004F4AE5"/>
    <w:rsid w:val="004F4B5A"/>
    <w:rsid w:val="004F4ED8"/>
    <w:rsid w:val="004F634C"/>
    <w:rsid w:val="004F6702"/>
    <w:rsid w:val="004F6BDB"/>
    <w:rsid w:val="004F6D2E"/>
    <w:rsid w:val="004F74CC"/>
    <w:rsid w:val="004F7C72"/>
    <w:rsid w:val="00500EED"/>
    <w:rsid w:val="005011FE"/>
    <w:rsid w:val="00501546"/>
    <w:rsid w:val="005017A2"/>
    <w:rsid w:val="00501DDB"/>
    <w:rsid w:val="00502DA4"/>
    <w:rsid w:val="00504C8E"/>
    <w:rsid w:val="00505184"/>
    <w:rsid w:val="00505912"/>
    <w:rsid w:val="00506CA5"/>
    <w:rsid w:val="00506F22"/>
    <w:rsid w:val="005071F5"/>
    <w:rsid w:val="00510768"/>
    <w:rsid w:val="00511065"/>
    <w:rsid w:val="00511590"/>
    <w:rsid w:val="00511D06"/>
    <w:rsid w:val="005131CB"/>
    <w:rsid w:val="005135BB"/>
    <w:rsid w:val="00513D7F"/>
    <w:rsid w:val="00513E5C"/>
    <w:rsid w:val="005148C9"/>
    <w:rsid w:val="00514EA3"/>
    <w:rsid w:val="00514FEC"/>
    <w:rsid w:val="005150B7"/>
    <w:rsid w:val="005154F4"/>
    <w:rsid w:val="00515A09"/>
    <w:rsid w:val="00516209"/>
    <w:rsid w:val="00517577"/>
    <w:rsid w:val="005179B5"/>
    <w:rsid w:val="00517B97"/>
    <w:rsid w:val="00520284"/>
    <w:rsid w:val="00520C4A"/>
    <w:rsid w:val="005212B1"/>
    <w:rsid w:val="00521B42"/>
    <w:rsid w:val="0052210D"/>
    <w:rsid w:val="00523393"/>
    <w:rsid w:val="005234F9"/>
    <w:rsid w:val="00523796"/>
    <w:rsid w:val="005243E1"/>
    <w:rsid w:val="00524DEA"/>
    <w:rsid w:val="00524F19"/>
    <w:rsid w:val="00524F32"/>
    <w:rsid w:val="0052701F"/>
    <w:rsid w:val="00527397"/>
    <w:rsid w:val="005274A1"/>
    <w:rsid w:val="00527EC4"/>
    <w:rsid w:val="005303FB"/>
    <w:rsid w:val="00530879"/>
    <w:rsid w:val="0053169C"/>
    <w:rsid w:val="00531A48"/>
    <w:rsid w:val="00532184"/>
    <w:rsid w:val="00532408"/>
    <w:rsid w:val="00533C3E"/>
    <w:rsid w:val="00533DF6"/>
    <w:rsid w:val="005349E5"/>
    <w:rsid w:val="005353C3"/>
    <w:rsid w:val="00535D4F"/>
    <w:rsid w:val="005362A2"/>
    <w:rsid w:val="00536795"/>
    <w:rsid w:val="00536A7A"/>
    <w:rsid w:val="00536D73"/>
    <w:rsid w:val="00537340"/>
    <w:rsid w:val="00537951"/>
    <w:rsid w:val="005401EE"/>
    <w:rsid w:val="005410C6"/>
    <w:rsid w:val="005419E5"/>
    <w:rsid w:val="005426BE"/>
    <w:rsid w:val="00542AA0"/>
    <w:rsid w:val="0054555D"/>
    <w:rsid w:val="005455AC"/>
    <w:rsid w:val="005466DA"/>
    <w:rsid w:val="00547785"/>
    <w:rsid w:val="00547818"/>
    <w:rsid w:val="00552B3D"/>
    <w:rsid w:val="00553343"/>
    <w:rsid w:val="00553659"/>
    <w:rsid w:val="00554257"/>
    <w:rsid w:val="005546B6"/>
    <w:rsid w:val="00554CD3"/>
    <w:rsid w:val="00555712"/>
    <w:rsid w:val="00556B91"/>
    <w:rsid w:val="005570F2"/>
    <w:rsid w:val="00557AD6"/>
    <w:rsid w:val="00560755"/>
    <w:rsid w:val="00560DCD"/>
    <w:rsid w:val="00563605"/>
    <w:rsid w:val="00563F76"/>
    <w:rsid w:val="0056420C"/>
    <w:rsid w:val="00564CD8"/>
    <w:rsid w:val="00565244"/>
    <w:rsid w:val="00565ED9"/>
    <w:rsid w:val="00566B57"/>
    <w:rsid w:val="005700F3"/>
    <w:rsid w:val="00570DCA"/>
    <w:rsid w:val="005712B9"/>
    <w:rsid w:val="0057198C"/>
    <w:rsid w:val="00571B2C"/>
    <w:rsid w:val="00572B6A"/>
    <w:rsid w:val="00573288"/>
    <w:rsid w:val="00573A59"/>
    <w:rsid w:val="005741A6"/>
    <w:rsid w:val="00574688"/>
    <w:rsid w:val="00574A7F"/>
    <w:rsid w:val="00574BC3"/>
    <w:rsid w:val="00574FB8"/>
    <w:rsid w:val="00575132"/>
    <w:rsid w:val="00575180"/>
    <w:rsid w:val="00575262"/>
    <w:rsid w:val="00577A11"/>
    <w:rsid w:val="00577D3B"/>
    <w:rsid w:val="00581D7B"/>
    <w:rsid w:val="00583C79"/>
    <w:rsid w:val="00583D5E"/>
    <w:rsid w:val="00584E23"/>
    <w:rsid w:val="00585019"/>
    <w:rsid w:val="0058530E"/>
    <w:rsid w:val="00586218"/>
    <w:rsid w:val="00586846"/>
    <w:rsid w:val="00590511"/>
    <w:rsid w:val="00590582"/>
    <w:rsid w:val="00590689"/>
    <w:rsid w:val="00590C8A"/>
    <w:rsid w:val="005928F2"/>
    <w:rsid w:val="00592E42"/>
    <w:rsid w:val="0059729B"/>
    <w:rsid w:val="00597556"/>
    <w:rsid w:val="00597B13"/>
    <w:rsid w:val="00597C73"/>
    <w:rsid w:val="00597EDB"/>
    <w:rsid w:val="005A061F"/>
    <w:rsid w:val="005A07FB"/>
    <w:rsid w:val="005A084B"/>
    <w:rsid w:val="005A08E2"/>
    <w:rsid w:val="005A15BD"/>
    <w:rsid w:val="005A15F7"/>
    <w:rsid w:val="005A2A8F"/>
    <w:rsid w:val="005A32C4"/>
    <w:rsid w:val="005A44B1"/>
    <w:rsid w:val="005A48C1"/>
    <w:rsid w:val="005A4A9F"/>
    <w:rsid w:val="005A4DE4"/>
    <w:rsid w:val="005A4FBA"/>
    <w:rsid w:val="005A5E34"/>
    <w:rsid w:val="005A7368"/>
    <w:rsid w:val="005B0989"/>
    <w:rsid w:val="005B0FBE"/>
    <w:rsid w:val="005B1FBE"/>
    <w:rsid w:val="005B2158"/>
    <w:rsid w:val="005B24BE"/>
    <w:rsid w:val="005B2C30"/>
    <w:rsid w:val="005B3282"/>
    <w:rsid w:val="005B38F6"/>
    <w:rsid w:val="005B48F7"/>
    <w:rsid w:val="005B517F"/>
    <w:rsid w:val="005B5A5A"/>
    <w:rsid w:val="005B5AE5"/>
    <w:rsid w:val="005C0308"/>
    <w:rsid w:val="005C03BC"/>
    <w:rsid w:val="005C0EA2"/>
    <w:rsid w:val="005C178F"/>
    <w:rsid w:val="005C179C"/>
    <w:rsid w:val="005C1F52"/>
    <w:rsid w:val="005C2103"/>
    <w:rsid w:val="005C2148"/>
    <w:rsid w:val="005C2713"/>
    <w:rsid w:val="005C323E"/>
    <w:rsid w:val="005C33A8"/>
    <w:rsid w:val="005C4235"/>
    <w:rsid w:val="005C429D"/>
    <w:rsid w:val="005C4359"/>
    <w:rsid w:val="005C5072"/>
    <w:rsid w:val="005C597E"/>
    <w:rsid w:val="005C5E49"/>
    <w:rsid w:val="005C7169"/>
    <w:rsid w:val="005C7364"/>
    <w:rsid w:val="005C73D4"/>
    <w:rsid w:val="005D0C7D"/>
    <w:rsid w:val="005D1215"/>
    <w:rsid w:val="005D14C9"/>
    <w:rsid w:val="005D2036"/>
    <w:rsid w:val="005D20CD"/>
    <w:rsid w:val="005D32AD"/>
    <w:rsid w:val="005D4197"/>
    <w:rsid w:val="005D4DD6"/>
    <w:rsid w:val="005D5DB5"/>
    <w:rsid w:val="005D63C2"/>
    <w:rsid w:val="005D6D10"/>
    <w:rsid w:val="005D6EED"/>
    <w:rsid w:val="005D7CCA"/>
    <w:rsid w:val="005E05C9"/>
    <w:rsid w:val="005E1201"/>
    <w:rsid w:val="005E2748"/>
    <w:rsid w:val="005E289E"/>
    <w:rsid w:val="005E28E7"/>
    <w:rsid w:val="005E2B18"/>
    <w:rsid w:val="005E3893"/>
    <w:rsid w:val="005E6D51"/>
    <w:rsid w:val="005E6EE2"/>
    <w:rsid w:val="005E721C"/>
    <w:rsid w:val="005F08A1"/>
    <w:rsid w:val="005F1CFA"/>
    <w:rsid w:val="005F2503"/>
    <w:rsid w:val="005F2E94"/>
    <w:rsid w:val="005F3CE9"/>
    <w:rsid w:val="005F4E90"/>
    <w:rsid w:val="005F56D5"/>
    <w:rsid w:val="005F59C0"/>
    <w:rsid w:val="005F75D0"/>
    <w:rsid w:val="005F7F2B"/>
    <w:rsid w:val="00600052"/>
    <w:rsid w:val="00600231"/>
    <w:rsid w:val="00601AA2"/>
    <w:rsid w:val="0060230B"/>
    <w:rsid w:val="00602A85"/>
    <w:rsid w:val="00602D80"/>
    <w:rsid w:val="00603020"/>
    <w:rsid w:val="00604600"/>
    <w:rsid w:val="006071AC"/>
    <w:rsid w:val="006107FE"/>
    <w:rsid w:val="0061086E"/>
    <w:rsid w:val="00610BAE"/>
    <w:rsid w:val="00612659"/>
    <w:rsid w:val="006138C4"/>
    <w:rsid w:val="006155C9"/>
    <w:rsid w:val="00615640"/>
    <w:rsid w:val="0061594A"/>
    <w:rsid w:val="00615BAC"/>
    <w:rsid w:val="00615D3D"/>
    <w:rsid w:val="00615DBD"/>
    <w:rsid w:val="006163F4"/>
    <w:rsid w:val="00616668"/>
    <w:rsid w:val="00616990"/>
    <w:rsid w:val="00616B08"/>
    <w:rsid w:val="0062085D"/>
    <w:rsid w:val="006215C9"/>
    <w:rsid w:val="00621EFC"/>
    <w:rsid w:val="00622041"/>
    <w:rsid w:val="00622046"/>
    <w:rsid w:val="0062299D"/>
    <w:rsid w:val="00622B12"/>
    <w:rsid w:val="00623536"/>
    <w:rsid w:val="00623642"/>
    <w:rsid w:val="0062398E"/>
    <w:rsid w:val="00624785"/>
    <w:rsid w:val="0062648C"/>
    <w:rsid w:val="00627F83"/>
    <w:rsid w:val="00630475"/>
    <w:rsid w:val="0063207F"/>
    <w:rsid w:val="006322DC"/>
    <w:rsid w:val="0063236D"/>
    <w:rsid w:val="006333CA"/>
    <w:rsid w:val="00633ECF"/>
    <w:rsid w:val="0063569F"/>
    <w:rsid w:val="00636288"/>
    <w:rsid w:val="0063774B"/>
    <w:rsid w:val="006410D5"/>
    <w:rsid w:val="00641AAB"/>
    <w:rsid w:val="00642F67"/>
    <w:rsid w:val="00643CB5"/>
    <w:rsid w:val="00646166"/>
    <w:rsid w:val="00646491"/>
    <w:rsid w:val="00646ADB"/>
    <w:rsid w:val="00646F6E"/>
    <w:rsid w:val="00647113"/>
    <w:rsid w:val="006472AF"/>
    <w:rsid w:val="00651B01"/>
    <w:rsid w:val="00651E5F"/>
    <w:rsid w:val="00652767"/>
    <w:rsid w:val="0065282C"/>
    <w:rsid w:val="0065375E"/>
    <w:rsid w:val="00654797"/>
    <w:rsid w:val="00655C28"/>
    <w:rsid w:val="0066047C"/>
    <w:rsid w:val="00660BCA"/>
    <w:rsid w:val="00661BD9"/>
    <w:rsid w:val="00662065"/>
    <w:rsid w:val="006627A6"/>
    <w:rsid w:val="006637E8"/>
    <w:rsid w:val="00663D2F"/>
    <w:rsid w:val="006643F8"/>
    <w:rsid w:val="00665E26"/>
    <w:rsid w:val="00666197"/>
    <w:rsid w:val="006662F5"/>
    <w:rsid w:val="00666475"/>
    <w:rsid w:val="00667061"/>
    <w:rsid w:val="00667297"/>
    <w:rsid w:val="00667D42"/>
    <w:rsid w:val="006703C3"/>
    <w:rsid w:val="0067083A"/>
    <w:rsid w:val="006709A9"/>
    <w:rsid w:val="00671483"/>
    <w:rsid w:val="006716F2"/>
    <w:rsid w:val="00672412"/>
    <w:rsid w:val="00672628"/>
    <w:rsid w:val="00672AA2"/>
    <w:rsid w:val="00672E56"/>
    <w:rsid w:val="0067305C"/>
    <w:rsid w:val="006736E8"/>
    <w:rsid w:val="006739A7"/>
    <w:rsid w:val="00673CA6"/>
    <w:rsid w:val="00674208"/>
    <w:rsid w:val="00675356"/>
    <w:rsid w:val="00675D91"/>
    <w:rsid w:val="00675FBC"/>
    <w:rsid w:val="00676360"/>
    <w:rsid w:val="00676EDB"/>
    <w:rsid w:val="00677ECB"/>
    <w:rsid w:val="0068088A"/>
    <w:rsid w:val="00680A8F"/>
    <w:rsid w:val="00681F67"/>
    <w:rsid w:val="006827C6"/>
    <w:rsid w:val="006841D1"/>
    <w:rsid w:val="0068431D"/>
    <w:rsid w:val="006845C3"/>
    <w:rsid w:val="006847B2"/>
    <w:rsid w:val="00685F59"/>
    <w:rsid w:val="006873E9"/>
    <w:rsid w:val="00687645"/>
    <w:rsid w:val="0068774C"/>
    <w:rsid w:val="006879A2"/>
    <w:rsid w:val="006909E1"/>
    <w:rsid w:val="00690FB6"/>
    <w:rsid w:val="006912B7"/>
    <w:rsid w:val="00691B46"/>
    <w:rsid w:val="00691EBD"/>
    <w:rsid w:val="006920AF"/>
    <w:rsid w:val="0069325E"/>
    <w:rsid w:val="00693347"/>
    <w:rsid w:val="00693BF6"/>
    <w:rsid w:val="006942B3"/>
    <w:rsid w:val="00694664"/>
    <w:rsid w:val="0069511B"/>
    <w:rsid w:val="00695B05"/>
    <w:rsid w:val="00695E1C"/>
    <w:rsid w:val="00696219"/>
    <w:rsid w:val="006965FB"/>
    <w:rsid w:val="00696C82"/>
    <w:rsid w:val="006976D0"/>
    <w:rsid w:val="00697C5E"/>
    <w:rsid w:val="00697FDD"/>
    <w:rsid w:val="006A0170"/>
    <w:rsid w:val="006A02BC"/>
    <w:rsid w:val="006A0661"/>
    <w:rsid w:val="006A07DB"/>
    <w:rsid w:val="006A116A"/>
    <w:rsid w:val="006A1719"/>
    <w:rsid w:val="006A1D25"/>
    <w:rsid w:val="006A28DA"/>
    <w:rsid w:val="006A403E"/>
    <w:rsid w:val="006A4506"/>
    <w:rsid w:val="006A4FA6"/>
    <w:rsid w:val="006A585F"/>
    <w:rsid w:val="006A6303"/>
    <w:rsid w:val="006A64C0"/>
    <w:rsid w:val="006A6623"/>
    <w:rsid w:val="006A67AA"/>
    <w:rsid w:val="006A7158"/>
    <w:rsid w:val="006A7544"/>
    <w:rsid w:val="006A7A46"/>
    <w:rsid w:val="006B0597"/>
    <w:rsid w:val="006B078E"/>
    <w:rsid w:val="006B107A"/>
    <w:rsid w:val="006B1514"/>
    <w:rsid w:val="006B27E3"/>
    <w:rsid w:val="006B2F1D"/>
    <w:rsid w:val="006B310C"/>
    <w:rsid w:val="006B363C"/>
    <w:rsid w:val="006B3F78"/>
    <w:rsid w:val="006B47A4"/>
    <w:rsid w:val="006B4A2C"/>
    <w:rsid w:val="006B6A44"/>
    <w:rsid w:val="006B6B95"/>
    <w:rsid w:val="006B6BE7"/>
    <w:rsid w:val="006B6C17"/>
    <w:rsid w:val="006B7697"/>
    <w:rsid w:val="006C0CB8"/>
    <w:rsid w:val="006C0D85"/>
    <w:rsid w:val="006C11B2"/>
    <w:rsid w:val="006C218C"/>
    <w:rsid w:val="006C2B85"/>
    <w:rsid w:val="006C2C5E"/>
    <w:rsid w:val="006C3269"/>
    <w:rsid w:val="006C332C"/>
    <w:rsid w:val="006C3AE5"/>
    <w:rsid w:val="006C453E"/>
    <w:rsid w:val="006C47B0"/>
    <w:rsid w:val="006C49F5"/>
    <w:rsid w:val="006C4ADE"/>
    <w:rsid w:val="006C5233"/>
    <w:rsid w:val="006C5599"/>
    <w:rsid w:val="006C570E"/>
    <w:rsid w:val="006C6384"/>
    <w:rsid w:val="006C71F1"/>
    <w:rsid w:val="006D066B"/>
    <w:rsid w:val="006D0A94"/>
    <w:rsid w:val="006D1808"/>
    <w:rsid w:val="006D36EE"/>
    <w:rsid w:val="006D370C"/>
    <w:rsid w:val="006D3D30"/>
    <w:rsid w:val="006D4500"/>
    <w:rsid w:val="006D4948"/>
    <w:rsid w:val="006D57D6"/>
    <w:rsid w:val="006D5E0B"/>
    <w:rsid w:val="006D65C4"/>
    <w:rsid w:val="006D7E0B"/>
    <w:rsid w:val="006E0689"/>
    <w:rsid w:val="006E091E"/>
    <w:rsid w:val="006E137C"/>
    <w:rsid w:val="006E15B5"/>
    <w:rsid w:val="006E344C"/>
    <w:rsid w:val="006E35D2"/>
    <w:rsid w:val="006E37E5"/>
    <w:rsid w:val="006E3E7E"/>
    <w:rsid w:val="006E4354"/>
    <w:rsid w:val="006E494C"/>
    <w:rsid w:val="006E4AC9"/>
    <w:rsid w:val="006E4D23"/>
    <w:rsid w:val="006E52B4"/>
    <w:rsid w:val="006E7460"/>
    <w:rsid w:val="006F0461"/>
    <w:rsid w:val="006F08B6"/>
    <w:rsid w:val="006F0A50"/>
    <w:rsid w:val="006F145C"/>
    <w:rsid w:val="006F1CFF"/>
    <w:rsid w:val="006F1E32"/>
    <w:rsid w:val="006F201B"/>
    <w:rsid w:val="006F219D"/>
    <w:rsid w:val="006F24A2"/>
    <w:rsid w:val="006F2951"/>
    <w:rsid w:val="006F2E80"/>
    <w:rsid w:val="006F39BA"/>
    <w:rsid w:val="006F3A80"/>
    <w:rsid w:val="006F4222"/>
    <w:rsid w:val="006F4B82"/>
    <w:rsid w:val="006F58D6"/>
    <w:rsid w:val="006F620B"/>
    <w:rsid w:val="006F6288"/>
    <w:rsid w:val="006F6A26"/>
    <w:rsid w:val="006F7813"/>
    <w:rsid w:val="0070079F"/>
    <w:rsid w:val="00700982"/>
    <w:rsid w:val="00700C4C"/>
    <w:rsid w:val="00700C5E"/>
    <w:rsid w:val="00702386"/>
    <w:rsid w:val="0070469B"/>
    <w:rsid w:val="00704DB5"/>
    <w:rsid w:val="00706195"/>
    <w:rsid w:val="00706232"/>
    <w:rsid w:val="007071AC"/>
    <w:rsid w:val="00707469"/>
    <w:rsid w:val="00707D60"/>
    <w:rsid w:val="0070F288"/>
    <w:rsid w:val="0071010D"/>
    <w:rsid w:val="00710540"/>
    <w:rsid w:val="00711724"/>
    <w:rsid w:val="00711F91"/>
    <w:rsid w:val="0071224B"/>
    <w:rsid w:val="007124C9"/>
    <w:rsid w:val="00713434"/>
    <w:rsid w:val="00713638"/>
    <w:rsid w:val="00716853"/>
    <w:rsid w:val="00716A9E"/>
    <w:rsid w:val="00716D83"/>
    <w:rsid w:val="007179E2"/>
    <w:rsid w:val="007203FC"/>
    <w:rsid w:val="007207B7"/>
    <w:rsid w:val="00720AD9"/>
    <w:rsid w:val="0072119C"/>
    <w:rsid w:val="00721812"/>
    <w:rsid w:val="00723428"/>
    <w:rsid w:val="00723465"/>
    <w:rsid w:val="00723C09"/>
    <w:rsid w:val="00724000"/>
    <w:rsid w:val="00724BA9"/>
    <w:rsid w:val="00724F81"/>
    <w:rsid w:val="00725459"/>
    <w:rsid w:val="007259DC"/>
    <w:rsid w:val="007259FC"/>
    <w:rsid w:val="00725B8F"/>
    <w:rsid w:val="00726A7B"/>
    <w:rsid w:val="007278FA"/>
    <w:rsid w:val="00727D3E"/>
    <w:rsid w:val="007306FC"/>
    <w:rsid w:val="00730D62"/>
    <w:rsid w:val="00730DFB"/>
    <w:rsid w:val="0073144E"/>
    <w:rsid w:val="00731BA8"/>
    <w:rsid w:val="00731EB5"/>
    <w:rsid w:val="007325DB"/>
    <w:rsid w:val="00733610"/>
    <w:rsid w:val="00733B91"/>
    <w:rsid w:val="0073422C"/>
    <w:rsid w:val="00734A7A"/>
    <w:rsid w:val="0073584F"/>
    <w:rsid w:val="00735A75"/>
    <w:rsid w:val="00736714"/>
    <w:rsid w:val="00736C99"/>
    <w:rsid w:val="00737AC6"/>
    <w:rsid w:val="00737D45"/>
    <w:rsid w:val="00737F04"/>
    <w:rsid w:val="00740FCA"/>
    <w:rsid w:val="00741671"/>
    <w:rsid w:val="00741739"/>
    <w:rsid w:val="007419C4"/>
    <w:rsid w:val="007421F6"/>
    <w:rsid w:val="0074311A"/>
    <w:rsid w:val="0074344B"/>
    <w:rsid w:val="007435A4"/>
    <w:rsid w:val="00743F1A"/>
    <w:rsid w:val="007443AB"/>
    <w:rsid w:val="00744BF5"/>
    <w:rsid w:val="00745064"/>
    <w:rsid w:val="007460C2"/>
    <w:rsid w:val="007462CA"/>
    <w:rsid w:val="0074674F"/>
    <w:rsid w:val="00746979"/>
    <w:rsid w:val="00750C4D"/>
    <w:rsid w:val="00750FFB"/>
    <w:rsid w:val="00751022"/>
    <w:rsid w:val="007539E1"/>
    <w:rsid w:val="00753D42"/>
    <w:rsid w:val="00753EA9"/>
    <w:rsid w:val="00753EC2"/>
    <w:rsid w:val="00757AEB"/>
    <w:rsid w:val="00757C7B"/>
    <w:rsid w:val="00760290"/>
    <w:rsid w:val="00761000"/>
    <w:rsid w:val="007618E9"/>
    <w:rsid w:val="00761A42"/>
    <w:rsid w:val="00761FB1"/>
    <w:rsid w:val="0076231A"/>
    <w:rsid w:val="00762B8B"/>
    <w:rsid w:val="00763355"/>
    <w:rsid w:val="00763429"/>
    <w:rsid w:val="00763612"/>
    <w:rsid w:val="00763C64"/>
    <w:rsid w:val="00763FD4"/>
    <w:rsid w:val="007640A2"/>
    <w:rsid w:val="00764D36"/>
    <w:rsid w:val="007651C6"/>
    <w:rsid w:val="00766008"/>
    <w:rsid w:val="00766235"/>
    <w:rsid w:val="00766ECD"/>
    <w:rsid w:val="0076702B"/>
    <w:rsid w:val="007674DF"/>
    <w:rsid w:val="007700DF"/>
    <w:rsid w:val="007715F7"/>
    <w:rsid w:val="00771764"/>
    <w:rsid w:val="00771D51"/>
    <w:rsid w:val="0077220B"/>
    <w:rsid w:val="007725E8"/>
    <w:rsid w:val="00772760"/>
    <w:rsid w:val="00772896"/>
    <w:rsid w:val="00772F36"/>
    <w:rsid w:val="0077390C"/>
    <w:rsid w:val="00773F6C"/>
    <w:rsid w:val="00774A91"/>
    <w:rsid w:val="0077526D"/>
    <w:rsid w:val="0077659E"/>
    <w:rsid w:val="007810DF"/>
    <w:rsid w:val="00781100"/>
    <w:rsid w:val="00781AF6"/>
    <w:rsid w:val="00784A4A"/>
    <w:rsid w:val="00784FEB"/>
    <w:rsid w:val="0078655A"/>
    <w:rsid w:val="0078668F"/>
    <w:rsid w:val="00786F02"/>
    <w:rsid w:val="00787883"/>
    <w:rsid w:val="00787F44"/>
    <w:rsid w:val="007902EA"/>
    <w:rsid w:val="00792B98"/>
    <w:rsid w:val="00792F90"/>
    <w:rsid w:val="0079302E"/>
    <w:rsid w:val="00793650"/>
    <w:rsid w:val="007936A2"/>
    <w:rsid w:val="00793F03"/>
    <w:rsid w:val="00794265"/>
    <w:rsid w:val="007947B8"/>
    <w:rsid w:val="00795021"/>
    <w:rsid w:val="007950A4"/>
    <w:rsid w:val="0079545E"/>
    <w:rsid w:val="00796017"/>
    <w:rsid w:val="0079631F"/>
    <w:rsid w:val="00796D49"/>
    <w:rsid w:val="007970B1"/>
    <w:rsid w:val="007974D8"/>
    <w:rsid w:val="00797DA9"/>
    <w:rsid w:val="007A0E05"/>
    <w:rsid w:val="007A15DD"/>
    <w:rsid w:val="007A2F63"/>
    <w:rsid w:val="007A3F65"/>
    <w:rsid w:val="007A437B"/>
    <w:rsid w:val="007A43AE"/>
    <w:rsid w:val="007A4430"/>
    <w:rsid w:val="007A4E3B"/>
    <w:rsid w:val="007A5CC4"/>
    <w:rsid w:val="007A5E19"/>
    <w:rsid w:val="007A612A"/>
    <w:rsid w:val="007A6661"/>
    <w:rsid w:val="007A771B"/>
    <w:rsid w:val="007A793C"/>
    <w:rsid w:val="007A7C0A"/>
    <w:rsid w:val="007A7F20"/>
    <w:rsid w:val="007B0360"/>
    <w:rsid w:val="007B1956"/>
    <w:rsid w:val="007B2088"/>
    <w:rsid w:val="007B26EE"/>
    <w:rsid w:val="007B2794"/>
    <w:rsid w:val="007B27FB"/>
    <w:rsid w:val="007B3369"/>
    <w:rsid w:val="007B466D"/>
    <w:rsid w:val="007B5D48"/>
    <w:rsid w:val="007B5EC9"/>
    <w:rsid w:val="007B5F76"/>
    <w:rsid w:val="007B6AC6"/>
    <w:rsid w:val="007B6AF9"/>
    <w:rsid w:val="007B7227"/>
    <w:rsid w:val="007C0451"/>
    <w:rsid w:val="007C0765"/>
    <w:rsid w:val="007C0856"/>
    <w:rsid w:val="007C18BC"/>
    <w:rsid w:val="007C19E6"/>
    <w:rsid w:val="007C1CFA"/>
    <w:rsid w:val="007C1E06"/>
    <w:rsid w:val="007C25C0"/>
    <w:rsid w:val="007C29E8"/>
    <w:rsid w:val="007C2ECF"/>
    <w:rsid w:val="007C335C"/>
    <w:rsid w:val="007C485F"/>
    <w:rsid w:val="007C495E"/>
    <w:rsid w:val="007C49EF"/>
    <w:rsid w:val="007C5928"/>
    <w:rsid w:val="007C6746"/>
    <w:rsid w:val="007C6A5D"/>
    <w:rsid w:val="007C7403"/>
    <w:rsid w:val="007D0005"/>
    <w:rsid w:val="007D09D8"/>
    <w:rsid w:val="007D0E27"/>
    <w:rsid w:val="007D0F80"/>
    <w:rsid w:val="007D1238"/>
    <w:rsid w:val="007D14B6"/>
    <w:rsid w:val="007D160F"/>
    <w:rsid w:val="007D2979"/>
    <w:rsid w:val="007D36AD"/>
    <w:rsid w:val="007D396E"/>
    <w:rsid w:val="007D4E3F"/>
    <w:rsid w:val="007D56E0"/>
    <w:rsid w:val="007D6C91"/>
    <w:rsid w:val="007D78FB"/>
    <w:rsid w:val="007D7AE5"/>
    <w:rsid w:val="007D7C85"/>
    <w:rsid w:val="007D7DAF"/>
    <w:rsid w:val="007E0067"/>
    <w:rsid w:val="007E05B1"/>
    <w:rsid w:val="007E071B"/>
    <w:rsid w:val="007E10D5"/>
    <w:rsid w:val="007E160B"/>
    <w:rsid w:val="007E1D26"/>
    <w:rsid w:val="007E2168"/>
    <w:rsid w:val="007E21FD"/>
    <w:rsid w:val="007E314C"/>
    <w:rsid w:val="007E3D8E"/>
    <w:rsid w:val="007E511B"/>
    <w:rsid w:val="007E635D"/>
    <w:rsid w:val="007E70A7"/>
    <w:rsid w:val="007E70F6"/>
    <w:rsid w:val="007E7870"/>
    <w:rsid w:val="007F03C3"/>
    <w:rsid w:val="007F07EB"/>
    <w:rsid w:val="007F170C"/>
    <w:rsid w:val="007F2440"/>
    <w:rsid w:val="007F3EC2"/>
    <w:rsid w:val="007F463B"/>
    <w:rsid w:val="007F4974"/>
    <w:rsid w:val="007F4B29"/>
    <w:rsid w:val="007F4B2A"/>
    <w:rsid w:val="007F4D5B"/>
    <w:rsid w:val="007F5376"/>
    <w:rsid w:val="007F583F"/>
    <w:rsid w:val="007F5D46"/>
    <w:rsid w:val="007F722B"/>
    <w:rsid w:val="007F72B5"/>
    <w:rsid w:val="007F754F"/>
    <w:rsid w:val="007F7788"/>
    <w:rsid w:val="00801E7F"/>
    <w:rsid w:val="00802108"/>
    <w:rsid w:val="00802487"/>
    <w:rsid w:val="008036A1"/>
    <w:rsid w:val="00803854"/>
    <w:rsid w:val="00803F77"/>
    <w:rsid w:val="00803FDD"/>
    <w:rsid w:val="0080412F"/>
    <w:rsid w:val="00805217"/>
    <w:rsid w:val="0080562C"/>
    <w:rsid w:val="008061E0"/>
    <w:rsid w:val="008072E7"/>
    <w:rsid w:val="00807BA8"/>
    <w:rsid w:val="00807E07"/>
    <w:rsid w:val="00807F85"/>
    <w:rsid w:val="00812396"/>
    <w:rsid w:val="008126F8"/>
    <w:rsid w:val="008134CF"/>
    <w:rsid w:val="008134F5"/>
    <w:rsid w:val="00813DE9"/>
    <w:rsid w:val="00813EE1"/>
    <w:rsid w:val="00813F69"/>
    <w:rsid w:val="00814793"/>
    <w:rsid w:val="00815856"/>
    <w:rsid w:val="008158F5"/>
    <w:rsid w:val="00815DCE"/>
    <w:rsid w:val="00816199"/>
    <w:rsid w:val="0081620B"/>
    <w:rsid w:val="00816D0F"/>
    <w:rsid w:val="00817059"/>
    <w:rsid w:val="0081728A"/>
    <w:rsid w:val="00817487"/>
    <w:rsid w:val="0081796E"/>
    <w:rsid w:val="00817E10"/>
    <w:rsid w:val="008206CB"/>
    <w:rsid w:val="0082094D"/>
    <w:rsid w:val="00821E8F"/>
    <w:rsid w:val="008220CC"/>
    <w:rsid w:val="00822449"/>
    <w:rsid w:val="00822BC2"/>
    <w:rsid w:val="00823005"/>
    <w:rsid w:val="008231F8"/>
    <w:rsid w:val="0082384A"/>
    <w:rsid w:val="008251EE"/>
    <w:rsid w:val="00825AEA"/>
    <w:rsid w:val="00826BD5"/>
    <w:rsid w:val="00826CA7"/>
    <w:rsid w:val="0082746F"/>
    <w:rsid w:val="0083097E"/>
    <w:rsid w:val="00830E95"/>
    <w:rsid w:val="00831A30"/>
    <w:rsid w:val="00832081"/>
    <w:rsid w:val="0083440C"/>
    <w:rsid w:val="00834CCE"/>
    <w:rsid w:val="00835B3F"/>
    <w:rsid w:val="00836A43"/>
    <w:rsid w:val="00837B55"/>
    <w:rsid w:val="00837B6E"/>
    <w:rsid w:val="00837BA6"/>
    <w:rsid w:val="00840766"/>
    <w:rsid w:val="00843226"/>
    <w:rsid w:val="008432A8"/>
    <w:rsid w:val="0084348B"/>
    <w:rsid w:val="00844D2E"/>
    <w:rsid w:val="00844DA1"/>
    <w:rsid w:val="00845315"/>
    <w:rsid w:val="00845348"/>
    <w:rsid w:val="00847019"/>
    <w:rsid w:val="00847911"/>
    <w:rsid w:val="00847F55"/>
    <w:rsid w:val="00850011"/>
    <w:rsid w:val="00850348"/>
    <w:rsid w:val="008507D0"/>
    <w:rsid w:val="0085119D"/>
    <w:rsid w:val="00851C10"/>
    <w:rsid w:val="00852AD2"/>
    <w:rsid w:val="00852B65"/>
    <w:rsid w:val="00853F22"/>
    <w:rsid w:val="0085424E"/>
    <w:rsid w:val="00854399"/>
    <w:rsid w:val="008544F2"/>
    <w:rsid w:val="0085463F"/>
    <w:rsid w:val="0085673E"/>
    <w:rsid w:val="0085690A"/>
    <w:rsid w:val="00856CCB"/>
    <w:rsid w:val="00857E18"/>
    <w:rsid w:val="00857EC8"/>
    <w:rsid w:val="00860299"/>
    <w:rsid w:val="00860D20"/>
    <w:rsid w:val="008619FD"/>
    <w:rsid w:val="00861C20"/>
    <w:rsid w:val="00861F2C"/>
    <w:rsid w:val="008626E2"/>
    <w:rsid w:val="0086329B"/>
    <w:rsid w:val="008633A9"/>
    <w:rsid w:val="00863B99"/>
    <w:rsid w:val="00863E25"/>
    <w:rsid w:val="00863F44"/>
    <w:rsid w:val="00864420"/>
    <w:rsid w:val="00864515"/>
    <w:rsid w:val="00864CD1"/>
    <w:rsid w:val="00865B6D"/>
    <w:rsid w:val="00866704"/>
    <w:rsid w:val="008669C0"/>
    <w:rsid w:val="00866CD8"/>
    <w:rsid w:val="0086733D"/>
    <w:rsid w:val="0086737A"/>
    <w:rsid w:val="00867E0C"/>
    <w:rsid w:val="00870137"/>
    <w:rsid w:val="0087053A"/>
    <w:rsid w:val="0087206E"/>
    <w:rsid w:val="008735A5"/>
    <w:rsid w:val="008738CD"/>
    <w:rsid w:val="00874E58"/>
    <w:rsid w:val="00875793"/>
    <w:rsid w:val="008759F1"/>
    <w:rsid w:val="008765B7"/>
    <w:rsid w:val="00876855"/>
    <w:rsid w:val="008774DC"/>
    <w:rsid w:val="00877860"/>
    <w:rsid w:val="008805DA"/>
    <w:rsid w:val="008808BB"/>
    <w:rsid w:val="00880C18"/>
    <w:rsid w:val="008819CA"/>
    <w:rsid w:val="00882EDC"/>
    <w:rsid w:val="00882EE1"/>
    <w:rsid w:val="00883A75"/>
    <w:rsid w:val="008846F1"/>
    <w:rsid w:val="00885903"/>
    <w:rsid w:val="00885BBF"/>
    <w:rsid w:val="008861D4"/>
    <w:rsid w:val="00886BE2"/>
    <w:rsid w:val="008875B8"/>
    <w:rsid w:val="00887935"/>
    <w:rsid w:val="00887E91"/>
    <w:rsid w:val="00891B04"/>
    <w:rsid w:val="00891E33"/>
    <w:rsid w:val="00893796"/>
    <w:rsid w:val="00893AC3"/>
    <w:rsid w:val="00894379"/>
    <w:rsid w:val="00894C05"/>
    <w:rsid w:val="008954F4"/>
    <w:rsid w:val="00895E70"/>
    <w:rsid w:val="00897F2F"/>
    <w:rsid w:val="008A0864"/>
    <w:rsid w:val="008A1FF7"/>
    <w:rsid w:val="008A363A"/>
    <w:rsid w:val="008A3A3B"/>
    <w:rsid w:val="008A3E12"/>
    <w:rsid w:val="008A4025"/>
    <w:rsid w:val="008A5774"/>
    <w:rsid w:val="008A63DC"/>
    <w:rsid w:val="008A706D"/>
    <w:rsid w:val="008A717A"/>
    <w:rsid w:val="008A7296"/>
    <w:rsid w:val="008A77D0"/>
    <w:rsid w:val="008B03EF"/>
    <w:rsid w:val="008B1B06"/>
    <w:rsid w:val="008B2217"/>
    <w:rsid w:val="008B2A8B"/>
    <w:rsid w:val="008B3531"/>
    <w:rsid w:val="008B4717"/>
    <w:rsid w:val="008B522B"/>
    <w:rsid w:val="008B579C"/>
    <w:rsid w:val="008B654C"/>
    <w:rsid w:val="008B6D37"/>
    <w:rsid w:val="008B6E93"/>
    <w:rsid w:val="008B726E"/>
    <w:rsid w:val="008C00ED"/>
    <w:rsid w:val="008C075B"/>
    <w:rsid w:val="008C0B94"/>
    <w:rsid w:val="008C3ADB"/>
    <w:rsid w:val="008C3BFE"/>
    <w:rsid w:val="008C4777"/>
    <w:rsid w:val="008C53CC"/>
    <w:rsid w:val="008C54BB"/>
    <w:rsid w:val="008C58C3"/>
    <w:rsid w:val="008C5ED0"/>
    <w:rsid w:val="008D0E50"/>
    <w:rsid w:val="008D1330"/>
    <w:rsid w:val="008D15C9"/>
    <w:rsid w:val="008D1636"/>
    <w:rsid w:val="008D1E71"/>
    <w:rsid w:val="008D2A77"/>
    <w:rsid w:val="008D33B8"/>
    <w:rsid w:val="008D33D4"/>
    <w:rsid w:val="008D4645"/>
    <w:rsid w:val="008D4AB5"/>
    <w:rsid w:val="008D60FF"/>
    <w:rsid w:val="008D684F"/>
    <w:rsid w:val="008D774E"/>
    <w:rsid w:val="008D7F15"/>
    <w:rsid w:val="008E05EE"/>
    <w:rsid w:val="008E10C2"/>
    <w:rsid w:val="008E3DA0"/>
    <w:rsid w:val="008E40D3"/>
    <w:rsid w:val="008E5AFB"/>
    <w:rsid w:val="008E6431"/>
    <w:rsid w:val="008E651C"/>
    <w:rsid w:val="008E6D8C"/>
    <w:rsid w:val="008E769E"/>
    <w:rsid w:val="008E7AC1"/>
    <w:rsid w:val="008F0197"/>
    <w:rsid w:val="008F031B"/>
    <w:rsid w:val="008F0D4D"/>
    <w:rsid w:val="008F1671"/>
    <w:rsid w:val="008F1BFB"/>
    <w:rsid w:val="008F24CB"/>
    <w:rsid w:val="008F2723"/>
    <w:rsid w:val="008F2D9E"/>
    <w:rsid w:val="008F3169"/>
    <w:rsid w:val="008F43A8"/>
    <w:rsid w:val="008F4484"/>
    <w:rsid w:val="008F4BFD"/>
    <w:rsid w:val="008F4DF3"/>
    <w:rsid w:val="008F5617"/>
    <w:rsid w:val="008F5AC9"/>
    <w:rsid w:val="008F5F6B"/>
    <w:rsid w:val="008F638A"/>
    <w:rsid w:val="008F6AB0"/>
    <w:rsid w:val="008F6DD3"/>
    <w:rsid w:val="008F7385"/>
    <w:rsid w:val="0090084A"/>
    <w:rsid w:val="00900DA3"/>
    <w:rsid w:val="00900E50"/>
    <w:rsid w:val="0090118F"/>
    <w:rsid w:val="00901B80"/>
    <w:rsid w:val="00901BE5"/>
    <w:rsid w:val="009028F1"/>
    <w:rsid w:val="0090315A"/>
    <w:rsid w:val="00903B92"/>
    <w:rsid w:val="00903F82"/>
    <w:rsid w:val="0090455B"/>
    <w:rsid w:val="0090493E"/>
    <w:rsid w:val="00904DB2"/>
    <w:rsid w:val="0090578C"/>
    <w:rsid w:val="00905CF4"/>
    <w:rsid w:val="00905E0B"/>
    <w:rsid w:val="0090683C"/>
    <w:rsid w:val="00906A00"/>
    <w:rsid w:val="00906B4C"/>
    <w:rsid w:val="00906CE4"/>
    <w:rsid w:val="009070EA"/>
    <w:rsid w:val="00907BF8"/>
    <w:rsid w:val="009125FF"/>
    <w:rsid w:val="00913356"/>
    <w:rsid w:val="009138D1"/>
    <w:rsid w:val="0091500F"/>
    <w:rsid w:val="00915B68"/>
    <w:rsid w:val="00915B81"/>
    <w:rsid w:val="00916245"/>
    <w:rsid w:val="00916397"/>
    <w:rsid w:val="00916480"/>
    <w:rsid w:val="009166EC"/>
    <w:rsid w:val="009170B7"/>
    <w:rsid w:val="0092011F"/>
    <w:rsid w:val="009206B4"/>
    <w:rsid w:val="00920CAF"/>
    <w:rsid w:val="0092128F"/>
    <w:rsid w:val="00921347"/>
    <w:rsid w:val="00921812"/>
    <w:rsid w:val="009220CD"/>
    <w:rsid w:val="00922F61"/>
    <w:rsid w:val="00923026"/>
    <w:rsid w:val="009238EE"/>
    <w:rsid w:val="009241D3"/>
    <w:rsid w:val="00924640"/>
    <w:rsid w:val="009250C1"/>
    <w:rsid w:val="00925AC1"/>
    <w:rsid w:val="00925C1E"/>
    <w:rsid w:val="00926332"/>
    <w:rsid w:val="009266EB"/>
    <w:rsid w:val="00926941"/>
    <w:rsid w:val="00926A29"/>
    <w:rsid w:val="0092751B"/>
    <w:rsid w:val="00927911"/>
    <w:rsid w:val="009321C5"/>
    <w:rsid w:val="00932BF5"/>
    <w:rsid w:val="009336EC"/>
    <w:rsid w:val="009355EF"/>
    <w:rsid w:val="00935BE0"/>
    <w:rsid w:val="00935FAE"/>
    <w:rsid w:val="00936726"/>
    <w:rsid w:val="009367D4"/>
    <w:rsid w:val="0093746D"/>
    <w:rsid w:val="009435C1"/>
    <w:rsid w:val="009437D3"/>
    <w:rsid w:val="00943F64"/>
    <w:rsid w:val="0094410E"/>
    <w:rsid w:val="00944395"/>
    <w:rsid w:val="00944CED"/>
    <w:rsid w:val="00944F71"/>
    <w:rsid w:val="009453A1"/>
    <w:rsid w:val="00947225"/>
    <w:rsid w:val="0095086A"/>
    <w:rsid w:val="00950C29"/>
    <w:rsid w:val="00951CEA"/>
    <w:rsid w:val="009529F8"/>
    <w:rsid w:val="00953114"/>
    <w:rsid w:val="0095385A"/>
    <w:rsid w:val="009547B4"/>
    <w:rsid w:val="009548BB"/>
    <w:rsid w:val="00954C0C"/>
    <w:rsid w:val="009554EA"/>
    <w:rsid w:val="00956321"/>
    <w:rsid w:val="00957529"/>
    <w:rsid w:val="009606BE"/>
    <w:rsid w:val="009609D8"/>
    <w:rsid w:val="00960B1F"/>
    <w:rsid w:val="009614F3"/>
    <w:rsid w:val="0096177E"/>
    <w:rsid w:val="009618CF"/>
    <w:rsid w:val="0096196F"/>
    <w:rsid w:val="00962552"/>
    <w:rsid w:val="00962A2B"/>
    <w:rsid w:val="0096329C"/>
    <w:rsid w:val="00963C3B"/>
    <w:rsid w:val="00964DDA"/>
    <w:rsid w:val="00964EBB"/>
    <w:rsid w:val="0096552E"/>
    <w:rsid w:val="0096702C"/>
    <w:rsid w:val="00967525"/>
    <w:rsid w:val="00967713"/>
    <w:rsid w:val="009679A6"/>
    <w:rsid w:val="0097009B"/>
    <w:rsid w:val="00971CD6"/>
    <w:rsid w:val="00972044"/>
    <w:rsid w:val="00972412"/>
    <w:rsid w:val="00973626"/>
    <w:rsid w:val="00974A9A"/>
    <w:rsid w:val="00974BC9"/>
    <w:rsid w:val="00974C35"/>
    <w:rsid w:val="00974F9F"/>
    <w:rsid w:val="00975131"/>
    <w:rsid w:val="00975293"/>
    <w:rsid w:val="009772D5"/>
    <w:rsid w:val="0097770A"/>
    <w:rsid w:val="00977AF3"/>
    <w:rsid w:val="0098053A"/>
    <w:rsid w:val="009808AF"/>
    <w:rsid w:val="00980B39"/>
    <w:rsid w:val="009811AF"/>
    <w:rsid w:val="0098191D"/>
    <w:rsid w:val="00981D2A"/>
    <w:rsid w:val="00982657"/>
    <w:rsid w:val="0098318B"/>
    <w:rsid w:val="009833A2"/>
    <w:rsid w:val="00983D24"/>
    <w:rsid w:val="00983FA9"/>
    <w:rsid w:val="00984C2B"/>
    <w:rsid w:val="00985014"/>
    <w:rsid w:val="00985581"/>
    <w:rsid w:val="0098561D"/>
    <w:rsid w:val="00985636"/>
    <w:rsid w:val="00985EFD"/>
    <w:rsid w:val="009871FE"/>
    <w:rsid w:val="00987726"/>
    <w:rsid w:val="00987869"/>
    <w:rsid w:val="00987AD2"/>
    <w:rsid w:val="00987DD9"/>
    <w:rsid w:val="00990043"/>
    <w:rsid w:val="0099047E"/>
    <w:rsid w:val="009904BE"/>
    <w:rsid w:val="00990A30"/>
    <w:rsid w:val="00990D8C"/>
    <w:rsid w:val="00991195"/>
    <w:rsid w:val="00991801"/>
    <w:rsid w:val="00991B59"/>
    <w:rsid w:val="00992191"/>
    <w:rsid w:val="009924C8"/>
    <w:rsid w:val="009924EF"/>
    <w:rsid w:val="0099286B"/>
    <w:rsid w:val="00992B1D"/>
    <w:rsid w:val="009932D8"/>
    <w:rsid w:val="00994E4D"/>
    <w:rsid w:val="00995087"/>
    <w:rsid w:val="00995590"/>
    <w:rsid w:val="00995CD5"/>
    <w:rsid w:val="00997B7A"/>
    <w:rsid w:val="00997C85"/>
    <w:rsid w:val="00997F07"/>
    <w:rsid w:val="009A0543"/>
    <w:rsid w:val="009A0B6C"/>
    <w:rsid w:val="009A239F"/>
    <w:rsid w:val="009A28FA"/>
    <w:rsid w:val="009A2E74"/>
    <w:rsid w:val="009A3C56"/>
    <w:rsid w:val="009A483A"/>
    <w:rsid w:val="009A635D"/>
    <w:rsid w:val="009A63FE"/>
    <w:rsid w:val="009A79BB"/>
    <w:rsid w:val="009A7C50"/>
    <w:rsid w:val="009B070F"/>
    <w:rsid w:val="009B0758"/>
    <w:rsid w:val="009B0903"/>
    <w:rsid w:val="009B0E8B"/>
    <w:rsid w:val="009B14E7"/>
    <w:rsid w:val="009B265C"/>
    <w:rsid w:val="009B2973"/>
    <w:rsid w:val="009B3ABA"/>
    <w:rsid w:val="009B3D76"/>
    <w:rsid w:val="009B4C8C"/>
    <w:rsid w:val="009B5772"/>
    <w:rsid w:val="009B5A86"/>
    <w:rsid w:val="009B5C18"/>
    <w:rsid w:val="009B654E"/>
    <w:rsid w:val="009B6A7A"/>
    <w:rsid w:val="009B790D"/>
    <w:rsid w:val="009C05B2"/>
    <w:rsid w:val="009C252D"/>
    <w:rsid w:val="009C2C2A"/>
    <w:rsid w:val="009C31D9"/>
    <w:rsid w:val="009C37F3"/>
    <w:rsid w:val="009C4219"/>
    <w:rsid w:val="009C45D8"/>
    <w:rsid w:val="009C4989"/>
    <w:rsid w:val="009C499F"/>
    <w:rsid w:val="009C4CB8"/>
    <w:rsid w:val="009C5B9F"/>
    <w:rsid w:val="009C5EB6"/>
    <w:rsid w:val="009C6267"/>
    <w:rsid w:val="009C766C"/>
    <w:rsid w:val="009C7A7F"/>
    <w:rsid w:val="009C7DD5"/>
    <w:rsid w:val="009D038D"/>
    <w:rsid w:val="009D078C"/>
    <w:rsid w:val="009D088D"/>
    <w:rsid w:val="009D1186"/>
    <w:rsid w:val="009D2291"/>
    <w:rsid w:val="009D3969"/>
    <w:rsid w:val="009D40D0"/>
    <w:rsid w:val="009D4A0E"/>
    <w:rsid w:val="009D5150"/>
    <w:rsid w:val="009D5205"/>
    <w:rsid w:val="009D56BE"/>
    <w:rsid w:val="009D6297"/>
    <w:rsid w:val="009D63B8"/>
    <w:rsid w:val="009D65E6"/>
    <w:rsid w:val="009D6680"/>
    <w:rsid w:val="009D7832"/>
    <w:rsid w:val="009D7D87"/>
    <w:rsid w:val="009E1139"/>
    <w:rsid w:val="009E129B"/>
    <w:rsid w:val="009E27BC"/>
    <w:rsid w:val="009E2B6F"/>
    <w:rsid w:val="009E35E8"/>
    <w:rsid w:val="009E39EF"/>
    <w:rsid w:val="009E3E92"/>
    <w:rsid w:val="009E3ED9"/>
    <w:rsid w:val="009E4568"/>
    <w:rsid w:val="009E4AD4"/>
    <w:rsid w:val="009E54C3"/>
    <w:rsid w:val="009E572A"/>
    <w:rsid w:val="009E6B2C"/>
    <w:rsid w:val="009E74A1"/>
    <w:rsid w:val="009E7EA6"/>
    <w:rsid w:val="009F16A7"/>
    <w:rsid w:val="009F235E"/>
    <w:rsid w:val="009F247E"/>
    <w:rsid w:val="009F2EFD"/>
    <w:rsid w:val="009F4EE9"/>
    <w:rsid w:val="009F4F7E"/>
    <w:rsid w:val="009F52F0"/>
    <w:rsid w:val="009F75E9"/>
    <w:rsid w:val="009F7E29"/>
    <w:rsid w:val="00A0036C"/>
    <w:rsid w:val="00A00A26"/>
    <w:rsid w:val="00A00CE4"/>
    <w:rsid w:val="00A013A0"/>
    <w:rsid w:val="00A01667"/>
    <w:rsid w:val="00A02B80"/>
    <w:rsid w:val="00A0346B"/>
    <w:rsid w:val="00A03DEF"/>
    <w:rsid w:val="00A04028"/>
    <w:rsid w:val="00A04B87"/>
    <w:rsid w:val="00A04EA8"/>
    <w:rsid w:val="00A05F0D"/>
    <w:rsid w:val="00A065FE"/>
    <w:rsid w:val="00A07F82"/>
    <w:rsid w:val="00A107ED"/>
    <w:rsid w:val="00A10D30"/>
    <w:rsid w:val="00A1344E"/>
    <w:rsid w:val="00A134DA"/>
    <w:rsid w:val="00A13949"/>
    <w:rsid w:val="00A13AC0"/>
    <w:rsid w:val="00A13BBD"/>
    <w:rsid w:val="00A148E6"/>
    <w:rsid w:val="00A14B46"/>
    <w:rsid w:val="00A15986"/>
    <w:rsid w:val="00A16365"/>
    <w:rsid w:val="00A163A5"/>
    <w:rsid w:val="00A164E2"/>
    <w:rsid w:val="00A1655E"/>
    <w:rsid w:val="00A16B79"/>
    <w:rsid w:val="00A16DEE"/>
    <w:rsid w:val="00A174B3"/>
    <w:rsid w:val="00A200C0"/>
    <w:rsid w:val="00A221E1"/>
    <w:rsid w:val="00A221EC"/>
    <w:rsid w:val="00A228EC"/>
    <w:rsid w:val="00A22B28"/>
    <w:rsid w:val="00A22EFF"/>
    <w:rsid w:val="00A23025"/>
    <w:rsid w:val="00A23191"/>
    <w:rsid w:val="00A235AB"/>
    <w:rsid w:val="00A2364B"/>
    <w:rsid w:val="00A239B1"/>
    <w:rsid w:val="00A24AB0"/>
    <w:rsid w:val="00A24C14"/>
    <w:rsid w:val="00A25BD3"/>
    <w:rsid w:val="00A26BFA"/>
    <w:rsid w:val="00A26EF4"/>
    <w:rsid w:val="00A300D1"/>
    <w:rsid w:val="00A30336"/>
    <w:rsid w:val="00A30F84"/>
    <w:rsid w:val="00A32C8F"/>
    <w:rsid w:val="00A3333E"/>
    <w:rsid w:val="00A34117"/>
    <w:rsid w:val="00A3430D"/>
    <w:rsid w:val="00A3431A"/>
    <w:rsid w:val="00A34C2B"/>
    <w:rsid w:val="00A34F72"/>
    <w:rsid w:val="00A3548A"/>
    <w:rsid w:val="00A3694E"/>
    <w:rsid w:val="00A36D4C"/>
    <w:rsid w:val="00A371AA"/>
    <w:rsid w:val="00A377B7"/>
    <w:rsid w:val="00A3791B"/>
    <w:rsid w:val="00A37E6A"/>
    <w:rsid w:val="00A37FED"/>
    <w:rsid w:val="00A406CB"/>
    <w:rsid w:val="00A40B19"/>
    <w:rsid w:val="00A41455"/>
    <w:rsid w:val="00A4253B"/>
    <w:rsid w:val="00A42952"/>
    <w:rsid w:val="00A44D7E"/>
    <w:rsid w:val="00A46770"/>
    <w:rsid w:val="00A47004"/>
    <w:rsid w:val="00A472E3"/>
    <w:rsid w:val="00A47323"/>
    <w:rsid w:val="00A47BBF"/>
    <w:rsid w:val="00A47F75"/>
    <w:rsid w:val="00A523C7"/>
    <w:rsid w:val="00A52594"/>
    <w:rsid w:val="00A52815"/>
    <w:rsid w:val="00A52E00"/>
    <w:rsid w:val="00A535F3"/>
    <w:rsid w:val="00A53D39"/>
    <w:rsid w:val="00A5611A"/>
    <w:rsid w:val="00A565EC"/>
    <w:rsid w:val="00A572CC"/>
    <w:rsid w:val="00A579B6"/>
    <w:rsid w:val="00A57DD1"/>
    <w:rsid w:val="00A57EA2"/>
    <w:rsid w:val="00A60361"/>
    <w:rsid w:val="00A60A81"/>
    <w:rsid w:val="00A60E2F"/>
    <w:rsid w:val="00A612A8"/>
    <w:rsid w:val="00A616BB"/>
    <w:rsid w:val="00A62215"/>
    <w:rsid w:val="00A6232A"/>
    <w:rsid w:val="00A63102"/>
    <w:rsid w:val="00A63A9B"/>
    <w:rsid w:val="00A63DAC"/>
    <w:rsid w:val="00A64E0C"/>
    <w:rsid w:val="00A65868"/>
    <w:rsid w:val="00A65BCC"/>
    <w:rsid w:val="00A661E7"/>
    <w:rsid w:val="00A67394"/>
    <w:rsid w:val="00A678CE"/>
    <w:rsid w:val="00A70ABA"/>
    <w:rsid w:val="00A713F7"/>
    <w:rsid w:val="00A72571"/>
    <w:rsid w:val="00A743B9"/>
    <w:rsid w:val="00A74C93"/>
    <w:rsid w:val="00A74E47"/>
    <w:rsid w:val="00A74FA7"/>
    <w:rsid w:val="00A7540F"/>
    <w:rsid w:val="00A755BE"/>
    <w:rsid w:val="00A75A63"/>
    <w:rsid w:val="00A75FAD"/>
    <w:rsid w:val="00A763BD"/>
    <w:rsid w:val="00A8099A"/>
    <w:rsid w:val="00A80B85"/>
    <w:rsid w:val="00A80CE6"/>
    <w:rsid w:val="00A80D3F"/>
    <w:rsid w:val="00A80EDE"/>
    <w:rsid w:val="00A8226E"/>
    <w:rsid w:val="00A823CD"/>
    <w:rsid w:val="00A831BD"/>
    <w:rsid w:val="00A84422"/>
    <w:rsid w:val="00A85600"/>
    <w:rsid w:val="00A86017"/>
    <w:rsid w:val="00A8659D"/>
    <w:rsid w:val="00A87BC1"/>
    <w:rsid w:val="00A908BF"/>
    <w:rsid w:val="00A909E0"/>
    <w:rsid w:val="00A916A4"/>
    <w:rsid w:val="00A927CF"/>
    <w:rsid w:val="00A92E2D"/>
    <w:rsid w:val="00A93B28"/>
    <w:rsid w:val="00A93DB9"/>
    <w:rsid w:val="00A94406"/>
    <w:rsid w:val="00A944E5"/>
    <w:rsid w:val="00A94A66"/>
    <w:rsid w:val="00A94D3C"/>
    <w:rsid w:val="00A9542A"/>
    <w:rsid w:val="00A95B79"/>
    <w:rsid w:val="00A96B36"/>
    <w:rsid w:val="00A96BED"/>
    <w:rsid w:val="00A97649"/>
    <w:rsid w:val="00A97A71"/>
    <w:rsid w:val="00A97ABF"/>
    <w:rsid w:val="00A97B0B"/>
    <w:rsid w:val="00AA2AAB"/>
    <w:rsid w:val="00AA2F70"/>
    <w:rsid w:val="00AA3BC0"/>
    <w:rsid w:val="00AA5DCA"/>
    <w:rsid w:val="00AA5F4A"/>
    <w:rsid w:val="00AA6F0E"/>
    <w:rsid w:val="00AA6F38"/>
    <w:rsid w:val="00AA74E9"/>
    <w:rsid w:val="00AA779C"/>
    <w:rsid w:val="00AA7A28"/>
    <w:rsid w:val="00AB015B"/>
    <w:rsid w:val="00AB01A0"/>
    <w:rsid w:val="00AB030F"/>
    <w:rsid w:val="00AB0C82"/>
    <w:rsid w:val="00AB0D4C"/>
    <w:rsid w:val="00AB1527"/>
    <w:rsid w:val="00AB17F7"/>
    <w:rsid w:val="00AB24E9"/>
    <w:rsid w:val="00AB295A"/>
    <w:rsid w:val="00AB2D19"/>
    <w:rsid w:val="00AB396A"/>
    <w:rsid w:val="00AB3DBB"/>
    <w:rsid w:val="00AB4B3A"/>
    <w:rsid w:val="00AB4DAA"/>
    <w:rsid w:val="00AB4FEC"/>
    <w:rsid w:val="00AB560A"/>
    <w:rsid w:val="00AB5CE2"/>
    <w:rsid w:val="00AB6550"/>
    <w:rsid w:val="00AB6EC2"/>
    <w:rsid w:val="00AB73A5"/>
    <w:rsid w:val="00AB7AC4"/>
    <w:rsid w:val="00AC0AC3"/>
    <w:rsid w:val="00AC254D"/>
    <w:rsid w:val="00AC257B"/>
    <w:rsid w:val="00AC3384"/>
    <w:rsid w:val="00AC3439"/>
    <w:rsid w:val="00AC4C37"/>
    <w:rsid w:val="00AC5684"/>
    <w:rsid w:val="00AC5CED"/>
    <w:rsid w:val="00AC5DCF"/>
    <w:rsid w:val="00AC63B1"/>
    <w:rsid w:val="00AC65BE"/>
    <w:rsid w:val="00AC6735"/>
    <w:rsid w:val="00AC740E"/>
    <w:rsid w:val="00AD043B"/>
    <w:rsid w:val="00AD043D"/>
    <w:rsid w:val="00AD0BDF"/>
    <w:rsid w:val="00AD0C7A"/>
    <w:rsid w:val="00AD0DF0"/>
    <w:rsid w:val="00AD0F79"/>
    <w:rsid w:val="00AD1D62"/>
    <w:rsid w:val="00AD327A"/>
    <w:rsid w:val="00AD3735"/>
    <w:rsid w:val="00AD3741"/>
    <w:rsid w:val="00AD3E3C"/>
    <w:rsid w:val="00AD3EED"/>
    <w:rsid w:val="00AD6206"/>
    <w:rsid w:val="00AD6ABF"/>
    <w:rsid w:val="00AD76E7"/>
    <w:rsid w:val="00AE0CDE"/>
    <w:rsid w:val="00AE0F84"/>
    <w:rsid w:val="00AE0FAB"/>
    <w:rsid w:val="00AE101B"/>
    <w:rsid w:val="00AE3D9C"/>
    <w:rsid w:val="00AE3F3B"/>
    <w:rsid w:val="00AE4E43"/>
    <w:rsid w:val="00AE5019"/>
    <w:rsid w:val="00AE582B"/>
    <w:rsid w:val="00AE6830"/>
    <w:rsid w:val="00AE70D1"/>
    <w:rsid w:val="00AE74D1"/>
    <w:rsid w:val="00AF0213"/>
    <w:rsid w:val="00AF0363"/>
    <w:rsid w:val="00AF0D60"/>
    <w:rsid w:val="00AF0F5E"/>
    <w:rsid w:val="00AF1317"/>
    <w:rsid w:val="00AF1AF4"/>
    <w:rsid w:val="00AF1AFE"/>
    <w:rsid w:val="00AF1B88"/>
    <w:rsid w:val="00AF1D48"/>
    <w:rsid w:val="00AF24C8"/>
    <w:rsid w:val="00AF2FDA"/>
    <w:rsid w:val="00AF31C2"/>
    <w:rsid w:val="00AF37ED"/>
    <w:rsid w:val="00AF3E85"/>
    <w:rsid w:val="00AF4190"/>
    <w:rsid w:val="00AF422A"/>
    <w:rsid w:val="00AF42CB"/>
    <w:rsid w:val="00AF48E7"/>
    <w:rsid w:val="00AF5D76"/>
    <w:rsid w:val="00AF6A0F"/>
    <w:rsid w:val="00AF7094"/>
    <w:rsid w:val="00AF7B68"/>
    <w:rsid w:val="00B00301"/>
    <w:rsid w:val="00B00627"/>
    <w:rsid w:val="00B00862"/>
    <w:rsid w:val="00B0098B"/>
    <w:rsid w:val="00B01968"/>
    <w:rsid w:val="00B02E5A"/>
    <w:rsid w:val="00B0353B"/>
    <w:rsid w:val="00B037FF"/>
    <w:rsid w:val="00B03EA0"/>
    <w:rsid w:val="00B0537A"/>
    <w:rsid w:val="00B05A11"/>
    <w:rsid w:val="00B06EA7"/>
    <w:rsid w:val="00B07510"/>
    <w:rsid w:val="00B0785D"/>
    <w:rsid w:val="00B10182"/>
    <w:rsid w:val="00B105F8"/>
    <w:rsid w:val="00B111E4"/>
    <w:rsid w:val="00B11202"/>
    <w:rsid w:val="00B113A9"/>
    <w:rsid w:val="00B114B5"/>
    <w:rsid w:val="00B11631"/>
    <w:rsid w:val="00B124C6"/>
    <w:rsid w:val="00B12B92"/>
    <w:rsid w:val="00B12C45"/>
    <w:rsid w:val="00B12C80"/>
    <w:rsid w:val="00B12F21"/>
    <w:rsid w:val="00B1346E"/>
    <w:rsid w:val="00B140BF"/>
    <w:rsid w:val="00B142E0"/>
    <w:rsid w:val="00B1481E"/>
    <w:rsid w:val="00B15B97"/>
    <w:rsid w:val="00B20DF3"/>
    <w:rsid w:val="00B21860"/>
    <w:rsid w:val="00B22024"/>
    <w:rsid w:val="00B22775"/>
    <w:rsid w:val="00B239C7"/>
    <w:rsid w:val="00B23C0C"/>
    <w:rsid w:val="00B23F08"/>
    <w:rsid w:val="00B24A53"/>
    <w:rsid w:val="00B25571"/>
    <w:rsid w:val="00B25F8F"/>
    <w:rsid w:val="00B26E86"/>
    <w:rsid w:val="00B272F1"/>
    <w:rsid w:val="00B276DD"/>
    <w:rsid w:val="00B3275D"/>
    <w:rsid w:val="00B328DC"/>
    <w:rsid w:val="00B329D1"/>
    <w:rsid w:val="00B32A6E"/>
    <w:rsid w:val="00B32A9C"/>
    <w:rsid w:val="00B32C30"/>
    <w:rsid w:val="00B3359A"/>
    <w:rsid w:val="00B33CAE"/>
    <w:rsid w:val="00B35A97"/>
    <w:rsid w:val="00B36340"/>
    <w:rsid w:val="00B36852"/>
    <w:rsid w:val="00B36CE7"/>
    <w:rsid w:val="00B36E34"/>
    <w:rsid w:val="00B36E63"/>
    <w:rsid w:val="00B374EC"/>
    <w:rsid w:val="00B37942"/>
    <w:rsid w:val="00B37B6B"/>
    <w:rsid w:val="00B37F60"/>
    <w:rsid w:val="00B40FE1"/>
    <w:rsid w:val="00B4250C"/>
    <w:rsid w:val="00B42C84"/>
    <w:rsid w:val="00B4323E"/>
    <w:rsid w:val="00B4391E"/>
    <w:rsid w:val="00B43D77"/>
    <w:rsid w:val="00B4418F"/>
    <w:rsid w:val="00B44E7D"/>
    <w:rsid w:val="00B452D1"/>
    <w:rsid w:val="00B46C39"/>
    <w:rsid w:val="00B46EA9"/>
    <w:rsid w:val="00B47BF4"/>
    <w:rsid w:val="00B47E0F"/>
    <w:rsid w:val="00B5018A"/>
    <w:rsid w:val="00B5126D"/>
    <w:rsid w:val="00B51369"/>
    <w:rsid w:val="00B51F59"/>
    <w:rsid w:val="00B5222E"/>
    <w:rsid w:val="00B52E82"/>
    <w:rsid w:val="00B549E8"/>
    <w:rsid w:val="00B55607"/>
    <w:rsid w:val="00B5581B"/>
    <w:rsid w:val="00B559EF"/>
    <w:rsid w:val="00B56351"/>
    <w:rsid w:val="00B5649D"/>
    <w:rsid w:val="00B56C6A"/>
    <w:rsid w:val="00B57B3B"/>
    <w:rsid w:val="00B60238"/>
    <w:rsid w:val="00B60476"/>
    <w:rsid w:val="00B604AE"/>
    <w:rsid w:val="00B60517"/>
    <w:rsid w:val="00B62430"/>
    <w:rsid w:val="00B629B7"/>
    <w:rsid w:val="00B64096"/>
    <w:rsid w:val="00B64445"/>
    <w:rsid w:val="00B64AB4"/>
    <w:rsid w:val="00B64ED0"/>
    <w:rsid w:val="00B6646D"/>
    <w:rsid w:val="00B6668A"/>
    <w:rsid w:val="00B66C56"/>
    <w:rsid w:val="00B67C09"/>
    <w:rsid w:val="00B701E6"/>
    <w:rsid w:val="00B7025D"/>
    <w:rsid w:val="00B7061B"/>
    <w:rsid w:val="00B707BF"/>
    <w:rsid w:val="00B70CF4"/>
    <w:rsid w:val="00B71CD4"/>
    <w:rsid w:val="00B71CF2"/>
    <w:rsid w:val="00B71EF0"/>
    <w:rsid w:val="00B725FD"/>
    <w:rsid w:val="00B73A87"/>
    <w:rsid w:val="00B741EA"/>
    <w:rsid w:val="00B74815"/>
    <w:rsid w:val="00B753DE"/>
    <w:rsid w:val="00B77972"/>
    <w:rsid w:val="00B77EE3"/>
    <w:rsid w:val="00B8021E"/>
    <w:rsid w:val="00B82D12"/>
    <w:rsid w:val="00B82FFF"/>
    <w:rsid w:val="00B830BB"/>
    <w:rsid w:val="00B83CCC"/>
    <w:rsid w:val="00B846E7"/>
    <w:rsid w:val="00B846F0"/>
    <w:rsid w:val="00B84A69"/>
    <w:rsid w:val="00B84AE7"/>
    <w:rsid w:val="00B85EC2"/>
    <w:rsid w:val="00B87839"/>
    <w:rsid w:val="00B91E09"/>
    <w:rsid w:val="00B9276C"/>
    <w:rsid w:val="00B9285A"/>
    <w:rsid w:val="00B93180"/>
    <w:rsid w:val="00B9360F"/>
    <w:rsid w:val="00B93F30"/>
    <w:rsid w:val="00B9449C"/>
    <w:rsid w:val="00B94864"/>
    <w:rsid w:val="00B9567E"/>
    <w:rsid w:val="00B967F1"/>
    <w:rsid w:val="00B96AF9"/>
    <w:rsid w:val="00B96C47"/>
    <w:rsid w:val="00B96F5E"/>
    <w:rsid w:val="00B9738F"/>
    <w:rsid w:val="00B97714"/>
    <w:rsid w:val="00B97D53"/>
    <w:rsid w:val="00B97E36"/>
    <w:rsid w:val="00BA0D1E"/>
    <w:rsid w:val="00BA154B"/>
    <w:rsid w:val="00BA2000"/>
    <w:rsid w:val="00BA30E0"/>
    <w:rsid w:val="00BA37BE"/>
    <w:rsid w:val="00BA3BEF"/>
    <w:rsid w:val="00BA425D"/>
    <w:rsid w:val="00BA4C02"/>
    <w:rsid w:val="00BA5355"/>
    <w:rsid w:val="00BA58A6"/>
    <w:rsid w:val="00BA65F6"/>
    <w:rsid w:val="00BA670B"/>
    <w:rsid w:val="00BA68E2"/>
    <w:rsid w:val="00BB0096"/>
    <w:rsid w:val="00BB00A9"/>
    <w:rsid w:val="00BB04C0"/>
    <w:rsid w:val="00BB04DD"/>
    <w:rsid w:val="00BB094E"/>
    <w:rsid w:val="00BB0BD0"/>
    <w:rsid w:val="00BB0CAA"/>
    <w:rsid w:val="00BB0DEA"/>
    <w:rsid w:val="00BB0F13"/>
    <w:rsid w:val="00BB132F"/>
    <w:rsid w:val="00BB1A86"/>
    <w:rsid w:val="00BB2DB5"/>
    <w:rsid w:val="00BB33BE"/>
    <w:rsid w:val="00BB3AC5"/>
    <w:rsid w:val="00BB47A6"/>
    <w:rsid w:val="00BB71C5"/>
    <w:rsid w:val="00BB7D4B"/>
    <w:rsid w:val="00BC04F0"/>
    <w:rsid w:val="00BC34F3"/>
    <w:rsid w:val="00BC379F"/>
    <w:rsid w:val="00BC5F0E"/>
    <w:rsid w:val="00BC6962"/>
    <w:rsid w:val="00BC7618"/>
    <w:rsid w:val="00BD1050"/>
    <w:rsid w:val="00BD1E13"/>
    <w:rsid w:val="00BD1EB3"/>
    <w:rsid w:val="00BD2547"/>
    <w:rsid w:val="00BD25C3"/>
    <w:rsid w:val="00BD326B"/>
    <w:rsid w:val="00BD3AF8"/>
    <w:rsid w:val="00BD41DE"/>
    <w:rsid w:val="00BD4288"/>
    <w:rsid w:val="00BD428A"/>
    <w:rsid w:val="00BD42D7"/>
    <w:rsid w:val="00BD43D0"/>
    <w:rsid w:val="00BD5471"/>
    <w:rsid w:val="00BD57EB"/>
    <w:rsid w:val="00BD59BE"/>
    <w:rsid w:val="00BD5A0E"/>
    <w:rsid w:val="00BD5B67"/>
    <w:rsid w:val="00BD6102"/>
    <w:rsid w:val="00BD6630"/>
    <w:rsid w:val="00BD68C9"/>
    <w:rsid w:val="00BD6B02"/>
    <w:rsid w:val="00BD6B46"/>
    <w:rsid w:val="00BD6C24"/>
    <w:rsid w:val="00BD7575"/>
    <w:rsid w:val="00BE0524"/>
    <w:rsid w:val="00BE0DD4"/>
    <w:rsid w:val="00BE3747"/>
    <w:rsid w:val="00BE3E91"/>
    <w:rsid w:val="00BE47B3"/>
    <w:rsid w:val="00BE5EBD"/>
    <w:rsid w:val="00BE5F3D"/>
    <w:rsid w:val="00BE6F15"/>
    <w:rsid w:val="00BF0301"/>
    <w:rsid w:val="00BF050F"/>
    <w:rsid w:val="00BF13BC"/>
    <w:rsid w:val="00BF13C4"/>
    <w:rsid w:val="00BF157B"/>
    <w:rsid w:val="00BF190B"/>
    <w:rsid w:val="00BF1C8C"/>
    <w:rsid w:val="00BF2F85"/>
    <w:rsid w:val="00BF3639"/>
    <w:rsid w:val="00BF4040"/>
    <w:rsid w:val="00BF50A5"/>
    <w:rsid w:val="00BF6152"/>
    <w:rsid w:val="00BF662C"/>
    <w:rsid w:val="00BF66E2"/>
    <w:rsid w:val="00BF674D"/>
    <w:rsid w:val="00BF6A44"/>
    <w:rsid w:val="00BF6DE8"/>
    <w:rsid w:val="00BF71A9"/>
    <w:rsid w:val="00BF79CB"/>
    <w:rsid w:val="00BF7A0E"/>
    <w:rsid w:val="00BF7F4B"/>
    <w:rsid w:val="00BF7FBF"/>
    <w:rsid w:val="00C00442"/>
    <w:rsid w:val="00C00E25"/>
    <w:rsid w:val="00C022D9"/>
    <w:rsid w:val="00C02F69"/>
    <w:rsid w:val="00C0301D"/>
    <w:rsid w:val="00C03B29"/>
    <w:rsid w:val="00C0527C"/>
    <w:rsid w:val="00C0729D"/>
    <w:rsid w:val="00C0730D"/>
    <w:rsid w:val="00C07318"/>
    <w:rsid w:val="00C07378"/>
    <w:rsid w:val="00C12197"/>
    <w:rsid w:val="00C12650"/>
    <w:rsid w:val="00C12873"/>
    <w:rsid w:val="00C143A3"/>
    <w:rsid w:val="00C145BD"/>
    <w:rsid w:val="00C1463A"/>
    <w:rsid w:val="00C149A9"/>
    <w:rsid w:val="00C15988"/>
    <w:rsid w:val="00C1647A"/>
    <w:rsid w:val="00C16D59"/>
    <w:rsid w:val="00C20292"/>
    <w:rsid w:val="00C20845"/>
    <w:rsid w:val="00C22B11"/>
    <w:rsid w:val="00C23023"/>
    <w:rsid w:val="00C2318B"/>
    <w:rsid w:val="00C2352C"/>
    <w:rsid w:val="00C23B0A"/>
    <w:rsid w:val="00C23BC0"/>
    <w:rsid w:val="00C23E08"/>
    <w:rsid w:val="00C258FD"/>
    <w:rsid w:val="00C25AE4"/>
    <w:rsid w:val="00C275C5"/>
    <w:rsid w:val="00C30276"/>
    <w:rsid w:val="00C309D6"/>
    <w:rsid w:val="00C3136C"/>
    <w:rsid w:val="00C3165E"/>
    <w:rsid w:val="00C31C63"/>
    <w:rsid w:val="00C324B3"/>
    <w:rsid w:val="00C3370B"/>
    <w:rsid w:val="00C33838"/>
    <w:rsid w:val="00C340C3"/>
    <w:rsid w:val="00C34E09"/>
    <w:rsid w:val="00C35093"/>
    <w:rsid w:val="00C36442"/>
    <w:rsid w:val="00C36632"/>
    <w:rsid w:val="00C369E3"/>
    <w:rsid w:val="00C36B4D"/>
    <w:rsid w:val="00C36E54"/>
    <w:rsid w:val="00C37895"/>
    <w:rsid w:val="00C408B3"/>
    <w:rsid w:val="00C40A58"/>
    <w:rsid w:val="00C41D62"/>
    <w:rsid w:val="00C4201B"/>
    <w:rsid w:val="00C42A78"/>
    <w:rsid w:val="00C42DA7"/>
    <w:rsid w:val="00C43072"/>
    <w:rsid w:val="00C43DB6"/>
    <w:rsid w:val="00C43FA5"/>
    <w:rsid w:val="00C44125"/>
    <w:rsid w:val="00C445B3"/>
    <w:rsid w:val="00C44FE0"/>
    <w:rsid w:val="00C450C5"/>
    <w:rsid w:val="00C4524F"/>
    <w:rsid w:val="00C4616E"/>
    <w:rsid w:val="00C50092"/>
    <w:rsid w:val="00C511D3"/>
    <w:rsid w:val="00C51540"/>
    <w:rsid w:val="00C525D8"/>
    <w:rsid w:val="00C52DEE"/>
    <w:rsid w:val="00C539A8"/>
    <w:rsid w:val="00C53E61"/>
    <w:rsid w:val="00C53FFC"/>
    <w:rsid w:val="00C541C5"/>
    <w:rsid w:val="00C54C89"/>
    <w:rsid w:val="00C5662B"/>
    <w:rsid w:val="00C57943"/>
    <w:rsid w:val="00C57D49"/>
    <w:rsid w:val="00C6038D"/>
    <w:rsid w:val="00C6096B"/>
    <w:rsid w:val="00C62062"/>
    <w:rsid w:val="00C6283B"/>
    <w:rsid w:val="00C62A95"/>
    <w:rsid w:val="00C641A7"/>
    <w:rsid w:val="00C64480"/>
    <w:rsid w:val="00C64501"/>
    <w:rsid w:val="00C64B7F"/>
    <w:rsid w:val="00C6610C"/>
    <w:rsid w:val="00C679B8"/>
    <w:rsid w:val="00C67E0E"/>
    <w:rsid w:val="00C70C18"/>
    <w:rsid w:val="00C7262D"/>
    <w:rsid w:val="00C727C4"/>
    <w:rsid w:val="00C7442E"/>
    <w:rsid w:val="00C744F2"/>
    <w:rsid w:val="00C74798"/>
    <w:rsid w:val="00C747D4"/>
    <w:rsid w:val="00C752E1"/>
    <w:rsid w:val="00C75F50"/>
    <w:rsid w:val="00C76A3D"/>
    <w:rsid w:val="00C78B75"/>
    <w:rsid w:val="00C812B2"/>
    <w:rsid w:val="00C81691"/>
    <w:rsid w:val="00C81B48"/>
    <w:rsid w:val="00C81E34"/>
    <w:rsid w:val="00C82E8A"/>
    <w:rsid w:val="00C83176"/>
    <w:rsid w:val="00C837C1"/>
    <w:rsid w:val="00C83F56"/>
    <w:rsid w:val="00C85CEF"/>
    <w:rsid w:val="00C87107"/>
    <w:rsid w:val="00C9074D"/>
    <w:rsid w:val="00C907D9"/>
    <w:rsid w:val="00C9086E"/>
    <w:rsid w:val="00C90D7F"/>
    <w:rsid w:val="00C916B0"/>
    <w:rsid w:val="00C92295"/>
    <w:rsid w:val="00C92AE4"/>
    <w:rsid w:val="00C92F1B"/>
    <w:rsid w:val="00C932FB"/>
    <w:rsid w:val="00C93F2F"/>
    <w:rsid w:val="00C9422F"/>
    <w:rsid w:val="00C94469"/>
    <w:rsid w:val="00C94749"/>
    <w:rsid w:val="00C94CFF"/>
    <w:rsid w:val="00C94DCF"/>
    <w:rsid w:val="00C95DAA"/>
    <w:rsid w:val="00C96A29"/>
    <w:rsid w:val="00C970A1"/>
    <w:rsid w:val="00C97575"/>
    <w:rsid w:val="00C97CCA"/>
    <w:rsid w:val="00CA1913"/>
    <w:rsid w:val="00CA1C1A"/>
    <w:rsid w:val="00CA1E9A"/>
    <w:rsid w:val="00CA31CA"/>
    <w:rsid w:val="00CA3287"/>
    <w:rsid w:val="00CA4135"/>
    <w:rsid w:val="00CA41F9"/>
    <w:rsid w:val="00CA55EE"/>
    <w:rsid w:val="00CA6401"/>
    <w:rsid w:val="00CA6426"/>
    <w:rsid w:val="00CA6F88"/>
    <w:rsid w:val="00CA7212"/>
    <w:rsid w:val="00CA7C84"/>
    <w:rsid w:val="00CB05A9"/>
    <w:rsid w:val="00CB0FF6"/>
    <w:rsid w:val="00CB1D6A"/>
    <w:rsid w:val="00CB2485"/>
    <w:rsid w:val="00CB2732"/>
    <w:rsid w:val="00CB283F"/>
    <w:rsid w:val="00CB3186"/>
    <w:rsid w:val="00CB34BF"/>
    <w:rsid w:val="00CB3632"/>
    <w:rsid w:val="00CB3CDE"/>
    <w:rsid w:val="00CB43F3"/>
    <w:rsid w:val="00CC05B8"/>
    <w:rsid w:val="00CC0C1F"/>
    <w:rsid w:val="00CC1B45"/>
    <w:rsid w:val="00CC2173"/>
    <w:rsid w:val="00CC37AE"/>
    <w:rsid w:val="00CC42D3"/>
    <w:rsid w:val="00CC4E13"/>
    <w:rsid w:val="00CC54AC"/>
    <w:rsid w:val="00CC6117"/>
    <w:rsid w:val="00CC62EC"/>
    <w:rsid w:val="00CC674E"/>
    <w:rsid w:val="00CC7AA8"/>
    <w:rsid w:val="00CD00BD"/>
    <w:rsid w:val="00CD07FF"/>
    <w:rsid w:val="00CD1015"/>
    <w:rsid w:val="00CD1337"/>
    <w:rsid w:val="00CD1C65"/>
    <w:rsid w:val="00CD2343"/>
    <w:rsid w:val="00CD44A2"/>
    <w:rsid w:val="00CD4F98"/>
    <w:rsid w:val="00CD674C"/>
    <w:rsid w:val="00CD67AD"/>
    <w:rsid w:val="00CD68B0"/>
    <w:rsid w:val="00CE26FA"/>
    <w:rsid w:val="00CE34A0"/>
    <w:rsid w:val="00CE3D3E"/>
    <w:rsid w:val="00CE3F84"/>
    <w:rsid w:val="00CE43F3"/>
    <w:rsid w:val="00CE4CAC"/>
    <w:rsid w:val="00CE5461"/>
    <w:rsid w:val="00CE5687"/>
    <w:rsid w:val="00CE58E4"/>
    <w:rsid w:val="00CE5DF7"/>
    <w:rsid w:val="00CF01A2"/>
    <w:rsid w:val="00CF16A9"/>
    <w:rsid w:val="00CF240F"/>
    <w:rsid w:val="00CF28E5"/>
    <w:rsid w:val="00CF2990"/>
    <w:rsid w:val="00CF365D"/>
    <w:rsid w:val="00CF39F4"/>
    <w:rsid w:val="00CF4019"/>
    <w:rsid w:val="00CF498F"/>
    <w:rsid w:val="00CF55C3"/>
    <w:rsid w:val="00CF5F9C"/>
    <w:rsid w:val="00CF7589"/>
    <w:rsid w:val="00D00117"/>
    <w:rsid w:val="00D0059F"/>
    <w:rsid w:val="00D02129"/>
    <w:rsid w:val="00D02193"/>
    <w:rsid w:val="00D02208"/>
    <w:rsid w:val="00D04176"/>
    <w:rsid w:val="00D0509B"/>
    <w:rsid w:val="00D062D1"/>
    <w:rsid w:val="00D0743D"/>
    <w:rsid w:val="00D0774F"/>
    <w:rsid w:val="00D07B0C"/>
    <w:rsid w:val="00D101A5"/>
    <w:rsid w:val="00D104BE"/>
    <w:rsid w:val="00D1111E"/>
    <w:rsid w:val="00D114FF"/>
    <w:rsid w:val="00D12102"/>
    <w:rsid w:val="00D127E3"/>
    <w:rsid w:val="00D13464"/>
    <w:rsid w:val="00D13814"/>
    <w:rsid w:val="00D14375"/>
    <w:rsid w:val="00D146A9"/>
    <w:rsid w:val="00D14AFB"/>
    <w:rsid w:val="00D14B3B"/>
    <w:rsid w:val="00D15A44"/>
    <w:rsid w:val="00D15DA4"/>
    <w:rsid w:val="00D16414"/>
    <w:rsid w:val="00D165E1"/>
    <w:rsid w:val="00D166F1"/>
    <w:rsid w:val="00D1678A"/>
    <w:rsid w:val="00D171ED"/>
    <w:rsid w:val="00D174F3"/>
    <w:rsid w:val="00D208BA"/>
    <w:rsid w:val="00D20DF3"/>
    <w:rsid w:val="00D2125D"/>
    <w:rsid w:val="00D2133C"/>
    <w:rsid w:val="00D2252B"/>
    <w:rsid w:val="00D2458D"/>
    <w:rsid w:val="00D247B5"/>
    <w:rsid w:val="00D25374"/>
    <w:rsid w:val="00D25A95"/>
    <w:rsid w:val="00D25B57"/>
    <w:rsid w:val="00D25C91"/>
    <w:rsid w:val="00D26534"/>
    <w:rsid w:val="00D26EAF"/>
    <w:rsid w:val="00D27367"/>
    <w:rsid w:val="00D274E2"/>
    <w:rsid w:val="00D27CF2"/>
    <w:rsid w:val="00D27FC4"/>
    <w:rsid w:val="00D3021E"/>
    <w:rsid w:val="00D30B25"/>
    <w:rsid w:val="00D30F66"/>
    <w:rsid w:val="00D31A5F"/>
    <w:rsid w:val="00D331D4"/>
    <w:rsid w:val="00D34037"/>
    <w:rsid w:val="00D345CC"/>
    <w:rsid w:val="00D373D8"/>
    <w:rsid w:val="00D37B90"/>
    <w:rsid w:val="00D401DA"/>
    <w:rsid w:val="00D418C2"/>
    <w:rsid w:val="00D41987"/>
    <w:rsid w:val="00D421D5"/>
    <w:rsid w:val="00D42531"/>
    <w:rsid w:val="00D42EB7"/>
    <w:rsid w:val="00D440C8"/>
    <w:rsid w:val="00D4431C"/>
    <w:rsid w:val="00D44723"/>
    <w:rsid w:val="00D45210"/>
    <w:rsid w:val="00D4563B"/>
    <w:rsid w:val="00D45A4B"/>
    <w:rsid w:val="00D46191"/>
    <w:rsid w:val="00D465DB"/>
    <w:rsid w:val="00D468DD"/>
    <w:rsid w:val="00D46B53"/>
    <w:rsid w:val="00D5013E"/>
    <w:rsid w:val="00D50149"/>
    <w:rsid w:val="00D51DEC"/>
    <w:rsid w:val="00D52222"/>
    <w:rsid w:val="00D53526"/>
    <w:rsid w:val="00D536E1"/>
    <w:rsid w:val="00D542DD"/>
    <w:rsid w:val="00D55C54"/>
    <w:rsid w:val="00D55D8C"/>
    <w:rsid w:val="00D560FB"/>
    <w:rsid w:val="00D566D1"/>
    <w:rsid w:val="00D5704C"/>
    <w:rsid w:val="00D57329"/>
    <w:rsid w:val="00D5763B"/>
    <w:rsid w:val="00D6011C"/>
    <w:rsid w:val="00D60B23"/>
    <w:rsid w:val="00D60FB3"/>
    <w:rsid w:val="00D61198"/>
    <w:rsid w:val="00D6150D"/>
    <w:rsid w:val="00D61F7E"/>
    <w:rsid w:val="00D62862"/>
    <w:rsid w:val="00D62ADD"/>
    <w:rsid w:val="00D63300"/>
    <w:rsid w:val="00D63E80"/>
    <w:rsid w:val="00D63EF5"/>
    <w:rsid w:val="00D641FA"/>
    <w:rsid w:val="00D64A5F"/>
    <w:rsid w:val="00D658CF"/>
    <w:rsid w:val="00D66075"/>
    <w:rsid w:val="00D66AB6"/>
    <w:rsid w:val="00D67C07"/>
    <w:rsid w:val="00D67D6B"/>
    <w:rsid w:val="00D67E68"/>
    <w:rsid w:val="00D67F90"/>
    <w:rsid w:val="00D704F3"/>
    <w:rsid w:val="00D70780"/>
    <w:rsid w:val="00D70C67"/>
    <w:rsid w:val="00D716F3"/>
    <w:rsid w:val="00D71F35"/>
    <w:rsid w:val="00D72139"/>
    <w:rsid w:val="00D729F2"/>
    <w:rsid w:val="00D72C02"/>
    <w:rsid w:val="00D737ED"/>
    <w:rsid w:val="00D73A76"/>
    <w:rsid w:val="00D74041"/>
    <w:rsid w:val="00D74124"/>
    <w:rsid w:val="00D750BD"/>
    <w:rsid w:val="00D752A6"/>
    <w:rsid w:val="00D75680"/>
    <w:rsid w:val="00D76302"/>
    <w:rsid w:val="00D776A2"/>
    <w:rsid w:val="00D77943"/>
    <w:rsid w:val="00D77CC1"/>
    <w:rsid w:val="00D77DCB"/>
    <w:rsid w:val="00D80248"/>
    <w:rsid w:val="00D80915"/>
    <w:rsid w:val="00D81DFF"/>
    <w:rsid w:val="00D825D4"/>
    <w:rsid w:val="00D8362C"/>
    <w:rsid w:val="00D839EA"/>
    <w:rsid w:val="00D841F5"/>
    <w:rsid w:val="00D84DCB"/>
    <w:rsid w:val="00D852ED"/>
    <w:rsid w:val="00D86A44"/>
    <w:rsid w:val="00D86F33"/>
    <w:rsid w:val="00D918A7"/>
    <w:rsid w:val="00D91DD9"/>
    <w:rsid w:val="00D91E1B"/>
    <w:rsid w:val="00D924C4"/>
    <w:rsid w:val="00D93115"/>
    <w:rsid w:val="00D93E5D"/>
    <w:rsid w:val="00D95A95"/>
    <w:rsid w:val="00D95F5A"/>
    <w:rsid w:val="00D963C8"/>
    <w:rsid w:val="00D9671E"/>
    <w:rsid w:val="00D97424"/>
    <w:rsid w:val="00D97CF3"/>
    <w:rsid w:val="00D97DEB"/>
    <w:rsid w:val="00DA095F"/>
    <w:rsid w:val="00DA0B75"/>
    <w:rsid w:val="00DA118F"/>
    <w:rsid w:val="00DA130C"/>
    <w:rsid w:val="00DA16D9"/>
    <w:rsid w:val="00DA263F"/>
    <w:rsid w:val="00DA308E"/>
    <w:rsid w:val="00DA30EF"/>
    <w:rsid w:val="00DA35AE"/>
    <w:rsid w:val="00DA3BAF"/>
    <w:rsid w:val="00DA3DFF"/>
    <w:rsid w:val="00DA416F"/>
    <w:rsid w:val="00DA71BD"/>
    <w:rsid w:val="00DA752E"/>
    <w:rsid w:val="00DB033E"/>
    <w:rsid w:val="00DB0E1A"/>
    <w:rsid w:val="00DB1C02"/>
    <w:rsid w:val="00DB1D03"/>
    <w:rsid w:val="00DB1F99"/>
    <w:rsid w:val="00DB2008"/>
    <w:rsid w:val="00DB2059"/>
    <w:rsid w:val="00DB209B"/>
    <w:rsid w:val="00DB4713"/>
    <w:rsid w:val="00DB4BB3"/>
    <w:rsid w:val="00DB6104"/>
    <w:rsid w:val="00DB6AC2"/>
    <w:rsid w:val="00DB6F12"/>
    <w:rsid w:val="00DB763D"/>
    <w:rsid w:val="00DC0116"/>
    <w:rsid w:val="00DC03EB"/>
    <w:rsid w:val="00DC1435"/>
    <w:rsid w:val="00DC1D83"/>
    <w:rsid w:val="00DC224A"/>
    <w:rsid w:val="00DC3801"/>
    <w:rsid w:val="00DC38CA"/>
    <w:rsid w:val="00DC3B73"/>
    <w:rsid w:val="00DC4C10"/>
    <w:rsid w:val="00DC5127"/>
    <w:rsid w:val="00DC52B8"/>
    <w:rsid w:val="00DC67A0"/>
    <w:rsid w:val="00DC6937"/>
    <w:rsid w:val="00DC6AB0"/>
    <w:rsid w:val="00DC7E59"/>
    <w:rsid w:val="00DD0195"/>
    <w:rsid w:val="00DD06A7"/>
    <w:rsid w:val="00DD07B3"/>
    <w:rsid w:val="00DD20DB"/>
    <w:rsid w:val="00DD2B9C"/>
    <w:rsid w:val="00DD314B"/>
    <w:rsid w:val="00DD3842"/>
    <w:rsid w:val="00DD3895"/>
    <w:rsid w:val="00DD3DDC"/>
    <w:rsid w:val="00DD426B"/>
    <w:rsid w:val="00DD4D78"/>
    <w:rsid w:val="00DD78D9"/>
    <w:rsid w:val="00DE157B"/>
    <w:rsid w:val="00DE1A3B"/>
    <w:rsid w:val="00DE21EA"/>
    <w:rsid w:val="00DE231A"/>
    <w:rsid w:val="00DE3BE5"/>
    <w:rsid w:val="00DE47AC"/>
    <w:rsid w:val="00DE48CB"/>
    <w:rsid w:val="00DE496C"/>
    <w:rsid w:val="00DE4DD3"/>
    <w:rsid w:val="00DE57C3"/>
    <w:rsid w:val="00DE737A"/>
    <w:rsid w:val="00DE7689"/>
    <w:rsid w:val="00DF0351"/>
    <w:rsid w:val="00DF03CA"/>
    <w:rsid w:val="00DF085C"/>
    <w:rsid w:val="00DF397E"/>
    <w:rsid w:val="00DF58C9"/>
    <w:rsid w:val="00DF68B9"/>
    <w:rsid w:val="00DF6BB5"/>
    <w:rsid w:val="00DF763E"/>
    <w:rsid w:val="00E00196"/>
    <w:rsid w:val="00E004FB"/>
    <w:rsid w:val="00E016FF"/>
    <w:rsid w:val="00E01724"/>
    <w:rsid w:val="00E017C4"/>
    <w:rsid w:val="00E02029"/>
    <w:rsid w:val="00E02B60"/>
    <w:rsid w:val="00E04200"/>
    <w:rsid w:val="00E044EA"/>
    <w:rsid w:val="00E046D4"/>
    <w:rsid w:val="00E052A5"/>
    <w:rsid w:val="00E05672"/>
    <w:rsid w:val="00E056DF"/>
    <w:rsid w:val="00E06DE4"/>
    <w:rsid w:val="00E06E9C"/>
    <w:rsid w:val="00E079A1"/>
    <w:rsid w:val="00E07D92"/>
    <w:rsid w:val="00E07EB8"/>
    <w:rsid w:val="00E07F59"/>
    <w:rsid w:val="00E10277"/>
    <w:rsid w:val="00E10D36"/>
    <w:rsid w:val="00E112D2"/>
    <w:rsid w:val="00E11E2D"/>
    <w:rsid w:val="00E12660"/>
    <w:rsid w:val="00E135E5"/>
    <w:rsid w:val="00E13994"/>
    <w:rsid w:val="00E14985"/>
    <w:rsid w:val="00E149BA"/>
    <w:rsid w:val="00E14B9D"/>
    <w:rsid w:val="00E14C2D"/>
    <w:rsid w:val="00E157D9"/>
    <w:rsid w:val="00E1707D"/>
    <w:rsid w:val="00E21C48"/>
    <w:rsid w:val="00E223EE"/>
    <w:rsid w:val="00E22C4E"/>
    <w:rsid w:val="00E238BA"/>
    <w:rsid w:val="00E24368"/>
    <w:rsid w:val="00E24717"/>
    <w:rsid w:val="00E24CEA"/>
    <w:rsid w:val="00E24EA1"/>
    <w:rsid w:val="00E2538D"/>
    <w:rsid w:val="00E25635"/>
    <w:rsid w:val="00E2670D"/>
    <w:rsid w:val="00E26E7F"/>
    <w:rsid w:val="00E27679"/>
    <w:rsid w:val="00E30602"/>
    <w:rsid w:val="00E30A85"/>
    <w:rsid w:val="00E31059"/>
    <w:rsid w:val="00E31682"/>
    <w:rsid w:val="00E32D0E"/>
    <w:rsid w:val="00E32E90"/>
    <w:rsid w:val="00E33803"/>
    <w:rsid w:val="00E34430"/>
    <w:rsid w:val="00E34493"/>
    <w:rsid w:val="00E35F8F"/>
    <w:rsid w:val="00E36CD5"/>
    <w:rsid w:val="00E37BC7"/>
    <w:rsid w:val="00E37D5E"/>
    <w:rsid w:val="00E37FB4"/>
    <w:rsid w:val="00E4085D"/>
    <w:rsid w:val="00E408FE"/>
    <w:rsid w:val="00E40916"/>
    <w:rsid w:val="00E4160E"/>
    <w:rsid w:val="00E417B5"/>
    <w:rsid w:val="00E41969"/>
    <w:rsid w:val="00E41AB3"/>
    <w:rsid w:val="00E41CA1"/>
    <w:rsid w:val="00E41DC0"/>
    <w:rsid w:val="00E41DD4"/>
    <w:rsid w:val="00E41E80"/>
    <w:rsid w:val="00E41FC5"/>
    <w:rsid w:val="00E42896"/>
    <w:rsid w:val="00E42C5D"/>
    <w:rsid w:val="00E43E4B"/>
    <w:rsid w:val="00E442D7"/>
    <w:rsid w:val="00E45079"/>
    <w:rsid w:val="00E450E5"/>
    <w:rsid w:val="00E45644"/>
    <w:rsid w:val="00E45AF9"/>
    <w:rsid w:val="00E4690D"/>
    <w:rsid w:val="00E46E21"/>
    <w:rsid w:val="00E47017"/>
    <w:rsid w:val="00E50CAA"/>
    <w:rsid w:val="00E518AF"/>
    <w:rsid w:val="00E52D33"/>
    <w:rsid w:val="00E52E74"/>
    <w:rsid w:val="00E538D1"/>
    <w:rsid w:val="00E5393E"/>
    <w:rsid w:val="00E53C9E"/>
    <w:rsid w:val="00E53E4D"/>
    <w:rsid w:val="00E548FF"/>
    <w:rsid w:val="00E54AA6"/>
    <w:rsid w:val="00E5540A"/>
    <w:rsid w:val="00E55CAC"/>
    <w:rsid w:val="00E5617B"/>
    <w:rsid w:val="00E56815"/>
    <w:rsid w:val="00E57DA6"/>
    <w:rsid w:val="00E57DC2"/>
    <w:rsid w:val="00E609B6"/>
    <w:rsid w:val="00E60D26"/>
    <w:rsid w:val="00E61463"/>
    <w:rsid w:val="00E61979"/>
    <w:rsid w:val="00E61DAC"/>
    <w:rsid w:val="00E61EE2"/>
    <w:rsid w:val="00E62D31"/>
    <w:rsid w:val="00E62F2E"/>
    <w:rsid w:val="00E63003"/>
    <w:rsid w:val="00E6528E"/>
    <w:rsid w:val="00E65F45"/>
    <w:rsid w:val="00E66373"/>
    <w:rsid w:val="00E666AC"/>
    <w:rsid w:val="00E66F9B"/>
    <w:rsid w:val="00E67477"/>
    <w:rsid w:val="00E70A06"/>
    <w:rsid w:val="00E70E57"/>
    <w:rsid w:val="00E70FC8"/>
    <w:rsid w:val="00E719D9"/>
    <w:rsid w:val="00E721B6"/>
    <w:rsid w:val="00E733AC"/>
    <w:rsid w:val="00E7368B"/>
    <w:rsid w:val="00E73874"/>
    <w:rsid w:val="00E73B8B"/>
    <w:rsid w:val="00E74484"/>
    <w:rsid w:val="00E7451F"/>
    <w:rsid w:val="00E74EE8"/>
    <w:rsid w:val="00E762BC"/>
    <w:rsid w:val="00E762CF"/>
    <w:rsid w:val="00E77A6C"/>
    <w:rsid w:val="00E80776"/>
    <w:rsid w:val="00E819E0"/>
    <w:rsid w:val="00E82A28"/>
    <w:rsid w:val="00E82B77"/>
    <w:rsid w:val="00E82BB0"/>
    <w:rsid w:val="00E82CDA"/>
    <w:rsid w:val="00E83239"/>
    <w:rsid w:val="00E83773"/>
    <w:rsid w:val="00E84CE5"/>
    <w:rsid w:val="00E8634E"/>
    <w:rsid w:val="00E869BA"/>
    <w:rsid w:val="00E86E0D"/>
    <w:rsid w:val="00E877F9"/>
    <w:rsid w:val="00E9010C"/>
    <w:rsid w:val="00E90C26"/>
    <w:rsid w:val="00E9142B"/>
    <w:rsid w:val="00E9262D"/>
    <w:rsid w:val="00E93635"/>
    <w:rsid w:val="00E941FC"/>
    <w:rsid w:val="00E944FA"/>
    <w:rsid w:val="00E94D66"/>
    <w:rsid w:val="00E9525E"/>
    <w:rsid w:val="00E95BD1"/>
    <w:rsid w:val="00E97658"/>
    <w:rsid w:val="00EA04CD"/>
    <w:rsid w:val="00EA0F0A"/>
    <w:rsid w:val="00EA104B"/>
    <w:rsid w:val="00EA2ED4"/>
    <w:rsid w:val="00EA31F8"/>
    <w:rsid w:val="00EA3316"/>
    <w:rsid w:val="00EA3846"/>
    <w:rsid w:val="00EA4546"/>
    <w:rsid w:val="00EA4F9F"/>
    <w:rsid w:val="00EA551D"/>
    <w:rsid w:val="00EA55A6"/>
    <w:rsid w:val="00EA55FF"/>
    <w:rsid w:val="00EA578E"/>
    <w:rsid w:val="00EA590E"/>
    <w:rsid w:val="00EA68F6"/>
    <w:rsid w:val="00EA747C"/>
    <w:rsid w:val="00EB0F15"/>
    <w:rsid w:val="00EB1952"/>
    <w:rsid w:val="00EB1B61"/>
    <w:rsid w:val="00EB2F8A"/>
    <w:rsid w:val="00EB314E"/>
    <w:rsid w:val="00EB3EED"/>
    <w:rsid w:val="00EB4D9F"/>
    <w:rsid w:val="00EB5825"/>
    <w:rsid w:val="00EB5A41"/>
    <w:rsid w:val="00EB6584"/>
    <w:rsid w:val="00EB6C6C"/>
    <w:rsid w:val="00EB7858"/>
    <w:rsid w:val="00EB7997"/>
    <w:rsid w:val="00EB7CA4"/>
    <w:rsid w:val="00EB7EB1"/>
    <w:rsid w:val="00EC052D"/>
    <w:rsid w:val="00EC1ABD"/>
    <w:rsid w:val="00EC1F3C"/>
    <w:rsid w:val="00EC2701"/>
    <w:rsid w:val="00EC2B50"/>
    <w:rsid w:val="00EC4885"/>
    <w:rsid w:val="00EC5B00"/>
    <w:rsid w:val="00EC5CE0"/>
    <w:rsid w:val="00ED095A"/>
    <w:rsid w:val="00ED148F"/>
    <w:rsid w:val="00ED1592"/>
    <w:rsid w:val="00ED31E1"/>
    <w:rsid w:val="00ED3CB1"/>
    <w:rsid w:val="00ED3FFE"/>
    <w:rsid w:val="00ED47A1"/>
    <w:rsid w:val="00ED50F9"/>
    <w:rsid w:val="00ED5BE8"/>
    <w:rsid w:val="00ED6926"/>
    <w:rsid w:val="00ED6E0A"/>
    <w:rsid w:val="00ED6E39"/>
    <w:rsid w:val="00EE02B8"/>
    <w:rsid w:val="00EE11EE"/>
    <w:rsid w:val="00EE153E"/>
    <w:rsid w:val="00EE1B18"/>
    <w:rsid w:val="00EE1EAC"/>
    <w:rsid w:val="00EE2311"/>
    <w:rsid w:val="00EE28A3"/>
    <w:rsid w:val="00EE38DB"/>
    <w:rsid w:val="00EE3952"/>
    <w:rsid w:val="00EE3D3D"/>
    <w:rsid w:val="00EE3F5E"/>
    <w:rsid w:val="00EE41E9"/>
    <w:rsid w:val="00EE4377"/>
    <w:rsid w:val="00EE5FB3"/>
    <w:rsid w:val="00EE64F5"/>
    <w:rsid w:val="00EE6572"/>
    <w:rsid w:val="00EE6945"/>
    <w:rsid w:val="00EE715B"/>
    <w:rsid w:val="00EE7BEC"/>
    <w:rsid w:val="00EE7FB2"/>
    <w:rsid w:val="00EF075E"/>
    <w:rsid w:val="00EF07D0"/>
    <w:rsid w:val="00EF0BBA"/>
    <w:rsid w:val="00EF0D02"/>
    <w:rsid w:val="00EF0DD7"/>
    <w:rsid w:val="00EF0E4B"/>
    <w:rsid w:val="00EF0F03"/>
    <w:rsid w:val="00EF11B5"/>
    <w:rsid w:val="00EF2261"/>
    <w:rsid w:val="00EF22E8"/>
    <w:rsid w:val="00EF3811"/>
    <w:rsid w:val="00EF4932"/>
    <w:rsid w:val="00EF4B5A"/>
    <w:rsid w:val="00EF597C"/>
    <w:rsid w:val="00EF5982"/>
    <w:rsid w:val="00EF6115"/>
    <w:rsid w:val="00EF6EFF"/>
    <w:rsid w:val="00F0110D"/>
    <w:rsid w:val="00F0185C"/>
    <w:rsid w:val="00F01FA2"/>
    <w:rsid w:val="00F0247E"/>
    <w:rsid w:val="00F02952"/>
    <w:rsid w:val="00F02C5E"/>
    <w:rsid w:val="00F04144"/>
    <w:rsid w:val="00F04351"/>
    <w:rsid w:val="00F05F50"/>
    <w:rsid w:val="00F06452"/>
    <w:rsid w:val="00F06BBC"/>
    <w:rsid w:val="00F06E65"/>
    <w:rsid w:val="00F07213"/>
    <w:rsid w:val="00F0798B"/>
    <w:rsid w:val="00F10122"/>
    <w:rsid w:val="00F103EF"/>
    <w:rsid w:val="00F11013"/>
    <w:rsid w:val="00F12676"/>
    <w:rsid w:val="00F12B50"/>
    <w:rsid w:val="00F147F4"/>
    <w:rsid w:val="00F14BE2"/>
    <w:rsid w:val="00F14F41"/>
    <w:rsid w:val="00F1552A"/>
    <w:rsid w:val="00F155C6"/>
    <w:rsid w:val="00F1588F"/>
    <w:rsid w:val="00F15970"/>
    <w:rsid w:val="00F15B2C"/>
    <w:rsid w:val="00F163C9"/>
    <w:rsid w:val="00F16E47"/>
    <w:rsid w:val="00F16F36"/>
    <w:rsid w:val="00F17DCD"/>
    <w:rsid w:val="00F17F4B"/>
    <w:rsid w:val="00F20C04"/>
    <w:rsid w:val="00F21D52"/>
    <w:rsid w:val="00F21E9D"/>
    <w:rsid w:val="00F22599"/>
    <w:rsid w:val="00F2348F"/>
    <w:rsid w:val="00F269DA"/>
    <w:rsid w:val="00F26D2A"/>
    <w:rsid w:val="00F26E52"/>
    <w:rsid w:val="00F27145"/>
    <w:rsid w:val="00F3013F"/>
    <w:rsid w:val="00F30CF2"/>
    <w:rsid w:val="00F3200A"/>
    <w:rsid w:val="00F32E5C"/>
    <w:rsid w:val="00F32E8C"/>
    <w:rsid w:val="00F3426A"/>
    <w:rsid w:val="00F345DA"/>
    <w:rsid w:val="00F349F4"/>
    <w:rsid w:val="00F3624C"/>
    <w:rsid w:val="00F402B2"/>
    <w:rsid w:val="00F40BF8"/>
    <w:rsid w:val="00F43796"/>
    <w:rsid w:val="00F43A4D"/>
    <w:rsid w:val="00F440AB"/>
    <w:rsid w:val="00F44B23"/>
    <w:rsid w:val="00F44E2F"/>
    <w:rsid w:val="00F455AB"/>
    <w:rsid w:val="00F45D32"/>
    <w:rsid w:val="00F46185"/>
    <w:rsid w:val="00F467C0"/>
    <w:rsid w:val="00F46A97"/>
    <w:rsid w:val="00F47826"/>
    <w:rsid w:val="00F50299"/>
    <w:rsid w:val="00F5037B"/>
    <w:rsid w:val="00F5271F"/>
    <w:rsid w:val="00F528AC"/>
    <w:rsid w:val="00F528EB"/>
    <w:rsid w:val="00F52DA0"/>
    <w:rsid w:val="00F533CB"/>
    <w:rsid w:val="00F53525"/>
    <w:rsid w:val="00F539B9"/>
    <w:rsid w:val="00F54D8F"/>
    <w:rsid w:val="00F54DC4"/>
    <w:rsid w:val="00F55C80"/>
    <w:rsid w:val="00F55F3E"/>
    <w:rsid w:val="00F56DE8"/>
    <w:rsid w:val="00F56ECA"/>
    <w:rsid w:val="00F57F3A"/>
    <w:rsid w:val="00F608CA"/>
    <w:rsid w:val="00F60D96"/>
    <w:rsid w:val="00F629B6"/>
    <w:rsid w:val="00F63026"/>
    <w:rsid w:val="00F6349D"/>
    <w:rsid w:val="00F635D3"/>
    <w:rsid w:val="00F63CE3"/>
    <w:rsid w:val="00F63DD2"/>
    <w:rsid w:val="00F63E2A"/>
    <w:rsid w:val="00F64146"/>
    <w:rsid w:val="00F64473"/>
    <w:rsid w:val="00F64698"/>
    <w:rsid w:val="00F64B6B"/>
    <w:rsid w:val="00F65218"/>
    <w:rsid w:val="00F65945"/>
    <w:rsid w:val="00F65D38"/>
    <w:rsid w:val="00F65F3E"/>
    <w:rsid w:val="00F676B1"/>
    <w:rsid w:val="00F67BB8"/>
    <w:rsid w:val="00F67D9C"/>
    <w:rsid w:val="00F7035E"/>
    <w:rsid w:val="00F709B0"/>
    <w:rsid w:val="00F70F0E"/>
    <w:rsid w:val="00F71AB6"/>
    <w:rsid w:val="00F71E3D"/>
    <w:rsid w:val="00F720B6"/>
    <w:rsid w:val="00F735A0"/>
    <w:rsid w:val="00F75381"/>
    <w:rsid w:val="00F756FF"/>
    <w:rsid w:val="00F75D87"/>
    <w:rsid w:val="00F76335"/>
    <w:rsid w:val="00F76C9D"/>
    <w:rsid w:val="00F76CA6"/>
    <w:rsid w:val="00F774F2"/>
    <w:rsid w:val="00F77649"/>
    <w:rsid w:val="00F77AA6"/>
    <w:rsid w:val="00F77DCD"/>
    <w:rsid w:val="00F812BB"/>
    <w:rsid w:val="00F817ED"/>
    <w:rsid w:val="00F822CA"/>
    <w:rsid w:val="00F82534"/>
    <w:rsid w:val="00F827B0"/>
    <w:rsid w:val="00F82C5B"/>
    <w:rsid w:val="00F834D9"/>
    <w:rsid w:val="00F83950"/>
    <w:rsid w:val="00F850A8"/>
    <w:rsid w:val="00F8627A"/>
    <w:rsid w:val="00F87B91"/>
    <w:rsid w:val="00F9096A"/>
    <w:rsid w:val="00F91B2A"/>
    <w:rsid w:val="00F91B43"/>
    <w:rsid w:val="00F91C00"/>
    <w:rsid w:val="00F9452C"/>
    <w:rsid w:val="00F94875"/>
    <w:rsid w:val="00F94EF8"/>
    <w:rsid w:val="00F950B1"/>
    <w:rsid w:val="00F9526F"/>
    <w:rsid w:val="00F956A6"/>
    <w:rsid w:val="00F9600C"/>
    <w:rsid w:val="00F969CD"/>
    <w:rsid w:val="00F96E3E"/>
    <w:rsid w:val="00F96E52"/>
    <w:rsid w:val="00F96F52"/>
    <w:rsid w:val="00F97197"/>
    <w:rsid w:val="00FA190E"/>
    <w:rsid w:val="00FA19F6"/>
    <w:rsid w:val="00FA2026"/>
    <w:rsid w:val="00FA229D"/>
    <w:rsid w:val="00FA2C1C"/>
    <w:rsid w:val="00FA2D11"/>
    <w:rsid w:val="00FA3061"/>
    <w:rsid w:val="00FA37E7"/>
    <w:rsid w:val="00FA410E"/>
    <w:rsid w:val="00FA4692"/>
    <w:rsid w:val="00FA4B70"/>
    <w:rsid w:val="00FA5A2F"/>
    <w:rsid w:val="00FA5EDD"/>
    <w:rsid w:val="00FA61A7"/>
    <w:rsid w:val="00FA61F7"/>
    <w:rsid w:val="00FA626F"/>
    <w:rsid w:val="00FA62A7"/>
    <w:rsid w:val="00FA716F"/>
    <w:rsid w:val="00FB0305"/>
    <w:rsid w:val="00FB0354"/>
    <w:rsid w:val="00FB041B"/>
    <w:rsid w:val="00FB0969"/>
    <w:rsid w:val="00FB0EEE"/>
    <w:rsid w:val="00FB0F75"/>
    <w:rsid w:val="00FB1A60"/>
    <w:rsid w:val="00FB1DD2"/>
    <w:rsid w:val="00FB1ED0"/>
    <w:rsid w:val="00FB2702"/>
    <w:rsid w:val="00FB391D"/>
    <w:rsid w:val="00FB59DA"/>
    <w:rsid w:val="00FB5F17"/>
    <w:rsid w:val="00FB6BF2"/>
    <w:rsid w:val="00FB6F17"/>
    <w:rsid w:val="00FC054C"/>
    <w:rsid w:val="00FC066C"/>
    <w:rsid w:val="00FC0993"/>
    <w:rsid w:val="00FC0B19"/>
    <w:rsid w:val="00FC0D8D"/>
    <w:rsid w:val="00FC11D7"/>
    <w:rsid w:val="00FC1725"/>
    <w:rsid w:val="00FC2538"/>
    <w:rsid w:val="00FC318B"/>
    <w:rsid w:val="00FC35FE"/>
    <w:rsid w:val="00FC6346"/>
    <w:rsid w:val="00FC6E4D"/>
    <w:rsid w:val="00FD0292"/>
    <w:rsid w:val="00FD08D6"/>
    <w:rsid w:val="00FD18E1"/>
    <w:rsid w:val="00FD2D37"/>
    <w:rsid w:val="00FD2D44"/>
    <w:rsid w:val="00FD300D"/>
    <w:rsid w:val="00FD3496"/>
    <w:rsid w:val="00FD354F"/>
    <w:rsid w:val="00FD3D47"/>
    <w:rsid w:val="00FD539E"/>
    <w:rsid w:val="00FD5500"/>
    <w:rsid w:val="00FD58D1"/>
    <w:rsid w:val="00FD649B"/>
    <w:rsid w:val="00FD6985"/>
    <w:rsid w:val="00FD6E49"/>
    <w:rsid w:val="00FD7DB2"/>
    <w:rsid w:val="00FE17B6"/>
    <w:rsid w:val="00FE1BF8"/>
    <w:rsid w:val="00FE20DE"/>
    <w:rsid w:val="00FE2F32"/>
    <w:rsid w:val="00FE3845"/>
    <w:rsid w:val="00FE3AA1"/>
    <w:rsid w:val="00FE4E4D"/>
    <w:rsid w:val="00FE4EBB"/>
    <w:rsid w:val="00FE64D6"/>
    <w:rsid w:val="00FE6849"/>
    <w:rsid w:val="00FE7906"/>
    <w:rsid w:val="00FE7948"/>
    <w:rsid w:val="00FE797A"/>
    <w:rsid w:val="00FF0582"/>
    <w:rsid w:val="00FF0653"/>
    <w:rsid w:val="00FF07DD"/>
    <w:rsid w:val="00FF0F1B"/>
    <w:rsid w:val="00FF0FA6"/>
    <w:rsid w:val="00FF10F9"/>
    <w:rsid w:val="00FF14A1"/>
    <w:rsid w:val="00FF1914"/>
    <w:rsid w:val="00FF209E"/>
    <w:rsid w:val="00FF20CF"/>
    <w:rsid w:val="00FF2309"/>
    <w:rsid w:val="00FF259E"/>
    <w:rsid w:val="00FF2C38"/>
    <w:rsid w:val="00FF2C94"/>
    <w:rsid w:val="00FF3DD9"/>
    <w:rsid w:val="00FF3FA7"/>
    <w:rsid w:val="00FF4831"/>
    <w:rsid w:val="00FF5676"/>
    <w:rsid w:val="00FF58A2"/>
    <w:rsid w:val="00FF6200"/>
    <w:rsid w:val="00FF65C1"/>
    <w:rsid w:val="00FF6B28"/>
    <w:rsid w:val="00FF6CF9"/>
    <w:rsid w:val="00FF7C3C"/>
    <w:rsid w:val="00FF7D3F"/>
    <w:rsid w:val="00FF7EC2"/>
    <w:rsid w:val="01051DCE"/>
    <w:rsid w:val="010CF54A"/>
    <w:rsid w:val="0132DCD0"/>
    <w:rsid w:val="013362E2"/>
    <w:rsid w:val="013E1313"/>
    <w:rsid w:val="013E249D"/>
    <w:rsid w:val="015FDD32"/>
    <w:rsid w:val="0164C0E9"/>
    <w:rsid w:val="01917136"/>
    <w:rsid w:val="0193CCBA"/>
    <w:rsid w:val="01940073"/>
    <w:rsid w:val="01976837"/>
    <w:rsid w:val="01D03B7D"/>
    <w:rsid w:val="01F14DFF"/>
    <w:rsid w:val="01F26C1E"/>
    <w:rsid w:val="01F5F9B0"/>
    <w:rsid w:val="01FD32AE"/>
    <w:rsid w:val="0200DA14"/>
    <w:rsid w:val="02026A02"/>
    <w:rsid w:val="0207E5ED"/>
    <w:rsid w:val="0208509A"/>
    <w:rsid w:val="0226AD34"/>
    <w:rsid w:val="02416731"/>
    <w:rsid w:val="024A58C1"/>
    <w:rsid w:val="024F1B7D"/>
    <w:rsid w:val="025D32A8"/>
    <w:rsid w:val="027C3A2F"/>
    <w:rsid w:val="0298AACB"/>
    <w:rsid w:val="02AC36B6"/>
    <w:rsid w:val="02BDEA29"/>
    <w:rsid w:val="02CB14B0"/>
    <w:rsid w:val="02D37664"/>
    <w:rsid w:val="02E36639"/>
    <w:rsid w:val="03065109"/>
    <w:rsid w:val="03106DD0"/>
    <w:rsid w:val="0341E13A"/>
    <w:rsid w:val="034662B1"/>
    <w:rsid w:val="036812A3"/>
    <w:rsid w:val="0374B003"/>
    <w:rsid w:val="0384AC9F"/>
    <w:rsid w:val="038CC42D"/>
    <w:rsid w:val="03986E84"/>
    <w:rsid w:val="03B15FBE"/>
    <w:rsid w:val="03E6974D"/>
    <w:rsid w:val="03EBB232"/>
    <w:rsid w:val="03F4A2DE"/>
    <w:rsid w:val="04124EA4"/>
    <w:rsid w:val="043736FB"/>
    <w:rsid w:val="0442AC6E"/>
    <w:rsid w:val="0444BD6D"/>
    <w:rsid w:val="04460813"/>
    <w:rsid w:val="044A1AE5"/>
    <w:rsid w:val="044C8E50"/>
    <w:rsid w:val="04601A96"/>
    <w:rsid w:val="0467FB13"/>
    <w:rsid w:val="0474B7CE"/>
    <w:rsid w:val="0477BADA"/>
    <w:rsid w:val="047EBB98"/>
    <w:rsid w:val="047EF48D"/>
    <w:rsid w:val="0480CBB7"/>
    <w:rsid w:val="0484D885"/>
    <w:rsid w:val="04982E53"/>
    <w:rsid w:val="04BDE462"/>
    <w:rsid w:val="04C50947"/>
    <w:rsid w:val="04C77C4F"/>
    <w:rsid w:val="04CCC6C6"/>
    <w:rsid w:val="04CEF319"/>
    <w:rsid w:val="04D22E85"/>
    <w:rsid w:val="04D6127C"/>
    <w:rsid w:val="0507358C"/>
    <w:rsid w:val="053C6E9B"/>
    <w:rsid w:val="0541710F"/>
    <w:rsid w:val="0546C0D1"/>
    <w:rsid w:val="05745BDA"/>
    <w:rsid w:val="0576AF32"/>
    <w:rsid w:val="05824B71"/>
    <w:rsid w:val="058808D1"/>
    <w:rsid w:val="0594E378"/>
    <w:rsid w:val="05B4296A"/>
    <w:rsid w:val="05D1D1AA"/>
    <w:rsid w:val="05DEE63E"/>
    <w:rsid w:val="05E1DD3C"/>
    <w:rsid w:val="05EC4672"/>
    <w:rsid w:val="06049D23"/>
    <w:rsid w:val="061C86A9"/>
    <w:rsid w:val="06262843"/>
    <w:rsid w:val="06439963"/>
    <w:rsid w:val="064D7FB3"/>
    <w:rsid w:val="065AC0EA"/>
    <w:rsid w:val="065B716E"/>
    <w:rsid w:val="067EDFBD"/>
    <w:rsid w:val="068236DF"/>
    <w:rsid w:val="06AD7C5C"/>
    <w:rsid w:val="06E4E3B3"/>
    <w:rsid w:val="06F39053"/>
    <w:rsid w:val="06F9E695"/>
    <w:rsid w:val="0703D912"/>
    <w:rsid w:val="07081A97"/>
    <w:rsid w:val="07133E90"/>
    <w:rsid w:val="071AD415"/>
    <w:rsid w:val="071B51C6"/>
    <w:rsid w:val="07256A73"/>
    <w:rsid w:val="072FAE10"/>
    <w:rsid w:val="0731787B"/>
    <w:rsid w:val="0733C5B5"/>
    <w:rsid w:val="07348DC3"/>
    <w:rsid w:val="0747D24B"/>
    <w:rsid w:val="075AC017"/>
    <w:rsid w:val="075D7931"/>
    <w:rsid w:val="078EE86E"/>
    <w:rsid w:val="07944C92"/>
    <w:rsid w:val="07B1AD48"/>
    <w:rsid w:val="07B7075B"/>
    <w:rsid w:val="07CB0A5A"/>
    <w:rsid w:val="07D3324D"/>
    <w:rsid w:val="07D48650"/>
    <w:rsid w:val="07E2F641"/>
    <w:rsid w:val="07FD5F3E"/>
    <w:rsid w:val="080B6369"/>
    <w:rsid w:val="08144A91"/>
    <w:rsid w:val="082487A9"/>
    <w:rsid w:val="0828C182"/>
    <w:rsid w:val="082CE8C4"/>
    <w:rsid w:val="082CF820"/>
    <w:rsid w:val="085E51E7"/>
    <w:rsid w:val="087BFC09"/>
    <w:rsid w:val="08864B4F"/>
    <w:rsid w:val="088E43F6"/>
    <w:rsid w:val="0893266E"/>
    <w:rsid w:val="08B73FB2"/>
    <w:rsid w:val="08BBD5F2"/>
    <w:rsid w:val="08C2F7FE"/>
    <w:rsid w:val="08C378A1"/>
    <w:rsid w:val="08D4B033"/>
    <w:rsid w:val="08E89664"/>
    <w:rsid w:val="0900DF94"/>
    <w:rsid w:val="090AB4FC"/>
    <w:rsid w:val="09115693"/>
    <w:rsid w:val="092FC658"/>
    <w:rsid w:val="094B6725"/>
    <w:rsid w:val="094FF232"/>
    <w:rsid w:val="0957F522"/>
    <w:rsid w:val="09682BB2"/>
    <w:rsid w:val="097B3E13"/>
    <w:rsid w:val="09886A9F"/>
    <w:rsid w:val="0989EA06"/>
    <w:rsid w:val="098B1B2B"/>
    <w:rsid w:val="099DAC9A"/>
    <w:rsid w:val="09E7F3D4"/>
    <w:rsid w:val="09E9DBFA"/>
    <w:rsid w:val="09F18D7B"/>
    <w:rsid w:val="09F8F740"/>
    <w:rsid w:val="0A0D873C"/>
    <w:rsid w:val="0A189406"/>
    <w:rsid w:val="0A1AD3DC"/>
    <w:rsid w:val="0A20DD73"/>
    <w:rsid w:val="0A3370F6"/>
    <w:rsid w:val="0A3E289B"/>
    <w:rsid w:val="0A4C1E93"/>
    <w:rsid w:val="0A6B7967"/>
    <w:rsid w:val="0A723DF3"/>
    <w:rsid w:val="0A765ADE"/>
    <w:rsid w:val="0A84259C"/>
    <w:rsid w:val="0A843213"/>
    <w:rsid w:val="0A97F73E"/>
    <w:rsid w:val="0A9C3E30"/>
    <w:rsid w:val="0AB3FCB6"/>
    <w:rsid w:val="0ABAD5B8"/>
    <w:rsid w:val="0AC5818C"/>
    <w:rsid w:val="0AC870A2"/>
    <w:rsid w:val="0ACA982B"/>
    <w:rsid w:val="0ACAD829"/>
    <w:rsid w:val="0ACD3F23"/>
    <w:rsid w:val="0B0D6F8B"/>
    <w:rsid w:val="0B185491"/>
    <w:rsid w:val="0B302CEF"/>
    <w:rsid w:val="0B5F4C23"/>
    <w:rsid w:val="0B61F868"/>
    <w:rsid w:val="0B664067"/>
    <w:rsid w:val="0B6E0F11"/>
    <w:rsid w:val="0B8CC340"/>
    <w:rsid w:val="0B953780"/>
    <w:rsid w:val="0BA421EB"/>
    <w:rsid w:val="0BAE3B17"/>
    <w:rsid w:val="0BB3C1EC"/>
    <w:rsid w:val="0BB9C5EF"/>
    <w:rsid w:val="0BC46D7C"/>
    <w:rsid w:val="0BEBF63D"/>
    <w:rsid w:val="0BF9576D"/>
    <w:rsid w:val="0C0A8CEE"/>
    <w:rsid w:val="0C0F504D"/>
    <w:rsid w:val="0C31DDC3"/>
    <w:rsid w:val="0C413605"/>
    <w:rsid w:val="0C52EE4B"/>
    <w:rsid w:val="0C5DC2D3"/>
    <w:rsid w:val="0C6F8E47"/>
    <w:rsid w:val="0C8A4C43"/>
    <w:rsid w:val="0C90379E"/>
    <w:rsid w:val="0C91E3A3"/>
    <w:rsid w:val="0CBAC2B3"/>
    <w:rsid w:val="0CCDB388"/>
    <w:rsid w:val="0CD5F0E7"/>
    <w:rsid w:val="0CDEDA67"/>
    <w:rsid w:val="0CDF99BC"/>
    <w:rsid w:val="0CE1D973"/>
    <w:rsid w:val="0D08BBE8"/>
    <w:rsid w:val="0D11E276"/>
    <w:rsid w:val="0D14B334"/>
    <w:rsid w:val="0D36419F"/>
    <w:rsid w:val="0D3A8900"/>
    <w:rsid w:val="0D4358B9"/>
    <w:rsid w:val="0D4E886F"/>
    <w:rsid w:val="0D670BB7"/>
    <w:rsid w:val="0D7654E8"/>
    <w:rsid w:val="0D781EB7"/>
    <w:rsid w:val="0D8B3225"/>
    <w:rsid w:val="0D90EC21"/>
    <w:rsid w:val="0DB95C25"/>
    <w:rsid w:val="0DBC688E"/>
    <w:rsid w:val="0DBF04CD"/>
    <w:rsid w:val="0DC60FDE"/>
    <w:rsid w:val="0DD28606"/>
    <w:rsid w:val="0E049DFE"/>
    <w:rsid w:val="0E162653"/>
    <w:rsid w:val="0E1A8E34"/>
    <w:rsid w:val="0E20B87B"/>
    <w:rsid w:val="0E369FC6"/>
    <w:rsid w:val="0E4216D0"/>
    <w:rsid w:val="0E43623A"/>
    <w:rsid w:val="0E543162"/>
    <w:rsid w:val="0E594B1A"/>
    <w:rsid w:val="0E6BBE35"/>
    <w:rsid w:val="0E7F0819"/>
    <w:rsid w:val="0EA57889"/>
    <w:rsid w:val="0ED4ED8A"/>
    <w:rsid w:val="0ED5ED79"/>
    <w:rsid w:val="0ED8FA28"/>
    <w:rsid w:val="0EDD6271"/>
    <w:rsid w:val="0EE4FEF5"/>
    <w:rsid w:val="0EE583E4"/>
    <w:rsid w:val="0EEE6879"/>
    <w:rsid w:val="0EF52073"/>
    <w:rsid w:val="0F0D4B4F"/>
    <w:rsid w:val="0F1EC703"/>
    <w:rsid w:val="0F2A163A"/>
    <w:rsid w:val="0F321AED"/>
    <w:rsid w:val="0F85F0E1"/>
    <w:rsid w:val="0F9807C3"/>
    <w:rsid w:val="0F9836F9"/>
    <w:rsid w:val="0FAF65B4"/>
    <w:rsid w:val="0FB8CCA7"/>
    <w:rsid w:val="0FBF0118"/>
    <w:rsid w:val="0FDD6D09"/>
    <w:rsid w:val="0FF58B77"/>
    <w:rsid w:val="0FF5922E"/>
    <w:rsid w:val="0FFFD027"/>
    <w:rsid w:val="100A1D25"/>
    <w:rsid w:val="101033B4"/>
    <w:rsid w:val="10185E5A"/>
    <w:rsid w:val="101ED5FA"/>
    <w:rsid w:val="1020B0F8"/>
    <w:rsid w:val="102310A2"/>
    <w:rsid w:val="1031F846"/>
    <w:rsid w:val="10409702"/>
    <w:rsid w:val="1047F25A"/>
    <w:rsid w:val="105547E6"/>
    <w:rsid w:val="1064E0D1"/>
    <w:rsid w:val="10757A47"/>
    <w:rsid w:val="1083D2BA"/>
    <w:rsid w:val="108BFD6A"/>
    <w:rsid w:val="10AA150A"/>
    <w:rsid w:val="10B699CE"/>
    <w:rsid w:val="10CA968A"/>
    <w:rsid w:val="10CC9CE2"/>
    <w:rsid w:val="10CD7167"/>
    <w:rsid w:val="10D676AF"/>
    <w:rsid w:val="10E625AE"/>
    <w:rsid w:val="10F1C87A"/>
    <w:rsid w:val="10F8C26D"/>
    <w:rsid w:val="1126FC69"/>
    <w:rsid w:val="11473BF8"/>
    <w:rsid w:val="118C1B45"/>
    <w:rsid w:val="118C4889"/>
    <w:rsid w:val="11B56BD2"/>
    <w:rsid w:val="11C8CFC5"/>
    <w:rsid w:val="11CE5477"/>
    <w:rsid w:val="11D120A6"/>
    <w:rsid w:val="11DB5A24"/>
    <w:rsid w:val="11DF241D"/>
    <w:rsid w:val="11F82FC5"/>
    <w:rsid w:val="11FCE9B4"/>
    <w:rsid w:val="11FDB889"/>
    <w:rsid w:val="122309FF"/>
    <w:rsid w:val="12254E6C"/>
    <w:rsid w:val="1244657F"/>
    <w:rsid w:val="124486B0"/>
    <w:rsid w:val="1249D570"/>
    <w:rsid w:val="1257B3DC"/>
    <w:rsid w:val="1296BE8F"/>
    <w:rsid w:val="129827A1"/>
    <w:rsid w:val="129A1A5C"/>
    <w:rsid w:val="12A092D9"/>
    <w:rsid w:val="12A5FB4D"/>
    <w:rsid w:val="12B63627"/>
    <w:rsid w:val="12E2EE66"/>
    <w:rsid w:val="13051834"/>
    <w:rsid w:val="1316FC56"/>
    <w:rsid w:val="132231D1"/>
    <w:rsid w:val="1333ED5B"/>
    <w:rsid w:val="13676AC9"/>
    <w:rsid w:val="137645DC"/>
    <w:rsid w:val="1394A4B4"/>
    <w:rsid w:val="13A56FD0"/>
    <w:rsid w:val="13CDC620"/>
    <w:rsid w:val="13D9A069"/>
    <w:rsid w:val="13F705BA"/>
    <w:rsid w:val="141A0AB0"/>
    <w:rsid w:val="141F8F68"/>
    <w:rsid w:val="14218D9C"/>
    <w:rsid w:val="14267F0F"/>
    <w:rsid w:val="142A4A61"/>
    <w:rsid w:val="142EED0F"/>
    <w:rsid w:val="142F7A47"/>
    <w:rsid w:val="1437DAD1"/>
    <w:rsid w:val="1439BBE5"/>
    <w:rsid w:val="1453F8E4"/>
    <w:rsid w:val="14668504"/>
    <w:rsid w:val="147436EC"/>
    <w:rsid w:val="1493E36E"/>
    <w:rsid w:val="14CF7C38"/>
    <w:rsid w:val="14F99460"/>
    <w:rsid w:val="152A77A9"/>
    <w:rsid w:val="1533A4DE"/>
    <w:rsid w:val="15495145"/>
    <w:rsid w:val="155414EF"/>
    <w:rsid w:val="157177C2"/>
    <w:rsid w:val="15722B3E"/>
    <w:rsid w:val="15796D03"/>
    <w:rsid w:val="158F41DD"/>
    <w:rsid w:val="15A930C7"/>
    <w:rsid w:val="15C7DC50"/>
    <w:rsid w:val="15E87304"/>
    <w:rsid w:val="15F93408"/>
    <w:rsid w:val="16088EAD"/>
    <w:rsid w:val="160B25C9"/>
    <w:rsid w:val="160EB117"/>
    <w:rsid w:val="1628D9C4"/>
    <w:rsid w:val="16383595"/>
    <w:rsid w:val="163BD509"/>
    <w:rsid w:val="163C9D58"/>
    <w:rsid w:val="16418B13"/>
    <w:rsid w:val="16457237"/>
    <w:rsid w:val="164A9A88"/>
    <w:rsid w:val="165A1D57"/>
    <w:rsid w:val="166DFB36"/>
    <w:rsid w:val="16743E4C"/>
    <w:rsid w:val="16774113"/>
    <w:rsid w:val="1677F3C2"/>
    <w:rsid w:val="168D308F"/>
    <w:rsid w:val="169357F6"/>
    <w:rsid w:val="16A10231"/>
    <w:rsid w:val="16A4B73C"/>
    <w:rsid w:val="16EEA62B"/>
    <w:rsid w:val="16F36731"/>
    <w:rsid w:val="16F9B6DC"/>
    <w:rsid w:val="16FEF992"/>
    <w:rsid w:val="1709087E"/>
    <w:rsid w:val="170E50C7"/>
    <w:rsid w:val="17207806"/>
    <w:rsid w:val="17280982"/>
    <w:rsid w:val="1740CFFA"/>
    <w:rsid w:val="1741EA36"/>
    <w:rsid w:val="1743743B"/>
    <w:rsid w:val="174B7CB4"/>
    <w:rsid w:val="17527D5D"/>
    <w:rsid w:val="17531C7B"/>
    <w:rsid w:val="176144D3"/>
    <w:rsid w:val="1764778A"/>
    <w:rsid w:val="178AD7F6"/>
    <w:rsid w:val="17937B6E"/>
    <w:rsid w:val="17AE775F"/>
    <w:rsid w:val="17BD8B2A"/>
    <w:rsid w:val="17C29375"/>
    <w:rsid w:val="17CA2B11"/>
    <w:rsid w:val="180BF24E"/>
    <w:rsid w:val="180F98B6"/>
    <w:rsid w:val="181A4924"/>
    <w:rsid w:val="183AD2F8"/>
    <w:rsid w:val="183E2FF4"/>
    <w:rsid w:val="185F0274"/>
    <w:rsid w:val="186A5206"/>
    <w:rsid w:val="1871E110"/>
    <w:rsid w:val="187BBE76"/>
    <w:rsid w:val="188131E4"/>
    <w:rsid w:val="18842022"/>
    <w:rsid w:val="18995653"/>
    <w:rsid w:val="18A2AC94"/>
    <w:rsid w:val="18ABB071"/>
    <w:rsid w:val="18B494A1"/>
    <w:rsid w:val="18C396A3"/>
    <w:rsid w:val="18D27B71"/>
    <w:rsid w:val="18EEC6FB"/>
    <w:rsid w:val="18F835D9"/>
    <w:rsid w:val="191DCD30"/>
    <w:rsid w:val="1920A8A4"/>
    <w:rsid w:val="19242864"/>
    <w:rsid w:val="193BE28F"/>
    <w:rsid w:val="1942484C"/>
    <w:rsid w:val="195EC637"/>
    <w:rsid w:val="196A258C"/>
    <w:rsid w:val="198A7F50"/>
    <w:rsid w:val="19964E6C"/>
    <w:rsid w:val="19BD277B"/>
    <w:rsid w:val="19BFC230"/>
    <w:rsid w:val="19D7ABA5"/>
    <w:rsid w:val="19E69F35"/>
    <w:rsid w:val="19EEA0C1"/>
    <w:rsid w:val="19F3CB85"/>
    <w:rsid w:val="1A01AF7D"/>
    <w:rsid w:val="1A0FE18C"/>
    <w:rsid w:val="1A1A96A0"/>
    <w:rsid w:val="1A1DF9EE"/>
    <w:rsid w:val="1A2756EC"/>
    <w:rsid w:val="1A45992C"/>
    <w:rsid w:val="1A5AA25F"/>
    <w:rsid w:val="1A721695"/>
    <w:rsid w:val="1AB38B44"/>
    <w:rsid w:val="1ABEAE6F"/>
    <w:rsid w:val="1AC06012"/>
    <w:rsid w:val="1ACE8F2F"/>
    <w:rsid w:val="1AE5DAE8"/>
    <w:rsid w:val="1B0C656A"/>
    <w:rsid w:val="1B25AE8F"/>
    <w:rsid w:val="1B299782"/>
    <w:rsid w:val="1B40B785"/>
    <w:rsid w:val="1B4D7617"/>
    <w:rsid w:val="1B504244"/>
    <w:rsid w:val="1B6D7A2C"/>
    <w:rsid w:val="1B7389B7"/>
    <w:rsid w:val="1B887F2E"/>
    <w:rsid w:val="1B94672E"/>
    <w:rsid w:val="1BB527A0"/>
    <w:rsid w:val="1BC4CD58"/>
    <w:rsid w:val="1BCCCA11"/>
    <w:rsid w:val="1BCEBBB5"/>
    <w:rsid w:val="1BD66691"/>
    <w:rsid w:val="1BE9C58E"/>
    <w:rsid w:val="1BF5C9DC"/>
    <w:rsid w:val="1C0F75D9"/>
    <w:rsid w:val="1C138641"/>
    <w:rsid w:val="1C1753C5"/>
    <w:rsid w:val="1C1CA397"/>
    <w:rsid w:val="1C1FE966"/>
    <w:rsid w:val="1C2DCA8C"/>
    <w:rsid w:val="1C2F84B2"/>
    <w:rsid w:val="1C539E3C"/>
    <w:rsid w:val="1C62BCFE"/>
    <w:rsid w:val="1C731610"/>
    <w:rsid w:val="1C7ACB56"/>
    <w:rsid w:val="1C8B8F1C"/>
    <w:rsid w:val="1CB2BC05"/>
    <w:rsid w:val="1CB8DD28"/>
    <w:rsid w:val="1CDA1DAA"/>
    <w:rsid w:val="1CDDD6B7"/>
    <w:rsid w:val="1CE57883"/>
    <w:rsid w:val="1CEC2CCD"/>
    <w:rsid w:val="1CEFF093"/>
    <w:rsid w:val="1CF0B341"/>
    <w:rsid w:val="1CF0B3CD"/>
    <w:rsid w:val="1CF5EF21"/>
    <w:rsid w:val="1CFE1DF7"/>
    <w:rsid w:val="1D026057"/>
    <w:rsid w:val="1D097CC6"/>
    <w:rsid w:val="1D0EE1D1"/>
    <w:rsid w:val="1D2A3D65"/>
    <w:rsid w:val="1D2B4622"/>
    <w:rsid w:val="1D3FED58"/>
    <w:rsid w:val="1D4006AC"/>
    <w:rsid w:val="1D56A233"/>
    <w:rsid w:val="1D57DCA5"/>
    <w:rsid w:val="1D72926D"/>
    <w:rsid w:val="1D7695D0"/>
    <w:rsid w:val="1D7803C6"/>
    <w:rsid w:val="1D8BC40C"/>
    <w:rsid w:val="1D97D68D"/>
    <w:rsid w:val="1DA4C13D"/>
    <w:rsid w:val="1DA86316"/>
    <w:rsid w:val="1DBB2BE5"/>
    <w:rsid w:val="1DC2C680"/>
    <w:rsid w:val="1DC517BE"/>
    <w:rsid w:val="1DCDE2F7"/>
    <w:rsid w:val="1DD07BAB"/>
    <w:rsid w:val="1DD6C788"/>
    <w:rsid w:val="1DDAA746"/>
    <w:rsid w:val="1DF91D9E"/>
    <w:rsid w:val="1E144E53"/>
    <w:rsid w:val="1E187D69"/>
    <w:rsid w:val="1E296922"/>
    <w:rsid w:val="1E4A68A6"/>
    <w:rsid w:val="1E4B4FA8"/>
    <w:rsid w:val="1E634520"/>
    <w:rsid w:val="1E63B169"/>
    <w:rsid w:val="1E64764D"/>
    <w:rsid w:val="1E74701D"/>
    <w:rsid w:val="1E82A0BD"/>
    <w:rsid w:val="1EA3D1C8"/>
    <w:rsid w:val="1EA7CBBA"/>
    <w:rsid w:val="1EACDEFA"/>
    <w:rsid w:val="1EBAE972"/>
    <w:rsid w:val="1EEABD38"/>
    <w:rsid w:val="1EF2A26D"/>
    <w:rsid w:val="1F0C8880"/>
    <w:rsid w:val="1F1B1646"/>
    <w:rsid w:val="1F1B1653"/>
    <w:rsid w:val="1F33B883"/>
    <w:rsid w:val="1F4D285D"/>
    <w:rsid w:val="1F4DDC5A"/>
    <w:rsid w:val="1F55805F"/>
    <w:rsid w:val="1F55CF88"/>
    <w:rsid w:val="1F60F1DA"/>
    <w:rsid w:val="1F6470AF"/>
    <w:rsid w:val="1F7443A2"/>
    <w:rsid w:val="1F945BB2"/>
    <w:rsid w:val="1FD3C10F"/>
    <w:rsid w:val="1FE25D7D"/>
    <w:rsid w:val="1FE2A3EE"/>
    <w:rsid w:val="1FEE4EA4"/>
    <w:rsid w:val="1FF26BA3"/>
    <w:rsid w:val="20007B2B"/>
    <w:rsid w:val="200AE554"/>
    <w:rsid w:val="201212CE"/>
    <w:rsid w:val="202C1EB5"/>
    <w:rsid w:val="203066A1"/>
    <w:rsid w:val="203C7F6F"/>
    <w:rsid w:val="2049F9BC"/>
    <w:rsid w:val="204C318A"/>
    <w:rsid w:val="20543B7F"/>
    <w:rsid w:val="20556029"/>
    <w:rsid w:val="2056D02D"/>
    <w:rsid w:val="205768CB"/>
    <w:rsid w:val="206B0DE3"/>
    <w:rsid w:val="206FF6DF"/>
    <w:rsid w:val="208932C9"/>
    <w:rsid w:val="208CA24E"/>
    <w:rsid w:val="209CCB94"/>
    <w:rsid w:val="20A09349"/>
    <w:rsid w:val="20A58F05"/>
    <w:rsid w:val="20ABBC70"/>
    <w:rsid w:val="20AC12BC"/>
    <w:rsid w:val="20AFF465"/>
    <w:rsid w:val="20BED8AE"/>
    <w:rsid w:val="20FD5AF1"/>
    <w:rsid w:val="2101BB03"/>
    <w:rsid w:val="210F09FA"/>
    <w:rsid w:val="2116DBE3"/>
    <w:rsid w:val="2138E2A4"/>
    <w:rsid w:val="213E450D"/>
    <w:rsid w:val="214265C3"/>
    <w:rsid w:val="2154391A"/>
    <w:rsid w:val="21688A07"/>
    <w:rsid w:val="219CC3A7"/>
    <w:rsid w:val="21A36A97"/>
    <w:rsid w:val="21A95CE4"/>
    <w:rsid w:val="21CAC857"/>
    <w:rsid w:val="21CF6BF2"/>
    <w:rsid w:val="21D21D17"/>
    <w:rsid w:val="21D5707B"/>
    <w:rsid w:val="21FCB0FF"/>
    <w:rsid w:val="21FDD14C"/>
    <w:rsid w:val="2226BE0A"/>
    <w:rsid w:val="22523663"/>
    <w:rsid w:val="225876B9"/>
    <w:rsid w:val="226F83F6"/>
    <w:rsid w:val="229F8589"/>
    <w:rsid w:val="22D01412"/>
    <w:rsid w:val="22D5F495"/>
    <w:rsid w:val="22EEC770"/>
    <w:rsid w:val="23328043"/>
    <w:rsid w:val="23351B05"/>
    <w:rsid w:val="23357416"/>
    <w:rsid w:val="233BB686"/>
    <w:rsid w:val="23450BC6"/>
    <w:rsid w:val="235BEDB8"/>
    <w:rsid w:val="235FB637"/>
    <w:rsid w:val="23614618"/>
    <w:rsid w:val="2372BE3A"/>
    <w:rsid w:val="237C5ECF"/>
    <w:rsid w:val="238D6287"/>
    <w:rsid w:val="23994A1C"/>
    <w:rsid w:val="23A16AD9"/>
    <w:rsid w:val="242BC254"/>
    <w:rsid w:val="244EFCE1"/>
    <w:rsid w:val="24545C5F"/>
    <w:rsid w:val="246DCE5C"/>
    <w:rsid w:val="24850FF8"/>
    <w:rsid w:val="248FD6D9"/>
    <w:rsid w:val="249996E6"/>
    <w:rsid w:val="24BA6BDD"/>
    <w:rsid w:val="24BA8151"/>
    <w:rsid w:val="24D3B6BB"/>
    <w:rsid w:val="24F49D01"/>
    <w:rsid w:val="25026C27"/>
    <w:rsid w:val="250C44F9"/>
    <w:rsid w:val="251025E6"/>
    <w:rsid w:val="2512F21F"/>
    <w:rsid w:val="253092CF"/>
    <w:rsid w:val="254DF508"/>
    <w:rsid w:val="25527988"/>
    <w:rsid w:val="2556D695"/>
    <w:rsid w:val="25623415"/>
    <w:rsid w:val="25626551"/>
    <w:rsid w:val="25648CC1"/>
    <w:rsid w:val="2569FDF1"/>
    <w:rsid w:val="256F273A"/>
    <w:rsid w:val="258547AB"/>
    <w:rsid w:val="2587F4BC"/>
    <w:rsid w:val="25907984"/>
    <w:rsid w:val="2593AE95"/>
    <w:rsid w:val="25A0B7F9"/>
    <w:rsid w:val="25A58537"/>
    <w:rsid w:val="25BED3D0"/>
    <w:rsid w:val="25CABC82"/>
    <w:rsid w:val="25CB2CBB"/>
    <w:rsid w:val="25DAD86A"/>
    <w:rsid w:val="25E8D703"/>
    <w:rsid w:val="260B9277"/>
    <w:rsid w:val="262F9B80"/>
    <w:rsid w:val="26569165"/>
    <w:rsid w:val="26630C99"/>
    <w:rsid w:val="266DA769"/>
    <w:rsid w:val="26A12961"/>
    <w:rsid w:val="26A1B14E"/>
    <w:rsid w:val="26A21B31"/>
    <w:rsid w:val="26D2AC72"/>
    <w:rsid w:val="26E19665"/>
    <w:rsid w:val="26E68FB7"/>
    <w:rsid w:val="26FAC4AE"/>
    <w:rsid w:val="270D953E"/>
    <w:rsid w:val="271F1FA7"/>
    <w:rsid w:val="27446778"/>
    <w:rsid w:val="275DAAD9"/>
    <w:rsid w:val="276B6BE3"/>
    <w:rsid w:val="27764A55"/>
    <w:rsid w:val="27783EE5"/>
    <w:rsid w:val="27857221"/>
    <w:rsid w:val="2786D44E"/>
    <w:rsid w:val="278E627C"/>
    <w:rsid w:val="27B57177"/>
    <w:rsid w:val="27BF5E74"/>
    <w:rsid w:val="27C42386"/>
    <w:rsid w:val="27C47BA1"/>
    <w:rsid w:val="27C5B0BF"/>
    <w:rsid w:val="27DBE75D"/>
    <w:rsid w:val="27FE89F8"/>
    <w:rsid w:val="28075AC5"/>
    <w:rsid w:val="2815415E"/>
    <w:rsid w:val="2825B31A"/>
    <w:rsid w:val="282C4A1B"/>
    <w:rsid w:val="28475AB7"/>
    <w:rsid w:val="284A8406"/>
    <w:rsid w:val="28697C54"/>
    <w:rsid w:val="287B79B8"/>
    <w:rsid w:val="287FFDF9"/>
    <w:rsid w:val="28848CE6"/>
    <w:rsid w:val="2887B896"/>
    <w:rsid w:val="28B50427"/>
    <w:rsid w:val="28E274F6"/>
    <w:rsid w:val="28FF1254"/>
    <w:rsid w:val="28FFEC46"/>
    <w:rsid w:val="2907090A"/>
    <w:rsid w:val="29092357"/>
    <w:rsid w:val="291107B5"/>
    <w:rsid w:val="291DD23D"/>
    <w:rsid w:val="29221A59"/>
    <w:rsid w:val="292AAFCD"/>
    <w:rsid w:val="29305CC2"/>
    <w:rsid w:val="294AE5A1"/>
    <w:rsid w:val="2955B909"/>
    <w:rsid w:val="2959BC0A"/>
    <w:rsid w:val="29603DCA"/>
    <w:rsid w:val="2975E564"/>
    <w:rsid w:val="29776213"/>
    <w:rsid w:val="298DA99E"/>
    <w:rsid w:val="2996EBB9"/>
    <w:rsid w:val="29A01A28"/>
    <w:rsid w:val="29A512DA"/>
    <w:rsid w:val="29ACE287"/>
    <w:rsid w:val="29AF0CB1"/>
    <w:rsid w:val="29BDF31A"/>
    <w:rsid w:val="29D328E9"/>
    <w:rsid w:val="29D7979D"/>
    <w:rsid w:val="29F45B64"/>
    <w:rsid w:val="29FC811E"/>
    <w:rsid w:val="29FC9EC2"/>
    <w:rsid w:val="2A008CA0"/>
    <w:rsid w:val="2A0862C6"/>
    <w:rsid w:val="2A8D8E47"/>
    <w:rsid w:val="2AB13075"/>
    <w:rsid w:val="2AB3D964"/>
    <w:rsid w:val="2AB6DE26"/>
    <w:rsid w:val="2ABE24CF"/>
    <w:rsid w:val="2ACE2F5E"/>
    <w:rsid w:val="2AD9AC51"/>
    <w:rsid w:val="2AE35C70"/>
    <w:rsid w:val="2B01BCF3"/>
    <w:rsid w:val="2B03C76E"/>
    <w:rsid w:val="2B168109"/>
    <w:rsid w:val="2B18A322"/>
    <w:rsid w:val="2B1D6701"/>
    <w:rsid w:val="2B3784E9"/>
    <w:rsid w:val="2B4310A3"/>
    <w:rsid w:val="2B4AFE7F"/>
    <w:rsid w:val="2B5B56CE"/>
    <w:rsid w:val="2B5F12C2"/>
    <w:rsid w:val="2B7038EF"/>
    <w:rsid w:val="2B7DA924"/>
    <w:rsid w:val="2B8B4FA9"/>
    <w:rsid w:val="2B8B88F6"/>
    <w:rsid w:val="2B9674AB"/>
    <w:rsid w:val="2BA23D62"/>
    <w:rsid w:val="2BA58CA0"/>
    <w:rsid w:val="2BA7018C"/>
    <w:rsid w:val="2BAA6499"/>
    <w:rsid w:val="2BB20415"/>
    <w:rsid w:val="2BB2ED6A"/>
    <w:rsid w:val="2BF4656A"/>
    <w:rsid w:val="2C18A36E"/>
    <w:rsid w:val="2C21D726"/>
    <w:rsid w:val="2C26B1EE"/>
    <w:rsid w:val="2C425866"/>
    <w:rsid w:val="2C5EF6B2"/>
    <w:rsid w:val="2C66A6DB"/>
    <w:rsid w:val="2C7031F2"/>
    <w:rsid w:val="2C801F5C"/>
    <w:rsid w:val="2C87B9AA"/>
    <w:rsid w:val="2C887D0F"/>
    <w:rsid w:val="2CA952BD"/>
    <w:rsid w:val="2CAA3C5F"/>
    <w:rsid w:val="2CAC6542"/>
    <w:rsid w:val="2CAF6B57"/>
    <w:rsid w:val="2CC635E7"/>
    <w:rsid w:val="2CD5067D"/>
    <w:rsid w:val="2CECACB5"/>
    <w:rsid w:val="2D0D492F"/>
    <w:rsid w:val="2D13CA32"/>
    <w:rsid w:val="2D495DCA"/>
    <w:rsid w:val="2D55CE9F"/>
    <w:rsid w:val="2D573054"/>
    <w:rsid w:val="2D769BB9"/>
    <w:rsid w:val="2D777193"/>
    <w:rsid w:val="2D886FF6"/>
    <w:rsid w:val="2D973A0F"/>
    <w:rsid w:val="2DA45375"/>
    <w:rsid w:val="2DA76F03"/>
    <w:rsid w:val="2DAB8882"/>
    <w:rsid w:val="2DAD83A4"/>
    <w:rsid w:val="2DB962DC"/>
    <w:rsid w:val="2DC0C8A8"/>
    <w:rsid w:val="2DCAE78D"/>
    <w:rsid w:val="2DD647F2"/>
    <w:rsid w:val="2DDDB2F8"/>
    <w:rsid w:val="2DE2A441"/>
    <w:rsid w:val="2DEA288D"/>
    <w:rsid w:val="2E0A2EA0"/>
    <w:rsid w:val="2E1955AA"/>
    <w:rsid w:val="2E295088"/>
    <w:rsid w:val="2E2B77F6"/>
    <w:rsid w:val="2E53E96E"/>
    <w:rsid w:val="2E5CE5C1"/>
    <w:rsid w:val="2E62D471"/>
    <w:rsid w:val="2E70AFC3"/>
    <w:rsid w:val="2E9FF76A"/>
    <w:rsid w:val="2EA9BF43"/>
    <w:rsid w:val="2EAE8E0C"/>
    <w:rsid w:val="2EC6D33C"/>
    <w:rsid w:val="2EC86633"/>
    <w:rsid w:val="2ED8658C"/>
    <w:rsid w:val="2EDAFD98"/>
    <w:rsid w:val="2EE14EE0"/>
    <w:rsid w:val="2EED68D9"/>
    <w:rsid w:val="2EEED874"/>
    <w:rsid w:val="2EEF856D"/>
    <w:rsid w:val="2EF1BB45"/>
    <w:rsid w:val="2EF35451"/>
    <w:rsid w:val="2EFFD895"/>
    <w:rsid w:val="2F0FECC2"/>
    <w:rsid w:val="2F100B3F"/>
    <w:rsid w:val="2F12DD1C"/>
    <w:rsid w:val="2F15A65C"/>
    <w:rsid w:val="2F28A2C7"/>
    <w:rsid w:val="2F4343F8"/>
    <w:rsid w:val="2F8391C8"/>
    <w:rsid w:val="2F98DF78"/>
    <w:rsid w:val="2FA77D3C"/>
    <w:rsid w:val="2FA8762B"/>
    <w:rsid w:val="2FB6BDA9"/>
    <w:rsid w:val="2FE26FEB"/>
    <w:rsid w:val="2FF12667"/>
    <w:rsid w:val="2FF68E20"/>
    <w:rsid w:val="3009AA44"/>
    <w:rsid w:val="300B2087"/>
    <w:rsid w:val="301446E8"/>
    <w:rsid w:val="3018780A"/>
    <w:rsid w:val="301DA583"/>
    <w:rsid w:val="3042DA04"/>
    <w:rsid w:val="305385C3"/>
    <w:rsid w:val="307A808A"/>
    <w:rsid w:val="3093C9A7"/>
    <w:rsid w:val="30AB60C8"/>
    <w:rsid w:val="30B8A9F0"/>
    <w:rsid w:val="30D5E306"/>
    <w:rsid w:val="30DFC013"/>
    <w:rsid w:val="30E35B3B"/>
    <w:rsid w:val="31092A1C"/>
    <w:rsid w:val="31111E07"/>
    <w:rsid w:val="3119FC64"/>
    <w:rsid w:val="311AE472"/>
    <w:rsid w:val="313FE568"/>
    <w:rsid w:val="31417F9C"/>
    <w:rsid w:val="3197411D"/>
    <w:rsid w:val="319CD072"/>
    <w:rsid w:val="31A06072"/>
    <w:rsid w:val="31B3D9CF"/>
    <w:rsid w:val="31C9F7AB"/>
    <w:rsid w:val="31F69EE0"/>
    <w:rsid w:val="31FE4D2B"/>
    <w:rsid w:val="321EC8F8"/>
    <w:rsid w:val="32426A4A"/>
    <w:rsid w:val="32561B09"/>
    <w:rsid w:val="325C5200"/>
    <w:rsid w:val="3271D1D2"/>
    <w:rsid w:val="328DA5E0"/>
    <w:rsid w:val="329B0781"/>
    <w:rsid w:val="32A38B6F"/>
    <w:rsid w:val="32A3F4F2"/>
    <w:rsid w:val="32A6EB83"/>
    <w:rsid w:val="32AE62F8"/>
    <w:rsid w:val="32AF32A4"/>
    <w:rsid w:val="32B85CC5"/>
    <w:rsid w:val="32B98F72"/>
    <w:rsid w:val="32C823CF"/>
    <w:rsid w:val="32CC654B"/>
    <w:rsid w:val="32D6E408"/>
    <w:rsid w:val="32E40421"/>
    <w:rsid w:val="32EA2324"/>
    <w:rsid w:val="32EFA3AD"/>
    <w:rsid w:val="32F56A62"/>
    <w:rsid w:val="3305A867"/>
    <w:rsid w:val="330FF443"/>
    <w:rsid w:val="331A8843"/>
    <w:rsid w:val="33201455"/>
    <w:rsid w:val="3321C88A"/>
    <w:rsid w:val="332603F5"/>
    <w:rsid w:val="332F4492"/>
    <w:rsid w:val="3332E820"/>
    <w:rsid w:val="333DB437"/>
    <w:rsid w:val="333E3A08"/>
    <w:rsid w:val="335162DD"/>
    <w:rsid w:val="3353FA46"/>
    <w:rsid w:val="3362FE37"/>
    <w:rsid w:val="336CA62B"/>
    <w:rsid w:val="337A8D19"/>
    <w:rsid w:val="337C324A"/>
    <w:rsid w:val="33920248"/>
    <w:rsid w:val="33AB5F6D"/>
    <w:rsid w:val="33B283D3"/>
    <w:rsid w:val="33B5DE6B"/>
    <w:rsid w:val="33D5DE6D"/>
    <w:rsid w:val="33D94937"/>
    <w:rsid w:val="33DC1473"/>
    <w:rsid w:val="33F41AA9"/>
    <w:rsid w:val="3415F85E"/>
    <w:rsid w:val="3419D956"/>
    <w:rsid w:val="341D6510"/>
    <w:rsid w:val="344D2360"/>
    <w:rsid w:val="3467498A"/>
    <w:rsid w:val="347984E1"/>
    <w:rsid w:val="34798AAD"/>
    <w:rsid w:val="347D5EFE"/>
    <w:rsid w:val="348C836F"/>
    <w:rsid w:val="349EF728"/>
    <w:rsid w:val="34A1B125"/>
    <w:rsid w:val="34A58203"/>
    <w:rsid w:val="34A7718D"/>
    <w:rsid w:val="34B50EC1"/>
    <w:rsid w:val="34B57689"/>
    <w:rsid w:val="34BC97A6"/>
    <w:rsid w:val="34C201A0"/>
    <w:rsid w:val="34C54C0B"/>
    <w:rsid w:val="34CD4BD6"/>
    <w:rsid w:val="34E24151"/>
    <w:rsid w:val="352303F7"/>
    <w:rsid w:val="35283889"/>
    <w:rsid w:val="352C9EE0"/>
    <w:rsid w:val="352E74A2"/>
    <w:rsid w:val="35627E97"/>
    <w:rsid w:val="35757F33"/>
    <w:rsid w:val="357A9235"/>
    <w:rsid w:val="3596444E"/>
    <w:rsid w:val="359682E2"/>
    <w:rsid w:val="35AACB27"/>
    <w:rsid w:val="35AEBDE7"/>
    <w:rsid w:val="35BB62B9"/>
    <w:rsid w:val="35C235C3"/>
    <w:rsid w:val="35C2820B"/>
    <w:rsid w:val="35DD0F4E"/>
    <w:rsid w:val="35FB7C10"/>
    <w:rsid w:val="35FE7876"/>
    <w:rsid w:val="3620BFEC"/>
    <w:rsid w:val="36233254"/>
    <w:rsid w:val="364E4E06"/>
    <w:rsid w:val="365F666B"/>
    <w:rsid w:val="36716D46"/>
    <w:rsid w:val="3675F197"/>
    <w:rsid w:val="3679B5FE"/>
    <w:rsid w:val="3692DBCF"/>
    <w:rsid w:val="3695FEDC"/>
    <w:rsid w:val="369602B7"/>
    <w:rsid w:val="36A8678D"/>
    <w:rsid w:val="36B78680"/>
    <w:rsid w:val="36E5941D"/>
    <w:rsid w:val="36EB5E33"/>
    <w:rsid w:val="36EE2F9A"/>
    <w:rsid w:val="37009101"/>
    <w:rsid w:val="3710A09E"/>
    <w:rsid w:val="3713CECB"/>
    <w:rsid w:val="3716DFB4"/>
    <w:rsid w:val="37290C24"/>
    <w:rsid w:val="372A3F85"/>
    <w:rsid w:val="375F23BB"/>
    <w:rsid w:val="375FE28D"/>
    <w:rsid w:val="37767563"/>
    <w:rsid w:val="37ACE83E"/>
    <w:rsid w:val="37AFB88F"/>
    <w:rsid w:val="37C96746"/>
    <w:rsid w:val="37D86496"/>
    <w:rsid w:val="37F5D729"/>
    <w:rsid w:val="37FBBC8A"/>
    <w:rsid w:val="37FE02B7"/>
    <w:rsid w:val="382A5D25"/>
    <w:rsid w:val="383E9C34"/>
    <w:rsid w:val="383ECAF7"/>
    <w:rsid w:val="38445501"/>
    <w:rsid w:val="38457A66"/>
    <w:rsid w:val="384F6358"/>
    <w:rsid w:val="3880C8A0"/>
    <w:rsid w:val="38853AB1"/>
    <w:rsid w:val="38887038"/>
    <w:rsid w:val="38A4251A"/>
    <w:rsid w:val="38A88E6C"/>
    <w:rsid w:val="38EF7AC8"/>
    <w:rsid w:val="38FE0E98"/>
    <w:rsid w:val="391777C2"/>
    <w:rsid w:val="39235C55"/>
    <w:rsid w:val="396FC08D"/>
    <w:rsid w:val="39731217"/>
    <w:rsid w:val="399B0A52"/>
    <w:rsid w:val="399BD0E8"/>
    <w:rsid w:val="39B20F51"/>
    <w:rsid w:val="39B44941"/>
    <w:rsid w:val="39BA679D"/>
    <w:rsid w:val="39C02633"/>
    <w:rsid w:val="39CA2DFC"/>
    <w:rsid w:val="39E3F62B"/>
    <w:rsid w:val="3A03B1AF"/>
    <w:rsid w:val="3A0F3334"/>
    <w:rsid w:val="3A172D36"/>
    <w:rsid w:val="3A264B2C"/>
    <w:rsid w:val="3A34C61F"/>
    <w:rsid w:val="3A610395"/>
    <w:rsid w:val="3A72E562"/>
    <w:rsid w:val="3A845243"/>
    <w:rsid w:val="3A96A88F"/>
    <w:rsid w:val="3A9856F2"/>
    <w:rsid w:val="3AA02B94"/>
    <w:rsid w:val="3AA5524E"/>
    <w:rsid w:val="3AA59CCF"/>
    <w:rsid w:val="3AC12E1D"/>
    <w:rsid w:val="3ACA94E2"/>
    <w:rsid w:val="3ADD7C2B"/>
    <w:rsid w:val="3AE3578F"/>
    <w:rsid w:val="3AEB4FBD"/>
    <w:rsid w:val="3B036F31"/>
    <w:rsid w:val="3B130E45"/>
    <w:rsid w:val="3B132205"/>
    <w:rsid w:val="3B137B88"/>
    <w:rsid w:val="3B1A3CCB"/>
    <w:rsid w:val="3B2CD27B"/>
    <w:rsid w:val="3B3FF432"/>
    <w:rsid w:val="3B5572DF"/>
    <w:rsid w:val="3B6139BC"/>
    <w:rsid w:val="3B7A345C"/>
    <w:rsid w:val="3B85DECE"/>
    <w:rsid w:val="3BB0AB4D"/>
    <w:rsid w:val="3BB0E93E"/>
    <w:rsid w:val="3BB9282E"/>
    <w:rsid w:val="3BCDE395"/>
    <w:rsid w:val="3BCE68A7"/>
    <w:rsid w:val="3BD7E0E1"/>
    <w:rsid w:val="3BD8130C"/>
    <w:rsid w:val="3BF8424C"/>
    <w:rsid w:val="3C1D2544"/>
    <w:rsid w:val="3C214092"/>
    <w:rsid w:val="3C22D520"/>
    <w:rsid w:val="3C24DA1E"/>
    <w:rsid w:val="3C2D6B05"/>
    <w:rsid w:val="3C2DF0BF"/>
    <w:rsid w:val="3C502AE2"/>
    <w:rsid w:val="3C70B954"/>
    <w:rsid w:val="3C84B8FA"/>
    <w:rsid w:val="3CA19961"/>
    <w:rsid w:val="3CA7259D"/>
    <w:rsid w:val="3CACA081"/>
    <w:rsid w:val="3CCD70CF"/>
    <w:rsid w:val="3CD3CF63"/>
    <w:rsid w:val="3CE4BB4D"/>
    <w:rsid w:val="3CFEC3EC"/>
    <w:rsid w:val="3D019877"/>
    <w:rsid w:val="3D0AFF07"/>
    <w:rsid w:val="3D25B8AA"/>
    <w:rsid w:val="3D47CD0A"/>
    <w:rsid w:val="3D6E6E69"/>
    <w:rsid w:val="3D6FF3A1"/>
    <w:rsid w:val="3D971A6E"/>
    <w:rsid w:val="3DA0551D"/>
    <w:rsid w:val="3DC3A09C"/>
    <w:rsid w:val="3DC89C42"/>
    <w:rsid w:val="3DC97743"/>
    <w:rsid w:val="3DD2B17E"/>
    <w:rsid w:val="3DDD6DCC"/>
    <w:rsid w:val="3E00ECE5"/>
    <w:rsid w:val="3E082D74"/>
    <w:rsid w:val="3E0B25CE"/>
    <w:rsid w:val="3E0CBD49"/>
    <w:rsid w:val="3E15EA5E"/>
    <w:rsid w:val="3E40ABD4"/>
    <w:rsid w:val="3E507FDE"/>
    <w:rsid w:val="3E573CF6"/>
    <w:rsid w:val="3E64288D"/>
    <w:rsid w:val="3E666F97"/>
    <w:rsid w:val="3E862909"/>
    <w:rsid w:val="3E98A244"/>
    <w:rsid w:val="3E9941B7"/>
    <w:rsid w:val="3E9D885E"/>
    <w:rsid w:val="3E9E5E71"/>
    <w:rsid w:val="3EB4E3DA"/>
    <w:rsid w:val="3EC0D880"/>
    <w:rsid w:val="3EC74F62"/>
    <w:rsid w:val="3ECFD882"/>
    <w:rsid w:val="3ED81ACA"/>
    <w:rsid w:val="3EDA49FD"/>
    <w:rsid w:val="3EE4EF2C"/>
    <w:rsid w:val="3EEEE11E"/>
    <w:rsid w:val="3EEFA3A3"/>
    <w:rsid w:val="3EF07EB8"/>
    <w:rsid w:val="3EFAE417"/>
    <w:rsid w:val="3EFCD4DA"/>
    <w:rsid w:val="3F0A4EF6"/>
    <w:rsid w:val="3F156256"/>
    <w:rsid w:val="3F271129"/>
    <w:rsid w:val="3F2997E2"/>
    <w:rsid w:val="3F4F53B9"/>
    <w:rsid w:val="3F5837E4"/>
    <w:rsid w:val="3F64D791"/>
    <w:rsid w:val="3F6BCF4F"/>
    <w:rsid w:val="3F7F2281"/>
    <w:rsid w:val="3F9BB7C5"/>
    <w:rsid w:val="3F9BC6E8"/>
    <w:rsid w:val="3FA1180C"/>
    <w:rsid w:val="3FD483C6"/>
    <w:rsid w:val="3FFDC049"/>
    <w:rsid w:val="3FFE691E"/>
    <w:rsid w:val="401CA89C"/>
    <w:rsid w:val="4028229F"/>
    <w:rsid w:val="4033966C"/>
    <w:rsid w:val="4042AE41"/>
    <w:rsid w:val="4043D3AB"/>
    <w:rsid w:val="40473D6A"/>
    <w:rsid w:val="40479DF6"/>
    <w:rsid w:val="40501746"/>
    <w:rsid w:val="40588A71"/>
    <w:rsid w:val="407E02D6"/>
    <w:rsid w:val="407F73BF"/>
    <w:rsid w:val="4083E228"/>
    <w:rsid w:val="409A64FC"/>
    <w:rsid w:val="40A008C8"/>
    <w:rsid w:val="40A81875"/>
    <w:rsid w:val="40BEE790"/>
    <w:rsid w:val="40CAF8F4"/>
    <w:rsid w:val="40E05DBB"/>
    <w:rsid w:val="40E6AFE5"/>
    <w:rsid w:val="4117966D"/>
    <w:rsid w:val="4126382B"/>
    <w:rsid w:val="413F0B52"/>
    <w:rsid w:val="41400419"/>
    <w:rsid w:val="41412704"/>
    <w:rsid w:val="414C24C0"/>
    <w:rsid w:val="414F1D6B"/>
    <w:rsid w:val="414F6642"/>
    <w:rsid w:val="417D0AC6"/>
    <w:rsid w:val="418D07EF"/>
    <w:rsid w:val="41A4E87C"/>
    <w:rsid w:val="41C87962"/>
    <w:rsid w:val="41D417F2"/>
    <w:rsid w:val="41DBD190"/>
    <w:rsid w:val="41F0055B"/>
    <w:rsid w:val="4214439D"/>
    <w:rsid w:val="4221065B"/>
    <w:rsid w:val="422973F0"/>
    <w:rsid w:val="422B7389"/>
    <w:rsid w:val="4231BA31"/>
    <w:rsid w:val="4231CDA7"/>
    <w:rsid w:val="4250259E"/>
    <w:rsid w:val="425D2408"/>
    <w:rsid w:val="42666CC2"/>
    <w:rsid w:val="426AF09D"/>
    <w:rsid w:val="426ED55F"/>
    <w:rsid w:val="4273EDB0"/>
    <w:rsid w:val="427726A8"/>
    <w:rsid w:val="427B9447"/>
    <w:rsid w:val="42854AE1"/>
    <w:rsid w:val="429209BA"/>
    <w:rsid w:val="42A4761B"/>
    <w:rsid w:val="42B2E1F4"/>
    <w:rsid w:val="42DE4F1A"/>
    <w:rsid w:val="42E4CC79"/>
    <w:rsid w:val="42FBA39B"/>
    <w:rsid w:val="42FC5A25"/>
    <w:rsid w:val="430ED46E"/>
    <w:rsid w:val="43198344"/>
    <w:rsid w:val="435B249B"/>
    <w:rsid w:val="438B8D28"/>
    <w:rsid w:val="43C68A89"/>
    <w:rsid w:val="43D68F2B"/>
    <w:rsid w:val="43E44838"/>
    <w:rsid w:val="43E757F2"/>
    <w:rsid w:val="43F10DD7"/>
    <w:rsid w:val="43FC803B"/>
    <w:rsid w:val="4406DC1E"/>
    <w:rsid w:val="442AA3EA"/>
    <w:rsid w:val="444DAA85"/>
    <w:rsid w:val="446461C5"/>
    <w:rsid w:val="4492B747"/>
    <w:rsid w:val="44AE3CC9"/>
    <w:rsid w:val="44B06301"/>
    <w:rsid w:val="44B88016"/>
    <w:rsid w:val="44CD235E"/>
    <w:rsid w:val="44D6A0FD"/>
    <w:rsid w:val="44F890D6"/>
    <w:rsid w:val="4511D2C0"/>
    <w:rsid w:val="4545B5FE"/>
    <w:rsid w:val="45587E31"/>
    <w:rsid w:val="455DF6DE"/>
    <w:rsid w:val="455E27EA"/>
    <w:rsid w:val="456E5B22"/>
    <w:rsid w:val="45773434"/>
    <w:rsid w:val="45972043"/>
    <w:rsid w:val="45C13A5E"/>
    <w:rsid w:val="45C31405"/>
    <w:rsid w:val="45C33309"/>
    <w:rsid w:val="45CA712A"/>
    <w:rsid w:val="45EA0CDA"/>
    <w:rsid w:val="45EFC4BB"/>
    <w:rsid w:val="45F7D68B"/>
    <w:rsid w:val="45F99341"/>
    <w:rsid w:val="46382422"/>
    <w:rsid w:val="4646A275"/>
    <w:rsid w:val="4649C476"/>
    <w:rsid w:val="464C93A3"/>
    <w:rsid w:val="464F1C89"/>
    <w:rsid w:val="4650FF22"/>
    <w:rsid w:val="465725FC"/>
    <w:rsid w:val="465F9092"/>
    <w:rsid w:val="466AD777"/>
    <w:rsid w:val="466F5BCA"/>
    <w:rsid w:val="46734AE7"/>
    <w:rsid w:val="46822584"/>
    <w:rsid w:val="46826307"/>
    <w:rsid w:val="469F3B16"/>
    <w:rsid w:val="46B49B61"/>
    <w:rsid w:val="46BE43BE"/>
    <w:rsid w:val="46CCE66A"/>
    <w:rsid w:val="46D20DA5"/>
    <w:rsid w:val="46F48A3E"/>
    <w:rsid w:val="46FCE76D"/>
    <w:rsid w:val="46FD6E09"/>
    <w:rsid w:val="46FF3A5D"/>
    <w:rsid w:val="470A8EF7"/>
    <w:rsid w:val="47190477"/>
    <w:rsid w:val="472FEE0E"/>
    <w:rsid w:val="474C812D"/>
    <w:rsid w:val="474EF754"/>
    <w:rsid w:val="478280A5"/>
    <w:rsid w:val="479A89D6"/>
    <w:rsid w:val="479D2BBB"/>
    <w:rsid w:val="47A52E74"/>
    <w:rsid w:val="47B4162E"/>
    <w:rsid w:val="47B87E85"/>
    <w:rsid w:val="47BD49BB"/>
    <w:rsid w:val="47CC7AD4"/>
    <w:rsid w:val="47D199DE"/>
    <w:rsid w:val="47DA909F"/>
    <w:rsid w:val="47F6BCFA"/>
    <w:rsid w:val="47FA35DC"/>
    <w:rsid w:val="480AE30F"/>
    <w:rsid w:val="4813F811"/>
    <w:rsid w:val="4825E100"/>
    <w:rsid w:val="483CAEC3"/>
    <w:rsid w:val="48434016"/>
    <w:rsid w:val="484806FA"/>
    <w:rsid w:val="486D0715"/>
    <w:rsid w:val="4876A7E6"/>
    <w:rsid w:val="487BCC6E"/>
    <w:rsid w:val="487D5D7E"/>
    <w:rsid w:val="48819F84"/>
    <w:rsid w:val="4882B6A1"/>
    <w:rsid w:val="4897BAB6"/>
    <w:rsid w:val="48ACB4F9"/>
    <w:rsid w:val="48B3FFBC"/>
    <w:rsid w:val="48D1A52A"/>
    <w:rsid w:val="48F6909A"/>
    <w:rsid w:val="490F19A2"/>
    <w:rsid w:val="493D089F"/>
    <w:rsid w:val="49527C0A"/>
    <w:rsid w:val="49663338"/>
    <w:rsid w:val="497E89A2"/>
    <w:rsid w:val="49ADC64C"/>
    <w:rsid w:val="49C48827"/>
    <w:rsid w:val="49D32A75"/>
    <w:rsid w:val="49D37D52"/>
    <w:rsid w:val="4A03B230"/>
    <w:rsid w:val="4A07FC43"/>
    <w:rsid w:val="4A082036"/>
    <w:rsid w:val="4A10D2D0"/>
    <w:rsid w:val="4A1B8A16"/>
    <w:rsid w:val="4A1DB5B7"/>
    <w:rsid w:val="4A365090"/>
    <w:rsid w:val="4A43441E"/>
    <w:rsid w:val="4A5A5B28"/>
    <w:rsid w:val="4A61E28D"/>
    <w:rsid w:val="4A9D0405"/>
    <w:rsid w:val="4AB80F86"/>
    <w:rsid w:val="4ABED457"/>
    <w:rsid w:val="4AC2370D"/>
    <w:rsid w:val="4AC24A9A"/>
    <w:rsid w:val="4AD87552"/>
    <w:rsid w:val="4ADFCF26"/>
    <w:rsid w:val="4AEC64F8"/>
    <w:rsid w:val="4AFD4B81"/>
    <w:rsid w:val="4B155804"/>
    <w:rsid w:val="4B1D9AC5"/>
    <w:rsid w:val="4B236E8E"/>
    <w:rsid w:val="4B34BD97"/>
    <w:rsid w:val="4B4FB699"/>
    <w:rsid w:val="4B50E893"/>
    <w:rsid w:val="4B52D7F4"/>
    <w:rsid w:val="4B91FD72"/>
    <w:rsid w:val="4BAB3378"/>
    <w:rsid w:val="4BB51887"/>
    <w:rsid w:val="4BBFCF67"/>
    <w:rsid w:val="4BD0174A"/>
    <w:rsid w:val="4BD50DA0"/>
    <w:rsid w:val="4BD95163"/>
    <w:rsid w:val="4BD99628"/>
    <w:rsid w:val="4BDE1A1E"/>
    <w:rsid w:val="4BE13643"/>
    <w:rsid w:val="4BFA7D64"/>
    <w:rsid w:val="4BFE9614"/>
    <w:rsid w:val="4C173364"/>
    <w:rsid w:val="4C2BE95E"/>
    <w:rsid w:val="4C4761F9"/>
    <w:rsid w:val="4C50BAC7"/>
    <w:rsid w:val="4C5EEF3A"/>
    <w:rsid w:val="4C734ABF"/>
    <w:rsid w:val="4C9470C3"/>
    <w:rsid w:val="4CB8FFA0"/>
    <w:rsid w:val="4CDDA7D8"/>
    <w:rsid w:val="4CE09DE4"/>
    <w:rsid w:val="4CECA3FE"/>
    <w:rsid w:val="4CF3DB81"/>
    <w:rsid w:val="4CF78A8F"/>
    <w:rsid w:val="4CFDC23A"/>
    <w:rsid w:val="4CFEBABB"/>
    <w:rsid w:val="4D06BACC"/>
    <w:rsid w:val="4D17E2AC"/>
    <w:rsid w:val="4D1959AD"/>
    <w:rsid w:val="4D23431F"/>
    <w:rsid w:val="4D2885AC"/>
    <w:rsid w:val="4D30B1AB"/>
    <w:rsid w:val="4D3676D1"/>
    <w:rsid w:val="4D57E659"/>
    <w:rsid w:val="4D58F29D"/>
    <w:rsid w:val="4D60221F"/>
    <w:rsid w:val="4D8371D3"/>
    <w:rsid w:val="4D9D29EB"/>
    <w:rsid w:val="4DAFCEAB"/>
    <w:rsid w:val="4DB94A55"/>
    <w:rsid w:val="4DC7D406"/>
    <w:rsid w:val="4DD6638F"/>
    <w:rsid w:val="4DE295E9"/>
    <w:rsid w:val="4DEE7432"/>
    <w:rsid w:val="4DEF8234"/>
    <w:rsid w:val="4E1B0225"/>
    <w:rsid w:val="4E1C8ACC"/>
    <w:rsid w:val="4E2152A5"/>
    <w:rsid w:val="4E397B2D"/>
    <w:rsid w:val="4E3CD505"/>
    <w:rsid w:val="4E5096C3"/>
    <w:rsid w:val="4E57D70D"/>
    <w:rsid w:val="4E6D4A37"/>
    <w:rsid w:val="4E74FE1B"/>
    <w:rsid w:val="4E77F089"/>
    <w:rsid w:val="4E9F4067"/>
    <w:rsid w:val="4EB3A149"/>
    <w:rsid w:val="4ED1F7F1"/>
    <w:rsid w:val="4ED56DF8"/>
    <w:rsid w:val="4ED8A61E"/>
    <w:rsid w:val="4EE2BDE8"/>
    <w:rsid w:val="4EE2CDA0"/>
    <w:rsid w:val="4EEA63EC"/>
    <w:rsid w:val="4EF2B6D8"/>
    <w:rsid w:val="4EFA8643"/>
    <w:rsid w:val="4F1A0657"/>
    <w:rsid w:val="4F2AD1DB"/>
    <w:rsid w:val="4F3D34A1"/>
    <w:rsid w:val="4F46B13E"/>
    <w:rsid w:val="4F4C00B6"/>
    <w:rsid w:val="4F4DAA85"/>
    <w:rsid w:val="4F58EFEC"/>
    <w:rsid w:val="4F9DF23C"/>
    <w:rsid w:val="4FA2529F"/>
    <w:rsid w:val="4FA6FCD8"/>
    <w:rsid w:val="4FAF91BB"/>
    <w:rsid w:val="4FB12AD9"/>
    <w:rsid w:val="4FCEEBF7"/>
    <w:rsid w:val="4FE24C51"/>
    <w:rsid w:val="4FE3945D"/>
    <w:rsid w:val="4FEBA3D4"/>
    <w:rsid w:val="4FF7C69D"/>
    <w:rsid w:val="4FF7F911"/>
    <w:rsid w:val="50121127"/>
    <w:rsid w:val="501EA606"/>
    <w:rsid w:val="502967F6"/>
    <w:rsid w:val="502B4308"/>
    <w:rsid w:val="50312DE7"/>
    <w:rsid w:val="504CCCF7"/>
    <w:rsid w:val="505FBDF9"/>
    <w:rsid w:val="50775F58"/>
    <w:rsid w:val="50779497"/>
    <w:rsid w:val="507A20CD"/>
    <w:rsid w:val="5082361A"/>
    <w:rsid w:val="50895556"/>
    <w:rsid w:val="50A224BA"/>
    <w:rsid w:val="50A61B0B"/>
    <w:rsid w:val="50AEB3F3"/>
    <w:rsid w:val="50D577A8"/>
    <w:rsid w:val="50DF6665"/>
    <w:rsid w:val="50E8954F"/>
    <w:rsid w:val="50FB4C33"/>
    <w:rsid w:val="510A07A7"/>
    <w:rsid w:val="51124525"/>
    <w:rsid w:val="512D50FC"/>
    <w:rsid w:val="5135ADC3"/>
    <w:rsid w:val="514AD6DC"/>
    <w:rsid w:val="5163E10D"/>
    <w:rsid w:val="51644037"/>
    <w:rsid w:val="5172BFE1"/>
    <w:rsid w:val="5180ED14"/>
    <w:rsid w:val="51A1A0E4"/>
    <w:rsid w:val="51A2FC4A"/>
    <w:rsid w:val="51AAE677"/>
    <w:rsid w:val="51B325B6"/>
    <w:rsid w:val="51DC45FE"/>
    <w:rsid w:val="52059643"/>
    <w:rsid w:val="520B4D32"/>
    <w:rsid w:val="520E9FD8"/>
    <w:rsid w:val="5229F434"/>
    <w:rsid w:val="522F6356"/>
    <w:rsid w:val="523B18DB"/>
    <w:rsid w:val="524AB319"/>
    <w:rsid w:val="524AFB46"/>
    <w:rsid w:val="52553712"/>
    <w:rsid w:val="526D66CB"/>
    <w:rsid w:val="52815955"/>
    <w:rsid w:val="5286CE5F"/>
    <w:rsid w:val="52873C0F"/>
    <w:rsid w:val="52910808"/>
    <w:rsid w:val="529BEE43"/>
    <w:rsid w:val="529CAF38"/>
    <w:rsid w:val="52B7DE44"/>
    <w:rsid w:val="52C101CF"/>
    <w:rsid w:val="52C33DB4"/>
    <w:rsid w:val="52C572BC"/>
    <w:rsid w:val="52C5950C"/>
    <w:rsid w:val="5305343F"/>
    <w:rsid w:val="53292598"/>
    <w:rsid w:val="532BCC07"/>
    <w:rsid w:val="532D466F"/>
    <w:rsid w:val="53321618"/>
    <w:rsid w:val="533CD840"/>
    <w:rsid w:val="53517FD1"/>
    <w:rsid w:val="535855AA"/>
    <w:rsid w:val="535AA46A"/>
    <w:rsid w:val="536BF71E"/>
    <w:rsid w:val="536F5D6A"/>
    <w:rsid w:val="537188F3"/>
    <w:rsid w:val="5383B074"/>
    <w:rsid w:val="5397E089"/>
    <w:rsid w:val="53ABFEA9"/>
    <w:rsid w:val="53B6A6FF"/>
    <w:rsid w:val="53BF5699"/>
    <w:rsid w:val="53CF2B4E"/>
    <w:rsid w:val="53DD99C5"/>
    <w:rsid w:val="53EC1F03"/>
    <w:rsid w:val="541264A9"/>
    <w:rsid w:val="541752EF"/>
    <w:rsid w:val="541D880B"/>
    <w:rsid w:val="54288D6D"/>
    <w:rsid w:val="542B7344"/>
    <w:rsid w:val="54437F5A"/>
    <w:rsid w:val="5445548D"/>
    <w:rsid w:val="54543883"/>
    <w:rsid w:val="545C56A4"/>
    <w:rsid w:val="546C3E4D"/>
    <w:rsid w:val="54765662"/>
    <w:rsid w:val="5485950B"/>
    <w:rsid w:val="54A03FCB"/>
    <w:rsid w:val="54A32A3A"/>
    <w:rsid w:val="54AB1756"/>
    <w:rsid w:val="54ABF727"/>
    <w:rsid w:val="54B1E982"/>
    <w:rsid w:val="54B7DFB5"/>
    <w:rsid w:val="54B96EA8"/>
    <w:rsid w:val="54C0F34E"/>
    <w:rsid w:val="54E5AF32"/>
    <w:rsid w:val="54EE4B9D"/>
    <w:rsid w:val="54F8F9C4"/>
    <w:rsid w:val="55321294"/>
    <w:rsid w:val="5536676C"/>
    <w:rsid w:val="55379824"/>
    <w:rsid w:val="55549D78"/>
    <w:rsid w:val="5558A27C"/>
    <w:rsid w:val="55599A09"/>
    <w:rsid w:val="555E0290"/>
    <w:rsid w:val="55602FEC"/>
    <w:rsid w:val="5564F2A7"/>
    <w:rsid w:val="557BC291"/>
    <w:rsid w:val="55840089"/>
    <w:rsid w:val="55968952"/>
    <w:rsid w:val="559A5858"/>
    <w:rsid w:val="559ACDCA"/>
    <w:rsid w:val="559C6837"/>
    <w:rsid w:val="55AFF8B1"/>
    <w:rsid w:val="55B2A5A7"/>
    <w:rsid w:val="55B3C14E"/>
    <w:rsid w:val="55B57E65"/>
    <w:rsid w:val="55C51E61"/>
    <w:rsid w:val="55D3DD80"/>
    <w:rsid w:val="55DEEA3A"/>
    <w:rsid w:val="55E1D59F"/>
    <w:rsid w:val="55E9D88B"/>
    <w:rsid w:val="55FF3D82"/>
    <w:rsid w:val="561A20FA"/>
    <w:rsid w:val="563990F2"/>
    <w:rsid w:val="563CF65A"/>
    <w:rsid w:val="564503E3"/>
    <w:rsid w:val="5656B070"/>
    <w:rsid w:val="565A4E97"/>
    <w:rsid w:val="5678034E"/>
    <w:rsid w:val="567A70B9"/>
    <w:rsid w:val="5693514E"/>
    <w:rsid w:val="569996F8"/>
    <w:rsid w:val="56A9A7DA"/>
    <w:rsid w:val="56B2C8B8"/>
    <w:rsid w:val="56B4E265"/>
    <w:rsid w:val="56B7A214"/>
    <w:rsid w:val="56B7CBC4"/>
    <w:rsid w:val="56C0FB4C"/>
    <w:rsid w:val="56C4789C"/>
    <w:rsid w:val="56C4CA0A"/>
    <w:rsid w:val="56CBBEAD"/>
    <w:rsid w:val="56EAB07E"/>
    <w:rsid w:val="56F4A3E9"/>
    <w:rsid w:val="56FDDEE8"/>
    <w:rsid w:val="571627C8"/>
    <w:rsid w:val="571809C7"/>
    <w:rsid w:val="571F7956"/>
    <w:rsid w:val="572A733A"/>
    <w:rsid w:val="57480BF1"/>
    <w:rsid w:val="574BEDCF"/>
    <w:rsid w:val="575FF403"/>
    <w:rsid w:val="5779DE0B"/>
    <w:rsid w:val="57893E23"/>
    <w:rsid w:val="578B151F"/>
    <w:rsid w:val="578CC26F"/>
    <w:rsid w:val="579B8F48"/>
    <w:rsid w:val="57B39E56"/>
    <w:rsid w:val="57BA774E"/>
    <w:rsid w:val="57BC0AE2"/>
    <w:rsid w:val="57DE01DB"/>
    <w:rsid w:val="57F03862"/>
    <w:rsid w:val="57F9D767"/>
    <w:rsid w:val="5801274D"/>
    <w:rsid w:val="580165E3"/>
    <w:rsid w:val="581E767A"/>
    <w:rsid w:val="582D8E1D"/>
    <w:rsid w:val="58363428"/>
    <w:rsid w:val="583B7283"/>
    <w:rsid w:val="586E74E2"/>
    <w:rsid w:val="5875A5E8"/>
    <w:rsid w:val="588118EF"/>
    <w:rsid w:val="5889530F"/>
    <w:rsid w:val="588BF534"/>
    <w:rsid w:val="5891D915"/>
    <w:rsid w:val="5895A2B9"/>
    <w:rsid w:val="589846E4"/>
    <w:rsid w:val="58B17810"/>
    <w:rsid w:val="58BADB61"/>
    <w:rsid w:val="58C702B5"/>
    <w:rsid w:val="58CCB948"/>
    <w:rsid w:val="58D361B6"/>
    <w:rsid w:val="58E2ED82"/>
    <w:rsid w:val="58EBE6C6"/>
    <w:rsid w:val="59045DF7"/>
    <w:rsid w:val="5920D4E7"/>
    <w:rsid w:val="592730ED"/>
    <w:rsid w:val="592E4E97"/>
    <w:rsid w:val="592F0569"/>
    <w:rsid w:val="59422806"/>
    <w:rsid w:val="59479D73"/>
    <w:rsid w:val="596B980F"/>
    <w:rsid w:val="596CA1EE"/>
    <w:rsid w:val="598F7582"/>
    <w:rsid w:val="59A63CDE"/>
    <w:rsid w:val="59C22DC9"/>
    <w:rsid w:val="59F019A9"/>
    <w:rsid w:val="59F19024"/>
    <w:rsid w:val="59FB45E3"/>
    <w:rsid w:val="59FF4D2E"/>
    <w:rsid w:val="5A01759A"/>
    <w:rsid w:val="5A2BE4EF"/>
    <w:rsid w:val="5A2D66DC"/>
    <w:rsid w:val="5A398CAB"/>
    <w:rsid w:val="5A3F7AF0"/>
    <w:rsid w:val="5A6A4344"/>
    <w:rsid w:val="5A6BEA39"/>
    <w:rsid w:val="5A6C2783"/>
    <w:rsid w:val="5A797E24"/>
    <w:rsid w:val="5A8B1049"/>
    <w:rsid w:val="5A90216B"/>
    <w:rsid w:val="5A9F2AC7"/>
    <w:rsid w:val="5AA144E5"/>
    <w:rsid w:val="5AAB6FC5"/>
    <w:rsid w:val="5ADF66EC"/>
    <w:rsid w:val="5AF5316F"/>
    <w:rsid w:val="5AFB91AC"/>
    <w:rsid w:val="5B31EF3F"/>
    <w:rsid w:val="5B3829DC"/>
    <w:rsid w:val="5B6122F0"/>
    <w:rsid w:val="5B64B458"/>
    <w:rsid w:val="5B700F01"/>
    <w:rsid w:val="5B85CDB4"/>
    <w:rsid w:val="5B8ECD4F"/>
    <w:rsid w:val="5B9B07C0"/>
    <w:rsid w:val="5BAA69DD"/>
    <w:rsid w:val="5BAC2E84"/>
    <w:rsid w:val="5BC1E619"/>
    <w:rsid w:val="5BCEAA49"/>
    <w:rsid w:val="5BD06829"/>
    <w:rsid w:val="5BD8214F"/>
    <w:rsid w:val="5BE5473C"/>
    <w:rsid w:val="5C0BAB2D"/>
    <w:rsid w:val="5C15183D"/>
    <w:rsid w:val="5C6EF0F6"/>
    <w:rsid w:val="5C795F23"/>
    <w:rsid w:val="5C8023D8"/>
    <w:rsid w:val="5C904961"/>
    <w:rsid w:val="5C98896F"/>
    <w:rsid w:val="5C9C3EAA"/>
    <w:rsid w:val="5CD29522"/>
    <w:rsid w:val="5D0BBCFD"/>
    <w:rsid w:val="5D23D736"/>
    <w:rsid w:val="5D360E7C"/>
    <w:rsid w:val="5D489C58"/>
    <w:rsid w:val="5D536A44"/>
    <w:rsid w:val="5D577FD4"/>
    <w:rsid w:val="5D5A7C2F"/>
    <w:rsid w:val="5D66F7AF"/>
    <w:rsid w:val="5D79EF83"/>
    <w:rsid w:val="5D8A73D8"/>
    <w:rsid w:val="5D8C8095"/>
    <w:rsid w:val="5D985DC6"/>
    <w:rsid w:val="5DA0195B"/>
    <w:rsid w:val="5DA5AE5D"/>
    <w:rsid w:val="5DB433AE"/>
    <w:rsid w:val="5DB873B5"/>
    <w:rsid w:val="5DB9D301"/>
    <w:rsid w:val="5DC1F4F6"/>
    <w:rsid w:val="5DC315B3"/>
    <w:rsid w:val="5DC4F149"/>
    <w:rsid w:val="5DC547EC"/>
    <w:rsid w:val="5DCA9AF0"/>
    <w:rsid w:val="5DCE40A4"/>
    <w:rsid w:val="5DEAE3B3"/>
    <w:rsid w:val="5DEBE63E"/>
    <w:rsid w:val="5DFDB681"/>
    <w:rsid w:val="5E1487D3"/>
    <w:rsid w:val="5E2C75F8"/>
    <w:rsid w:val="5E2F13B8"/>
    <w:rsid w:val="5E38F7A4"/>
    <w:rsid w:val="5E399098"/>
    <w:rsid w:val="5E4561FF"/>
    <w:rsid w:val="5E51A7F0"/>
    <w:rsid w:val="5E566D9E"/>
    <w:rsid w:val="5E66456D"/>
    <w:rsid w:val="5E6ED3FE"/>
    <w:rsid w:val="5E7315D5"/>
    <w:rsid w:val="5E9186F4"/>
    <w:rsid w:val="5E9500EF"/>
    <w:rsid w:val="5EAA824A"/>
    <w:rsid w:val="5EF3D1EE"/>
    <w:rsid w:val="5EF61659"/>
    <w:rsid w:val="5EFAEB83"/>
    <w:rsid w:val="5F00D715"/>
    <w:rsid w:val="5F156C38"/>
    <w:rsid w:val="5F199116"/>
    <w:rsid w:val="5F302487"/>
    <w:rsid w:val="5F334DEA"/>
    <w:rsid w:val="5F6D8D1F"/>
    <w:rsid w:val="5F94C3F9"/>
    <w:rsid w:val="5F99C4A5"/>
    <w:rsid w:val="5FA05E16"/>
    <w:rsid w:val="5FAA611A"/>
    <w:rsid w:val="5FAC9D53"/>
    <w:rsid w:val="5FAFE5B9"/>
    <w:rsid w:val="5FC5D0F4"/>
    <w:rsid w:val="5FE6F0CB"/>
    <w:rsid w:val="5FE9E306"/>
    <w:rsid w:val="5FEB9C92"/>
    <w:rsid w:val="5FF22D6D"/>
    <w:rsid w:val="60162DB3"/>
    <w:rsid w:val="6017FEB7"/>
    <w:rsid w:val="601B1176"/>
    <w:rsid w:val="601BCA7D"/>
    <w:rsid w:val="602D8BBF"/>
    <w:rsid w:val="60719FB2"/>
    <w:rsid w:val="60721339"/>
    <w:rsid w:val="60734A4A"/>
    <w:rsid w:val="6090DA3E"/>
    <w:rsid w:val="6091F14C"/>
    <w:rsid w:val="60948F75"/>
    <w:rsid w:val="60AC28D6"/>
    <w:rsid w:val="60CAEBD6"/>
    <w:rsid w:val="60D3F819"/>
    <w:rsid w:val="60D5AE2C"/>
    <w:rsid w:val="60DED944"/>
    <w:rsid w:val="60F0C1DC"/>
    <w:rsid w:val="60F4D51F"/>
    <w:rsid w:val="610DD2B5"/>
    <w:rsid w:val="61171C2E"/>
    <w:rsid w:val="611AA2F9"/>
    <w:rsid w:val="611C3C07"/>
    <w:rsid w:val="611CEA13"/>
    <w:rsid w:val="6124014E"/>
    <w:rsid w:val="61271469"/>
    <w:rsid w:val="612883D7"/>
    <w:rsid w:val="61294C86"/>
    <w:rsid w:val="612A11F8"/>
    <w:rsid w:val="612B3830"/>
    <w:rsid w:val="6145AB75"/>
    <w:rsid w:val="614B5CFF"/>
    <w:rsid w:val="614E77A7"/>
    <w:rsid w:val="6151923F"/>
    <w:rsid w:val="615EDA83"/>
    <w:rsid w:val="6168D3BF"/>
    <w:rsid w:val="617ADB1D"/>
    <w:rsid w:val="6183DC2E"/>
    <w:rsid w:val="6189737B"/>
    <w:rsid w:val="61965A8C"/>
    <w:rsid w:val="61AC1AE9"/>
    <w:rsid w:val="61BF62C9"/>
    <w:rsid w:val="61C5D24B"/>
    <w:rsid w:val="61C72B99"/>
    <w:rsid w:val="61E415AC"/>
    <w:rsid w:val="61F26F24"/>
    <w:rsid w:val="620255D6"/>
    <w:rsid w:val="6226E9DC"/>
    <w:rsid w:val="6227D3DB"/>
    <w:rsid w:val="623BA0E4"/>
    <w:rsid w:val="624061CA"/>
    <w:rsid w:val="624D9E55"/>
    <w:rsid w:val="624EB438"/>
    <w:rsid w:val="625964BF"/>
    <w:rsid w:val="6261F638"/>
    <w:rsid w:val="62718120"/>
    <w:rsid w:val="6276AFCD"/>
    <w:rsid w:val="627A98F6"/>
    <w:rsid w:val="6287DE30"/>
    <w:rsid w:val="62A26335"/>
    <w:rsid w:val="62D851C6"/>
    <w:rsid w:val="62E88178"/>
    <w:rsid w:val="6314C5C7"/>
    <w:rsid w:val="6325AB21"/>
    <w:rsid w:val="632CE5D9"/>
    <w:rsid w:val="6330305C"/>
    <w:rsid w:val="63338D5A"/>
    <w:rsid w:val="633998B6"/>
    <w:rsid w:val="634D4378"/>
    <w:rsid w:val="63599BC7"/>
    <w:rsid w:val="635E87B5"/>
    <w:rsid w:val="63772219"/>
    <w:rsid w:val="6381CA50"/>
    <w:rsid w:val="6392F9AE"/>
    <w:rsid w:val="63935FC9"/>
    <w:rsid w:val="63B2CFEC"/>
    <w:rsid w:val="63BDFEA5"/>
    <w:rsid w:val="63E82925"/>
    <w:rsid w:val="6411C9A2"/>
    <w:rsid w:val="6416F8E9"/>
    <w:rsid w:val="641D444C"/>
    <w:rsid w:val="642A9310"/>
    <w:rsid w:val="64303739"/>
    <w:rsid w:val="644341A6"/>
    <w:rsid w:val="645B519A"/>
    <w:rsid w:val="646296A4"/>
    <w:rsid w:val="646EFED1"/>
    <w:rsid w:val="6491DEC4"/>
    <w:rsid w:val="64921806"/>
    <w:rsid w:val="64983D5E"/>
    <w:rsid w:val="649D36F8"/>
    <w:rsid w:val="64B70418"/>
    <w:rsid w:val="64BC1FF3"/>
    <w:rsid w:val="64E8DE0A"/>
    <w:rsid w:val="64EDE3D8"/>
    <w:rsid w:val="64EE6A04"/>
    <w:rsid w:val="64F3AD35"/>
    <w:rsid w:val="65073900"/>
    <w:rsid w:val="65196908"/>
    <w:rsid w:val="652A027B"/>
    <w:rsid w:val="654857AE"/>
    <w:rsid w:val="654D1677"/>
    <w:rsid w:val="65571085"/>
    <w:rsid w:val="656C8E1E"/>
    <w:rsid w:val="6597FAFC"/>
    <w:rsid w:val="659F0BA9"/>
    <w:rsid w:val="65BFA8DB"/>
    <w:rsid w:val="65DAE06F"/>
    <w:rsid w:val="65EA8FD7"/>
    <w:rsid w:val="660BF077"/>
    <w:rsid w:val="6615ECB2"/>
    <w:rsid w:val="66175CC3"/>
    <w:rsid w:val="662820C2"/>
    <w:rsid w:val="66601710"/>
    <w:rsid w:val="66754E1C"/>
    <w:rsid w:val="667D2192"/>
    <w:rsid w:val="66A6D27C"/>
    <w:rsid w:val="66ADF4D6"/>
    <w:rsid w:val="66B566D8"/>
    <w:rsid w:val="66BD79D6"/>
    <w:rsid w:val="66C568E6"/>
    <w:rsid w:val="66C9D091"/>
    <w:rsid w:val="66CC8002"/>
    <w:rsid w:val="66E0BD28"/>
    <w:rsid w:val="66F759A6"/>
    <w:rsid w:val="670E83C5"/>
    <w:rsid w:val="67293BC4"/>
    <w:rsid w:val="67330C5B"/>
    <w:rsid w:val="675B534E"/>
    <w:rsid w:val="675FE6F8"/>
    <w:rsid w:val="67625CDE"/>
    <w:rsid w:val="67642FBB"/>
    <w:rsid w:val="6770F9A8"/>
    <w:rsid w:val="67770E53"/>
    <w:rsid w:val="678F073D"/>
    <w:rsid w:val="67F1AAE1"/>
    <w:rsid w:val="67FD076B"/>
    <w:rsid w:val="680391A1"/>
    <w:rsid w:val="6810C29B"/>
    <w:rsid w:val="6815F21C"/>
    <w:rsid w:val="681E9F4C"/>
    <w:rsid w:val="68242345"/>
    <w:rsid w:val="682B8F71"/>
    <w:rsid w:val="683250F9"/>
    <w:rsid w:val="683943E0"/>
    <w:rsid w:val="683FB256"/>
    <w:rsid w:val="6850C4DE"/>
    <w:rsid w:val="6856928C"/>
    <w:rsid w:val="686E961E"/>
    <w:rsid w:val="68755554"/>
    <w:rsid w:val="687AA5B6"/>
    <w:rsid w:val="687F17AC"/>
    <w:rsid w:val="6885804C"/>
    <w:rsid w:val="688825AA"/>
    <w:rsid w:val="6891939A"/>
    <w:rsid w:val="68C98F27"/>
    <w:rsid w:val="68E08CA6"/>
    <w:rsid w:val="68F69AC7"/>
    <w:rsid w:val="690379A1"/>
    <w:rsid w:val="6914FE3C"/>
    <w:rsid w:val="691EF928"/>
    <w:rsid w:val="69262637"/>
    <w:rsid w:val="693196D4"/>
    <w:rsid w:val="6935C7E6"/>
    <w:rsid w:val="69591E08"/>
    <w:rsid w:val="696943F6"/>
    <w:rsid w:val="698857E9"/>
    <w:rsid w:val="69A1AEFD"/>
    <w:rsid w:val="69A60CCD"/>
    <w:rsid w:val="69A8668D"/>
    <w:rsid w:val="69A88B9B"/>
    <w:rsid w:val="69B3CDEA"/>
    <w:rsid w:val="69B47528"/>
    <w:rsid w:val="69B9D963"/>
    <w:rsid w:val="69C228E1"/>
    <w:rsid w:val="69F92D0F"/>
    <w:rsid w:val="6A05C856"/>
    <w:rsid w:val="6A087477"/>
    <w:rsid w:val="6A08D6BE"/>
    <w:rsid w:val="6A0FD0BD"/>
    <w:rsid w:val="6A1907B3"/>
    <w:rsid w:val="6A235DC3"/>
    <w:rsid w:val="6A34E32F"/>
    <w:rsid w:val="6A3884B9"/>
    <w:rsid w:val="6A38DA07"/>
    <w:rsid w:val="6A3FFDD5"/>
    <w:rsid w:val="6A54138D"/>
    <w:rsid w:val="6A657900"/>
    <w:rsid w:val="6A77631E"/>
    <w:rsid w:val="6A88CD15"/>
    <w:rsid w:val="6A8D0B87"/>
    <w:rsid w:val="6A938ACC"/>
    <w:rsid w:val="6AA5A53D"/>
    <w:rsid w:val="6AB5ED16"/>
    <w:rsid w:val="6AC4B5C4"/>
    <w:rsid w:val="6AE2D444"/>
    <w:rsid w:val="6B02F999"/>
    <w:rsid w:val="6B105ACB"/>
    <w:rsid w:val="6B13DF65"/>
    <w:rsid w:val="6B2BD741"/>
    <w:rsid w:val="6B37C5C3"/>
    <w:rsid w:val="6B461AA3"/>
    <w:rsid w:val="6B4CF0C5"/>
    <w:rsid w:val="6B518E84"/>
    <w:rsid w:val="6B78B18D"/>
    <w:rsid w:val="6BACCE3C"/>
    <w:rsid w:val="6BB6D36A"/>
    <w:rsid w:val="6BC0D056"/>
    <w:rsid w:val="6BC47E15"/>
    <w:rsid w:val="6BD49941"/>
    <w:rsid w:val="6BDCC06B"/>
    <w:rsid w:val="6BE6ADAC"/>
    <w:rsid w:val="6BE99CC9"/>
    <w:rsid w:val="6BF16104"/>
    <w:rsid w:val="6BF34476"/>
    <w:rsid w:val="6C1B9083"/>
    <w:rsid w:val="6C3FD35E"/>
    <w:rsid w:val="6C404118"/>
    <w:rsid w:val="6C5F7592"/>
    <w:rsid w:val="6CB6F317"/>
    <w:rsid w:val="6CDD2254"/>
    <w:rsid w:val="6CE01737"/>
    <w:rsid w:val="6CF0AA53"/>
    <w:rsid w:val="6CF4F223"/>
    <w:rsid w:val="6D0F7B71"/>
    <w:rsid w:val="6D2189FE"/>
    <w:rsid w:val="6D3B98A4"/>
    <w:rsid w:val="6D3EBA38"/>
    <w:rsid w:val="6D3F8E2F"/>
    <w:rsid w:val="6D5248FE"/>
    <w:rsid w:val="6D64EB6C"/>
    <w:rsid w:val="6D87AA31"/>
    <w:rsid w:val="6DAAA5A8"/>
    <w:rsid w:val="6DBB44FB"/>
    <w:rsid w:val="6DCD93D5"/>
    <w:rsid w:val="6DD9D327"/>
    <w:rsid w:val="6DE242E7"/>
    <w:rsid w:val="6DE5EB73"/>
    <w:rsid w:val="6DFF960D"/>
    <w:rsid w:val="6DFFB25D"/>
    <w:rsid w:val="6E07980F"/>
    <w:rsid w:val="6E1BD8ED"/>
    <w:rsid w:val="6E293649"/>
    <w:rsid w:val="6E42C2AE"/>
    <w:rsid w:val="6E4349E1"/>
    <w:rsid w:val="6E4E6C8B"/>
    <w:rsid w:val="6E823130"/>
    <w:rsid w:val="6EAE6555"/>
    <w:rsid w:val="6EAFB3AE"/>
    <w:rsid w:val="6EB6A1F0"/>
    <w:rsid w:val="6ED92133"/>
    <w:rsid w:val="6EF6C15C"/>
    <w:rsid w:val="6EFD7C2B"/>
    <w:rsid w:val="6F1109D2"/>
    <w:rsid w:val="6F143BDD"/>
    <w:rsid w:val="6F1B3970"/>
    <w:rsid w:val="6F2E32DB"/>
    <w:rsid w:val="6F4C5491"/>
    <w:rsid w:val="6F5C8853"/>
    <w:rsid w:val="6F6C1BD5"/>
    <w:rsid w:val="6F8B98D5"/>
    <w:rsid w:val="703388F2"/>
    <w:rsid w:val="703BF6A4"/>
    <w:rsid w:val="7047EDEF"/>
    <w:rsid w:val="7075D8A8"/>
    <w:rsid w:val="7093680C"/>
    <w:rsid w:val="70A48E1C"/>
    <w:rsid w:val="70A6E130"/>
    <w:rsid w:val="70B150DC"/>
    <w:rsid w:val="70B4BB5A"/>
    <w:rsid w:val="70BE51A5"/>
    <w:rsid w:val="70DE35B2"/>
    <w:rsid w:val="70E84E5A"/>
    <w:rsid w:val="70E9437F"/>
    <w:rsid w:val="70EAE2AD"/>
    <w:rsid w:val="70F08B1C"/>
    <w:rsid w:val="70F828DA"/>
    <w:rsid w:val="7102B43F"/>
    <w:rsid w:val="71073961"/>
    <w:rsid w:val="71296B0F"/>
    <w:rsid w:val="713C2BCB"/>
    <w:rsid w:val="713D4037"/>
    <w:rsid w:val="7144F92D"/>
    <w:rsid w:val="715E6225"/>
    <w:rsid w:val="71690C24"/>
    <w:rsid w:val="7172BFAE"/>
    <w:rsid w:val="7179C0EB"/>
    <w:rsid w:val="7192DB38"/>
    <w:rsid w:val="7194F9F9"/>
    <w:rsid w:val="71A51631"/>
    <w:rsid w:val="71B00063"/>
    <w:rsid w:val="71CEBEA7"/>
    <w:rsid w:val="71DE79D9"/>
    <w:rsid w:val="71E3F768"/>
    <w:rsid w:val="71E85768"/>
    <w:rsid w:val="71F63AA8"/>
    <w:rsid w:val="720A5E17"/>
    <w:rsid w:val="721CE3B0"/>
    <w:rsid w:val="721F06D2"/>
    <w:rsid w:val="722566DC"/>
    <w:rsid w:val="723FCD21"/>
    <w:rsid w:val="72585995"/>
    <w:rsid w:val="7267D4B5"/>
    <w:rsid w:val="72685649"/>
    <w:rsid w:val="72718DD1"/>
    <w:rsid w:val="72815D47"/>
    <w:rsid w:val="7282135D"/>
    <w:rsid w:val="7292D6D4"/>
    <w:rsid w:val="72C5F5E0"/>
    <w:rsid w:val="72CE36C9"/>
    <w:rsid w:val="72D42980"/>
    <w:rsid w:val="72F4AEB2"/>
    <w:rsid w:val="7300E429"/>
    <w:rsid w:val="731A468C"/>
    <w:rsid w:val="735BB48E"/>
    <w:rsid w:val="73804346"/>
    <w:rsid w:val="738520D5"/>
    <w:rsid w:val="7392C919"/>
    <w:rsid w:val="7399F909"/>
    <w:rsid w:val="73AA5DD3"/>
    <w:rsid w:val="73AD7139"/>
    <w:rsid w:val="73AF4E1D"/>
    <w:rsid w:val="73B23C78"/>
    <w:rsid w:val="73C2DB45"/>
    <w:rsid w:val="73D91803"/>
    <w:rsid w:val="73DF8CFF"/>
    <w:rsid w:val="73E1AD36"/>
    <w:rsid w:val="73FE5F50"/>
    <w:rsid w:val="7403319A"/>
    <w:rsid w:val="741456E7"/>
    <w:rsid w:val="74332724"/>
    <w:rsid w:val="743C601F"/>
    <w:rsid w:val="7444BC61"/>
    <w:rsid w:val="74516870"/>
    <w:rsid w:val="7470E8C8"/>
    <w:rsid w:val="7480A62D"/>
    <w:rsid w:val="748B6AF8"/>
    <w:rsid w:val="74BC7784"/>
    <w:rsid w:val="74D9670B"/>
    <w:rsid w:val="74DA93CB"/>
    <w:rsid w:val="74EBE6BE"/>
    <w:rsid w:val="7512C287"/>
    <w:rsid w:val="751442AC"/>
    <w:rsid w:val="751D668B"/>
    <w:rsid w:val="75287E8E"/>
    <w:rsid w:val="75421096"/>
    <w:rsid w:val="754B6EE2"/>
    <w:rsid w:val="756C5DEC"/>
    <w:rsid w:val="75785C1E"/>
    <w:rsid w:val="757C5C7C"/>
    <w:rsid w:val="757E3920"/>
    <w:rsid w:val="758F1674"/>
    <w:rsid w:val="759553D3"/>
    <w:rsid w:val="75975CD4"/>
    <w:rsid w:val="759B3D60"/>
    <w:rsid w:val="759E454D"/>
    <w:rsid w:val="75A41005"/>
    <w:rsid w:val="75A8898C"/>
    <w:rsid w:val="75BA92F4"/>
    <w:rsid w:val="75BC37BC"/>
    <w:rsid w:val="75CA2741"/>
    <w:rsid w:val="75CC8F81"/>
    <w:rsid w:val="75CED5CC"/>
    <w:rsid w:val="75D5699E"/>
    <w:rsid w:val="75EA87B7"/>
    <w:rsid w:val="76076580"/>
    <w:rsid w:val="760E0575"/>
    <w:rsid w:val="761EAB6F"/>
    <w:rsid w:val="7659B86D"/>
    <w:rsid w:val="765D4FDE"/>
    <w:rsid w:val="7683A00A"/>
    <w:rsid w:val="76842CF8"/>
    <w:rsid w:val="768928F6"/>
    <w:rsid w:val="768EE490"/>
    <w:rsid w:val="769294D0"/>
    <w:rsid w:val="76A6FF9F"/>
    <w:rsid w:val="76B37960"/>
    <w:rsid w:val="76B6F873"/>
    <w:rsid w:val="76CE4F09"/>
    <w:rsid w:val="76E3F22F"/>
    <w:rsid w:val="77066E61"/>
    <w:rsid w:val="77071BE4"/>
    <w:rsid w:val="770D80F2"/>
    <w:rsid w:val="770DC2E5"/>
    <w:rsid w:val="7745D2E8"/>
    <w:rsid w:val="775B78D5"/>
    <w:rsid w:val="776304DD"/>
    <w:rsid w:val="7782175F"/>
    <w:rsid w:val="77A19184"/>
    <w:rsid w:val="77B29470"/>
    <w:rsid w:val="77B70E12"/>
    <w:rsid w:val="77BA3FCA"/>
    <w:rsid w:val="77BE015B"/>
    <w:rsid w:val="77C2C45B"/>
    <w:rsid w:val="77CA2E28"/>
    <w:rsid w:val="77CC1CD3"/>
    <w:rsid w:val="77CC26F2"/>
    <w:rsid w:val="77E1A555"/>
    <w:rsid w:val="77EBBCC4"/>
    <w:rsid w:val="77F37984"/>
    <w:rsid w:val="780781CA"/>
    <w:rsid w:val="781F3941"/>
    <w:rsid w:val="782457F7"/>
    <w:rsid w:val="7831FF19"/>
    <w:rsid w:val="783BA388"/>
    <w:rsid w:val="78440550"/>
    <w:rsid w:val="7845E7B1"/>
    <w:rsid w:val="784D41BD"/>
    <w:rsid w:val="78723EA7"/>
    <w:rsid w:val="787AAA10"/>
    <w:rsid w:val="788576F2"/>
    <w:rsid w:val="789D12BA"/>
    <w:rsid w:val="78A78E9F"/>
    <w:rsid w:val="78D2AE37"/>
    <w:rsid w:val="78DC7B4B"/>
    <w:rsid w:val="78EDCB33"/>
    <w:rsid w:val="790B0F1C"/>
    <w:rsid w:val="79104F28"/>
    <w:rsid w:val="791FDD2C"/>
    <w:rsid w:val="792F5E70"/>
    <w:rsid w:val="793C79C9"/>
    <w:rsid w:val="79455B5E"/>
    <w:rsid w:val="7947E2EB"/>
    <w:rsid w:val="79480A8D"/>
    <w:rsid w:val="794D8B09"/>
    <w:rsid w:val="79619BC6"/>
    <w:rsid w:val="7964C722"/>
    <w:rsid w:val="79876D2F"/>
    <w:rsid w:val="7990B10B"/>
    <w:rsid w:val="79A19436"/>
    <w:rsid w:val="79B18BD3"/>
    <w:rsid w:val="79B7F019"/>
    <w:rsid w:val="79CE2AA2"/>
    <w:rsid w:val="79FD0D0F"/>
    <w:rsid w:val="7A064E3D"/>
    <w:rsid w:val="7A119CE0"/>
    <w:rsid w:val="7A2519F3"/>
    <w:rsid w:val="7A254C3F"/>
    <w:rsid w:val="7A2F15CA"/>
    <w:rsid w:val="7A423C8E"/>
    <w:rsid w:val="7A452BB4"/>
    <w:rsid w:val="7A4783C4"/>
    <w:rsid w:val="7A6C045E"/>
    <w:rsid w:val="7A750DEF"/>
    <w:rsid w:val="7A7B0A89"/>
    <w:rsid w:val="7A852091"/>
    <w:rsid w:val="7A88581E"/>
    <w:rsid w:val="7A89DDDB"/>
    <w:rsid w:val="7A9B09FB"/>
    <w:rsid w:val="7A9F99DA"/>
    <w:rsid w:val="7AB0F226"/>
    <w:rsid w:val="7AB2AE45"/>
    <w:rsid w:val="7AC08C44"/>
    <w:rsid w:val="7AC94D79"/>
    <w:rsid w:val="7ACBCD4F"/>
    <w:rsid w:val="7AE20364"/>
    <w:rsid w:val="7AFBFD7F"/>
    <w:rsid w:val="7B0BE048"/>
    <w:rsid w:val="7B69136F"/>
    <w:rsid w:val="7B75C895"/>
    <w:rsid w:val="7B89540A"/>
    <w:rsid w:val="7B918810"/>
    <w:rsid w:val="7B970FE2"/>
    <w:rsid w:val="7BA64927"/>
    <w:rsid w:val="7BAAFFB0"/>
    <w:rsid w:val="7BB7C573"/>
    <w:rsid w:val="7BC0D69F"/>
    <w:rsid w:val="7BC53960"/>
    <w:rsid w:val="7BDFB740"/>
    <w:rsid w:val="7BFB14DC"/>
    <w:rsid w:val="7C1AB592"/>
    <w:rsid w:val="7C2B868C"/>
    <w:rsid w:val="7C2C0410"/>
    <w:rsid w:val="7C2DC35C"/>
    <w:rsid w:val="7C320707"/>
    <w:rsid w:val="7C35AB59"/>
    <w:rsid w:val="7C3BFBF7"/>
    <w:rsid w:val="7C4ED6DD"/>
    <w:rsid w:val="7C563975"/>
    <w:rsid w:val="7C82B519"/>
    <w:rsid w:val="7C90C835"/>
    <w:rsid w:val="7CB48826"/>
    <w:rsid w:val="7CC4EBFD"/>
    <w:rsid w:val="7CC872A5"/>
    <w:rsid w:val="7CE89A77"/>
    <w:rsid w:val="7CEE5EF7"/>
    <w:rsid w:val="7CFCC90B"/>
    <w:rsid w:val="7D0621D1"/>
    <w:rsid w:val="7D203DD0"/>
    <w:rsid w:val="7D2648EA"/>
    <w:rsid w:val="7D26D769"/>
    <w:rsid w:val="7D39FF16"/>
    <w:rsid w:val="7D3F8EC6"/>
    <w:rsid w:val="7D493BB5"/>
    <w:rsid w:val="7D4B5618"/>
    <w:rsid w:val="7D515A1E"/>
    <w:rsid w:val="7D55C157"/>
    <w:rsid w:val="7D6BBE63"/>
    <w:rsid w:val="7DB9B908"/>
    <w:rsid w:val="7DC09820"/>
    <w:rsid w:val="7DD803FB"/>
    <w:rsid w:val="7DE75901"/>
    <w:rsid w:val="7DEF922D"/>
    <w:rsid w:val="7DF57E11"/>
    <w:rsid w:val="7DF800C2"/>
    <w:rsid w:val="7E025899"/>
    <w:rsid w:val="7E09AF01"/>
    <w:rsid w:val="7E0AAC53"/>
    <w:rsid w:val="7E1CF60C"/>
    <w:rsid w:val="7E24D278"/>
    <w:rsid w:val="7E3C3719"/>
    <w:rsid w:val="7E42AA70"/>
    <w:rsid w:val="7E4BEC1E"/>
    <w:rsid w:val="7E647625"/>
    <w:rsid w:val="7E649E2C"/>
    <w:rsid w:val="7E64EA40"/>
    <w:rsid w:val="7E79BD18"/>
    <w:rsid w:val="7E89129B"/>
    <w:rsid w:val="7E89E6BA"/>
    <w:rsid w:val="7E9A0A0A"/>
    <w:rsid w:val="7E9B207B"/>
    <w:rsid w:val="7EABDFFB"/>
    <w:rsid w:val="7EB60303"/>
    <w:rsid w:val="7EDB0764"/>
    <w:rsid w:val="7EE7AFB0"/>
    <w:rsid w:val="7EF12E01"/>
    <w:rsid w:val="7F164759"/>
    <w:rsid w:val="7F30F555"/>
    <w:rsid w:val="7F430508"/>
    <w:rsid w:val="7F4AB130"/>
    <w:rsid w:val="7F53FA23"/>
    <w:rsid w:val="7F5D8BAE"/>
    <w:rsid w:val="7F62741C"/>
    <w:rsid w:val="7F6A7DD7"/>
    <w:rsid w:val="7F791BD3"/>
    <w:rsid w:val="7F8A8EA7"/>
    <w:rsid w:val="7F98B51C"/>
    <w:rsid w:val="7FBB89BB"/>
    <w:rsid w:val="7FBF1B5C"/>
    <w:rsid w:val="7FD35F98"/>
    <w:rsid w:val="7FE1D48B"/>
    <w:rsid w:val="7FE86318"/>
    <w:rsid w:val="7FEAE862"/>
    <w:rsid w:val="7FED4EB8"/>
    <w:rsid w:val="7FF56EE3"/>
  </w:rsids>
  <m:mathPr>
    <m:mathFont m:val="Cambria Math"/>
    <m:brkBin m:val="before"/>
    <m:brkBinSub m:val="--"/>
    <m:smallFrac m:val="0"/>
    <m:dispDef/>
    <m:lMargin m:val="0"/>
    <m:rMargin m:val="0"/>
    <m:defJc m:val="centerGroup"/>
    <m:wrapIndent m:val="1440"/>
    <m:intLim m:val="subSup"/>
    <m:naryLim m:val="undOvr"/>
  </m:mathPr>
  <w:themeFontLang w:val="pt-PT"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94F66D"/>
  <w15:chartTrackingRefBased/>
  <w15:docId w15:val="{0BE1AAA7-4F93-4418-89D5-ADF9E65054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pt-PT"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085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9E39EF"/>
    <w:pPr>
      <w:spacing w:before="100" w:beforeAutospacing="1" w:after="100" w:afterAutospacing="1"/>
    </w:pPr>
    <w:rPr>
      <w:rFonts w:ascii="Times New Roman" w:eastAsia="Times New Roman" w:hAnsi="Times New Roman" w:cs="Times New Roman"/>
      <w:lang w:eastAsia="pt-PT"/>
    </w:rPr>
  </w:style>
  <w:style w:type="character" w:styleId="Hyperlink">
    <w:name w:val="Hyperlink"/>
    <w:basedOn w:val="DefaultParagraphFont"/>
    <w:uiPriority w:val="99"/>
    <w:unhideWhenUsed/>
    <w:rsid w:val="009E39EF"/>
    <w:rPr>
      <w:color w:val="0000FF"/>
      <w:u w:val="single"/>
    </w:rPr>
  </w:style>
  <w:style w:type="character" w:styleId="CommentReference">
    <w:name w:val="annotation reference"/>
    <w:basedOn w:val="DefaultParagraphFont"/>
    <w:uiPriority w:val="99"/>
    <w:semiHidden/>
    <w:unhideWhenUsed/>
    <w:rsid w:val="00A377B7"/>
    <w:rPr>
      <w:sz w:val="16"/>
      <w:szCs w:val="16"/>
    </w:rPr>
  </w:style>
  <w:style w:type="paragraph" w:styleId="CommentText">
    <w:name w:val="annotation text"/>
    <w:basedOn w:val="Normal"/>
    <w:link w:val="CommentTextChar"/>
    <w:uiPriority w:val="99"/>
    <w:unhideWhenUsed/>
    <w:rsid w:val="00A377B7"/>
    <w:rPr>
      <w:sz w:val="20"/>
      <w:szCs w:val="20"/>
    </w:rPr>
  </w:style>
  <w:style w:type="character" w:customStyle="1" w:styleId="CommentTextChar">
    <w:name w:val="Comment Text Char"/>
    <w:basedOn w:val="DefaultParagraphFont"/>
    <w:link w:val="CommentText"/>
    <w:uiPriority w:val="99"/>
    <w:rsid w:val="00A377B7"/>
    <w:rPr>
      <w:sz w:val="20"/>
      <w:szCs w:val="20"/>
    </w:rPr>
  </w:style>
  <w:style w:type="numbering" w:customStyle="1" w:styleId="Semlista1">
    <w:name w:val="Sem lista1"/>
    <w:next w:val="NoList"/>
    <w:uiPriority w:val="99"/>
    <w:semiHidden/>
    <w:unhideWhenUsed/>
    <w:rsid w:val="003D15F2"/>
  </w:style>
  <w:style w:type="paragraph" w:styleId="CommentSubject">
    <w:name w:val="annotation subject"/>
    <w:basedOn w:val="CommentText"/>
    <w:next w:val="CommentText"/>
    <w:link w:val="CommentSubjectChar"/>
    <w:uiPriority w:val="99"/>
    <w:semiHidden/>
    <w:unhideWhenUsed/>
    <w:rsid w:val="003D15F2"/>
    <w:rPr>
      <w:b/>
      <w:bCs/>
    </w:rPr>
  </w:style>
  <w:style w:type="character" w:customStyle="1" w:styleId="CommentSubjectChar">
    <w:name w:val="Comment Subject Char"/>
    <w:basedOn w:val="CommentTextChar"/>
    <w:link w:val="CommentSubject"/>
    <w:uiPriority w:val="99"/>
    <w:semiHidden/>
    <w:rsid w:val="003D15F2"/>
    <w:rPr>
      <w:b/>
      <w:bCs/>
      <w:sz w:val="20"/>
      <w:szCs w:val="20"/>
    </w:rPr>
  </w:style>
  <w:style w:type="character" w:customStyle="1" w:styleId="MenoNoResolvida1">
    <w:name w:val="Menção Não Resolvida1"/>
    <w:basedOn w:val="DefaultParagraphFont"/>
    <w:uiPriority w:val="99"/>
    <w:semiHidden/>
    <w:unhideWhenUsed/>
    <w:rsid w:val="003D15F2"/>
    <w:rPr>
      <w:color w:val="605E5C"/>
      <w:shd w:val="clear" w:color="auto" w:fill="E1DFDD"/>
    </w:rPr>
  </w:style>
  <w:style w:type="paragraph" w:styleId="ListParagraph">
    <w:name w:val="List Paragraph"/>
    <w:aliases w:val="Yellow Bullet,Normal bullet 2,Table/Figure Heading,Listeafsnit,Dot pt,No Spacing1,List Paragraph Char Char Char,Indicator Text,Numbered Para 1,List Paragraph1,Bullet Points,MAIN CONTENT,List Paragraph12,List Paragraph11,OBC Bullet,Fig"/>
    <w:basedOn w:val="Normal"/>
    <w:link w:val="ListParagraphChar"/>
    <w:uiPriority w:val="34"/>
    <w:qFormat/>
    <w:rsid w:val="003D15F2"/>
    <w:pPr>
      <w:ind w:left="720"/>
      <w:contextualSpacing/>
    </w:pPr>
    <w:rPr>
      <w:rFonts w:ascii="Times New Roman" w:eastAsia="Times New Roman" w:hAnsi="Times New Roman" w:cs="Times New Roman"/>
      <w:lang w:eastAsia="pt-PT"/>
    </w:rPr>
  </w:style>
  <w:style w:type="paragraph" w:styleId="Revision">
    <w:name w:val="Revision"/>
    <w:hidden/>
    <w:uiPriority w:val="99"/>
    <w:semiHidden/>
    <w:rsid w:val="003D15F2"/>
    <w:rPr>
      <w:rFonts w:ascii="Times New Roman" w:eastAsia="Times New Roman" w:hAnsi="Times New Roman" w:cs="Times New Roman"/>
      <w:lang w:eastAsia="pt-PT"/>
    </w:rPr>
  </w:style>
  <w:style w:type="paragraph" w:styleId="FootnoteText">
    <w:name w:val="footnote text"/>
    <w:basedOn w:val="Normal"/>
    <w:link w:val="FootnoteTextChar"/>
    <w:uiPriority w:val="99"/>
    <w:semiHidden/>
    <w:unhideWhenUsed/>
    <w:rsid w:val="003D15F2"/>
    <w:rPr>
      <w:rFonts w:ascii="Times New Roman" w:eastAsia="Times New Roman" w:hAnsi="Times New Roman" w:cs="Times New Roman"/>
      <w:sz w:val="20"/>
      <w:szCs w:val="20"/>
      <w:lang w:eastAsia="pt-PT"/>
    </w:rPr>
  </w:style>
  <w:style w:type="character" w:customStyle="1" w:styleId="FootnoteTextChar">
    <w:name w:val="Footnote Text Char"/>
    <w:basedOn w:val="DefaultParagraphFont"/>
    <w:link w:val="FootnoteText"/>
    <w:uiPriority w:val="99"/>
    <w:semiHidden/>
    <w:rsid w:val="003D15F2"/>
    <w:rPr>
      <w:rFonts w:ascii="Times New Roman" w:eastAsia="Times New Roman" w:hAnsi="Times New Roman" w:cs="Times New Roman"/>
      <w:sz w:val="20"/>
      <w:szCs w:val="20"/>
      <w:lang w:eastAsia="pt-PT"/>
    </w:rPr>
  </w:style>
  <w:style w:type="character" w:styleId="FootnoteReference">
    <w:name w:val="footnote reference"/>
    <w:basedOn w:val="DefaultParagraphFont"/>
    <w:uiPriority w:val="99"/>
    <w:semiHidden/>
    <w:unhideWhenUsed/>
    <w:rsid w:val="003D15F2"/>
    <w:rPr>
      <w:vertAlign w:val="superscript"/>
    </w:rPr>
  </w:style>
  <w:style w:type="paragraph" w:styleId="BalloonText">
    <w:name w:val="Balloon Text"/>
    <w:basedOn w:val="Normal"/>
    <w:link w:val="BalloonTextChar"/>
    <w:uiPriority w:val="99"/>
    <w:semiHidden/>
    <w:unhideWhenUsed/>
    <w:rsid w:val="003D15F2"/>
    <w:rPr>
      <w:rFonts w:ascii="Segoe UI" w:eastAsia="Times New Roman" w:hAnsi="Segoe UI" w:cs="Segoe UI"/>
      <w:sz w:val="18"/>
      <w:szCs w:val="18"/>
      <w:lang w:eastAsia="pt-PT"/>
    </w:rPr>
  </w:style>
  <w:style w:type="character" w:customStyle="1" w:styleId="BalloonTextChar">
    <w:name w:val="Balloon Text Char"/>
    <w:basedOn w:val="DefaultParagraphFont"/>
    <w:link w:val="BalloonText"/>
    <w:uiPriority w:val="99"/>
    <w:semiHidden/>
    <w:rsid w:val="003D15F2"/>
    <w:rPr>
      <w:rFonts w:ascii="Segoe UI" w:eastAsia="Times New Roman" w:hAnsi="Segoe UI" w:cs="Segoe UI"/>
      <w:sz w:val="18"/>
      <w:szCs w:val="18"/>
      <w:lang w:eastAsia="pt-PT"/>
    </w:rPr>
  </w:style>
  <w:style w:type="paragraph" w:styleId="Header">
    <w:name w:val="header"/>
    <w:basedOn w:val="Normal"/>
    <w:link w:val="HeaderChar"/>
    <w:uiPriority w:val="99"/>
    <w:unhideWhenUsed/>
    <w:rsid w:val="003D15F2"/>
    <w:pPr>
      <w:tabs>
        <w:tab w:val="center" w:pos="4252"/>
        <w:tab w:val="right" w:pos="8504"/>
      </w:tabs>
    </w:pPr>
    <w:rPr>
      <w:rFonts w:ascii="Times New Roman" w:eastAsia="Times New Roman" w:hAnsi="Times New Roman" w:cs="Times New Roman"/>
      <w:lang w:eastAsia="pt-PT"/>
    </w:rPr>
  </w:style>
  <w:style w:type="character" w:customStyle="1" w:styleId="HeaderChar">
    <w:name w:val="Header Char"/>
    <w:basedOn w:val="DefaultParagraphFont"/>
    <w:link w:val="Header"/>
    <w:uiPriority w:val="99"/>
    <w:rsid w:val="003D15F2"/>
    <w:rPr>
      <w:rFonts w:ascii="Times New Roman" w:eastAsia="Times New Roman" w:hAnsi="Times New Roman" w:cs="Times New Roman"/>
      <w:lang w:eastAsia="pt-PT"/>
    </w:rPr>
  </w:style>
  <w:style w:type="paragraph" w:styleId="Footer">
    <w:name w:val="footer"/>
    <w:basedOn w:val="Normal"/>
    <w:link w:val="FooterChar"/>
    <w:uiPriority w:val="99"/>
    <w:unhideWhenUsed/>
    <w:rsid w:val="003D15F2"/>
    <w:pPr>
      <w:tabs>
        <w:tab w:val="center" w:pos="4252"/>
        <w:tab w:val="right" w:pos="8504"/>
      </w:tabs>
    </w:pPr>
    <w:rPr>
      <w:rFonts w:ascii="Times New Roman" w:eastAsia="Times New Roman" w:hAnsi="Times New Roman" w:cs="Times New Roman"/>
      <w:lang w:eastAsia="pt-PT"/>
    </w:rPr>
  </w:style>
  <w:style w:type="character" w:customStyle="1" w:styleId="FooterChar">
    <w:name w:val="Footer Char"/>
    <w:basedOn w:val="DefaultParagraphFont"/>
    <w:link w:val="Footer"/>
    <w:uiPriority w:val="99"/>
    <w:rsid w:val="003D15F2"/>
    <w:rPr>
      <w:rFonts w:ascii="Times New Roman" w:eastAsia="Times New Roman" w:hAnsi="Times New Roman" w:cs="Times New Roman"/>
      <w:lang w:eastAsia="pt-PT"/>
    </w:rPr>
  </w:style>
  <w:style w:type="character" w:styleId="FollowedHyperlink">
    <w:name w:val="FollowedHyperlink"/>
    <w:basedOn w:val="DefaultParagraphFont"/>
    <w:uiPriority w:val="99"/>
    <w:semiHidden/>
    <w:unhideWhenUsed/>
    <w:rsid w:val="003D15F2"/>
    <w:rPr>
      <w:color w:val="954F72" w:themeColor="followedHyperlink"/>
      <w:u w:val="single"/>
    </w:rPr>
  </w:style>
  <w:style w:type="character" w:customStyle="1" w:styleId="ui-provider">
    <w:name w:val="ui-provider"/>
    <w:basedOn w:val="DefaultParagraphFont"/>
    <w:rsid w:val="00E538D1"/>
  </w:style>
  <w:style w:type="character" w:customStyle="1" w:styleId="ListParagraphChar">
    <w:name w:val="List Paragraph Char"/>
    <w:aliases w:val="Yellow Bullet Char,Normal bullet 2 Char,Table/Figure Heading Char,Listeafsnit Char,Dot pt Char,No Spacing1 Char,List Paragraph Char Char Char Char,Indicator Text Char,Numbered Para 1 Char,List Paragraph1 Char,Bullet Points Char"/>
    <w:basedOn w:val="DefaultParagraphFont"/>
    <w:link w:val="ListParagraph"/>
    <w:uiPriority w:val="34"/>
    <w:locked/>
    <w:rsid w:val="00C37895"/>
    <w:rPr>
      <w:rFonts w:ascii="Times New Roman" w:eastAsia="Times New Roman" w:hAnsi="Times New Roman" w:cs="Times New Roman"/>
      <w:lang w:eastAsia="pt-PT"/>
    </w:rPr>
  </w:style>
  <w:style w:type="paragraph" w:customStyle="1" w:styleId="paragraph-center">
    <w:name w:val="paragraph-center"/>
    <w:basedOn w:val="Normal"/>
    <w:rsid w:val="00385FEC"/>
    <w:pPr>
      <w:spacing w:before="100" w:beforeAutospacing="1" w:after="100" w:afterAutospacing="1"/>
    </w:pPr>
    <w:rPr>
      <w:rFonts w:ascii="Times New Roman" w:eastAsia="Times New Roman" w:hAnsi="Times New Roman" w:cs="Times New Roman"/>
      <w:lang w:eastAsia="pt-PT"/>
    </w:rPr>
  </w:style>
  <w:style w:type="paragraph" w:customStyle="1" w:styleId="paragraph-bold-center-14px">
    <w:name w:val="paragraph-bold-center-14px"/>
    <w:basedOn w:val="Normal"/>
    <w:rsid w:val="00385FEC"/>
    <w:pPr>
      <w:spacing w:before="100" w:beforeAutospacing="1" w:after="100" w:afterAutospacing="1"/>
    </w:pPr>
    <w:rPr>
      <w:rFonts w:ascii="Times New Roman" w:eastAsia="Times New Roman" w:hAnsi="Times New Roman" w:cs="Times New Roman"/>
      <w:lang w:eastAsia="pt-PT"/>
    </w:rPr>
  </w:style>
  <w:style w:type="paragraph" w:customStyle="1" w:styleId="paragraph-normal-text">
    <w:name w:val="paragraph-normal-text"/>
    <w:basedOn w:val="Normal"/>
    <w:rsid w:val="00385FEC"/>
    <w:pPr>
      <w:spacing w:before="100" w:beforeAutospacing="1" w:after="100" w:afterAutospacing="1"/>
    </w:pPr>
    <w:rPr>
      <w:rFonts w:ascii="Times New Roman" w:eastAsia="Times New Roman" w:hAnsi="Times New Roman" w:cs="Times New Roman"/>
      <w:lang w:eastAsia="pt-PT"/>
    </w:rPr>
  </w:style>
  <w:style w:type="character" w:styleId="UnresolvedMention">
    <w:name w:val="Unresolved Mention"/>
    <w:basedOn w:val="DefaultParagraphFont"/>
    <w:uiPriority w:val="99"/>
    <w:semiHidden/>
    <w:unhideWhenUsed/>
    <w:rsid w:val="00297386"/>
    <w:rPr>
      <w:color w:val="605E5C"/>
      <w:shd w:val="clear" w:color="auto" w:fill="E1DFDD"/>
    </w:rPr>
  </w:style>
  <w:style w:type="paragraph" w:customStyle="1" w:styleId="pf0">
    <w:name w:val="pf0"/>
    <w:basedOn w:val="Normal"/>
    <w:rsid w:val="00CA7212"/>
    <w:pPr>
      <w:spacing w:before="100" w:beforeAutospacing="1" w:after="100" w:afterAutospacing="1"/>
    </w:pPr>
    <w:rPr>
      <w:rFonts w:ascii="Times New Roman" w:eastAsia="Times New Roman" w:hAnsi="Times New Roman" w:cs="Times New Roman"/>
      <w:lang w:eastAsia="pt-PT"/>
    </w:rPr>
  </w:style>
  <w:style w:type="character" w:customStyle="1" w:styleId="cf01">
    <w:name w:val="cf01"/>
    <w:basedOn w:val="DefaultParagraphFont"/>
    <w:rsid w:val="00CA7212"/>
    <w:rPr>
      <w:rFonts w:ascii="Segoe UI" w:hAnsi="Segoe UI" w:cs="Segoe UI" w:hint="default"/>
      <w:sz w:val="18"/>
      <w:szCs w:val="18"/>
    </w:rPr>
  </w:style>
  <w:style w:type="character" w:customStyle="1" w:styleId="cf11">
    <w:name w:val="cf11"/>
    <w:basedOn w:val="DefaultParagraphFont"/>
    <w:rsid w:val="00FE6849"/>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144014">
      <w:bodyDiv w:val="1"/>
      <w:marLeft w:val="0"/>
      <w:marRight w:val="0"/>
      <w:marTop w:val="0"/>
      <w:marBottom w:val="0"/>
      <w:divBdr>
        <w:top w:val="none" w:sz="0" w:space="0" w:color="auto"/>
        <w:left w:val="none" w:sz="0" w:space="0" w:color="auto"/>
        <w:bottom w:val="none" w:sz="0" w:space="0" w:color="auto"/>
        <w:right w:val="none" w:sz="0" w:space="0" w:color="auto"/>
      </w:divBdr>
    </w:div>
    <w:div w:id="189879740">
      <w:bodyDiv w:val="1"/>
      <w:marLeft w:val="0"/>
      <w:marRight w:val="0"/>
      <w:marTop w:val="0"/>
      <w:marBottom w:val="0"/>
      <w:divBdr>
        <w:top w:val="none" w:sz="0" w:space="0" w:color="auto"/>
        <w:left w:val="none" w:sz="0" w:space="0" w:color="auto"/>
        <w:bottom w:val="none" w:sz="0" w:space="0" w:color="auto"/>
        <w:right w:val="none" w:sz="0" w:space="0" w:color="auto"/>
      </w:divBdr>
    </w:div>
    <w:div w:id="207839658">
      <w:bodyDiv w:val="1"/>
      <w:marLeft w:val="0"/>
      <w:marRight w:val="0"/>
      <w:marTop w:val="0"/>
      <w:marBottom w:val="0"/>
      <w:divBdr>
        <w:top w:val="none" w:sz="0" w:space="0" w:color="auto"/>
        <w:left w:val="none" w:sz="0" w:space="0" w:color="auto"/>
        <w:bottom w:val="none" w:sz="0" w:space="0" w:color="auto"/>
        <w:right w:val="none" w:sz="0" w:space="0" w:color="auto"/>
      </w:divBdr>
    </w:div>
    <w:div w:id="354506086">
      <w:bodyDiv w:val="1"/>
      <w:marLeft w:val="0"/>
      <w:marRight w:val="0"/>
      <w:marTop w:val="0"/>
      <w:marBottom w:val="0"/>
      <w:divBdr>
        <w:top w:val="none" w:sz="0" w:space="0" w:color="auto"/>
        <w:left w:val="none" w:sz="0" w:space="0" w:color="auto"/>
        <w:bottom w:val="none" w:sz="0" w:space="0" w:color="auto"/>
        <w:right w:val="none" w:sz="0" w:space="0" w:color="auto"/>
      </w:divBdr>
    </w:div>
    <w:div w:id="384987621">
      <w:bodyDiv w:val="1"/>
      <w:marLeft w:val="0"/>
      <w:marRight w:val="0"/>
      <w:marTop w:val="0"/>
      <w:marBottom w:val="0"/>
      <w:divBdr>
        <w:top w:val="none" w:sz="0" w:space="0" w:color="auto"/>
        <w:left w:val="none" w:sz="0" w:space="0" w:color="auto"/>
        <w:bottom w:val="none" w:sz="0" w:space="0" w:color="auto"/>
        <w:right w:val="none" w:sz="0" w:space="0" w:color="auto"/>
      </w:divBdr>
    </w:div>
    <w:div w:id="481197069">
      <w:bodyDiv w:val="1"/>
      <w:marLeft w:val="0"/>
      <w:marRight w:val="0"/>
      <w:marTop w:val="0"/>
      <w:marBottom w:val="0"/>
      <w:divBdr>
        <w:top w:val="none" w:sz="0" w:space="0" w:color="auto"/>
        <w:left w:val="none" w:sz="0" w:space="0" w:color="auto"/>
        <w:bottom w:val="none" w:sz="0" w:space="0" w:color="auto"/>
        <w:right w:val="none" w:sz="0" w:space="0" w:color="auto"/>
      </w:divBdr>
    </w:div>
    <w:div w:id="490602965">
      <w:bodyDiv w:val="1"/>
      <w:marLeft w:val="0"/>
      <w:marRight w:val="0"/>
      <w:marTop w:val="0"/>
      <w:marBottom w:val="0"/>
      <w:divBdr>
        <w:top w:val="none" w:sz="0" w:space="0" w:color="auto"/>
        <w:left w:val="none" w:sz="0" w:space="0" w:color="auto"/>
        <w:bottom w:val="none" w:sz="0" w:space="0" w:color="auto"/>
        <w:right w:val="none" w:sz="0" w:space="0" w:color="auto"/>
      </w:divBdr>
    </w:div>
    <w:div w:id="546529494">
      <w:bodyDiv w:val="1"/>
      <w:marLeft w:val="0"/>
      <w:marRight w:val="0"/>
      <w:marTop w:val="0"/>
      <w:marBottom w:val="0"/>
      <w:divBdr>
        <w:top w:val="none" w:sz="0" w:space="0" w:color="auto"/>
        <w:left w:val="none" w:sz="0" w:space="0" w:color="auto"/>
        <w:bottom w:val="none" w:sz="0" w:space="0" w:color="auto"/>
        <w:right w:val="none" w:sz="0" w:space="0" w:color="auto"/>
      </w:divBdr>
    </w:div>
    <w:div w:id="677199641">
      <w:bodyDiv w:val="1"/>
      <w:marLeft w:val="0"/>
      <w:marRight w:val="0"/>
      <w:marTop w:val="0"/>
      <w:marBottom w:val="0"/>
      <w:divBdr>
        <w:top w:val="none" w:sz="0" w:space="0" w:color="auto"/>
        <w:left w:val="none" w:sz="0" w:space="0" w:color="auto"/>
        <w:bottom w:val="none" w:sz="0" w:space="0" w:color="auto"/>
        <w:right w:val="none" w:sz="0" w:space="0" w:color="auto"/>
      </w:divBdr>
    </w:div>
    <w:div w:id="765807254">
      <w:bodyDiv w:val="1"/>
      <w:marLeft w:val="0"/>
      <w:marRight w:val="0"/>
      <w:marTop w:val="0"/>
      <w:marBottom w:val="0"/>
      <w:divBdr>
        <w:top w:val="none" w:sz="0" w:space="0" w:color="auto"/>
        <w:left w:val="none" w:sz="0" w:space="0" w:color="auto"/>
        <w:bottom w:val="none" w:sz="0" w:space="0" w:color="auto"/>
        <w:right w:val="none" w:sz="0" w:space="0" w:color="auto"/>
      </w:divBdr>
    </w:div>
    <w:div w:id="1018316562">
      <w:bodyDiv w:val="1"/>
      <w:marLeft w:val="0"/>
      <w:marRight w:val="0"/>
      <w:marTop w:val="0"/>
      <w:marBottom w:val="0"/>
      <w:divBdr>
        <w:top w:val="none" w:sz="0" w:space="0" w:color="auto"/>
        <w:left w:val="none" w:sz="0" w:space="0" w:color="auto"/>
        <w:bottom w:val="none" w:sz="0" w:space="0" w:color="auto"/>
        <w:right w:val="none" w:sz="0" w:space="0" w:color="auto"/>
      </w:divBdr>
    </w:div>
    <w:div w:id="1051658507">
      <w:bodyDiv w:val="1"/>
      <w:marLeft w:val="0"/>
      <w:marRight w:val="0"/>
      <w:marTop w:val="0"/>
      <w:marBottom w:val="0"/>
      <w:divBdr>
        <w:top w:val="none" w:sz="0" w:space="0" w:color="auto"/>
        <w:left w:val="none" w:sz="0" w:space="0" w:color="auto"/>
        <w:bottom w:val="none" w:sz="0" w:space="0" w:color="auto"/>
        <w:right w:val="none" w:sz="0" w:space="0" w:color="auto"/>
      </w:divBdr>
    </w:div>
    <w:div w:id="1078672369">
      <w:bodyDiv w:val="1"/>
      <w:marLeft w:val="0"/>
      <w:marRight w:val="0"/>
      <w:marTop w:val="0"/>
      <w:marBottom w:val="0"/>
      <w:divBdr>
        <w:top w:val="none" w:sz="0" w:space="0" w:color="auto"/>
        <w:left w:val="none" w:sz="0" w:space="0" w:color="auto"/>
        <w:bottom w:val="none" w:sz="0" w:space="0" w:color="auto"/>
        <w:right w:val="none" w:sz="0" w:space="0" w:color="auto"/>
      </w:divBdr>
    </w:div>
    <w:div w:id="1113209674">
      <w:bodyDiv w:val="1"/>
      <w:marLeft w:val="0"/>
      <w:marRight w:val="0"/>
      <w:marTop w:val="0"/>
      <w:marBottom w:val="0"/>
      <w:divBdr>
        <w:top w:val="none" w:sz="0" w:space="0" w:color="auto"/>
        <w:left w:val="none" w:sz="0" w:space="0" w:color="auto"/>
        <w:bottom w:val="none" w:sz="0" w:space="0" w:color="auto"/>
        <w:right w:val="none" w:sz="0" w:space="0" w:color="auto"/>
      </w:divBdr>
    </w:div>
    <w:div w:id="1156454717">
      <w:bodyDiv w:val="1"/>
      <w:marLeft w:val="0"/>
      <w:marRight w:val="0"/>
      <w:marTop w:val="0"/>
      <w:marBottom w:val="0"/>
      <w:divBdr>
        <w:top w:val="none" w:sz="0" w:space="0" w:color="auto"/>
        <w:left w:val="none" w:sz="0" w:space="0" w:color="auto"/>
        <w:bottom w:val="none" w:sz="0" w:space="0" w:color="auto"/>
        <w:right w:val="none" w:sz="0" w:space="0" w:color="auto"/>
      </w:divBdr>
    </w:div>
    <w:div w:id="1245577383">
      <w:bodyDiv w:val="1"/>
      <w:marLeft w:val="0"/>
      <w:marRight w:val="0"/>
      <w:marTop w:val="0"/>
      <w:marBottom w:val="0"/>
      <w:divBdr>
        <w:top w:val="none" w:sz="0" w:space="0" w:color="auto"/>
        <w:left w:val="none" w:sz="0" w:space="0" w:color="auto"/>
        <w:bottom w:val="none" w:sz="0" w:space="0" w:color="auto"/>
        <w:right w:val="none" w:sz="0" w:space="0" w:color="auto"/>
      </w:divBdr>
    </w:div>
    <w:div w:id="1350331107">
      <w:bodyDiv w:val="1"/>
      <w:marLeft w:val="0"/>
      <w:marRight w:val="0"/>
      <w:marTop w:val="0"/>
      <w:marBottom w:val="0"/>
      <w:divBdr>
        <w:top w:val="none" w:sz="0" w:space="0" w:color="auto"/>
        <w:left w:val="none" w:sz="0" w:space="0" w:color="auto"/>
        <w:bottom w:val="none" w:sz="0" w:space="0" w:color="auto"/>
        <w:right w:val="none" w:sz="0" w:space="0" w:color="auto"/>
      </w:divBdr>
    </w:div>
    <w:div w:id="1598639157">
      <w:bodyDiv w:val="1"/>
      <w:marLeft w:val="0"/>
      <w:marRight w:val="0"/>
      <w:marTop w:val="0"/>
      <w:marBottom w:val="0"/>
      <w:divBdr>
        <w:top w:val="none" w:sz="0" w:space="0" w:color="auto"/>
        <w:left w:val="none" w:sz="0" w:space="0" w:color="auto"/>
        <w:bottom w:val="none" w:sz="0" w:space="0" w:color="auto"/>
        <w:right w:val="none" w:sz="0" w:space="0" w:color="auto"/>
      </w:divBdr>
      <w:divsChild>
        <w:div w:id="330714676">
          <w:marLeft w:val="0"/>
          <w:marRight w:val="0"/>
          <w:marTop w:val="150"/>
          <w:marBottom w:val="0"/>
          <w:divBdr>
            <w:top w:val="none" w:sz="0" w:space="0" w:color="auto"/>
            <w:left w:val="none" w:sz="0" w:space="0" w:color="auto"/>
            <w:bottom w:val="none" w:sz="0" w:space="0" w:color="auto"/>
            <w:right w:val="none" w:sz="0" w:space="0" w:color="auto"/>
          </w:divBdr>
        </w:div>
        <w:div w:id="939684236">
          <w:marLeft w:val="180"/>
          <w:marRight w:val="0"/>
          <w:marTop w:val="120"/>
          <w:marBottom w:val="0"/>
          <w:divBdr>
            <w:top w:val="none" w:sz="0" w:space="0" w:color="auto"/>
            <w:left w:val="none" w:sz="0" w:space="0" w:color="auto"/>
            <w:bottom w:val="none" w:sz="0" w:space="0" w:color="auto"/>
            <w:right w:val="none" w:sz="0" w:space="0" w:color="auto"/>
          </w:divBdr>
        </w:div>
        <w:div w:id="964965059">
          <w:marLeft w:val="90"/>
          <w:marRight w:val="0"/>
          <w:marTop w:val="0"/>
          <w:marBottom w:val="0"/>
          <w:divBdr>
            <w:top w:val="none" w:sz="0" w:space="0" w:color="auto"/>
            <w:left w:val="none" w:sz="0" w:space="0" w:color="auto"/>
            <w:bottom w:val="none" w:sz="0" w:space="0" w:color="auto"/>
            <w:right w:val="none" w:sz="0" w:space="0" w:color="auto"/>
          </w:divBdr>
        </w:div>
        <w:div w:id="1183276518">
          <w:marLeft w:val="150"/>
          <w:marRight w:val="0"/>
          <w:marTop w:val="45"/>
          <w:marBottom w:val="0"/>
          <w:divBdr>
            <w:top w:val="none" w:sz="0" w:space="0" w:color="auto"/>
            <w:left w:val="none" w:sz="0" w:space="0" w:color="auto"/>
            <w:bottom w:val="none" w:sz="0" w:space="0" w:color="auto"/>
            <w:right w:val="none" w:sz="0" w:space="0" w:color="auto"/>
          </w:divBdr>
        </w:div>
        <w:div w:id="1285190720">
          <w:marLeft w:val="0"/>
          <w:marRight w:val="0"/>
          <w:marTop w:val="150"/>
          <w:marBottom w:val="0"/>
          <w:divBdr>
            <w:top w:val="none" w:sz="0" w:space="0" w:color="auto"/>
            <w:left w:val="none" w:sz="0" w:space="0" w:color="auto"/>
            <w:bottom w:val="none" w:sz="0" w:space="0" w:color="auto"/>
            <w:right w:val="none" w:sz="0" w:space="0" w:color="auto"/>
          </w:divBdr>
        </w:div>
        <w:div w:id="1902405089">
          <w:marLeft w:val="0"/>
          <w:marRight w:val="0"/>
          <w:marTop w:val="0"/>
          <w:marBottom w:val="0"/>
          <w:divBdr>
            <w:top w:val="none" w:sz="0" w:space="0" w:color="auto"/>
            <w:left w:val="none" w:sz="0" w:space="0" w:color="auto"/>
            <w:bottom w:val="none" w:sz="0" w:space="0" w:color="auto"/>
            <w:right w:val="none" w:sz="0" w:space="0" w:color="auto"/>
          </w:divBdr>
        </w:div>
      </w:divsChild>
    </w:div>
    <w:div w:id="1772890114">
      <w:bodyDiv w:val="1"/>
      <w:marLeft w:val="0"/>
      <w:marRight w:val="0"/>
      <w:marTop w:val="0"/>
      <w:marBottom w:val="0"/>
      <w:divBdr>
        <w:top w:val="none" w:sz="0" w:space="0" w:color="auto"/>
        <w:left w:val="none" w:sz="0" w:space="0" w:color="auto"/>
        <w:bottom w:val="none" w:sz="0" w:space="0" w:color="auto"/>
        <w:right w:val="none" w:sz="0" w:space="0" w:color="auto"/>
      </w:divBdr>
    </w:div>
    <w:div w:id="1782650562">
      <w:bodyDiv w:val="1"/>
      <w:marLeft w:val="0"/>
      <w:marRight w:val="0"/>
      <w:marTop w:val="0"/>
      <w:marBottom w:val="0"/>
      <w:divBdr>
        <w:top w:val="none" w:sz="0" w:space="0" w:color="auto"/>
        <w:left w:val="none" w:sz="0" w:space="0" w:color="auto"/>
        <w:bottom w:val="none" w:sz="0" w:space="0" w:color="auto"/>
        <w:right w:val="none" w:sz="0" w:space="0" w:color="auto"/>
      </w:divBdr>
    </w:div>
    <w:div w:id="1857815577">
      <w:bodyDiv w:val="1"/>
      <w:marLeft w:val="0"/>
      <w:marRight w:val="0"/>
      <w:marTop w:val="0"/>
      <w:marBottom w:val="0"/>
      <w:divBdr>
        <w:top w:val="none" w:sz="0" w:space="0" w:color="auto"/>
        <w:left w:val="none" w:sz="0" w:space="0" w:color="auto"/>
        <w:bottom w:val="none" w:sz="0" w:space="0" w:color="auto"/>
        <w:right w:val="none" w:sz="0" w:space="0" w:color="auto"/>
      </w:divBdr>
    </w:div>
    <w:div w:id="1859350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3" Type="http://schemas.openxmlformats.org/officeDocument/2006/relationships/hyperlink" Target="https://www.europarl.europa.eu/doceo/document/TA-10-2025-0135_PT.html" TargetMode="External"/><Relationship Id="rId2" Type="http://schemas.openxmlformats.org/officeDocument/2006/relationships/hyperlink" Target="https://www.europarl.europa.eu/doceo/document/TA-10-2025-0135_PT.html" TargetMode="External"/><Relationship Id="rId1" Type="http://schemas.openxmlformats.org/officeDocument/2006/relationships/hyperlink" Target="https://www.europarl.europa.eu/doceo/document/TA-10-2025-0135_PT.html" TargetMode="External"/><Relationship Id="rId5" Type="http://schemas.openxmlformats.org/officeDocument/2006/relationships/hyperlink" Target="https://dre.pt/application/file/a/114922631" TargetMode="External"/><Relationship Id="rId4" Type="http://schemas.openxmlformats.org/officeDocument/2006/relationships/hyperlink" Target="https://prociv.gov.pt/pt/seguranca-contra-incendio/estabelecimentos-especificos/hospedagem-de-animais/" TargetMode="External"/></Relationship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yperlink" Target="https://dre.pt/application/external/eurolex?16R0429" TargetMode="External"/><Relationship Id="rId10" Type="http://schemas.openxmlformats.org/officeDocument/2006/relationships/endnotes" Target="endnotes.xml"/><Relationship Id="rId19"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_rels/header1.xml.rels><?xml version="1.0" encoding="UTF-8" standalone="yes"?>
<Relationships xmlns="http://schemas.openxmlformats.org/package/2006/relationships"><Relationship Id="rId3" Type="http://schemas.openxmlformats.org/officeDocument/2006/relationships/oleObject" Target="embeddings/oleObject1.bin"/><Relationship Id="rId2" Type="http://schemas.openxmlformats.org/officeDocument/2006/relationships/image" Target="media/image2.wmf"/><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8e8daae1-e91c-47b4-b035-060e24891a16" xsi:nil="true"/>
    <lcf76f155ced4ddcb4097134ff3c332f xmlns="f417b4ed-cc88-4418-8852-4fa6c4315e7a">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DA35C37A4FD36D438D751A658F23A5F1" ma:contentTypeVersion="12" ma:contentTypeDescription="Criar um novo documento." ma:contentTypeScope="" ma:versionID="63e9bfcd95993be5b6711d835b37748e">
  <xsd:schema xmlns:xsd="http://www.w3.org/2001/XMLSchema" xmlns:xs="http://www.w3.org/2001/XMLSchema" xmlns:p="http://schemas.microsoft.com/office/2006/metadata/properties" xmlns:ns2="f417b4ed-cc88-4418-8852-4fa6c4315e7a" xmlns:ns3="8e8daae1-e91c-47b4-b035-060e24891a16" targetNamespace="http://schemas.microsoft.com/office/2006/metadata/properties" ma:root="true" ma:fieldsID="3c4f749345b024f0d3b4c49bff823376" ns2:_="" ns3:_="">
    <xsd:import namespace="f417b4ed-cc88-4418-8852-4fa6c4315e7a"/>
    <xsd:import namespace="8e8daae1-e91c-47b4-b035-060e24891a1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Location" minOccurs="0"/>
                <xsd:element ref="ns2:MediaServiceGenerationTime" minOccurs="0"/>
                <xsd:element ref="ns2:MediaServiceEventHashCode" minOccurs="0"/>
                <xsd:element ref="ns2:lcf76f155ced4ddcb4097134ff3c332f" minOccurs="0"/>
                <xsd:element ref="ns3:TaxCatchAll" minOccurs="0"/>
                <xsd:element ref="ns2:MediaLengthInSeconds"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417b4ed-cc88-4418-8852-4fa6c4315e7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Location" ma:index="12" nillable="true" ma:displayName="Location" ma:indexed="true" ma:internalName="MediaServiceLocatio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Etiquetas de Imagem" ma:readOnly="false" ma:fieldId="{5cf76f15-5ced-4ddc-b409-7134ff3c332f}" ma:taxonomyMulti="true" ma:sspId="ab7b07cb-09f2-4a23-9e1b-5b68a90f848d" ma:termSetId="09814cd3-568e-fe90-9814-8d621ff8fb84" ma:anchorId="fba54fb3-c3e1-fe81-a776-ca4b69148c4d" ma:open="true" ma:isKeyword="false">
      <xsd:complexType>
        <xsd:sequence>
          <xsd:element ref="pc:Terms" minOccurs="0" maxOccurs="1"/>
        </xsd:sequence>
      </xsd:complexType>
    </xsd:element>
    <xsd:element name="MediaLengthInSeconds" ma:index="18" nillable="true" ma:displayName="MediaLengthInSeconds" ma:hidden="true" ma:internalName="MediaLengthInSeconds" ma:readOnly="true">
      <xsd:simpleType>
        <xsd:restriction base="dms:Unknown"/>
      </xsd:simple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e8daae1-e91c-47b4-b035-060e24891a16"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2cfe9aef-b81a-4ea9-b696-a0df14543b98}" ma:internalName="TaxCatchAll" ma:showField="CatchAllData" ma:web="8e8daae1-e91c-47b4-b035-060e24891a1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5ED2A73-091E-47F2-ACE9-C248344F81A0}">
  <ds:schemaRefs>
    <ds:schemaRef ds:uri="http://schemas.openxmlformats.org/officeDocument/2006/bibliography"/>
  </ds:schemaRefs>
</ds:datastoreItem>
</file>

<file path=customXml/itemProps2.xml><?xml version="1.0" encoding="utf-8"?>
<ds:datastoreItem xmlns:ds="http://schemas.openxmlformats.org/officeDocument/2006/customXml" ds:itemID="{0128AD78-5418-4DE2-A3E5-6619B21AC75C}">
  <ds:schemaRefs>
    <ds:schemaRef ds:uri="http://schemas.microsoft.com/office/2006/metadata/properties"/>
    <ds:schemaRef ds:uri="http://schemas.microsoft.com/office/infopath/2007/PartnerControls"/>
    <ds:schemaRef ds:uri="8e8daae1-e91c-47b4-b035-060e24891a16"/>
    <ds:schemaRef ds:uri="f417b4ed-cc88-4418-8852-4fa6c4315e7a"/>
  </ds:schemaRefs>
</ds:datastoreItem>
</file>

<file path=customXml/itemProps3.xml><?xml version="1.0" encoding="utf-8"?>
<ds:datastoreItem xmlns:ds="http://schemas.openxmlformats.org/officeDocument/2006/customXml" ds:itemID="{D2E2232E-39BA-4D14-9786-FB6BA427B6B4}">
  <ds:schemaRefs>
    <ds:schemaRef ds:uri="http://schemas.microsoft.com/sharepoint/v3/contenttype/forms"/>
  </ds:schemaRefs>
</ds:datastoreItem>
</file>

<file path=customXml/itemProps4.xml><?xml version="1.0" encoding="utf-8"?>
<ds:datastoreItem xmlns:ds="http://schemas.openxmlformats.org/officeDocument/2006/customXml" ds:itemID="{1BF32D91-AEE1-4485-A2E3-D347225F690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417b4ed-cc88-4418-8852-4fa6c4315e7a"/>
    <ds:schemaRef ds:uri="8e8daae1-e91c-47b4-b035-060e24891a1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36487</Words>
  <Characters>207982</Characters>
  <Application>Microsoft Office Word</Application>
  <DocSecurity>4</DocSecurity>
  <Lines>1733</Lines>
  <Paragraphs>487</Paragraphs>
  <ScaleCrop>false</ScaleCrop>
  <Company/>
  <LinksUpToDate>false</LinksUpToDate>
  <CharactersWithSpaces>243982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Author</dc:creator>
  <cp:keywords/>
  <dc:description/>
  <cp:lastModifiedBy>Maria Cristina Tavares Briosa</cp:lastModifiedBy>
  <cp:revision>7</cp:revision>
  <cp:lastPrinted>2026-03-16T16:59:00Z</cp:lastPrinted>
  <dcterms:created xsi:type="dcterms:W3CDTF">2026-02-20T02:50:00Z</dcterms:created>
  <dcterms:modified xsi:type="dcterms:W3CDTF">2026-03-18T16:16:00Z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0x010100DA35C37A4FD36D438D751A658F23A5F1</vt:lpwstr>
  </property>
  <property fmtid="{D5CDD505-2E9C-101B-9397-08002B2CF9AE}" pid="3" name="MediaServiceImageTags">
    <vt:lpwstr/>
  </property>
</Properties>
</file>